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45F75B" w14:textId="757D1A3B" w:rsidR="00187A24" w:rsidRPr="00794639" w:rsidRDefault="00006153" w:rsidP="0094718A">
      <w:r w:rsidRPr="00794639">
        <w:rPr>
          <w:noProof/>
        </w:rPr>
        <mc:AlternateContent>
          <mc:Choice Requires="wpg">
            <w:drawing>
              <wp:anchor distT="0" distB="0" distL="114300" distR="114300" simplePos="0" relativeHeight="251658240" behindDoc="0" locked="0" layoutInCell="1" allowOverlap="1" wp14:anchorId="5DD5566F" wp14:editId="0C2521D9">
                <wp:simplePos x="0" y="0"/>
                <wp:positionH relativeFrom="column">
                  <wp:posOffset>0</wp:posOffset>
                </wp:positionH>
                <wp:positionV relativeFrom="paragraph">
                  <wp:posOffset>-327660</wp:posOffset>
                </wp:positionV>
                <wp:extent cx="5858732" cy="9289655"/>
                <wp:effectExtent l="0" t="0" r="8890" b="6985"/>
                <wp:wrapNone/>
                <wp:docPr id="8" name="Group 8"/>
                <wp:cNvGraphicFramePr/>
                <a:graphic xmlns:a="http://schemas.openxmlformats.org/drawingml/2006/main">
                  <a:graphicData uri="http://schemas.microsoft.com/office/word/2010/wordprocessingGroup">
                    <wpg:wgp>
                      <wpg:cNvGrpSpPr/>
                      <wpg:grpSpPr>
                        <a:xfrm>
                          <a:off x="0" y="0"/>
                          <a:ext cx="5858732" cy="9289655"/>
                          <a:chOff x="0" y="0"/>
                          <a:chExt cx="5858732" cy="9289655"/>
                        </a:xfrm>
                      </wpg:grpSpPr>
                      <wps:wsp>
                        <wps:cNvPr id="9" name="Text Box 392"/>
                        <wps:cNvSpPr txBox="1">
                          <a:spLocks noChangeArrowheads="1"/>
                        </wps:cNvSpPr>
                        <wps:spPr bwMode="auto">
                          <a:xfrm>
                            <a:off x="922877" y="1224855"/>
                            <a:ext cx="4935855" cy="4280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06EFF0" w14:textId="3E971DB1" w:rsidR="00AF18B7" w:rsidRDefault="00AF18B7" w:rsidP="00006153">
                              <w:pPr>
                                <w:pStyle w:val="Title2"/>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rsidRPr="00006153">
                                <w:rPr>
                                  <w:bCs/>
                                </w:rPr>
                                <w:t>AT Commands Interface</w:t>
                              </w:r>
                              <w:r>
                                <w:t xml:space="preserve"> Guide</w:t>
                              </w:r>
                              <w:r w:rsidRPr="00232FD4">
                                <w:fldChar w:fldCharType="end"/>
                              </w:r>
                            </w:p>
                          </w:txbxContent>
                        </wps:txbx>
                        <wps:bodyPr rot="0" vert="horz" wrap="square" lIns="91440" tIns="45720" rIns="91440" bIns="45720" anchor="t" anchorCtr="0" upright="1">
                          <a:noAutofit/>
                        </wps:bodyPr>
                      </wps:wsp>
                      <wps:wsp>
                        <wps:cNvPr id="11" name="Line 388"/>
                        <wps:cNvCnPr/>
                        <wps:spPr bwMode="auto">
                          <a:xfrm flipH="1">
                            <a:off x="0" y="258792"/>
                            <a:ext cx="30670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 name="Picture 7"/>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276045" y="77638"/>
                            <a:ext cx="463550" cy="368300"/>
                          </a:xfrm>
                          <a:prstGeom prst="rect">
                            <a:avLst/>
                          </a:prstGeom>
                          <a:noFill/>
                          <a:extLst>
                            <a:ext uri="{909E8E84-426E-40DD-AFC4-6F175D3DCCD1}">
                              <a14:hiddenFill xmlns:a14="http://schemas.microsoft.com/office/drawing/2010/main">
                                <a:solidFill>
                                  <a:srgbClr val="FFFFFF"/>
                                </a:solidFill>
                              </a14:hiddenFill>
                            </a:ext>
                          </a:extLst>
                        </pic:spPr>
                      </pic:pic>
                      <wps:wsp>
                        <wps:cNvPr id="16" name="Text Box 394"/>
                        <wps:cNvSpPr txBox="1">
                          <a:spLocks noChangeArrowheads="1"/>
                        </wps:cNvSpPr>
                        <wps:spPr bwMode="auto">
                          <a:xfrm>
                            <a:off x="845388" y="0"/>
                            <a:ext cx="4935855" cy="1043940"/>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C4AC74" w14:textId="04D45145" w:rsidR="00AF18B7" w:rsidRPr="00782843" w:rsidRDefault="00AF18B7" w:rsidP="00006153">
                              <w:pPr>
                                <w:pStyle w:val="Title"/>
                              </w:pPr>
                              <w:r w:rsidRPr="00232FD4">
                                <w:fldChar w:fldCharType="begin"/>
                              </w:r>
                              <w:r w:rsidRPr="00232FD4">
                                <w:instrText xml:space="preserve"> DOCPROPERTY  </w:instrText>
                              </w:r>
                              <w:r>
                                <w:instrText>Product</w:instrText>
                              </w:r>
                              <w:r w:rsidRPr="00232FD4">
                                <w:instrText xml:space="preserve">  \* MERGEFORMAT </w:instrText>
                              </w:r>
                              <w:r w:rsidRPr="00232FD4">
                                <w:fldChar w:fldCharType="separate"/>
                              </w:r>
                              <w:r>
                                <w:t>AirPrime HL78xx</w:t>
                              </w:r>
                              <w:r w:rsidRPr="00232FD4">
                                <w:fldChar w:fldCharType="end"/>
                              </w:r>
                            </w:p>
                          </w:txbxContent>
                        </wps:txbx>
                        <wps:bodyPr rot="0" vert="horz" wrap="square" lIns="91440" tIns="45720" rIns="91440" bIns="45720" anchor="t" anchorCtr="0" upright="1">
                          <a:noAutofit/>
                        </wps:bodyPr>
                      </wps:wsp>
                      <wps:wsp>
                        <wps:cNvPr id="17" name="Line 395"/>
                        <wps:cNvCnPr/>
                        <wps:spPr bwMode="auto">
                          <a:xfrm>
                            <a:off x="8626" y="258792"/>
                            <a:ext cx="0" cy="927714"/>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18" name="Text Box 387"/>
                        <wps:cNvSpPr txBox="1">
                          <a:spLocks noChangeArrowheads="1"/>
                        </wps:cNvSpPr>
                        <wps:spPr bwMode="auto">
                          <a:xfrm>
                            <a:off x="3959524" y="8514272"/>
                            <a:ext cx="1807210" cy="5797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457F20" w14:textId="1EFF2A1D" w:rsidR="00AF18B7" w:rsidRPr="00782843" w:rsidRDefault="00A8413F" w:rsidP="00006153">
                              <w:pPr>
                                <w:pStyle w:val="REFREVDATE"/>
                              </w:pPr>
                              <w:r>
                                <w:fldChar w:fldCharType="begin"/>
                              </w:r>
                              <w:r>
                                <w:instrText xml:space="preserve"> DOCPROPERTY  Reference  \* MERGEFORMAT </w:instrText>
                              </w:r>
                              <w:r>
                                <w:fldChar w:fldCharType="separate"/>
                              </w:r>
                              <w:r w:rsidR="00AF18B7">
                                <w:t>41111821</w:t>
                              </w:r>
                              <w:r>
                                <w:fldChar w:fldCharType="end"/>
                              </w:r>
                            </w:p>
                            <w:p w14:paraId="612AA4F2" w14:textId="07F308A9" w:rsidR="00AF18B7" w:rsidRDefault="00AF18B7" w:rsidP="00006153">
                              <w:pPr>
                                <w:pStyle w:val="REFREVDATE"/>
                              </w:pPr>
                              <w:r w:rsidRPr="00782843">
                                <w:fldChar w:fldCharType="begin"/>
                              </w:r>
                              <w:r>
                                <w:instrText xml:space="preserve"> DOCPROPERTY  Revision  \* MERGEFORMAT </w:instrText>
                              </w:r>
                              <w:r w:rsidRPr="00782843">
                                <w:fldChar w:fldCharType="separate"/>
                              </w:r>
                              <w:ins w:id="0" w:author="Elaine Baricante" w:date="2018-12-04T15:02:00Z">
                                <w:r>
                                  <w:t>6.1</w:t>
                                </w:r>
                              </w:ins>
                              <w:del w:id="1" w:author="Elaine Baricante" w:date="2018-11-26T11:13:00Z">
                                <w:r w:rsidDel="004C3278">
                                  <w:delText>5.1</w:delText>
                                </w:r>
                              </w:del>
                              <w:r w:rsidRPr="00782843">
                                <w:fldChar w:fldCharType="end"/>
                              </w:r>
                            </w:p>
                            <w:p w14:paraId="3C06CC34" w14:textId="3F50F60C" w:rsidR="00AF18B7" w:rsidRDefault="00AF18B7" w:rsidP="00006153">
                              <w:pPr>
                                <w:pStyle w:val="REFREVDATE"/>
                              </w:pPr>
                              <w:r w:rsidRPr="00782843">
                                <w:fldChar w:fldCharType="begin"/>
                              </w:r>
                              <w:r>
                                <w:instrText xml:space="preserve"> DOCPROPERTY  Date  \* MERGEFORMAT </w:instrText>
                              </w:r>
                              <w:r w:rsidRPr="00782843">
                                <w:fldChar w:fldCharType="separate"/>
                              </w:r>
                              <w:ins w:id="2" w:author="Elaine Baricante" w:date="2018-12-04T15:02:00Z">
                                <w:r>
                                  <w:t>December 04, 2018</w:t>
                                </w:r>
                              </w:ins>
                              <w:del w:id="3" w:author="Elaine Baricante" w:date="2018-11-26T11:13:00Z">
                                <w:r w:rsidDel="004C3278">
                                  <w:delText>October 30, 2018</w:delText>
                                </w:r>
                              </w:del>
                              <w:r w:rsidRPr="00782843">
                                <w:fldChar w:fldCharType="end"/>
                              </w:r>
                            </w:p>
                            <w:p w14:paraId="6BD4BD21" w14:textId="77777777" w:rsidR="00AF18B7" w:rsidRDefault="00AF18B7" w:rsidP="00006153">
                              <w:pPr>
                                <w:pStyle w:val="REFREVDATE"/>
                              </w:pPr>
                            </w:p>
                            <w:p w14:paraId="5B689DD0" w14:textId="77777777" w:rsidR="00AF18B7" w:rsidRPr="00C41FB8" w:rsidRDefault="00AF18B7" w:rsidP="00006153">
                              <w:pPr>
                                <w:pStyle w:val="REFREVDATE"/>
                              </w:pPr>
                            </w:p>
                          </w:txbxContent>
                        </wps:txbx>
                        <wps:bodyPr rot="0" vert="horz" wrap="square" lIns="91440" tIns="45720" rIns="91440" bIns="45720" anchor="t" anchorCtr="0" upright="1">
                          <a:noAutofit/>
                        </wps:bodyPr>
                      </wps:wsp>
                      <wps:wsp>
                        <wps:cNvPr id="19" name="Line 396"/>
                        <wps:cNvCnPr/>
                        <wps:spPr bwMode="auto">
                          <a:xfrm flipH="1">
                            <a:off x="0" y="1173192"/>
                            <a:ext cx="5770880" cy="508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2" name="Line 397"/>
                        <wps:cNvCnPr/>
                        <wps:spPr bwMode="auto">
                          <a:xfrm>
                            <a:off x="750498" y="1173192"/>
                            <a:ext cx="0" cy="755736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23" name="Line 398"/>
                        <wps:cNvCnPr/>
                        <wps:spPr bwMode="auto">
                          <a:xfrm flipH="1">
                            <a:off x="750498" y="8729932"/>
                            <a:ext cx="304165"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4" name="Picture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069675" y="7556740"/>
                            <a:ext cx="2824480" cy="1732915"/>
                          </a:xfrm>
                          <a:prstGeom prst="rect">
                            <a:avLst/>
                          </a:prstGeom>
                        </pic:spPr>
                      </pic:pic>
                    </wpg:wgp>
                  </a:graphicData>
                </a:graphic>
              </wp:anchor>
            </w:drawing>
          </mc:Choice>
          <mc:Fallback>
            <w:pict>
              <v:group w14:anchorId="5DD5566F" id="Group 8" o:spid="_x0000_s1026" style="position:absolute;margin-left:0;margin-top:-25.8pt;width:461.3pt;height:731.45pt;z-index:251658240" coordsize="58587,92896"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">
                <v:shapetype id="_x0000_t202" coordsize="21600,21600" o:spt="202" path="m,l,21600r21600,l21600,xe">
                  <v:stroke joinstyle="miter"/>
                  <v:path gradientshapeok="t" o:connecttype="rect"/>
                </v:shapetype>
                <v:shape id="Text Box 392" o:spid="_x0000_s1027" type="#_x0000_t202" style="position:absolute;left:9228;top:12248;width:49359;height:4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6B06EFF0" w14:textId="3E971DB1" w:rsidR="00AF18B7" w:rsidRDefault="00AF18B7" w:rsidP="00006153">
                        <w:pPr>
                          <w:pStyle w:val="Title2"/>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rsidRPr="00006153">
                          <w:rPr>
                            <w:bCs/>
                          </w:rPr>
                          <w:t>AT Commands Interface</w:t>
                        </w:r>
                        <w:r>
                          <w:t xml:space="preserve"> Guide</w:t>
                        </w:r>
                        <w:r w:rsidRPr="00232FD4">
                          <w:fldChar w:fldCharType="end"/>
                        </w:r>
                      </w:p>
                    </w:txbxContent>
                  </v:textbox>
                </v:shape>
                <v:line id="Line 388" o:spid="_x0000_s1028" style="position:absolute;flip:x;visibility:visible;mso-wrap-style:square" from="0,2587" to="3067,2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2760;top:776;width:4635;height: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">
                  <v:imagedata r:id="rId15" o:title=""/>
                </v:shape>
                <v:shape id="Text Box 394" o:spid="_x0000_s1030" type="#_x0000_t202" style="position:absolute;left:8453;width:49359;height:10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" fillcolor="#ff1900" stroked="f">
                  <v:textbox>
                    <w:txbxContent>
                      <w:p w14:paraId="38C4AC74" w14:textId="04D45145" w:rsidR="00AF18B7" w:rsidRPr="00782843" w:rsidRDefault="00AF18B7" w:rsidP="00006153">
                        <w:pPr>
                          <w:pStyle w:val="Title"/>
                        </w:pPr>
                        <w:r w:rsidRPr="00232FD4">
                          <w:fldChar w:fldCharType="begin"/>
                        </w:r>
                        <w:r w:rsidRPr="00232FD4">
                          <w:instrText xml:space="preserve"> DOCPROPERTY  </w:instrText>
                        </w:r>
                        <w:r>
                          <w:instrText>Product</w:instrText>
                        </w:r>
                        <w:r w:rsidRPr="00232FD4">
                          <w:instrText xml:space="preserve">  \* MERGEFORMAT </w:instrText>
                        </w:r>
                        <w:r w:rsidRPr="00232FD4">
                          <w:fldChar w:fldCharType="separate"/>
                        </w:r>
                        <w:r>
                          <w:t>AirPrime HL78xx</w:t>
                        </w:r>
                        <w:r w:rsidRPr="00232FD4">
                          <w:fldChar w:fldCharType="end"/>
                        </w:r>
                      </w:p>
                    </w:txbxContent>
                  </v:textbox>
                </v:shape>
                <v:line id="Line 395" o:spid="_x0000_s1031" style="position:absolute;visibility:visible;mso-wrap-style:square" from="86,2587" to="86,11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" strokecolor="#ccc" strokeweight="1pt"/>
                <v:shape id="Text Box 387" o:spid="_x0000_s1032" type="#_x0000_t202" style="position:absolute;left:39595;top:85142;width:18072;height:5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0C457F20" w14:textId="1EFF2A1D" w:rsidR="00AF18B7" w:rsidRPr="00782843" w:rsidRDefault="00A8413F" w:rsidP="00006153">
                        <w:pPr>
                          <w:pStyle w:val="REFREVDATE"/>
                        </w:pPr>
                        <w:r>
                          <w:fldChar w:fldCharType="begin"/>
                        </w:r>
                        <w:r>
                          <w:instrText xml:space="preserve"> DOCPROPERTY  Reference  \* MERGEFORMAT </w:instrText>
                        </w:r>
                        <w:r>
                          <w:fldChar w:fldCharType="separate"/>
                        </w:r>
                        <w:r w:rsidR="00AF18B7">
                          <w:t>41111821</w:t>
                        </w:r>
                        <w:r>
                          <w:fldChar w:fldCharType="end"/>
                        </w:r>
                      </w:p>
                      <w:p w14:paraId="612AA4F2" w14:textId="07F308A9" w:rsidR="00AF18B7" w:rsidRDefault="00AF18B7" w:rsidP="00006153">
                        <w:pPr>
                          <w:pStyle w:val="REFREVDATE"/>
                        </w:pPr>
                        <w:r w:rsidRPr="00782843">
                          <w:fldChar w:fldCharType="begin"/>
                        </w:r>
                        <w:r>
                          <w:instrText xml:space="preserve"> DOCPROPERTY  Revision  \* MERGEFORMAT </w:instrText>
                        </w:r>
                        <w:r w:rsidRPr="00782843">
                          <w:fldChar w:fldCharType="separate"/>
                        </w:r>
                        <w:ins w:id="4" w:author="Elaine Baricante" w:date="2018-12-04T15:02:00Z">
                          <w:r>
                            <w:t>6.1</w:t>
                          </w:r>
                        </w:ins>
                        <w:del w:id="5" w:author="Elaine Baricante" w:date="2018-11-26T11:13:00Z">
                          <w:r w:rsidDel="004C3278">
                            <w:delText>5.1</w:delText>
                          </w:r>
                        </w:del>
                        <w:r w:rsidRPr="00782843">
                          <w:fldChar w:fldCharType="end"/>
                        </w:r>
                      </w:p>
                      <w:p w14:paraId="3C06CC34" w14:textId="3F50F60C" w:rsidR="00AF18B7" w:rsidRDefault="00AF18B7" w:rsidP="00006153">
                        <w:pPr>
                          <w:pStyle w:val="REFREVDATE"/>
                        </w:pPr>
                        <w:r w:rsidRPr="00782843">
                          <w:fldChar w:fldCharType="begin"/>
                        </w:r>
                        <w:r>
                          <w:instrText xml:space="preserve"> DOCPROPERTY  Date  \* MERGEFORMAT </w:instrText>
                        </w:r>
                        <w:r w:rsidRPr="00782843">
                          <w:fldChar w:fldCharType="separate"/>
                        </w:r>
                        <w:ins w:id="6" w:author="Elaine Baricante" w:date="2018-12-04T15:02:00Z">
                          <w:r>
                            <w:t>December 04, 2018</w:t>
                          </w:r>
                        </w:ins>
                        <w:del w:id="7" w:author="Elaine Baricante" w:date="2018-11-26T11:13:00Z">
                          <w:r w:rsidDel="004C3278">
                            <w:delText>October 30, 2018</w:delText>
                          </w:r>
                        </w:del>
                        <w:r w:rsidRPr="00782843">
                          <w:fldChar w:fldCharType="end"/>
                        </w:r>
                      </w:p>
                      <w:p w14:paraId="6BD4BD21" w14:textId="77777777" w:rsidR="00AF18B7" w:rsidRDefault="00AF18B7" w:rsidP="00006153">
                        <w:pPr>
                          <w:pStyle w:val="REFREVDATE"/>
                        </w:pPr>
                      </w:p>
                      <w:p w14:paraId="5B689DD0" w14:textId="77777777" w:rsidR="00AF18B7" w:rsidRPr="00C41FB8" w:rsidRDefault="00AF18B7" w:rsidP="00006153">
                        <w:pPr>
                          <w:pStyle w:val="REFREVDATE"/>
                        </w:pPr>
                      </w:p>
                    </w:txbxContent>
                  </v:textbox>
                </v:shape>
                <v:line id="Line 396" o:spid="_x0000_s1033" style="position:absolute;flip:x;visibility:visible;mso-wrap-style:square" from="0,11731" to="57708,11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" strokecolor="#ccc" strokeweight="1pt"/>
                <v:line id="Line 397" o:spid="_x0000_s1034" style="position:absolute;visibility:visible;mso-wrap-style:square" from="7504,11731" to="7504,8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" strokecolor="#ccc" strokeweight="1pt"/>
                <v:line id="Line 398" o:spid="_x0000_s1035" style="position:absolute;flip:x;visibility:visible;mso-wrap-style:square" from="7504,87299" to="10546,87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" strokecolor="#ccc" strokeweight="1pt"/>
                <v:shape id="Picture 24" o:spid="_x0000_s1036" type="#_x0000_t75" style="position:absolute;left:10696;top:75567;width:28245;height:17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">
                  <v:imagedata r:id="rId16" o:title=""/>
                </v:shape>
              </v:group>
            </w:pict>
          </mc:Fallback>
        </mc:AlternateContent>
      </w:r>
    </w:p>
    <w:p w14:paraId="2F2F489C" w14:textId="77777777" w:rsidR="00DD0095" w:rsidRPr="007E4A1F" w:rsidRDefault="00187A24" w:rsidP="00DD0095">
      <w:pPr>
        <w:pStyle w:val="BoilerplateTitles"/>
      </w:pPr>
      <w:r w:rsidRPr="007E4A1F">
        <w:br w:type="page"/>
      </w:r>
      <w:bookmarkStart w:id="8" w:name="_Toc100633754"/>
      <w:r w:rsidR="00DD0095" w:rsidRPr="007E4A1F">
        <w:lastRenderedPageBreak/>
        <w:t>Important Notice</w:t>
      </w:r>
    </w:p>
    <w:p w14:paraId="44014789" w14:textId="77777777" w:rsidR="00DD0095" w:rsidRPr="007E4A1F" w:rsidRDefault="00DD0095" w:rsidP="00D7337A">
      <w:r w:rsidRPr="007E4A1F">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00223BD3" w14:textId="77777777" w:rsidR="00DD0095" w:rsidRPr="007E4A1F" w:rsidRDefault="00DD0095" w:rsidP="00DD0095">
      <w:pPr>
        <w:pStyle w:val="BoilerplateTitles"/>
      </w:pPr>
      <w:r w:rsidRPr="007E4A1F">
        <w:t>Safety and Hazards</w:t>
      </w:r>
    </w:p>
    <w:p w14:paraId="3C5DB417" w14:textId="77777777" w:rsidR="00DD0095" w:rsidRPr="007E4A1F" w:rsidRDefault="008152AF" w:rsidP="00DD0095">
      <w:r w:rsidRPr="007E4A1F">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00DD0095" w:rsidRPr="007E4A1F">
        <w:t xml:space="preserve"> The Sierra Wireless modem can transmit signals that could interfere with this equipment. Do not operate the Sierra Wireless modem in any aircraft, whether the aircraft is on the ground or in flight. In aircraft, the Sierra Wireless modem </w:t>
      </w:r>
      <w:r w:rsidR="00DD0095" w:rsidRPr="007E4A1F">
        <w:rPr>
          <w:rFonts w:cs="PalatinoLinotype-Bold"/>
          <w:b/>
          <w:bCs/>
        </w:rPr>
        <w:t>MUST BE POWERED OFF</w:t>
      </w:r>
      <w:r w:rsidR="00DD0095" w:rsidRPr="007E4A1F">
        <w:t>. When operating, the Sierra Wireless modem can transmit signals that could interfere with various onboard systems.</w:t>
      </w:r>
    </w:p>
    <w:p w14:paraId="71D2B729" w14:textId="77777777" w:rsidR="00DD0095" w:rsidRPr="007E4A1F" w:rsidRDefault="00DD0095" w:rsidP="00E4164C">
      <w:pPr>
        <w:pStyle w:val="Note"/>
      </w:pPr>
      <w:r w:rsidRPr="007E4A1F">
        <w:t>Some airlines may permit the use of cellular phones while the aircraft is on the ground and the door is open. Sierra Wireless modems may be used at this time.</w:t>
      </w:r>
    </w:p>
    <w:p w14:paraId="3BC9A232" w14:textId="77777777" w:rsidR="00DD0095" w:rsidRPr="007E4A1F" w:rsidRDefault="00DD0095" w:rsidP="009F16E0">
      <w:r w:rsidRPr="007E4A1F">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41602D35" w14:textId="77777777" w:rsidR="00DD0095" w:rsidRPr="007E4A1F" w:rsidRDefault="00DD0095" w:rsidP="00DD0095">
      <w:pPr>
        <w:pStyle w:val="BoilerplateTitles"/>
      </w:pPr>
      <w:r w:rsidRPr="007E4A1F">
        <w:t>Limitations of Liability</w:t>
      </w:r>
    </w:p>
    <w:p w14:paraId="21B32A50" w14:textId="55DF787E" w:rsidR="00DD0095" w:rsidRPr="007E4A1F" w:rsidRDefault="00DD0095" w:rsidP="00DD0095">
      <w:pPr>
        <w:rPr>
          <w:szCs w:val="20"/>
        </w:rPr>
      </w:pPr>
      <w:r w:rsidRPr="007E4A1F">
        <w:rPr>
          <w:szCs w:val="20"/>
        </w:rPr>
        <w:t>This manual is provided “as is”.</w:t>
      </w:r>
      <w:del w:id="9" w:author="Elaine Baricante" w:date="2018-12-04T15:02:00Z">
        <w:r w:rsidRPr="007E4A1F" w:rsidDel="00EE721C">
          <w:rPr>
            <w:szCs w:val="20"/>
          </w:rPr>
          <w:delText xml:space="preserve"> </w:delText>
        </w:r>
      </w:del>
      <w:r w:rsidRPr="007E4A1F">
        <w:rPr>
          <w:szCs w:val="20"/>
        </w:rPr>
        <w:t xml:space="preserve"> Sierra Wireless makes no warranties of any kind, either expressed or implied, including any implied warranties of merchantability, fitness for a particular purpose, or noninfringement. </w:t>
      </w:r>
      <w:del w:id="10" w:author="Elaine Baricante" w:date="2018-12-04T15:02:00Z">
        <w:r w:rsidRPr="007E4A1F" w:rsidDel="00EE721C">
          <w:rPr>
            <w:szCs w:val="20"/>
          </w:rPr>
          <w:delText xml:space="preserve"> </w:delText>
        </w:r>
      </w:del>
      <w:r w:rsidRPr="007E4A1F">
        <w:rPr>
          <w:szCs w:val="20"/>
        </w:rPr>
        <w:t xml:space="preserve">The recipient of the manual shall endorse all risks arising from its use.  </w:t>
      </w:r>
    </w:p>
    <w:p w14:paraId="716B13A7" w14:textId="77777777" w:rsidR="00DD0095" w:rsidRPr="007E4A1F" w:rsidRDefault="00DD0095" w:rsidP="00DD0095">
      <w:r w:rsidRPr="007E4A1F">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3DDF0A5" w14:textId="77777777" w:rsidR="00DD0095" w:rsidRPr="007E4A1F" w:rsidRDefault="00DD0095" w:rsidP="00857055">
      <w:r w:rsidRPr="007E4A1F">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6465B0E6" w14:textId="77777777" w:rsidR="008C6EDE" w:rsidRPr="007E4A1F" w:rsidRDefault="008C6EDE">
      <w:pPr>
        <w:rPr>
          <w:u w:val="single"/>
        </w:rPr>
      </w:pPr>
      <w:r w:rsidRPr="007E4A1F">
        <w:rPr>
          <w:u w:val="single"/>
        </w:rPr>
        <w:br w:type="page"/>
      </w:r>
    </w:p>
    <w:p w14:paraId="2C4041EB" w14:textId="77777777" w:rsidR="004B2498" w:rsidRPr="007E4A1F" w:rsidRDefault="004B2498" w:rsidP="00DD0095">
      <w:pPr>
        <w:pStyle w:val="BoilerplateTitles"/>
      </w:pPr>
      <w:r w:rsidRPr="007E4A1F">
        <w:lastRenderedPageBreak/>
        <w:t>Patents</w:t>
      </w:r>
    </w:p>
    <w:p w14:paraId="382DB075" w14:textId="77777777" w:rsidR="00EA509B" w:rsidRPr="007E4A1F" w:rsidRDefault="00EA509B" w:rsidP="00C41FB8">
      <w:pPr>
        <w:rPr>
          <w:rFonts w:cs="Helvetica"/>
        </w:rPr>
      </w:pPr>
      <w:r w:rsidRPr="007E4A1F">
        <w:rPr>
          <w:rFonts w:cs="Helvetica"/>
        </w:rPr>
        <w:t>This product may contain technology developed by or for Sierra Wireless Inc.</w:t>
      </w:r>
    </w:p>
    <w:p w14:paraId="1FDA9BFF" w14:textId="77777777" w:rsidR="004B2498" w:rsidRPr="007E4A1F" w:rsidRDefault="00E43626" w:rsidP="00C41FB8">
      <w:pPr>
        <w:rPr>
          <w:rFonts w:cs="Helvetica"/>
        </w:rPr>
      </w:pPr>
      <w:r w:rsidRPr="007E4A1F">
        <w:rPr>
          <w:rFonts w:cs="Helvetica"/>
        </w:rPr>
        <w:t>This product is manufactured or sold by Sierra Wireless Inc. or its affiliates under one or more patents licensed from MMP Portfolio Licensing.</w:t>
      </w:r>
    </w:p>
    <w:p w14:paraId="209F38BD" w14:textId="77777777" w:rsidR="00DD0095" w:rsidRPr="007E4A1F" w:rsidRDefault="00DD0095" w:rsidP="00DD0095">
      <w:pPr>
        <w:pStyle w:val="BoilerplateTitles"/>
      </w:pPr>
      <w:r w:rsidRPr="007E4A1F">
        <w:t>Copyright</w:t>
      </w:r>
    </w:p>
    <w:p w14:paraId="17507FDB" w14:textId="7EB855BE" w:rsidR="00DD0095" w:rsidRPr="007E4A1F" w:rsidRDefault="00DD0095" w:rsidP="003E6A71">
      <w:r w:rsidRPr="007E4A1F">
        <w:t>© 20</w:t>
      </w:r>
      <w:r w:rsidR="00C8412B" w:rsidRPr="007E4A1F">
        <w:t>1</w:t>
      </w:r>
      <w:r w:rsidR="00006153" w:rsidRPr="007E4A1F">
        <w:t>8</w:t>
      </w:r>
      <w:r w:rsidRPr="007E4A1F">
        <w:t xml:space="preserve"> Sierra Wireless. All rights reserved.</w:t>
      </w:r>
    </w:p>
    <w:p w14:paraId="0645BC32" w14:textId="77777777" w:rsidR="00DD0095" w:rsidRPr="007E4A1F" w:rsidRDefault="00DD0095" w:rsidP="00DD0095">
      <w:pPr>
        <w:pStyle w:val="BoilerplateTitles"/>
      </w:pPr>
      <w:r w:rsidRPr="007E4A1F">
        <w:t>Trademarks</w:t>
      </w:r>
    </w:p>
    <w:p w14:paraId="3C517027" w14:textId="77777777" w:rsidR="00153985" w:rsidRPr="007E4A1F" w:rsidRDefault="00153985" w:rsidP="00153985">
      <w:r w:rsidRPr="007E4A1F">
        <w:t>Sierra Wireless</w:t>
      </w:r>
      <w:r w:rsidRPr="007E4A1F">
        <w:rPr>
          <w:rFonts w:cs="Helvetica"/>
          <w:vertAlign w:val="superscript"/>
        </w:rPr>
        <w:t>®</w:t>
      </w:r>
      <w:r w:rsidRPr="007E4A1F">
        <w:t>, AirPrime</w:t>
      </w:r>
      <w:r w:rsidRPr="007E4A1F">
        <w:rPr>
          <w:rFonts w:cs="Helvetica"/>
          <w:vertAlign w:val="superscript"/>
        </w:rPr>
        <w:t>®</w:t>
      </w:r>
      <w:r w:rsidRPr="007E4A1F">
        <w:t>, AirLink</w:t>
      </w:r>
      <w:r w:rsidRPr="007E4A1F">
        <w:rPr>
          <w:rFonts w:cs="Helvetica"/>
          <w:vertAlign w:val="superscript"/>
        </w:rPr>
        <w:t>®</w:t>
      </w:r>
      <w:r w:rsidRPr="007E4A1F">
        <w:t>, AirVantage</w:t>
      </w:r>
      <w:r w:rsidRPr="007E4A1F">
        <w:rPr>
          <w:rFonts w:cs="Helvetica"/>
          <w:vertAlign w:val="superscript"/>
        </w:rPr>
        <w:t>®</w:t>
      </w:r>
      <w:r w:rsidRPr="007E4A1F">
        <w:t>, WISMO</w:t>
      </w:r>
      <w:r w:rsidRPr="007E4A1F">
        <w:rPr>
          <w:rFonts w:cs="Helvetica"/>
          <w:vertAlign w:val="superscript"/>
        </w:rPr>
        <w:t>®</w:t>
      </w:r>
      <w:r w:rsidR="00C20A18" w:rsidRPr="007E4A1F">
        <w:t>, ALEOS</w:t>
      </w:r>
      <w:r w:rsidR="00C20A18" w:rsidRPr="007E4A1F">
        <w:rPr>
          <w:rFonts w:cs="Helvetica"/>
          <w:vertAlign w:val="superscript"/>
        </w:rPr>
        <w:t>®</w:t>
      </w:r>
      <w:r w:rsidRPr="007E4A1F">
        <w:t xml:space="preserve"> and the Sierra Wireless and Open AT logos are registered trademarks of Sierra Wireless, Inc. or one of its subsidiaries.</w:t>
      </w:r>
    </w:p>
    <w:p w14:paraId="1B486588" w14:textId="77777777" w:rsidR="00153985" w:rsidRPr="007E4A1F" w:rsidRDefault="00153985" w:rsidP="00153985">
      <w:r w:rsidRPr="007E4A1F">
        <w:t>Watcher</w:t>
      </w:r>
      <w:r w:rsidRPr="007E4A1F">
        <w:rPr>
          <w:rFonts w:cs="Helvetica"/>
          <w:vertAlign w:val="superscript"/>
        </w:rPr>
        <w:t>®</w:t>
      </w:r>
      <w:r w:rsidRPr="007E4A1F">
        <w:t xml:space="preserve"> is a registered trademark of </w:t>
      </w:r>
      <w:r w:rsidR="002B4DB1" w:rsidRPr="007E4A1F">
        <w:t>NETGEAR</w:t>
      </w:r>
      <w:r w:rsidRPr="007E4A1F">
        <w:t>, Inc., used under license.</w:t>
      </w:r>
    </w:p>
    <w:p w14:paraId="436BD252" w14:textId="77777777" w:rsidR="00153985" w:rsidRPr="007E4A1F" w:rsidRDefault="00153985" w:rsidP="00153985">
      <w:r w:rsidRPr="007E4A1F">
        <w:t>Windows</w:t>
      </w:r>
      <w:r w:rsidRPr="007E4A1F">
        <w:rPr>
          <w:rFonts w:cs="Helvetica"/>
          <w:vertAlign w:val="superscript"/>
        </w:rPr>
        <w:t>®</w:t>
      </w:r>
      <w:r w:rsidRPr="007E4A1F">
        <w:t xml:space="preserve"> and Windows Vista</w:t>
      </w:r>
      <w:r w:rsidRPr="007E4A1F">
        <w:rPr>
          <w:rFonts w:cs="Helvetica"/>
          <w:vertAlign w:val="superscript"/>
        </w:rPr>
        <w:t>®</w:t>
      </w:r>
      <w:r w:rsidRPr="007E4A1F">
        <w:t xml:space="preserve"> are registered trademarks of Microsoft Corporation.</w:t>
      </w:r>
    </w:p>
    <w:p w14:paraId="1A706B4F" w14:textId="77777777" w:rsidR="00153985" w:rsidRPr="007E4A1F" w:rsidRDefault="00153985" w:rsidP="00153985">
      <w:r w:rsidRPr="007E4A1F">
        <w:t>Macintosh</w:t>
      </w:r>
      <w:r w:rsidRPr="007E4A1F">
        <w:rPr>
          <w:rFonts w:cs="Helvetica"/>
          <w:vertAlign w:val="superscript"/>
        </w:rPr>
        <w:t>®</w:t>
      </w:r>
      <w:r w:rsidRPr="007E4A1F">
        <w:t xml:space="preserve"> and Mac OS X</w:t>
      </w:r>
      <w:r w:rsidRPr="007E4A1F">
        <w:rPr>
          <w:rFonts w:cs="Helvetica"/>
          <w:vertAlign w:val="superscript"/>
        </w:rPr>
        <w:t>®</w:t>
      </w:r>
      <w:r w:rsidRPr="007E4A1F">
        <w:t xml:space="preserve"> are registered trademarks of Apple Inc., registered in the U.S. and other countries.</w:t>
      </w:r>
    </w:p>
    <w:p w14:paraId="65D16F2B" w14:textId="19EE6DFD" w:rsidR="00153985" w:rsidRPr="007E4A1F" w:rsidRDefault="00153985" w:rsidP="00153985">
      <w:r w:rsidRPr="007E4A1F">
        <w:t>QUALCOMM</w:t>
      </w:r>
      <w:r w:rsidRPr="007E4A1F">
        <w:rPr>
          <w:rFonts w:cs="Helvetica"/>
          <w:vertAlign w:val="superscript"/>
        </w:rPr>
        <w:t>®</w:t>
      </w:r>
      <w:r w:rsidRPr="007E4A1F">
        <w:t xml:space="preserve"> is a registered trademark of QUALCOMM Incorporated. </w:t>
      </w:r>
      <w:del w:id="11" w:author="Elaine Baricante" w:date="2018-12-04T15:02:00Z">
        <w:r w:rsidRPr="007E4A1F" w:rsidDel="00EE721C">
          <w:delText xml:space="preserve"> </w:delText>
        </w:r>
      </w:del>
      <w:r w:rsidRPr="007E4A1F">
        <w:t>Used under license.</w:t>
      </w:r>
    </w:p>
    <w:p w14:paraId="2EA2AAAD" w14:textId="77777777" w:rsidR="00C05A90" w:rsidRPr="007E4A1F" w:rsidRDefault="00153985" w:rsidP="00C05A90">
      <w:r w:rsidRPr="007E4A1F">
        <w:t>Other trademarks are the property of their respective owners.</w:t>
      </w:r>
    </w:p>
    <w:p w14:paraId="317A7176" w14:textId="77777777" w:rsidR="00DD0095" w:rsidRPr="007E4A1F" w:rsidRDefault="00DD0095" w:rsidP="00C05A90">
      <w:pPr>
        <w:pStyle w:val="BoilerplateTitles"/>
      </w:pPr>
      <w:r w:rsidRPr="007E4A1F">
        <w:t>Contact Information</w:t>
      </w:r>
    </w:p>
    <w:tbl>
      <w:tblPr>
        <w:tblW w:w="5000" w:type="pct"/>
        <w:tblCellMar>
          <w:left w:w="0" w:type="dxa"/>
          <w:right w:w="0" w:type="dxa"/>
        </w:tblCellMar>
        <w:tblLook w:val="04A0" w:firstRow="1" w:lastRow="0" w:firstColumn="1" w:lastColumn="0" w:noHBand="0" w:noVBand="1"/>
      </w:tblPr>
      <w:tblGrid>
        <w:gridCol w:w="4504"/>
        <w:gridCol w:w="4505"/>
      </w:tblGrid>
      <w:tr w:rsidR="002B4DB1" w:rsidRPr="007E4A1F" w14:paraId="3997E9FF" w14:textId="77777777" w:rsidTr="00170927">
        <w:trPr>
          <w:trHeight w:val="20"/>
        </w:trPr>
        <w:tc>
          <w:tcPr>
            <w:tcW w:w="2500" w:type="pct"/>
            <w:tcBorders>
              <w:top w:val="single" w:sz="18" w:space="0" w:color="000000"/>
              <w:left w:val="single" w:sz="8" w:space="0" w:color="000000"/>
              <w:bottom w:val="single" w:sz="8" w:space="0" w:color="000000"/>
              <w:right w:val="single" w:sz="8" w:space="0" w:color="000000"/>
            </w:tcBorders>
            <w:shd w:val="clear" w:color="auto" w:fill="FFFFFF"/>
            <w:tcMar>
              <w:top w:w="120" w:type="dxa"/>
              <w:left w:w="80" w:type="dxa"/>
              <w:bottom w:w="80" w:type="dxa"/>
              <w:right w:w="80" w:type="dxa"/>
            </w:tcMar>
            <w:hideMark/>
          </w:tcPr>
          <w:bookmarkEnd w:id="8"/>
          <w:p w14:paraId="415F81B3" w14:textId="77777777" w:rsidR="002B4DB1" w:rsidRPr="007E4A1F" w:rsidRDefault="002B4DB1" w:rsidP="004A062E">
            <w:pPr>
              <w:pStyle w:val="TableBody"/>
              <w:rPr>
                <w:b/>
                <w:bCs/>
              </w:rPr>
            </w:pPr>
            <w:r w:rsidRPr="007E4A1F">
              <w:t>Sales information and technical support, including warranty and returns</w:t>
            </w:r>
          </w:p>
        </w:tc>
        <w:tc>
          <w:tcPr>
            <w:tcW w:w="2500" w:type="pct"/>
            <w:tcBorders>
              <w:top w:val="single" w:sz="18" w:space="0" w:color="000000"/>
              <w:left w:val="nil"/>
              <w:bottom w:val="single" w:sz="8" w:space="0" w:color="000000"/>
              <w:right w:val="single" w:sz="8" w:space="0" w:color="000000"/>
            </w:tcBorders>
            <w:shd w:val="clear" w:color="auto" w:fill="FFFFFF"/>
            <w:tcMar>
              <w:top w:w="120" w:type="dxa"/>
              <w:left w:w="80" w:type="dxa"/>
              <w:bottom w:w="80" w:type="dxa"/>
              <w:right w:w="80" w:type="dxa"/>
            </w:tcMar>
            <w:hideMark/>
          </w:tcPr>
          <w:p w14:paraId="07FF94F6" w14:textId="5BB9CE7D" w:rsidR="002B4DB1" w:rsidRPr="00794639" w:rsidRDefault="002B4DB1" w:rsidP="00166AF3">
            <w:pPr>
              <w:pStyle w:val="HeadingRunIn"/>
              <w:keepNext w:val="0"/>
              <w:spacing w:before="60" w:after="60" w:line="200" w:lineRule="atLeast"/>
              <w:rPr>
                <w:rFonts w:ascii="Arial" w:hAnsi="Arial" w:cs="Arial"/>
                <w:b w:val="0"/>
                <w:bCs w:val="0"/>
                <w:color w:val="0000FF"/>
                <w:sz w:val="18"/>
                <w:szCs w:val="18"/>
              </w:rPr>
            </w:pPr>
            <w:r w:rsidRPr="007E4A1F">
              <w:rPr>
                <w:rStyle w:val="TableBodyChar"/>
                <w:b w:val="0"/>
              </w:rPr>
              <w:t xml:space="preserve">Web: </w:t>
            </w:r>
            <w:hyperlink r:id="rId17" w:history="1">
              <w:r w:rsidRPr="00794639">
                <w:rPr>
                  <w:rStyle w:val="Hyperlink"/>
                  <w:rFonts w:cs="Arial"/>
                  <w:b w:val="0"/>
                  <w:bCs w:val="0"/>
                  <w:color w:val="0000FF"/>
                  <w:sz w:val="18"/>
                  <w:szCs w:val="18"/>
                </w:rPr>
                <w:t>sierrawireless.com/company/contact-us/</w:t>
              </w:r>
            </w:hyperlink>
          </w:p>
          <w:p w14:paraId="7302482D" w14:textId="29FC784F" w:rsidR="002B4DB1" w:rsidRPr="00794639" w:rsidRDefault="002B4DB1" w:rsidP="004A062E">
            <w:pPr>
              <w:pStyle w:val="TableBody"/>
              <w:rPr>
                <w:b/>
                <w:bCs/>
                <w:color w:val="333B40"/>
              </w:rPr>
            </w:pPr>
            <w:r w:rsidRPr="00794639">
              <w:t>Global toll-free number: 1-877-687-7795</w:t>
            </w:r>
            <w:r w:rsidRPr="00794639">
              <w:br/>
              <w:t xml:space="preserve">6:00 am to </w:t>
            </w:r>
            <w:r w:rsidR="00006153" w:rsidRPr="00794639">
              <w:t>5</w:t>
            </w:r>
            <w:r w:rsidRPr="00794639">
              <w:t>:00 pm PST</w:t>
            </w:r>
          </w:p>
        </w:tc>
      </w:tr>
      <w:tr w:rsidR="002B4DB1" w:rsidRPr="007E4A1F" w14:paraId="4A76B792" w14:textId="77777777" w:rsidTr="00170927">
        <w:trPr>
          <w:trHeight w:val="20"/>
        </w:trPr>
        <w:tc>
          <w:tcPr>
            <w:tcW w:w="2500" w:type="pct"/>
            <w:tcBorders>
              <w:top w:val="nil"/>
              <w:left w:val="single" w:sz="8" w:space="0" w:color="000000"/>
              <w:bottom w:val="single" w:sz="18" w:space="0" w:color="000000"/>
              <w:right w:val="single" w:sz="8" w:space="0" w:color="000000"/>
            </w:tcBorders>
            <w:shd w:val="clear" w:color="auto" w:fill="FFFFFF"/>
            <w:tcMar>
              <w:top w:w="120" w:type="dxa"/>
              <w:left w:w="80" w:type="dxa"/>
              <w:bottom w:w="80" w:type="dxa"/>
              <w:right w:w="80" w:type="dxa"/>
            </w:tcMar>
            <w:hideMark/>
          </w:tcPr>
          <w:p w14:paraId="13F8BB06" w14:textId="77777777" w:rsidR="002B4DB1" w:rsidRPr="007E4A1F" w:rsidRDefault="002B4DB1" w:rsidP="004A062E">
            <w:pPr>
              <w:pStyle w:val="TableBody"/>
              <w:rPr>
                <w:b/>
                <w:bCs/>
              </w:rPr>
            </w:pPr>
            <w:r w:rsidRPr="007E4A1F">
              <w:t>Corporate and product information</w:t>
            </w:r>
          </w:p>
        </w:tc>
        <w:tc>
          <w:tcPr>
            <w:tcW w:w="2500" w:type="pct"/>
            <w:tcBorders>
              <w:top w:val="nil"/>
              <w:left w:val="nil"/>
              <w:bottom w:val="single" w:sz="18" w:space="0" w:color="000000"/>
              <w:right w:val="single" w:sz="8" w:space="0" w:color="000000"/>
            </w:tcBorders>
            <w:shd w:val="clear" w:color="auto" w:fill="FFFFFF"/>
            <w:tcMar>
              <w:top w:w="120" w:type="dxa"/>
              <w:left w:w="80" w:type="dxa"/>
              <w:bottom w:w="80" w:type="dxa"/>
              <w:right w:w="80" w:type="dxa"/>
            </w:tcMar>
            <w:hideMark/>
          </w:tcPr>
          <w:p w14:paraId="482B916C" w14:textId="0233887A" w:rsidR="002B4DB1" w:rsidRPr="00794639" w:rsidRDefault="002B4DB1" w:rsidP="00166AF3">
            <w:pPr>
              <w:pStyle w:val="HeadingRunIn"/>
              <w:keepNext w:val="0"/>
              <w:spacing w:before="60" w:after="60" w:line="200" w:lineRule="atLeast"/>
              <w:rPr>
                <w:rFonts w:ascii="Arial" w:hAnsi="Arial" w:cs="Arial"/>
                <w:b w:val="0"/>
                <w:bCs w:val="0"/>
                <w:color w:val="0000FF"/>
                <w:sz w:val="18"/>
                <w:szCs w:val="18"/>
              </w:rPr>
            </w:pPr>
            <w:r w:rsidRPr="007E4A1F">
              <w:rPr>
                <w:rStyle w:val="TableBodyChar"/>
                <w:b w:val="0"/>
              </w:rPr>
              <w:t xml:space="preserve">Web: </w:t>
            </w:r>
            <w:hyperlink r:id="rId18" w:history="1">
              <w:r w:rsidRPr="00794639">
                <w:rPr>
                  <w:rStyle w:val="Hyperlink"/>
                  <w:rFonts w:cs="Arial"/>
                  <w:b w:val="0"/>
                  <w:bCs w:val="0"/>
                  <w:color w:val="0000FF"/>
                  <w:sz w:val="18"/>
                  <w:szCs w:val="18"/>
                </w:rPr>
                <w:t>sierrawireless.com</w:t>
              </w:r>
            </w:hyperlink>
          </w:p>
        </w:tc>
      </w:tr>
    </w:tbl>
    <w:p w14:paraId="476D45FD" w14:textId="77777777" w:rsidR="006415D7" w:rsidRPr="007E4A1F" w:rsidRDefault="006415D7" w:rsidP="006415D7">
      <w:pPr>
        <w:rPr>
          <w:rFonts w:eastAsia="SimSun"/>
        </w:rPr>
      </w:pPr>
      <w:r w:rsidRPr="007E4A1F">
        <w:br w:type="page"/>
      </w:r>
    </w:p>
    <w:p w14:paraId="03C12986" w14:textId="7696EF43" w:rsidR="005A7259" w:rsidRPr="007E4A1F" w:rsidRDefault="00F63A9C" w:rsidP="005A7259">
      <w:pPr>
        <w:pStyle w:val="BoilerplateTitles"/>
      </w:pPr>
      <w:r w:rsidRPr="007E4A1F">
        <w:lastRenderedPageBreak/>
        <w:t>Document History</w:t>
      </w:r>
    </w:p>
    <w:tbl>
      <w:tblPr>
        <w:tblStyle w:val="TableSWI"/>
        <w:tblW w:w="5000" w:type="pct"/>
        <w:tblLook w:val="01E0" w:firstRow="1" w:lastRow="1" w:firstColumn="1" w:lastColumn="1" w:noHBand="0" w:noVBand="0"/>
      </w:tblPr>
      <w:tblGrid>
        <w:gridCol w:w="948"/>
        <w:gridCol w:w="1929"/>
        <w:gridCol w:w="6146"/>
      </w:tblGrid>
      <w:tr w:rsidR="00F63A9C" w:rsidRPr="007E4A1F" w14:paraId="3ED84331" w14:textId="77777777" w:rsidTr="004C3278">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405CE607" w14:textId="77777777" w:rsidR="00F63A9C" w:rsidRPr="007E4A1F" w:rsidRDefault="00F63A9C" w:rsidP="00AE4F6B">
            <w:pPr>
              <w:pStyle w:val="TableColumnHead"/>
              <w:spacing w:before="144" w:after="144"/>
            </w:pPr>
            <w:r w:rsidRPr="007E4A1F">
              <w:t>Version</w:t>
            </w:r>
          </w:p>
        </w:tc>
        <w:tc>
          <w:tcPr>
            <w:tcW w:w="1069" w:type="pct"/>
          </w:tcPr>
          <w:p w14:paraId="46F16C97" w14:textId="77777777" w:rsidR="00F63A9C" w:rsidRPr="007E4A1F" w:rsidRDefault="00F63A9C" w:rsidP="00AE4F6B">
            <w:pPr>
              <w:pStyle w:val="TableColumnHead"/>
              <w:spacing w:before="144" w:after="144"/>
            </w:pPr>
            <w:r w:rsidRPr="007E4A1F">
              <w:t>Date</w:t>
            </w:r>
          </w:p>
        </w:tc>
        <w:tc>
          <w:tcPr>
            <w:tcW w:w="3406" w:type="pct"/>
          </w:tcPr>
          <w:p w14:paraId="36DFB2B9" w14:textId="77777777" w:rsidR="00F63A9C" w:rsidRPr="007E4A1F" w:rsidRDefault="00F63A9C" w:rsidP="00AE4F6B">
            <w:pPr>
              <w:pStyle w:val="TableColumnHead"/>
              <w:spacing w:before="144" w:after="144"/>
            </w:pPr>
            <w:r w:rsidRPr="007E4A1F">
              <w:t>Updates</w:t>
            </w:r>
          </w:p>
        </w:tc>
      </w:tr>
      <w:tr w:rsidR="00E22A5D" w:rsidRPr="007E4A1F" w14:paraId="5672F5E7" w14:textId="77777777" w:rsidTr="004C3278">
        <w:tc>
          <w:tcPr>
            <w:tcW w:w="525" w:type="pct"/>
          </w:tcPr>
          <w:p w14:paraId="09967C6E" w14:textId="4608BB93" w:rsidR="00E22A5D" w:rsidRPr="007E4A1F" w:rsidRDefault="00006153" w:rsidP="00CF5A45">
            <w:pPr>
              <w:pStyle w:val="TableBody"/>
            </w:pPr>
            <w:r w:rsidRPr="007E4A1F">
              <w:t>1.0</w:t>
            </w:r>
          </w:p>
        </w:tc>
        <w:tc>
          <w:tcPr>
            <w:tcW w:w="1069" w:type="pct"/>
          </w:tcPr>
          <w:p w14:paraId="6D304254" w14:textId="5C45F7F6" w:rsidR="00E22A5D" w:rsidRPr="007E4A1F" w:rsidRDefault="00006153" w:rsidP="000124AC">
            <w:pPr>
              <w:pStyle w:val="TableBody"/>
            </w:pPr>
            <w:r w:rsidRPr="007E4A1F">
              <w:t>May 21, 2018</w:t>
            </w:r>
          </w:p>
        </w:tc>
        <w:tc>
          <w:tcPr>
            <w:tcW w:w="3406" w:type="pct"/>
          </w:tcPr>
          <w:p w14:paraId="6F6D7D75" w14:textId="77777777" w:rsidR="00E22A5D" w:rsidRPr="007E4A1F" w:rsidRDefault="00E22A5D">
            <w:pPr>
              <w:pStyle w:val="TableBody"/>
            </w:pPr>
            <w:r w:rsidRPr="007E4A1F">
              <w:t>Creation</w:t>
            </w:r>
          </w:p>
        </w:tc>
      </w:tr>
      <w:tr w:rsidR="0081581D" w:rsidRPr="007E4A1F" w14:paraId="346D4B9C" w14:textId="77777777" w:rsidTr="004C3278">
        <w:tc>
          <w:tcPr>
            <w:tcW w:w="525" w:type="pct"/>
            <w:vMerge w:val="restart"/>
          </w:tcPr>
          <w:p w14:paraId="6E322FF1" w14:textId="1DB4FB9E" w:rsidR="0081581D" w:rsidRPr="007E4A1F" w:rsidRDefault="0081581D" w:rsidP="00F2156B">
            <w:pPr>
              <w:pStyle w:val="TableBody"/>
            </w:pPr>
            <w:r w:rsidRPr="007E4A1F">
              <w:t>2.0</w:t>
            </w:r>
          </w:p>
        </w:tc>
        <w:tc>
          <w:tcPr>
            <w:tcW w:w="1069" w:type="pct"/>
            <w:vMerge w:val="restart"/>
          </w:tcPr>
          <w:p w14:paraId="16662B23" w14:textId="382B0AB7" w:rsidR="0081581D" w:rsidRPr="007E4A1F" w:rsidDel="00493C8A" w:rsidRDefault="0081581D" w:rsidP="00F2156B">
            <w:pPr>
              <w:pStyle w:val="TableBody"/>
            </w:pPr>
            <w:r w:rsidRPr="007E4A1F">
              <w:t>July 1</w:t>
            </w:r>
            <w:r w:rsidR="00E66EF5" w:rsidRPr="007E4A1F">
              <w:t>3</w:t>
            </w:r>
            <w:r w:rsidRPr="007E4A1F">
              <w:t>, 2018</w:t>
            </w:r>
          </w:p>
        </w:tc>
        <w:tc>
          <w:tcPr>
            <w:tcW w:w="3406" w:type="pct"/>
          </w:tcPr>
          <w:p w14:paraId="301CB4C3" w14:textId="77777777" w:rsidR="0081581D" w:rsidRPr="007E4A1F" w:rsidRDefault="0081581D" w:rsidP="00F2156B">
            <w:pPr>
              <w:pStyle w:val="TableBody"/>
            </w:pPr>
            <w:r w:rsidRPr="007E4A1F">
              <w:t>Added:</w:t>
            </w:r>
          </w:p>
          <w:p w14:paraId="072ABEB4" w14:textId="3CAB5EB1" w:rsidR="0081581D" w:rsidRPr="00794639" w:rsidRDefault="0081581D" w:rsidP="007A2F02">
            <w:pPr>
              <w:pStyle w:val="TableBody"/>
              <w:numPr>
                <w:ilvl w:val="0"/>
                <w:numId w:val="458"/>
              </w:numPr>
            </w:pPr>
            <w:r w:rsidRPr="00794639">
              <w:fldChar w:fldCharType="begin"/>
            </w:r>
            <w:r w:rsidRPr="007E4A1F">
              <w:instrText xml:space="preserve"> REF _Ref518912586 \w \h  \* MERGEFORMAT </w:instrText>
            </w:r>
            <w:r w:rsidRPr="00794639">
              <w:fldChar w:fldCharType="separate"/>
            </w:r>
            <w:r w:rsidR="003C1515">
              <w:t>2.5</w:t>
            </w:r>
            <w:r w:rsidRPr="00794639">
              <w:fldChar w:fldCharType="end"/>
            </w:r>
            <w:r w:rsidRPr="00794639">
              <w:t xml:space="preserve"> </w:t>
            </w:r>
            <w:r w:rsidRPr="00794639">
              <w:fldChar w:fldCharType="begin"/>
            </w:r>
            <w:r w:rsidRPr="007E4A1F">
              <w:instrText xml:space="preserve"> REF _Ref518912589 \h  \* MERGEFORMAT </w:instrText>
            </w:r>
            <w:r w:rsidRPr="00794639">
              <w:fldChar w:fldCharType="separate"/>
            </w:r>
            <w:r w:rsidR="003C1515" w:rsidRPr="00794639">
              <w:t>&amp;F Command: Restore Factory Settings</w:t>
            </w:r>
            <w:r w:rsidRPr="00794639">
              <w:fldChar w:fldCharType="end"/>
            </w:r>
          </w:p>
          <w:p w14:paraId="77C5CB65" w14:textId="109FF193" w:rsidR="0081581D" w:rsidRPr="00794639" w:rsidRDefault="0081581D" w:rsidP="007A2F02">
            <w:pPr>
              <w:pStyle w:val="TableBody"/>
              <w:numPr>
                <w:ilvl w:val="0"/>
                <w:numId w:val="458"/>
              </w:numPr>
            </w:pPr>
            <w:r w:rsidRPr="00794639">
              <w:fldChar w:fldCharType="begin"/>
            </w:r>
            <w:r w:rsidRPr="007E4A1F">
              <w:instrText xml:space="preserve"> REF _Ref518912592 \w \h  \* MERGEFORMAT </w:instrText>
            </w:r>
            <w:r w:rsidRPr="00794639">
              <w:fldChar w:fldCharType="separate"/>
            </w:r>
            <w:r w:rsidR="003C1515">
              <w:t>2.6</w:t>
            </w:r>
            <w:r w:rsidRPr="00794639">
              <w:fldChar w:fldCharType="end"/>
            </w:r>
            <w:r w:rsidRPr="00794639">
              <w:t xml:space="preserve"> </w:t>
            </w:r>
            <w:r w:rsidRPr="00794639">
              <w:fldChar w:fldCharType="begin"/>
            </w:r>
            <w:r w:rsidRPr="007E4A1F">
              <w:instrText xml:space="preserve"> REF _Ref518912594 \h  \* MERGEFORMAT </w:instrText>
            </w:r>
            <w:r w:rsidRPr="00794639">
              <w:fldChar w:fldCharType="separate"/>
            </w:r>
            <w:r w:rsidR="003C1515" w:rsidRPr="00794639">
              <w:t>&amp;V Command: Display Current Configuration</w:t>
            </w:r>
            <w:r w:rsidRPr="00794639">
              <w:fldChar w:fldCharType="end"/>
            </w:r>
          </w:p>
          <w:p w14:paraId="4DC3C7DB" w14:textId="77FCD8C9" w:rsidR="0081581D" w:rsidRPr="00794639" w:rsidRDefault="0081581D" w:rsidP="007A2F02">
            <w:pPr>
              <w:pStyle w:val="TableBody"/>
              <w:numPr>
                <w:ilvl w:val="0"/>
                <w:numId w:val="458"/>
              </w:numPr>
            </w:pPr>
            <w:r w:rsidRPr="00794639">
              <w:fldChar w:fldCharType="begin"/>
            </w:r>
            <w:r w:rsidRPr="007E4A1F">
              <w:instrText xml:space="preserve"> REF _Ref518897248 \w \h  \* MERGEFORMAT </w:instrText>
            </w:r>
            <w:r w:rsidRPr="00794639">
              <w:fldChar w:fldCharType="separate"/>
            </w:r>
            <w:r w:rsidR="003C1515">
              <w:t>2.7</w:t>
            </w:r>
            <w:r w:rsidRPr="00794639">
              <w:fldChar w:fldCharType="end"/>
            </w:r>
            <w:r w:rsidRPr="00794639">
              <w:t xml:space="preserve"> </w:t>
            </w:r>
            <w:r w:rsidRPr="00794639">
              <w:fldChar w:fldCharType="begin"/>
            </w:r>
            <w:r w:rsidRPr="007E4A1F">
              <w:instrText xml:space="preserve"> REF _Ref518897248 \h  \* MERGEFORMAT </w:instrText>
            </w:r>
            <w:r w:rsidRPr="00794639">
              <w:fldChar w:fldCharType="separate"/>
            </w:r>
            <w:r w:rsidR="003C1515" w:rsidRPr="00794639">
              <w:t>&amp;W Command: Write Current Configuration</w:t>
            </w:r>
            <w:r w:rsidRPr="00794639">
              <w:fldChar w:fldCharType="end"/>
            </w:r>
          </w:p>
          <w:p w14:paraId="6FBDE904" w14:textId="6EEF4035" w:rsidR="0081581D" w:rsidRPr="00794639" w:rsidRDefault="0081581D" w:rsidP="007A2F02">
            <w:pPr>
              <w:pStyle w:val="TableBody"/>
              <w:numPr>
                <w:ilvl w:val="0"/>
                <w:numId w:val="458"/>
              </w:numPr>
            </w:pPr>
            <w:r w:rsidRPr="00794639">
              <w:fldChar w:fldCharType="begin"/>
            </w:r>
            <w:r w:rsidRPr="007E4A1F">
              <w:instrText xml:space="preserve"> REF _Ref518912624 \w \h  \* MERGEFORMAT </w:instrText>
            </w:r>
            <w:r w:rsidRPr="00794639">
              <w:fldChar w:fldCharType="separate"/>
            </w:r>
            <w:r w:rsidR="003C1515">
              <w:t>2.8</w:t>
            </w:r>
            <w:r w:rsidRPr="00794639">
              <w:fldChar w:fldCharType="end"/>
            </w:r>
            <w:r w:rsidRPr="00794639">
              <w:t xml:space="preserve"> </w:t>
            </w:r>
            <w:r w:rsidRPr="00794639">
              <w:fldChar w:fldCharType="begin"/>
            </w:r>
            <w:r w:rsidRPr="007E4A1F">
              <w:instrText xml:space="preserve"> REF _Ref518912626 \h  \* MERGEFORMAT </w:instrText>
            </w:r>
            <w:r w:rsidRPr="00794639">
              <w:fldChar w:fldCharType="separate"/>
            </w:r>
            <w:r w:rsidR="003C1515" w:rsidRPr="00794639">
              <w:t>Z Command: Reset and Restore User Configuration</w:t>
            </w:r>
            <w:r w:rsidRPr="00794639">
              <w:fldChar w:fldCharType="end"/>
            </w:r>
          </w:p>
          <w:p w14:paraId="627BD299" w14:textId="651C665A" w:rsidR="0081581D" w:rsidRPr="00794639" w:rsidRDefault="0081581D" w:rsidP="007A2F02">
            <w:pPr>
              <w:pStyle w:val="TableBody"/>
              <w:numPr>
                <w:ilvl w:val="0"/>
                <w:numId w:val="458"/>
              </w:numPr>
            </w:pPr>
            <w:r w:rsidRPr="00794639">
              <w:fldChar w:fldCharType="begin"/>
            </w:r>
            <w:r w:rsidRPr="007E4A1F">
              <w:instrText xml:space="preserve"> REF _Ref502928950 \w \h  \* MERGEFORMAT </w:instrText>
            </w:r>
            <w:r w:rsidRPr="00794639">
              <w:fldChar w:fldCharType="separate"/>
            </w:r>
            <w:r w:rsidR="003C1515">
              <w:t>2.9</w:t>
            </w:r>
            <w:r w:rsidRPr="00794639">
              <w:fldChar w:fldCharType="end"/>
            </w:r>
            <w:r w:rsidRPr="00794639">
              <w:t xml:space="preserve"> </w:t>
            </w:r>
            <w:r w:rsidRPr="00794639">
              <w:fldChar w:fldCharType="begin"/>
            </w:r>
            <w:r w:rsidRPr="007E4A1F">
              <w:instrText xml:space="preserve"> REF _Ref502928950 \h  \* MERGEFORMAT </w:instrText>
            </w:r>
            <w:r w:rsidRPr="00794639">
              <w:fldChar w:fldCharType="separate"/>
            </w:r>
            <w:r w:rsidR="003C1515" w:rsidRPr="00794639">
              <w:t>+IPR Command: Set Fixed Local/DTE Rate</w:t>
            </w:r>
            <w:r w:rsidRPr="00794639">
              <w:fldChar w:fldCharType="end"/>
            </w:r>
          </w:p>
          <w:p w14:paraId="3031F42F" w14:textId="1D30456F" w:rsidR="0081581D" w:rsidRPr="00794639" w:rsidRDefault="0081581D" w:rsidP="007A2F02">
            <w:pPr>
              <w:pStyle w:val="TableBody"/>
              <w:numPr>
                <w:ilvl w:val="0"/>
                <w:numId w:val="458"/>
              </w:numPr>
            </w:pPr>
            <w:r w:rsidRPr="00794639">
              <w:fldChar w:fldCharType="begin"/>
            </w:r>
            <w:r w:rsidRPr="007E4A1F">
              <w:instrText xml:space="preserve"> REF _Ref518912657 \w \h  \* MERGEFORMAT </w:instrText>
            </w:r>
            <w:r w:rsidRPr="00794639">
              <w:fldChar w:fldCharType="separate"/>
            </w:r>
            <w:r w:rsidR="003C1515">
              <w:t>3.6</w:t>
            </w:r>
            <w:r w:rsidRPr="00794639">
              <w:fldChar w:fldCharType="end"/>
            </w:r>
            <w:r w:rsidRPr="00794639">
              <w:t xml:space="preserve"> </w:t>
            </w:r>
            <w:r w:rsidRPr="00794639">
              <w:fldChar w:fldCharType="begin"/>
            </w:r>
            <w:r w:rsidRPr="007E4A1F">
              <w:instrText xml:space="preserve"> REF _Ref518912659 \h  \* MERGEFORMAT </w:instrText>
            </w:r>
            <w:r w:rsidRPr="00794639">
              <w:fldChar w:fldCharType="separate"/>
            </w:r>
            <w:r w:rsidR="003C1515" w:rsidRPr="00794639">
              <w:t>+KGSN Command: Request Product Serial Number and Software Version</w:t>
            </w:r>
            <w:r w:rsidRPr="00794639">
              <w:fldChar w:fldCharType="end"/>
            </w:r>
          </w:p>
          <w:p w14:paraId="1A76792E" w14:textId="0DED8385" w:rsidR="0081581D" w:rsidRPr="00794639" w:rsidRDefault="0081581D" w:rsidP="007A2F02">
            <w:pPr>
              <w:pStyle w:val="TableBody"/>
              <w:numPr>
                <w:ilvl w:val="0"/>
                <w:numId w:val="458"/>
              </w:numPr>
            </w:pPr>
            <w:r w:rsidRPr="00794639">
              <w:fldChar w:fldCharType="begin"/>
            </w:r>
            <w:r w:rsidRPr="007E4A1F">
              <w:instrText xml:space="preserve"> REF _Ref518912672 \w \h  \* MERGEFORMAT </w:instrText>
            </w:r>
            <w:r w:rsidRPr="00794639">
              <w:fldChar w:fldCharType="separate"/>
            </w:r>
            <w:r w:rsidR="003C1515">
              <w:t>5.8</w:t>
            </w:r>
            <w:r w:rsidRPr="00794639">
              <w:fldChar w:fldCharType="end"/>
            </w:r>
            <w:r w:rsidRPr="00794639">
              <w:t xml:space="preserve"> </w:t>
            </w:r>
            <w:r w:rsidRPr="00794639">
              <w:fldChar w:fldCharType="begin"/>
            </w:r>
            <w:r w:rsidRPr="007E4A1F">
              <w:instrText xml:space="preserve"> REF _Ref518912675 \h  \* MERGEFORMAT </w:instrText>
            </w:r>
            <w:r w:rsidRPr="00794639">
              <w:fldChar w:fldCharType="separate"/>
            </w:r>
            <w:r w:rsidR="003C1515" w:rsidRPr="00794639">
              <w:t>+KSREP Command: Mobile Start-up Reporting</w:t>
            </w:r>
            <w:r w:rsidRPr="00794639">
              <w:fldChar w:fldCharType="end"/>
            </w:r>
          </w:p>
          <w:p w14:paraId="2578E022" w14:textId="721FA5BD" w:rsidR="0081581D" w:rsidRPr="00794639" w:rsidRDefault="0081581D" w:rsidP="007A2F02">
            <w:pPr>
              <w:pStyle w:val="TableBody"/>
              <w:numPr>
                <w:ilvl w:val="0"/>
                <w:numId w:val="458"/>
              </w:numPr>
            </w:pPr>
            <w:r w:rsidRPr="00794639">
              <w:fldChar w:fldCharType="begin"/>
            </w:r>
            <w:r w:rsidRPr="007E4A1F">
              <w:instrText xml:space="preserve"> REF _Ref518318900 \w \h  \* MERGEFORMAT </w:instrText>
            </w:r>
            <w:r w:rsidRPr="00794639">
              <w:fldChar w:fldCharType="separate"/>
            </w:r>
            <w:r w:rsidR="003C1515">
              <w:t>5.16</w:t>
            </w:r>
            <w:r w:rsidRPr="00794639">
              <w:fldChar w:fldCharType="end"/>
            </w:r>
            <w:r w:rsidRPr="00794639">
              <w:t xml:space="preserve"> </w:t>
            </w:r>
            <w:r w:rsidRPr="00794639">
              <w:fldChar w:fldCharType="begin"/>
            </w:r>
            <w:r w:rsidRPr="007E4A1F">
              <w:instrText xml:space="preserve"> REF _Ref518318900 \h  \* MERGEFORMAT </w:instrText>
            </w:r>
            <w:r w:rsidRPr="00794639">
              <w:fldChar w:fldCharType="separate"/>
            </w:r>
            <w:r w:rsidR="003C1515" w:rsidRPr="00794639">
              <w:t>+CEDRXS Command: eDRX Setting</w:t>
            </w:r>
            <w:r w:rsidRPr="00794639">
              <w:fldChar w:fldCharType="end"/>
            </w:r>
          </w:p>
          <w:p w14:paraId="0B985600" w14:textId="50A53D5A" w:rsidR="0081581D" w:rsidRPr="00794639" w:rsidRDefault="0081581D" w:rsidP="007A2F02">
            <w:pPr>
              <w:pStyle w:val="TableBody"/>
              <w:numPr>
                <w:ilvl w:val="0"/>
                <w:numId w:val="458"/>
              </w:numPr>
            </w:pPr>
            <w:r w:rsidRPr="00794639">
              <w:fldChar w:fldCharType="begin"/>
            </w:r>
            <w:r w:rsidRPr="007E4A1F">
              <w:instrText xml:space="preserve"> REF _Ref518912689 \w \h  \* MERGEFORMAT </w:instrText>
            </w:r>
            <w:r w:rsidRPr="00794639">
              <w:fldChar w:fldCharType="separate"/>
            </w:r>
            <w:r w:rsidR="003C1515">
              <w:t>5.21</w:t>
            </w:r>
            <w:r w:rsidRPr="00794639">
              <w:fldChar w:fldCharType="end"/>
            </w:r>
            <w:r w:rsidRPr="00794639">
              <w:t xml:space="preserve"> </w:t>
            </w:r>
            <w:r w:rsidRPr="00794639">
              <w:fldChar w:fldCharType="begin"/>
            </w:r>
            <w:r w:rsidRPr="007E4A1F">
              <w:instrText xml:space="preserve"> REF _Ref518912692 \h  \* MERGEFORMAT </w:instrText>
            </w:r>
            <w:r w:rsidRPr="00794639">
              <w:fldChar w:fldCharType="separate"/>
            </w:r>
            <w:r w:rsidR="003C1515" w:rsidRPr="00794639">
              <w:t>+KGPIO Command: Hardware IO Control</w:t>
            </w:r>
            <w:r w:rsidRPr="00794639">
              <w:fldChar w:fldCharType="end"/>
            </w:r>
          </w:p>
          <w:p w14:paraId="3D7E24BF" w14:textId="3733C763" w:rsidR="0081581D" w:rsidRPr="00794639" w:rsidRDefault="0081581D" w:rsidP="007A2F02">
            <w:pPr>
              <w:pStyle w:val="TableBody"/>
              <w:numPr>
                <w:ilvl w:val="0"/>
                <w:numId w:val="458"/>
              </w:numPr>
            </w:pPr>
            <w:r w:rsidRPr="00794639">
              <w:fldChar w:fldCharType="begin"/>
            </w:r>
            <w:r w:rsidRPr="007E4A1F">
              <w:instrText xml:space="preserve"> REF _Ref518912697 \w \h  \* MERGEFORMAT </w:instrText>
            </w:r>
            <w:r w:rsidRPr="00794639">
              <w:fldChar w:fldCharType="separate"/>
            </w:r>
            <w:r w:rsidR="003C1515">
              <w:t>5.22</w:t>
            </w:r>
            <w:r w:rsidRPr="00794639">
              <w:fldChar w:fldCharType="end"/>
            </w:r>
            <w:r w:rsidRPr="00794639">
              <w:t xml:space="preserve"> </w:t>
            </w:r>
            <w:r w:rsidRPr="00794639">
              <w:fldChar w:fldCharType="begin"/>
            </w:r>
            <w:r w:rsidRPr="007E4A1F">
              <w:instrText xml:space="preserve"> REF _Ref518912700 \h  \* MERGEFORMAT </w:instrText>
            </w:r>
            <w:r w:rsidRPr="00794639">
              <w:fldChar w:fldCharType="separate"/>
            </w:r>
            <w:r w:rsidR="003C1515" w:rsidRPr="00794639">
              <w:t>+KGPIOCFG Command: GPIO Configuration</w:t>
            </w:r>
            <w:r w:rsidRPr="00794639">
              <w:fldChar w:fldCharType="end"/>
            </w:r>
          </w:p>
          <w:p w14:paraId="49CBBF7D" w14:textId="6C03A2D8" w:rsidR="0081581D" w:rsidRPr="00794639" w:rsidRDefault="0081581D" w:rsidP="007A2F02">
            <w:pPr>
              <w:pStyle w:val="TableBody"/>
              <w:numPr>
                <w:ilvl w:val="0"/>
                <w:numId w:val="458"/>
              </w:numPr>
            </w:pPr>
            <w:r w:rsidRPr="00794639">
              <w:fldChar w:fldCharType="begin"/>
            </w:r>
            <w:r w:rsidRPr="007E4A1F">
              <w:instrText xml:space="preserve"> REF _Ref518912703 \w \h  \* MERGEFORMAT </w:instrText>
            </w:r>
            <w:r w:rsidRPr="00794639">
              <w:fldChar w:fldCharType="separate"/>
            </w:r>
            <w:r w:rsidR="003C1515">
              <w:t>5.23</w:t>
            </w:r>
            <w:r w:rsidRPr="00794639">
              <w:fldChar w:fldCharType="end"/>
            </w:r>
            <w:r w:rsidRPr="00794639">
              <w:t xml:space="preserve"> </w:t>
            </w:r>
            <w:r w:rsidRPr="00794639">
              <w:fldChar w:fldCharType="begin"/>
            </w:r>
            <w:r w:rsidRPr="007E4A1F">
              <w:instrText xml:space="preserve"> REF _Ref518912706 \h  \* MERGEFORMAT </w:instrText>
            </w:r>
            <w:r w:rsidRPr="00794639">
              <w:fldChar w:fldCharType="separate"/>
            </w:r>
            <w:r w:rsidR="003C1515" w:rsidRPr="00794639">
              <w:t>+KCELL Command: Cell Environment Information</w:t>
            </w:r>
            <w:r w:rsidRPr="00794639">
              <w:fldChar w:fldCharType="end"/>
            </w:r>
          </w:p>
          <w:p w14:paraId="3C2E0D7C" w14:textId="44EA44EE" w:rsidR="0081581D" w:rsidRPr="00794639" w:rsidRDefault="00893E0B" w:rsidP="007A2F02">
            <w:pPr>
              <w:pStyle w:val="TableBody"/>
              <w:numPr>
                <w:ilvl w:val="0"/>
                <w:numId w:val="458"/>
              </w:numPr>
            </w:pPr>
            <w:r w:rsidRPr="00794639">
              <w:fldChar w:fldCharType="begin"/>
            </w:r>
            <w:r w:rsidRPr="007E4A1F">
              <w:instrText xml:space="preserve"> REF _Ref524096530 \w \h </w:instrText>
            </w:r>
            <w:r w:rsidRPr="00794639">
              <w:fldChar w:fldCharType="separate"/>
            </w:r>
            <w:r w:rsidR="003C1515">
              <w:t>5.30</w:t>
            </w:r>
            <w:r w:rsidRPr="00794639">
              <w:fldChar w:fldCharType="end"/>
            </w:r>
            <w:r w:rsidRPr="00794639">
              <w:t xml:space="preserve"> </w:t>
            </w:r>
            <w:r w:rsidRPr="00794639">
              <w:fldChar w:fldCharType="begin"/>
            </w:r>
            <w:r w:rsidRPr="007E4A1F">
              <w:instrText xml:space="preserve"> REF _Ref524096530 \h </w:instrText>
            </w:r>
            <w:r w:rsidRPr="00794639">
              <w:fldChar w:fldCharType="separate"/>
            </w:r>
            <w:r w:rsidR="003C1515" w:rsidRPr="00794639">
              <w:t>+KCARRIERCFG Command: Set Operator</w:t>
            </w:r>
            <w:r w:rsidRPr="00794639">
              <w:fldChar w:fldCharType="end"/>
            </w:r>
          </w:p>
          <w:p w14:paraId="466B816B" w14:textId="56500C01" w:rsidR="0081581D" w:rsidRPr="00794639" w:rsidRDefault="0081581D" w:rsidP="007A2F02">
            <w:pPr>
              <w:pStyle w:val="TableBody"/>
              <w:numPr>
                <w:ilvl w:val="0"/>
                <w:numId w:val="458"/>
              </w:numPr>
            </w:pPr>
            <w:r w:rsidRPr="00794639">
              <w:fldChar w:fldCharType="begin"/>
            </w:r>
            <w:r w:rsidRPr="007E4A1F">
              <w:instrText xml:space="preserve"> REF _Ref518912726 \w \h  \* MERGEFORMAT </w:instrText>
            </w:r>
            <w:r w:rsidRPr="00794639">
              <w:fldChar w:fldCharType="separate"/>
            </w:r>
            <w:ins w:id="12" w:author="Elaine Baricante" w:date="2018-11-27T10:41:00Z">
              <w:r w:rsidR="003C1515">
                <w:t>8.2</w:t>
              </w:r>
            </w:ins>
            <w:del w:id="13" w:author="Elaine Baricante" w:date="2018-11-26T15:13:00Z">
              <w:r w:rsidR="00A5422A" w:rsidDel="00E638E8">
                <w:delText>9.2</w:delText>
              </w:r>
            </w:del>
            <w:r w:rsidRPr="00794639">
              <w:fldChar w:fldCharType="end"/>
            </w:r>
            <w:r w:rsidRPr="00794639">
              <w:t xml:space="preserve"> </w:t>
            </w:r>
            <w:r w:rsidRPr="00794639">
              <w:fldChar w:fldCharType="begin"/>
            </w:r>
            <w:r w:rsidRPr="007E4A1F">
              <w:instrText xml:space="preserve"> REF _Ref518912728 \h  \* MERGEFORMAT </w:instrText>
            </w:r>
            <w:r w:rsidRPr="00794639">
              <w:fldChar w:fldCharType="separate"/>
            </w:r>
            <w:r w:rsidR="003C1515" w:rsidRPr="00794639">
              <w:t>+CGACT Command: PDP Context Activate or Deactivate</w:t>
            </w:r>
            <w:r w:rsidRPr="00794639">
              <w:fldChar w:fldCharType="end"/>
            </w:r>
          </w:p>
          <w:p w14:paraId="1F3DBD72" w14:textId="2FE20D5D" w:rsidR="00BB4174" w:rsidRPr="00794639" w:rsidRDefault="00BB4174" w:rsidP="00BB4174">
            <w:pPr>
              <w:pStyle w:val="TableBody"/>
              <w:numPr>
                <w:ilvl w:val="0"/>
                <w:numId w:val="458"/>
              </w:numPr>
            </w:pPr>
            <w:r w:rsidRPr="00794639">
              <w:fldChar w:fldCharType="begin"/>
            </w:r>
            <w:r w:rsidRPr="007E4A1F">
              <w:instrText xml:space="preserve"> REF _Ref520815224 \w \h  \* MERGEFORMAT </w:instrText>
            </w:r>
            <w:r w:rsidRPr="00794639">
              <w:fldChar w:fldCharType="separate"/>
            </w:r>
            <w:ins w:id="14" w:author="Elaine Baricante" w:date="2018-11-27T10:41:00Z">
              <w:r w:rsidR="003C1515">
                <w:t>9.12</w:t>
              </w:r>
            </w:ins>
            <w:del w:id="15" w:author="Elaine Baricante" w:date="2018-11-26T15:13:00Z">
              <w:r w:rsidR="00A5422A" w:rsidDel="00E638E8">
                <w:delText>10.12</w:delText>
              </w:r>
            </w:del>
            <w:r w:rsidRPr="00794639">
              <w:fldChar w:fldCharType="end"/>
            </w:r>
            <w:r w:rsidRPr="00794639">
              <w:t xml:space="preserve"> </w:t>
            </w:r>
            <w:r w:rsidRPr="00794639">
              <w:fldChar w:fldCharType="begin"/>
            </w:r>
            <w:r w:rsidRPr="007E4A1F">
              <w:instrText xml:space="preserve"> REF _Ref520815224 \h  \* MERGEFORMAT </w:instrText>
            </w:r>
            <w:r w:rsidRPr="00794639">
              <w:fldChar w:fldCharType="separate"/>
            </w:r>
            <w:ins w:id="16" w:author="Elaine Baricante" w:date="2018-11-27T10:41:00Z">
              <w:r w:rsidR="003C1515" w:rsidRPr="003C1515">
                <w:rPr>
                  <w:rFonts w:eastAsia="SimSun"/>
                  <w:rPrChange w:id="17" w:author="Elaine Baricante" w:date="2018-11-27T10:41:00Z">
                    <w:rPr>
                      <w:rFonts w:eastAsia="SimSun"/>
                      <w:b/>
                      <w:sz w:val="36"/>
                      <w:szCs w:val="36"/>
                      <w:lang w:eastAsia="zh-CN"/>
                    </w:rPr>
                  </w:rPrChange>
                </w:rPr>
                <w:t>UDP Specific Commands</w:t>
              </w:r>
            </w:ins>
            <w:del w:id="18" w:author="Elaine Baricante" w:date="2018-11-26T15:13:00Z">
              <w:r w:rsidR="00A5422A" w:rsidRPr="00DF20AD" w:rsidDel="00E638E8">
                <w:rPr>
                  <w:rFonts w:eastAsia="SimSun"/>
                </w:rPr>
                <w:delText>UDP Specific Commands</w:delText>
              </w:r>
            </w:del>
            <w:r w:rsidRPr="00794639">
              <w:fldChar w:fldCharType="end"/>
            </w:r>
          </w:p>
          <w:p w14:paraId="57264511" w14:textId="43045781" w:rsidR="0081581D" w:rsidRPr="00794639" w:rsidRDefault="0081581D" w:rsidP="007A2F02">
            <w:pPr>
              <w:pStyle w:val="TableBody"/>
              <w:numPr>
                <w:ilvl w:val="0"/>
                <w:numId w:val="458"/>
              </w:numPr>
            </w:pPr>
            <w:r w:rsidRPr="00794639">
              <w:fldChar w:fldCharType="begin"/>
            </w:r>
            <w:r w:rsidRPr="007E4A1F">
              <w:instrText xml:space="preserve"> REF _Ref368563828 \w \h  \* MERGEFORMAT </w:instrText>
            </w:r>
            <w:r w:rsidRPr="00794639">
              <w:fldChar w:fldCharType="separate"/>
            </w:r>
            <w:r w:rsidR="003C1515">
              <w:t>12.1</w:t>
            </w:r>
            <w:r w:rsidRPr="00794639">
              <w:fldChar w:fldCharType="end"/>
            </w:r>
            <w:r w:rsidRPr="00794639">
              <w:t xml:space="preserve"> </w:t>
            </w:r>
            <w:r w:rsidRPr="00794639">
              <w:fldChar w:fldCharType="begin"/>
            </w:r>
            <w:r w:rsidRPr="007E4A1F">
              <w:instrText xml:space="preserve"> REF _Ref368563828 \h  \* MERGEFORMAT </w:instrText>
            </w:r>
            <w:r w:rsidRPr="00794639">
              <w:fldChar w:fldCharType="separate"/>
            </w:r>
            <w:r w:rsidR="003C1515" w:rsidRPr="00794639">
              <w:t>Command Timeout and Other Information</w:t>
            </w:r>
            <w:r w:rsidRPr="00794639">
              <w:fldChar w:fldCharType="end"/>
            </w:r>
          </w:p>
          <w:p w14:paraId="6891977B" w14:textId="0FC8B91A" w:rsidR="0081581D" w:rsidRPr="00794639" w:rsidDel="00493C8A" w:rsidRDefault="0081581D" w:rsidP="00C26521">
            <w:pPr>
              <w:pStyle w:val="TableBody"/>
              <w:numPr>
                <w:ilvl w:val="0"/>
                <w:numId w:val="458"/>
              </w:numPr>
            </w:pPr>
            <w:r w:rsidRPr="00794639">
              <w:fldChar w:fldCharType="begin"/>
            </w:r>
            <w:r w:rsidRPr="007E4A1F">
              <w:instrText xml:space="preserve"> REF _Ref518913270 \w \h  \* MERGEFORMAT </w:instrText>
            </w:r>
            <w:r w:rsidRPr="00794639">
              <w:fldChar w:fldCharType="separate"/>
            </w:r>
            <w:r w:rsidR="003C1515">
              <w:t>12.5</w:t>
            </w:r>
            <w:r w:rsidRPr="00794639">
              <w:fldChar w:fldCharType="end"/>
            </w:r>
            <w:r w:rsidRPr="00794639">
              <w:t xml:space="preserve"> </w:t>
            </w:r>
            <w:r w:rsidRPr="00794639">
              <w:fldChar w:fldCharType="begin"/>
            </w:r>
            <w:r w:rsidRPr="007E4A1F">
              <w:instrText xml:space="preserve"> REF _Ref518913272 \h  \* MERGEFORMAT </w:instrText>
            </w:r>
            <w:r w:rsidRPr="00794639">
              <w:fldChar w:fldCharType="separate"/>
            </w:r>
            <w:r w:rsidR="003C1515" w:rsidRPr="00794639">
              <w:t>How to Use UDP Specific Commands</w:t>
            </w:r>
            <w:r w:rsidRPr="00794639">
              <w:fldChar w:fldCharType="end"/>
            </w:r>
          </w:p>
        </w:tc>
      </w:tr>
      <w:tr w:rsidR="0081581D" w:rsidRPr="007E4A1F" w14:paraId="09E1C013" w14:textId="77777777" w:rsidTr="004C3278">
        <w:tc>
          <w:tcPr>
            <w:tcW w:w="525" w:type="pct"/>
            <w:vMerge/>
          </w:tcPr>
          <w:p w14:paraId="58B3232A" w14:textId="77777777" w:rsidR="0081581D" w:rsidRPr="007E4A1F" w:rsidRDefault="0081581D" w:rsidP="00F2156B">
            <w:pPr>
              <w:pStyle w:val="TableBody"/>
            </w:pPr>
          </w:p>
        </w:tc>
        <w:tc>
          <w:tcPr>
            <w:tcW w:w="1069" w:type="pct"/>
            <w:vMerge/>
          </w:tcPr>
          <w:p w14:paraId="6B58EC34" w14:textId="77777777" w:rsidR="0081581D" w:rsidRPr="007E4A1F" w:rsidDel="00493C8A" w:rsidRDefault="0081581D" w:rsidP="00F2156B">
            <w:pPr>
              <w:pStyle w:val="TableBody"/>
            </w:pPr>
          </w:p>
        </w:tc>
        <w:tc>
          <w:tcPr>
            <w:tcW w:w="3406" w:type="pct"/>
          </w:tcPr>
          <w:p w14:paraId="6D49CB93" w14:textId="77777777" w:rsidR="0081581D" w:rsidRPr="007E4A1F" w:rsidRDefault="0081581D" w:rsidP="00F2156B">
            <w:pPr>
              <w:pStyle w:val="TableBody"/>
            </w:pPr>
            <w:commentRangeStart w:id="19"/>
            <w:r w:rsidRPr="007E4A1F">
              <w:t>Updated:</w:t>
            </w:r>
          </w:p>
          <w:p w14:paraId="5FF1A8BF" w14:textId="15D24F78" w:rsidR="0081581D" w:rsidRPr="00794639" w:rsidRDefault="0081581D" w:rsidP="00F2156B">
            <w:pPr>
              <w:pStyle w:val="TableBody"/>
              <w:numPr>
                <w:ilvl w:val="0"/>
                <w:numId w:val="457"/>
              </w:numPr>
            </w:pPr>
            <w:r w:rsidRPr="00794639">
              <w:fldChar w:fldCharType="begin"/>
            </w:r>
            <w:r w:rsidRPr="007E4A1F">
              <w:instrText xml:space="preserve"> REF _Ref518913309 \w \h </w:instrText>
            </w:r>
            <w:r w:rsidRPr="00794639">
              <w:fldChar w:fldCharType="separate"/>
            </w:r>
            <w:r w:rsidR="003C1515">
              <w:t>2.4</w:t>
            </w:r>
            <w:r w:rsidRPr="00794639">
              <w:fldChar w:fldCharType="end"/>
            </w:r>
            <w:r w:rsidRPr="00794639">
              <w:t xml:space="preserve"> </w:t>
            </w:r>
            <w:r w:rsidRPr="00794639">
              <w:fldChar w:fldCharType="begin"/>
            </w:r>
            <w:r w:rsidRPr="007E4A1F">
              <w:instrText xml:space="preserve"> REF _Ref518913311 \h </w:instrText>
            </w:r>
            <w:r w:rsidRPr="00794639">
              <w:fldChar w:fldCharType="separate"/>
            </w:r>
            <w:r w:rsidR="003C1515" w:rsidRPr="00794639">
              <w:t>&amp;K Command: Flow Control Option</w:t>
            </w:r>
            <w:r w:rsidRPr="00794639">
              <w:fldChar w:fldCharType="end"/>
            </w:r>
          </w:p>
          <w:p w14:paraId="664809B7" w14:textId="65F837DC" w:rsidR="0081581D" w:rsidRPr="00794639" w:rsidRDefault="0081581D" w:rsidP="00F2156B">
            <w:pPr>
              <w:pStyle w:val="TableBody"/>
              <w:numPr>
                <w:ilvl w:val="0"/>
                <w:numId w:val="457"/>
              </w:numPr>
            </w:pPr>
            <w:r w:rsidRPr="00794639">
              <w:fldChar w:fldCharType="begin"/>
            </w:r>
            <w:r w:rsidRPr="007E4A1F">
              <w:instrText xml:space="preserve"> REF _Ref518913317 \w \h </w:instrText>
            </w:r>
            <w:r w:rsidRPr="00794639">
              <w:fldChar w:fldCharType="separate"/>
            </w:r>
            <w:r w:rsidR="003C1515">
              <w:t>3.5</w:t>
            </w:r>
            <w:r w:rsidRPr="00794639">
              <w:fldChar w:fldCharType="end"/>
            </w:r>
            <w:r w:rsidRPr="00794639">
              <w:t xml:space="preserve"> </w:t>
            </w:r>
            <w:r w:rsidRPr="00794639">
              <w:fldChar w:fldCharType="begin"/>
            </w:r>
            <w:r w:rsidRPr="007E4A1F">
              <w:instrText xml:space="preserve"> REF _Ref518913319 \h </w:instrText>
            </w:r>
            <w:r w:rsidRPr="00794639">
              <w:fldChar w:fldCharType="separate"/>
            </w:r>
            <w:r w:rsidR="003C1515" w:rsidRPr="00794639">
              <w:t>+CGSN Command: Request Product Serial Number Identification (IMEI)</w:t>
            </w:r>
            <w:r w:rsidRPr="00794639">
              <w:fldChar w:fldCharType="end"/>
            </w:r>
          </w:p>
          <w:p w14:paraId="021E0FBF" w14:textId="610F1972" w:rsidR="0081581D" w:rsidRPr="00794639" w:rsidRDefault="0081581D" w:rsidP="00F2156B">
            <w:pPr>
              <w:pStyle w:val="TableBody"/>
              <w:numPr>
                <w:ilvl w:val="0"/>
                <w:numId w:val="457"/>
              </w:numPr>
            </w:pPr>
            <w:r w:rsidRPr="00794639">
              <w:fldChar w:fldCharType="begin"/>
            </w:r>
            <w:r w:rsidRPr="007E4A1F">
              <w:instrText xml:space="preserve"> REF _Ref518318302 \w \h </w:instrText>
            </w:r>
            <w:r w:rsidRPr="00794639">
              <w:fldChar w:fldCharType="separate"/>
            </w:r>
            <w:r w:rsidR="003C1515">
              <w:t>3.7</w:t>
            </w:r>
            <w:r w:rsidRPr="00794639">
              <w:fldChar w:fldCharType="end"/>
            </w:r>
            <w:r w:rsidRPr="00794639">
              <w:t xml:space="preserve"> </w:t>
            </w:r>
            <w:r w:rsidRPr="00794639">
              <w:fldChar w:fldCharType="begin"/>
            </w:r>
            <w:r w:rsidRPr="007E4A1F">
              <w:instrText xml:space="preserve"> REF _Ref518318302 \h </w:instrText>
            </w:r>
            <w:r w:rsidRPr="00794639">
              <w:fldChar w:fldCharType="separate"/>
            </w:r>
            <w:r w:rsidR="003C1515" w:rsidRPr="00794639">
              <w:t>+CSCS Command: Set TE Character Set</w:t>
            </w:r>
            <w:r w:rsidRPr="00794639">
              <w:fldChar w:fldCharType="end"/>
            </w:r>
          </w:p>
          <w:p w14:paraId="35AF6AA5" w14:textId="2F849B54" w:rsidR="0081581D" w:rsidRPr="00794639" w:rsidRDefault="0081581D" w:rsidP="00F2156B">
            <w:pPr>
              <w:pStyle w:val="TableBody"/>
              <w:numPr>
                <w:ilvl w:val="0"/>
                <w:numId w:val="457"/>
              </w:numPr>
            </w:pPr>
            <w:r w:rsidRPr="00794639">
              <w:fldChar w:fldCharType="begin"/>
            </w:r>
            <w:r w:rsidRPr="007E4A1F">
              <w:instrText xml:space="preserve"> REF _Ref518318460 \w \h </w:instrText>
            </w:r>
            <w:r w:rsidRPr="00794639">
              <w:fldChar w:fldCharType="separate"/>
            </w:r>
            <w:r w:rsidR="003C1515">
              <w:t>4.3</w:t>
            </w:r>
            <w:r w:rsidRPr="00794639">
              <w:fldChar w:fldCharType="end"/>
            </w:r>
            <w:r w:rsidRPr="00794639">
              <w:t xml:space="preserve"> </w:t>
            </w:r>
            <w:r w:rsidRPr="00794639">
              <w:fldChar w:fldCharType="begin"/>
            </w:r>
            <w:r w:rsidRPr="007E4A1F">
              <w:instrText xml:space="preserve"> REF _Ref518318460 \h </w:instrText>
            </w:r>
            <w:r w:rsidRPr="00794639">
              <w:fldChar w:fldCharType="separate"/>
            </w:r>
            <w:r w:rsidR="003C1515" w:rsidRPr="00794639">
              <w:t>+CMEE Command: Report Mobile Termination Error</w:t>
            </w:r>
            <w:r w:rsidRPr="00794639">
              <w:fldChar w:fldCharType="end"/>
            </w:r>
          </w:p>
          <w:p w14:paraId="73D8EF35" w14:textId="3D1F0E22" w:rsidR="0081581D" w:rsidRDefault="0081581D" w:rsidP="00F2156B">
            <w:pPr>
              <w:pStyle w:val="TableBody"/>
              <w:numPr>
                <w:ilvl w:val="0"/>
                <w:numId w:val="457"/>
              </w:numPr>
              <w:rPr>
                <w:ins w:id="20" w:author="Elaine Baricante" w:date="2018-11-26T15:14:00Z"/>
              </w:rPr>
            </w:pPr>
            <w:r w:rsidRPr="00794639">
              <w:fldChar w:fldCharType="begin"/>
            </w:r>
            <w:r w:rsidRPr="007E4A1F">
              <w:instrText xml:space="preserve"> REF _Ref518913340 \w \h </w:instrText>
            </w:r>
            <w:r w:rsidRPr="00794639">
              <w:fldChar w:fldCharType="separate"/>
            </w:r>
            <w:r w:rsidR="003C1515">
              <w:t>5.1</w:t>
            </w:r>
            <w:r w:rsidRPr="00794639">
              <w:fldChar w:fldCharType="end"/>
            </w:r>
            <w:r w:rsidRPr="00794639">
              <w:t xml:space="preserve"> </w:t>
            </w:r>
            <w:r w:rsidRPr="00794639">
              <w:fldChar w:fldCharType="begin"/>
            </w:r>
            <w:r w:rsidRPr="007E4A1F">
              <w:instrText xml:space="preserve"> REF _Ref518913342 \h </w:instrText>
            </w:r>
            <w:r w:rsidRPr="00794639">
              <w:fldChar w:fldCharType="separate"/>
            </w:r>
            <w:r w:rsidR="003C1515" w:rsidRPr="00794639">
              <w:t>+CCLK Command: Real Time Clock</w:t>
            </w:r>
            <w:r w:rsidRPr="00794639">
              <w:fldChar w:fldCharType="end"/>
            </w:r>
          </w:p>
          <w:p w14:paraId="4CC9F85E" w14:textId="6C5179BF" w:rsidR="00E638E8" w:rsidRPr="00794639" w:rsidDel="00E638E8" w:rsidRDefault="00E638E8" w:rsidP="00E638E8">
            <w:pPr>
              <w:pStyle w:val="TableBody"/>
              <w:numPr>
                <w:ilvl w:val="0"/>
                <w:numId w:val="457"/>
              </w:numPr>
              <w:rPr>
                <w:del w:id="21" w:author="Elaine Baricante" w:date="2018-11-26T15:14:00Z"/>
              </w:rPr>
            </w:pPr>
            <w:ins w:id="22" w:author="Elaine Baricante" w:date="2018-11-26T15:14:00Z">
              <w:r>
                <w:fldChar w:fldCharType="begin"/>
              </w:r>
              <w:r>
                <w:instrText xml:space="preserve"> REF _Ref528592015 \w \h </w:instrText>
              </w:r>
            </w:ins>
            <w:r>
              <w:fldChar w:fldCharType="separate"/>
            </w:r>
            <w:ins w:id="23" w:author="Elaine Baricante" w:date="2018-11-27T10:41:00Z">
              <w:r w:rsidR="003C1515">
                <w:t>5.4</w:t>
              </w:r>
            </w:ins>
            <w:ins w:id="24" w:author="Elaine Baricante" w:date="2018-11-26T15:14:00Z">
              <w:r>
                <w:fldChar w:fldCharType="end"/>
              </w:r>
              <w:r>
                <w:t xml:space="preserve"> </w:t>
              </w:r>
              <w:r>
                <w:fldChar w:fldCharType="begin"/>
              </w:r>
              <w:r>
                <w:instrText xml:space="preserve"> REF _Ref528592015 \h </w:instrText>
              </w:r>
            </w:ins>
            <w:r>
              <w:fldChar w:fldCharType="separate"/>
            </w:r>
            <w:ins w:id="25" w:author="Elaine Baricante" w:date="2018-11-27T10:41:00Z">
              <w:r w:rsidR="003C1515" w:rsidRPr="00794639">
                <w:t>+CFUN Command: Set Phone Functionality</w:t>
              </w:r>
            </w:ins>
            <w:ins w:id="26" w:author="Elaine Baricante" w:date="2018-11-26T15:14:00Z">
              <w:r>
                <w:fldChar w:fldCharType="end"/>
              </w:r>
              <w:r w:rsidRPr="00794639" w:rsidDel="00E638E8">
                <w:t xml:space="preserve"> </w:t>
              </w:r>
            </w:ins>
          </w:p>
          <w:p w14:paraId="23E97255" w14:textId="3ACEED31" w:rsidR="0081581D" w:rsidRPr="00794639" w:rsidRDefault="0081581D" w:rsidP="00760B64">
            <w:pPr>
              <w:pStyle w:val="TableBody"/>
              <w:numPr>
                <w:ilvl w:val="0"/>
                <w:numId w:val="457"/>
              </w:numPr>
            </w:pPr>
            <w:del w:id="27" w:author="Elaine Baricante" w:date="2018-11-26T15:14:00Z">
              <w:r w:rsidRPr="00794639" w:rsidDel="00E638E8">
                <w:fldChar w:fldCharType="begin"/>
              </w:r>
              <w:r w:rsidRPr="007E4A1F" w:rsidDel="00E638E8">
                <w:delInstrText xml:space="preserve"> REF _Ref518913345 \w \h </w:delInstrText>
              </w:r>
              <w:r w:rsidRPr="00794639" w:rsidDel="00E638E8">
                <w:fldChar w:fldCharType="separate"/>
              </w:r>
            </w:del>
            <w:del w:id="28" w:author="Elaine Baricante" w:date="2018-11-26T15:13:00Z">
              <w:r w:rsidR="00A5422A" w:rsidDel="00E638E8">
                <w:delText>5.4</w:delText>
              </w:r>
            </w:del>
            <w:del w:id="29" w:author="Elaine Baricante" w:date="2018-11-26T15:14:00Z">
              <w:r w:rsidRPr="00794639" w:rsidDel="00E638E8">
                <w:fldChar w:fldCharType="end"/>
              </w:r>
              <w:r w:rsidRPr="00794639" w:rsidDel="00E638E8">
                <w:delText xml:space="preserve"> </w:delText>
              </w:r>
              <w:r w:rsidRPr="00794639" w:rsidDel="00E638E8">
                <w:fldChar w:fldCharType="begin"/>
              </w:r>
              <w:r w:rsidRPr="007E4A1F" w:rsidDel="00E638E8">
                <w:delInstrText xml:space="preserve"> REF _Ref518913347 \h </w:delInstrText>
              </w:r>
              <w:r w:rsidRPr="00794639" w:rsidDel="00E638E8">
                <w:fldChar w:fldCharType="separate"/>
              </w:r>
            </w:del>
            <w:del w:id="30" w:author="Elaine Baricante" w:date="2018-11-26T15:13:00Z">
              <w:r w:rsidR="00A5422A" w:rsidRPr="00A5422A" w:rsidDel="00E638E8">
                <w:delText>+CFUN Command: Set Phone Functionality</w:delText>
              </w:r>
            </w:del>
            <w:del w:id="31" w:author="Elaine Baricante" w:date="2018-11-26T15:14:00Z">
              <w:r w:rsidRPr="00794639" w:rsidDel="00E638E8">
                <w:fldChar w:fldCharType="end"/>
              </w:r>
            </w:del>
          </w:p>
          <w:p w14:paraId="14109E6F" w14:textId="0F0ECBC1" w:rsidR="0081581D" w:rsidRPr="00794639" w:rsidRDefault="0081581D" w:rsidP="00F2156B">
            <w:pPr>
              <w:pStyle w:val="TableBody"/>
              <w:numPr>
                <w:ilvl w:val="0"/>
                <w:numId w:val="457"/>
              </w:numPr>
            </w:pPr>
            <w:r w:rsidRPr="00794639">
              <w:fldChar w:fldCharType="begin"/>
            </w:r>
            <w:r w:rsidRPr="007E4A1F">
              <w:instrText xml:space="preserve"> REF _Ref518897455 \w \h </w:instrText>
            </w:r>
            <w:r w:rsidRPr="00794639">
              <w:fldChar w:fldCharType="separate"/>
            </w:r>
            <w:r w:rsidR="003C1515">
              <w:t>5.5</w:t>
            </w:r>
            <w:r w:rsidRPr="00794639">
              <w:fldChar w:fldCharType="end"/>
            </w:r>
            <w:r w:rsidRPr="00794639">
              <w:t xml:space="preserve"> </w:t>
            </w:r>
            <w:r w:rsidRPr="00794639">
              <w:fldChar w:fldCharType="begin"/>
            </w:r>
            <w:r w:rsidRPr="007E4A1F">
              <w:instrText xml:space="preserve"> REF _Ref518897455 \h </w:instrText>
            </w:r>
            <w:r w:rsidRPr="00794639">
              <w:fldChar w:fldCharType="separate"/>
            </w:r>
            <w:r w:rsidR="003C1515" w:rsidRPr="00794639">
              <w:t>+CPIN Command: Enter Pin</w:t>
            </w:r>
            <w:r w:rsidRPr="00794639">
              <w:fldChar w:fldCharType="end"/>
            </w:r>
          </w:p>
          <w:p w14:paraId="5E72A0EC" w14:textId="114BB09E" w:rsidR="0081581D" w:rsidRPr="00794639" w:rsidRDefault="0081581D" w:rsidP="00F2156B">
            <w:pPr>
              <w:pStyle w:val="TableBody"/>
              <w:numPr>
                <w:ilvl w:val="0"/>
                <w:numId w:val="457"/>
              </w:numPr>
            </w:pPr>
            <w:r w:rsidRPr="00794639">
              <w:fldChar w:fldCharType="begin"/>
            </w:r>
            <w:r w:rsidRPr="007E4A1F">
              <w:instrText xml:space="preserve"> REF _Ref518318639 \w \h </w:instrText>
            </w:r>
            <w:r w:rsidRPr="00794639">
              <w:fldChar w:fldCharType="separate"/>
            </w:r>
            <w:r w:rsidR="003C1515">
              <w:t>5.10</w:t>
            </w:r>
            <w:r w:rsidRPr="00794639">
              <w:fldChar w:fldCharType="end"/>
            </w:r>
            <w:r w:rsidRPr="00794639">
              <w:t xml:space="preserve"> </w:t>
            </w:r>
            <w:r w:rsidRPr="00794639">
              <w:fldChar w:fldCharType="begin"/>
            </w:r>
            <w:r w:rsidRPr="007E4A1F">
              <w:instrText xml:space="preserve"> REF _Ref518318639 \h </w:instrText>
            </w:r>
            <w:r w:rsidRPr="00794639">
              <w:fldChar w:fldCharType="separate"/>
            </w:r>
            <w:r w:rsidR="003C1515" w:rsidRPr="00794639">
              <w:t>+CCHO Command: Open Logical Channel</w:t>
            </w:r>
            <w:r w:rsidRPr="00794639">
              <w:fldChar w:fldCharType="end"/>
            </w:r>
          </w:p>
          <w:p w14:paraId="53F2AE53" w14:textId="5D40E8E6" w:rsidR="0081581D" w:rsidRPr="00794639" w:rsidRDefault="0081581D" w:rsidP="00F2156B">
            <w:pPr>
              <w:pStyle w:val="TableBody"/>
              <w:numPr>
                <w:ilvl w:val="0"/>
                <w:numId w:val="457"/>
              </w:numPr>
            </w:pPr>
            <w:r w:rsidRPr="00794639">
              <w:fldChar w:fldCharType="begin"/>
            </w:r>
            <w:r w:rsidRPr="007E4A1F">
              <w:instrText xml:space="preserve"> REF _Ref378175553 \w \h </w:instrText>
            </w:r>
            <w:r w:rsidRPr="00794639">
              <w:fldChar w:fldCharType="separate"/>
            </w:r>
            <w:r w:rsidR="003C1515">
              <w:t>5.11</w:t>
            </w:r>
            <w:r w:rsidRPr="00794639">
              <w:fldChar w:fldCharType="end"/>
            </w:r>
            <w:r w:rsidRPr="00794639">
              <w:t xml:space="preserve"> </w:t>
            </w:r>
            <w:r w:rsidRPr="00794639">
              <w:fldChar w:fldCharType="begin"/>
            </w:r>
            <w:r w:rsidRPr="007E4A1F">
              <w:instrText xml:space="preserve"> REF _Ref378175553 \h </w:instrText>
            </w:r>
            <w:r w:rsidRPr="00794639">
              <w:fldChar w:fldCharType="separate"/>
            </w:r>
            <w:r w:rsidR="003C1515" w:rsidRPr="00794639">
              <w:t>+CCHC Command: Close Logical Channel</w:t>
            </w:r>
            <w:r w:rsidRPr="00794639">
              <w:fldChar w:fldCharType="end"/>
            </w:r>
          </w:p>
          <w:p w14:paraId="6451AB9E" w14:textId="7557A601" w:rsidR="0081581D" w:rsidRPr="00794639" w:rsidRDefault="0081581D" w:rsidP="00F2156B">
            <w:pPr>
              <w:pStyle w:val="TableBody"/>
              <w:numPr>
                <w:ilvl w:val="0"/>
                <w:numId w:val="457"/>
              </w:numPr>
            </w:pPr>
            <w:r w:rsidRPr="00794639">
              <w:fldChar w:fldCharType="begin"/>
            </w:r>
            <w:r w:rsidRPr="007E4A1F">
              <w:instrText xml:space="preserve"> REF _Ref377739822 \w \h </w:instrText>
            </w:r>
            <w:r w:rsidRPr="00794639">
              <w:fldChar w:fldCharType="separate"/>
            </w:r>
            <w:r w:rsidR="003C1515">
              <w:t>5.12</w:t>
            </w:r>
            <w:r w:rsidRPr="00794639">
              <w:fldChar w:fldCharType="end"/>
            </w:r>
            <w:r w:rsidRPr="00794639">
              <w:t xml:space="preserve"> </w:t>
            </w:r>
            <w:r w:rsidRPr="00794639">
              <w:fldChar w:fldCharType="begin"/>
            </w:r>
            <w:r w:rsidRPr="007E4A1F">
              <w:instrText xml:space="preserve"> REF _Ref377739822 \h </w:instrText>
            </w:r>
            <w:r w:rsidRPr="00794639">
              <w:fldChar w:fldCharType="separate"/>
            </w:r>
            <w:r w:rsidR="003C1515" w:rsidRPr="00794639">
              <w:t>+CRSM Command: Restricted SIM Access</w:t>
            </w:r>
            <w:r w:rsidRPr="00794639">
              <w:fldChar w:fldCharType="end"/>
            </w:r>
          </w:p>
          <w:p w14:paraId="33795896" w14:textId="181D2A21" w:rsidR="0081581D" w:rsidRPr="00794639" w:rsidRDefault="0081581D" w:rsidP="00F2156B">
            <w:pPr>
              <w:pStyle w:val="TableBody"/>
              <w:numPr>
                <w:ilvl w:val="0"/>
                <w:numId w:val="457"/>
              </w:numPr>
            </w:pPr>
            <w:r w:rsidRPr="00794639">
              <w:fldChar w:fldCharType="begin"/>
            </w:r>
            <w:r w:rsidRPr="007E4A1F">
              <w:instrText xml:space="preserve"> REF _Ref340838023 \w \h </w:instrText>
            </w:r>
            <w:r w:rsidRPr="00794639">
              <w:fldChar w:fldCharType="separate"/>
            </w:r>
            <w:r w:rsidR="003C1515">
              <w:t>5.14</w:t>
            </w:r>
            <w:r w:rsidRPr="00794639">
              <w:fldChar w:fldCharType="end"/>
            </w:r>
            <w:r w:rsidRPr="00794639">
              <w:t xml:space="preserve"> </w:t>
            </w:r>
            <w:r w:rsidRPr="00794639">
              <w:fldChar w:fldCharType="begin"/>
            </w:r>
            <w:r w:rsidRPr="007E4A1F">
              <w:instrText xml:space="preserve"> REF _Ref340838023 \h </w:instrText>
            </w:r>
            <w:r w:rsidRPr="00794639">
              <w:fldChar w:fldCharType="separate"/>
            </w:r>
            <w:r w:rsidR="003C1515" w:rsidRPr="00794639">
              <w:t>+CTZR Command: Time Zone Reporting</w:t>
            </w:r>
            <w:r w:rsidRPr="00794639">
              <w:fldChar w:fldCharType="end"/>
            </w:r>
          </w:p>
          <w:p w14:paraId="2DBECF1A" w14:textId="63784803" w:rsidR="0081581D" w:rsidRPr="00794639" w:rsidRDefault="0081581D" w:rsidP="00F2156B">
            <w:pPr>
              <w:pStyle w:val="TableBody"/>
              <w:numPr>
                <w:ilvl w:val="0"/>
                <w:numId w:val="457"/>
              </w:numPr>
            </w:pPr>
            <w:r w:rsidRPr="00794639">
              <w:fldChar w:fldCharType="begin"/>
            </w:r>
            <w:r w:rsidRPr="007E4A1F">
              <w:instrText xml:space="preserve"> REF _Ref518913396 \w \h </w:instrText>
            </w:r>
            <w:r w:rsidRPr="00794639">
              <w:fldChar w:fldCharType="separate"/>
            </w:r>
            <w:r w:rsidR="003C1515">
              <w:t>6.1</w:t>
            </w:r>
            <w:r w:rsidRPr="00794639">
              <w:fldChar w:fldCharType="end"/>
            </w:r>
            <w:r w:rsidRPr="00794639">
              <w:t xml:space="preserve"> </w:t>
            </w:r>
            <w:r w:rsidRPr="00794639">
              <w:fldChar w:fldCharType="begin"/>
            </w:r>
            <w:r w:rsidRPr="007E4A1F">
              <w:instrText xml:space="preserve"> REF _Ref518913399 \h </w:instrText>
            </w:r>
            <w:r w:rsidRPr="00794639">
              <w:fldChar w:fldCharType="separate"/>
            </w:r>
            <w:r w:rsidR="003C1515" w:rsidRPr="00794639">
              <w:t>+CLCK Command: Facility Lock</w:t>
            </w:r>
            <w:r w:rsidRPr="00794639">
              <w:fldChar w:fldCharType="end"/>
            </w:r>
          </w:p>
          <w:p w14:paraId="01CF4CE6" w14:textId="46C5D39A" w:rsidR="0081581D" w:rsidRPr="00794639" w:rsidRDefault="0081581D" w:rsidP="00F2156B">
            <w:pPr>
              <w:pStyle w:val="TableBody"/>
              <w:numPr>
                <w:ilvl w:val="0"/>
                <w:numId w:val="457"/>
              </w:numPr>
            </w:pPr>
            <w:r w:rsidRPr="00794639">
              <w:fldChar w:fldCharType="begin"/>
            </w:r>
            <w:r w:rsidRPr="007E4A1F">
              <w:instrText xml:space="preserve"> REF _Ref518400143 \w \h </w:instrText>
            </w:r>
            <w:r w:rsidRPr="00794639">
              <w:fldChar w:fldCharType="separate"/>
            </w:r>
            <w:r w:rsidR="003C1515">
              <w:t>6.2</w:t>
            </w:r>
            <w:r w:rsidRPr="00794639">
              <w:fldChar w:fldCharType="end"/>
            </w:r>
            <w:r w:rsidRPr="00794639">
              <w:t xml:space="preserve"> </w:t>
            </w:r>
            <w:r w:rsidRPr="00794639">
              <w:fldChar w:fldCharType="begin"/>
            </w:r>
            <w:r w:rsidRPr="007E4A1F">
              <w:instrText xml:space="preserve"> REF _Ref518400143 \h </w:instrText>
            </w:r>
            <w:r w:rsidRPr="00794639">
              <w:fldChar w:fldCharType="separate"/>
            </w:r>
            <w:r w:rsidR="003C1515" w:rsidRPr="00794639">
              <w:t>+CPWD Command: Change Password</w:t>
            </w:r>
            <w:r w:rsidRPr="00794639">
              <w:fldChar w:fldCharType="end"/>
            </w:r>
          </w:p>
          <w:p w14:paraId="35C7F85B" w14:textId="3C46FACD" w:rsidR="0081581D" w:rsidRPr="00794639" w:rsidRDefault="0081581D" w:rsidP="00F2156B">
            <w:pPr>
              <w:pStyle w:val="TableBody"/>
              <w:numPr>
                <w:ilvl w:val="0"/>
                <w:numId w:val="457"/>
              </w:numPr>
            </w:pPr>
            <w:r w:rsidRPr="00794639">
              <w:fldChar w:fldCharType="begin"/>
            </w:r>
            <w:r w:rsidRPr="007E4A1F">
              <w:instrText xml:space="preserve"> REF _Ref518913411 \w \h </w:instrText>
            </w:r>
            <w:r w:rsidRPr="00794639">
              <w:fldChar w:fldCharType="separate"/>
            </w:r>
            <w:ins w:id="32" w:author="Elaine Baricante" w:date="2018-11-27T10:41:00Z">
              <w:r w:rsidR="003C1515">
                <w:t>6.4</w:t>
              </w:r>
            </w:ins>
            <w:del w:id="33" w:author="Elaine Baricante" w:date="2018-11-27T10:41:00Z">
              <w:r w:rsidR="00EF34B1" w:rsidDel="003C1515">
                <w:delText>6.5</w:delText>
              </w:r>
            </w:del>
            <w:r w:rsidRPr="00794639">
              <w:fldChar w:fldCharType="end"/>
            </w:r>
            <w:r w:rsidRPr="00794639">
              <w:t xml:space="preserve"> </w:t>
            </w:r>
            <w:r w:rsidRPr="00794639">
              <w:fldChar w:fldCharType="begin"/>
            </w:r>
            <w:r w:rsidRPr="007E4A1F">
              <w:instrText xml:space="preserve"> REF _Ref518913413 \h </w:instrText>
            </w:r>
            <w:r w:rsidRPr="00794639">
              <w:fldChar w:fldCharType="separate"/>
            </w:r>
            <w:r w:rsidR="003C1515" w:rsidRPr="00794639">
              <w:t>+COPS Command: Operator Selection</w:t>
            </w:r>
            <w:r w:rsidRPr="00794639">
              <w:fldChar w:fldCharType="end"/>
            </w:r>
          </w:p>
          <w:p w14:paraId="08883B34" w14:textId="5A0D6922" w:rsidR="0081581D" w:rsidRPr="00794639" w:rsidRDefault="0081581D" w:rsidP="00F2156B">
            <w:pPr>
              <w:pStyle w:val="TableBody"/>
              <w:numPr>
                <w:ilvl w:val="0"/>
                <w:numId w:val="457"/>
              </w:numPr>
            </w:pPr>
            <w:r w:rsidRPr="00794639">
              <w:fldChar w:fldCharType="begin"/>
            </w:r>
            <w:r w:rsidRPr="007E4A1F">
              <w:instrText xml:space="preserve"> REF _Ref518913416 \w \h </w:instrText>
            </w:r>
            <w:r w:rsidRPr="00794639">
              <w:fldChar w:fldCharType="separate"/>
            </w:r>
            <w:ins w:id="34" w:author="Elaine Baricante" w:date="2018-11-27T10:41:00Z">
              <w:r w:rsidR="003C1515">
                <w:t>6.5</w:t>
              </w:r>
            </w:ins>
            <w:del w:id="35" w:author="Elaine Baricante" w:date="2018-11-27T10:41:00Z">
              <w:r w:rsidR="00EF34B1" w:rsidDel="003C1515">
                <w:delText>6.6</w:delText>
              </w:r>
            </w:del>
            <w:r w:rsidRPr="00794639">
              <w:fldChar w:fldCharType="end"/>
            </w:r>
            <w:r w:rsidRPr="00794639">
              <w:t xml:space="preserve"> </w:t>
            </w:r>
            <w:r w:rsidRPr="00794639">
              <w:fldChar w:fldCharType="begin"/>
            </w:r>
            <w:r w:rsidRPr="007E4A1F">
              <w:instrText xml:space="preserve"> REF _Ref518913418 \h </w:instrText>
            </w:r>
            <w:r w:rsidRPr="00794639">
              <w:fldChar w:fldCharType="separate"/>
            </w:r>
            <w:r w:rsidR="003C1515" w:rsidRPr="00794639">
              <w:t>+CPOL Command: Preferred PLMN List</w:t>
            </w:r>
            <w:r w:rsidRPr="00794639">
              <w:fldChar w:fldCharType="end"/>
            </w:r>
          </w:p>
          <w:p w14:paraId="2C7A2404" w14:textId="64338C3E" w:rsidR="0081581D" w:rsidRPr="00794639" w:rsidRDefault="0081581D" w:rsidP="00F2156B">
            <w:pPr>
              <w:pStyle w:val="TableBody"/>
              <w:numPr>
                <w:ilvl w:val="0"/>
                <w:numId w:val="457"/>
              </w:numPr>
            </w:pPr>
            <w:r w:rsidRPr="00794639">
              <w:fldChar w:fldCharType="begin"/>
            </w:r>
            <w:r w:rsidRPr="007E4A1F">
              <w:instrText xml:space="preserve"> REF _Ref518913424 \w \h </w:instrText>
            </w:r>
            <w:r w:rsidRPr="00794639">
              <w:fldChar w:fldCharType="separate"/>
            </w:r>
            <w:ins w:id="36" w:author="Elaine Baricante" w:date="2018-11-27T10:41:00Z">
              <w:r w:rsidR="003C1515">
                <w:t>6.6</w:t>
              </w:r>
            </w:ins>
            <w:del w:id="37" w:author="Elaine Baricante" w:date="2018-11-27T10:41:00Z">
              <w:r w:rsidR="00EF34B1" w:rsidDel="003C1515">
                <w:delText>6.7</w:delText>
              </w:r>
            </w:del>
            <w:r w:rsidRPr="00794639">
              <w:fldChar w:fldCharType="end"/>
            </w:r>
            <w:r w:rsidRPr="00794639">
              <w:t xml:space="preserve"> </w:t>
            </w:r>
            <w:r w:rsidRPr="00794639">
              <w:fldChar w:fldCharType="begin"/>
            </w:r>
            <w:r w:rsidRPr="007E4A1F">
              <w:instrText xml:space="preserve"> REF _Ref518913426 \h </w:instrText>
            </w:r>
            <w:r w:rsidRPr="00794639">
              <w:fldChar w:fldCharType="separate"/>
            </w:r>
            <w:r w:rsidR="003C1515" w:rsidRPr="00794639">
              <w:t>+CREG Command: Network Registration</w:t>
            </w:r>
            <w:r w:rsidRPr="00794639">
              <w:fldChar w:fldCharType="end"/>
            </w:r>
          </w:p>
          <w:p w14:paraId="72E05C5A" w14:textId="3E963C8C" w:rsidR="0081581D" w:rsidRPr="00794639" w:rsidRDefault="0081581D" w:rsidP="00F2156B">
            <w:pPr>
              <w:pStyle w:val="TableBody"/>
              <w:numPr>
                <w:ilvl w:val="0"/>
                <w:numId w:val="457"/>
              </w:numPr>
            </w:pPr>
            <w:r w:rsidRPr="00794639">
              <w:fldChar w:fldCharType="begin"/>
            </w:r>
            <w:r w:rsidRPr="007E4A1F">
              <w:instrText xml:space="preserve"> REF _Ref518913429 \w \h </w:instrText>
            </w:r>
            <w:r w:rsidRPr="00794639">
              <w:fldChar w:fldCharType="separate"/>
            </w:r>
            <w:ins w:id="38" w:author="Elaine Baricante" w:date="2018-11-27T10:41:00Z">
              <w:r w:rsidR="003C1515">
                <w:t>6.7</w:t>
              </w:r>
            </w:ins>
            <w:del w:id="39" w:author="Elaine Baricante" w:date="2018-11-27T10:41:00Z">
              <w:r w:rsidR="00EF34B1" w:rsidDel="003C1515">
                <w:delText>6.8</w:delText>
              </w:r>
            </w:del>
            <w:r w:rsidRPr="00794639">
              <w:fldChar w:fldCharType="end"/>
            </w:r>
            <w:r w:rsidRPr="00794639">
              <w:t xml:space="preserve"> </w:t>
            </w:r>
            <w:r w:rsidRPr="00794639">
              <w:fldChar w:fldCharType="begin"/>
            </w:r>
            <w:r w:rsidRPr="007E4A1F">
              <w:instrText xml:space="preserve"> REF _Ref518913431 \h </w:instrText>
            </w:r>
            <w:r w:rsidRPr="00794639">
              <w:fldChar w:fldCharType="separate"/>
            </w:r>
            <w:r w:rsidR="003C1515" w:rsidRPr="00794639">
              <w:t>+CPLS Command: Select Preferred PLMN List</w:t>
            </w:r>
            <w:r w:rsidRPr="00794639">
              <w:fldChar w:fldCharType="end"/>
            </w:r>
          </w:p>
          <w:p w14:paraId="47C9094A" w14:textId="5E040C30" w:rsidR="0081581D" w:rsidRPr="00794639" w:rsidRDefault="0081581D" w:rsidP="00F2156B">
            <w:pPr>
              <w:pStyle w:val="TableBody"/>
              <w:numPr>
                <w:ilvl w:val="0"/>
                <w:numId w:val="457"/>
              </w:numPr>
            </w:pPr>
            <w:r w:rsidRPr="00794639">
              <w:fldChar w:fldCharType="begin"/>
            </w:r>
            <w:r w:rsidRPr="007E4A1F">
              <w:instrText xml:space="preserve"> REF _Ref518400209 \w \h </w:instrText>
            </w:r>
            <w:r w:rsidRPr="00794639">
              <w:fldChar w:fldCharType="separate"/>
            </w:r>
            <w:ins w:id="40" w:author="Elaine Baricante" w:date="2018-11-27T10:41:00Z">
              <w:r w:rsidR="003C1515">
                <w:t>6.8</w:t>
              </w:r>
            </w:ins>
            <w:del w:id="41" w:author="Elaine Baricante" w:date="2018-11-27T10:41:00Z">
              <w:r w:rsidR="00EF34B1" w:rsidDel="003C1515">
                <w:delText>6.9</w:delText>
              </w:r>
            </w:del>
            <w:r w:rsidRPr="00794639">
              <w:fldChar w:fldCharType="end"/>
            </w:r>
            <w:r w:rsidRPr="00794639">
              <w:t xml:space="preserve"> </w:t>
            </w:r>
            <w:r w:rsidRPr="00794639">
              <w:fldChar w:fldCharType="begin"/>
            </w:r>
            <w:r w:rsidRPr="007E4A1F">
              <w:instrText xml:space="preserve"> REF _Ref518400209 \h </w:instrText>
            </w:r>
            <w:r w:rsidRPr="00794639">
              <w:fldChar w:fldCharType="separate"/>
            </w:r>
            <w:r w:rsidR="003C1515" w:rsidRPr="00FB02AF">
              <w:t>+CEREG Command: EPS Network Registration Status</w:t>
            </w:r>
            <w:r w:rsidRPr="00794639">
              <w:fldChar w:fldCharType="end"/>
            </w:r>
          </w:p>
          <w:p w14:paraId="78D90F10" w14:textId="7B590FA8" w:rsidR="0081581D" w:rsidRPr="00794639" w:rsidRDefault="0081581D" w:rsidP="00F2156B">
            <w:pPr>
              <w:pStyle w:val="TableBody"/>
              <w:numPr>
                <w:ilvl w:val="0"/>
                <w:numId w:val="457"/>
              </w:numPr>
            </w:pPr>
            <w:r w:rsidRPr="00794639">
              <w:fldChar w:fldCharType="begin"/>
            </w:r>
            <w:r w:rsidRPr="007E4A1F">
              <w:instrText xml:space="preserve"> REF _Ref518913449 \w \h </w:instrText>
            </w:r>
            <w:r w:rsidRPr="00794639">
              <w:fldChar w:fldCharType="separate"/>
            </w:r>
            <w:ins w:id="42" w:author="Elaine Baricante" w:date="2018-11-27T10:41:00Z">
              <w:r w:rsidR="003C1515">
                <w:t>7.9</w:t>
              </w:r>
            </w:ins>
            <w:del w:id="43" w:author="Elaine Baricante" w:date="2018-11-26T15:13:00Z">
              <w:r w:rsidR="00A5422A" w:rsidDel="00E638E8">
                <w:delText>8.9</w:delText>
              </w:r>
            </w:del>
            <w:r w:rsidRPr="00794639">
              <w:fldChar w:fldCharType="end"/>
            </w:r>
            <w:r w:rsidRPr="00794639">
              <w:t xml:space="preserve"> </w:t>
            </w:r>
            <w:r w:rsidRPr="00794639">
              <w:fldChar w:fldCharType="begin"/>
            </w:r>
            <w:r w:rsidRPr="007E4A1F">
              <w:instrText xml:space="preserve"> REF _Ref518913451 \h </w:instrText>
            </w:r>
            <w:r w:rsidRPr="00794639">
              <w:fldChar w:fldCharType="separate"/>
            </w:r>
            <w:r w:rsidR="003C1515" w:rsidRPr="00794639">
              <w:t>+CNMI Command: New Message Indication</w:t>
            </w:r>
            <w:r w:rsidRPr="00794639">
              <w:fldChar w:fldCharType="end"/>
            </w:r>
          </w:p>
          <w:p w14:paraId="760CFECA" w14:textId="080707C8" w:rsidR="0081581D" w:rsidRPr="00794639" w:rsidRDefault="0081581D" w:rsidP="00F2156B">
            <w:pPr>
              <w:pStyle w:val="TableBody"/>
              <w:numPr>
                <w:ilvl w:val="0"/>
                <w:numId w:val="457"/>
              </w:numPr>
            </w:pPr>
            <w:r w:rsidRPr="00794639">
              <w:fldChar w:fldCharType="begin"/>
            </w:r>
            <w:r w:rsidRPr="007E4A1F">
              <w:instrText xml:space="preserve"> REF _Ref518913456 \w \h </w:instrText>
            </w:r>
            <w:r w:rsidRPr="00794639">
              <w:fldChar w:fldCharType="separate"/>
            </w:r>
            <w:ins w:id="44" w:author="Elaine Baricante" w:date="2018-11-27T10:41:00Z">
              <w:r w:rsidR="003C1515">
                <w:t>7.11</w:t>
              </w:r>
            </w:ins>
            <w:del w:id="45" w:author="Elaine Baricante" w:date="2018-11-26T15:13:00Z">
              <w:r w:rsidR="00A5422A" w:rsidDel="00E638E8">
                <w:delText>8.11</w:delText>
              </w:r>
            </w:del>
            <w:r w:rsidRPr="00794639">
              <w:fldChar w:fldCharType="end"/>
            </w:r>
            <w:r w:rsidRPr="00794639">
              <w:t xml:space="preserve"> </w:t>
            </w:r>
            <w:r w:rsidRPr="00794639">
              <w:fldChar w:fldCharType="begin"/>
            </w:r>
            <w:r w:rsidRPr="007E4A1F">
              <w:instrText xml:space="preserve"> REF _Ref518913458 \h </w:instrText>
            </w:r>
            <w:r w:rsidRPr="00794639">
              <w:fldChar w:fldCharType="separate"/>
            </w:r>
            <w:r w:rsidR="003C1515" w:rsidRPr="00794639">
              <w:t>+CSMP Command: Set Text Mode Parameters</w:t>
            </w:r>
            <w:r w:rsidRPr="00794639">
              <w:fldChar w:fldCharType="end"/>
            </w:r>
          </w:p>
          <w:p w14:paraId="2FA0CAB6" w14:textId="70C65449" w:rsidR="00BB4174" w:rsidRPr="00794639" w:rsidRDefault="00BB4174" w:rsidP="00F2156B">
            <w:pPr>
              <w:pStyle w:val="TableBody"/>
              <w:numPr>
                <w:ilvl w:val="0"/>
                <w:numId w:val="457"/>
              </w:numPr>
            </w:pPr>
            <w:r w:rsidRPr="00794639">
              <w:fldChar w:fldCharType="begin"/>
            </w:r>
            <w:r w:rsidRPr="007E4A1F">
              <w:instrText xml:space="preserve"> REF _Ref520815227 \w \h </w:instrText>
            </w:r>
            <w:r w:rsidRPr="00794639">
              <w:fldChar w:fldCharType="separate"/>
            </w:r>
            <w:ins w:id="46" w:author="Elaine Baricante" w:date="2018-11-27T10:41:00Z">
              <w:r w:rsidR="003C1515">
                <w:t>8.9</w:t>
              </w:r>
            </w:ins>
            <w:del w:id="47" w:author="Elaine Baricante" w:date="2018-11-26T15:13:00Z">
              <w:r w:rsidR="00A5422A" w:rsidDel="00E638E8">
                <w:delText>9.9</w:delText>
              </w:r>
            </w:del>
            <w:r w:rsidRPr="00794639">
              <w:fldChar w:fldCharType="end"/>
            </w:r>
            <w:r w:rsidRPr="00794639">
              <w:t xml:space="preserve"> </w:t>
            </w:r>
            <w:r w:rsidRPr="00794639">
              <w:fldChar w:fldCharType="begin"/>
            </w:r>
            <w:r w:rsidRPr="007E4A1F">
              <w:instrText xml:space="preserve"> REF _Ref520815228 \h </w:instrText>
            </w:r>
            <w:r w:rsidRPr="00794639">
              <w:fldChar w:fldCharType="separate"/>
            </w:r>
            <w:r w:rsidR="003C1515" w:rsidRPr="00794639">
              <w:t>+CGEREP Command: Packet Domain Event Reporting</w:t>
            </w:r>
            <w:r w:rsidRPr="00794639">
              <w:fldChar w:fldCharType="end"/>
            </w:r>
          </w:p>
          <w:commentRangeStart w:id="48"/>
          <w:p w14:paraId="22CBF8C0" w14:textId="513E0FA7" w:rsidR="0081581D" w:rsidRPr="00794639" w:rsidRDefault="0081581D" w:rsidP="00F03D65">
            <w:pPr>
              <w:pStyle w:val="TableBody"/>
              <w:numPr>
                <w:ilvl w:val="0"/>
                <w:numId w:val="457"/>
              </w:numPr>
            </w:pPr>
            <w:r w:rsidRPr="00794639">
              <w:fldChar w:fldCharType="begin"/>
            </w:r>
            <w:r w:rsidRPr="007E4A1F">
              <w:instrText xml:space="preserve"> REF _Ref518400840 \w \h </w:instrText>
            </w:r>
            <w:r w:rsidRPr="00794639">
              <w:fldChar w:fldCharType="separate"/>
            </w:r>
            <w:ins w:id="49" w:author="Elaine Baricante" w:date="2018-11-27T10:41:00Z">
              <w:r w:rsidR="003C1515">
                <w:t>9.11.5</w:t>
              </w:r>
            </w:ins>
            <w:del w:id="50" w:author="Elaine Baricante" w:date="2018-11-26T15:13:00Z">
              <w:r w:rsidR="00A5422A" w:rsidDel="00E638E8">
                <w:delText>10.11.5</w:delText>
              </w:r>
            </w:del>
            <w:r w:rsidRPr="00794639">
              <w:fldChar w:fldCharType="end"/>
            </w:r>
            <w:r w:rsidRPr="00794639">
              <w:t xml:space="preserve"> </w:t>
            </w:r>
            <w:r w:rsidRPr="00794639">
              <w:fldChar w:fldCharType="begin"/>
            </w:r>
            <w:r w:rsidRPr="007E4A1F">
              <w:instrText xml:space="preserve"> REF _Ref518400840 \h </w:instrText>
            </w:r>
            <w:r w:rsidRPr="00794639">
              <w:fldChar w:fldCharType="separate"/>
            </w:r>
            <w:r w:rsidR="003C1515" w:rsidRPr="00794639">
              <w:t>+KTCPCLOSE Command: Close Current TCP Operation</w:t>
            </w:r>
            <w:r w:rsidRPr="00794639">
              <w:fldChar w:fldCharType="end"/>
            </w:r>
            <w:commentRangeEnd w:id="48"/>
            <w:r w:rsidRPr="00794639">
              <w:rPr>
                <w:rStyle w:val="CommentReference"/>
                <w:rFonts w:ascii="Verdana" w:hAnsi="Verdana" w:cs="Times New Roman"/>
                <w:lang w:eastAsia="en-US"/>
              </w:rPr>
              <w:commentReference w:id="48"/>
            </w:r>
          </w:p>
          <w:p w14:paraId="7F593660" w14:textId="07AF67E6" w:rsidR="0081581D" w:rsidRPr="00794639" w:rsidRDefault="0081581D" w:rsidP="00F2156B">
            <w:pPr>
              <w:pStyle w:val="TableBody"/>
              <w:numPr>
                <w:ilvl w:val="0"/>
                <w:numId w:val="457"/>
              </w:numPr>
            </w:pPr>
            <w:r w:rsidRPr="00794639">
              <w:fldChar w:fldCharType="begin"/>
            </w:r>
            <w:r w:rsidRPr="007E4A1F">
              <w:instrText xml:space="preserve"> REF _Ref518913478 \w \h </w:instrText>
            </w:r>
            <w:r w:rsidRPr="00794639">
              <w:fldChar w:fldCharType="separate"/>
            </w:r>
            <w:r w:rsidR="003C1515">
              <w:t>12.2</w:t>
            </w:r>
            <w:r w:rsidRPr="00794639">
              <w:fldChar w:fldCharType="end"/>
            </w:r>
            <w:r w:rsidRPr="00794639">
              <w:t xml:space="preserve"> </w:t>
            </w:r>
            <w:r w:rsidRPr="00794639">
              <w:fldChar w:fldCharType="begin"/>
            </w:r>
            <w:r w:rsidRPr="007E4A1F">
              <w:instrText xml:space="preserve"> REF _Ref518913480 \h </w:instrText>
            </w:r>
            <w:r w:rsidRPr="00794639">
              <w:fldChar w:fldCharType="separate"/>
            </w:r>
            <w:r w:rsidR="003C1515" w:rsidRPr="00794639">
              <w:t>Result Codes and Unsolicited Messages</w:t>
            </w:r>
            <w:r w:rsidRPr="00794639">
              <w:fldChar w:fldCharType="end"/>
            </w:r>
          </w:p>
          <w:p w14:paraId="4D6A80F3" w14:textId="1EE14F31" w:rsidR="0081581D" w:rsidRPr="00794639" w:rsidDel="00493C8A" w:rsidRDefault="0081581D" w:rsidP="00C26521">
            <w:pPr>
              <w:pStyle w:val="TableBody"/>
              <w:numPr>
                <w:ilvl w:val="0"/>
                <w:numId w:val="457"/>
              </w:numPr>
            </w:pPr>
            <w:r w:rsidRPr="00794639">
              <w:fldChar w:fldCharType="begin"/>
            </w:r>
            <w:r w:rsidRPr="007E4A1F">
              <w:instrText xml:space="preserve"> REF _Ref439773498 \w \h </w:instrText>
            </w:r>
            <w:r w:rsidRPr="00794639">
              <w:fldChar w:fldCharType="separate"/>
            </w:r>
            <w:ins w:id="51" w:author="Elaine Baricante" w:date="2018-11-27T10:41:00Z">
              <w:r w:rsidR="003C1515">
                <w:t>10</w:t>
              </w:r>
            </w:ins>
            <w:del w:id="52" w:author="Elaine Baricante" w:date="2018-11-26T15:13:00Z">
              <w:r w:rsidR="00A5422A" w:rsidDel="00E638E8">
                <w:delText>11</w:delText>
              </w:r>
            </w:del>
            <w:r w:rsidRPr="00794639">
              <w:fldChar w:fldCharType="end"/>
            </w:r>
            <w:r w:rsidRPr="00794639">
              <w:t xml:space="preserve"> </w:t>
            </w:r>
            <w:r w:rsidRPr="00794639">
              <w:fldChar w:fldCharType="begin"/>
            </w:r>
            <w:r w:rsidRPr="007E4A1F">
              <w:instrText xml:space="preserve"> REF _Ref439773498 \h </w:instrText>
            </w:r>
            <w:r w:rsidRPr="00794639">
              <w:fldChar w:fldCharType="separate"/>
            </w:r>
            <w:r w:rsidR="003C1515" w:rsidRPr="00794639">
              <w:t>AVMS Commands</w:t>
            </w:r>
            <w:r w:rsidRPr="00794639">
              <w:fldChar w:fldCharType="end"/>
            </w:r>
            <w:commentRangeEnd w:id="19"/>
            <w:r w:rsidRPr="00794639">
              <w:rPr>
                <w:rStyle w:val="CommentReference"/>
                <w:rFonts w:ascii="Verdana" w:hAnsi="Verdana" w:cs="Times New Roman"/>
                <w:lang w:eastAsia="en-US"/>
              </w:rPr>
              <w:commentReference w:id="19"/>
            </w:r>
          </w:p>
        </w:tc>
      </w:tr>
      <w:tr w:rsidR="00C26521" w:rsidRPr="007E4A1F" w14:paraId="237159CE" w14:textId="77777777" w:rsidTr="004C3278">
        <w:tc>
          <w:tcPr>
            <w:tcW w:w="525" w:type="pct"/>
          </w:tcPr>
          <w:p w14:paraId="3A386746" w14:textId="134D4AEE" w:rsidR="00C26521" w:rsidRPr="007E4A1F" w:rsidRDefault="00C26521" w:rsidP="00C26521">
            <w:pPr>
              <w:pStyle w:val="TableBody"/>
            </w:pPr>
            <w:r w:rsidRPr="007E4A1F">
              <w:lastRenderedPageBreak/>
              <w:t>2.0</w:t>
            </w:r>
          </w:p>
        </w:tc>
        <w:tc>
          <w:tcPr>
            <w:tcW w:w="1069" w:type="pct"/>
          </w:tcPr>
          <w:p w14:paraId="20DECAAA" w14:textId="74E7A703" w:rsidR="00C26521" w:rsidRPr="007E4A1F" w:rsidDel="00493C8A" w:rsidRDefault="00C26521" w:rsidP="00C26521">
            <w:pPr>
              <w:pStyle w:val="TableBody"/>
            </w:pPr>
            <w:r w:rsidRPr="007E4A1F">
              <w:t xml:space="preserve">July </w:t>
            </w:r>
            <w:r w:rsidR="0081581D" w:rsidRPr="007E4A1F">
              <w:t>1</w:t>
            </w:r>
            <w:r w:rsidR="00E66EF5" w:rsidRPr="007E4A1F">
              <w:t>3</w:t>
            </w:r>
            <w:r w:rsidRPr="007E4A1F">
              <w:t>, 2018</w:t>
            </w:r>
          </w:p>
        </w:tc>
        <w:tc>
          <w:tcPr>
            <w:tcW w:w="3406" w:type="pct"/>
          </w:tcPr>
          <w:p w14:paraId="799F0E62" w14:textId="77777777" w:rsidR="00C26521" w:rsidRPr="007E4A1F" w:rsidRDefault="00C26521" w:rsidP="00C26521">
            <w:pPr>
              <w:pStyle w:val="TableBody"/>
            </w:pPr>
            <w:commentRangeStart w:id="53"/>
            <w:r w:rsidRPr="007E4A1F">
              <w:t>Deleted:</w:t>
            </w:r>
          </w:p>
          <w:p w14:paraId="65F7BFBC" w14:textId="77777777" w:rsidR="00C26521" w:rsidRPr="007E4A1F" w:rsidRDefault="00C26521" w:rsidP="00C26521">
            <w:pPr>
              <w:pStyle w:val="TableBody"/>
              <w:numPr>
                <w:ilvl w:val="0"/>
                <w:numId w:val="455"/>
              </w:numPr>
            </w:pPr>
            <w:r w:rsidRPr="007E4A1F">
              <w:t>1.2.3 Multiple AT Commands on the Same Command Line</w:t>
            </w:r>
          </w:p>
          <w:p w14:paraId="5048083A" w14:textId="77777777" w:rsidR="00C26521" w:rsidRPr="007E4A1F" w:rsidRDefault="00C26521" w:rsidP="00C26521">
            <w:pPr>
              <w:pStyle w:val="TableBody"/>
              <w:numPr>
                <w:ilvl w:val="0"/>
                <w:numId w:val="455"/>
              </w:numPr>
            </w:pPr>
            <w:r w:rsidRPr="007E4A1F">
              <w:t>5.4 CMER Command: Mobile Equipment Event Reporting</w:t>
            </w:r>
          </w:p>
          <w:p w14:paraId="1E119442" w14:textId="7E8F088D" w:rsidR="00C26521" w:rsidRPr="00794639" w:rsidRDefault="00C26521" w:rsidP="00C26521">
            <w:pPr>
              <w:pStyle w:val="TableBody"/>
              <w:numPr>
                <w:ilvl w:val="0"/>
                <w:numId w:val="455"/>
              </w:numPr>
            </w:pPr>
            <w:r w:rsidRPr="007E4A1F">
              <w:t>5.6 +CCID Command: Request SIM Card Identification</w:t>
            </w:r>
            <w:commentRangeEnd w:id="53"/>
            <w:r w:rsidR="002F3C41" w:rsidRPr="00794639">
              <w:rPr>
                <w:rStyle w:val="CommentReference"/>
                <w:rFonts w:ascii="Verdana" w:hAnsi="Verdana" w:cs="Times New Roman"/>
                <w:lang w:eastAsia="en-US"/>
              </w:rPr>
              <w:commentReference w:id="53"/>
            </w:r>
          </w:p>
        </w:tc>
      </w:tr>
      <w:tr w:rsidR="00F03D65" w:rsidRPr="007E4A1F" w14:paraId="0AE97687" w14:textId="77777777" w:rsidTr="004C3278">
        <w:tc>
          <w:tcPr>
            <w:tcW w:w="525" w:type="pct"/>
            <w:vMerge w:val="restart"/>
          </w:tcPr>
          <w:p w14:paraId="5D5F7955" w14:textId="13EA1188" w:rsidR="00F03D65" w:rsidRPr="007E4A1F" w:rsidRDefault="00F03D65" w:rsidP="00C26521">
            <w:pPr>
              <w:pStyle w:val="TableBody"/>
            </w:pPr>
            <w:commentRangeStart w:id="54"/>
            <w:r w:rsidRPr="007E4A1F">
              <w:t>3.0</w:t>
            </w:r>
          </w:p>
        </w:tc>
        <w:tc>
          <w:tcPr>
            <w:tcW w:w="1069" w:type="pct"/>
            <w:vMerge w:val="restart"/>
          </w:tcPr>
          <w:p w14:paraId="32BEA186" w14:textId="070495C0" w:rsidR="00F03D65" w:rsidRPr="00794639" w:rsidRDefault="00F03D65" w:rsidP="00C26521">
            <w:pPr>
              <w:pStyle w:val="TableBody"/>
            </w:pPr>
            <w:r w:rsidRPr="007E4A1F">
              <w:t>July 31, 2018</w:t>
            </w:r>
            <w:commentRangeEnd w:id="54"/>
            <w:r w:rsidRPr="00794639">
              <w:rPr>
                <w:rStyle w:val="CommentReference"/>
                <w:rFonts w:ascii="Verdana" w:hAnsi="Verdana" w:cs="Times New Roman"/>
                <w:lang w:eastAsia="en-US"/>
              </w:rPr>
              <w:commentReference w:id="54"/>
            </w:r>
          </w:p>
        </w:tc>
        <w:tc>
          <w:tcPr>
            <w:tcW w:w="3406" w:type="pct"/>
          </w:tcPr>
          <w:p w14:paraId="24C5A0ED" w14:textId="77777777" w:rsidR="00F03D65" w:rsidRPr="00794639" w:rsidRDefault="00F03D65" w:rsidP="00C26521">
            <w:pPr>
              <w:pStyle w:val="TableBody"/>
            </w:pPr>
            <w:r w:rsidRPr="00794639">
              <w:t>Added:</w:t>
            </w:r>
          </w:p>
          <w:p w14:paraId="635ADC2F" w14:textId="6A7F5814" w:rsidR="00F03D65" w:rsidRPr="00794639" w:rsidRDefault="00F03D65" w:rsidP="00F03D65">
            <w:pPr>
              <w:pStyle w:val="TableBody"/>
              <w:numPr>
                <w:ilvl w:val="0"/>
                <w:numId w:val="466"/>
              </w:numPr>
            </w:pPr>
            <w:r w:rsidRPr="00794639">
              <w:fldChar w:fldCharType="begin"/>
            </w:r>
            <w:r w:rsidRPr="007E4A1F">
              <w:instrText xml:space="preserve"> REF _Ref520814219 \w \h </w:instrText>
            </w:r>
            <w:r w:rsidRPr="00794639">
              <w:fldChar w:fldCharType="separate"/>
            </w:r>
            <w:r w:rsidR="003C1515">
              <w:t>2.10</w:t>
            </w:r>
            <w:r w:rsidRPr="00794639">
              <w:fldChar w:fldCharType="end"/>
            </w:r>
            <w:r w:rsidRPr="00794639">
              <w:t xml:space="preserve"> </w:t>
            </w:r>
            <w:r w:rsidRPr="00794639">
              <w:fldChar w:fldCharType="begin"/>
            </w:r>
            <w:r w:rsidRPr="007E4A1F">
              <w:instrText xml:space="preserve"> REF _Ref520814219 \h </w:instrText>
            </w:r>
            <w:r w:rsidRPr="00794639">
              <w:fldChar w:fldCharType="separate"/>
            </w:r>
            <w:r w:rsidR="003C1515" w:rsidRPr="00794639">
              <w:t>&amp;C Command: Set Data Carrier Detect (DCD) Function Mode</w:t>
            </w:r>
            <w:r w:rsidRPr="00794639">
              <w:fldChar w:fldCharType="end"/>
            </w:r>
          </w:p>
          <w:p w14:paraId="16356B7A" w14:textId="0744ED21" w:rsidR="00F03D65" w:rsidRPr="00794639" w:rsidRDefault="00F03D65" w:rsidP="00F03D65">
            <w:pPr>
              <w:pStyle w:val="TableBody"/>
              <w:numPr>
                <w:ilvl w:val="0"/>
                <w:numId w:val="466"/>
              </w:numPr>
            </w:pPr>
            <w:r w:rsidRPr="00794639">
              <w:fldChar w:fldCharType="begin"/>
            </w:r>
            <w:r w:rsidRPr="007E4A1F">
              <w:instrText xml:space="preserve"> REF _Ref520814221 \w \h </w:instrText>
            </w:r>
            <w:r w:rsidRPr="00794639">
              <w:fldChar w:fldCharType="separate"/>
            </w:r>
            <w:r w:rsidR="003C1515">
              <w:t>2.11</w:t>
            </w:r>
            <w:r w:rsidRPr="00794639">
              <w:fldChar w:fldCharType="end"/>
            </w:r>
            <w:r w:rsidRPr="00794639">
              <w:t xml:space="preserve"> </w:t>
            </w:r>
            <w:r w:rsidRPr="00794639">
              <w:fldChar w:fldCharType="begin"/>
            </w:r>
            <w:r w:rsidRPr="007E4A1F">
              <w:instrText xml:space="preserve"> REF _Ref520814221 \h </w:instrText>
            </w:r>
            <w:r w:rsidRPr="00794639">
              <w:fldChar w:fldCharType="separate"/>
            </w:r>
            <w:r w:rsidR="003C1515" w:rsidRPr="00794639">
              <w:t>&amp;D Command: Set Data Terminal Ready (DTR) Function Mode</w:t>
            </w:r>
            <w:r w:rsidRPr="00794639">
              <w:fldChar w:fldCharType="end"/>
            </w:r>
          </w:p>
          <w:p w14:paraId="2CC1E895" w14:textId="362C58CB" w:rsidR="00F03D65" w:rsidRPr="00794639" w:rsidRDefault="00F03D65" w:rsidP="00F03D65">
            <w:pPr>
              <w:pStyle w:val="TableBody"/>
              <w:numPr>
                <w:ilvl w:val="0"/>
                <w:numId w:val="466"/>
              </w:numPr>
            </w:pPr>
            <w:r w:rsidRPr="00794639">
              <w:fldChar w:fldCharType="begin"/>
            </w:r>
            <w:r w:rsidRPr="007E4A1F">
              <w:instrText xml:space="preserve"> REF _Ref520814223 \w \h </w:instrText>
            </w:r>
            <w:r w:rsidRPr="00794639">
              <w:fldChar w:fldCharType="separate"/>
            </w:r>
            <w:r w:rsidR="003C1515">
              <w:t>2.12</w:t>
            </w:r>
            <w:r w:rsidRPr="00794639">
              <w:fldChar w:fldCharType="end"/>
            </w:r>
            <w:r w:rsidRPr="00794639">
              <w:t xml:space="preserve"> </w:t>
            </w:r>
            <w:r w:rsidRPr="00794639">
              <w:fldChar w:fldCharType="begin"/>
            </w:r>
            <w:r w:rsidRPr="007E4A1F">
              <w:instrText xml:space="preserve"> REF _Ref520814223 \h </w:instrText>
            </w:r>
            <w:r w:rsidRPr="00794639">
              <w:fldChar w:fldCharType="separate"/>
            </w:r>
            <w:r w:rsidR="003C1515" w:rsidRPr="00794639">
              <w:t>&amp;S Command: DSR Option</w:t>
            </w:r>
            <w:r w:rsidRPr="00794639">
              <w:fldChar w:fldCharType="end"/>
            </w:r>
          </w:p>
          <w:p w14:paraId="18A15858" w14:textId="52F71E42" w:rsidR="00F03D65" w:rsidRPr="00794639" w:rsidRDefault="00F03D65" w:rsidP="00F03D65">
            <w:pPr>
              <w:pStyle w:val="TableBody"/>
              <w:numPr>
                <w:ilvl w:val="0"/>
                <w:numId w:val="466"/>
              </w:numPr>
            </w:pPr>
            <w:r w:rsidRPr="00794639">
              <w:fldChar w:fldCharType="begin"/>
            </w:r>
            <w:r w:rsidRPr="007E4A1F">
              <w:instrText xml:space="preserve"> REF _Ref520814224 \w \h </w:instrText>
            </w:r>
            <w:r w:rsidRPr="00794639">
              <w:fldChar w:fldCharType="separate"/>
            </w:r>
            <w:r w:rsidR="003C1515">
              <w:t>2.13</w:t>
            </w:r>
            <w:r w:rsidRPr="00794639">
              <w:fldChar w:fldCharType="end"/>
            </w:r>
            <w:r w:rsidRPr="00794639">
              <w:t xml:space="preserve"> </w:t>
            </w:r>
            <w:r w:rsidRPr="00794639">
              <w:fldChar w:fldCharType="begin"/>
            </w:r>
            <w:r w:rsidRPr="007E4A1F">
              <w:instrText xml:space="preserve"> REF _Ref520814224 \h </w:instrText>
            </w:r>
            <w:r w:rsidRPr="00794639">
              <w:fldChar w:fldCharType="separate"/>
            </w:r>
            <w:r w:rsidR="003C1515" w:rsidRPr="00794639">
              <w:t>&amp;R Command: RTS/CTS Option</w:t>
            </w:r>
            <w:r w:rsidRPr="00794639">
              <w:fldChar w:fldCharType="end"/>
            </w:r>
          </w:p>
          <w:p w14:paraId="4700F4BE" w14:textId="49085D20" w:rsidR="00F03D65" w:rsidRPr="00794639" w:rsidRDefault="00F03D65" w:rsidP="00F03D65">
            <w:pPr>
              <w:pStyle w:val="TableBody"/>
              <w:numPr>
                <w:ilvl w:val="0"/>
                <w:numId w:val="466"/>
              </w:numPr>
            </w:pPr>
            <w:r w:rsidRPr="00794639">
              <w:fldChar w:fldCharType="begin"/>
            </w:r>
            <w:r w:rsidRPr="007E4A1F">
              <w:instrText xml:space="preserve"> REF _Ref520814227 \w \h </w:instrText>
            </w:r>
            <w:r w:rsidRPr="00794639">
              <w:fldChar w:fldCharType="separate"/>
            </w:r>
            <w:r w:rsidR="003C1515">
              <w:t>2.15</w:t>
            </w:r>
            <w:r w:rsidRPr="00794639">
              <w:fldChar w:fldCharType="end"/>
            </w:r>
            <w:r w:rsidRPr="00794639">
              <w:t xml:space="preserve"> </w:t>
            </w:r>
            <w:r w:rsidRPr="00794639">
              <w:fldChar w:fldCharType="begin"/>
            </w:r>
            <w:r w:rsidRPr="007E4A1F">
              <w:instrText xml:space="preserve"> REF _Ref520814227 \h </w:instrText>
            </w:r>
            <w:r w:rsidRPr="00794639">
              <w:fldChar w:fldCharType="separate"/>
            </w:r>
            <w:r w:rsidR="003C1515" w:rsidRPr="00794639">
              <w:t>S4 Command: Set Response Formatting Character</w:t>
            </w:r>
            <w:r w:rsidRPr="00794639">
              <w:fldChar w:fldCharType="end"/>
            </w:r>
          </w:p>
          <w:p w14:paraId="36C67317" w14:textId="1981D854" w:rsidR="00F03D65" w:rsidRPr="00794639" w:rsidRDefault="00F03D65" w:rsidP="00F03D65">
            <w:pPr>
              <w:pStyle w:val="TableBody"/>
              <w:numPr>
                <w:ilvl w:val="0"/>
                <w:numId w:val="466"/>
              </w:numPr>
            </w:pPr>
            <w:r w:rsidRPr="00794639">
              <w:fldChar w:fldCharType="begin"/>
            </w:r>
            <w:r w:rsidRPr="007E4A1F">
              <w:instrText xml:space="preserve"> REF _Ref520814408 \w \h </w:instrText>
            </w:r>
            <w:r w:rsidRPr="00794639">
              <w:fldChar w:fldCharType="separate"/>
            </w:r>
            <w:r w:rsidR="003C1515">
              <w:t>3.11</w:t>
            </w:r>
            <w:r w:rsidRPr="00794639">
              <w:fldChar w:fldCharType="end"/>
            </w:r>
            <w:r w:rsidRPr="00794639">
              <w:t xml:space="preserve"> </w:t>
            </w:r>
            <w:r w:rsidRPr="00794639">
              <w:fldChar w:fldCharType="begin"/>
            </w:r>
            <w:r w:rsidRPr="007E4A1F">
              <w:instrText xml:space="preserve"> REF _Ref520814408 \h </w:instrText>
            </w:r>
            <w:r w:rsidRPr="00794639">
              <w:fldChar w:fldCharType="separate"/>
            </w:r>
            <w:r w:rsidR="003C1515" w:rsidRPr="00794639">
              <w:t>+CMUX Command: Multiplexer</w:t>
            </w:r>
            <w:r w:rsidRPr="00794639">
              <w:fldChar w:fldCharType="end"/>
            </w:r>
          </w:p>
          <w:p w14:paraId="1FDAB863" w14:textId="2CEEF431" w:rsidR="00F03D65" w:rsidRPr="00794639" w:rsidRDefault="00F03D65" w:rsidP="00F03D65">
            <w:pPr>
              <w:pStyle w:val="TableBody"/>
              <w:numPr>
                <w:ilvl w:val="0"/>
                <w:numId w:val="466"/>
              </w:numPr>
            </w:pPr>
            <w:r w:rsidRPr="00794639">
              <w:fldChar w:fldCharType="begin"/>
            </w:r>
            <w:r w:rsidRPr="007E4A1F">
              <w:instrText xml:space="preserve"> REF _Ref520814409 \w \h </w:instrText>
            </w:r>
            <w:r w:rsidRPr="00794639">
              <w:fldChar w:fldCharType="separate"/>
            </w:r>
            <w:r w:rsidR="003C1515">
              <w:t>3.12</w:t>
            </w:r>
            <w:r w:rsidRPr="00794639">
              <w:fldChar w:fldCharType="end"/>
            </w:r>
            <w:r w:rsidRPr="00794639">
              <w:t xml:space="preserve"> </w:t>
            </w:r>
            <w:r w:rsidRPr="00794639">
              <w:fldChar w:fldCharType="begin"/>
            </w:r>
            <w:r w:rsidRPr="007E4A1F">
              <w:instrText xml:space="preserve"> REF _Ref520814409 \h </w:instrText>
            </w:r>
            <w:r w:rsidRPr="00794639">
              <w:fldChar w:fldCharType="separate"/>
            </w:r>
            <w:r w:rsidR="003C1515" w:rsidRPr="00794639">
              <w:t>+WPPP Command: PDP Context Authentication Configuration</w:t>
            </w:r>
            <w:r w:rsidRPr="00794639">
              <w:fldChar w:fldCharType="end"/>
            </w:r>
          </w:p>
          <w:p w14:paraId="3CA17F9E" w14:textId="27C9E53B" w:rsidR="00F03D65" w:rsidRPr="00794639" w:rsidRDefault="00F03D65" w:rsidP="00F03D65">
            <w:pPr>
              <w:pStyle w:val="TableBody"/>
              <w:numPr>
                <w:ilvl w:val="0"/>
                <w:numId w:val="466"/>
              </w:numPr>
            </w:pPr>
            <w:r w:rsidRPr="00794639">
              <w:fldChar w:fldCharType="begin"/>
            </w:r>
            <w:r w:rsidRPr="007E4A1F">
              <w:instrText xml:space="preserve"> REF _Ref520816147 \w \h </w:instrText>
            </w:r>
            <w:r w:rsidRPr="00794639">
              <w:fldChar w:fldCharType="separate"/>
            </w:r>
            <w:r w:rsidR="003C1515">
              <w:t>5.17</w:t>
            </w:r>
            <w:r w:rsidRPr="00794639">
              <w:fldChar w:fldCharType="end"/>
            </w:r>
            <w:r w:rsidRPr="00794639">
              <w:t xml:space="preserve"> </w:t>
            </w:r>
            <w:r w:rsidRPr="00794639">
              <w:fldChar w:fldCharType="begin"/>
            </w:r>
            <w:r w:rsidRPr="007E4A1F">
              <w:instrText xml:space="preserve"> REF _Ref520816149 \h </w:instrText>
            </w:r>
            <w:r w:rsidRPr="00794639">
              <w:fldChar w:fldCharType="separate"/>
            </w:r>
            <w:r w:rsidR="003C1515" w:rsidRPr="00794639">
              <w:t>+CEDRXRDP Command: eDRX Read Dynamic Parameters</w:t>
            </w:r>
            <w:r w:rsidRPr="00794639">
              <w:fldChar w:fldCharType="end"/>
            </w:r>
          </w:p>
          <w:p w14:paraId="3644F6D0" w14:textId="319D350D" w:rsidR="00F03D65" w:rsidRPr="00794639" w:rsidRDefault="00F03D65" w:rsidP="00F03D65">
            <w:pPr>
              <w:pStyle w:val="TableBody"/>
              <w:numPr>
                <w:ilvl w:val="0"/>
                <w:numId w:val="466"/>
              </w:numPr>
            </w:pPr>
            <w:r w:rsidRPr="00794639">
              <w:fldChar w:fldCharType="begin"/>
            </w:r>
            <w:r w:rsidRPr="007E4A1F">
              <w:instrText xml:space="preserve"> REF _Ref520814585 \w \h </w:instrText>
            </w:r>
            <w:r w:rsidRPr="00794639">
              <w:fldChar w:fldCharType="separate"/>
            </w:r>
            <w:r w:rsidR="003C1515">
              <w:t>5.24</w:t>
            </w:r>
            <w:r w:rsidRPr="00794639">
              <w:fldChar w:fldCharType="end"/>
            </w:r>
            <w:r w:rsidRPr="00794639">
              <w:t xml:space="preserve"> </w:t>
            </w:r>
            <w:r w:rsidRPr="00794639">
              <w:fldChar w:fldCharType="begin"/>
            </w:r>
            <w:r w:rsidRPr="007E4A1F">
              <w:instrText xml:space="preserve"> REF _Ref520814585 \h </w:instrText>
            </w:r>
            <w:r w:rsidRPr="00794639">
              <w:fldChar w:fldCharType="separate"/>
            </w:r>
            <w:r w:rsidR="003C1515" w:rsidRPr="00794639">
              <w:t>+KSLEEP Command: Power Management Control</w:t>
            </w:r>
            <w:r w:rsidRPr="00794639">
              <w:fldChar w:fldCharType="end"/>
            </w:r>
          </w:p>
          <w:p w14:paraId="7937BADF" w14:textId="3DF34F71" w:rsidR="00F03D65" w:rsidRPr="00794639" w:rsidRDefault="00F03D65" w:rsidP="00F03D65">
            <w:pPr>
              <w:pStyle w:val="TableBody"/>
              <w:numPr>
                <w:ilvl w:val="0"/>
                <w:numId w:val="466"/>
              </w:numPr>
            </w:pPr>
            <w:r w:rsidRPr="00794639">
              <w:fldChar w:fldCharType="begin"/>
            </w:r>
            <w:r w:rsidRPr="007E4A1F">
              <w:instrText xml:space="preserve"> REF _Ref520814586 \w \h </w:instrText>
            </w:r>
            <w:r w:rsidRPr="00794639">
              <w:fldChar w:fldCharType="separate"/>
            </w:r>
            <w:r w:rsidR="003C1515">
              <w:t>5.25</w:t>
            </w:r>
            <w:r w:rsidRPr="00794639">
              <w:fldChar w:fldCharType="end"/>
            </w:r>
            <w:r w:rsidRPr="00794639">
              <w:t xml:space="preserve"> </w:t>
            </w:r>
            <w:r w:rsidRPr="00794639">
              <w:fldChar w:fldCharType="begin"/>
            </w:r>
            <w:r w:rsidRPr="007E4A1F">
              <w:instrText xml:space="preserve"> REF _Ref520814586 \h </w:instrText>
            </w:r>
            <w:r w:rsidRPr="00794639">
              <w:fldChar w:fldCharType="separate"/>
            </w:r>
            <w:r w:rsidR="003C1515" w:rsidRPr="00794639">
              <w:t>+KRIC Command: Ring Indicator Control</w:t>
            </w:r>
            <w:r w:rsidRPr="00794639">
              <w:fldChar w:fldCharType="end"/>
            </w:r>
          </w:p>
          <w:p w14:paraId="17D8F966" w14:textId="671FBF8A" w:rsidR="00F03D65" w:rsidRPr="00794639" w:rsidRDefault="00F03D65" w:rsidP="00F03D65">
            <w:pPr>
              <w:pStyle w:val="TableBody"/>
              <w:numPr>
                <w:ilvl w:val="0"/>
                <w:numId w:val="466"/>
              </w:numPr>
            </w:pPr>
            <w:r w:rsidRPr="00794639">
              <w:fldChar w:fldCharType="begin"/>
            </w:r>
            <w:r w:rsidRPr="007E4A1F">
              <w:instrText xml:space="preserve"> REF _Ref520814591 \w \h </w:instrText>
            </w:r>
            <w:r w:rsidRPr="00794639">
              <w:fldChar w:fldCharType="separate"/>
            </w:r>
            <w:r w:rsidR="003C1515">
              <w:t>5.26</w:t>
            </w:r>
            <w:r w:rsidRPr="00794639">
              <w:fldChar w:fldCharType="end"/>
            </w:r>
            <w:r w:rsidRPr="00794639">
              <w:t xml:space="preserve"> </w:t>
            </w:r>
            <w:r w:rsidRPr="00794639">
              <w:fldChar w:fldCharType="begin"/>
            </w:r>
            <w:r w:rsidRPr="007E4A1F">
              <w:instrText xml:space="preserve"> REF _Ref520814591 \h </w:instrText>
            </w:r>
            <w:r w:rsidRPr="00794639">
              <w:fldChar w:fldCharType="separate"/>
            </w:r>
            <w:r w:rsidR="003C1515" w:rsidRPr="00794639">
              <w:t>+CPOF Command: Power Off</w:t>
            </w:r>
            <w:r w:rsidRPr="00794639">
              <w:fldChar w:fldCharType="end"/>
            </w:r>
          </w:p>
          <w:p w14:paraId="3B798083" w14:textId="19574DAB" w:rsidR="00F03D65" w:rsidRPr="00794639" w:rsidRDefault="00F03D65" w:rsidP="00F03D65">
            <w:pPr>
              <w:pStyle w:val="TableBody"/>
              <w:numPr>
                <w:ilvl w:val="0"/>
                <w:numId w:val="466"/>
              </w:numPr>
            </w:pPr>
            <w:r w:rsidRPr="00794639">
              <w:fldChar w:fldCharType="begin"/>
            </w:r>
            <w:r w:rsidRPr="007E4A1F">
              <w:instrText xml:space="preserve"> REF _Ref520814592 \w \h </w:instrText>
            </w:r>
            <w:r w:rsidRPr="00794639">
              <w:fldChar w:fldCharType="separate"/>
            </w:r>
            <w:r w:rsidR="003C1515">
              <w:t>5.27</w:t>
            </w:r>
            <w:r w:rsidRPr="00794639">
              <w:fldChar w:fldCharType="end"/>
            </w:r>
            <w:r w:rsidRPr="00794639">
              <w:t xml:space="preserve"> </w:t>
            </w:r>
            <w:r w:rsidRPr="00794639">
              <w:fldChar w:fldCharType="begin"/>
            </w:r>
            <w:r w:rsidRPr="007E4A1F">
              <w:instrText xml:space="preserve"> REF _Ref520814592 \h </w:instrText>
            </w:r>
            <w:r w:rsidRPr="00794639">
              <w:fldChar w:fldCharType="separate"/>
            </w:r>
            <w:r w:rsidR="003C1515" w:rsidRPr="00794639">
              <w:t>+CPWROFF Command: Power Off</w:t>
            </w:r>
            <w:r w:rsidRPr="00794639">
              <w:fldChar w:fldCharType="end"/>
            </w:r>
          </w:p>
          <w:p w14:paraId="574C96F5" w14:textId="71E8CCE1" w:rsidR="00F03D65" w:rsidRPr="00794639" w:rsidRDefault="00F03D65" w:rsidP="00F03D65">
            <w:pPr>
              <w:pStyle w:val="TableBody"/>
              <w:numPr>
                <w:ilvl w:val="0"/>
                <w:numId w:val="466"/>
              </w:numPr>
            </w:pPr>
            <w:r w:rsidRPr="00794639">
              <w:fldChar w:fldCharType="begin"/>
            </w:r>
            <w:r w:rsidRPr="007E4A1F">
              <w:instrText xml:space="preserve"> REF _Ref520814593 \w \h </w:instrText>
            </w:r>
            <w:r w:rsidRPr="00794639">
              <w:fldChar w:fldCharType="separate"/>
            </w:r>
            <w:r w:rsidR="003C1515">
              <w:t>5.28</w:t>
            </w:r>
            <w:r w:rsidRPr="00794639">
              <w:fldChar w:fldCharType="end"/>
            </w:r>
            <w:r w:rsidRPr="00794639">
              <w:t xml:space="preserve"> </w:t>
            </w:r>
            <w:r w:rsidRPr="00794639">
              <w:fldChar w:fldCharType="begin"/>
            </w:r>
            <w:r w:rsidRPr="007E4A1F">
              <w:instrText xml:space="preserve"> REF _Ref520814593 \h </w:instrText>
            </w:r>
            <w:r w:rsidRPr="00794639">
              <w:fldChar w:fldCharType="separate"/>
            </w:r>
            <w:r w:rsidR="003C1515" w:rsidRPr="00794639">
              <w:t>+WIMEI Command: IMEI Write and Read</w:t>
            </w:r>
            <w:r w:rsidRPr="00794639">
              <w:fldChar w:fldCharType="end"/>
            </w:r>
          </w:p>
          <w:p w14:paraId="0EAB3725" w14:textId="7B6590DB" w:rsidR="00F03D65" w:rsidRPr="00794639" w:rsidRDefault="00F03D65" w:rsidP="00F03D65">
            <w:pPr>
              <w:pStyle w:val="TableBody"/>
              <w:numPr>
                <w:ilvl w:val="0"/>
                <w:numId w:val="466"/>
              </w:numPr>
            </w:pPr>
            <w:r w:rsidRPr="00794639">
              <w:fldChar w:fldCharType="begin"/>
            </w:r>
            <w:r w:rsidRPr="007E4A1F">
              <w:instrText xml:space="preserve"> REF _Ref520814595 \w \h </w:instrText>
            </w:r>
            <w:r w:rsidRPr="00794639">
              <w:fldChar w:fldCharType="separate"/>
            </w:r>
            <w:r w:rsidR="003C1515">
              <w:t>5.29</w:t>
            </w:r>
            <w:r w:rsidRPr="00794639">
              <w:fldChar w:fldCharType="end"/>
            </w:r>
            <w:r w:rsidRPr="00794639">
              <w:t xml:space="preserve"> </w:t>
            </w:r>
            <w:r w:rsidRPr="00794639">
              <w:fldChar w:fldCharType="begin"/>
            </w:r>
            <w:r w:rsidRPr="007E4A1F">
              <w:instrText xml:space="preserve"> REF _Ref520814595 \h </w:instrText>
            </w:r>
            <w:r w:rsidRPr="00794639">
              <w:fldChar w:fldCharType="separate"/>
            </w:r>
            <w:r w:rsidR="003C1515" w:rsidRPr="00794639">
              <w:t>+KSYNC Command: Application Synchronization Signal</w:t>
            </w:r>
            <w:r w:rsidRPr="00794639">
              <w:fldChar w:fldCharType="end"/>
            </w:r>
          </w:p>
          <w:p w14:paraId="69ECD83F" w14:textId="77FD35D8" w:rsidR="00F03D65" w:rsidRPr="00794639" w:rsidRDefault="00F03D65" w:rsidP="00F03D65">
            <w:pPr>
              <w:pStyle w:val="TableBody"/>
              <w:numPr>
                <w:ilvl w:val="0"/>
                <w:numId w:val="466"/>
              </w:numPr>
            </w:pPr>
            <w:r w:rsidRPr="00794639">
              <w:fldChar w:fldCharType="begin"/>
            </w:r>
            <w:r w:rsidRPr="007E4A1F">
              <w:instrText xml:space="preserve"> REF _Ref520816197 \w \h </w:instrText>
            </w:r>
            <w:r w:rsidRPr="00794639">
              <w:fldChar w:fldCharType="separate"/>
            </w:r>
            <w:ins w:id="55" w:author="Elaine Baricante" w:date="2018-11-27T10:41:00Z">
              <w:r w:rsidR="003C1515">
                <w:t>8.7</w:t>
              </w:r>
            </w:ins>
            <w:del w:id="56" w:author="Elaine Baricante" w:date="2018-11-26T15:13:00Z">
              <w:r w:rsidR="00A5422A" w:rsidDel="00E638E8">
                <w:delText>9.7</w:delText>
              </w:r>
            </w:del>
            <w:r w:rsidRPr="00794639">
              <w:fldChar w:fldCharType="end"/>
            </w:r>
            <w:r w:rsidRPr="00794639">
              <w:t xml:space="preserve"> </w:t>
            </w:r>
            <w:r w:rsidRPr="00794639">
              <w:fldChar w:fldCharType="begin"/>
            </w:r>
            <w:r w:rsidRPr="007E4A1F">
              <w:instrText xml:space="preserve"> REF _Ref520816199 \h </w:instrText>
            </w:r>
            <w:r w:rsidRPr="00794639">
              <w:fldChar w:fldCharType="separate"/>
            </w:r>
            <w:r w:rsidR="003C1515" w:rsidRPr="00794639">
              <w:t>+CGCONTRDP Command: PDP Context Read Dynamic Parameter</w:t>
            </w:r>
            <w:r w:rsidRPr="00794639">
              <w:fldChar w:fldCharType="end"/>
            </w:r>
          </w:p>
          <w:p w14:paraId="47B72A95" w14:textId="0B37518C" w:rsidR="00F03D65" w:rsidRPr="00794639" w:rsidRDefault="00F03D65" w:rsidP="00F03D65">
            <w:pPr>
              <w:pStyle w:val="TableBody"/>
              <w:numPr>
                <w:ilvl w:val="0"/>
                <w:numId w:val="466"/>
              </w:numPr>
            </w:pPr>
            <w:r w:rsidRPr="00794639">
              <w:fldChar w:fldCharType="begin"/>
            </w:r>
            <w:r w:rsidRPr="007E4A1F">
              <w:instrText xml:space="preserve"> REF _Ref520816202 \w \h </w:instrText>
            </w:r>
            <w:r w:rsidRPr="00794639">
              <w:fldChar w:fldCharType="separate"/>
            </w:r>
            <w:ins w:id="57" w:author="Elaine Baricante" w:date="2018-11-27T10:41:00Z">
              <w:r w:rsidR="003C1515">
                <w:t>8.8</w:t>
              </w:r>
            </w:ins>
            <w:del w:id="58" w:author="Elaine Baricante" w:date="2018-11-26T15:13:00Z">
              <w:r w:rsidR="00A5422A" w:rsidDel="00E638E8">
                <w:delText>9.8</w:delText>
              </w:r>
            </w:del>
            <w:r w:rsidRPr="00794639">
              <w:fldChar w:fldCharType="end"/>
            </w:r>
            <w:r w:rsidRPr="00794639">
              <w:t xml:space="preserve"> </w:t>
            </w:r>
            <w:r w:rsidRPr="00794639">
              <w:fldChar w:fldCharType="begin"/>
            </w:r>
            <w:r w:rsidRPr="007E4A1F">
              <w:instrText xml:space="preserve"> REF _Ref520816205 \h </w:instrText>
            </w:r>
            <w:r w:rsidRPr="00794639">
              <w:fldChar w:fldCharType="separate"/>
            </w:r>
            <w:ins w:id="59" w:author="Elaine Baricante" w:date="2018-11-27T10:41:00Z">
              <w:r w:rsidR="003C1515" w:rsidRPr="00794639">
                <w:t>+CGSCONTRDP Command: Secondary PDP Context Read Dynamic Parameter</w:t>
              </w:r>
            </w:ins>
            <w:del w:id="60" w:author="Elaine Baricante" w:date="2018-11-26T15:13:00Z">
              <w:r w:rsidR="00A5422A" w:rsidRPr="00A5422A" w:rsidDel="00E638E8">
                <w:delText>+CGS</w:delText>
              </w:r>
              <w:r w:rsidR="00A5422A" w:rsidRPr="00794639" w:rsidDel="00E638E8">
                <w:delText>CONTRDP Command: Secondary PDP Context Read Dynamic Parameter</w:delText>
              </w:r>
            </w:del>
            <w:r w:rsidRPr="00794639">
              <w:fldChar w:fldCharType="end"/>
            </w:r>
          </w:p>
          <w:p w14:paraId="77CAE49F" w14:textId="1397970C" w:rsidR="00F03D65" w:rsidRPr="00794639" w:rsidRDefault="00F03D65" w:rsidP="00F03D65">
            <w:pPr>
              <w:pStyle w:val="TableBody"/>
              <w:numPr>
                <w:ilvl w:val="0"/>
                <w:numId w:val="466"/>
              </w:numPr>
            </w:pPr>
            <w:r w:rsidRPr="00794639">
              <w:fldChar w:fldCharType="begin"/>
            </w:r>
            <w:r w:rsidRPr="007E4A1F">
              <w:instrText xml:space="preserve"> REF _Ref520816216 \w \h </w:instrText>
            </w:r>
            <w:r w:rsidRPr="00794639">
              <w:fldChar w:fldCharType="separate"/>
            </w:r>
            <w:ins w:id="61" w:author="Elaine Baricante" w:date="2018-11-27T10:41:00Z">
              <w:r w:rsidR="003C1515">
                <w:t>9.9</w:t>
              </w:r>
            </w:ins>
            <w:del w:id="62" w:author="Elaine Baricante" w:date="2018-11-26T15:13:00Z">
              <w:r w:rsidR="00A5422A" w:rsidDel="00E638E8">
                <w:delText>10.9</w:delText>
              </w:r>
            </w:del>
            <w:r w:rsidRPr="00794639">
              <w:fldChar w:fldCharType="end"/>
            </w:r>
            <w:r w:rsidRPr="00794639">
              <w:t xml:space="preserve"> </w:t>
            </w:r>
            <w:r w:rsidRPr="00794639">
              <w:fldChar w:fldCharType="begin"/>
            </w:r>
            <w:r w:rsidRPr="007E4A1F">
              <w:instrText xml:space="preserve"> REF _Ref520816221 \h </w:instrText>
            </w:r>
            <w:r w:rsidRPr="00794639">
              <w:fldChar w:fldCharType="separate"/>
            </w:r>
            <w:r w:rsidR="003C1515" w:rsidRPr="00794639">
              <w:t>SSL Configuration</w:t>
            </w:r>
            <w:r w:rsidRPr="00794639">
              <w:fldChar w:fldCharType="end"/>
            </w:r>
          </w:p>
          <w:p w14:paraId="34F88264" w14:textId="57DA09C2" w:rsidR="00F03D65" w:rsidRPr="00794639" w:rsidRDefault="00F03D65" w:rsidP="00F03D65">
            <w:pPr>
              <w:pStyle w:val="TableBody"/>
              <w:numPr>
                <w:ilvl w:val="0"/>
                <w:numId w:val="466"/>
              </w:numPr>
            </w:pPr>
            <w:r w:rsidRPr="00794639">
              <w:fldChar w:fldCharType="begin"/>
            </w:r>
            <w:r w:rsidRPr="007E4A1F">
              <w:instrText xml:space="preserve"> REF _Ref520816225 \w \h </w:instrText>
            </w:r>
            <w:r w:rsidRPr="00794639">
              <w:fldChar w:fldCharType="separate"/>
            </w:r>
            <w:ins w:id="63" w:author="Elaine Baricante" w:date="2018-11-27T10:41:00Z">
              <w:r w:rsidR="003C1515">
                <w:t>9.10</w:t>
              </w:r>
            </w:ins>
            <w:del w:id="64" w:author="Elaine Baricante" w:date="2018-11-26T15:13:00Z">
              <w:r w:rsidR="00A5422A" w:rsidDel="00E638E8">
                <w:delText>10.10</w:delText>
              </w:r>
            </w:del>
            <w:r w:rsidRPr="00794639">
              <w:fldChar w:fldCharType="end"/>
            </w:r>
            <w:r w:rsidRPr="00794639">
              <w:t xml:space="preserve"> </w:t>
            </w:r>
            <w:r w:rsidRPr="00794639">
              <w:fldChar w:fldCharType="begin"/>
            </w:r>
            <w:r w:rsidRPr="007E4A1F">
              <w:instrText xml:space="preserve"> REF _Ref520816227 \h </w:instrText>
            </w:r>
            <w:r w:rsidRPr="00794639">
              <w:fldChar w:fldCharType="separate"/>
            </w:r>
            <w:r w:rsidR="003C1515" w:rsidRPr="00794639">
              <w:t>SSL Certificate Manager</w:t>
            </w:r>
            <w:r w:rsidRPr="00794639">
              <w:fldChar w:fldCharType="end"/>
            </w:r>
          </w:p>
          <w:p w14:paraId="0D16B787" w14:textId="205D80B2" w:rsidR="00F03D65" w:rsidRPr="00794639" w:rsidRDefault="00F03D65" w:rsidP="00F03D65">
            <w:pPr>
              <w:pStyle w:val="TableBody"/>
              <w:numPr>
                <w:ilvl w:val="0"/>
                <w:numId w:val="466"/>
              </w:numPr>
            </w:pPr>
            <w:r w:rsidRPr="00794639">
              <w:fldChar w:fldCharType="begin"/>
            </w:r>
            <w:r w:rsidRPr="007E4A1F">
              <w:instrText xml:space="preserve"> REF _Ref520816239 \w \h </w:instrText>
            </w:r>
            <w:r w:rsidRPr="00794639">
              <w:fldChar w:fldCharType="separate"/>
            </w:r>
            <w:ins w:id="65" w:author="Elaine Baricante" w:date="2018-11-27T10:41:00Z">
              <w:r w:rsidR="003C1515">
                <w:t>9.11.9</w:t>
              </w:r>
            </w:ins>
            <w:del w:id="66" w:author="Elaine Baricante" w:date="2018-11-26T15:13:00Z">
              <w:r w:rsidR="00A5422A" w:rsidDel="00E638E8">
                <w:delText>10.11.9</w:delText>
              </w:r>
            </w:del>
            <w:r w:rsidRPr="00794639">
              <w:fldChar w:fldCharType="end"/>
            </w:r>
            <w:r w:rsidRPr="00794639">
              <w:t xml:space="preserve"> </w:t>
            </w:r>
            <w:r w:rsidRPr="00794639">
              <w:fldChar w:fldCharType="begin"/>
            </w:r>
            <w:r w:rsidRPr="007E4A1F">
              <w:instrText xml:space="preserve"> REF _Ref520816242 \h </w:instrText>
            </w:r>
            <w:r w:rsidRPr="00794639">
              <w:fldChar w:fldCharType="separate"/>
            </w:r>
            <w:ins w:id="67" w:author="Elaine Baricante" w:date="2018-11-27T10:41:00Z">
              <w:r w:rsidR="003C1515" w:rsidRPr="00794639">
                <w:t>+KTCP_IND Notification: TCP Status</w:t>
              </w:r>
            </w:ins>
            <w:del w:id="68" w:author="Elaine Baricante" w:date="2018-11-26T15:13:00Z">
              <w:r w:rsidR="00A5422A" w:rsidRPr="00A5422A" w:rsidDel="00E638E8">
                <w:delText xml:space="preserve">+KTCP_IND </w:delText>
              </w:r>
              <w:r w:rsidR="00A5422A" w:rsidRPr="00794639" w:rsidDel="00E638E8">
                <w:delText>Notification: TCP Status</w:delText>
              </w:r>
            </w:del>
            <w:r w:rsidRPr="00794639">
              <w:fldChar w:fldCharType="end"/>
            </w:r>
          </w:p>
          <w:p w14:paraId="0C41A00D" w14:textId="310495E7" w:rsidR="00F03D65" w:rsidRPr="00794639" w:rsidRDefault="00F03D65" w:rsidP="00F03D65">
            <w:pPr>
              <w:pStyle w:val="TableBody"/>
              <w:numPr>
                <w:ilvl w:val="0"/>
                <w:numId w:val="466"/>
              </w:numPr>
            </w:pPr>
            <w:r w:rsidRPr="00794639">
              <w:fldChar w:fldCharType="begin"/>
            </w:r>
            <w:r w:rsidRPr="007E4A1F">
              <w:instrText xml:space="preserve"> REF _Ref520816245 \w \h </w:instrText>
            </w:r>
            <w:r w:rsidRPr="00794639">
              <w:fldChar w:fldCharType="separate"/>
            </w:r>
            <w:ins w:id="69" w:author="Elaine Baricante" w:date="2018-11-27T10:41:00Z">
              <w:r w:rsidR="003C1515">
                <w:t>9.11.10</w:t>
              </w:r>
            </w:ins>
            <w:del w:id="70" w:author="Elaine Baricante" w:date="2018-11-26T15:13:00Z">
              <w:r w:rsidR="00A5422A" w:rsidDel="00E638E8">
                <w:delText>10.11.10</w:delText>
              </w:r>
            </w:del>
            <w:r w:rsidRPr="00794639">
              <w:fldChar w:fldCharType="end"/>
            </w:r>
            <w:r w:rsidRPr="00794639">
              <w:t xml:space="preserve"> </w:t>
            </w:r>
            <w:r w:rsidRPr="00794639">
              <w:fldChar w:fldCharType="begin"/>
            </w:r>
            <w:r w:rsidRPr="007E4A1F">
              <w:instrText xml:space="preserve"> REF _Ref520816247 \h </w:instrText>
            </w:r>
            <w:r w:rsidRPr="00794639">
              <w:fldChar w:fldCharType="separate"/>
            </w:r>
            <w:ins w:id="71" w:author="Elaine Baricante" w:date="2018-11-27T10:41:00Z">
              <w:r w:rsidR="003C1515" w:rsidRPr="00794639">
                <w:t>+KTCPSTART Command: Start a TCP Connection in Direct Data Flow</w:t>
              </w:r>
            </w:ins>
            <w:del w:id="72" w:author="Elaine Baricante" w:date="2018-11-26T15:13:00Z">
              <w:r w:rsidR="00A5422A" w:rsidRPr="00A5422A" w:rsidDel="00E638E8">
                <w:delText>+KTCPSTART Command</w:delText>
              </w:r>
              <w:r w:rsidR="00A5422A" w:rsidRPr="00794639" w:rsidDel="00E638E8">
                <w:delText>: Start a TCP Connection in Direct Data Flow</w:delText>
              </w:r>
            </w:del>
            <w:r w:rsidRPr="00794639">
              <w:fldChar w:fldCharType="end"/>
            </w:r>
          </w:p>
          <w:p w14:paraId="56475DE1" w14:textId="166DF068" w:rsidR="00F03D65" w:rsidRPr="00794639" w:rsidRDefault="00F03D65" w:rsidP="00F03D65">
            <w:pPr>
              <w:pStyle w:val="TableBody"/>
              <w:numPr>
                <w:ilvl w:val="0"/>
                <w:numId w:val="466"/>
              </w:numPr>
            </w:pPr>
            <w:r w:rsidRPr="00794639">
              <w:fldChar w:fldCharType="begin"/>
            </w:r>
            <w:r w:rsidRPr="007E4A1F">
              <w:instrText xml:space="preserve"> REF _Ref520816253 \w \h </w:instrText>
            </w:r>
            <w:r w:rsidRPr="00794639">
              <w:fldChar w:fldCharType="separate"/>
            </w:r>
            <w:ins w:id="73" w:author="Elaine Baricante" w:date="2018-11-27T10:41:00Z">
              <w:r w:rsidR="003C1515">
                <w:t>10.1</w:t>
              </w:r>
            </w:ins>
            <w:del w:id="74" w:author="Elaine Baricante" w:date="2018-11-26T15:13:00Z">
              <w:r w:rsidR="00A5422A" w:rsidDel="00E638E8">
                <w:delText>11.1</w:delText>
              </w:r>
            </w:del>
            <w:r w:rsidRPr="00794639">
              <w:fldChar w:fldCharType="end"/>
            </w:r>
            <w:r w:rsidRPr="00794639">
              <w:t xml:space="preserve"> </w:t>
            </w:r>
            <w:r w:rsidRPr="00794639">
              <w:fldChar w:fldCharType="begin"/>
            </w:r>
            <w:r w:rsidRPr="007E4A1F">
              <w:instrText xml:space="preserve"> REF _Ref520816255 \h </w:instrText>
            </w:r>
            <w:r w:rsidRPr="00794639">
              <w:fldChar w:fldCharType="separate"/>
            </w:r>
            <w:ins w:id="75" w:author="Elaine Baricante" w:date="2018-11-27T10:41:00Z">
              <w:r w:rsidR="003C1515" w:rsidRPr="0048226A">
                <w:t>+WDS</w:t>
              </w:r>
              <w:r w:rsidR="003C1515" w:rsidRPr="007E4A1F">
                <w:t xml:space="preserve">C Command: Device Services </w:t>
              </w:r>
              <w:r w:rsidR="003C1515" w:rsidRPr="00006D08">
                <w:t>Configuration</w:t>
              </w:r>
            </w:ins>
            <w:del w:id="76" w:author="Elaine Baricante" w:date="2018-11-26T15:13:00Z">
              <w:r w:rsidR="00A5422A" w:rsidRPr="0048226A" w:rsidDel="00E638E8">
                <w:delText>+WDS</w:delText>
              </w:r>
              <w:r w:rsidR="00A5422A" w:rsidRPr="007E4A1F" w:rsidDel="00E638E8">
                <w:delText xml:space="preserve">C Command: Device Services </w:delText>
              </w:r>
              <w:r w:rsidR="00A5422A" w:rsidRPr="00006D08" w:rsidDel="00E638E8">
                <w:delText>Configuration</w:delText>
              </w:r>
            </w:del>
            <w:r w:rsidRPr="00794639">
              <w:fldChar w:fldCharType="end"/>
            </w:r>
          </w:p>
        </w:tc>
      </w:tr>
      <w:tr w:rsidR="00F03D65" w:rsidRPr="00D55DF6" w14:paraId="21310E2F" w14:textId="77777777" w:rsidTr="004C3278">
        <w:tc>
          <w:tcPr>
            <w:tcW w:w="525" w:type="pct"/>
            <w:vMerge/>
          </w:tcPr>
          <w:p w14:paraId="08E6A165" w14:textId="77777777" w:rsidR="00F03D65" w:rsidRPr="007E4A1F" w:rsidRDefault="00F03D65" w:rsidP="00C26521">
            <w:pPr>
              <w:pStyle w:val="TableBody"/>
            </w:pPr>
          </w:p>
        </w:tc>
        <w:tc>
          <w:tcPr>
            <w:tcW w:w="1069" w:type="pct"/>
            <w:vMerge/>
          </w:tcPr>
          <w:p w14:paraId="12CA4E00" w14:textId="77777777" w:rsidR="00F03D65" w:rsidRPr="007E4A1F" w:rsidRDefault="00F03D65" w:rsidP="00C26521">
            <w:pPr>
              <w:pStyle w:val="TableBody"/>
            </w:pPr>
          </w:p>
        </w:tc>
        <w:tc>
          <w:tcPr>
            <w:tcW w:w="3406" w:type="pct"/>
          </w:tcPr>
          <w:p w14:paraId="469C4D05" w14:textId="77777777" w:rsidR="00F03D65" w:rsidRPr="007E4A1F" w:rsidRDefault="00F03D65" w:rsidP="00C26521">
            <w:pPr>
              <w:pStyle w:val="TableBody"/>
            </w:pPr>
            <w:r w:rsidRPr="007E4A1F">
              <w:t>Updated:</w:t>
            </w:r>
          </w:p>
          <w:p w14:paraId="1DC8911C" w14:textId="4FC22931" w:rsidR="00F03D65" w:rsidRPr="00794639" w:rsidRDefault="00F03D65" w:rsidP="00F03D65">
            <w:pPr>
              <w:pStyle w:val="TableBody"/>
              <w:numPr>
                <w:ilvl w:val="0"/>
                <w:numId w:val="467"/>
              </w:numPr>
            </w:pPr>
            <w:r w:rsidRPr="007E4A1F">
              <w:t xml:space="preserve">&lt;cnx cfg&gt; in </w:t>
            </w:r>
            <w:r w:rsidRPr="00794639">
              <w:fldChar w:fldCharType="begin"/>
            </w:r>
            <w:r w:rsidRPr="007E4A1F">
              <w:instrText xml:space="preserve"> REF _Ref520816263 \w \h </w:instrText>
            </w:r>
            <w:r w:rsidRPr="00794639">
              <w:fldChar w:fldCharType="separate"/>
            </w:r>
            <w:ins w:id="77" w:author="Elaine Baricante" w:date="2018-11-27T10:41:00Z">
              <w:r w:rsidR="003C1515">
                <w:t>9</w:t>
              </w:r>
            </w:ins>
            <w:del w:id="78" w:author="Elaine Baricante" w:date="2018-11-26T15:13:00Z">
              <w:r w:rsidR="00A5422A" w:rsidDel="00E638E8">
                <w:delText>10</w:delText>
              </w:r>
            </w:del>
            <w:r w:rsidRPr="00794639">
              <w:fldChar w:fldCharType="end"/>
            </w:r>
            <w:r w:rsidRPr="00794639">
              <w:t xml:space="preserve"> </w:t>
            </w:r>
            <w:r w:rsidRPr="00794639">
              <w:fldChar w:fldCharType="begin"/>
            </w:r>
            <w:r w:rsidRPr="007E4A1F">
              <w:instrText xml:space="preserve"> REF _Ref520816266 \h </w:instrText>
            </w:r>
            <w:r w:rsidRPr="00794639">
              <w:fldChar w:fldCharType="separate"/>
            </w:r>
            <w:r w:rsidR="003C1515" w:rsidRPr="00794639">
              <w:t>Protocol Specific Commands</w:t>
            </w:r>
            <w:r w:rsidRPr="00794639">
              <w:fldChar w:fldCharType="end"/>
            </w:r>
          </w:p>
          <w:p w14:paraId="761F1337" w14:textId="4FB545E6" w:rsidR="00F03D65" w:rsidRPr="004C3278" w:rsidRDefault="00F03D65" w:rsidP="00F03D65">
            <w:pPr>
              <w:pStyle w:val="TableBody"/>
              <w:numPr>
                <w:ilvl w:val="0"/>
                <w:numId w:val="467"/>
              </w:numPr>
            </w:pPr>
            <w:r w:rsidRPr="00794639">
              <w:fldChar w:fldCharType="begin"/>
            </w:r>
            <w:r w:rsidRPr="004C3278">
              <w:rPr>
                <w:lang w:val="fr-FR"/>
              </w:rPr>
              <w:instrText xml:space="preserve"> REF _Ref520816271 \w \h </w:instrText>
            </w:r>
            <w:r w:rsidRPr="00794639">
              <w:fldChar w:fldCharType="separate"/>
            </w:r>
            <w:ins w:id="79" w:author="Elaine Baricante" w:date="2018-11-27T10:41:00Z">
              <w:r w:rsidR="003C1515">
                <w:rPr>
                  <w:lang w:val="fr-FR"/>
                </w:rPr>
                <w:t>10.5</w:t>
              </w:r>
            </w:ins>
            <w:del w:id="80" w:author="Elaine Baricante" w:date="2018-11-26T15:13:00Z">
              <w:r w:rsidR="00A5422A" w:rsidRPr="004C3278" w:rsidDel="00E638E8">
                <w:delText>11.5</w:delText>
              </w:r>
            </w:del>
            <w:r w:rsidRPr="00794639">
              <w:fldChar w:fldCharType="end"/>
            </w:r>
            <w:r w:rsidRPr="004C3278">
              <w:t xml:space="preserve"> </w:t>
            </w:r>
            <w:r w:rsidRPr="00794639">
              <w:fldChar w:fldCharType="begin"/>
            </w:r>
            <w:r w:rsidRPr="004C3278">
              <w:rPr>
                <w:lang w:val="fr-FR"/>
              </w:rPr>
              <w:instrText xml:space="preserve"> REF _Ref520816273 \h </w:instrText>
            </w:r>
            <w:r w:rsidRPr="00794639">
              <w:fldChar w:fldCharType="separate"/>
            </w:r>
            <w:r w:rsidR="003C1515" w:rsidRPr="00794639">
              <w:t>+WDSI Command: Device Services Indications</w:t>
            </w:r>
            <w:r w:rsidRPr="00794639">
              <w:fldChar w:fldCharType="end"/>
            </w:r>
          </w:p>
        </w:tc>
      </w:tr>
      <w:tr w:rsidR="004C3278" w:rsidRPr="00794639" w14:paraId="1BA906EB" w14:textId="77777777" w:rsidTr="004C3278">
        <w:tc>
          <w:tcPr>
            <w:tcW w:w="525" w:type="pct"/>
            <w:vMerge w:val="restart"/>
          </w:tcPr>
          <w:p w14:paraId="233915A2" w14:textId="1CB549FC" w:rsidR="004C3278" w:rsidRPr="00794639" w:rsidRDefault="004C3278" w:rsidP="00C26521">
            <w:pPr>
              <w:pStyle w:val="TableBody"/>
            </w:pPr>
            <w:commentRangeStart w:id="81"/>
            <w:r w:rsidRPr="00794639">
              <w:t>4.0</w:t>
            </w:r>
          </w:p>
        </w:tc>
        <w:tc>
          <w:tcPr>
            <w:tcW w:w="1069" w:type="pct"/>
            <w:vMerge w:val="restart"/>
          </w:tcPr>
          <w:p w14:paraId="5FFFB1E1" w14:textId="5B2CF96D" w:rsidR="004C3278" w:rsidRPr="00794639" w:rsidRDefault="004C3278" w:rsidP="00C26521">
            <w:pPr>
              <w:pStyle w:val="TableBody"/>
            </w:pPr>
            <w:r w:rsidRPr="00794639">
              <w:t>October 02, 2018</w:t>
            </w:r>
            <w:commentRangeEnd w:id="81"/>
            <w:r w:rsidRPr="00794639">
              <w:rPr>
                <w:rStyle w:val="CommentReference"/>
                <w:rFonts w:ascii="Verdana" w:hAnsi="Verdana" w:cs="Times New Roman"/>
                <w:lang w:eastAsia="en-US"/>
              </w:rPr>
              <w:commentReference w:id="81"/>
            </w:r>
          </w:p>
        </w:tc>
        <w:tc>
          <w:tcPr>
            <w:tcW w:w="3406" w:type="pct"/>
          </w:tcPr>
          <w:p w14:paraId="0156BB54" w14:textId="77777777" w:rsidR="004C3278" w:rsidRPr="00794639" w:rsidRDefault="004C3278" w:rsidP="00C26521">
            <w:pPr>
              <w:pStyle w:val="TableBody"/>
            </w:pPr>
            <w:r w:rsidRPr="00794639">
              <w:t>Added:</w:t>
            </w:r>
          </w:p>
          <w:p w14:paraId="6F315CA1" w14:textId="534872B2" w:rsidR="004C3278" w:rsidRPr="00794639" w:rsidRDefault="004C3278" w:rsidP="003752E9">
            <w:pPr>
              <w:pStyle w:val="TableBody"/>
              <w:numPr>
                <w:ilvl w:val="0"/>
                <w:numId w:val="468"/>
              </w:numPr>
            </w:pPr>
            <w:r w:rsidRPr="00794639">
              <w:fldChar w:fldCharType="begin"/>
            </w:r>
            <w:r w:rsidRPr="00794639">
              <w:instrText xml:space="preserve"> REF _Ref525918086 \w \h </w:instrText>
            </w:r>
            <w:r w:rsidRPr="00794639">
              <w:fldChar w:fldCharType="separate"/>
            </w:r>
            <w:r w:rsidR="003C1515">
              <w:t>1.4</w:t>
            </w:r>
            <w:r w:rsidRPr="00794639">
              <w:fldChar w:fldCharType="end"/>
            </w:r>
            <w:r w:rsidRPr="00794639">
              <w:t xml:space="preserve"> </w:t>
            </w:r>
            <w:r w:rsidRPr="00794639">
              <w:fldChar w:fldCharType="begin"/>
            </w:r>
            <w:r w:rsidRPr="00794639">
              <w:instrText xml:space="preserve"> REF _Ref525918087 \h </w:instrText>
            </w:r>
            <w:r w:rsidRPr="00794639">
              <w:fldChar w:fldCharType="separate"/>
            </w:r>
            <w:r w:rsidR="003C1515" w:rsidRPr="00794639">
              <w:rPr>
                <w:snapToGrid w:val="0"/>
              </w:rPr>
              <w:t>SIM Application Toolkit</w:t>
            </w:r>
            <w:r w:rsidRPr="00794639">
              <w:fldChar w:fldCharType="end"/>
            </w:r>
          </w:p>
          <w:p w14:paraId="31AD79A5" w14:textId="4249F858" w:rsidR="004C3278" w:rsidRPr="00794639" w:rsidRDefault="004C3278" w:rsidP="003752E9">
            <w:pPr>
              <w:pStyle w:val="TableBody"/>
              <w:numPr>
                <w:ilvl w:val="0"/>
                <w:numId w:val="468"/>
              </w:numPr>
            </w:pPr>
            <w:r w:rsidRPr="00794639">
              <w:fldChar w:fldCharType="begin"/>
            </w:r>
            <w:r w:rsidRPr="00794639">
              <w:instrText xml:space="preserve"> REF _Ref525918093 \w \h </w:instrText>
            </w:r>
            <w:r w:rsidRPr="00794639">
              <w:fldChar w:fldCharType="separate"/>
            </w:r>
            <w:r w:rsidR="003C1515">
              <w:t>4.1</w:t>
            </w:r>
            <w:r w:rsidRPr="00794639">
              <w:fldChar w:fldCharType="end"/>
            </w:r>
            <w:r w:rsidRPr="00794639">
              <w:t xml:space="preserve"> </w:t>
            </w:r>
            <w:r w:rsidRPr="00794639">
              <w:fldChar w:fldCharType="begin"/>
            </w:r>
            <w:r w:rsidRPr="00794639">
              <w:instrText xml:space="preserve"> REF _Ref525918095 \h </w:instrText>
            </w:r>
            <w:r w:rsidRPr="00794639">
              <w:fldChar w:fldCharType="separate"/>
            </w:r>
            <w:r w:rsidR="003C1515" w:rsidRPr="00794639">
              <w:t>D Command: Dial Number</w:t>
            </w:r>
            <w:r w:rsidRPr="00794639">
              <w:fldChar w:fldCharType="end"/>
            </w:r>
          </w:p>
          <w:p w14:paraId="6F57F042" w14:textId="4E556D76" w:rsidR="004C3278" w:rsidRPr="00794639" w:rsidRDefault="004C3278" w:rsidP="00953CD3">
            <w:pPr>
              <w:pStyle w:val="TableBody"/>
              <w:numPr>
                <w:ilvl w:val="0"/>
                <w:numId w:val="468"/>
              </w:numPr>
            </w:pPr>
            <w:r w:rsidRPr="00794639">
              <w:fldChar w:fldCharType="begin"/>
            </w:r>
            <w:r w:rsidRPr="00794639">
              <w:instrText xml:space="preserve"> REF _Ref525918099 \w \h </w:instrText>
            </w:r>
            <w:r w:rsidRPr="00794639">
              <w:fldChar w:fldCharType="separate"/>
            </w:r>
            <w:r w:rsidR="003C1515">
              <w:t>5.2</w:t>
            </w:r>
            <w:r w:rsidRPr="00794639">
              <w:fldChar w:fldCharType="end"/>
            </w:r>
            <w:r w:rsidRPr="00794639">
              <w:t xml:space="preserve"> </w:t>
            </w:r>
            <w:r w:rsidRPr="00794639">
              <w:fldChar w:fldCharType="begin"/>
            </w:r>
            <w:r w:rsidRPr="00794639">
              <w:instrText xml:space="preserve"> REF _Ref525918102 \h </w:instrText>
            </w:r>
            <w:r w:rsidRPr="00794639">
              <w:fldChar w:fldCharType="separate"/>
            </w:r>
            <w:ins w:id="82" w:author="Elaine Baricante" w:date="2018-11-27T10:41:00Z">
              <w:r w:rsidR="003C1515" w:rsidRPr="00794639">
                <w:t xml:space="preserve">+CCID Command: </w:t>
              </w:r>
              <w:r w:rsidR="003C1515" w:rsidRPr="000656F8">
                <w:t>Request SIM Card Identification</w:t>
              </w:r>
            </w:ins>
            <w:del w:id="83" w:author="Elaine Baricante" w:date="2018-11-26T15:13:00Z">
              <w:r w:rsidRPr="00A5422A" w:rsidDel="00E638E8">
                <w:delText>+CCID</w:delText>
              </w:r>
              <w:r w:rsidRPr="00794639" w:rsidDel="00E638E8">
                <w:delText xml:space="preserve"> Command: </w:delText>
              </w:r>
              <w:r w:rsidRPr="000656F8" w:rsidDel="00E638E8">
                <w:delText>Request SIM Card Identification</w:delText>
              </w:r>
            </w:del>
            <w:r w:rsidRPr="00794639">
              <w:fldChar w:fldCharType="end"/>
            </w:r>
          </w:p>
        </w:tc>
      </w:tr>
      <w:tr w:rsidR="004C3278" w:rsidRPr="00794639" w14:paraId="2285DE4B" w14:textId="77777777" w:rsidTr="004C3278">
        <w:trPr>
          <w:ins w:id="84" w:author="Elaine Baricante" w:date="2018-11-26T11:15:00Z"/>
        </w:trPr>
        <w:tc>
          <w:tcPr>
            <w:tcW w:w="525" w:type="pct"/>
            <w:vMerge/>
          </w:tcPr>
          <w:p w14:paraId="26BB7328" w14:textId="77777777" w:rsidR="004C3278" w:rsidRPr="00794639" w:rsidRDefault="004C3278" w:rsidP="00C26521">
            <w:pPr>
              <w:pStyle w:val="TableBody"/>
              <w:rPr>
                <w:ins w:id="85" w:author="Elaine Baricante" w:date="2018-11-26T11:15:00Z"/>
              </w:rPr>
            </w:pPr>
          </w:p>
        </w:tc>
        <w:tc>
          <w:tcPr>
            <w:tcW w:w="1069" w:type="pct"/>
            <w:vMerge/>
          </w:tcPr>
          <w:p w14:paraId="003D97F5" w14:textId="77777777" w:rsidR="004C3278" w:rsidRPr="00794639" w:rsidRDefault="004C3278" w:rsidP="00C26521">
            <w:pPr>
              <w:pStyle w:val="TableBody"/>
              <w:rPr>
                <w:ins w:id="86" w:author="Elaine Baricante" w:date="2018-11-26T11:15:00Z"/>
              </w:rPr>
            </w:pPr>
          </w:p>
        </w:tc>
        <w:tc>
          <w:tcPr>
            <w:tcW w:w="3406" w:type="pct"/>
          </w:tcPr>
          <w:p w14:paraId="46BD3378" w14:textId="77777777" w:rsidR="004C3278" w:rsidRPr="00794639" w:rsidRDefault="004C3278" w:rsidP="004C3278">
            <w:pPr>
              <w:pStyle w:val="TableBody"/>
              <w:rPr>
                <w:ins w:id="87" w:author="Elaine Baricante" w:date="2018-11-26T11:15:00Z"/>
              </w:rPr>
            </w:pPr>
            <w:ins w:id="88" w:author="Elaine Baricante" w:date="2018-11-26T11:15:00Z">
              <w:r w:rsidRPr="00794639">
                <w:t>Updated:</w:t>
              </w:r>
            </w:ins>
          </w:p>
          <w:p w14:paraId="636C5FA7" w14:textId="293A52D1" w:rsidR="004C3278" w:rsidRPr="00794639" w:rsidRDefault="004C3278" w:rsidP="004C3278">
            <w:pPr>
              <w:pStyle w:val="TableBody"/>
              <w:numPr>
                <w:ilvl w:val="0"/>
                <w:numId w:val="469"/>
              </w:numPr>
              <w:rPr>
                <w:ins w:id="89" w:author="Elaine Baricante" w:date="2018-11-26T11:15:00Z"/>
              </w:rPr>
            </w:pPr>
            <w:ins w:id="90" w:author="Elaine Baricante" w:date="2018-11-26T11:15:00Z">
              <w:r w:rsidRPr="00794639">
                <w:fldChar w:fldCharType="begin"/>
              </w:r>
              <w:r w:rsidRPr="00794639">
                <w:instrText xml:space="preserve"> REF _Ref525918138 \w \h </w:instrText>
              </w:r>
            </w:ins>
            <w:ins w:id="91" w:author="Elaine Baricante" w:date="2018-11-26T11:15:00Z">
              <w:r w:rsidRPr="00794639">
                <w:fldChar w:fldCharType="separate"/>
              </w:r>
            </w:ins>
            <w:ins w:id="92" w:author="Elaine Baricante" w:date="2018-11-27T10:41:00Z">
              <w:r w:rsidR="003C1515">
                <w:t>2.5</w:t>
              </w:r>
            </w:ins>
            <w:ins w:id="93" w:author="Elaine Baricante" w:date="2018-11-26T11:15:00Z">
              <w:r w:rsidRPr="00794639">
                <w:fldChar w:fldCharType="end"/>
              </w:r>
              <w:r w:rsidRPr="00794639">
                <w:t xml:space="preserve"> </w:t>
              </w:r>
              <w:r w:rsidRPr="00794639">
                <w:fldChar w:fldCharType="begin"/>
              </w:r>
              <w:r w:rsidRPr="00794639">
                <w:instrText xml:space="preserve"> REF _Ref525918140 \h </w:instrText>
              </w:r>
            </w:ins>
            <w:ins w:id="94" w:author="Elaine Baricante" w:date="2018-11-26T11:15:00Z">
              <w:r w:rsidRPr="00794639">
                <w:fldChar w:fldCharType="separate"/>
              </w:r>
            </w:ins>
            <w:ins w:id="95" w:author="Elaine Baricante" w:date="2018-11-27T10:41:00Z">
              <w:r w:rsidR="003C1515" w:rsidRPr="00794639">
                <w:t>&amp;F Command: Restore Factory Settings</w:t>
              </w:r>
            </w:ins>
            <w:ins w:id="96" w:author="Elaine Baricante" w:date="2018-11-26T11:15:00Z">
              <w:r w:rsidRPr="00794639">
                <w:fldChar w:fldCharType="end"/>
              </w:r>
            </w:ins>
          </w:p>
          <w:p w14:paraId="4F9E7A6F" w14:textId="2012A636" w:rsidR="004C3278" w:rsidRPr="00794639" w:rsidRDefault="004C3278" w:rsidP="004C3278">
            <w:pPr>
              <w:pStyle w:val="TableBody"/>
              <w:numPr>
                <w:ilvl w:val="0"/>
                <w:numId w:val="469"/>
              </w:numPr>
              <w:rPr>
                <w:ins w:id="97" w:author="Elaine Baricante" w:date="2018-11-26T11:15:00Z"/>
              </w:rPr>
            </w:pPr>
            <w:ins w:id="98" w:author="Elaine Baricante" w:date="2018-11-26T11:15:00Z">
              <w:r w:rsidRPr="00794639">
                <w:fldChar w:fldCharType="begin"/>
              </w:r>
              <w:r w:rsidRPr="00794639">
                <w:instrText xml:space="preserve"> REF _Ref525918143 \w \h </w:instrText>
              </w:r>
            </w:ins>
            <w:ins w:id="99" w:author="Elaine Baricante" w:date="2018-11-26T11:15:00Z">
              <w:r w:rsidRPr="00794639">
                <w:fldChar w:fldCharType="separate"/>
              </w:r>
            </w:ins>
            <w:ins w:id="100" w:author="Elaine Baricante" w:date="2018-11-27T10:41:00Z">
              <w:r w:rsidR="003C1515">
                <w:t>2.6</w:t>
              </w:r>
            </w:ins>
            <w:ins w:id="101" w:author="Elaine Baricante" w:date="2018-11-26T11:15:00Z">
              <w:r w:rsidRPr="00794639">
                <w:fldChar w:fldCharType="end"/>
              </w:r>
              <w:r w:rsidRPr="00794639">
                <w:t xml:space="preserve"> </w:t>
              </w:r>
              <w:r w:rsidRPr="00794639">
                <w:fldChar w:fldCharType="begin"/>
              </w:r>
              <w:r w:rsidRPr="00794639">
                <w:instrText xml:space="preserve"> REF _Ref525918145 \h </w:instrText>
              </w:r>
            </w:ins>
            <w:ins w:id="102" w:author="Elaine Baricante" w:date="2018-11-26T11:15:00Z">
              <w:r w:rsidRPr="00794639">
                <w:fldChar w:fldCharType="separate"/>
              </w:r>
            </w:ins>
            <w:ins w:id="103" w:author="Elaine Baricante" w:date="2018-11-27T10:41:00Z">
              <w:r w:rsidR="003C1515" w:rsidRPr="00794639">
                <w:t>&amp;V Command: Display Current Configuration</w:t>
              </w:r>
            </w:ins>
            <w:ins w:id="104" w:author="Elaine Baricante" w:date="2018-11-26T11:15:00Z">
              <w:r w:rsidRPr="00794639">
                <w:fldChar w:fldCharType="end"/>
              </w:r>
            </w:ins>
          </w:p>
          <w:p w14:paraId="0DCBDC54" w14:textId="7BAD2D11" w:rsidR="004C3278" w:rsidRPr="00794639" w:rsidRDefault="004C3278" w:rsidP="004C3278">
            <w:pPr>
              <w:pStyle w:val="TableBody"/>
              <w:numPr>
                <w:ilvl w:val="0"/>
                <w:numId w:val="469"/>
              </w:numPr>
              <w:rPr>
                <w:ins w:id="105" w:author="Elaine Baricante" w:date="2018-11-26T11:15:00Z"/>
              </w:rPr>
            </w:pPr>
            <w:ins w:id="106" w:author="Elaine Baricante" w:date="2018-11-26T11:15:00Z">
              <w:r w:rsidRPr="00794639">
                <w:fldChar w:fldCharType="begin"/>
              </w:r>
              <w:r w:rsidRPr="00794639">
                <w:instrText xml:space="preserve"> REF _Ref525918147 \w \h </w:instrText>
              </w:r>
            </w:ins>
            <w:ins w:id="107" w:author="Elaine Baricante" w:date="2018-11-26T11:15:00Z">
              <w:r w:rsidRPr="00794639">
                <w:fldChar w:fldCharType="separate"/>
              </w:r>
            </w:ins>
            <w:ins w:id="108" w:author="Elaine Baricante" w:date="2018-11-27T10:41:00Z">
              <w:r w:rsidR="003C1515">
                <w:t>2.7</w:t>
              </w:r>
            </w:ins>
            <w:ins w:id="109" w:author="Elaine Baricante" w:date="2018-11-26T11:15:00Z">
              <w:r w:rsidRPr="00794639">
                <w:fldChar w:fldCharType="end"/>
              </w:r>
              <w:r w:rsidRPr="00794639">
                <w:t xml:space="preserve"> </w:t>
              </w:r>
              <w:r w:rsidRPr="00794639">
                <w:fldChar w:fldCharType="begin"/>
              </w:r>
              <w:r w:rsidRPr="00794639">
                <w:instrText xml:space="preserve"> REF _Ref525918150 \h </w:instrText>
              </w:r>
            </w:ins>
            <w:ins w:id="110" w:author="Elaine Baricante" w:date="2018-11-26T11:15:00Z">
              <w:r w:rsidRPr="00794639">
                <w:fldChar w:fldCharType="separate"/>
              </w:r>
            </w:ins>
            <w:ins w:id="111" w:author="Elaine Baricante" w:date="2018-11-27T10:41:00Z">
              <w:r w:rsidR="003C1515" w:rsidRPr="00794639">
                <w:t>&amp;W Command: Write Current Configuration</w:t>
              </w:r>
            </w:ins>
            <w:ins w:id="112" w:author="Elaine Baricante" w:date="2018-11-26T11:15:00Z">
              <w:r w:rsidRPr="00794639">
                <w:fldChar w:fldCharType="end"/>
              </w:r>
            </w:ins>
          </w:p>
          <w:p w14:paraId="60D03A7C" w14:textId="5861C932" w:rsidR="004C3278" w:rsidRPr="00794639" w:rsidRDefault="004C3278" w:rsidP="004C3278">
            <w:pPr>
              <w:pStyle w:val="TableBody"/>
              <w:numPr>
                <w:ilvl w:val="0"/>
                <w:numId w:val="469"/>
              </w:numPr>
              <w:rPr>
                <w:ins w:id="113" w:author="Elaine Baricante" w:date="2018-11-26T11:15:00Z"/>
              </w:rPr>
            </w:pPr>
            <w:ins w:id="114" w:author="Elaine Baricante" w:date="2018-11-26T11:15:00Z">
              <w:r w:rsidRPr="00794639">
                <w:fldChar w:fldCharType="begin"/>
              </w:r>
              <w:r w:rsidRPr="00794639">
                <w:instrText xml:space="preserve"> REF _Ref525918155 \w \h </w:instrText>
              </w:r>
            </w:ins>
            <w:ins w:id="115" w:author="Elaine Baricante" w:date="2018-11-26T11:15:00Z">
              <w:r w:rsidRPr="00794639">
                <w:fldChar w:fldCharType="separate"/>
              </w:r>
            </w:ins>
            <w:ins w:id="116" w:author="Elaine Baricante" w:date="2018-11-27T10:41:00Z">
              <w:r w:rsidR="003C1515">
                <w:t>3.6</w:t>
              </w:r>
            </w:ins>
            <w:ins w:id="117" w:author="Elaine Baricante" w:date="2018-11-26T11:15:00Z">
              <w:r w:rsidRPr="00794639">
                <w:fldChar w:fldCharType="end"/>
              </w:r>
              <w:r w:rsidRPr="00794639">
                <w:t xml:space="preserve"> </w:t>
              </w:r>
              <w:r w:rsidRPr="00794639">
                <w:fldChar w:fldCharType="begin"/>
              </w:r>
              <w:r w:rsidRPr="00794639">
                <w:instrText xml:space="preserve"> REF _Ref525918158 \h </w:instrText>
              </w:r>
            </w:ins>
            <w:ins w:id="118" w:author="Elaine Baricante" w:date="2018-11-26T11:15:00Z">
              <w:r w:rsidRPr="00794639">
                <w:fldChar w:fldCharType="separate"/>
              </w:r>
            </w:ins>
            <w:ins w:id="119" w:author="Elaine Baricante" w:date="2018-11-27T10:41:00Z">
              <w:r w:rsidR="003C1515" w:rsidRPr="00794639">
                <w:t>+KGSN Command: Request Product Serial Number and Software Version</w:t>
              </w:r>
            </w:ins>
            <w:ins w:id="120" w:author="Elaine Baricante" w:date="2018-11-26T11:15:00Z">
              <w:r w:rsidRPr="00794639">
                <w:fldChar w:fldCharType="end"/>
              </w:r>
            </w:ins>
          </w:p>
          <w:p w14:paraId="7CCBFAB6" w14:textId="460DD4E6" w:rsidR="004C3278" w:rsidRDefault="004C3278" w:rsidP="004C3278">
            <w:pPr>
              <w:pStyle w:val="TableBody"/>
              <w:numPr>
                <w:ilvl w:val="0"/>
                <w:numId w:val="469"/>
              </w:numPr>
              <w:rPr>
                <w:ins w:id="121" w:author="Elaine Baricante" w:date="2018-11-26T11:15:00Z"/>
              </w:rPr>
            </w:pPr>
            <w:ins w:id="122" w:author="Elaine Baricante" w:date="2018-11-26T11:15:00Z">
              <w:r w:rsidRPr="00794639">
                <w:fldChar w:fldCharType="begin"/>
              </w:r>
              <w:r w:rsidRPr="00794639">
                <w:instrText xml:space="preserve"> REF _Ref340838023 \w \h </w:instrText>
              </w:r>
            </w:ins>
            <w:ins w:id="123" w:author="Elaine Baricante" w:date="2018-11-26T11:15:00Z">
              <w:r w:rsidRPr="00794639">
                <w:fldChar w:fldCharType="separate"/>
              </w:r>
            </w:ins>
            <w:ins w:id="124" w:author="Elaine Baricante" w:date="2018-11-27T10:41:00Z">
              <w:r w:rsidR="003C1515">
                <w:t>5.14</w:t>
              </w:r>
            </w:ins>
            <w:ins w:id="125" w:author="Elaine Baricante" w:date="2018-11-26T11:15:00Z">
              <w:r w:rsidRPr="00794639">
                <w:fldChar w:fldCharType="end"/>
              </w:r>
              <w:r w:rsidRPr="00794639">
                <w:t xml:space="preserve"> </w:t>
              </w:r>
              <w:r w:rsidRPr="00794639">
                <w:fldChar w:fldCharType="begin"/>
              </w:r>
              <w:r w:rsidRPr="00794639">
                <w:instrText xml:space="preserve"> REF _Ref340838023 \h </w:instrText>
              </w:r>
            </w:ins>
            <w:ins w:id="126" w:author="Elaine Baricante" w:date="2018-11-26T11:15:00Z">
              <w:r w:rsidRPr="00794639">
                <w:fldChar w:fldCharType="separate"/>
              </w:r>
            </w:ins>
            <w:ins w:id="127" w:author="Elaine Baricante" w:date="2018-11-27T10:41:00Z">
              <w:r w:rsidR="003C1515" w:rsidRPr="00794639">
                <w:t>+CTZR Command: Time Zone Reporting</w:t>
              </w:r>
            </w:ins>
            <w:ins w:id="128" w:author="Elaine Baricante" w:date="2018-11-26T11:15:00Z">
              <w:r w:rsidRPr="00794639">
                <w:fldChar w:fldCharType="end"/>
              </w:r>
            </w:ins>
          </w:p>
          <w:p w14:paraId="004D5AD5" w14:textId="4B4E1488" w:rsidR="004C3278" w:rsidRDefault="004C3278" w:rsidP="004C3278">
            <w:pPr>
              <w:pStyle w:val="TableBody"/>
              <w:numPr>
                <w:ilvl w:val="0"/>
                <w:numId w:val="469"/>
              </w:numPr>
              <w:rPr>
                <w:ins w:id="129" w:author="Elaine Baricante" w:date="2018-11-26T11:15:00Z"/>
              </w:rPr>
            </w:pPr>
            <w:ins w:id="130" w:author="Elaine Baricante" w:date="2018-11-26T11:15:00Z">
              <w:r w:rsidRPr="00794639">
                <w:fldChar w:fldCharType="begin"/>
              </w:r>
              <w:r w:rsidRPr="00794639">
                <w:instrText xml:space="preserve"> REF _Ref518318692 \w \h </w:instrText>
              </w:r>
            </w:ins>
            <w:ins w:id="131" w:author="Elaine Baricante" w:date="2018-11-26T11:15:00Z">
              <w:r w:rsidRPr="00794639">
                <w:fldChar w:fldCharType="separate"/>
              </w:r>
            </w:ins>
            <w:ins w:id="132" w:author="Elaine Baricante" w:date="2018-11-27T10:41:00Z">
              <w:r w:rsidR="003C1515">
                <w:t>5.19</w:t>
              </w:r>
            </w:ins>
            <w:ins w:id="133" w:author="Elaine Baricante" w:date="2018-11-26T11:15:00Z">
              <w:r w:rsidRPr="00794639">
                <w:fldChar w:fldCharType="end"/>
              </w:r>
              <w:r w:rsidRPr="00794639">
                <w:t xml:space="preserve"> </w:t>
              </w:r>
              <w:r w:rsidRPr="00794639">
                <w:fldChar w:fldCharType="begin"/>
              </w:r>
              <w:r w:rsidRPr="00794639">
                <w:instrText xml:space="preserve"> REF _Ref518318692 \h </w:instrText>
              </w:r>
            </w:ins>
            <w:ins w:id="134" w:author="Elaine Baricante" w:date="2018-11-26T11:15:00Z">
              <w:r w:rsidRPr="00794639">
                <w:fldChar w:fldCharType="separate"/>
              </w:r>
            </w:ins>
            <w:ins w:id="135" w:author="Elaine Baricante" w:date="2018-11-27T10:41:00Z">
              <w:r w:rsidR="003C1515" w:rsidRPr="00794639">
                <w:t xml:space="preserve">+KBNDCFG Command: </w:t>
              </w:r>
              <w:r w:rsidR="003C1515" w:rsidRPr="000656F8">
                <w:t xml:space="preserve">Set Configured </w:t>
              </w:r>
              <w:r w:rsidR="003C1515" w:rsidRPr="007E4A1F">
                <w:t xml:space="preserve">LTE </w:t>
              </w:r>
              <w:r w:rsidR="003C1515" w:rsidRPr="005C602E">
                <w:t>Band(s)</w:t>
              </w:r>
            </w:ins>
            <w:ins w:id="136" w:author="Elaine Baricante" w:date="2018-11-26T11:15:00Z">
              <w:r w:rsidRPr="00794639">
                <w:fldChar w:fldCharType="end"/>
              </w:r>
            </w:ins>
          </w:p>
          <w:p w14:paraId="4D2AD79B" w14:textId="26C63FC3" w:rsidR="004C3278" w:rsidRPr="00794639" w:rsidRDefault="004C3278" w:rsidP="004C3278">
            <w:pPr>
              <w:pStyle w:val="TableBody"/>
              <w:numPr>
                <w:ilvl w:val="0"/>
                <w:numId w:val="469"/>
              </w:numPr>
              <w:rPr>
                <w:ins w:id="137" w:author="Elaine Baricante" w:date="2018-11-26T11:15:00Z"/>
              </w:rPr>
            </w:pPr>
            <w:ins w:id="138" w:author="Elaine Baricante" w:date="2018-11-26T11:15:00Z">
              <w:r w:rsidRPr="00794639">
                <w:fldChar w:fldCharType="begin"/>
              </w:r>
              <w:r w:rsidRPr="00794639">
                <w:instrText xml:space="preserve"> REF _Ref518318680 \w \h </w:instrText>
              </w:r>
            </w:ins>
            <w:ins w:id="139" w:author="Elaine Baricante" w:date="2018-11-26T11:15:00Z">
              <w:r w:rsidRPr="00794639">
                <w:fldChar w:fldCharType="separate"/>
              </w:r>
            </w:ins>
            <w:ins w:id="140" w:author="Elaine Baricante" w:date="2018-11-27T10:41:00Z">
              <w:r w:rsidR="003C1515">
                <w:t>5.20</w:t>
              </w:r>
            </w:ins>
            <w:ins w:id="141" w:author="Elaine Baricante" w:date="2018-11-26T11:15:00Z">
              <w:r w:rsidRPr="00794639">
                <w:fldChar w:fldCharType="end"/>
              </w:r>
              <w:r w:rsidRPr="00794639">
                <w:t xml:space="preserve"> </w:t>
              </w:r>
              <w:r w:rsidRPr="00794639">
                <w:fldChar w:fldCharType="begin"/>
              </w:r>
              <w:r w:rsidRPr="00794639">
                <w:instrText xml:space="preserve"> REF _Ref518318680 \h </w:instrText>
              </w:r>
            </w:ins>
            <w:ins w:id="142" w:author="Elaine Baricante" w:date="2018-11-26T11:15:00Z">
              <w:r w:rsidRPr="00794639">
                <w:fldChar w:fldCharType="separate"/>
              </w:r>
            </w:ins>
            <w:ins w:id="143" w:author="Elaine Baricante" w:date="2018-11-27T10:41:00Z">
              <w:r w:rsidR="003C1515" w:rsidRPr="00794639">
                <w:t>+KBND Command: Get Active LTE Band(s)</w:t>
              </w:r>
            </w:ins>
            <w:ins w:id="144" w:author="Elaine Baricante" w:date="2018-11-26T11:15:00Z">
              <w:r w:rsidRPr="00794639">
                <w:fldChar w:fldCharType="end"/>
              </w:r>
            </w:ins>
          </w:p>
          <w:p w14:paraId="7F9E276D" w14:textId="4DC56527" w:rsidR="004C3278" w:rsidRPr="00794639" w:rsidRDefault="004C3278" w:rsidP="004C3278">
            <w:pPr>
              <w:pStyle w:val="TableBody"/>
              <w:numPr>
                <w:ilvl w:val="0"/>
                <w:numId w:val="469"/>
              </w:numPr>
              <w:rPr>
                <w:ins w:id="145" w:author="Elaine Baricante" w:date="2018-11-26T11:15:00Z"/>
              </w:rPr>
            </w:pPr>
            <w:ins w:id="146" w:author="Elaine Baricante" w:date="2018-11-26T11:15:00Z">
              <w:r w:rsidRPr="00794639">
                <w:fldChar w:fldCharType="begin"/>
              </w:r>
              <w:r w:rsidRPr="00794639">
                <w:instrText xml:space="preserve"> REF _Ref525918189 \w \h </w:instrText>
              </w:r>
            </w:ins>
            <w:ins w:id="147" w:author="Elaine Baricante" w:date="2018-11-26T11:15:00Z">
              <w:r w:rsidRPr="00794639">
                <w:fldChar w:fldCharType="separate"/>
              </w:r>
            </w:ins>
            <w:ins w:id="148" w:author="Elaine Baricante" w:date="2018-11-27T10:41:00Z">
              <w:r w:rsidR="003C1515">
                <w:t>5.21</w:t>
              </w:r>
            </w:ins>
            <w:ins w:id="149" w:author="Elaine Baricante" w:date="2018-11-26T11:15:00Z">
              <w:r w:rsidRPr="00794639">
                <w:fldChar w:fldCharType="end"/>
              </w:r>
              <w:r w:rsidRPr="00794639">
                <w:fldChar w:fldCharType="begin"/>
              </w:r>
              <w:r w:rsidRPr="00794639">
                <w:instrText xml:space="preserve"> REF _Ref525918191 \h </w:instrText>
              </w:r>
            </w:ins>
            <w:ins w:id="150" w:author="Elaine Baricante" w:date="2018-11-26T11:15:00Z">
              <w:r w:rsidRPr="00794639">
                <w:fldChar w:fldCharType="separate"/>
              </w:r>
            </w:ins>
            <w:ins w:id="151" w:author="Elaine Baricante" w:date="2018-11-27T10:41:00Z">
              <w:r w:rsidR="003C1515" w:rsidRPr="00794639">
                <w:t>+KGPIO Command: Hardware IO Control</w:t>
              </w:r>
            </w:ins>
            <w:ins w:id="152" w:author="Elaine Baricante" w:date="2018-11-26T11:15:00Z">
              <w:r w:rsidRPr="00794639">
                <w:fldChar w:fldCharType="end"/>
              </w:r>
            </w:ins>
          </w:p>
          <w:p w14:paraId="6FE7A8DB" w14:textId="4AF62783" w:rsidR="004C3278" w:rsidRDefault="004C3278" w:rsidP="004C3278">
            <w:pPr>
              <w:pStyle w:val="TableBody"/>
              <w:numPr>
                <w:ilvl w:val="0"/>
                <w:numId w:val="469"/>
              </w:numPr>
              <w:rPr>
                <w:ins w:id="153" w:author="Elaine Baricante" w:date="2018-11-26T11:15:00Z"/>
              </w:rPr>
            </w:pPr>
            <w:ins w:id="154" w:author="Elaine Baricante" w:date="2018-11-26T11:15:00Z">
              <w:r w:rsidRPr="00794639">
                <w:fldChar w:fldCharType="begin"/>
              </w:r>
              <w:r w:rsidRPr="00794639">
                <w:instrText xml:space="preserve"> REF _Ref525918196 \w \h </w:instrText>
              </w:r>
            </w:ins>
            <w:ins w:id="155" w:author="Elaine Baricante" w:date="2018-11-26T11:15:00Z">
              <w:r w:rsidRPr="00794639">
                <w:fldChar w:fldCharType="separate"/>
              </w:r>
            </w:ins>
            <w:ins w:id="156" w:author="Elaine Baricante" w:date="2018-11-27T10:41:00Z">
              <w:r w:rsidR="003C1515">
                <w:t>5.22</w:t>
              </w:r>
            </w:ins>
            <w:ins w:id="157" w:author="Elaine Baricante" w:date="2018-11-26T11:15:00Z">
              <w:r w:rsidRPr="00794639">
                <w:fldChar w:fldCharType="end"/>
              </w:r>
              <w:r w:rsidRPr="00794639">
                <w:t xml:space="preserve"> </w:t>
              </w:r>
              <w:r w:rsidRPr="00794639">
                <w:fldChar w:fldCharType="begin"/>
              </w:r>
              <w:r w:rsidRPr="00794639">
                <w:instrText xml:space="preserve"> REF _Ref525918198 \h </w:instrText>
              </w:r>
            </w:ins>
            <w:ins w:id="158" w:author="Elaine Baricante" w:date="2018-11-26T11:15:00Z">
              <w:r w:rsidRPr="00794639">
                <w:fldChar w:fldCharType="separate"/>
              </w:r>
            </w:ins>
            <w:ins w:id="159" w:author="Elaine Baricante" w:date="2018-11-27T10:41:00Z">
              <w:r w:rsidR="003C1515" w:rsidRPr="00794639">
                <w:t>+KGPIOCFG Command: GPIO Configuration</w:t>
              </w:r>
            </w:ins>
            <w:ins w:id="160" w:author="Elaine Baricante" w:date="2018-11-26T11:15:00Z">
              <w:r w:rsidRPr="00794639">
                <w:fldChar w:fldCharType="end"/>
              </w:r>
            </w:ins>
          </w:p>
          <w:p w14:paraId="55FB3DFC" w14:textId="7CA76EFF" w:rsidR="004C3278" w:rsidRPr="00794639" w:rsidRDefault="004C3278" w:rsidP="004C3278">
            <w:pPr>
              <w:pStyle w:val="TableBody"/>
              <w:numPr>
                <w:ilvl w:val="0"/>
                <w:numId w:val="469"/>
              </w:numPr>
              <w:rPr>
                <w:ins w:id="161" w:author="Elaine Baricante" w:date="2018-11-26T11:15:00Z"/>
              </w:rPr>
            </w:pPr>
            <w:ins w:id="162" w:author="Elaine Baricante" w:date="2018-11-26T11:15:00Z">
              <w:r w:rsidRPr="00794639">
                <w:fldChar w:fldCharType="begin"/>
              </w:r>
              <w:r w:rsidRPr="00794639">
                <w:instrText xml:space="preserve"> REF _Ref525918201 \w \h </w:instrText>
              </w:r>
            </w:ins>
            <w:ins w:id="163" w:author="Elaine Baricante" w:date="2018-11-26T11:15:00Z">
              <w:r w:rsidRPr="00794639">
                <w:fldChar w:fldCharType="separate"/>
              </w:r>
            </w:ins>
            <w:ins w:id="164" w:author="Elaine Baricante" w:date="2018-11-27T10:41:00Z">
              <w:r w:rsidR="003C1515">
                <w:t>5.23</w:t>
              </w:r>
            </w:ins>
            <w:ins w:id="165" w:author="Elaine Baricante" w:date="2018-11-26T11:15:00Z">
              <w:r w:rsidRPr="00794639">
                <w:fldChar w:fldCharType="end"/>
              </w:r>
              <w:r w:rsidRPr="00794639">
                <w:t xml:space="preserve"> </w:t>
              </w:r>
              <w:r w:rsidRPr="00794639">
                <w:fldChar w:fldCharType="begin"/>
              </w:r>
              <w:r w:rsidRPr="00794639">
                <w:instrText xml:space="preserve"> REF _Ref525918203 \h </w:instrText>
              </w:r>
            </w:ins>
            <w:ins w:id="166" w:author="Elaine Baricante" w:date="2018-11-26T11:15:00Z">
              <w:r w:rsidRPr="00794639">
                <w:fldChar w:fldCharType="separate"/>
              </w:r>
            </w:ins>
            <w:ins w:id="167" w:author="Elaine Baricante" w:date="2018-11-27T10:41:00Z">
              <w:r w:rsidR="003C1515" w:rsidRPr="00794639">
                <w:t>+KCELL Command: Cell Environment Information</w:t>
              </w:r>
            </w:ins>
            <w:ins w:id="168" w:author="Elaine Baricante" w:date="2018-11-26T11:15:00Z">
              <w:r w:rsidRPr="00794639">
                <w:fldChar w:fldCharType="end"/>
              </w:r>
            </w:ins>
          </w:p>
        </w:tc>
      </w:tr>
      <w:tr w:rsidR="003752E9" w:rsidRPr="00794639" w:rsidDel="004C3278" w14:paraId="544C12C2" w14:textId="7F224AC4" w:rsidTr="004C3278">
        <w:trPr>
          <w:del w:id="169" w:author="Elaine Baricante" w:date="2018-11-26T11:16:00Z"/>
        </w:trPr>
        <w:tc>
          <w:tcPr>
            <w:tcW w:w="525" w:type="pct"/>
          </w:tcPr>
          <w:p w14:paraId="35850886" w14:textId="65A8C932" w:rsidR="003752E9" w:rsidRPr="00794639" w:rsidDel="004C3278" w:rsidRDefault="003752E9" w:rsidP="00C26521">
            <w:pPr>
              <w:pStyle w:val="TableBody"/>
              <w:rPr>
                <w:del w:id="170" w:author="Elaine Baricante" w:date="2018-11-26T11:16:00Z"/>
              </w:rPr>
            </w:pPr>
          </w:p>
        </w:tc>
        <w:tc>
          <w:tcPr>
            <w:tcW w:w="1069" w:type="pct"/>
          </w:tcPr>
          <w:p w14:paraId="4BA4C463" w14:textId="173B6972" w:rsidR="003752E9" w:rsidRPr="00794639" w:rsidDel="004C3278" w:rsidRDefault="003752E9" w:rsidP="00C26521">
            <w:pPr>
              <w:pStyle w:val="TableBody"/>
              <w:rPr>
                <w:del w:id="171" w:author="Elaine Baricante" w:date="2018-11-26T11:16:00Z"/>
              </w:rPr>
            </w:pPr>
          </w:p>
        </w:tc>
        <w:tc>
          <w:tcPr>
            <w:tcW w:w="3406" w:type="pct"/>
          </w:tcPr>
          <w:p w14:paraId="77B9B9DD" w14:textId="01C70F8B" w:rsidR="003752E9" w:rsidRPr="00794639" w:rsidDel="004C3278" w:rsidRDefault="003752E9" w:rsidP="00C26521">
            <w:pPr>
              <w:pStyle w:val="TableBody"/>
              <w:rPr>
                <w:del w:id="172" w:author="Elaine Baricante" w:date="2018-11-26T11:15:00Z"/>
              </w:rPr>
            </w:pPr>
            <w:del w:id="173" w:author="Elaine Baricante" w:date="2018-11-26T11:15:00Z">
              <w:r w:rsidRPr="00794639" w:rsidDel="004C3278">
                <w:delText>Updated:</w:delText>
              </w:r>
            </w:del>
          </w:p>
          <w:p w14:paraId="4035F444" w14:textId="5EDCC938" w:rsidR="003752E9" w:rsidRPr="00794639" w:rsidDel="004C3278" w:rsidRDefault="003752E9" w:rsidP="003752E9">
            <w:pPr>
              <w:pStyle w:val="TableBody"/>
              <w:numPr>
                <w:ilvl w:val="0"/>
                <w:numId w:val="469"/>
              </w:numPr>
              <w:rPr>
                <w:del w:id="174" w:author="Elaine Baricante" w:date="2018-11-26T11:15:00Z"/>
              </w:rPr>
            </w:pPr>
            <w:del w:id="175" w:author="Elaine Baricante" w:date="2018-11-26T11:15:00Z">
              <w:r w:rsidRPr="00794639" w:rsidDel="004C3278">
                <w:fldChar w:fldCharType="begin"/>
              </w:r>
              <w:r w:rsidRPr="00794639" w:rsidDel="004C3278">
                <w:delInstrText xml:space="preserve"> REF _Ref525918138 \w \h </w:delInstrText>
              </w:r>
              <w:r w:rsidRPr="00794639" w:rsidDel="004C3278">
                <w:fldChar w:fldCharType="separate"/>
              </w:r>
              <w:r w:rsidR="00A5422A" w:rsidDel="004C3278">
                <w:delText>2.5</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_Ref525918140 \h </w:delInstrText>
              </w:r>
              <w:r w:rsidRPr="00794639" w:rsidDel="004C3278">
                <w:fldChar w:fldCharType="separate"/>
              </w:r>
              <w:r w:rsidR="00A5422A" w:rsidRPr="00A5422A" w:rsidDel="004C3278">
                <w:delText>&amp;F Command: Restore Factory Settings</w:delText>
              </w:r>
              <w:r w:rsidRPr="00794639" w:rsidDel="004C3278">
                <w:fldChar w:fldCharType="end"/>
              </w:r>
            </w:del>
          </w:p>
          <w:p w14:paraId="3ABC5CBC" w14:textId="0E6D1B38" w:rsidR="003752E9" w:rsidRPr="00794639" w:rsidDel="004C3278" w:rsidRDefault="003752E9" w:rsidP="003752E9">
            <w:pPr>
              <w:pStyle w:val="TableBody"/>
              <w:numPr>
                <w:ilvl w:val="0"/>
                <w:numId w:val="469"/>
              </w:numPr>
              <w:rPr>
                <w:del w:id="176" w:author="Elaine Baricante" w:date="2018-11-26T11:15:00Z"/>
              </w:rPr>
            </w:pPr>
            <w:del w:id="177" w:author="Elaine Baricante" w:date="2018-11-26T11:15:00Z">
              <w:r w:rsidRPr="00794639" w:rsidDel="004C3278">
                <w:fldChar w:fldCharType="begin"/>
              </w:r>
              <w:r w:rsidRPr="00794639" w:rsidDel="004C3278">
                <w:delInstrText xml:space="preserve"> REF _Ref525918143 \w \h </w:delInstrText>
              </w:r>
              <w:r w:rsidRPr="00794639" w:rsidDel="004C3278">
                <w:fldChar w:fldCharType="separate"/>
              </w:r>
              <w:r w:rsidR="00A5422A" w:rsidDel="004C3278">
                <w:delText>2.6</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_Ref525918145 \h </w:delInstrText>
              </w:r>
              <w:r w:rsidRPr="00794639" w:rsidDel="004C3278">
                <w:fldChar w:fldCharType="separate"/>
              </w:r>
              <w:r w:rsidR="00A5422A" w:rsidRPr="00A5422A" w:rsidDel="004C3278">
                <w:delText>&amp;V Command: Display Current Configuration</w:delText>
              </w:r>
              <w:r w:rsidRPr="00794639" w:rsidDel="004C3278">
                <w:fldChar w:fldCharType="end"/>
              </w:r>
            </w:del>
          </w:p>
          <w:p w14:paraId="4E570BBD" w14:textId="20A07D6B" w:rsidR="003752E9" w:rsidRPr="00794639" w:rsidDel="004C3278" w:rsidRDefault="003752E9" w:rsidP="003752E9">
            <w:pPr>
              <w:pStyle w:val="TableBody"/>
              <w:numPr>
                <w:ilvl w:val="0"/>
                <w:numId w:val="469"/>
              </w:numPr>
              <w:rPr>
                <w:del w:id="178" w:author="Elaine Baricante" w:date="2018-11-26T11:15:00Z"/>
              </w:rPr>
            </w:pPr>
            <w:del w:id="179" w:author="Elaine Baricante" w:date="2018-11-26T11:15:00Z">
              <w:r w:rsidRPr="00794639" w:rsidDel="004C3278">
                <w:fldChar w:fldCharType="begin"/>
              </w:r>
              <w:r w:rsidRPr="00794639" w:rsidDel="004C3278">
                <w:delInstrText xml:space="preserve"> REF _Ref525918147 \w \h </w:delInstrText>
              </w:r>
              <w:r w:rsidRPr="00794639" w:rsidDel="004C3278">
                <w:fldChar w:fldCharType="separate"/>
              </w:r>
              <w:r w:rsidR="00A5422A" w:rsidDel="004C3278">
                <w:delText>2.7</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_Ref525918150 \h </w:delInstrText>
              </w:r>
              <w:r w:rsidRPr="00794639" w:rsidDel="004C3278">
                <w:fldChar w:fldCharType="separate"/>
              </w:r>
              <w:r w:rsidR="00A5422A" w:rsidRPr="00A5422A" w:rsidDel="004C3278">
                <w:delText>&amp;W Command: Write Current Configuration</w:delText>
              </w:r>
              <w:r w:rsidRPr="00794639" w:rsidDel="004C3278">
                <w:fldChar w:fldCharType="end"/>
              </w:r>
            </w:del>
          </w:p>
          <w:p w14:paraId="17EEF0F7" w14:textId="51ED17AC" w:rsidR="003752E9" w:rsidRPr="00794639" w:rsidDel="004C3278" w:rsidRDefault="003752E9" w:rsidP="003752E9">
            <w:pPr>
              <w:pStyle w:val="TableBody"/>
              <w:numPr>
                <w:ilvl w:val="0"/>
                <w:numId w:val="469"/>
              </w:numPr>
              <w:rPr>
                <w:del w:id="180" w:author="Elaine Baricante" w:date="2018-11-26T11:15:00Z"/>
              </w:rPr>
            </w:pPr>
            <w:del w:id="181" w:author="Elaine Baricante" w:date="2018-11-26T11:15:00Z">
              <w:r w:rsidRPr="00794639" w:rsidDel="004C3278">
                <w:fldChar w:fldCharType="begin"/>
              </w:r>
              <w:r w:rsidRPr="00794639" w:rsidDel="004C3278">
                <w:delInstrText xml:space="preserve"> REF _Ref525918155 \w \h </w:delInstrText>
              </w:r>
              <w:r w:rsidRPr="00794639" w:rsidDel="004C3278">
                <w:fldChar w:fldCharType="separate"/>
              </w:r>
              <w:r w:rsidR="00A5422A" w:rsidDel="004C3278">
                <w:delText>3.6</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_Ref525918158 \h </w:delInstrText>
              </w:r>
              <w:r w:rsidRPr="00794639" w:rsidDel="004C3278">
                <w:fldChar w:fldCharType="separate"/>
              </w:r>
              <w:r w:rsidR="00A5422A" w:rsidRPr="00A5422A" w:rsidDel="004C3278">
                <w:delText>+KGSN Command: Request Product Serial Number and Software Version</w:delText>
              </w:r>
              <w:r w:rsidRPr="00794639" w:rsidDel="004C3278">
                <w:fldChar w:fldCharType="end"/>
              </w:r>
            </w:del>
          </w:p>
          <w:p w14:paraId="2ACA41BF" w14:textId="6C9548D2" w:rsidR="003752E9" w:rsidRPr="00794639" w:rsidDel="004C3278" w:rsidRDefault="003752E9" w:rsidP="003752E9">
            <w:pPr>
              <w:pStyle w:val="TableBody"/>
              <w:numPr>
                <w:ilvl w:val="0"/>
                <w:numId w:val="469"/>
              </w:numPr>
              <w:rPr>
                <w:del w:id="182" w:author="Elaine Baricante" w:date="2018-11-26T11:15:00Z"/>
              </w:rPr>
            </w:pPr>
            <w:del w:id="183" w:author="Elaine Baricante" w:date="2018-11-26T11:15:00Z">
              <w:r w:rsidRPr="00794639" w:rsidDel="004C3278">
                <w:fldChar w:fldCharType="begin"/>
              </w:r>
              <w:r w:rsidRPr="00794639" w:rsidDel="004C3278">
                <w:delInstrText xml:space="preserve"> REF _Ref340838023 \w \h </w:delInstrText>
              </w:r>
              <w:r w:rsidRPr="00794639" w:rsidDel="004C3278">
                <w:fldChar w:fldCharType="separate"/>
              </w:r>
              <w:r w:rsidR="00A5422A" w:rsidDel="004C3278">
                <w:delText>5.14</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_Ref340838023 \h </w:delInstrText>
              </w:r>
              <w:r w:rsidRPr="00794639" w:rsidDel="004C3278">
                <w:fldChar w:fldCharType="separate"/>
              </w:r>
              <w:r w:rsidR="00A5422A" w:rsidRPr="00A5422A" w:rsidDel="004C3278">
                <w:delText>+CTZR Command: Time Zone Reporting</w:delText>
              </w:r>
              <w:r w:rsidRPr="00794639" w:rsidDel="004C3278">
                <w:fldChar w:fldCharType="end"/>
              </w:r>
            </w:del>
          </w:p>
          <w:p w14:paraId="2C490BAA" w14:textId="5D48EB91" w:rsidR="003752E9" w:rsidRPr="00794639" w:rsidDel="004C3278" w:rsidRDefault="003752E9" w:rsidP="003752E9">
            <w:pPr>
              <w:pStyle w:val="TableBody"/>
              <w:numPr>
                <w:ilvl w:val="0"/>
                <w:numId w:val="469"/>
              </w:numPr>
              <w:rPr>
                <w:del w:id="184" w:author="Elaine Baricante" w:date="2018-11-26T11:16:00Z"/>
              </w:rPr>
            </w:pPr>
            <w:del w:id="185" w:author="Elaine Baricante" w:date="2018-11-26T11:15:00Z">
              <w:r w:rsidRPr="00794639" w:rsidDel="004C3278">
                <w:fldChar w:fldCharType="begin"/>
              </w:r>
              <w:r w:rsidRPr="00794639" w:rsidDel="004C3278">
                <w:delInstrText xml:space="preserve"> REF _Ref518318692 \w \h </w:delInstrText>
              </w:r>
              <w:r w:rsidRPr="00794639" w:rsidDel="004C3278">
                <w:fldChar w:fldCharType="separate"/>
              </w:r>
              <w:r w:rsidR="00A5422A" w:rsidDel="004C3278">
                <w:delText>5.19</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_Ref518318692 \h </w:delInstrText>
              </w:r>
              <w:r w:rsidRPr="00794639" w:rsidDel="004C3278">
                <w:fldChar w:fldCharType="separate"/>
              </w:r>
              <w:r w:rsidR="00A5422A" w:rsidRPr="00A5422A" w:rsidDel="004C3278">
                <w:delText>+KBNDCFG</w:delText>
              </w:r>
              <w:r w:rsidR="00A5422A" w:rsidRPr="00794639" w:rsidDel="004C3278">
                <w:delText xml:space="preserve"> Command: </w:delText>
              </w:r>
              <w:r w:rsidR="00A5422A" w:rsidRPr="000656F8" w:rsidDel="004C3278">
                <w:delText xml:space="preserve">Set Configured </w:delText>
              </w:r>
              <w:r w:rsidR="00A5422A" w:rsidRPr="007E4A1F" w:rsidDel="004C3278">
                <w:delText xml:space="preserve">LTE </w:delText>
              </w:r>
              <w:r w:rsidR="00A5422A" w:rsidRPr="005C602E" w:rsidDel="004C3278">
                <w:delText>Band(s)</w:delText>
              </w:r>
              <w:r w:rsidRPr="00794639" w:rsidDel="004C3278">
                <w:fldChar w:fldCharType="end"/>
              </w:r>
            </w:del>
          </w:p>
          <w:p w14:paraId="095132FB" w14:textId="0966B3EC" w:rsidR="003752E9" w:rsidRPr="00794639" w:rsidDel="004C3278" w:rsidRDefault="003752E9" w:rsidP="003752E9">
            <w:pPr>
              <w:pStyle w:val="TableBody"/>
              <w:numPr>
                <w:ilvl w:val="0"/>
                <w:numId w:val="469"/>
              </w:numPr>
              <w:rPr>
                <w:del w:id="186" w:author="Elaine Baricante" w:date="2018-11-26T11:15:00Z"/>
              </w:rPr>
            </w:pPr>
            <w:del w:id="187" w:author="Elaine Baricante" w:date="2018-11-26T11:15:00Z">
              <w:r w:rsidRPr="00794639" w:rsidDel="004C3278">
                <w:fldChar w:fldCharType="begin"/>
              </w:r>
              <w:r w:rsidRPr="00794639" w:rsidDel="004C3278">
                <w:delInstrText xml:space="preserve"> REF _Ref518318680 \w \h </w:delInstrText>
              </w:r>
              <w:r w:rsidRPr="00794639" w:rsidDel="004C3278">
                <w:fldChar w:fldCharType="separate"/>
              </w:r>
              <w:r w:rsidR="00A5422A" w:rsidDel="004C3278">
                <w:delText>5.20</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_Ref518318680 \h </w:delInstrText>
              </w:r>
              <w:r w:rsidRPr="00794639" w:rsidDel="004C3278">
                <w:fldChar w:fldCharType="separate"/>
              </w:r>
              <w:r w:rsidR="00A5422A" w:rsidRPr="00A5422A" w:rsidDel="004C3278">
                <w:delText xml:space="preserve">+KBND Command: Get </w:delText>
              </w:r>
              <w:r w:rsidR="00A5422A" w:rsidRPr="00E4123A" w:rsidDel="004C3278">
                <w:delText>A</w:delText>
              </w:r>
              <w:r w:rsidR="00A5422A" w:rsidRPr="00794639" w:rsidDel="004C3278">
                <w:delText>ctive LTE Band(s)</w:delText>
              </w:r>
              <w:r w:rsidRPr="00794639" w:rsidDel="004C3278">
                <w:fldChar w:fldCharType="end"/>
              </w:r>
            </w:del>
          </w:p>
          <w:p w14:paraId="0B1D7FD5" w14:textId="60D09E36" w:rsidR="003752E9" w:rsidRPr="00794639" w:rsidDel="004C3278" w:rsidRDefault="003752E9" w:rsidP="003752E9">
            <w:pPr>
              <w:pStyle w:val="TableBody"/>
              <w:numPr>
                <w:ilvl w:val="0"/>
                <w:numId w:val="469"/>
              </w:numPr>
              <w:rPr>
                <w:del w:id="188" w:author="Elaine Baricante" w:date="2018-11-26T11:15:00Z"/>
              </w:rPr>
            </w:pPr>
            <w:del w:id="189" w:author="Elaine Baricante" w:date="2018-11-26T11:15:00Z">
              <w:r w:rsidRPr="00794639" w:rsidDel="004C3278">
                <w:fldChar w:fldCharType="begin"/>
              </w:r>
              <w:r w:rsidRPr="00794639" w:rsidDel="004C3278">
                <w:delInstrText xml:space="preserve"> REF _Ref525918189 \w \h </w:delInstrText>
              </w:r>
              <w:r w:rsidRPr="00794639" w:rsidDel="004C3278">
                <w:fldChar w:fldCharType="separate"/>
              </w:r>
              <w:r w:rsidR="00A5422A" w:rsidDel="004C3278">
                <w:delText>5.21</w:delText>
              </w:r>
              <w:r w:rsidRPr="00794639" w:rsidDel="004C3278">
                <w:fldChar w:fldCharType="end"/>
              </w:r>
              <w:r w:rsidRPr="00794639" w:rsidDel="004C3278">
                <w:fldChar w:fldCharType="begin"/>
              </w:r>
              <w:r w:rsidRPr="00794639" w:rsidDel="004C3278">
                <w:delInstrText xml:space="preserve"> REF _Ref525918191 \h </w:delInstrText>
              </w:r>
              <w:r w:rsidRPr="00794639" w:rsidDel="004C3278">
                <w:fldChar w:fldCharType="separate"/>
              </w:r>
              <w:r w:rsidR="00A5422A" w:rsidRPr="00A5422A" w:rsidDel="004C3278">
                <w:delText>+KGPIO Command: Hardware IO Control</w:delText>
              </w:r>
              <w:r w:rsidRPr="00794639" w:rsidDel="004C3278">
                <w:fldChar w:fldCharType="end"/>
              </w:r>
            </w:del>
          </w:p>
          <w:p w14:paraId="05BDCE26" w14:textId="5181F982" w:rsidR="003752E9" w:rsidRPr="00794639" w:rsidDel="004C3278" w:rsidRDefault="003752E9" w:rsidP="003752E9">
            <w:pPr>
              <w:pStyle w:val="TableBody"/>
              <w:numPr>
                <w:ilvl w:val="0"/>
                <w:numId w:val="469"/>
              </w:numPr>
              <w:rPr>
                <w:del w:id="190" w:author="Elaine Baricante" w:date="2018-11-26T11:16:00Z"/>
              </w:rPr>
            </w:pPr>
            <w:del w:id="191" w:author="Elaine Baricante" w:date="2018-11-26T11:15:00Z">
              <w:r w:rsidRPr="00794639" w:rsidDel="004C3278">
                <w:fldChar w:fldCharType="begin"/>
              </w:r>
              <w:r w:rsidRPr="00794639" w:rsidDel="004C3278">
                <w:delInstrText xml:space="preserve"> REF _Ref525918196 \w \h </w:delInstrText>
              </w:r>
              <w:r w:rsidRPr="00794639" w:rsidDel="004C3278">
                <w:fldChar w:fldCharType="separate"/>
              </w:r>
              <w:r w:rsidR="00A5422A" w:rsidDel="004C3278">
                <w:delText>5.22</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_Ref525918198 \h </w:delInstrText>
              </w:r>
              <w:r w:rsidRPr="00794639" w:rsidDel="004C3278">
                <w:fldChar w:fldCharType="separate"/>
              </w:r>
              <w:r w:rsidR="00A5422A" w:rsidRPr="00A5422A" w:rsidDel="004C3278">
                <w:delText>+KGPIOCFG Command: GPIO Configuration</w:delText>
              </w:r>
              <w:r w:rsidRPr="00794639" w:rsidDel="004C3278">
                <w:fldChar w:fldCharType="end"/>
              </w:r>
            </w:del>
          </w:p>
          <w:p w14:paraId="36488C32" w14:textId="2FA74A7A" w:rsidR="003752E9" w:rsidRPr="00794639" w:rsidDel="004C3278" w:rsidRDefault="003752E9" w:rsidP="003752E9">
            <w:pPr>
              <w:pStyle w:val="TableBody"/>
              <w:numPr>
                <w:ilvl w:val="0"/>
                <w:numId w:val="469"/>
              </w:numPr>
              <w:rPr>
                <w:del w:id="192" w:author="Elaine Baricante" w:date="2018-11-26T11:15:00Z"/>
              </w:rPr>
            </w:pPr>
            <w:del w:id="193" w:author="Elaine Baricante" w:date="2018-11-26T11:15:00Z">
              <w:r w:rsidRPr="00794639" w:rsidDel="004C3278">
                <w:fldChar w:fldCharType="begin"/>
              </w:r>
              <w:r w:rsidRPr="00794639" w:rsidDel="004C3278">
                <w:delInstrText xml:space="preserve"> REF _Ref525918201 \w \h </w:delInstrText>
              </w:r>
              <w:r w:rsidRPr="00794639" w:rsidDel="004C3278">
                <w:fldChar w:fldCharType="separate"/>
              </w:r>
              <w:r w:rsidR="00A5422A" w:rsidDel="004C3278">
                <w:delText>5.23</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_Ref525918203 \h </w:delInstrText>
              </w:r>
              <w:r w:rsidRPr="00794639" w:rsidDel="004C3278">
                <w:fldChar w:fldCharType="separate"/>
              </w:r>
              <w:r w:rsidR="00A5422A" w:rsidRPr="00A5422A" w:rsidDel="004C3278">
                <w:delText>+KCELL Command: Cell Environment Information</w:delText>
              </w:r>
              <w:r w:rsidRPr="00794639" w:rsidDel="004C3278">
                <w:fldChar w:fldCharType="end"/>
              </w:r>
            </w:del>
          </w:p>
          <w:p w14:paraId="2DB2C957" w14:textId="6A6F4123" w:rsidR="003752E9" w:rsidRPr="00794639" w:rsidDel="004C3278" w:rsidRDefault="003752E9">
            <w:pPr>
              <w:pStyle w:val="TableBody"/>
              <w:numPr>
                <w:ilvl w:val="0"/>
                <w:numId w:val="469"/>
              </w:numPr>
              <w:rPr>
                <w:del w:id="194" w:author="Elaine Baricante" w:date="2018-11-26T11:15:00Z"/>
              </w:rPr>
            </w:pPr>
            <w:del w:id="195" w:author="Elaine Baricante" w:date="2018-11-26T11:15:00Z">
              <w:r w:rsidRPr="00794639" w:rsidDel="004C3278">
                <w:fldChar w:fldCharType="begin"/>
              </w:r>
              <w:r w:rsidRPr="00794639" w:rsidDel="004C3278">
                <w:delInstrText xml:space="preserve"> REF _Ref520814585 \w \h </w:delInstrText>
              </w:r>
              <w:r w:rsidRPr="00794639" w:rsidDel="004C3278">
                <w:fldChar w:fldCharType="separate"/>
              </w:r>
              <w:r w:rsidR="00A5422A" w:rsidDel="004C3278">
                <w:delText>5.24</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_Ref520814585 \h </w:delInstrText>
              </w:r>
              <w:r w:rsidRPr="00794639" w:rsidDel="004C3278">
                <w:fldChar w:fldCharType="separate"/>
              </w:r>
              <w:r w:rsidR="00A5422A" w:rsidRPr="00A5422A" w:rsidDel="004C3278">
                <w:delText>+KSLEEP Command: Power Management Control</w:delText>
              </w:r>
              <w:r w:rsidRPr="00794639" w:rsidDel="004C3278">
                <w:fldChar w:fldCharType="end"/>
              </w:r>
            </w:del>
          </w:p>
          <w:p w14:paraId="0B0EDD4A" w14:textId="024DD648" w:rsidR="00B130B9" w:rsidRPr="00794639" w:rsidDel="004C3278" w:rsidRDefault="00B130B9" w:rsidP="00953CD3">
            <w:pPr>
              <w:pStyle w:val="TableBody"/>
              <w:numPr>
                <w:ilvl w:val="0"/>
                <w:numId w:val="469"/>
              </w:numPr>
              <w:rPr>
                <w:del w:id="196" w:author="Elaine Baricante" w:date="2018-11-26T11:16:00Z"/>
              </w:rPr>
            </w:pPr>
            <w:del w:id="197" w:author="Elaine Baricante" w:date="2018-11-26T11:15:00Z">
              <w:r w:rsidRPr="00794639" w:rsidDel="004C3278">
                <w:fldChar w:fldCharType="begin"/>
              </w:r>
              <w:r w:rsidRPr="00794639" w:rsidDel="004C3278">
                <w:delInstrText xml:space="preserve"> REF _Ref520814586 \w \h </w:delInstrText>
              </w:r>
              <w:r w:rsidRPr="00794639" w:rsidDel="004C3278">
                <w:fldChar w:fldCharType="separate"/>
              </w:r>
              <w:r w:rsidR="00A5422A" w:rsidDel="004C3278">
                <w:delText>5.25</w:delText>
              </w:r>
              <w:r w:rsidRPr="00794639" w:rsidDel="004C3278">
                <w:fldChar w:fldCharType="end"/>
              </w:r>
              <w:r w:rsidRPr="00794639" w:rsidDel="004C3278">
                <w:delText xml:space="preserve"> </w:delText>
              </w:r>
              <w:r w:rsidRPr="00794639" w:rsidDel="004C3278">
                <w:fldChar w:fldCharType="begin"/>
              </w:r>
              <w:r w:rsidRPr="00794639" w:rsidDel="004C3278">
                <w:delInstrText xml:space="preserve"> REF _Ref520814586 \h </w:delInstrText>
              </w:r>
              <w:r w:rsidRPr="00794639" w:rsidDel="004C3278">
                <w:fldChar w:fldCharType="separate"/>
              </w:r>
              <w:r w:rsidR="00A5422A" w:rsidRPr="00A5422A" w:rsidDel="004C3278">
                <w:delText>+KRIC Command: Ring Indicator Control</w:delText>
              </w:r>
              <w:r w:rsidRPr="00794639" w:rsidDel="004C3278">
                <w:fldChar w:fldCharType="end"/>
              </w:r>
            </w:del>
          </w:p>
        </w:tc>
      </w:tr>
      <w:tr w:rsidR="003752E9" w:rsidRPr="00794639" w14:paraId="0221233D" w14:textId="77777777" w:rsidTr="004C3278">
        <w:tc>
          <w:tcPr>
            <w:tcW w:w="525" w:type="pct"/>
          </w:tcPr>
          <w:p w14:paraId="162E8520" w14:textId="47A648D4" w:rsidR="003752E9" w:rsidRPr="00794639" w:rsidRDefault="003752E9" w:rsidP="003752E9">
            <w:pPr>
              <w:pStyle w:val="TableBody"/>
            </w:pPr>
            <w:commentRangeStart w:id="198"/>
            <w:r w:rsidRPr="00794639">
              <w:lastRenderedPageBreak/>
              <w:t>4.0</w:t>
            </w:r>
          </w:p>
        </w:tc>
        <w:tc>
          <w:tcPr>
            <w:tcW w:w="1069" w:type="pct"/>
          </w:tcPr>
          <w:p w14:paraId="11B5E097" w14:textId="5144DAEF" w:rsidR="003752E9" w:rsidRPr="00794639" w:rsidRDefault="003752E9" w:rsidP="003752E9">
            <w:pPr>
              <w:pStyle w:val="TableBody"/>
            </w:pPr>
            <w:r w:rsidRPr="00794639">
              <w:t>October 02, 2018</w:t>
            </w:r>
            <w:commentRangeEnd w:id="198"/>
            <w:r w:rsidR="00F94B3A" w:rsidRPr="00794639">
              <w:rPr>
                <w:rStyle w:val="CommentReference"/>
                <w:rFonts w:ascii="Verdana" w:hAnsi="Verdana" w:cs="Times New Roman"/>
                <w:lang w:eastAsia="en-US"/>
              </w:rPr>
              <w:commentReference w:id="198"/>
            </w:r>
          </w:p>
        </w:tc>
        <w:tc>
          <w:tcPr>
            <w:tcW w:w="3406" w:type="pct"/>
          </w:tcPr>
          <w:p w14:paraId="40E8310C" w14:textId="77777777" w:rsidR="003752E9" w:rsidRPr="00794639" w:rsidRDefault="003752E9" w:rsidP="003752E9">
            <w:pPr>
              <w:pStyle w:val="TableBody"/>
            </w:pPr>
            <w:r w:rsidRPr="00794639">
              <w:t>Updated:</w:t>
            </w:r>
          </w:p>
          <w:p w14:paraId="2B32945E" w14:textId="67B4915A" w:rsidR="004C3278" w:rsidRPr="00794639" w:rsidRDefault="004C3278" w:rsidP="004C3278">
            <w:pPr>
              <w:pStyle w:val="TableBody"/>
              <w:numPr>
                <w:ilvl w:val="0"/>
                <w:numId w:val="469"/>
              </w:numPr>
              <w:rPr>
                <w:ins w:id="199" w:author="Elaine Baricante" w:date="2018-11-26T11:15:00Z"/>
              </w:rPr>
            </w:pPr>
            <w:ins w:id="200" w:author="Elaine Baricante" w:date="2018-11-26T11:15:00Z">
              <w:r w:rsidRPr="00794639">
                <w:fldChar w:fldCharType="begin"/>
              </w:r>
              <w:r w:rsidRPr="00794639">
                <w:instrText xml:space="preserve"> REF _Ref520814585 \w \h </w:instrText>
              </w:r>
            </w:ins>
            <w:ins w:id="201" w:author="Elaine Baricante" w:date="2018-11-26T11:15:00Z">
              <w:r w:rsidRPr="00794639">
                <w:fldChar w:fldCharType="separate"/>
              </w:r>
            </w:ins>
            <w:ins w:id="202" w:author="Elaine Baricante" w:date="2018-11-27T10:41:00Z">
              <w:r w:rsidR="003C1515">
                <w:t>5.24</w:t>
              </w:r>
            </w:ins>
            <w:ins w:id="203" w:author="Elaine Baricante" w:date="2018-11-26T11:15:00Z">
              <w:r w:rsidRPr="00794639">
                <w:fldChar w:fldCharType="end"/>
              </w:r>
              <w:r w:rsidRPr="00794639">
                <w:t xml:space="preserve"> </w:t>
              </w:r>
              <w:r w:rsidRPr="00794639">
                <w:fldChar w:fldCharType="begin"/>
              </w:r>
              <w:r w:rsidRPr="00794639">
                <w:instrText xml:space="preserve"> REF _Ref520814585 \h </w:instrText>
              </w:r>
            </w:ins>
            <w:ins w:id="204" w:author="Elaine Baricante" w:date="2018-11-26T11:15:00Z">
              <w:r w:rsidRPr="00794639">
                <w:fldChar w:fldCharType="separate"/>
              </w:r>
            </w:ins>
            <w:ins w:id="205" w:author="Elaine Baricante" w:date="2018-11-27T10:41:00Z">
              <w:r w:rsidR="003C1515" w:rsidRPr="00794639">
                <w:t>+KSLEEP Command: Power Management Control</w:t>
              </w:r>
            </w:ins>
            <w:ins w:id="206" w:author="Elaine Baricante" w:date="2018-11-26T11:15:00Z">
              <w:r w:rsidRPr="00794639">
                <w:fldChar w:fldCharType="end"/>
              </w:r>
            </w:ins>
          </w:p>
          <w:p w14:paraId="2A054CF3" w14:textId="7AC586E7" w:rsidR="004C3278" w:rsidRDefault="004C3278" w:rsidP="004C3278">
            <w:pPr>
              <w:pStyle w:val="TableBody"/>
              <w:numPr>
                <w:ilvl w:val="0"/>
                <w:numId w:val="469"/>
              </w:numPr>
              <w:rPr>
                <w:ins w:id="207" w:author="Elaine Baricante" w:date="2018-11-26T11:15:00Z"/>
              </w:rPr>
            </w:pPr>
            <w:ins w:id="208" w:author="Elaine Baricante" w:date="2018-11-26T11:15:00Z">
              <w:r w:rsidRPr="00794639">
                <w:fldChar w:fldCharType="begin"/>
              </w:r>
              <w:r w:rsidRPr="00794639">
                <w:instrText xml:space="preserve"> REF _Ref520814586 \w \h </w:instrText>
              </w:r>
            </w:ins>
            <w:ins w:id="209" w:author="Elaine Baricante" w:date="2018-11-26T11:15:00Z">
              <w:r w:rsidRPr="00794639">
                <w:fldChar w:fldCharType="separate"/>
              </w:r>
            </w:ins>
            <w:ins w:id="210" w:author="Elaine Baricante" w:date="2018-11-27T10:41:00Z">
              <w:r w:rsidR="003C1515">
                <w:t>5.25</w:t>
              </w:r>
            </w:ins>
            <w:ins w:id="211" w:author="Elaine Baricante" w:date="2018-11-26T11:15:00Z">
              <w:r w:rsidRPr="00794639">
                <w:fldChar w:fldCharType="end"/>
              </w:r>
              <w:r w:rsidRPr="00794639">
                <w:t xml:space="preserve"> </w:t>
              </w:r>
              <w:r w:rsidRPr="00794639">
                <w:fldChar w:fldCharType="begin"/>
              </w:r>
              <w:r w:rsidRPr="00794639">
                <w:instrText xml:space="preserve"> REF _Ref520814586 \h </w:instrText>
              </w:r>
            </w:ins>
            <w:ins w:id="212" w:author="Elaine Baricante" w:date="2018-11-26T11:15:00Z">
              <w:r w:rsidRPr="00794639">
                <w:fldChar w:fldCharType="separate"/>
              </w:r>
            </w:ins>
            <w:ins w:id="213" w:author="Elaine Baricante" w:date="2018-11-27T10:41:00Z">
              <w:r w:rsidR="003C1515" w:rsidRPr="00794639">
                <w:t>+KRIC Command: Ring Indicator Control</w:t>
              </w:r>
            </w:ins>
            <w:ins w:id="214" w:author="Elaine Baricante" w:date="2018-11-26T11:15:00Z">
              <w:r w:rsidRPr="00794639">
                <w:fldChar w:fldCharType="end"/>
              </w:r>
            </w:ins>
          </w:p>
          <w:p w14:paraId="1474A1AD" w14:textId="4EB3EC5C" w:rsidR="003752E9" w:rsidRPr="00794639" w:rsidRDefault="003752E9" w:rsidP="003752E9">
            <w:pPr>
              <w:pStyle w:val="TableBody"/>
              <w:numPr>
                <w:ilvl w:val="0"/>
                <w:numId w:val="469"/>
              </w:numPr>
            </w:pPr>
            <w:r w:rsidRPr="00794639">
              <w:fldChar w:fldCharType="begin"/>
            </w:r>
            <w:r w:rsidRPr="00794639">
              <w:instrText xml:space="preserve"> REF _Ref520814595 \w \h </w:instrText>
            </w:r>
            <w:r w:rsidRPr="00794639">
              <w:fldChar w:fldCharType="separate"/>
            </w:r>
            <w:r w:rsidR="003C1515">
              <w:t>5.29</w:t>
            </w:r>
            <w:r w:rsidRPr="00794639">
              <w:fldChar w:fldCharType="end"/>
            </w:r>
            <w:r w:rsidRPr="00794639">
              <w:t xml:space="preserve"> </w:t>
            </w:r>
            <w:r w:rsidRPr="00794639">
              <w:fldChar w:fldCharType="begin"/>
            </w:r>
            <w:r w:rsidRPr="00794639">
              <w:instrText xml:space="preserve"> REF _Ref520814595 \h </w:instrText>
            </w:r>
            <w:r w:rsidRPr="00794639">
              <w:fldChar w:fldCharType="separate"/>
            </w:r>
            <w:r w:rsidR="003C1515" w:rsidRPr="00794639">
              <w:t>+KSYNC Command: Application Synchronization Signal</w:t>
            </w:r>
            <w:r w:rsidRPr="00794639">
              <w:fldChar w:fldCharType="end"/>
            </w:r>
          </w:p>
          <w:p w14:paraId="2F49E1E2" w14:textId="3B79415B" w:rsidR="003752E9" w:rsidRPr="00794639" w:rsidRDefault="003752E9" w:rsidP="003752E9">
            <w:pPr>
              <w:pStyle w:val="TableBody"/>
              <w:numPr>
                <w:ilvl w:val="0"/>
                <w:numId w:val="469"/>
              </w:numPr>
            </w:pPr>
            <w:r w:rsidRPr="00794639">
              <w:fldChar w:fldCharType="begin"/>
            </w:r>
            <w:r w:rsidRPr="00794639">
              <w:instrText xml:space="preserve"> REF _Ref524096530 \w \h </w:instrText>
            </w:r>
            <w:r w:rsidRPr="00794639">
              <w:fldChar w:fldCharType="separate"/>
            </w:r>
            <w:r w:rsidR="003C1515">
              <w:t>5.30</w:t>
            </w:r>
            <w:r w:rsidRPr="00794639">
              <w:fldChar w:fldCharType="end"/>
            </w:r>
            <w:r w:rsidRPr="00794639">
              <w:t xml:space="preserve"> </w:t>
            </w:r>
            <w:r w:rsidRPr="00794639">
              <w:fldChar w:fldCharType="begin"/>
            </w:r>
            <w:r w:rsidRPr="00794639">
              <w:instrText xml:space="preserve"> REF _Ref524096530 \h </w:instrText>
            </w:r>
            <w:r w:rsidRPr="00794639">
              <w:fldChar w:fldCharType="separate"/>
            </w:r>
            <w:r w:rsidR="003C1515" w:rsidRPr="00794639">
              <w:t>+KCARRIERCFG Command: Set Operator</w:t>
            </w:r>
            <w:r w:rsidRPr="00794639">
              <w:fldChar w:fldCharType="end"/>
            </w:r>
          </w:p>
          <w:p w14:paraId="406B5F10" w14:textId="00CF8E56" w:rsidR="003752E9" w:rsidRPr="00794639" w:rsidRDefault="003752E9" w:rsidP="003752E9">
            <w:pPr>
              <w:pStyle w:val="TableBody"/>
              <w:numPr>
                <w:ilvl w:val="0"/>
                <w:numId w:val="469"/>
              </w:numPr>
            </w:pPr>
            <w:r w:rsidRPr="00794639">
              <w:fldChar w:fldCharType="begin"/>
            </w:r>
            <w:r w:rsidRPr="00794639">
              <w:instrText xml:space="preserve"> REF _Ref525918246 \w \h </w:instrText>
            </w:r>
            <w:r w:rsidRPr="00794639">
              <w:fldChar w:fldCharType="separate"/>
            </w:r>
            <w:ins w:id="215" w:author="Elaine Baricante" w:date="2018-11-27T10:41:00Z">
              <w:r w:rsidR="003C1515">
                <w:t>9.3</w:t>
              </w:r>
            </w:ins>
            <w:del w:id="216" w:author="Elaine Baricante" w:date="2018-11-26T15:13:00Z">
              <w:r w:rsidR="00A5422A" w:rsidDel="00E638E8">
                <w:delText>10.3</w:delText>
              </w:r>
            </w:del>
            <w:r w:rsidRPr="00794639">
              <w:fldChar w:fldCharType="end"/>
            </w:r>
            <w:r w:rsidRPr="00794639">
              <w:t xml:space="preserve"> </w:t>
            </w:r>
            <w:r w:rsidRPr="00794639">
              <w:fldChar w:fldCharType="begin"/>
            </w:r>
            <w:r w:rsidRPr="00794639">
              <w:instrText xml:space="preserve"> REF _Ref525918248 \h </w:instrText>
            </w:r>
            <w:r w:rsidRPr="00794639">
              <w:fldChar w:fldCharType="separate"/>
            </w:r>
            <w:r w:rsidR="003C1515" w:rsidRPr="00794639">
              <w:t>Session ID</w:t>
            </w:r>
            <w:r w:rsidRPr="00794639">
              <w:fldChar w:fldCharType="end"/>
            </w:r>
          </w:p>
          <w:p w14:paraId="722AB8FC" w14:textId="3F4784B4" w:rsidR="003752E9" w:rsidRPr="00794639" w:rsidRDefault="003752E9" w:rsidP="003752E9">
            <w:pPr>
              <w:pStyle w:val="TableBody"/>
              <w:numPr>
                <w:ilvl w:val="0"/>
                <w:numId w:val="469"/>
              </w:numPr>
            </w:pPr>
            <w:r w:rsidRPr="00794639">
              <w:fldChar w:fldCharType="begin"/>
            </w:r>
            <w:r w:rsidRPr="00794639">
              <w:instrText xml:space="preserve"> REF _Ref518400816 \w \h </w:instrText>
            </w:r>
            <w:r w:rsidRPr="00794639">
              <w:fldChar w:fldCharType="separate"/>
            </w:r>
            <w:ins w:id="217" w:author="Elaine Baricante" w:date="2018-11-27T10:41:00Z">
              <w:r w:rsidR="003C1515">
                <w:t>9.8.3</w:t>
              </w:r>
            </w:ins>
            <w:del w:id="218" w:author="Elaine Baricante" w:date="2018-11-26T15:13:00Z">
              <w:r w:rsidR="00A5422A" w:rsidDel="00E638E8">
                <w:delText>10.8.3</w:delText>
              </w:r>
            </w:del>
            <w:r w:rsidRPr="00794639">
              <w:fldChar w:fldCharType="end"/>
            </w:r>
            <w:r w:rsidRPr="00794639">
              <w:t xml:space="preserve"> </w:t>
            </w:r>
            <w:r w:rsidRPr="00794639">
              <w:fldChar w:fldCharType="begin"/>
            </w:r>
            <w:r w:rsidRPr="00794639">
              <w:instrText xml:space="preserve"> REF _Ref518400816 \h </w:instrText>
            </w:r>
            <w:r w:rsidRPr="00794639">
              <w:fldChar w:fldCharType="separate"/>
            </w:r>
            <w:r w:rsidR="003C1515" w:rsidRPr="00794639">
              <w:t>+KIPOPT Command: General Options Configuration</w:t>
            </w:r>
            <w:r w:rsidRPr="00794639">
              <w:fldChar w:fldCharType="end"/>
            </w:r>
          </w:p>
          <w:p w14:paraId="6C078305" w14:textId="23634B9A" w:rsidR="003752E9" w:rsidRPr="00794639" w:rsidRDefault="003752E9" w:rsidP="003752E9">
            <w:pPr>
              <w:pStyle w:val="TableBody"/>
              <w:numPr>
                <w:ilvl w:val="0"/>
                <w:numId w:val="469"/>
              </w:numPr>
            </w:pPr>
            <w:r w:rsidRPr="00794639">
              <w:fldChar w:fldCharType="begin"/>
            </w:r>
            <w:r w:rsidRPr="00794639">
              <w:instrText xml:space="preserve"> REF _Ref520816216 \w \h </w:instrText>
            </w:r>
            <w:r w:rsidRPr="00794639">
              <w:fldChar w:fldCharType="separate"/>
            </w:r>
            <w:ins w:id="219" w:author="Elaine Baricante" w:date="2018-11-27T10:41:00Z">
              <w:r w:rsidR="003C1515">
                <w:t>9.9</w:t>
              </w:r>
            </w:ins>
            <w:del w:id="220" w:author="Elaine Baricante" w:date="2018-11-26T15:13:00Z">
              <w:r w:rsidR="00A5422A" w:rsidDel="00E638E8">
                <w:delText>10.9</w:delText>
              </w:r>
            </w:del>
            <w:r w:rsidRPr="00794639">
              <w:fldChar w:fldCharType="end"/>
            </w:r>
            <w:r w:rsidRPr="00794639">
              <w:t xml:space="preserve"> </w:t>
            </w:r>
            <w:r w:rsidRPr="00794639">
              <w:fldChar w:fldCharType="begin"/>
            </w:r>
            <w:r w:rsidRPr="00794639">
              <w:instrText xml:space="preserve"> REF _Ref520816216 \h </w:instrText>
            </w:r>
            <w:r w:rsidRPr="00794639">
              <w:fldChar w:fldCharType="separate"/>
            </w:r>
            <w:r w:rsidR="003C1515" w:rsidRPr="00794639">
              <w:t>SSL Configuration</w:t>
            </w:r>
            <w:r w:rsidRPr="00794639">
              <w:fldChar w:fldCharType="end"/>
            </w:r>
          </w:p>
          <w:p w14:paraId="773A512C" w14:textId="69AD4E39" w:rsidR="003752E9" w:rsidRPr="00794639" w:rsidRDefault="003752E9" w:rsidP="003752E9">
            <w:pPr>
              <w:pStyle w:val="TableBody"/>
              <w:numPr>
                <w:ilvl w:val="0"/>
                <w:numId w:val="469"/>
              </w:numPr>
            </w:pPr>
            <w:r w:rsidRPr="00794639">
              <w:fldChar w:fldCharType="begin"/>
            </w:r>
            <w:r w:rsidRPr="00794639">
              <w:instrText xml:space="preserve"> REF _Ref525918840 \w \h </w:instrText>
            </w:r>
            <w:r w:rsidRPr="00794639">
              <w:fldChar w:fldCharType="separate"/>
            </w:r>
            <w:ins w:id="221" w:author="Elaine Baricante" w:date="2018-11-27T10:41:00Z">
              <w:r w:rsidR="003C1515">
                <w:t>9.10.1</w:t>
              </w:r>
            </w:ins>
            <w:del w:id="222" w:author="Elaine Baricante" w:date="2018-11-26T15:13:00Z">
              <w:r w:rsidR="00A5422A" w:rsidDel="00E638E8">
                <w:delText>10.10.1</w:delText>
              </w:r>
            </w:del>
            <w:r w:rsidRPr="00794639">
              <w:fldChar w:fldCharType="end"/>
            </w:r>
            <w:r w:rsidRPr="00794639">
              <w:t xml:space="preserve"> </w:t>
            </w:r>
            <w:r w:rsidRPr="00794639">
              <w:fldChar w:fldCharType="begin"/>
            </w:r>
            <w:r w:rsidRPr="00794639">
              <w:instrText xml:space="preserve"> REF _Ref525918842 \h </w:instrText>
            </w:r>
            <w:r w:rsidRPr="00794639">
              <w:fldChar w:fldCharType="separate"/>
            </w:r>
            <w:ins w:id="223" w:author="Elaine Baricante" w:date="2018-11-27T10:41:00Z">
              <w:r w:rsidR="003C1515" w:rsidRPr="00794639">
                <w:t>+KCERTSTORE Command: Store Root CA and Local Certificates to Internal Storage</w:t>
              </w:r>
            </w:ins>
            <w:del w:id="224" w:author="Elaine Baricante" w:date="2018-11-26T15:13:00Z">
              <w:r w:rsidR="00A5422A" w:rsidRPr="00A5422A" w:rsidDel="00E638E8">
                <w:delText xml:space="preserve">+KCERTSTORE </w:delText>
              </w:r>
              <w:r w:rsidR="00A5422A" w:rsidRPr="00E4123A" w:rsidDel="00E638E8">
                <w:delText xml:space="preserve">Command: </w:delText>
              </w:r>
              <w:r w:rsidR="00A5422A" w:rsidRPr="00794639" w:rsidDel="00E638E8">
                <w:delText>Store Root CA and Local Certificates to Internal Storage</w:delText>
              </w:r>
            </w:del>
            <w:r w:rsidRPr="00794639">
              <w:fldChar w:fldCharType="end"/>
            </w:r>
          </w:p>
          <w:p w14:paraId="045343E2" w14:textId="33D3CE7F" w:rsidR="003752E9" w:rsidRPr="00794639" w:rsidRDefault="003752E9" w:rsidP="003752E9">
            <w:pPr>
              <w:pStyle w:val="TableBody"/>
              <w:numPr>
                <w:ilvl w:val="0"/>
                <w:numId w:val="469"/>
              </w:numPr>
            </w:pPr>
            <w:r w:rsidRPr="00794639">
              <w:fldChar w:fldCharType="begin"/>
            </w:r>
            <w:r w:rsidRPr="00794639">
              <w:instrText xml:space="preserve"> REF _Ref525918845 \w \h </w:instrText>
            </w:r>
            <w:r w:rsidRPr="00794639">
              <w:fldChar w:fldCharType="separate"/>
            </w:r>
            <w:ins w:id="225" w:author="Elaine Baricante" w:date="2018-11-27T10:41:00Z">
              <w:r w:rsidR="003C1515">
                <w:t>9.10.2</w:t>
              </w:r>
            </w:ins>
            <w:del w:id="226" w:author="Elaine Baricante" w:date="2018-11-26T15:13:00Z">
              <w:r w:rsidR="00A5422A" w:rsidDel="00E638E8">
                <w:delText>10.10.2</w:delText>
              </w:r>
            </w:del>
            <w:r w:rsidRPr="00794639">
              <w:fldChar w:fldCharType="end"/>
            </w:r>
            <w:r w:rsidRPr="00794639">
              <w:t xml:space="preserve"> </w:t>
            </w:r>
            <w:r w:rsidRPr="00794639">
              <w:fldChar w:fldCharType="begin"/>
            </w:r>
            <w:r w:rsidRPr="00794639">
              <w:instrText xml:space="preserve"> REF _Ref525918847 \h </w:instrText>
            </w:r>
            <w:r w:rsidRPr="00794639">
              <w:fldChar w:fldCharType="separate"/>
            </w:r>
            <w:ins w:id="227" w:author="Elaine Baricante" w:date="2018-11-27T10:41:00Z">
              <w:r w:rsidR="003C1515" w:rsidRPr="00794639">
                <w:t>+KPRIVKSTORE Command: Store Private Key Associated to a Local Certificate</w:t>
              </w:r>
            </w:ins>
            <w:del w:id="228" w:author="Elaine Baricante" w:date="2018-11-26T15:13:00Z">
              <w:r w:rsidR="00A5422A" w:rsidRPr="00A5422A" w:rsidDel="00E638E8">
                <w:delText xml:space="preserve">+KPRIVKSTORE </w:delText>
              </w:r>
              <w:r w:rsidR="00A5422A" w:rsidRPr="00E4123A" w:rsidDel="00E638E8">
                <w:delText xml:space="preserve">Command: </w:delText>
              </w:r>
              <w:r w:rsidR="00A5422A" w:rsidRPr="00794639" w:rsidDel="00E638E8">
                <w:delText>Store Private Key Associated to a Local Certificate</w:delText>
              </w:r>
            </w:del>
            <w:r w:rsidRPr="00794639">
              <w:fldChar w:fldCharType="end"/>
            </w:r>
          </w:p>
          <w:p w14:paraId="78448E21" w14:textId="220372A7" w:rsidR="003752E9" w:rsidRPr="00794639" w:rsidRDefault="003752E9" w:rsidP="003752E9">
            <w:pPr>
              <w:pStyle w:val="TableBody"/>
              <w:numPr>
                <w:ilvl w:val="0"/>
                <w:numId w:val="469"/>
              </w:numPr>
            </w:pPr>
            <w:r w:rsidRPr="00794639">
              <w:fldChar w:fldCharType="begin"/>
            </w:r>
            <w:r w:rsidRPr="00794639">
              <w:instrText xml:space="preserve"> REF _Ref439773498 \w \h </w:instrText>
            </w:r>
            <w:r w:rsidRPr="00794639">
              <w:fldChar w:fldCharType="separate"/>
            </w:r>
            <w:ins w:id="229" w:author="Elaine Baricante" w:date="2018-11-27T10:41:00Z">
              <w:r w:rsidR="003C1515">
                <w:t>10</w:t>
              </w:r>
            </w:ins>
            <w:del w:id="230" w:author="Elaine Baricante" w:date="2018-11-26T15:13:00Z">
              <w:r w:rsidR="00A5422A" w:rsidDel="00E638E8">
                <w:delText>11</w:delText>
              </w:r>
            </w:del>
            <w:r w:rsidRPr="00794639">
              <w:fldChar w:fldCharType="end"/>
            </w:r>
            <w:r w:rsidRPr="00794639">
              <w:t xml:space="preserve"> </w:t>
            </w:r>
            <w:r w:rsidRPr="00794639">
              <w:fldChar w:fldCharType="begin"/>
            </w:r>
            <w:r w:rsidRPr="00794639">
              <w:instrText xml:space="preserve"> REF _Ref439773498 \h </w:instrText>
            </w:r>
            <w:r w:rsidRPr="00794639">
              <w:fldChar w:fldCharType="separate"/>
            </w:r>
            <w:r w:rsidR="003C1515" w:rsidRPr="00794639">
              <w:t>AVMS Commands</w:t>
            </w:r>
            <w:r w:rsidRPr="00794639">
              <w:fldChar w:fldCharType="end"/>
            </w:r>
          </w:p>
          <w:commentRangeStart w:id="231"/>
          <w:p w14:paraId="0975AAAB" w14:textId="1B89D2D4" w:rsidR="00037BF1" w:rsidRPr="00794639" w:rsidRDefault="00037BF1" w:rsidP="00037BF1">
            <w:pPr>
              <w:pStyle w:val="TableBody"/>
              <w:numPr>
                <w:ilvl w:val="0"/>
                <w:numId w:val="469"/>
              </w:numPr>
            </w:pPr>
            <w:r w:rsidRPr="00794639">
              <w:fldChar w:fldCharType="begin"/>
            </w:r>
            <w:r w:rsidRPr="00794639">
              <w:instrText xml:space="preserve"> REF _Ref525919611 \w \h </w:instrText>
            </w:r>
            <w:r w:rsidRPr="00794639">
              <w:fldChar w:fldCharType="separate"/>
            </w:r>
            <w:ins w:id="232" w:author="Elaine Baricante" w:date="2018-11-27T10:41:00Z">
              <w:r w:rsidR="003C1515">
                <w:t>Table 4</w:t>
              </w:r>
            </w:ins>
            <w:del w:id="233" w:author="Elaine Baricante" w:date="2018-11-26T15:13:00Z">
              <w:r w:rsidR="00A5422A" w:rsidDel="00E638E8">
                <w:delText>Table 5</w:delText>
              </w:r>
            </w:del>
            <w:r w:rsidRPr="00794639">
              <w:fldChar w:fldCharType="end"/>
            </w:r>
            <w:r w:rsidRPr="00794639">
              <w:t xml:space="preserve"> </w:t>
            </w:r>
            <w:r w:rsidRPr="00794639">
              <w:fldChar w:fldCharType="begin"/>
            </w:r>
            <w:r w:rsidRPr="00794639">
              <w:instrText xml:space="preserve"> REF _Ref525919614 \h </w:instrText>
            </w:r>
            <w:r w:rsidRPr="00794639">
              <w:fldChar w:fldCharType="separate"/>
            </w:r>
            <w:r w:rsidR="003C1515" w:rsidRPr="00794639">
              <w:rPr>
                <w:snapToGrid w:val="0"/>
              </w:rPr>
              <w:t>Command Timeout</w:t>
            </w:r>
            <w:r w:rsidRPr="00794639">
              <w:fldChar w:fldCharType="end"/>
            </w:r>
            <w:commentRangeEnd w:id="231"/>
            <w:r w:rsidRPr="00794639">
              <w:rPr>
                <w:rStyle w:val="CommentReference"/>
                <w:rFonts w:ascii="Verdana" w:hAnsi="Verdana" w:cs="Times New Roman"/>
                <w:lang w:eastAsia="en-US"/>
              </w:rPr>
              <w:commentReference w:id="231"/>
            </w:r>
          </w:p>
        </w:tc>
      </w:tr>
      <w:tr w:rsidR="00A37A42" w:rsidRPr="00794639" w14:paraId="0BE3600F" w14:textId="77777777" w:rsidTr="004C3278">
        <w:tc>
          <w:tcPr>
            <w:tcW w:w="525" w:type="pct"/>
          </w:tcPr>
          <w:p w14:paraId="069C014A" w14:textId="1641DF5E" w:rsidR="00A37A42" w:rsidRPr="00794639" w:rsidRDefault="00A37A42" w:rsidP="003752E9">
            <w:pPr>
              <w:pStyle w:val="TableBody"/>
            </w:pPr>
            <w:r w:rsidRPr="00794639">
              <w:t>4.1</w:t>
            </w:r>
          </w:p>
        </w:tc>
        <w:tc>
          <w:tcPr>
            <w:tcW w:w="1069" w:type="pct"/>
          </w:tcPr>
          <w:p w14:paraId="29EA37D8" w14:textId="6E154BE0" w:rsidR="00A37A42" w:rsidRPr="00794639" w:rsidRDefault="00A37A42" w:rsidP="003752E9">
            <w:pPr>
              <w:pStyle w:val="TableBody"/>
            </w:pPr>
            <w:r w:rsidRPr="00794639">
              <w:t>October 03, 2018</w:t>
            </w:r>
          </w:p>
        </w:tc>
        <w:tc>
          <w:tcPr>
            <w:tcW w:w="3406" w:type="pct"/>
          </w:tcPr>
          <w:p w14:paraId="24AC52E8" w14:textId="77777777" w:rsidR="00A37A42" w:rsidRPr="00794639" w:rsidRDefault="00A37A42" w:rsidP="003752E9">
            <w:pPr>
              <w:pStyle w:val="TableBody"/>
            </w:pPr>
            <w:r w:rsidRPr="00794639">
              <w:t>Updated:</w:t>
            </w:r>
          </w:p>
          <w:commentRangeStart w:id="234"/>
          <w:p w14:paraId="0A66D2B4" w14:textId="63F60D21" w:rsidR="00A37A42" w:rsidRPr="00794639" w:rsidRDefault="00A37A42" w:rsidP="00A37A42">
            <w:pPr>
              <w:pStyle w:val="TableBody"/>
              <w:numPr>
                <w:ilvl w:val="0"/>
                <w:numId w:val="470"/>
              </w:numPr>
            </w:pPr>
            <w:r w:rsidRPr="00794639">
              <w:fldChar w:fldCharType="begin"/>
            </w:r>
            <w:r w:rsidRPr="00794639">
              <w:instrText xml:space="preserve"> REF _Ref525918086 \w \h </w:instrText>
            </w:r>
            <w:r w:rsidRPr="00794639">
              <w:fldChar w:fldCharType="separate"/>
            </w:r>
            <w:r w:rsidR="003C1515">
              <w:t>1.4</w:t>
            </w:r>
            <w:r w:rsidRPr="00794639">
              <w:fldChar w:fldCharType="end"/>
            </w:r>
            <w:r w:rsidRPr="00794639">
              <w:t xml:space="preserve"> </w:t>
            </w:r>
            <w:r w:rsidRPr="00794639">
              <w:fldChar w:fldCharType="begin"/>
            </w:r>
            <w:r w:rsidRPr="00794639">
              <w:instrText xml:space="preserve"> REF _Ref525918087 \h </w:instrText>
            </w:r>
            <w:r w:rsidRPr="00794639">
              <w:fldChar w:fldCharType="separate"/>
            </w:r>
            <w:r w:rsidR="003C1515" w:rsidRPr="00794639">
              <w:rPr>
                <w:snapToGrid w:val="0"/>
              </w:rPr>
              <w:t>SIM Application Toolkit</w:t>
            </w:r>
            <w:r w:rsidRPr="00794639">
              <w:fldChar w:fldCharType="end"/>
            </w:r>
            <w:commentRangeEnd w:id="234"/>
            <w:r w:rsidRPr="00794639">
              <w:rPr>
                <w:rStyle w:val="CommentReference"/>
                <w:rFonts w:ascii="Verdana" w:hAnsi="Verdana" w:cs="Times New Roman"/>
                <w:lang w:eastAsia="en-US"/>
              </w:rPr>
              <w:commentReference w:id="234"/>
            </w:r>
          </w:p>
          <w:p w14:paraId="196D29A5" w14:textId="1D9CA878" w:rsidR="00A37A42" w:rsidRPr="00794639" w:rsidRDefault="00A37A42" w:rsidP="00A37A42">
            <w:pPr>
              <w:pStyle w:val="TableBody"/>
              <w:numPr>
                <w:ilvl w:val="0"/>
                <w:numId w:val="470"/>
              </w:numPr>
            </w:pPr>
            <w:r w:rsidRPr="00794639">
              <w:fldChar w:fldCharType="begin"/>
            </w:r>
            <w:r w:rsidRPr="00794639">
              <w:instrText xml:space="preserve"> REF _Ref520816253 \w \h </w:instrText>
            </w:r>
            <w:r w:rsidRPr="00794639">
              <w:fldChar w:fldCharType="separate"/>
            </w:r>
            <w:ins w:id="235" w:author="Elaine Baricante" w:date="2018-11-27T10:41:00Z">
              <w:r w:rsidR="003C1515">
                <w:t>10.1</w:t>
              </w:r>
            </w:ins>
            <w:del w:id="236" w:author="Elaine Baricante" w:date="2018-11-26T15:13:00Z">
              <w:r w:rsidR="00A5422A" w:rsidDel="00E638E8">
                <w:delText>11.1</w:delText>
              </w:r>
            </w:del>
            <w:r w:rsidRPr="00794639">
              <w:fldChar w:fldCharType="end"/>
            </w:r>
            <w:r w:rsidRPr="00794639">
              <w:t xml:space="preserve"> </w:t>
            </w:r>
            <w:r w:rsidRPr="00794639">
              <w:fldChar w:fldCharType="begin"/>
            </w:r>
            <w:r w:rsidRPr="00794639">
              <w:instrText xml:space="preserve"> REF _Ref520816253 \h </w:instrText>
            </w:r>
            <w:r w:rsidRPr="00794639">
              <w:fldChar w:fldCharType="separate"/>
            </w:r>
            <w:ins w:id="237" w:author="Elaine Baricante" w:date="2018-11-27T10:41:00Z">
              <w:r w:rsidR="003C1515" w:rsidRPr="0048226A">
                <w:t>+WDS</w:t>
              </w:r>
              <w:r w:rsidR="003C1515" w:rsidRPr="007E4A1F">
                <w:t xml:space="preserve">C Command: Device Services </w:t>
              </w:r>
              <w:r w:rsidR="003C1515" w:rsidRPr="00006D08">
                <w:t>Configuration</w:t>
              </w:r>
            </w:ins>
            <w:del w:id="238" w:author="Elaine Baricante" w:date="2018-11-26T15:13:00Z">
              <w:r w:rsidR="00A5422A" w:rsidRPr="0048226A" w:rsidDel="00E638E8">
                <w:delText>+WDS</w:delText>
              </w:r>
              <w:r w:rsidR="00A5422A" w:rsidRPr="007E4A1F" w:rsidDel="00E638E8">
                <w:delText xml:space="preserve">C Command: Device Services </w:delText>
              </w:r>
              <w:r w:rsidR="00A5422A" w:rsidRPr="00006D08" w:rsidDel="00E638E8">
                <w:delText>Configuration</w:delText>
              </w:r>
            </w:del>
            <w:r w:rsidRPr="00794639">
              <w:fldChar w:fldCharType="end"/>
            </w:r>
          </w:p>
        </w:tc>
      </w:tr>
      <w:tr w:rsidR="00204F59" w:rsidRPr="00794639" w14:paraId="2D307209" w14:textId="77777777" w:rsidTr="004C3278">
        <w:tc>
          <w:tcPr>
            <w:tcW w:w="525" w:type="pct"/>
          </w:tcPr>
          <w:p w14:paraId="5F502710" w14:textId="606819D4" w:rsidR="00204F59" w:rsidRPr="00794639" w:rsidRDefault="00204F59" w:rsidP="003752E9">
            <w:pPr>
              <w:pStyle w:val="TableBody"/>
            </w:pPr>
            <w:r w:rsidRPr="00794639">
              <w:t>4.2</w:t>
            </w:r>
          </w:p>
        </w:tc>
        <w:tc>
          <w:tcPr>
            <w:tcW w:w="1069" w:type="pct"/>
          </w:tcPr>
          <w:p w14:paraId="20F77A64" w14:textId="41ED2CEF" w:rsidR="00204F59" w:rsidRPr="00794639" w:rsidRDefault="00204F59" w:rsidP="003752E9">
            <w:pPr>
              <w:pStyle w:val="TableBody"/>
            </w:pPr>
            <w:r w:rsidRPr="00794639">
              <w:t>October 04, 2018</w:t>
            </w:r>
          </w:p>
        </w:tc>
        <w:tc>
          <w:tcPr>
            <w:tcW w:w="3406" w:type="pct"/>
          </w:tcPr>
          <w:p w14:paraId="511EFF2E" w14:textId="076BA537" w:rsidR="00204F59" w:rsidRPr="00794639" w:rsidRDefault="00204F59">
            <w:pPr>
              <w:pStyle w:val="TableBody"/>
            </w:pPr>
            <w:r w:rsidRPr="00794639">
              <w:t xml:space="preserve">Updated </w:t>
            </w:r>
            <w:r w:rsidRPr="00794639">
              <w:fldChar w:fldCharType="begin"/>
            </w:r>
            <w:r w:rsidRPr="00794639">
              <w:instrText xml:space="preserve"> REF _Ref518318692 \w \h </w:instrText>
            </w:r>
            <w:r w:rsidRPr="00794639">
              <w:fldChar w:fldCharType="separate"/>
            </w:r>
            <w:r w:rsidR="003C1515">
              <w:t>5.19</w:t>
            </w:r>
            <w:r w:rsidRPr="00794639">
              <w:fldChar w:fldCharType="end"/>
            </w:r>
            <w:r w:rsidRPr="00794639">
              <w:t xml:space="preserve"> </w:t>
            </w:r>
            <w:r w:rsidRPr="00794639">
              <w:fldChar w:fldCharType="begin"/>
            </w:r>
            <w:r w:rsidRPr="00794639">
              <w:instrText xml:space="preserve"> REF _Ref518318692 \h </w:instrText>
            </w:r>
            <w:r w:rsidRPr="00794639">
              <w:fldChar w:fldCharType="separate"/>
            </w:r>
            <w:ins w:id="239" w:author="Elaine Baricante" w:date="2018-11-27T10:41:00Z">
              <w:r w:rsidR="003C1515" w:rsidRPr="00794639">
                <w:t xml:space="preserve">+KBNDCFG Command: </w:t>
              </w:r>
              <w:r w:rsidR="003C1515" w:rsidRPr="000656F8">
                <w:t xml:space="preserve">Set Configured </w:t>
              </w:r>
              <w:r w:rsidR="003C1515" w:rsidRPr="007E4A1F">
                <w:t xml:space="preserve">LTE </w:t>
              </w:r>
              <w:r w:rsidR="003C1515" w:rsidRPr="005C602E">
                <w:t>Band(s)</w:t>
              </w:r>
            </w:ins>
            <w:del w:id="240" w:author="Elaine Baricante" w:date="2018-11-26T15:13:00Z">
              <w:r w:rsidR="00A5422A" w:rsidRPr="00A5422A" w:rsidDel="00E638E8">
                <w:delText>+KBNDCFG</w:delText>
              </w:r>
              <w:r w:rsidR="00A5422A" w:rsidRPr="00794639" w:rsidDel="00E638E8">
                <w:delText xml:space="preserve"> Command: </w:delText>
              </w:r>
              <w:r w:rsidR="00A5422A" w:rsidRPr="000656F8" w:rsidDel="00E638E8">
                <w:delText xml:space="preserve">Set Configured </w:delText>
              </w:r>
              <w:r w:rsidR="00A5422A" w:rsidRPr="007E4A1F" w:rsidDel="00E638E8">
                <w:delText xml:space="preserve">LTE </w:delText>
              </w:r>
              <w:r w:rsidR="00A5422A" w:rsidRPr="005C602E" w:rsidDel="00E638E8">
                <w:delText>Band(s)</w:delText>
              </w:r>
            </w:del>
            <w:r w:rsidRPr="00794639">
              <w:fldChar w:fldCharType="end"/>
            </w:r>
          </w:p>
        </w:tc>
      </w:tr>
      <w:tr w:rsidR="00A5422A" w:rsidRPr="00794639" w14:paraId="5898043F" w14:textId="77777777" w:rsidTr="004C3278">
        <w:tc>
          <w:tcPr>
            <w:tcW w:w="525" w:type="pct"/>
            <w:vMerge w:val="restart"/>
          </w:tcPr>
          <w:p w14:paraId="091117E3" w14:textId="0CE9BF57" w:rsidR="00A5422A" w:rsidRPr="00794639" w:rsidRDefault="00A5422A" w:rsidP="003752E9">
            <w:pPr>
              <w:pStyle w:val="TableBody"/>
            </w:pPr>
            <w:commentRangeStart w:id="241"/>
            <w:r w:rsidRPr="00794639">
              <w:t>5.0</w:t>
            </w:r>
          </w:p>
        </w:tc>
        <w:tc>
          <w:tcPr>
            <w:tcW w:w="1069" w:type="pct"/>
            <w:vMerge w:val="restart"/>
          </w:tcPr>
          <w:p w14:paraId="6FCE0CB8" w14:textId="01E053C0" w:rsidR="00A5422A" w:rsidRPr="00794639" w:rsidRDefault="00A5422A" w:rsidP="003752E9">
            <w:pPr>
              <w:pStyle w:val="TableBody"/>
            </w:pPr>
            <w:r w:rsidRPr="00794639">
              <w:t>October 29, 2018</w:t>
            </w:r>
            <w:commentRangeEnd w:id="241"/>
            <w:r w:rsidR="005F3E39">
              <w:rPr>
                <w:rStyle w:val="CommentReference"/>
                <w:rFonts w:ascii="Verdana" w:hAnsi="Verdana" w:cs="Times New Roman"/>
                <w:lang w:eastAsia="en-US"/>
              </w:rPr>
              <w:commentReference w:id="241"/>
            </w:r>
          </w:p>
        </w:tc>
        <w:tc>
          <w:tcPr>
            <w:tcW w:w="3406" w:type="pct"/>
          </w:tcPr>
          <w:p w14:paraId="7A0242C4" w14:textId="77777777" w:rsidR="00A5422A" w:rsidRPr="00794639" w:rsidRDefault="00A5422A">
            <w:pPr>
              <w:pStyle w:val="TableBody"/>
            </w:pPr>
            <w:r w:rsidRPr="00794639">
              <w:t>Added:</w:t>
            </w:r>
          </w:p>
          <w:p w14:paraId="0C84842F" w14:textId="06764595" w:rsidR="00A5422A" w:rsidRPr="00794639" w:rsidRDefault="00A5422A" w:rsidP="005F0FCF">
            <w:pPr>
              <w:pStyle w:val="TableBody"/>
              <w:numPr>
                <w:ilvl w:val="0"/>
                <w:numId w:val="475"/>
              </w:numPr>
            </w:pPr>
            <w:r w:rsidRPr="00794639">
              <w:fldChar w:fldCharType="begin"/>
            </w:r>
            <w:r w:rsidRPr="00794639">
              <w:instrText xml:space="preserve"> REF _Ref527363744 \w \h </w:instrText>
            </w:r>
            <w:r w:rsidRPr="00794639">
              <w:fldChar w:fldCharType="separate"/>
            </w:r>
            <w:r w:rsidR="003C1515">
              <w:t>2.16</w:t>
            </w:r>
            <w:r w:rsidRPr="00794639">
              <w:fldChar w:fldCharType="end"/>
            </w:r>
            <w:r w:rsidRPr="00794639">
              <w:t xml:space="preserve"> </w:t>
            </w:r>
            <w:r w:rsidRPr="00794639">
              <w:fldChar w:fldCharType="begin"/>
            </w:r>
            <w:r w:rsidRPr="00794639">
              <w:instrText xml:space="preserve"> REF _Ref527363744 \h </w:instrText>
            </w:r>
            <w:r w:rsidRPr="00794639">
              <w:fldChar w:fldCharType="separate"/>
            </w:r>
            <w:ins w:id="242" w:author="Elaine Baricante" w:date="2018-11-27T10:41:00Z">
              <w:r w:rsidR="003C1515" w:rsidRPr="00794639">
                <w:t>+IFC Command: DTE-DCE Local Flow Control</w:t>
              </w:r>
            </w:ins>
            <w:del w:id="243" w:author="Elaine Baricante" w:date="2018-11-26T15:13:00Z">
              <w:r w:rsidRPr="00A5422A" w:rsidDel="00E638E8">
                <w:delText xml:space="preserve">+IFC </w:delText>
              </w:r>
              <w:r w:rsidRPr="00E4123A" w:rsidDel="00E638E8">
                <w:delText xml:space="preserve">Command: </w:delText>
              </w:r>
              <w:r w:rsidRPr="00794639" w:rsidDel="00E638E8">
                <w:delText>DTE-DCE Local Flow Control</w:delText>
              </w:r>
            </w:del>
            <w:r w:rsidRPr="00794639">
              <w:fldChar w:fldCharType="end"/>
            </w:r>
          </w:p>
          <w:p w14:paraId="0833F46B" w14:textId="3CFA8330" w:rsidR="00A5422A" w:rsidRPr="00794639" w:rsidRDefault="00A5422A" w:rsidP="005F0FCF">
            <w:pPr>
              <w:pStyle w:val="TableBody"/>
              <w:numPr>
                <w:ilvl w:val="0"/>
                <w:numId w:val="475"/>
              </w:numPr>
            </w:pPr>
            <w:r w:rsidRPr="00794639">
              <w:fldChar w:fldCharType="begin"/>
            </w:r>
            <w:r w:rsidRPr="00794639">
              <w:instrText xml:space="preserve"> REF _Ref528144246 \w \h </w:instrText>
            </w:r>
            <w:r w:rsidRPr="00794639">
              <w:fldChar w:fldCharType="separate"/>
            </w:r>
            <w:r w:rsidR="003C1515">
              <w:t>3.13</w:t>
            </w:r>
            <w:r w:rsidRPr="00794639">
              <w:fldChar w:fldCharType="end"/>
            </w:r>
            <w:r w:rsidRPr="00794639">
              <w:t xml:space="preserve"> </w:t>
            </w:r>
            <w:r w:rsidRPr="00794639">
              <w:fldChar w:fldCharType="begin"/>
            </w:r>
            <w:r w:rsidRPr="00794639">
              <w:instrText xml:space="preserve"> REF _Ref528144246 \h  \* MERGEFORMAT </w:instrText>
            </w:r>
            <w:r w:rsidRPr="00794639">
              <w:fldChar w:fldCharType="separate"/>
            </w:r>
            <w:ins w:id="244" w:author="Elaine Baricante" w:date="2018-11-27T10:41:00Z">
              <w:r w:rsidR="003C1515" w:rsidRPr="00DF20AD">
                <w:t xml:space="preserve">+HWREV Command: Request </w:t>
              </w:r>
              <w:r w:rsidR="003C1515" w:rsidRPr="00794639">
                <w:t>H</w:t>
              </w:r>
              <w:r w:rsidR="003C1515" w:rsidRPr="00DF20AD">
                <w:t xml:space="preserve">ardware </w:t>
              </w:r>
              <w:r w:rsidR="003C1515" w:rsidRPr="00794639">
                <w:t>R</w:t>
              </w:r>
              <w:r w:rsidR="003C1515" w:rsidRPr="00DF20AD">
                <w:t>evision</w:t>
              </w:r>
            </w:ins>
            <w:del w:id="245" w:author="Elaine Baricante" w:date="2018-11-26T15:13:00Z">
              <w:r w:rsidRPr="00DF20AD" w:rsidDel="00E638E8">
                <w:delText xml:space="preserve">+HWREV Command: Request </w:delText>
              </w:r>
              <w:r w:rsidRPr="00794639" w:rsidDel="00E638E8">
                <w:delText>H</w:delText>
              </w:r>
              <w:r w:rsidRPr="00DF20AD" w:rsidDel="00E638E8">
                <w:delText xml:space="preserve">ardware </w:delText>
              </w:r>
              <w:r w:rsidRPr="00794639" w:rsidDel="00E638E8">
                <w:delText>R</w:delText>
              </w:r>
              <w:r w:rsidRPr="00DF20AD" w:rsidDel="00E638E8">
                <w:delText>evision</w:delText>
              </w:r>
            </w:del>
            <w:r w:rsidRPr="00794639">
              <w:fldChar w:fldCharType="end"/>
            </w:r>
          </w:p>
          <w:p w14:paraId="4ECAE3F5" w14:textId="39A15368" w:rsidR="00A5422A" w:rsidRPr="00794639" w:rsidRDefault="00A5422A" w:rsidP="0053479F">
            <w:pPr>
              <w:pStyle w:val="TableBody"/>
              <w:numPr>
                <w:ilvl w:val="0"/>
                <w:numId w:val="475"/>
              </w:numPr>
            </w:pPr>
            <w:r w:rsidRPr="00794639">
              <w:fldChar w:fldCharType="begin"/>
            </w:r>
            <w:r w:rsidRPr="00794639">
              <w:instrText xml:space="preserve"> REF _Ref528144670 \w \h </w:instrText>
            </w:r>
            <w:r w:rsidRPr="00794639">
              <w:fldChar w:fldCharType="separate"/>
            </w:r>
            <w:r w:rsidR="003C1515">
              <w:t>5.31</w:t>
            </w:r>
            <w:r w:rsidRPr="00794639">
              <w:fldChar w:fldCharType="end"/>
            </w:r>
            <w:r>
              <w:t xml:space="preserve"> </w:t>
            </w:r>
            <w:r w:rsidRPr="00794639">
              <w:fldChar w:fldCharType="begin"/>
            </w:r>
            <w:r w:rsidRPr="00794639">
              <w:instrText xml:space="preserve"> REF _Ref528144672 \h </w:instrText>
            </w:r>
            <w:r w:rsidRPr="00794639">
              <w:fldChar w:fldCharType="separate"/>
            </w:r>
            <w:ins w:id="246" w:author="Elaine Baricante" w:date="2018-11-27T10:41:00Z">
              <w:r w:rsidR="003C1515" w:rsidRPr="00794639">
                <w:t>+KMON Command: Enable/Disable Monitor Mode</w:t>
              </w:r>
            </w:ins>
            <w:del w:id="247" w:author="Elaine Baricante" w:date="2018-11-26T15:13:00Z">
              <w:r w:rsidRPr="00A5422A" w:rsidDel="00E638E8">
                <w:delText>+KMON Command: Enable/D</w:delText>
              </w:r>
              <w:r w:rsidRPr="00E4123A" w:rsidDel="00E638E8">
                <w:delText xml:space="preserve">isable </w:delText>
              </w:r>
              <w:r w:rsidRPr="00794639" w:rsidDel="00E638E8">
                <w:delText>Monitor Mode</w:delText>
              </w:r>
            </w:del>
            <w:r w:rsidRPr="00794639">
              <w:fldChar w:fldCharType="end"/>
            </w:r>
          </w:p>
        </w:tc>
      </w:tr>
      <w:tr w:rsidR="00A5422A" w:rsidRPr="00794639" w14:paraId="042656F9" w14:textId="77777777" w:rsidTr="004C3278">
        <w:tc>
          <w:tcPr>
            <w:tcW w:w="525" w:type="pct"/>
            <w:vMerge/>
          </w:tcPr>
          <w:p w14:paraId="27A6B7D3" w14:textId="77777777" w:rsidR="00A5422A" w:rsidRPr="00794639" w:rsidRDefault="00A5422A" w:rsidP="003752E9">
            <w:pPr>
              <w:pStyle w:val="TableBody"/>
            </w:pPr>
          </w:p>
        </w:tc>
        <w:tc>
          <w:tcPr>
            <w:tcW w:w="1069" w:type="pct"/>
            <w:vMerge/>
          </w:tcPr>
          <w:p w14:paraId="41E6E2EF" w14:textId="77777777" w:rsidR="00A5422A" w:rsidRPr="00794639" w:rsidRDefault="00A5422A" w:rsidP="003752E9">
            <w:pPr>
              <w:pStyle w:val="TableBody"/>
            </w:pPr>
          </w:p>
        </w:tc>
        <w:tc>
          <w:tcPr>
            <w:tcW w:w="3406" w:type="pct"/>
          </w:tcPr>
          <w:p w14:paraId="597492C4" w14:textId="77777777" w:rsidR="00A5422A" w:rsidRPr="00794639" w:rsidRDefault="00A5422A" w:rsidP="00AC2946">
            <w:pPr>
              <w:pStyle w:val="TableBody"/>
            </w:pPr>
            <w:r w:rsidRPr="00794639">
              <w:t>Updated:</w:t>
            </w:r>
          </w:p>
          <w:p w14:paraId="35DA3E5E" w14:textId="7F7162C2" w:rsidR="00A5422A" w:rsidRPr="00794639" w:rsidRDefault="00A5422A" w:rsidP="005F0FCF">
            <w:pPr>
              <w:pStyle w:val="TableBody"/>
              <w:numPr>
                <w:ilvl w:val="0"/>
                <w:numId w:val="474"/>
              </w:numPr>
            </w:pPr>
            <w:r w:rsidRPr="00794639">
              <w:fldChar w:fldCharType="begin"/>
            </w:r>
            <w:r w:rsidRPr="00794639">
              <w:instrText xml:space="preserve"> REF _Ref528143696 \w \h </w:instrText>
            </w:r>
            <w:r w:rsidRPr="00794639">
              <w:fldChar w:fldCharType="separate"/>
            </w:r>
            <w:r w:rsidR="003C1515">
              <w:t>2.9</w:t>
            </w:r>
            <w:r w:rsidRPr="00794639">
              <w:fldChar w:fldCharType="end"/>
            </w:r>
            <w:r w:rsidRPr="00794639">
              <w:t xml:space="preserve"> </w:t>
            </w:r>
            <w:r w:rsidRPr="00794639">
              <w:fldChar w:fldCharType="begin"/>
            </w:r>
            <w:r w:rsidRPr="00794639">
              <w:instrText xml:space="preserve"> REF _Ref528143698 \h </w:instrText>
            </w:r>
            <w:r w:rsidRPr="00794639">
              <w:fldChar w:fldCharType="separate"/>
            </w:r>
            <w:r w:rsidR="003C1515" w:rsidRPr="00794639">
              <w:t>+IPR Command: Set Fixed Local/DTE Rate</w:t>
            </w:r>
            <w:r w:rsidRPr="00794639">
              <w:fldChar w:fldCharType="end"/>
            </w:r>
          </w:p>
          <w:p w14:paraId="144961FB" w14:textId="51CB2891" w:rsidR="00A5422A" w:rsidRPr="00794639" w:rsidRDefault="00A5422A" w:rsidP="005F0FCF">
            <w:pPr>
              <w:pStyle w:val="TableBody"/>
              <w:numPr>
                <w:ilvl w:val="0"/>
                <w:numId w:val="474"/>
              </w:numPr>
            </w:pPr>
            <w:r w:rsidRPr="00794639">
              <w:fldChar w:fldCharType="begin"/>
            </w:r>
            <w:r w:rsidRPr="00794639">
              <w:instrText xml:space="preserve"> REF _Ref528144158 \w \h </w:instrText>
            </w:r>
            <w:r w:rsidRPr="00794639">
              <w:fldChar w:fldCharType="separate"/>
            </w:r>
            <w:r w:rsidR="003C1515">
              <w:t>3.1</w:t>
            </w:r>
            <w:r w:rsidRPr="00794639">
              <w:fldChar w:fldCharType="end"/>
            </w:r>
            <w:r w:rsidRPr="00794639">
              <w:t xml:space="preserve"> </w:t>
            </w:r>
            <w:r w:rsidRPr="00794639">
              <w:fldChar w:fldCharType="begin"/>
            </w:r>
            <w:r w:rsidRPr="00794639">
              <w:instrText xml:space="preserve"> REF _Ref528144160 \h </w:instrText>
            </w:r>
            <w:r w:rsidRPr="00794639">
              <w:fldChar w:fldCharType="separate"/>
            </w:r>
            <w:r w:rsidR="003C1515" w:rsidRPr="00794639">
              <w:t>I Command: Request Identification Information</w:t>
            </w:r>
            <w:r w:rsidRPr="00794639">
              <w:fldChar w:fldCharType="end"/>
            </w:r>
          </w:p>
          <w:p w14:paraId="3C21D5E6" w14:textId="7C36071F" w:rsidR="00A5422A" w:rsidRPr="00794639" w:rsidRDefault="00A5422A" w:rsidP="005F0FCF">
            <w:pPr>
              <w:pStyle w:val="TableBody"/>
              <w:numPr>
                <w:ilvl w:val="0"/>
                <w:numId w:val="474"/>
              </w:numPr>
            </w:pPr>
            <w:r w:rsidRPr="00794639">
              <w:fldChar w:fldCharType="begin"/>
            </w:r>
            <w:r w:rsidRPr="00794639">
              <w:instrText xml:space="preserve"> REF _Ref520814409 \w \h </w:instrText>
            </w:r>
            <w:r w:rsidRPr="00794639">
              <w:fldChar w:fldCharType="separate"/>
            </w:r>
            <w:r w:rsidR="003C1515">
              <w:t>3.12</w:t>
            </w:r>
            <w:r w:rsidRPr="00794639">
              <w:fldChar w:fldCharType="end"/>
            </w:r>
            <w:r w:rsidRPr="00794639">
              <w:t xml:space="preserve"> </w:t>
            </w:r>
            <w:r w:rsidRPr="00794639">
              <w:fldChar w:fldCharType="begin"/>
            </w:r>
            <w:r w:rsidRPr="00794639">
              <w:instrText xml:space="preserve"> REF _Ref520814409 \h </w:instrText>
            </w:r>
            <w:r w:rsidRPr="00794639">
              <w:fldChar w:fldCharType="separate"/>
            </w:r>
            <w:r w:rsidR="003C1515" w:rsidRPr="00794639">
              <w:t>+WPPP Command: PDP Context Authentication Configuration</w:t>
            </w:r>
            <w:r w:rsidRPr="00794639">
              <w:fldChar w:fldCharType="end"/>
            </w:r>
          </w:p>
          <w:p w14:paraId="49DF3D0F" w14:textId="4E5FAC39" w:rsidR="00A5422A" w:rsidRPr="00794639" w:rsidRDefault="00A5422A" w:rsidP="005F0FCF">
            <w:pPr>
              <w:pStyle w:val="TableBody"/>
              <w:numPr>
                <w:ilvl w:val="0"/>
                <w:numId w:val="474"/>
              </w:numPr>
            </w:pPr>
            <w:r w:rsidRPr="00794639">
              <w:fldChar w:fldCharType="begin"/>
            </w:r>
            <w:r w:rsidRPr="00794639">
              <w:instrText xml:space="preserve"> REF _Ref528144281 \w \h </w:instrText>
            </w:r>
            <w:r w:rsidRPr="00794639">
              <w:fldChar w:fldCharType="separate"/>
            </w:r>
            <w:r w:rsidR="003C1515">
              <w:t>5.1</w:t>
            </w:r>
            <w:r w:rsidRPr="00794639">
              <w:fldChar w:fldCharType="end"/>
            </w:r>
            <w:r w:rsidRPr="00794639">
              <w:t xml:space="preserve"> </w:t>
            </w:r>
            <w:r w:rsidRPr="00794639">
              <w:fldChar w:fldCharType="begin"/>
            </w:r>
            <w:r w:rsidRPr="00794639">
              <w:instrText xml:space="preserve"> REF _Ref528144284 \h </w:instrText>
            </w:r>
            <w:r w:rsidRPr="00794639">
              <w:fldChar w:fldCharType="separate"/>
            </w:r>
            <w:r w:rsidR="003C1515" w:rsidRPr="00794639">
              <w:t>+CCLK Command: Real Time Clock</w:t>
            </w:r>
            <w:r w:rsidRPr="00794639">
              <w:fldChar w:fldCharType="end"/>
            </w:r>
          </w:p>
          <w:p w14:paraId="4500D797" w14:textId="6CADD832" w:rsidR="00A5422A" w:rsidRPr="00794639" w:rsidRDefault="00A5422A" w:rsidP="005F0FCF">
            <w:pPr>
              <w:pStyle w:val="TableBody"/>
              <w:numPr>
                <w:ilvl w:val="0"/>
                <w:numId w:val="474"/>
              </w:numPr>
            </w:pPr>
            <w:r w:rsidRPr="00794639">
              <w:fldChar w:fldCharType="begin"/>
            </w:r>
            <w:r w:rsidRPr="00794639">
              <w:instrText xml:space="preserve"> REF _Ref518318543 \w \h </w:instrText>
            </w:r>
            <w:r w:rsidRPr="00794639">
              <w:fldChar w:fldCharType="separate"/>
            </w:r>
            <w:r w:rsidR="003C1515">
              <w:t>5.7</w:t>
            </w:r>
            <w:r w:rsidRPr="00794639">
              <w:fldChar w:fldCharType="end"/>
            </w:r>
            <w:r w:rsidRPr="00794639">
              <w:t xml:space="preserve"> </w:t>
            </w:r>
            <w:r w:rsidRPr="00794639">
              <w:fldChar w:fldCharType="begin"/>
            </w:r>
            <w:r w:rsidRPr="00794639">
              <w:instrText xml:space="preserve"> REF _Ref518318543 \h </w:instrText>
            </w:r>
            <w:r w:rsidRPr="00794639">
              <w:fldChar w:fldCharType="separate"/>
            </w:r>
            <w:r w:rsidR="003C1515" w:rsidRPr="00794639">
              <w:t>+CSQ Command: Signal Quality</w:t>
            </w:r>
            <w:r w:rsidRPr="00794639">
              <w:fldChar w:fldCharType="end"/>
            </w:r>
          </w:p>
          <w:p w14:paraId="24511C05" w14:textId="7389F92C" w:rsidR="00A5422A" w:rsidRPr="00794639" w:rsidRDefault="00A5422A" w:rsidP="005F0FCF">
            <w:pPr>
              <w:pStyle w:val="TableBody"/>
              <w:numPr>
                <w:ilvl w:val="0"/>
                <w:numId w:val="474"/>
              </w:numPr>
            </w:pPr>
            <w:r w:rsidRPr="00794639">
              <w:fldChar w:fldCharType="begin"/>
            </w:r>
            <w:r w:rsidRPr="00794639">
              <w:instrText xml:space="preserve"> REF _Ref528144338 \w \h </w:instrText>
            </w:r>
            <w:r w:rsidRPr="00794639">
              <w:fldChar w:fldCharType="separate"/>
            </w:r>
            <w:r w:rsidR="003C1515">
              <w:t>5.8</w:t>
            </w:r>
            <w:r w:rsidRPr="00794639">
              <w:fldChar w:fldCharType="end"/>
            </w:r>
            <w:r w:rsidRPr="00794639">
              <w:t xml:space="preserve"> </w:t>
            </w:r>
            <w:r w:rsidRPr="00794639">
              <w:fldChar w:fldCharType="begin"/>
            </w:r>
            <w:r w:rsidRPr="00794639">
              <w:instrText xml:space="preserve"> REF _Ref528144340 \h </w:instrText>
            </w:r>
            <w:r w:rsidRPr="00794639">
              <w:fldChar w:fldCharType="separate"/>
            </w:r>
            <w:r w:rsidR="003C1515" w:rsidRPr="00794639">
              <w:t>+KSREP Command: Mobile Start-up Reporting</w:t>
            </w:r>
            <w:r w:rsidRPr="00794639">
              <w:fldChar w:fldCharType="end"/>
            </w:r>
          </w:p>
          <w:p w14:paraId="293D8D15" w14:textId="31714E23" w:rsidR="00A5422A" w:rsidRPr="00794639" w:rsidRDefault="00A5422A" w:rsidP="005F0FCF">
            <w:pPr>
              <w:pStyle w:val="TableBody"/>
              <w:numPr>
                <w:ilvl w:val="0"/>
                <w:numId w:val="474"/>
              </w:numPr>
            </w:pPr>
            <w:r w:rsidRPr="00794639">
              <w:fldChar w:fldCharType="begin"/>
            </w:r>
            <w:r w:rsidRPr="00794639">
              <w:instrText xml:space="preserve"> REF _Ref518318911 \w \h </w:instrText>
            </w:r>
            <w:r w:rsidRPr="00794639">
              <w:fldChar w:fldCharType="separate"/>
            </w:r>
            <w:r w:rsidR="003C1515">
              <w:t>5.15</w:t>
            </w:r>
            <w:r w:rsidRPr="00794639">
              <w:fldChar w:fldCharType="end"/>
            </w:r>
            <w:r w:rsidRPr="00794639">
              <w:t xml:space="preserve"> </w:t>
            </w:r>
            <w:r w:rsidRPr="00794639">
              <w:fldChar w:fldCharType="begin"/>
            </w:r>
            <w:r w:rsidRPr="00794639">
              <w:instrText xml:space="preserve"> REF _Ref518318911 \h </w:instrText>
            </w:r>
            <w:r w:rsidRPr="00794639">
              <w:fldChar w:fldCharType="separate"/>
            </w:r>
            <w:ins w:id="248" w:author="Elaine Baricante" w:date="2018-11-27T10:41:00Z">
              <w:r w:rsidR="003C1515" w:rsidRPr="00794639">
                <w:t>+CPSMS Command: Power Saving Mode setting</w:t>
              </w:r>
            </w:ins>
            <w:del w:id="249" w:author="Elaine Baricante" w:date="2018-11-26T15:13:00Z">
              <w:r w:rsidRPr="00A5422A" w:rsidDel="00E638E8">
                <w:delText>+CPSMS Command: Power S</w:delText>
              </w:r>
              <w:r w:rsidRPr="00E4123A" w:rsidDel="00E638E8">
                <w:delText xml:space="preserve">aving </w:delText>
              </w:r>
              <w:r w:rsidRPr="00794639" w:rsidDel="00E638E8">
                <w:delText>Mode setting</w:delText>
              </w:r>
            </w:del>
            <w:r w:rsidRPr="00794639">
              <w:fldChar w:fldCharType="end"/>
            </w:r>
          </w:p>
          <w:p w14:paraId="05F273AF" w14:textId="5812AADB" w:rsidR="00A5422A" w:rsidRPr="00794639" w:rsidRDefault="00A5422A" w:rsidP="005F0FCF">
            <w:pPr>
              <w:pStyle w:val="TableBody"/>
              <w:numPr>
                <w:ilvl w:val="0"/>
                <w:numId w:val="474"/>
              </w:numPr>
            </w:pPr>
            <w:r w:rsidRPr="00794639">
              <w:fldChar w:fldCharType="begin"/>
            </w:r>
            <w:r w:rsidRPr="00794639">
              <w:instrText xml:space="preserve"> REF _Ref528144501 \w \h </w:instrText>
            </w:r>
            <w:r w:rsidRPr="00794639">
              <w:fldChar w:fldCharType="separate"/>
            </w:r>
            <w:r w:rsidR="003C1515">
              <w:t>5.16</w:t>
            </w:r>
            <w:r w:rsidRPr="00794639">
              <w:fldChar w:fldCharType="end"/>
            </w:r>
            <w:r w:rsidRPr="00794639">
              <w:t xml:space="preserve"> </w:t>
            </w:r>
            <w:r w:rsidRPr="00794639">
              <w:fldChar w:fldCharType="begin"/>
            </w:r>
            <w:r w:rsidRPr="00794639">
              <w:instrText xml:space="preserve"> REF _Ref528144503 \h </w:instrText>
            </w:r>
            <w:r w:rsidRPr="00794639">
              <w:fldChar w:fldCharType="separate"/>
            </w:r>
            <w:ins w:id="250" w:author="Elaine Baricante" w:date="2018-11-27T10:41:00Z">
              <w:r w:rsidR="003C1515" w:rsidRPr="00794639">
                <w:t>+CEDRXS Command: eDRX Setting</w:t>
              </w:r>
            </w:ins>
            <w:del w:id="251" w:author="Elaine Baricante" w:date="2018-11-26T15:13:00Z">
              <w:r w:rsidRPr="00A5422A" w:rsidDel="00E638E8">
                <w:delText>+CEDRXS Command: eDRX S</w:delText>
              </w:r>
              <w:r w:rsidRPr="00E4123A" w:rsidDel="00E638E8">
                <w:delText>etting</w:delText>
              </w:r>
            </w:del>
            <w:r w:rsidRPr="00794639">
              <w:fldChar w:fldCharType="end"/>
            </w:r>
          </w:p>
          <w:p w14:paraId="3D3FFE39" w14:textId="7197EC38" w:rsidR="00A5422A" w:rsidRPr="00794639" w:rsidRDefault="00A5422A" w:rsidP="005F0FCF">
            <w:pPr>
              <w:pStyle w:val="TableBody"/>
              <w:numPr>
                <w:ilvl w:val="0"/>
                <w:numId w:val="474"/>
              </w:numPr>
            </w:pPr>
            <w:r w:rsidRPr="00794639">
              <w:fldChar w:fldCharType="begin"/>
            </w:r>
            <w:r w:rsidRPr="00794639">
              <w:instrText xml:space="preserve"> REF _Ref520816147 \w \h </w:instrText>
            </w:r>
            <w:r w:rsidRPr="00794639">
              <w:fldChar w:fldCharType="separate"/>
            </w:r>
            <w:r w:rsidR="003C1515">
              <w:t>5.17</w:t>
            </w:r>
            <w:r w:rsidRPr="00794639">
              <w:fldChar w:fldCharType="end"/>
            </w:r>
            <w:r w:rsidRPr="00794639">
              <w:t xml:space="preserve"> </w:t>
            </w:r>
            <w:r w:rsidRPr="00794639">
              <w:fldChar w:fldCharType="begin"/>
            </w:r>
            <w:r w:rsidRPr="00794639">
              <w:instrText xml:space="preserve"> REF _Ref520816147 \h </w:instrText>
            </w:r>
            <w:r w:rsidRPr="00794639">
              <w:fldChar w:fldCharType="separate"/>
            </w:r>
            <w:r w:rsidR="003C1515" w:rsidRPr="00794639">
              <w:t>+CEDRXRDP Command: eDRX Read Dynamic Parameters</w:t>
            </w:r>
            <w:r w:rsidRPr="00794639">
              <w:fldChar w:fldCharType="end"/>
            </w:r>
          </w:p>
          <w:p w14:paraId="203B770E" w14:textId="34C264B6" w:rsidR="00A5422A" w:rsidRPr="00794639" w:rsidRDefault="00A5422A" w:rsidP="005F0FCF">
            <w:pPr>
              <w:pStyle w:val="TableBody"/>
              <w:numPr>
                <w:ilvl w:val="0"/>
                <w:numId w:val="474"/>
              </w:numPr>
            </w:pPr>
            <w:r w:rsidRPr="00794639">
              <w:fldChar w:fldCharType="begin"/>
            </w:r>
            <w:r w:rsidRPr="00794639">
              <w:instrText xml:space="preserve"> REF _Ref525918201 \w \h </w:instrText>
            </w:r>
            <w:r w:rsidRPr="00794639">
              <w:fldChar w:fldCharType="separate"/>
            </w:r>
            <w:r w:rsidR="003C1515">
              <w:t>5.23</w:t>
            </w:r>
            <w:r w:rsidRPr="00794639">
              <w:fldChar w:fldCharType="end"/>
            </w:r>
            <w:r w:rsidRPr="00794639">
              <w:t xml:space="preserve"> </w:t>
            </w:r>
            <w:r w:rsidRPr="00794639">
              <w:fldChar w:fldCharType="begin"/>
            </w:r>
            <w:r w:rsidRPr="00794639">
              <w:instrText xml:space="preserve"> REF _Ref525918201 \h </w:instrText>
            </w:r>
            <w:r w:rsidRPr="00794639">
              <w:fldChar w:fldCharType="separate"/>
            </w:r>
            <w:r w:rsidR="003C1515" w:rsidRPr="00794639">
              <w:t>+KCELL Command: Cell Environment Information</w:t>
            </w:r>
            <w:r w:rsidRPr="00794639">
              <w:fldChar w:fldCharType="end"/>
            </w:r>
          </w:p>
          <w:p w14:paraId="2E60DF8C" w14:textId="57123D6F" w:rsidR="00A5422A" w:rsidRPr="00794639" w:rsidRDefault="00A5422A" w:rsidP="005F0FCF">
            <w:pPr>
              <w:pStyle w:val="TableBody"/>
              <w:numPr>
                <w:ilvl w:val="0"/>
                <w:numId w:val="474"/>
              </w:numPr>
            </w:pPr>
            <w:r w:rsidRPr="00794639">
              <w:fldChar w:fldCharType="begin"/>
            </w:r>
            <w:r w:rsidRPr="00794639">
              <w:instrText xml:space="preserve"> REF _Ref520814585 \w \h </w:instrText>
            </w:r>
            <w:r w:rsidRPr="00794639">
              <w:fldChar w:fldCharType="separate"/>
            </w:r>
            <w:r w:rsidR="003C1515">
              <w:t>5.24</w:t>
            </w:r>
            <w:r w:rsidRPr="00794639">
              <w:fldChar w:fldCharType="end"/>
            </w:r>
            <w:r w:rsidRPr="00794639">
              <w:t xml:space="preserve"> </w:t>
            </w:r>
            <w:r w:rsidRPr="00794639">
              <w:fldChar w:fldCharType="begin"/>
            </w:r>
            <w:r w:rsidRPr="00794639">
              <w:instrText xml:space="preserve"> REF _Ref520814585 \h </w:instrText>
            </w:r>
            <w:r w:rsidRPr="00794639">
              <w:fldChar w:fldCharType="separate"/>
            </w:r>
            <w:r w:rsidR="003C1515" w:rsidRPr="00794639">
              <w:t>+KSLEEP Command: Power Management Control</w:t>
            </w:r>
            <w:r w:rsidRPr="00794639">
              <w:fldChar w:fldCharType="end"/>
            </w:r>
          </w:p>
          <w:p w14:paraId="088DBDF6" w14:textId="0FB46AE7" w:rsidR="00A5422A" w:rsidRPr="00794639" w:rsidRDefault="00A5422A" w:rsidP="005F0FCF">
            <w:pPr>
              <w:pStyle w:val="TableBody"/>
              <w:numPr>
                <w:ilvl w:val="0"/>
                <w:numId w:val="474"/>
              </w:numPr>
            </w:pPr>
            <w:r w:rsidRPr="00794639">
              <w:fldChar w:fldCharType="begin"/>
            </w:r>
            <w:r w:rsidRPr="00794639">
              <w:instrText xml:space="preserve"> REF _Ref528144725 \w \h </w:instrText>
            </w:r>
            <w:r w:rsidRPr="00794639">
              <w:fldChar w:fldCharType="separate"/>
            </w:r>
            <w:ins w:id="252" w:author="Elaine Baricante" w:date="2018-11-27T10:41:00Z">
              <w:r w:rsidR="003C1515">
                <w:t>6.4</w:t>
              </w:r>
            </w:ins>
            <w:del w:id="253" w:author="Elaine Baricante" w:date="2018-11-27T10:41:00Z">
              <w:r w:rsidR="00EF34B1" w:rsidDel="003C1515">
                <w:delText>6.5</w:delText>
              </w:r>
            </w:del>
            <w:r w:rsidRPr="00794639">
              <w:fldChar w:fldCharType="end"/>
            </w:r>
            <w:r>
              <w:t xml:space="preserve"> </w:t>
            </w:r>
            <w:r w:rsidRPr="00794639">
              <w:fldChar w:fldCharType="begin"/>
            </w:r>
            <w:r w:rsidRPr="00794639">
              <w:instrText xml:space="preserve"> REF _Ref528144727 \h </w:instrText>
            </w:r>
            <w:r w:rsidRPr="00794639">
              <w:fldChar w:fldCharType="separate"/>
            </w:r>
            <w:r w:rsidR="003C1515" w:rsidRPr="00794639">
              <w:t>+COPS Command: Operator Selection</w:t>
            </w:r>
            <w:r w:rsidRPr="00794639">
              <w:fldChar w:fldCharType="end"/>
            </w:r>
          </w:p>
          <w:p w14:paraId="54C75AAB" w14:textId="0E4A6603" w:rsidR="00A5422A" w:rsidRPr="00794639" w:rsidRDefault="00A5422A" w:rsidP="005F0FCF">
            <w:pPr>
              <w:pStyle w:val="TableBody"/>
              <w:numPr>
                <w:ilvl w:val="0"/>
                <w:numId w:val="474"/>
              </w:numPr>
            </w:pPr>
            <w:r w:rsidRPr="00794639">
              <w:fldChar w:fldCharType="begin"/>
            </w:r>
            <w:r w:rsidRPr="00794639">
              <w:instrText xml:space="preserve"> REF _Ref518400209 \w \h </w:instrText>
            </w:r>
            <w:r w:rsidRPr="00794639">
              <w:fldChar w:fldCharType="separate"/>
            </w:r>
            <w:ins w:id="254" w:author="Elaine Baricante" w:date="2018-11-27T10:41:00Z">
              <w:r w:rsidR="003C1515">
                <w:t>6.8</w:t>
              </w:r>
            </w:ins>
            <w:del w:id="255" w:author="Elaine Baricante" w:date="2018-11-27T10:41:00Z">
              <w:r w:rsidR="00EF34B1" w:rsidDel="003C1515">
                <w:delText>6.9</w:delText>
              </w:r>
            </w:del>
            <w:r w:rsidRPr="00794639">
              <w:fldChar w:fldCharType="end"/>
            </w:r>
            <w:r>
              <w:t xml:space="preserve"> </w:t>
            </w:r>
            <w:r w:rsidRPr="00794639">
              <w:fldChar w:fldCharType="begin"/>
            </w:r>
            <w:r w:rsidRPr="00794639">
              <w:instrText xml:space="preserve"> REF _Ref518400209 \h </w:instrText>
            </w:r>
            <w:r w:rsidRPr="00794639">
              <w:fldChar w:fldCharType="separate"/>
            </w:r>
            <w:r w:rsidR="003C1515" w:rsidRPr="00FB02AF">
              <w:t>+CEREG Command: EPS Network Registration Status</w:t>
            </w:r>
            <w:r w:rsidRPr="00794639">
              <w:fldChar w:fldCharType="end"/>
            </w:r>
          </w:p>
          <w:p w14:paraId="01A9BDAD" w14:textId="14E63244" w:rsidR="00A5422A" w:rsidRPr="00794639" w:rsidRDefault="00A5422A" w:rsidP="005F0FCF">
            <w:pPr>
              <w:pStyle w:val="TableBody"/>
              <w:numPr>
                <w:ilvl w:val="0"/>
                <w:numId w:val="474"/>
              </w:numPr>
            </w:pPr>
            <w:r w:rsidRPr="00794639">
              <w:fldChar w:fldCharType="begin"/>
            </w:r>
            <w:r w:rsidRPr="00794639">
              <w:instrText xml:space="preserve"> REF _Ref528144824 \w \h </w:instrText>
            </w:r>
            <w:r w:rsidRPr="00794639">
              <w:fldChar w:fldCharType="separate"/>
            </w:r>
            <w:ins w:id="256" w:author="Elaine Baricante" w:date="2018-11-27T10:41:00Z">
              <w:r w:rsidR="003C1515">
                <w:t>8.11</w:t>
              </w:r>
            </w:ins>
            <w:del w:id="257" w:author="Elaine Baricante" w:date="2018-11-26T15:13:00Z">
              <w:r w:rsidDel="00E638E8">
                <w:delText>9.11</w:delText>
              </w:r>
            </w:del>
            <w:r w:rsidRPr="00794639">
              <w:fldChar w:fldCharType="end"/>
            </w:r>
            <w:r>
              <w:t xml:space="preserve"> </w:t>
            </w:r>
            <w:r w:rsidRPr="00794639">
              <w:fldChar w:fldCharType="begin"/>
            </w:r>
            <w:r w:rsidRPr="00794639">
              <w:instrText xml:space="preserve"> REF _Ref528144827 \h </w:instrText>
            </w:r>
            <w:r w:rsidRPr="00794639">
              <w:fldChar w:fldCharType="separate"/>
            </w:r>
            <w:r w:rsidR="003C1515" w:rsidRPr="00794639">
              <w:t>+CGSMS Command: Select Service for MO SMS Messages</w:t>
            </w:r>
            <w:r w:rsidRPr="00794639">
              <w:fldChar w:fldCharType="end"/>
            </w:r>
          </w:p>
          <w:p w14:paraId="42159ECA" w14:textId="6AD9D9E9" w:rsidR="00A5422A" w:rsidRPr="00B324EB" w:rsidRDefault="00A5422A">
            <w:pPr>
              <w:pStyle w:val="TableBody"/>
              <w:numPr>
                <w:ilvl w:val="0"/>
                <w:numId w:val="474"/>
              </w:numPr>
            </w:pPr>
            <w:r w:rsidRPr="00794639">
              <w:fldChar w:fldCharType="begin"/>
            </w:r>
            <w:r w:rsidRPr="00794639">
              <w:instrText xml:space="preserve"> REF _Ref518400822 \w \h </w:instrText>
            </w:r>
            <w:r w:rsidRPr="00794639">
              <w:fldChar w:fldCharType="separate"/>
            </w:r>
            <w:ins w:id="258" w:author="Elaine Baricante" w:date="2018-11-27T10:41:00Z">
              <w:r w:rsidR="003C1515">
                <w:t>9.11.1</w:t>
              </w:r>
            </w:ins>
            <w:del w:id="259" w:author="Elaine Baricante" w:date="2018-11-26T15:13:00Z">
              <w:r w:rsidDel="00E638E8">
                <w:delText>10.11.1</w:delText>
              </w:r>
            </w:del>
            <w:r w:rsidRPr="00794639">
              <w:fldChar w:fldCharType="end"/>
            </w:r>
            <w:r>
              <w:t xml:space="preserve"> </w:t>
            </w:r>
            <w:r w:rsidRPr="00794639">
              <w:fldChar w:fldCharType="begin"/>
            </w:r>
            <w:r w:rsidRPr="00794639">
              <w:instrText xml:space="preserve"> REF _Ref518400822 \h </w:instrText>
            </w:r>
            <w:r w:rsidRPr="00794639">
              <w:fldChar w:fldCharType="separate"/>
            </w:r>
            <w:r w:rsidR="003C1515" w:rsidRPr="00794639">
              <w:t>+KTCPCFG Command: TCP Connection Configuration</w:t>
            </w:r>
            <w:r w:rsidRPr="00794639">
              <w:fldChar w:fldCharType="end"/>
            </w:r>
          </w:p>
          <w:p w14:paraId="55F5978D" w14:textId="0E6A65D0" w:rsidR="00A5422A" w:rsidRPr="00794639" w:rsidRDefault="00A5422A">
            <w:pPr>
              <w:pStyle w:val="TableBody"/>
              <w:numPr>
                <w:ilvl w:val="0"/>
                <w:numId w:val="474"/>
              </w:numPr>
            </w:pPr>
            <w:r w:rsidRPr="00B324EB">
              <w:fldChar w:fldCharType="begin"/>
            </w:r>
            <w:r w:rsidRPr="00B324EB">
              <w:instrText xml:space="preserve"> REF _Ref528144894 \w \h  \* MERGEFORMAT </w:instrText>
            </w:r>
            <w:r w:rsidRPr="00B324EB">
              <w:fldChar w:fldCharType="separate"/>
            </w:r>
            <w:ins w:id="260" w:author="Elaine Baricante" w:date="2018-11-27T10:41:00Z">
              <w:r w:rsidR="003C1515">
                <w:t>9.12.1</w:t>
              </w:r>
            </w:ins>
            <w:del w:id="261" w:author="Elaine Baricante" w:date="2018-11-26T15:13:00Z">
              <w:r w:rsidRPr="00B324EB" w:rsidDel="00E638E8">
                <w:delText>10.12.1</w:delText>
              </w:r>
            </w:del>
            <w:r w:rsidRPr="00B324EB">
              <w:fldChar w:fldCharType="end"/>
            </w:r>
            <w:r w:rsidRPr="00B324EB">
              <w:t xml:space="preserve"> </w:t>
            </w:r>
            <w:r w:rsidRPr="00B324EB">
              <w:fldChar w:fldCharType="begin"/>
            </w:r>
            <w:r w:rsidRPr="00B324EB">
              <w:instrText xml:space="preserve"> REF _Ref528144896 \h  \* MERGEFORMAT </w:instrText>
            </w:r>
            <w:r w:rsidRPr="00B324EB">
              <w:fldChar w:fldCharType="separate"/>
            </w:r>
            <w:ins w:id="262" w:author="Elaine Baricante" w:date="2018-11-27T10:41:00Z">
              <w:r w:rsidR="003C1515" w:rsidRPr="00E01C7E">
                <w:rPr>
                  <w:rFonts w:eastAsia="SimSun"/>
                </w:rPr>
                <w:t>+KUDPCFG Command: UDP Connection Configuration</w:t>
              </w:r>
            </w:ins>
            <w:del w:id="263" w:author="Elaine Baricante" w:date="2018-11-26T15:13:00Z">
              <w:r w:rsidRPr="00B324EB" w:rsidDel="00E638E8">
                <w:rPr>
                  <w:rFonts w:eastAsia="SimSun"/>
                </w:rPr>
                <w:delText>+KUDPCFG Command: UDP Connection Configuration</w:delText>
              </w:r>
            </w:del>
            <w:r w:rsidRPr="00B324EB">
              <w:fldChar w:fldCharType="end"/>
            </w:r>
          </w:p>
          <w:p w14:paraId="5FA317DC" w14:textId="5DC9E31F" w:rsidR="00A5422A" w:rsidRPr="00794639" w:rsidRDefault="00A5422A" w:rsidP="0053479F">
            <w:pPr>
              <w:pStyle w:val="TableBody"/>
              <w:numPr>
                <w:ilvl w:val="0"/>
                <w:numId w:val="474"/>
              </w:numPr>
            </w:pPr>
            <w:r w:rsidRPr="00794639">
              <w:fldChar w:fldCharType="begin"/>
            </w:r>
            <w:r w:rsidRPr="00794639">
              <w:instrText xml:space="preserve"> REF _Ref528575850 \w \h </w:instrText>
            </w:r>
            <w:r w:rsidRPr="00794639">
              <w:fldChar w:fldCharType="separate"/>
            </w:r>
            <w:ins w:id="264" w:author="Elaine Baricante" w:date="2018-11-27T10:41:00Z">
              <w:r w:rsidR="003C1515">
                <w:t>10.6</w:t>
              </w:r>
            </w:ins>
            <w:del w:id="265" w:author="Elaine Baricante" w:date="2018-11-26T15:13:00Z">
              <w:r w:rsidDel="00E638E8">
                <w:delText>11.6</w:delText>
              </w:r>
            </w:del>
            <w:r w:rsidRPr="00794639">
              <w:fldChar w:fldCharType="end"/>
            </w:r>
            <w:r w:rsidRPr="00794639">
              <w:t xml:space="preserve"> </w:t>
            </w:r>
            <w:r w:rsidRPr="00794639">
              <w:fldChar w:fldCharType="begin"/>
            </w:r>
            <w:r w:rsidRPr="00794639">
              <w:instrText xml:space="preserve"> REF _Ref528575852 \h </w:instrText>
            </w:r>
            <w:r w:rsidRPr="00794639">
              <w:fldChar w:fldCharType="separate"/>
            </w:r>
            <w:r w:rsidR="003C1515" w:rsidRPr="00794639">
              <w:t>+WDSR Command: Device Services Reply</w:t>
            </w:r>
            <w:r w:rsidRPr="00794639">
              <w:fldChar w:fldCharType="end"/>
            </w:r>
          </w:p>
          <w:p w14:paraId="2C4DC408" w14:textId="67A0A639" w:rsidR="00A5422A" w:rsidRPr="00794639" w:rsidRDefault="00A5422A" w:rsidP="0053479F">
            <w:pPr>
              <w:pStyle w:val="TableBody"/>
              <w:numPr>
                <w:ilvl w:val="0"/>
                <w:numId w:val="474"/>
              </w:numPr>
            </w:pPr>
            <w:r w:rsidRPr="00794639">
              <w:fldChar w:fldCharType="begin"/>
            </w:r>
            <w:r w:rsidRPr="00794639">
              <w:instrText xml:space="preserve"> REF _Ref528575884 \w \h </w:instrText>
            </w:r>
            <w:r w:rsidRPr="00794639">
              <w:fldChar w:fldCharType="separate"/>
            </w:r>
            <w:ins w:id="266" w:author="Elaine Baricante" w:date="2018-11-27T10:41:00Z">
              <w:r w:rsidR="003C1515">
                <w:t>10.7</w:t>
              </w:r>
            </w:ins>
            <w:del w:id="267" w:author="Elaine Baricante" w:date="2018-11-26T15:13:00Z">
              <w:r w:rsidDel="00E638E8">
                <w:delText>11.7</w:delText>
              </w:r>
            </w:del>
            <w:r w:rsidRPr="00794639">
              <w:fldChar w:fldCharType="end"/>
            </w:r>
            <w:r w:rsidRPr="00794639">
              <w:t xml:space="preserve"> </w:t>
            </w:r>
            <w:r w:rsidRPr="00794639">
              <w:fldChar w:fldCharType="begin"/>
            </w:r>
            <w:r w:rsidRPr="00794639">
              <w:instrText xml:space="preserve"> REF _Ref528575886 \h </w:instrText>
            </w:r>
            <w:r w:rsidRPr="00794639">
              <w:fldChar w:fldCharType="separate"/>
            </w:r>
            <w:r w:rsidR="003C1515" w:rsidRPr="00794639">
              <w:t>+WDSS Command: Device Services Session</w:t>
            </w:r>
            <w:r w:rsidRPr="00794639">
              <w:fldChar w:fldCharType="end"/>
            </w:r>
          </w:p>
          <w:p w14:paraId="519CB707" w14:textId="4185551B" w:rsidR="00A5422A" w:rsidRPr="00794639" w:rsidRDefault="00A5422A" w:rsidP="0053479F">
            <w:pPr>
              <w:pStyle w:val="TableBody"/>
              <w:numPr>
                <w:ilvl w:val="0"/>
                <w:numId w:val="474"/>
              </w:numPr>
            </w:pPr>
            <w:r w:rsidRPr="00794639">
              <w:fldChar w:fldCharType="begin"/>
            </w:r>
            <w:r w:rsidRPr="00794639">
              <w:instrText xml:space="preserve"> REF _Ref525919611 \w \h </w:instrText>
            </w:r>
            <w:r w:rsidRPr="00794639">
              <w:fldChar w:fldCharType="separate"/>
            </w:r>
            <w:ins w:id="268" w:author="Elaine Baricante" w:date="2018-11-27T10:41:00Z">
              <w:r w:rsidR="003C1515">
                <w:t>Table 4</w:t>
              </w:r>
            </w:ins>
            <w:del w:id="269" w:author="Elaine Baricante" w:date="2018-11-26T15:13:00Z">
              <w:r w:rsidDel="00E638E8">
                <w:delText>Table 5</w:delText>
              </w:r>
            </w:del>
            <w:r w:rsidRPr="00794639">
              <w:fldChar w:fldCharType="end"/>
            </w:r>
            <w:r w:rsidRPr="00794639">
              <w:t xml:space="preserve"> </w:t>
            </w:r>
            <w:r w:rsidRPr="00794639">
              <w:fldChar w:fldCharType="begin"/>
            </w:r>
            <w:r w:rsidRPr="00794639">
              <w:instrText xml:space="preserve"> REF _Ref525919611 \h </w:instrText>
            </w:r>
            <w:r w:rsidRPr="00794639">
              <w:fldChar w:fldCharType="separate"/>
            </w:r>
            <w:r w:rsidR="003C1515" w:rsidRPr="00794639">
              <w:rPr>
                <w:snapToGrid w:val="0"/>
              </w:rPr>
              <w:t>Command Timeout</w:t>
            </w:r>
            <w:r w:rsidRPr="00794639">
              <w:fldChar w:fldCharType="end"/>
            </w:r>
          </w:p>
        </w:tc>
      </w:tr>
      <w:tr w:rsidR="00D90297" w:rsidRPr="00794639" w14:paraId="721C01C5" w14:textId="77777777" w:rsidTr="004C3278">
        <w:tc>
          <w:tcPr>
            <w:tcW w:w="525" w:type="pct"/>
          </w:tcPr>
          <w:p w14:paraId="5761DDB2" w14:textId="5B5026B3" w:rsidR="00D90297" w:rsidRPr="00794639" w:rsidRDefault="00D90297" w:rsidP="003752E9">
            <w:pPr>
              <w:pStyle w:val="TableBody"/>
            </w:pPr>
            <w:commentRangeStart w:id="270"/>
            <w:r>
              <w:t>5.1</w:t>
            </w:r>
          </w:p>
        </w:tc>
        <w:tc>
          <w:tcPr>
            <w:tcW w:w="1069" w:type="pct"/>
          </w:tcPr>
          <w:p w14:paraId="6082D69F" w14:textId="17476BD8" w:rsidR="00D90297" w:rsidRPr="00794639" w:rsidRDefault="00D90297" w:rsidP="003752E9">
            <w:pPr>
              <w:pStyle w:val="TableBody"/>
            </w:pPr>
            <w:r>
              <w:t>October 30, 2018</w:t>
            </w:r>
          </w:p>
        </w:tc>
        <w:tc>
          <w:tcPr>
            <w:tcW w:w="3406" w:type="pct"/>
          </w:tcPr>
          <w:p w14:paraId="16706D41" w14:textId="73A076D4" w:rsidR="00D90297" w:rsidRPr="00DF20AD" w:rsidRDefault="00D90297" w:rsidP="00DF20AD">
            <w:pPr>
              <w:pStyle w:val="tablebody0"/>
            </w:pPr>
            <w:r w:rsidRPr="004C3278">
              <w:rPr>
                <w:lang w:val="en-US"/>
              </w:rPr>
              <w:t xml:space="preserve">Updated </w:t>
            </w:r>
            <w:r w:rsidRPr="00794639">
              <w:fldChar w:fldCharType="begin"/>
            </w:r>
            <w:r w:rsidRPr="004C3278">
              <w:rPr>
                <w:lang w:val="en-US"/>
              </w:rPr>
              <w:instrText xml:space="preserve"> REF _Ref528144725 \w \h </w:instrText>
            </w:r>
            <w:r w:rsidRPr="00794639">
              <w:fldChar w:fldCharType="separate"/>
            </w:r>
            <w:ins w:id="271" w:author="Elaine Baricante" w:date="2018-11-27T10:41:00Z">
              <w:r w:rsidR="003C1515">
                <w:rPr>
                  <w:lang w:val="en-US"/>
                </w:rPr>
                <w:t>6.4</w:t>
              </w:r>
            </w:ins>
            <w:del w:id="272" w:author="Elaine Baricante" w:date="2018-11-27T10:41:00Z">
              <w:r w:rsidR="00EF34B1" w:rsidDel="003C1515">
                <w:rPr>
                  <w:lang w:val="en-US"/>
                </w:rPr>
                <w:delText>6.5</w:delText>
              </w:r>
            </w:del>
            <w:r w:rsidRPr="00794639">
              <w:fldChar w:fldCharType="end"/>
            </w:r>
            <w:r w:rsidRPr="004C3278">
              <w:rPr>
                <w:lang w:val="en-US"/>
              </w:rPr>
              <w:t xml:space="preserve"> </w:t>
            </w:r>
            <w:r w:rsidRPr="00794639">
              <w:fldChar w:fldCharType="begin"/>
            </w:r>
            <w:r w:rsidRPr="004C3278">
              <w:rPr>
                <w:lang w:val="en-US"/>
              </w:rPr>
              <w:instrText xml:space="preserve"> REF _Ref528144727 \h </w:instrText>
            </w:r>
            <w:r w:rsidRPr="00794639">
              <w:fldChar w:fldCharType="separate"/>
            </w:r>
            <w:ins w:id="273" w:author="Elaine Baricante" w:date="2018-11-27T10:41:00Z">
              <w:r w:rsidR="003C1515" w:rsidRPr="00794639">
                <w:t>+COPS Command: Operator Selection</w:t>
              </w:r>
            </w:ins>
            <w:del w:id="274" w:author="Elaine Baricante" w:date="2018-11-26T15:13:00Z">
              <w:r w:rsidRPr="004C3278" w:rsidDel="00E638E8">
                <w:rPr>
                  <w:lang w:val="en-US"/>
                </w:rPr>
                <w:delText>+COPS Command: Operator Selection</w:delText>
              </w:r>
            </w:del>
            <w:r w:rsidRPr="00794639">
              <w:fldChar w:fldCharType="end"/>
            </w:r>
            <w:commentRangeEnd w:id="270"/>
            <w:r w:rsidR="00226304">
              <w:rPr>
                <w:rStyle w:val="CommentReference"/>
                <w:rFonts w:ascii="Verdana" w:eastAsia="Times New Roman" w:hAnsi="Verdana" w:cs="Times New Roman"/>
                <w:lang w:val="en-US" w:eastAsia="en-US"/>
              </w:rPr>
              <w:commentReference w:id="270"/>
            </w:r>
          </w:p>
        </w:tc>
      </w:tr>
      <w:tr w:rsidR="004C3278" w:rsidRPr="00794639" w14:paraId="0F798D3D" w14:textId="77777777" w:rsidTr="004C3278">
        <w:trPr>
          <w:ins w:id="275" w:author="Elaine Baricante" w:date="2018-11-26T11:14:00Z"/>
        </w:trPr>
        <w:tc>
          <w:tcPr>
            <w:tcW w:w="525" w:type="pct"/>
          </w:tcPr>
          <w:p w14:paraId="4C1CA6CC" w14:textId="7D0E2ADB" w:rsidR="004C3278" w:rsidRDefault="004C3278" w:rsidP="003752E9">
            <w:pPr>
              <w:pStyle w:val="TableBody"/>
              <w:rPr>
                <w:ins w:id="276" w:author="Elaine Baricante" w:date="2018-11-26T11:14:00Z"/>
              </w:rPr>
            </w:pPr>
            <w:commentRangeStart w:id="277"/>
            <w:ins w:id="278" w:author="Elaine Baricante" w:date="2018-11-26T11:14:00Z">
              <w:r>
                <w:t>6.0</w:t>
              </w:r>
            </w:ins>
          </w:p>
        </w:tc>
        <w:tc>
          <w:tcPr>
            <w:tcW w:w="1069" w:type="pct"/>
          </w:tcPr>
          <w:p w14:paraId="0237C3D8" w14:textId="31553998" w:rsidR="004C3278" w:rsidRDefault="004C3278" w:rsidP="003752E9">
            <w:pPr>
              <w:pStyle w:val="TableBody"/>
              <w:rPr>
                <w:ins w:id="279" w:author="Elaine Baricante" w:date="2018-11-26T11:14:00Z"/>
              </w:rPr>
            </w:pPr>
            <w:ins w:id="280" w:author="Elaine Baricante" w:date="2018-11-26T11:14:00Z">
              <w:r>
                <w:t>November 27, 2018</w:t>
              </w:r>
            </w:ins>
            <w:commentRangeEnd w:id="277"/>
            <w:ins w:id="281" w:author="Elaine Baricante" w:date="2018-11-26T16:28:00Z">
              <w:r w:rsidR="00CB3309">
                <w:rPr>
                  <w:rStyle w:val="CommentReference"/>
                  <w:rFonts w:ascii="Verdana" w:hAnsi="Verdana" w:cs="Times New Roman"/>
                  <w:lang w:eastAsia="en-US"/>
                </w:rPr>
                <w:commentReference w:id="277"/>
              </w:r>
            </w:ins>
          </w:p>
        </w:tc>
        <w:tc>
          <w:tcPr>
            <w:tcW w:w="3406" w:type="pct"/>
          </w:tcPr>
          <w:p w14:paraId="42A7DE98" w14:textId="77777777" w:rsidR="004C3278" w:rsidRDefault="009B601E" w:rsidP="00DF20AD">
            <w:pPr>
              <w:pStyle w:val="tablebody0"/>
              <w:rPr>
                <w:ins w:id="282" w:author="Elaine Baricante" w:date="2018-11-26T15:05:00Z"/>
                <w:lang w:val="en-US"/>
              </w:rPr>
            </w:pPr>
            <w:ins w:id="283" w:author="Elaine Baricante" w:date="2018-11-26T15:04:00Z">
              <w:r>
                <w:rPr>
                  <w:lang w:val="en-US"/>
                </w:rPr>
                <w:t>Added</w:t>
              </w:r>
            </w:ins>
            <w:ins w:id="284" w:author="Elaine Baricante" w:date="2018-11-26T15:05:00Z">
              <w:r w:rsidR="007200F6">
                <w:rPr>
                  <w:lang w:val="en-US"/>
                </w:rPr>
                <w:t>:</w:t>
              </w:r>
            </w:ins>
          </w:p>
          <w:p w14:paraId="6E48CD99" w14:textId="0DFE1AC9" w:rsidR="007200F6" w:rsidRDefault="007200F6" w:rsidP="007200F6">
            <w:pPr>
              <w:pStyle w:val="tablebody0"/>
              <w:numPr>
                <w:ilvl w:val="0"/>
                <w:numId w:val="486"/>
              </w:numPr>
              <w:rPr>
                <w:ins w:id="285" w:author="Elaine Baricante" w:date="2018-11-26T15:06:00Z"/>
                <w:lang w:val="en-US"/>
              </w:rPr>
            </w:pPr>
            <w:ins w:id="286" w:author="Elaine Baricante" w:date="2018-11-26T15:05:00Z">
              <w:r>
                <w:rPr>
                  <w:lang w:val="en-US"/>
                </w:rPr>
                <w:fldChar w:fldCharType="begin"/>
              </w:r>
              <w:r>
                <w:rPr>
                  <w:lang w:val="en-US"/>
                </w:rPr>
                <w:instrText xml:space="preserve"> REF _Ref531008068 \w \h </w:instrText>
              </w:r>
            </w:ins>
            <w:r>
              <w:rPr>
                <w:lang w:val="en-US"/>
              </w:rPr>
            </w:r>
            <w:r>
              <w:rPr>
                <w:lang w:val="en-US"/>
              </w:rPr>
              <w:fldChar w:fldCharType="separate"/>
            </w:r>
            <w:ins w:id="287" w:author="Elaine Baricante" w:date="2018-11-27T10:41:00Z">
              <w:r w:rsidR="003C1515">
                <w:rPr>
                  <w:lang w:val="en-US"/>
                </w:rPr>
                <w:t>5.32</w:t>
              </w:r>
            </w:ins>
            <w:ins w:id="288" w:author="Elaine Baricante" w:date="2018-11-26T15:05:00Z">
              <w:r>
                <w:rPr>
                  <w:lang w:val="en-US"/>
                </w:rPr>
                <w:fldChar w:fldCharType="end"/>
              </w:r>
            </w:ins>
            <w:ins w:id="289" w:author="Elaine Baricante" w:date="2018-11-26T15:06:00Z">
              <w:r>
                <w:rPr>
                  <w:lang w:val="en-US"/>
                </w:rPr>
                <w:t xml:space="preserve"> </w:t>
              </w:r>
            </w:ins>
            <w:ins w:id="290" w:author="Elaine Baricante" w:date="2018-11-26T15:05:00Z">
              <w:r>
                <w:rPr>
                  <w:lang w:val="en-US"/>
                </w:rPr>
                <w:fldChar w:fldCharType="begin"/>
              </w:r>
              <w:r>
                <w:rPr>
                  <w:lang w:val="en-US"/>
                </w:rPr>
                <w:instrText xml:space="preserve"> REF _Ref531008070 \h </w:instrText>
              </w:r>
            </w:ins>
            <w:r>
              <w:rPr>
                <w:lang w:val="en-US"/>
              </w:rPr>
            </w:r>
            <w:r>
              <w:rPr>
                <w:lang w:val="en-US"/>
              </w:rPr>
              <w:fldChar w:fldCharType="separate"/>
            </w:r>
            <w:ins w:id="291" w:author="Elaine Baricante" w:date="2018-11-27T10:41:00Z">
              <w:r w:rsidR="003C1515">
                <w:t>+KSRAT Command: Set Radio Access Technology</w:t>
              </w:r>
            </w:ins>
            <w:ins w:id="292" w:author="Elaine Baricante" w:date="2018-11-26T15:05:00Z">
              <w:r>
                <w:rPr>
                  <w:lang w:val="en-US"/>
                </w:rPr>
                <w:fldChar w:fldCharType="end"/>
              </w:r>
            </w:ins>
          </w:p>
          <w:p w14:paraId="3060DFE1" w14:textId="7BA62DDD" w:rsidR="007200F6" w:rsidRPr="004C3278" w:rsidRDefault="007200F6" w:rsidP="00CB3309">
            <w:pPr>
              <w:pStyle w:val="tablebody0"/>
              <w:numPr>
                <w:ilvl w:val="0"/>
                <w:numId w:val="486"/>
              </w:numPr>
              <w:rPr>
                <w:ins w:id="293" w:author="Elaine Baricante" w:date="2018-11-26T11:14:00Z"/>
                <w:lang w:val="en-US"/>
              </w:rPr>
            </w:pPr>
            <w:ins w:id="294" w:author="Elaine Baricante" w:date="2018-11-26T15:05:00Z">
              <w:r>
                <w:rPr>
                  <w:lang w:val="en-US"/>
                </w:rPr>
                <w:fldChar w:fldCharType="begin"/>
              </w:r>
              <w:r>
                <w:rPr>
                  <w:lang w:val="en-US"/>
                </w:rPr>
                <w:instrText xml:space="preserve"> REF _Ref531008086 \w \h </w:instrText>
              </w:r>
            </w:ins>
            <w:r>
              <w:rPr>
                <w:lang w:val="en-US"/>
              </w:rPr>
            </w:r>
            <w:r>
              <w:rPr>
                <w:lang w:val="en-US"/>
              </w:rPr>
              <w:fldChar w:fldCharType="separate"/>
            </w:r>
            <w:ins w:id="295" w:author="Elaine Baricante" w:date="2018-11-27T10:41:00Z">
              <w:r w:rsidR="003C1515">
                <w:rPr>
                  <w:lang w:val="en-US"/>
                </w:rPr>
                <w:t>11</w:t>
              </w:r>
            </w:ins>
            <w:ins w:id="296" w:author="Elaine Baricante" w:date="2018-11-26T15:05:00Z">
              <w:r>
                <w:rPr>
                  <w:lang w:val="en-US"/>
                </w:rPr>
                <w:fldChar w:fldCharType="end"/>
              </w:r>
            </w:ins>
            <w:ins w:id="297" w:author="Elaine Baricante" w:date="2018-11-26T15:06:00Z">
              <w:r>
                <w:rPr>
                  <w:lang w:val="en-US"/>
                </w:rPr>
                <w:t xml:space="preserve"> </w:t>
              </w:r>
              <w:r>
                <w:rPr>
                  <w:lang w:val="en-US"/>
                </w:rPr>
                <w:fldChar w:fldCharType="begin"/>
              </w:r>
              <w:r>
                <w:rPr>
                  <w:lang w:val="en-US"/>
                </w:rPr>
                <w:instrText xml:space="preserve"> REF _Ref531008091 \h </w:instrText>
              </w:r>
            </w:ins>
            <w:r>
              <w:rPr>
                <w:lang w:val="en-US"/>
              </w:rPr>
            </w:r>
            <w:r>
              <w:rPr>
                <w:lang w:val="en-US"/>
              </w:rPr>
              <w:fldChar w:fldCharType="separate"/>
            </w:r>
            <w:ins w:id="298" w:author="Elaine Baricante" w:date="2018-11-27T10:41:00Z">
              <w:r w:rsidR="003C1515">
                <w:t>Test Commands</w:t>
              </w:r>
            </w:ins>
            <w:ins w:id="299" w:author="Elaine Baricante" w:date="2018-11-26T15:06:00Z">
              <w:r>
                <w:rPr>
                  <w:lang w:val="en-US"/>
                </w:rPr>
                <w:fldChar w:fldCharType="end"/>
              </w:r>
            </w:ins>
          </w:p>
        </w:tc>
      </w:tr>
      <w:tr w:rsidR="00276AB2" w:rsidRPr="00794639" w14:paraId="29AC327A" w14:textId="77777777" w:rsidTr="004C3278">
        <w:trPr>
          <w:ins w:id="300" w:author="Elaine Baricante" w:date="2018-11-26T15:04:00Z"/>
        </w:trPr>
        <w:tc>
          <w:tcPr>
            <w:tcW w:w="525" w:type="pct"/>
            <w:vMerge w:val="restart"/>
          </w:tcPr>
          <w:p w14:paraId="57C6AF92" w14:textId="3D815941" w:rsidR="00276AB2" w:rsidRDefault="00276AB2" w:rsidP="001C1CF3">
            <w:pPr>
              <w:pStyle w:val="TableBody"/>
              <w:rPr>
                <w:ins w:id="301" w:author="Elaine Baricante" w:date="2018-11-26T15:04:00Z"/>
              </w:rPr>
            </w:pPr>
            <w:commentRangeStart w:id="302"/>
            <w:ins w:id="303" w:author="Elaine Baricante" w:date="2018-11-26T15:13:00Z">
              <w:r>
                <w:lastRenderedPageBreak/>
                <w:t>6.0</w:t>
              </w:r>
            </w:ins>
          </w:p>
        </w:tc>
        <w:tc>
          <w:tcPr>
            <w:tcW w:w="1069" w:type="pct"/>
            <w:vMerge w:val="restart"/>
          </w:tcPr>
          <w:p w14:paraId="7C4A5AFD" w14:textId="2649D560" w:rsidR="00276AB2" w:rsidRDefault="00276AB2" w:rsidP="001C1CF3">
            <w:pPr>
              <w:pStyle w:val="TableBody"/>
              <w:rPr>
                <w:ins w:id="304" w:author="Elaine Baricante" w:date="2018-11-26T15:04:00Z"/>
              </w:rPr>
            </w:pPr>
            <w:ins w:id="305" w:author="Elaine Baricante" w:date="2018-11-26T15:13:00Z">
              <w:r>
                <w:t>November 27, 2018</w:t>
              </w:r>
            </w:ins>
            <w:commentRangeEnd w:id="302"/>
            <w:ins w:id="306" w:author="Elaine Baricante" w:date="2018-11-26T16:27:00Z">
              <w:r w:rsidR="00CB3309">
                <w:rPr>
                  <w:rStyle w:val="CommentReference"/>
                  <w:rFonts w:ascii="Verdana" w:hAnsi="Verdana" w:cs="Times New Roman"/>
                  <w:lang w:eastAsia="en-US"/>
                </w:rPr>
                <w:commentReference w:id="302"/>
              </w:r>
            </w:ins>
          </w:p>
        </w:tc>
        <w:tc>
          <w:tcPr>
            <w:tcW w:w="3406" w:type="pct"/>
          </w:tcPr>
          <w:p w14:paraId="3FB38FBA" w14:textId="77777777" w:rsidR="00276AB2" w:rsidRPr="000133BD" w:rsidRDefault="00276AB2" w:rsidP="001C1CF3">
            <w:pPr>
              <w:pStyle w:val="tablebody0"/>
              <w:rPr>
                <w:ins w:id="307" w:author="Elaine Baricante" w:date="2018-11-26T15:06:00Z"/>
                <w:lang w:val="en-US"/>
              </w:rPr>
            </w:pPr>
            <w:ins w:id="308" w:author="Elaine Baricante" w:date="2018-11-26T15:04:00Z">
              <w:r w:rsidRPr="00E638E8">
                <w:rPr>
                  <w:lang w:val="en-US"/>
                </w:rPr>
                <w:t>Up</w:t>
              </w:r>
              <w:r w:rsidRPr="00760B64">
                <w:rPr>
                  <w:lang w:val="en-US"/>
                </w:rPr>
                <w:t>da</w:t>
              </w:r>
              <w:r w:rsidRPr="00A704F6">
                <w:rPr>
                  <w:lang w:val="en-US"/>
                </w:rPr>
                <w:t>t</w:t>
              </w:r>
              <w:r w:rsidRPr="000133BD">
                <w:rPr>
                  <w:lang w:val="en-US"/>
                </w:rPr>
                <w:t>ed</w:t>
              </w:r>
            </w:ins>
            <w:ins w:id="309" w:author="Elaine Baricante" w:date="2018-11-26T15:06:00Z">
              <w:r w:rsidRPr="000133BD">
                <w:rPr>
                  <w:lang w:val="en-US"/>
                </w:rPr>
                <w:t>:</w:t>
              </w:r>
            </w:ins>
          </w:p>
          <w:p w14:paraId="286A499A" w14:textId="606B6FAF" w:rsidR="00276AB2" w:rsidRPr="00E638E8" w:rsidRDefault="00276AB2" w:rsidP="001C1CF3">
            <w:pPr>
              <w:pStyle w:val="tablebody0"/>
              <w:numPr>
                <w:ilvl w:val="0"/>
                <w:numId w:val="487"/>
              </w:numPr>
              <w:rPr>
                <w:ins w:id="310" w:author="Elaine Baricante" w:date="2018-11-26T15:11:00Z"/>
                <w:lang w:val="en-US"/>
              </w:rPr>
            </w:pPr>
            <w:ins w:id="311" w:author="Elaine Baricante" w:date="2018-11-26T15:06:00Z">
              <w:r w:rsidRPr="00E638E8">
                <w:rPr>
                  <w:lang w:val="en-US"/>
                </w:rPr>
                <w:fldChar w:fldCharType="begin"/>
              </w:r>
              <w:r w:rsidRPr="007200F6">
                <w:rPr>
                  <w:lang w:val="en-US"/>
                </w:rPr>
                <w:instrText xml:space="preserve"> REF _Ref528143696 \w \h </w:instrText>
              </w:r>
            </w:ins>
            <w:r w:rsidRPr="00E638E8">
              <w:rPr>
                <w:lang w:val="en-US"/>
              </w:rPr>
            </w:r>
            <w:r w:rsidRPr="00E638E8">
              <w:rPr>
                <w:lang w:val="en-US"/>
              </w:rPr>
              <w:fldChar w:fldCharType="separate"/>
            </w:r>
            <w:ins w:id="312" w:author="Elaine Baricante" w:date="2018-11-27T10:41:00Z">
              <w:r w:rsidR="003C1515">
                <w:rPr>
                  <w:lang w:val="en-US"/>
                </w:rPr>
                <w:t>2.9</w:t>
              </w:r>
            </w:ins>
            <w:ins w:id="313" w:author="Elaine Baricante" w:date="2018-11-26T15:06:00Z">
              <w:r w:rsidRPr="00E638E8">
                <w:rPr>
                  <w:lang w:val="en-US"/>
                </w:rPr>
                <w:fldChar w:fldCharType="end"/>
              </w:r>
            </w:ins>
            <w:ins w:id="314" w:author="Elaine Baricante" w:date="2018-11-26T15:11:00Z">
              <w:r w:rsidRPr="00E638E8">
                <w:rPr>
                  <w:lang w:val="en-US"/>
                </w:rPr>
                <w:t xml:space="preserve"> </w:t>
              </w:r>
            </w:ins>
            <w:ins w:id="315" w:author="Elaine Baricante" w:date="2018-11-26T15:06:00Z">
              <w:r w:rsidRPr="00E638E8">
                <w:rPr>
                  <w:lang w:val="en-US"/>
                </w:rPr>
                <w:fldChar w:fldCharType="begin"/>
              </w:r>
              <w:r w:rsidRPr="007200F6">
                <w:rPr>
                  <w:lang w:val="en-US"/>
                </w:rPr>
                <w:instrText xml:space="preserve"> REF _Ref528143696 \h </w:instrText>
              </w:r>
            </w:ins>
            <w:r w:rsidRPr="00E638E8">
              <w:rPr>
                <w:lang w:val="en-US"/>
              </w:rPr>
            </w:r>
            <w:r w:rsidRPr="00E638E8">
              <w:rPr>
                <w:lang w:val="en-US"/>
              </w:rPr>
              <w:fldChar w:fldCharType="separate"/>
            </w:r>
            <w:ins w:id="316" w:author="Elaine Baricante" w:date="2018-11-27T10:41:00Z">
              <w:r w:rsidR="003C1515" w:rsidRPr="00794639">
                <w:t>+IPR Command: Set Fixed Local/DTE Rate</w:t>
              </w:r>
            </w:ins>
            <w:ins w:id="317" w:author="Elaine Baricante" w:date="2018-11-26T15:06:00Z">
              <w:r w:rsidRPr="00E638E8">
                <w:rPr>
                  <w:lang w:val="en-US"/>
                </w:rPr>
                <w:fldChar w:fldCharType="end"/>
              </w:r>
            </w:ins>
          </w:p>
          <w:p w14:paraId="1A809BC3" w14:textId="4D1D24DD" w:rsidR="00276AB2" w:rsidRPr="00E638E8" w:rsidRDefault="00276AB2" w:rsidP="001C1CF3">
            <w:pPr>
              <w:pStyle w:val="tablebody0"/>
              <w:numPr>
                <w:ilvl w:val="0"/>
                <w:numId w:val="487"/>
              </w:numPr>
              <w:rPr>
                <w:ins w:id="318" w:author="Elaine Baricante" w:date="2018-11-26T15:11:00Z"/>
                <w:lang w:val="en-US"/>
              </w:rPr>
            </w:pPr>
            <w:ins w:id="319" w:author="Elaine Baricante" w:date="2018-11-26T15:06:00Z">
              <w:r w:rsidRPr="00E638E8">
                <w:rPr>
                  <w:lang w:val="en-US"/>
                </w:rPr>
                <w:fldChar w:fldCharType="begin"/>
              </w:r>
              <w:r w:rsidRPr="007200F6">
                <w:rPr>
                  <w:lang w:val="en-US"/>
                </w:rPr>
                <w:instrText xml:space="preserve"> REF _Ref520814219 \w \h </w:instrText>
              </w:r>
            </w:ins>
            <w:r w:rsidRPr="00E638E8">
              <w:rPr>
                <w:lang w:val="en-US"/>
              </w:rPr>
            </w:r>
            <w:r w:rsidRPr="00E638E8">
              <w:rPr>
                <w:lang w:val="en-US"/>
              </w:rPr>
              <w:fldChar w:fldCharType="separate"/>
            </w:r>
            <w:ins w:id="320" w:author="Elaine Baricante" w:date="2018-11-27T10:41:00Z">
              <w:r w:rsidR="003C1515">
                <w:rPr>
                  <w:lang w:val="en-US"/>
                </w:rPr>
                <w:t>2.10</w:t>
              </w:r>
            </w:ins>
            <w:ins w:id="321" w:author="Elaine Baricante" w:date="2018-11-26T15:06:00Z">
              <w:r w:rsidRPr="00E638E8">
                <w:rPr>
                  <w:lang w:val="en-US"/>
                </w:rPr>
                <w:fldChar w:fldCharType="end"/>
              </w:r>
            </w:ins>
            <w:ins w:id="322" w:author="Elaine Baricante" w:date="2018-11-26T15:11:00Z">
              <w:r w:rsidRPr="00E638E8">
                <w:rPr>
                  <w:lang w:val="en-US"/>
                </w:rPr>
                <w:t xml:space="preserve"> </w:t>
              </w:r>
            </w:ins>
            <w:ins w:id="323" w:author="Elaine Baricante" w:date="2018-11-26T15:06:00Z">
              <w:r w:rsidRPr="00E638E8">
                <w:rPr>
                  <w:lang w:val="en-US"/>
                </w:rPr>
                <w:fldChar w:fldCharType="begin"/>
              </w:r>
              <w:r w:rsidRPr="007200F6">
                <w:rPr>
                  <w:lang w:val="en-US"/>
                </w:rPr>
                <w:instrText xml:space="preserve"> REF _Ref520814219 \h </w:instrText>
              </w:r>
            </w:ins>
            <w:r w:rsidRPr="00E638E8">
              <w:rPr>
                <w:lang w:val="en-US"/>
              </w:rPr>
            </w:r>
            <w:r w:rsidRPr="00E638E8">
              <w:rPr>
                <w:lang w:val="en-US"/>
              </w:rPr>
              <w:fldChar w:fldCharType="separate"/>
            </w:r>
            <w:ins w:id="324" w:author="Elaine Baricante" w:date="2018-11-27T10:41:00Z">
              <w:r w:rsidR="003C1515" w:rsidRPr="00794639">
                <w:t>&amp;C Command: Set Data Carrier Detect (DCD) Function Mode</w:t>
              </w:r>
            </w:ins>
            <w:ins w:id="325" w:author="Elaine Baricante" w:date="2018-11-26T15:06:00Z">
              <w:r w:rsidRPr="00E638E8">
                <w:rPr>
                  <w:lang w:val="en-US"/>
                </w:rPr>
                <w:fldChar w:fldCharType="end"/>
              </w:r>
            </w:ins>
          </w:p>
          <w:p w14:paraId="65C12F38" w14:textId="7802C297" w:rsidR="00276AB2" w:rsidRPr="00E638E8" w:rsidRDefault="00276AB2" w:rsidP="001C1CF3">
            <w:pPr>
              <w:pStyle w:val="tablebody0"/>
              <w:numPr>
                <w:ilvl w:val="0"/>
                <w:numId w:val="487"/>
              </w:numPr>
              <w:rPr>
                <w:ins w:id="326" w:author="Elaine Baricante" w:date="2018-11-26T15:11:00Z"/>
                <w:lang w:val="en-US"/>
              </w:rPr>
            </w:pPr>
            <w:r w:rsidRPr="00E638E8">
              <w:rPr>
                <w:lang w:val="en-US"/>
              </w:rPr>
              <w:fldChar w:fldCharType="begin"/>
            </w:r>
            <w:r w:rsidRPr="000133BD">
              <w:rPr>
                <w:lang w:val="en-US"/>
              </w:rPr>
              <w:instrText xml:space="preserve"> REF _Ref520814221 \w \h </w:instrText>
            </w:r>
            <w:r w:rsidRPr="00E638E8">
              <w:rPr>
                <w:lang w:val="en-US"/>
              </w:rPr>
            </w:r>
            <w:r w:rsidRPr="00E638E8">
              <w:rPr>
                <w:lang w:val="en-US"/>
              </w:rPr>
              <w:fldChar w:fldCharType="separate"/>
            </w:r>
            <w:ins w:id="327" w:author="Elaine Baricante" w:date="2018-11-27T10:41:00Z">
              <w:r w:rsidR="003C1515">
                <w:rPr>
                  <w:lang w:val="en-US"/>
                </w:rPr>
                <w:t>2.11</w:t>
              </w:r>
            </w:ins>
            <w:ins w:id="328" w:author="Elaine Baricante" w:date="2018-11-26T15:06:00Z">
              <w:r w:rsidRPr="00E638E8">
                <w:rPr>
                  <w:lang w:val="en-US"/>
                </w:rPr>
                <w:fldChar w:fldCharType="end"/>
              </w:r>
            </w:ins>
            <w:ins w:id="329"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_Ref520814221 \h </w:instrText>
            </w:r>
            <w:r w:rsidRPr="00E638E8">
              <w:rPr>
                <w:lang w:val="en-US"/>
              </w:rPr>
            </w:r>
            <w:r w:rsidRPr="00E638E8">
              <w:rPr>
                <w:lang w:val="en-US"/>
              </w:rPr>
              <w:fldChar w:fldCharType="separate"/>
            </w:r>
            <w:ins w:id="330" w:author="Elaine Baricante" w:date="2018-11-27T10:41:00Z">
              <w:r w:rsidR="003C1515" w:rsidRPr="00794639">
                <w:t>&amp;D Command: Set Data Terminal Ready (DTR) Function Mode</w:t>
              </w:r>
            </w:ins>
            <w:ins w:id="331" w:author="Elaine Baricante" w:date="2018-11-26T15:06:00Z">
              <w:r w:rsidRPr="00E638E8">
                <w:rPr>
                  <w:lang w:val="en-US"/>
                </w:rPr>
                <w:fldChar w:fldCharType="end"/>
              </w:r>
            </w:ins>
          </w:p>
          <w:p w14:paraId="328F661E" w14:textId="1561F4BF" w:rsidR="00276AB2" w:rsidRPr="00E638E8" w:rsidRDefault="00276AB2" w:rsidP="001C1CF3">
            <w:pPr>
              <w:pStyle w:val="tablebody0"/>
              <w:numPr>
                <w:ilvl w:val="0"/>
                <w:numId w:val="487"/>
              </w:numPr>
              <w:rPr>
                <w:ins w:id="332" w:author="Elaine Baricante" w:date="2018-11-26T15:11:00Z"/>
                <w:lang w:val="en-US"/>
              </w:rPr>
            </w:pPr>
            <w:r w:rsidRPr="00E638E8">
              <w:rPr>
                <w:lang w:val="en-US"/>
              </w:rPr>
              <w:fldChar w:fldCharType="begin"/>
            </w:r>
            <w:r w:rsidRPr="000133BD">
              <w:rPr>
                <w:lang w:val="en-US"/>
              </w:rPr>
              <w:instrText xml:space="preserve"> REF _Ref520814223 \w \h </w:instrText>
            </w:r>
            <w:r w:rsidRPr="00E638E8">
              <w:rPr>
                <w:lang w:val="en-US"/>
              </w:rPr>
            </w:r>
            <w:r w:rsidRPr="00E638E8">
              <w:rPr>
                <w:lang w:val="en-US"/>
              </w:rPr>
              <w:fldChar w:fldCharType="separate"/>
            </w:r>
            <w:ins w:id="333" w:author="Elaine Baricante" w:date="2018-11-27T10:41:00Z">
              <w:r w:rsidR="003C1515">
                <w:rPr>
                  <w:lang w:val="en-US"/>
                </w:rPr>
                <w:t>2.12</w:t>
              </w:r>
            </w:ins>
            <w:ins w:id="334" w:author="Elaine Baricante" w:date="2018-11-26T15:06:00Z">
              <w:r w:rsidRPr="00E638E8">
                <w:rPr>
                  <w:lang w:val="en-US"/>
                </w:rPr>
                <w:fldChar w:fldCharType="end"/>
              </w:r>
            </w:ins>
            <w:ins w:id="335" w:author="Elaine Baricante" w:date="2018-11-26T15:11:00Z">
              <w:r w:rsidRPr="00E638E8">
                <w:rPr>
                  <w:lang w:val="en-US"/>
                </w:rPr>
                <w:t xml:space="preserve"> </w:t>
              </w:r>
            </w:ins>
            <w:r w:rsidRPr="00E638E8">
              <w:rPr>
                <w:lang w:val="en-US"/>
              </w:rPr>
              <w:fldChar w:fldCharType="begin"/>
            </w:r>
            <w:r w:rsidRPr="000C2B46">
              <w:rPr>
                <w:lang w:val="en-US"/>
              </w:rPr>
              <w:instrText xml:space="preserve"> REF _Ref520814223 \h </w:instrText>
            </w:r>
            <w:r w:rsidRPr="00E638E8">
              <w:rPr>
                <w:lang w:val="en-US"/>
              </w:rPr>
            </w:r>
            <w:r w:rsidRPr="00E638E8">
              <w:rPr>
                <w:lang w:val="en-US"/>
              </w:rPr>
              <w:fldChar w:fldCharType="separate"/>
            </w:r>
            <w:ins w:id="336" w:author="Elaine Baricante" w:date="2018-11-27T10:41:00Z">
              <w:r w:rsidR="003C1515" w:rsidRPr="00794639">
                <w:t>&amp;S Command: DSR Option</w:t>
              </w:r>
            </w:ins>
            <w:ins w:id="337" w:author="Elaine Baricante" w:date="2018-11-26T15:06:00Z">
              <w:r w:rsidRPr="00E638E8">
                <w:rPr>
                  <w:lang w:val="en-US"/>
                </w:rPr>
                <w:fldChar w:fldCharType="end"/>
              </w:r>
            </w:ins>
          </w:p>
          <w:p w14:paraId="677C01BF" w14:textId="6AE3D924" w:rsidR="00276AB2" w:rsidRPr="00E638E8" w:rsidRDefault="00276AB2" w:rsidP="001C1CF3">
            <w:pPr>
              <w:pStyle w:val="tablebody0"/>
              <w:numPr>
                <w:ilvl w:val="0"/>
                <w:numId w:val="487"/>
              </w:numPr>
              <w:rPr>
                <w:ins w:id="338" w:author="Elaine Baricante" w:date="2018-11-26T15:11:00Z"/>
                <w:lang w:val="en-US"/>
              </w:rPr>
            </w:pPr>
            <w:r w:rsidRPr="00E638E8">
              <w:rPr>
                <w:lang w:val="en-US"/>
              </w:rPr>
              <w:fldChar w:fldCharType="begin"/>
            </w:r>
            <w:r w:rsidRPr="000133BD">
              <w:rPr>
                <w:lang w:val="en-US"/>
              </w:rPr>
              <w:instrText xml:space="preserve"> REF _Ref518318302 \w \h </w:instrText>
            </w:r>
            <w:r w:rsidRPr="00E638E8">
              <w:rPr>
                <w:lang w:val="en-US"/>
              </w:rPr>
            </w:r>
            <w:r w:rsidRPr="00E638E8">
              <w:rPr>
                <w:lang w:val="en-US"/>
              </w:rPr>
              <w:fldChar w:fldCharType="separate"/>
            </w:r>
            <w:ins w:id="339" w:author="Elaine Baricante" w:date="2018-11-27T10:41:00Z">
              <w:r w:rsidR="003C1515">
                <w:rPr>
                  <w:lang w:val="en-US"/>
                </w:rPr>
                <w:t>3.7</w:t>
              </w:r>
            </w:ins>
            <w:ins w:id="340" w:author="Elaine Baricante" w:date="2018-11-26T15:07:00Z">
              <w:r w:rsidRPr="00E638E8">
                <w:rPr>
                  <w:lang w:val="en-US"/>
                </w:rPr>
                <w:fldChar w:fldCharType="end"/>
              </w:r>
            </w:ins>
            <w:ins w:id="341"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_Ref518318302 \h </w:instrText>
            </w:r>
            <w:r w:rsidRPr="00E638E8">
              <w:rPr>
                <w:lang w:val="en-US"/>
              </w:rPr>
            </w:r>
            <w:r w:rsidRPr="00E638E8">
              <w:rPr>
                <w:lang w:val="en-US"/>
              </w:rPr>
              <w:fldChar w:fldCharType="separate"/>
            </w:r>
            <w:ins w:id="342" w:author="Elaine Baricante" w:date="2018-11-27T10:41:00Z">
              <w:r w:rsidR="003C1515" w:rsidRPr="00794639">
                <w:t>+CSCS Command: Set TE Character Set</w:t>
              </w:r>
            </w:ins>
            <w:ins w:id="343" w:author="Elaine Baricante" w:date="2018-11-26T15:07:00Z">
              <w:r w:rsidRPr="00E638E8">
                <w:rPr>
                  <w:lang w:val="en-US"/>
                </w:rPr>
                <w:fldChar w:fldCharType="end"/>
              </w:r>
            </w:ins>
          </w:p>
          <w:p w14:paraId="7C71E668" w14:textId="64C13B89" w:rsidR="00276AB2" w:rsidRPr="00E638E8" w:rsidRDefault="00276AB2" w:rsidP="001C1CF3">
            <w:pPr>
              <w:pStyle w:val="tablebody0"/>
              <w:numPr>
                <w:ilvl w:val="0"/>
                <w:numId w:val="487"/>
              </w:numPr>
              <w:rPr>
                <w:ins w:id="344" w:author="Elaine Baricante" w:date="2018-11-26T15:11:00Z"/>
                <w:lang w:val="en-US"/>
              </w:rPr>
            </w:pPr>
            <w:r w:rsidRPr="00E638E8">
              <w:rPr>
                <w:lang w:val="en-US"/>
              </w:rPr>
              <w:fldChar w:fldCharType="begin"/>
            </w:r>
            <w:r w:rsidRPr="000133BD">
              <w:rPr>
                <w:lang w:val="en-US"/>
              </w:rPr>
              <w:instrText xml:space="preserve"> REF _Ref520814409 \w \h </w:instrText>
            </w:r>
            <w:r w:rsidRPr="00E638E8">
              <w:rPr>
                <w:lang w:val="en-US"/>
              </w:rPr>
            </w:r>
            <w:r w:rsidRPr="00E638E8">
              <w:rPr>
                <w:lang w:val="en-US"/>
              </w:rPr>
              <w:fldChar w:fldCharType="separate"/>
            </w:r>
            <w:ins w:id="345" w:author="Elaine Baricante" w:date="2018-11-27T10:41:00Z">
              <w:r w:rsidR="003C1515">
                <w:rPr>
                  <w:lang w:val="en-US"/>
                </w:rPr>
                <w:t>3.12</w:t>
              </w:r>
            </w:ins>
            <w:ins w:id="346" w:author="Elaine Baricante" w:date="2018-11-26T15:08:00Z">
              <w:r w:rsidRPr="00E638E8">
                <w:rPr>
                  <w:lang w:val="en-US"/>
                </w:rPr>
                <w:fldChar w:fldCharType="end"/>
              </w:r>
            </w:ins>
            <w:ins w:id="347" w:author="Elaine Baricante" w:date="2018-11-26T15:11:00Z">
              <w:r w:rsidRPr="00E638E8">
                <w:rPr>
                  <w:lang w:val="en-US"/>
                </w:rPr>
                <w:t xml:space="preserve"> </w:t>
              </w:r>
            </w:ins>
            <w:ins w:id="348" w:author="Elaine Baricante" w:date="2018-11-26T15:08:00Z">
              <w:r w:rsidRPr="00E638E8">
                <w:rPr>
                  <w:lang w:val="en-US"/>
                </w:rPr>
                <w:fldChar w:fldCharType="begin"/>
              </w:r>
              <w:r w:rsidRPr="007200F6">
                <w:rPr>
                  <w:lang w:val="en-US"/>
                </w:rPr>
                <w:instrText xml:space="preserve"> REF _Ref520814409 \h </w:instrText>
              </w:r>
            </w:ins>
            <w:r w:rsidRPr="00E638E8">
              <w:rPr>
                <w:lang w:val="en-US"/>
              </w:rPr>
            </w:r>
            <w:r w:rsidRPr="00E638E8">
              <w:rPr>
                <w:lang w:val="en-US"/>
              </w:rPr>
              <w:fldChar w:fldCharType="separate"/>
            </w:r>
            <w:ins w:id="349" w:author="Elaine Baricante" w:date="2018-11-27T10:41:00Z">
              <w:r w:rsidR="003C1515" w:rsidRPr="00794639">
                <w:t>+WPPP Command: PDP Context Authentication Configuration</w:t>
              </w:r>
            </w:ins>
            <w:ins w:id="350" w:author="Elaine Baricante" w:date="2018-11-26T15:08:00Z">
              <w:r w:rsidRPr="00E638E8">
                <w:rPr>
                  <w:lang w:val="en-US"/>
                </w:rPr>
                <w:fldChar w:fldCharType="end"/>
              </w:r>
            </w:ins>
          </w:p>
          <w:p w14:paraId="70A80BEC" w14:textId="3EAAD650" w:rsidR="00276AB2" w:rsidRPr="00E638E8" w:rsidRDefault="00276AB2" w:rsidP="001C1CF3">
            <w:pPr>
              <w:pStyle w:val="tablebody0"/>
              <w:numPr>
                <w:ilvl w:val="0"/>
                <w:numId w:val="487"/>
              </w:numPr>
              <w:rPr>
                <w:ins w:id="351" w:author="Elaine Baricante" w:date="2018-11-26T15:11:00Z"/>
                <w:lang w:val="en-US"/>
              </w:rPr>
            </w:pPr>
            <w:r w:rsidRPr="00E638E8">
              <w:rPr>
                <w:lang w:val="en-US"/>
              </w:rPr>
              <w:fldChar w:fldCharType="begin"/>
            </w:r>
            <w:r w:rsidRPr="000133BD">
              <w:rPr>
                <w:lang w:val="en-US"/>
              </w:rPr>
              <w:instrText xml:space="preserve"> REF _Ref525915031 \w \h </w:instrText>
            </w:r>
            <w:r w:rsidRPr="00E638E8">
              <w:rPr>
                <w:lang w:val="en-US"/>
              </w:rPr>
            </w:r>
            <w:r w:rsidRPr="00E638E8">
              <w:rPr>
                <w:lang w:val="en-US"/>
              </w:rPr>
              <w:fldChar w:fldCharType="separate"/>
            </w:r>
            <w:ins w:id="352" w:author="Elaine Baricante" w:date="2018-11-27T10:41:00Z">
              <w:r w:rsidR="003C1515">
                <w:rPr>
                  <w:lang w:val="en-US"/>
                </w:rPr>
                <w:t>4.2</w:t>
              </w:r>
            </w:ins>
            <w:ins w:id="353" w:author="Elaine Baricante" w:date="2018-11-26T15:08:00Z">
              <w:r w:rsidRPr="00E638E8">
                <w:rPr>
                  <w:lang w:val="en-US"/>
                </w:rPr>
                <w:fldChar w:fldCharType="end"/>
              </w:r>
            </w:ins>
            <w:ins w:id="354"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_Ref525915031 \h </w:instrText>
            </w:r>
            <w:r w:rsidRPr="00E638E8">
              <w:rPr>
                <w:lang w:val="en-US"/>
              </w:rPr>
            </w:r>
            <w:r w:rsidRPr="00E638E8">
              <w:rPr>
                <w:lang w:val="en-US"/>
              </w:rPr>
              <w:fldChar w:fldCharType="separate"/>
            </w:r>
            <w:ins w:id="355" w:author="Elaine Baricante" w:date="2018-11-27T10:41:00Z">
              <w:r w:rsidR="003C1515" w:rsidRPr="00794639">
                <w:t>+CEER Command: Extended Error Report</w:t>
              </w:r>
            </w:ins>
            <w:ins w:id="356" w:author="Elaine Baricante" w:date="2018-11-26T15:08:00Z">
              <w:r w:rsidRPr="00E638E8">
                <w:rPr>
                  <w:lang w:val="en-US"/>
                </w:rPr>
                <w:fldChar w:fldCharType="end"/>
              </w:r>
            </w:ins>
          </w:p>
          <w:p w14:paraId="5575D475" w14:textId="6AA0D91C" w:rsidR="00276AB2" w:rsidRPr="00E638E8" w:rsidRDefault="00276AB2" w:rsidP="001C1CF3">
            <w:pPr>
              <w:pStyle w:val="tablebody0"/>
              <w:numPr>
                <w:ilvl w:val="0"/>
                <w:numId w:val="487"/>
              </w:numPr>
              <w:rPr>
                <w:ins w:id="357" w:author="Elaine Baricante" w:date="2018-11-26T15:11:00Z"/>
                <w:lang w:val="en-US"/>
              </w:rPr>
            </w:pPr>
            <w:r w:rsidRPr="00E638E8">
              <w:rPr>
                <w:lang w:val="en-US"/>
              </w:rPr>
              <w:fldChar w:fldCharType="begin"/>
            </w:r>
            <w:r w:rsidRPr="000133BD">
              <w:rPr>
                <w:lang w:val="en-US"/>
              </w:rPr>
              <w:instrText xml:space="preserve"> REF _Ref528592015 \w \h </w:instrText>
            </w:r>
            <w:r w:rsidRPr="00E638E8">
              <w:rPr>
                <w:lang w:val="en-US"/>
              </w:rPr>
            </w:r>
            <w:r w:rsidRPr="00E638E8">
              <w:rPr>
                <w:lang w:val="en-US"/>
              </w:rPr>
              <w:fldChar w:fldCharType="separate"/>
            </w:r>
            <w:ins w:id="358" w:author="Elaine Baricante" w:date="2018-11-27T10:41:00Z">
              <w:r w:rsidR="003C1515">
                <w:rPr>
                  <w:lang w:val="en-US"/>
                </w:rPr>
                <w:t>5.4</w:t>
              </w:r>
            </w:ins>
            <w:ins w:id="359" w:author="Elaine Baricante" w:date="2018-11-26T15:08:00Z">
              <w:r w:rsidRPr="00E638E8">
                <w:rPr>
                  <w:lang w:val="en-US"/>
                </w:rPr>
                <w:fldChar w:fldCharType="end"/>
              </w:r>
            </w:ins>
            <w:ins w:id="360"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_Ref528592015 \h </w:instrText>
            </w:r>
            <w:r w:rsidRPr="00E638E8">
              <w:rPr>
                <w:lang w:val="en-US"/>
              </w:rPr>
            </w:r>
            <w:r w:rsidRPr="00E638E8">
              <w:rPr>
                <w:lang w:val="en-US"/>
              </w:rPr>
              <w:fldChar w:fldCharType="separate"/>
            </w:r>
            <w:ins w:id="361" w:author="Elaine Baricante" w:date="2018-11-27T10:41:00Z">
              <w:r w:rsidR="003C1515" w:rsidRPr="00794639">
                <w:t>+CFUN Command: Set Phone Functionality</w:t>
              </w:r>
            </w:ins>
            <w:ins w:id="362" w:author="Elaine Baricante" w:date="2018-11-26T15:08:00Z">
              <w:r w:rsidRPr="00E638E8">
                <w:rPr>
                  <w:lang w:val="en-US"/>
                </w:rPr>
                <w:fldChar w:fldCharType="end"/>
              </w:r>
            </w:ins>
          </w:p>
          <w:p w14:paraId="46F311C5" w14:textId="035BC9EF" w:rsidR="00276AB2" w:rsidRPr="00E638E8" w:rsidRDefault="00276AB2" w:rsidP="001C1CF3">
            <w:pPr>
              <w:pStyle w:val="tablebody0"/>
              <w:numPr>
                <w:ilvl w:val="0"/>
                <w:numId w:val="487"/>
              </w:numPr>
              <w:rPr>
                <w:ins w:id="363" w:author="Elaine Baricante" w:date="2018-11-26T15:11:00Z"/>
                <w:lang w:val="en-US"/>
              </w:rPr>
            </w:pPr>
            <w:r w:rsidRPr="00E638E8">
              <w:rPr>
                <w:lang w:val="en-US"/>
              </w:rPr>
              <w:fldChar w:fldCharType="begin"/>
            </w:r>
            <w:r w:rsidRPr="000133BD">
              <w:rPr>
                <w:lang w:val="en-US"/>
              </w:rPr>
              <w:instrText xml:space="preserve"> REF _Ref531008236 \w \h </w:instrText>
            </w:r>
            <w:r w:rsidRPr="00E638E8">
              <w:rPr>
                <w:lang w:val="en-US"/>
              </w:rPr>
            </w:r>
            <w:r w:rsidRPr="00E638E8">
              <w:rPr>
                <w:lang w:val="en-US"/>
              </w:rPr>
              <w:fldChar w:fldCharType="separate"/>
            </w:r>
            <w:ins w:id="364" w:author="Elaine Baricante" w:date="2018-11-27T10:41:00Z">
              <w:r w:rsidR="003C1515">
                <w:rPr>
                  <w:lang w:val="en-US"/>
                </w:rPr>
                <w:t>5.6</w:t>
              </w:r>
            </w:ins>
            <w:ins w:id="365" w:author="Elaine Baricante" w:date="2018-11-26T15:08:00Z">
              <w:r w:rsidRPr="00E638E8">
                <w:rPr>
                  <w:lang w:val="en-US"/>
                </w:rPr>
                <w:fldChar w:fldCharType="end"/>
              </w:r>
            </w:ins>
            <w:ins w:id="366"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_Ref531008238 \h </w:instrText>
            </w:r>
            <w:r w:rsidRPr="00E638E8">
              <w:rPr>
                <w:lang w:val="en-US"/>
              </w:rPr>
            </w:r>
            <w:r w:rsidRPr="00E638E8">
              <w:rPr>
                <w:lang w:val="en-US"/>
              </w:rPr>
              <w:fldChar w:fldCharType="separate"/>
            </w:r>
            <w:ins w:id="367" w:author="Elaine Baricante" w:date="2018-11-27T10:41:00Z">
              <w:r w:rsidR="003C1515" w:rsidRPr="00794639">
                <w:t>+CPAS Command: Phone Activity Status</w:t>
              </w:r>
            </w:ins>
            <w:ins w:id="368" w:author="Elaine Baricante" w:date="2018-11-26T15:08:00Z">
              <w:r w:rsidRPr="00E638E8">
                <w:rPr>
                  <w:lang w:val="en-US"/>
                </w:rPr>
                <w:fldChar w:fldCharType="end"/>
              </w:r>
            </w:ins>
          </w:p>
          <w:p w14:paraId="719D2E6D" w14:textId="62CF11C4" w:rsidR="00276AB2" w:rsidRPr="00E638E8" w:rsidRDefault="00276AB2" w:rsidP="001C1CF3">
            <w:pPr>
              <w:pStyle w:val="tablebody0"/>
              <w:numPr>
                <w:ilvl w:val="0"/>
                <w:numId w:val="487"/>
              </w:numPr>
              <w:rPr>
                <w:ins w:id="369" w:author="Elaine Baricante" w:date="2018-11-26T15:11:00Z"/>
                <w:lang w:val="en-US"/>
              </w:rPr>
            </w:pPr>
            <w:r w:rsidRPr="00E638E8">
              <w:rPr>
                <w:lang w:val="en-US"/>
              </w:rPr>
              <w:fldChar w:fldCharType="begin"/>
            </w:r>
            <w:r w:rsidRPr="000133BD">
              <w:rPr>
                <w:lang w:val="en-US"/>
              </w:rPr>
              <w:instrText xml:space="preserve"> REF _Ref528144501 \w \h </w:instrText>
            </w:r>
            <w:r w:rsidRPr="00E638E8">
              <w:rPr>
                <w:lang w:val="en-US"/>
              </w:rPr>
            </w:r>
            <w:r w:rsidRPr="00E638E8">
              <w:rPr>
                <w:lang w:val="en-US"/>
              </w:rPr>
              <w:fldChar w:fldCharType="separate"/>
            </w:r>
            <w:ins w:id="370" w:author="Elaine Baricante" w:date="2018-11-27T10:41:00Z">
              <w:r w:rsidR="003C1515">
                <w:rPr>
                  <w:lang w:val="en-US"/>
                </w:rPr>
                <w:t>5.16</w:t>
              </w:r>
            </w:ins>
            <w:ins w:id="371" w:author="Elaine Baricante" w:date="2018-11-26T15:08:00Z">
              <w:r w:rsidRPr="00E638E8">
                <w:rPr>
                  <w:lang w:val="en-US"/>
                </w:rPr>
                <w:fldChar w:fldCharType="end"/>
              </w:r>
            </w:ins>
            <w:ins w:id="372" w:author="Elaine Baricante" w:date="2018-11-26T15:11:00Z">
              <w:r w:rsidRPr="00E638E8">
                <w:rPr>
                  <w:lang w:val="en-US"/>
                </w:rPr>
                <w:t xml:space="preserve"> </w:t>
              </w:r>
            </w:ins>
            <w:r w:rsidRPr="00E638E8">
              <w:rPr>
                <w:lang w:val="en-US"/>
              </w:rPr>
              <w:fldChar w:fldCharType="begin"/>
            </w:r>
            <w:r w:rsidRPr="000133BD">
              <w:rPr>
                <w:lang w:val="en-US"/>
              </w:rPr>
              <w:instrText xml:space="preserve"> REF _Ref528144501 \h </w:instrText>
            </w:r>
            <w:r w:rsidRPr="00E638E8">
              <w:rPr>
                <w:lang w:val="en-US"/>
              </w:rPr>
            </w:r>
            <w:r w:rsidRPr="00E638E8">
              <w:rPr>
                <w:lang w:val="en-US"/>
              </w:rPr>
              <w:fldChar w:fldCharType="separate"/>
            </w:r>
            <w:ins w:id="373" w:author="Elaine Baricante" w:date="2018-11-27T10:41:00Z">
              <w:r w:rsidR="003C1515" w:rsidRPr="00794639">
                <w:t>+CEDRXS Command: eDRX Setting</w:t>
              </w:r>
            </w:ins>
            <w:ins w:id="374" w:author="Elaine Baricante" w:date="2018-11-26T15:08:00Z">
              <w:r w:rsidRPr="00E638E8">
                <w:rPr>
                  <w:lang w:val="en-US"/>
                </w:rPr>
                <w:fldChar w:fldCharType="end"/>
              </w:r>
            </w:ins>
          </w:p>
          <w:p w14:paraId="0703A8AB" w14:textId="4630B160" w:rsidR="00276AB2" w:rsidRPr="00E638E8" w:rsidRDefault="00276AB2" w:rsidP="001C1CF3">
            <w:pPr>
              <w:pStyle w:val="tablebody0"/>
              <w:numPr>
                <w:ilvl w:val="0"/>
                <w:numId w:val="487"/>
              </w:numPr>
              <w:rPr>
                <w:ins w:id="375" w:author="Elaine Baricante" w:date="2018-11-26T15:11:00Z"/>
                <w:lang w:val="en-US"/>
              </w:rPr>
            </w:pPr>
            <w:r w:rsidRPr="00E638E8">
              <w:rPr>
                <w:lang w:val="en-US"/>
              </w:rPr>
              <w:fldChar w:fldCharType="begin"/>
            </w:r>
            <w:r w:rsidRPr="000133BD">
              <w:rPr>
                <w:lang w:val="en-US"/>
              </w:rPr>
              <w:instrText xml:space="preserve"> REF _Ref520814507 \w \h </w:instrText>
            </w:r>
            <w:r w:rsidRPr="00E638E8">
              <w:rPr>
                <w:lang w:val="en-US"/>
              </w:rPr>
            </w:r>
            <w:r w:rsidRPr="00E638E8">
              <w:rPr>
                <w:lang w:val="en-US"/>
              </w:rPr>
              <w:fldChar w:fldCharType="separate"/>
            </w:r>
            <w:ins w:id="376" w:author="Elaine Baricante" w:date="2018-11-27T10:41:00Z">
              <w:r w:rsidR="003C1515">
                <w:rPr>
                  <w:lang w:val="en-US"/>
                </w:rPr>
                <w:t>5.18</w:t>
              </w:r>
            </w:ins>
            <w:ins w:id="377" w:author="Elaine Baricante" w:date="2018-11-26T15:08:00Z">
              <w:r w:rsidRPr="00E638E8">
                <w:rPr>
                  <w:lang w:val="en-US"/>
                </w:rPr>
                <w:fldChar w:fldCharType="end"/>
              </w:r>
            </w:ins>
            <w:ins w:id="378" w:author="Elaine Baricante" w:date="2018-11-26T15:11:00Z">
              <w:r w:rsidRPr="00E638E8">
                <w:rPr>
                  <w:lang w:val="en-US"/>
                </w:rPr>
                <w:t xml:space="preserve"> </w:t>
              </w:r>
            </w:ins>
            <w:ins w:id="379" w:author="Elaine Baricante" w:date="2018-11-26T15:08:00Z">
              <w:r w:rsidRPr="00E638E8">
                <w:rPr>
                  <w:lang w:val="en-US"/>
                </w:rPr>
                <w:fldChar w:fldCharType="begin"/>
              </w:r>
              <w:r w:rsidRPr="007200F6">
                <w:rPr>
                  <w:lang w:val="en-US"/>
                </w:rPr>
                <w:instrText xml:space="preserve"> REF _Ref520814507 \h </w:instrText>
              </w:r>
            </w:ins>
            <w:r w:rsidRPr="00E638E8">
              <w:rPr>
                <w:lang w:val="en-US"/>
              </w:rPr>
            </w:r>
            <w:r w:rsidRPr="00E638E8">
              <w:rPr>
                <w:lang w:val="en-US"/>
              </w:rPr>
              <w:fldChar w:fldCharType="separate"/>
            </w:r>
            <w:ins w:id="380" w:author="Elaine Baricante" w:date="2018-11-27T10:41:00Z">
              <w:r w:rsidR="003C1515" w:rsidRPr="00794639">
                <w:t>+CESQ Command: Extended Signal Quality</w:t>
              </w:r>
            </w:ins>
            <w:ins w:id="381" w:author="Elaine Baricante" w:date="2018-11-26T15:08:00Z">
              <w:r w:rsidRPr="00E638E8">
                <w:rPr>
                  <w:lang w:val="en-US"/>
                </w:rPr>
                <w:fldChar w:fldCharType="end"/>
              </w:r>
            </w:ins>
          </w:p>
          <w:p w14:paraId="6CFB1DDB" w14:textId="27653AA3" w:rsidR="00276AB2" w:rsidRPr="00E638E8" w:rsidRDefault="00276AB2" w:rsidP="001C1CF3">
            <w:pPr>
              <w:pStyle w:val="tablebody0"/>
              <w:numPr>
                <w:ilvl w:val="0"/>
                <w:numId w:val="487"/>
              </w:numPr>
              <w:rPr>
                <w:ins w:id="382" w:author="Elaine Baricante" w:date="2018-11-26T15:12:00Z"/>
                <w:lang w:val="en-US"/>
              </w:rPr>
            </w:pPr>
            <w:r w:rsidRPr="00E638E8">
              <w:rPr>
                <w:lang w:val="en-US"/>
              </w:rPr>
              <w:fldChar w:fldCharType="begin"/>
            </w:r>
            <w:r w:rsidRPr="000133BD">
              <w:rPr>
                <w:lang w:val="en-US"/>
              </w:rPr>
              <w:instrText xml:space="preserve"> REF _Ref518318692 \w \h </w:instrText>
            </w:r>
            <w:r w:rsidRPr="00E638E8">
              <w:rPr>
                <w:lang w:val="en-US"/>
              </w:rPr>
            </w:r>
            <w:r w:rsidRPr="00E638E8">
              <w:rPr>
                <w:lang w:val="en-US"/>
              </w:rPr>
              <w:fldChar w:fldCharType="separate"/>
            </w:r>
            <w:ins w:id="383" w:author="Elaine Baricante" w:date="2018-11-27T10:41:00Z">
              <w:r w:rsidR="003C1515">
                <w:rPr>
                  <w:lang w:val="en-US"/>
                </w:rPr>
                <w:t>5.19</w:t>
              </w:r>
            </w:ins>
            <w:ins w:id="384" w:author="Elaine Baricante" w:date="2018-11-26T15:08:00Z">
              <w:r w:rsidRPr="00E638E8">
                <w:rPr>
                  <w:lang w:val="en-US"/>
                </w:rPr>
                <w:fldChar w:fldCharType="end"/>
              </w:r>
            </w:ins>
            <w:ins w:id="385" w:author="Elaine Baricante" w:date="2018-11-26T15:11:00Z">
              <w:r w:rsidRPr="00E638E8">
                <w:rPr>
                  <w:lang w:val="en-US"/>
                </w:rPr>
                <w:t xml:space="preserve"> </w:t>
              </w:r>
            </w:ins>
            <w:ins w:id="386" w:author="Elaine Baricante" w:date="2018-11-26T15:08:00Z">
              <w:r w:rsidRPr="00E638E8">
                <w:rPr>
                  <w:lang w:val="en-US"/>
                </w:rPr>
                <w:fldChar w:fldCharType="begin"/>
              </w:r>
              <w:r w:rsidRPr="007200F6">
                <w:rPr>
                  <w:lang w:val="en-US"/>
                </w:rPr>
                <w:instrText xml:space="preserve"> REF _Ref518318692 \h </w:instrText>
              </w:r>
            </w:ins>
            <w:r w:rsidRPr="00E638E8">
              <w:rPr>
                <w:lang w:val="en-US"/>
              </w:rPr>
            </w:r>
            <w:r w:rsidRPr="00E638E8">
              <w:rPr>
                <w:lang w:val="en-US"/>
              </w:rPr>
              <w:fldChar w:fldCharType="separate"/>
            </w:r>
            <w:ins w:id="387" w:author="Elaine Baricante" w:date="2018-11-27T10:41:00Z">
              <w:r w:rsidR="003C1515" w:rsidRPr="00794639">
                <w:t xml:space="preserve">+KBNDCFG Command: </w:t>
              </w:r>
              <w:r w:rsidR="003C1515" w:rsidRPr="000656F8">
                <w:t xml:space="preserve">Set Configured </w:t>
              </w:r>
              <w:r w:rsidR="003C1515" w:rsidRPr="007E4A1F">
                <w:t xml:space="preserve">LTE </w:t>
              </w:r>
              <w:r w:rsidR="003C1515" w:rsidRPr="005C602E">
                <w:t>Band(s)</w:t>
              </w:r>
            </w:ins>
            <w:ins w:id="388" w:author="Elaine Baricante" w:date="2018-11-26T15:08:00Z">
              <w:r w:rsidRPr="00E638E8">
                <w:rPr>
                  <w:lang w:val="en-US"/>
                </w:rPr>
                <w:fldChar w:fldCharType="end"/>
              </w:r>
            </w:ins>
          </w:p>
          <w:p w14:paraId="6290218F" w14:textId="4965AC33" w:rsidR="00276AB2" w:rsidRPr="00AF18B7" w:rsidRDefault="00276AB2" w:rsidP="001C1CF3">
            <w:pPr>
              <w:pStyle w:val="tablebody0"/>
              <w:numPr>
                <w:ilvl w:val="0"/>
                <w:numId w:val="487"/>
              </w:numPr>
              <w:rPr>
                <w:ins w:id="389" w:author="Elaine Baricante" w:date="2018-11-26T15:12:00Z"/>
                <w:lang w:val="en-US"/>
              </w:rPr>
            </w:pPr>
            <w:r w:rsidRPr="00E638E8">
              <w:rPr>
                <w:lang w:val="en-US"/>
              </w:rPr>
              <w:fldChar w:fldCharType="begin"/>
            </w:r>
            <w:r w:rsidRPr="000133BD">
              <w:rPr>
                <w:lang w:val="en-US"/>
              </w:rPr>
              <w:instrText xml:space="preserve"> REF _Ref518318680 \w \h </w:instrText>
            </w:r>
            <w:r w:rsidRPr="00E638E8">
              <w:rPr>
                <w:lang w:val="en-US"/>
              </w:rPr>
            </w:r>
            <w:r w:rsidRPr="00E638E8">
              <w:rPr>
                <w:lang w:val="en-US"/>
              </w:rPr>
              <w:fldChar w:fldCharType="separate"/>
            </w:r>
            <w:ins w:id="390" w:author="Elaine Baricante" w:date="2018-11-27T10:41:00Z">
              <w:r w:rsidR="003C1515">
                <w:rPr>
                  <w:lang w:val="en-US"/>
                </w:rPr>
                <w:t>5.20</w:t>
              </w:r>
            </w:ins>
            <w:ins w:id="391" w:author="Elaine Baricante" w:date="2018-11-26T15:08:00Z">
              <w:r w:rsidRPr="00E638E8">
                <w:rPr>
                  <w:lang w:val="en-US"/>
                </w:rPr>
                <w:fldChar w:fldCharType="end"/>
              </w:r>
            </w:ins>
            <w:ins w:id="392" w:author="Elaine Baricante" w:date="2018-11-26T15:12:00Z">
              <w:r w:rsidRPr="00E638E8">
                <w:rPr>
                  <w:lang w:val="en-US"/>
                </w:rPr>
                <w:t xml:space="preserve"> </w:t>
              </w:r>
            </w:ins>
            <w:r w:rsidRPr="00E638E8">
              <w:rPr>
                <w:lang w:val="en-US"/>
              </w:rPr>
              <w:fldChar w:fldCharType="begin"/>
            </w:r>
            <w:r w:rsidRPr="000133BD">
              <w:rPr>
                <w:lang w:val="en-US"/>
              </w:rPr>
              <w:instrText xml:space="preserve"> REF _Ref518318680 \h  \* MERGEFORMAT </w:instrText>
            </w:r>
            <w:r w:rsidRPr="00E638E8">
              <w:rPr>
                <w:lang w:val="en-US"/>
              </w:rPr>
            </w:r>
            <w:r w:rsidRPr="00E638E8">
              <w:rPr>
                <w:lang w:val="en-US"/>
              </w:rPr>
              <w:fldChar w:fldCharType="separate"/>
            </w:r>
            <w:ins w:id="393" w:author="Elaine Baricante" w:date="2018-11-27T10:41:00Z">
              <w:r w:rsidR="003C1515" w:rsidRPr="00AF18B7">
                <w:rPr>
                  <w:lang w:val="en-US"/>
                </w:rPr>
                <w:t>+KBND Command: Get Active LTE Band(s)</w:t>
              </w:r>
            </w:ins>
            <w:ins w:id="394" w:author="Elaine Baricante" w:date="2018-11-26T15:08:00Z">
              <w:r w:rsidRPr="00E638E8">
                <w:rPr>
                  <w:lang w:val="en-US"/>
                </w:rPr>
                <w:fldChar w:fldCharType="end"/>
              </w:r>
            </w:ins>
          </w:p>
          <w:p w14:paraId="6FF24B53" w14:textId="754B9E2B" w:rsidR="00276AB2" w:rsidRPr="00AF18B7" w:rsidRDefault="00276AB2" w:rsidP="001C1CF3">
            <w:pPr>
              <w:pStyle w:val="tablebody0"/>
              <w:numPr>
                <w:ilvl w:val="0"/>
                <w:numId w:val="487"/>
              </w:numPr>
              <w:rPr>
                <w:ins w:id="395" w:author="Elaine Baricante" w:date="2018-11-26T15:12:00Z"/>
                <w:lang w:val="en-US"/>
              </w:rPr>
            </w:pPr>
            <w:r w:rsidRPr="00E638E8">
              <w:rPr>
                <w:lang w:val="en-US"/>
              </w:rPr>
              <w:fldChar w:fldCharType="begin"/>
            </w:r>
            <w:r w:rsidRPr="000133BD">
              <w:rPr>
                <w:lang w:val="en-US"/>
              </w:rPr>
              <w:instrText xml:space="preserve"> REF _Ref520814585 \w \h  \* MERGEFORMAT </w:instrText>
            </w:r>
            <w:r w:rsidRPr="00E638E8">
              <w:rPr>
                <w:lang w:val="en-US"/>
              </w:rPr>
            </w:r>
            <w:r w:rsidRPr="00E638E8">
              <w:rPr>
                <w:lang w:val="en-US"/>
              </w:rPr>
              <w:fldChar w:fldCharType="separate"/>
            </w:r>
            <w:ins w:id="396" w:author="Elaine Baricante" w:date="2018-11-27T10:41:00Z">
              <w:r w:rsidR="003C1515">
                <w:rPr>
                  <w:lang w:val="en-US"/>
                </w:rPr>
                <w:t>5.24</w:t>
              </w:r>
            </w:ins>
            <w:ins w:id="397" w:author="Elaine Baricante" w:date="2018-11-26T15:09:00Z">
              <w:r w:rsidRPr="00E638E8">
                <w:rPr>
                  <w:lang w:val="en-US"/>
                </w:rPr>
                <w:fldChar w:fldCharType="end"/>
              </w:r>
            </w:ins>
            <w:ins w:id="398" w:author="Elaine Baricante" w:date="2018-11-26T15:12:00Z">
              <w:r w:rsidRPr="00AF18B7">
                <w:rPr>
                  <w:lang w:val="en-US"/>
                </w:rPr>
                <w:t xml:space="preserve"> </w:t>
              </w:r>
            </w:ins>
            <w:r w:rsidRPr="00E638E8">
              <w:rPr>
                <w:lang w:val="en-US"/>
              </w:rPr>
              <w:fldChar w:fldCharType="begin"/>
            </w:r>
            <w:r w:rsidRPr="000133BD">
              <w:rPr>
                <w:lang w:val="en-US"/>
              </w:rPr>
              <w:instrText xml:space="preserve"> REF _Ref520814585 \h  \* MERGEFORMAT </w:instrText>
            </w:r>
            <w:r w:rsidRPr="00E638E8">
              <w:rPr>
                <w:lang w:val="en-US"/>
              </w:rPr>
            </w:r>
            <w:r w:rsidRPr="00E638E8">
              <w:rPr>
                <w:lang w:val="en-US"/>
              </w:rPr>
              <w:fldChar w:fldCharType="separate"/>
            </w:r>
            <w:ins w:id="399" w:author="Elaine Baricante" w:date="2018-11-27T10:41:00Z">
              <w:r w:rsidR="003C1515" w:rsidRPr="00AF18B7">
                <w:rPr>
                  <w:lang w:val="en-US"/>
                </w:rPr>
                <w:t>+KSLEEP Command: Power Management Control</w:t>
              </w:r>
            </w:ins>
            <w:ins w:id="400" w:author="Elaine Baricante" w:date="2018-11-26T15:09:00Z">
              <w:r w:rsidRPr="00E638E8">
                <w:rPr>
                  <w:lang w:val="en-US"/>
                </w:rPr>
                <w:fldChar w:fldCharType="end"/>
              </w:r>
            </w:ins>
          </w:p>
          <w:p w14:paraId="7C36D7FB" w14:textId="56010B32" w:rsidR="00276AB2" w:rsidRPr="00AF18B7" w:rsidRDefault="00276AB2" w:rsidP="001C1CF3">
            <w:pPr>
              <w:pStyle w:val="tablebody0"/>
              <w:numPr>
                <w:ilvl w:val="0"/>
                <w:numId w:val="487"/>
              </w:numPr>
              <w:rPr>
                <w:ins w:id="401" w:author="Elaine Baricante" w:date="2018-11-26T15:12:00Z"/>
                <w:lang w:val="en-US"/>
              </w:rPr>
            </w:pPr>
            <w:ins w:id="402" w:author="Elaine Baricante" w:date="2018-11-26T15:09:00Z">
              <w:r w:rsidRPr="00E638E8">
                <w:rPr>
                  <w:lang w:val="en-US"/>
                </w:rPr>
                <w:fldChar w:fldCharType="begin"/>
              </w:r>
              <w:r w:rsidRPr="007200F6">
                <w:rPr>
                  <w:lang w:val="en-US"/>
                </w:rPr>
                <w:instrText xml:space="preserve"> REF _Ref524096530 \w \h </w:instrText>
              </w:r>
            </w:ins>
            <w:r w:rsidRPr="00AF18B7">
              <w:rPr>
                <w:lang w:val="en-US"/>
              </w:rPr>
              <w:instrText xml:space="preserve"> \* MERGEFORMAT </w:instrText>
            </w:r>
            <w:r w:rsidRPr="00E638E8">
              <w:rPr>
                <w:lang w:val="en-US"/>
              </w:rPr>
            </w:r>
            <w:r w:rsidRPr="00E638E8">
              <w:rPr>
                <w:lang w:val="en-US"/>
              </w:rPr>
              <w:fldChar w:fldCharType="separate"/>
            </w:r>
            <w:ins w:id="403" w:author="Elaine Baricante" w:date="2018-11-27T10:41:00Z">
              <w:r w:rsidR="003C1515">
                <w:rPr>
                  <w:lang w:val="en-US"/>
                </w:rPr>
                <w:t>5.30</w:t>
              </w:r>
            </w:ins>
            <w:ins w:id="404" w:author="Elaine Baricante" w:date="2018-11-26T15:09:00Z">
              <w:r w:rsidRPr="00E638E8">
                <w:rPr>
                  <w:lang w:val="en-US"/>
                </w:rPr>
                <w:fldChar w:fldCharType="end"/>
              </w:r>
            </w:ins>
            <w:ins w:id="405" w:author="Elaine Baricante" w:date="2018-11-26T15:12:00Z">
              <w:r w:rsidRPr="000133BD">
                <w:rPr>
                  <w:lang w:val="en-US"/>
                </w:rPr>
                <w:t xml:space="preserve"> </w:t>
              </w:r>
            </w:ins>
            <w:ins w:id="406" w:author="Elaine Baricante" w:date="2018-11-26T15:09:00Z">
              <w:r w:rsidRPr="00E638E8">
                <w:rPr>
                  <w:lang w:val="en-US"/>
                </w:rPr>
                <w:fldChar w:fldCharType="begin"/>
              </w:r>
              <w:r w:rsidRPr="007200F6">
                <w:rPr>
                  <w:lang w:val="en-US"/>
                </w:rPr>
                <w:instrText xml:space="preserve"> REF _Ref524096530 \h </w:instrText>
              </w:r>
            </w:ins>
            <w:r w:rsidRPr="00AF18B7">
              <w:rPr>
                <w:lang w:val="en-US"/>
              </w:rPr>
              <w:instrText xml:space="preserve"> \* MERGEFORMAT </w:instrText>
            </w:r>
            <w:r w:rsidRPr="00E638E8">
              <w:rPr>
                <w:lang w:val="en-US"/>
              </w:rPr>
            </w:r>
            <w:r w:rsidRPr="00E638E8">
              <w:rPr>
                <w:lang w:val="en-US"/>
              </w:rPr>
              <w:fldChar w:fldCharType="separate"/>
            </w:r>
            <w:ins w:id="407" w:author="Elaine Baricante" w:date="2018-11-27T10:41:00Z">
              <w:r w:rsidR="003C1515" w:rsidRPr="00AF18B7">
                <w:rPr>
                  <w:lang w:val="en-US"/>
                </w:rPr>
                <w:t>+KCARRIERCFG Command: Set Operator</w:t>
              </w:r>
            </w:ins>
            <w:ins w:id="408" w:author="Elaine Baricante" w:date="2018-11-26T15:09:00Z">
              <w:r w:rsidRPr="00E638E8">
                <w:rPr>
                  <w:lang w:val="en-US"/>
                </w:rPr>
                <w:fldChar w:fldCharType="end"/>
              </w:r>
            </w:ins>
          </w:p>
          <w:p w14:paraId="38D89403" w14:textId="2F082F96" w:rsidR="00276AB2" w:rsidRPr="000C2B46" w:rsidRDefault="00276AB2" w:rsidP="001C1CF3">
            <w:pPr>
              <w:pStyle w:val="tablebody0"/>
              <w:numPr>
                <w:ilvl w:val="0"/>
                <w:numId w:val="487"/>
              </w:numPr>
              <w:rPr>
                <w:lang w:val="en-US"/>
              </w:rPr>
            </w:pPr>
            <w:ins w:id="409" w:author="Elaine Baricante" w:date="2018-11-26T15:09:00Z">
              <w:r w:rsidRPr="00E638E8">
                <w:rPr>
                  <w:lang w:val="en-US"/>
                </w:rPr>
                <w:fldChar w:fldCharType="begin"/>
              </w:r>
              <w:r w:rsidRPr="007200F6">
                <w:rPr>
                  <w:lang w:val="en-US"/>
                </w:rPr>
                <w:instrText xml:space="preserve"> REF _Ref531008285 \w \h </w:instrText>
              </w:r>
            </w:ins>
            <w:r w:rsidRPr="00AF18B7">
              <w:rPr>
                <w:lang w:val="en-US"/>
              </w:rPr>
              <w:instrText xml:space="preserve"> \* MERGEFORMAT </w:instrText>
            </w:r>
            <w:r w:rsidRPr="00E638E8">
              <w:rPr>
                <w:lang w:val="en-US"/>
              </w:rPr>
            </w:r>
            <w:r w:rsidRPr="00E638E8">
              <w:rPr>
                <w:lang w:val="en-US"/>
              </w:rPr>
              <w:fldChar w:fldCharType="separate"/>
            </w:r>
            <w:ins w:id="410" w:author="Elaine Baricante" w:date="2018-11-27T10:41:00Z">
              <w:r w:rsidR="003C1515">
                <w:rPr>
                  <w:lang w:val="en-US"/>
                </w:rPr>
                <w:t>6.4</w:t>
              </w:r>
            </w:ins>
            <w:ins w:id="411" w:author="Elaine Baricante" w:date="2018-11-26T15:09:00Z">
              <w:r w:rsidRPr="00E638E8">
                <w:rPr>
                  <w:lang w:val="en-US"/>
                </w:rPr>
                <w:fldChar w:fldCharType="end"/>
              </w:r>
            </w:ins>
            <w:ins w:id="412" w:author="Elaine Baricante" w:date="2018-11-26T15:12:00Z">
              <w:r w:rsidRPr="00AF18B7">
                <w:rPr>
                  <w:lang w:val="en-US"/>
                </w:rPr>
                <w:t xml:space="preserve"> </w:t>
              </w:r>
            </w:ins>
            <w:r w:rsidRPr="00E638E8">
              <w:rPr>
                <w:lang w:val="en-US"/>
              </w:rPr>
              <w:fldChar w:fldCharType="begin"/>
            </w:r>
            <w:r w:rsidRPr="000C2B46">
              <w:rPr>
                <w:lang w:val="en-US"/>
              </w:rPr>
              <w:instrText xml:space="preserve"> REF _Ref531008287 \h  \* MERGEFORMAT </w:instrText>
            </w:r>
            <w:r w:rsidRPr="00E638E8">
              <w:rPr>
                <w:lang w:val="en-US"/>
              </w:rPr>
            </w:r>
            <w:r w:rsidRPr="00E638E8">
              <w:rPr>
                <w:lang w:val="en-US"/>
              </w:rPr>
              <w:fldChar w:fldCharType="separate"/>
            </w:r>
            <w:ins w:id="413" w:author="Elaine Baricante" w:date="2018-11-27T10:41:00Z">
              <w:r w:rsidR="003C1515" w:rsidRPr="00AF18B7">
                <w:rPr>
                  <w:lang w:val="en-US"/>
                </w:rPr>
                <w:t>+COPS Command: Operator Selection</w:t>
              </w:r>
            </w:ins>
            <w:del w:id="414" w:author="Elaine Baricante" w:date="2018-11-27T10:41:00Z">
              <w:r w:rsidR="00EF34B1" w:rsidRPr="000C2B46" w:rsidDel="003C1515">
                <w:rPr>
                  <w:lang w:val="en-US"/>
                </w:rPr>
                <w:delText>+COPS Command: Operator Selection</w:delText>
              </w:r>
            </w:del>
            <w:r w:rsidRPr="00E638E8">
              <w:rPr>
                <w:lang w:val="en-US"/>
              </w:rPr>
              <w:fldChar w:fldCharType="end"/>
            </w:r>
          </w:p>
          <w:p w14:paraId="1D0F6EDB" w14:textId="25477FA8" w:rsidR="00276AB2" w:rsidRPr="00AF18B7" w:rsidRDefault="00276AB2" w:rsidP="001C1CF3">
            <w:pPr>
              <w:pStyle w:val="tablebody0"/>
              <w:numPr>
                <w:ilvl w:val="0"/>
                <w:numId w:val="487"/>
              </w:numPr>
              <w:rPr>
                <w:lang w:val="en-US"/>
              </w:rPr>
            </w:pPr>
            <w:ins w:id="415" w:author="Elaine Baricante" w:date="2018-11-26T15:09:00Z">
              <w:r w:rsidRPr="00E638E8">
                <w:rPr>
                  <w:lang w:val="en-US"/>
                </w:rPr>
                <w:fldChar w:fldCharType="begin"/>
              </w:r>
              <w:r w:rsidRPr="007200F6">
                <w:rPr>
                  <w:lang w:val="en-US"/>
                </w:rPr>
                <w:instrText xml:space="preserve"> REF _Ref531008289 \w \h </w:instrText>
              </w:r>
            </w:ins>
            <w:r w:rsidRPr="00AF18B7">
              <w:rPr>
                <w:lang w:val="en-US"/>
              </w:rPr>
              <w:instrText xml:space="preserve"> \* MERGEFORMAT </w:instrText>
            </w:r>
            <w:r w:rsidRPr="00E638E8">
              <w:rPr>
                <w:lang w:val="en-US"/>
              </w:rPr>
            </w:r>
            <w:r w:rsidRPr="00E638E8">
              <w:rPr>
                <w:lang w:val="en-US"/>
              </w:rPr>
              <w:fldChar w:fldCharType="separate"/>
            </w:r>
            <w:ins w:id="416" w:author="Elaine Baricante" w:date="2018-11-27T10:41:00Z">
              <w:r w:rsidR="003C1515">
                <w:rPr>
                  <w:lang w:val="en-US"/>
                </w:rPr>
                <w:t>6.5</w:t>
              </w:r>
            </w:ins>
            <w:ins w:id="417" w:author="Elaine Baricante" w:date="2018-11-26T15:09:00Z">
              <w:r w:rsidRPr="00E638E8">
                <w:rPr>
                  <w:lang w:val="en-US"/>
                </w:rPr>
                <w:fldChar w:fldCharType="end"/>
              </w:r>
            </w:ins>
            <w:ins w:id="418" w:author="Elaine Baricante" w:date="2018-11-26T15:12:00Z">
              <w:r w:rsidRPr="00AF18B7">
                <w:rPr>
                  <w:lang w:val="en-US"/>
                </w:rPr>
                <w:t xml:space="preserve"> </w:t>
              </w:r>
            </w:ins>
            <w:r w:rsidRPr="00E638E8">
              <w:rPr>
                <w:lang w:val="en-US"/>
              </w:rPr>
              <w:fldChar w:fldCharType="begin"/>
            </w:r>
            <w:r w:rsidRPr="007200F6">
              <w:rPr>
                <w:lang w:val="en-US"/>
              </w:rPr>
              <w:instrText xml:space="preserve"> REF _Ref531008291 \h </w:instrText>
            </w:r>
            <w:r w:rsidRPr="00AF18B7">
              <w:rPr>
                <w:lang w:val="en-US"/>
              </w:rPr>
              <w:instrText xml:space="preserve"> \* MERGEFORMAT </w:instrText>
            </w:r>
            <w:r w:rsidRPr="00E638E8">
              <w:rPr>
                <w:lang w:val="en-US"/>
              </w:rPr>
            </w:r>
            <w:r w:rsidRPr="00E638E8">
              <w:rPr>
                <w:lang w:val="en-US"/>
              </w:rPr>
              <w:fldChar w:fldCharType="separate"/>
            </w:r>
            <w:r w:rsidR="003C1515" w:rsidRPr="00AF18B7">
              <w:rPr>
                <w:lang w:val="en-US"/>
              </w:rPr>
              <w:t>+CPOL Command: Preferred PLMN List</w:t>
            </w:r>
            <w:r w:rsidRPr="00E638E8">
              <w:rPr>
                <w:lang w:val="en-US"/>
              </w:rPr>
              <w:fldChar w:fldCharType="end"/>
            </w:r>
          </w:p>
          <w:p w14:paraId="16A359CE" w14:textId="43289A91" w:rsidR="00276AB2" w:rsidRPr="00AF18B7" w:rsidRDefault="00276AB2" w:rsidP="001C1CF3">
            <w:pPr>
              <w:pStyle w:val="tablebody0"/>
              <w:numPr>
                <w:ilvl w:val="0"/>
                <w:numId w:val="487"/>
              </w:numPr>
              <w:rPr>
                <w:ins w:id="419" w:author="Elaine Baricante" w:date="2018-11-26T15:12:00Z"/>
                <w:lang w:val="en-US"/>
              </w:rPr>
            </w:pPr>
            <w:ins w:id="420" w:author="Elaine Baricante" w:date="2018-11-26T15:09:00Z">
              <w:r w:rsidRPr="00E638E8">
                <w:rPr>
                  <w:lang w:val="en-US"/>
                </w:rPr>
                <w:fldChar w:fldCharType="begin"/>
              </w:r>
              <w:r w:rsidRPr="007200F6">
                <w:rPr>
                  <w:lang w:val="en-US"/>
                </w:rPr>
                <w:instrText xml:space="preserve"> REF _Ref531008296 \w \h </w:instrText>
              </w:r>
            </w:ins>
            <w:r w:rsidRPr="00AF18B7">
              <w:rPr>
                <w:lang w:val="en-US"/>
              </w:rPr>
              <w:instrText xml:space="preserve"> \* MERGEFORMAT </w:instrText>
            </w:r>
            <w:r w:rsidRPr="00E638E8">
              <w:rPr>
                <w:lang w:val="en-US"/>
              </w:rPr>
            </w:r>
            <w:r w:rsidRPr="00E638E8">
              <w:rPr>
                <w:lang w:val="en-US"/>
              </w:rPr>
              <w:fldChar w:fldCharType="separate"/>
            </w:r>
            <w:ins w:id="421" w:author="Elaine Baricante" w:date="2018-11-27T10:41:00Z">
              <w:r w:rsidR="003C1515">
                <w:rPr>
                  <w:lang w:val="en-US"/>
                </w:rPr>
                <w:t>6.6</w:t>
              </w:r>
            </w:ins>
            <w:ins w:id="422" w:author="Elaine Baricante" w:date="2018-11-26T15:09:00Z">
              <w:r w:rsidRPr="00E638E8">
                <w:rPr>
                  <w:lang w:val="en-US"/>
                </w:rPr>
                <w:fldChar w:fldCharType="end"/>
              </w:r>
            </w:ins>
            <w:ins w:id="423" w:author="Elaine Baricante" w:date="2018-11-26T15:12:00Z">
              <w:r w:rsidRPr="00AF18B7">
                <w:rPr>
                  <w:lang w:val="en-US"/>
                </w:rPr>
                <w:t xml:space="preserve"> </w:t>
              </w:r>
            </w:ins>
            <w:ins w:id="424" w:author="Elaine Baricante" w:date="2018-11-26T15:09:00Z">
              <w:r w:rsidRPr="00E638E8">
                <w:rPr>
                  <w:lang w:val="en-US"/>
                </w:rPr>
                <w:fldChar w:fldCharType="begin"/>
              </w:r>
              <w:r w:rsidRPr="007200F6">
                <w:rPr>
                  <w:lang w:val="en-US"/>
                </w:rPr>
                <w:instrText xml:space="preserve"> REF _Ref531008298 \h </w:instrText>
              </w:r>
            </w:ins>
            <w:r w:rsidRPr="00AF18B7">
              <w:rPr>
                <w:lang w:val="en-US"/>
              </w:rPr>
              <w:instrText xml:space="preserve"> \* MERGEFORMAT </w:instrText>
            </w:r>
            <w:r w:rsidRPr="00E638E8">
              <w:rPr>
                <w:lang w:val="en-US"/>
              </w:rPr>
            </w:r>
            <w:r w:rsidRPr="00E638E8">
              <w:rPr>
                <w:lang w:val="en-US"/>
              </w:rPr>
              <w:fldChar w:fldCharType="separate"/>
            </w:r>
            <w:ins w:id="425" w:author="Elaine Baricante" w:date="2018-11-27T10:41:00Z">
              <w:r w:rsidR="003C1515" w:rsidRPr="00AF18B7">
                <w:rPr>
                  <w:lang w:val="en-US"/>
                </w:rPr>
                <w:t>+CREG Command: Network Registration</w:t>
              </w:r>
            </w:ins>
            <w:ins w:id="426" w:author="Elaine Baricante" w:date="2018-11-26T15:09:00Z">
              <w:r w:rsidRPr="00E638E8">
                <w:rPr>
                  <w:lang w:val="en-US"/>
                </w:rPr>
                <w:fldChar w:fldCharType="end"/>
              </w:r>
            </w:ins>
          </w:p>
          <w:p w14:paraId="5DE58B1E" w14:textId="09F4611F" w:rsidR="00276AB2" w:rsidRPr="00AF18B7" w:rsidRDefault="00276AB2" w:rsidP="001C1CF3">
            <w:pPr>
              <w:pStyle w:val="tablebody0"/>
              <w:numPr>
                <w:ilvl w:val="0"/>
                <w:numId w:val="487"/>
              </w:numPr>
              <w:rPr>
                <w:ins w:id="427" w:author="Elaine Baricante" w:date="2018-11-26T15:12:00Z"/>
                <w:lang w:val="en-US"/>
              </w:rPr>
            </w:pPr>
            <w:ins w:id="428" w:author="Elaine Baricante" w:date="2018-11-26T15:09:00Z">
              <w:r w:rsidRPr="00E638E8">
                <w:rPr>
                  <w:lang w:val="en-US"/>
                </w:rPr>
                <w:fldChar w:fldCharType="begin"/>
              </w:r>
              <w:r w:rsidRPr="007200F6">
                <w:rPr>
                  <w:lang w:val="en-US"/>
                </w:rPr>
                <w:instrText xml:space="preserve"> REF _Ref518400209 \w \h </w:instrText>
              </w:r>
            </w:ins>
            <w:r w:rsidRPr="00AF18B7">
              <w:rPr>
                <w:lang w:val="en-US"/>
              </w:rPr>
              <w:instrText xml:space="preserve"> \* MERGEFORMAT </w:instrText>
            </w:r>
            <w:r w:rsidRPr="00E638E8">
              <w:rPr>
                <w:lang w:val="en-US"/>
              </w:rPr>
            </w:r>
            <w:r w:rsidRPr="00E638E8">
              <w:rPr>
                <w:lang w:val="en-US"/>
              </w:rPr>
              <w:fldChar w:fldCharType="separate"/>
            </w:r>
            <w:ins w:id="429" w:author="Elaine Baricante" w:date="2018-11-27T10:41:00Z">
              <w:r w:rsidR="003C1515">
                <w:rPr>
                  <w:lang w:val="en-US"/>
                </w:rPr>
                <w:t>6.8</w:t>
              </w:r>
            </w:ins>
            <w:ins w:id="430" w:author="Elaine Baricante" w:date="2018-11-26T15:09:00Z">
              <w:r w:rsidRPr="00E638E8">
                <w:rPr>
                  <w:lang w:val="en-US"/>
                </w:rPr>
                <w:fldChar w:fldCharType="end"/>
              </w:r>
            </w:ins>
            <w:ins w:id="431" w:author="Elaine Baricante" w:date="2018-11-26T15:12:00Z">
              <w:r w:rsidRPr="00AF18B7">
                <w:rPr>
                  <w:lang w:val="en-US"/>
                </w:rPr>
                <w:t xml:space="preserve"> </w:t>
              </w:r>
            </w:ins>
            <w:ins w:id="432" w:author="Elaine Baricante" w:date="2018-11-26T15:09:00Z">
              <w:r w:rsidRPr="00E638E8">
                <w:rPr>
                  <w:lang w:val="en-US"/>
                </w:rPr>
                <w:fldChar w:fldCharType="begin"/>
              </w:r>
              <w:r w:rsidRPr="007200F6">
                <w:rPr>
                  <w:lang w:val="en-US"/>
                </w:rPr>
                <w:instrText xml:space="preserve"> REF _Ref518400209 \h </w:instrText>
              </w:r>
            </w:ins>
            <w:r w:rsidRPr="00AF18B7">
              <w:rPr>
                <w:lang w:val="en-US"/>
              </w:rPr>
              <w:instrText xml:space="preserve"> \* MERGEFORMAT </w:instrText>
            </w:r>
            <w:r w:rsidRPr="00E638E8">
              <w:rPr>
                <w:lang w:val="en-US"/>
              </w:rPr>
            </w:r>
            <w:r w:rsidRPr="00E638E8">
              <w:rPr>
                <w:lang w:val="en-US"/>
              </w:rPr>
              <w:fldChar w:fldCharType="separate"/>
            </w:r>
            <w:ins w:id="433" w:author="Elaine Baricante" w:date="2018-11-27T10:41:00Z">
              <w:r w:rsidR="003C1515" w:rsidRPr="00AF18B7">
                <w:rPr>
                  <w:lang w:val="en-US"/>
                </w:rPr>
                <w:t>+CEREG Command: EPS Network Registration Status</w:t>
              </w:r>
            </w:ins>
            <w:ins w:id="434" w:author="Elaine Baricante" w:date="2018-11-26T15:09:00Z">
              <w:r w:rsidRPr="00E638E8">
                <w:rPr>
                  <w:lang w:val="en-US"/>
                </w:rPr>
                <w:fldChar w:fldCharType="end"/>
              </w:r>
            </w:ins>
          </w:p>
          <w:p w14:paraId="4B352651" w14:textId="1954BE3E" w:rsidR="00276AB2" w:rsidRPr="00AF18B7" w:rsidRDefault="00276AB2" w:rsidP="001C1CF3">
            <w:pPr>
              <w:pStyle w:val="tablebody0"/>
              <w:numPr>
                <w:ilvl w:val="0"/>
                <w:numId w:val="487"/>
              </w:numPr>
              <w:rPr>
                <w:ins w:id="435" w:author="Elaine Baricante" w:date="2018-11-26T15:12:00Z"/>
                <w:lang w:val="en-US"/>
              </w:rPr>
            </w:pPr>
            <w:ins w:id="436" w:author="Elaine Baricante" w:date="2018-11-26T15:09:00Z">
              <w:r w:rsidRPr="00E638E8">
                <w:rPr>
                  <w:lang w:val="en-US"/>
                </w:rPr>
                <w:fldChar w:fldCharType="begin"/>
              </w:r>
              <w:r w:rsidRPr="007200F6">
                <w:rPr>
                  <w:lang w:val="en-US"/>
                </w:rPr>
                <w:instrText xml:space="preserve"> REF _Ref531008313 \w \h </w:instrText>
              </w:r>
            </w:ins>
            <w:r w:rsidRPr="00AF18B7">
              <w:rPr>
                <w:lang w:val="en-US"/>
              </w:rPr>
              <w:instrText xml:space="preserve"> \* MERGEFORMAT </w:instrText>
            </w:r>
            <w:r w:rsidRPr="00E638E8">
              <w:rPr>
                <w:lang w:val="en-US"/>
              </w:rPr>
            </w:r>
            <w:r w:rsidRPr="00E638E8">
              <w:rPr>
                <w:lang w:val="en-US"/>
              </w:rPr>
              <w:fldChar w:fldCharType="separate"/>
            </w:r>
            <w:ins w:id="437" w:author="Elaine Baricante" w:date="2018-11-27T10:41:00Z">
              <w:r w:rsidR="003C1515">
                <w:rPr>
                  <w:lang w:val="en-US"/>
                </w:rPr>
                <w:t>9.4</w:t>
              </w:r>
            </w:ins>
            <w:ins w:id="438" w:author="Elaine Baricante" w:date="2018-11-26T15:09:00Z">
              <w:r w:rsidRPr="00E638E8">
                <w:rPr>
                  <w:lang w:val="en-US"/>
                </w:rPr>
                <w:fldChar w:fldCharType="end"/>
              </w:r>
            </w:ins>
            <w:ins w:id="439" w:author="Elaine Baricante" w:date="2018-11-26T15:12:00Z">
              <w:r w:rsidRPr="00AF18B7">
                <w:rPr>
                  <w:lang w:val="en-US"/>
                </w:rPr>
                <w:t xml:space="preserve"> </w:t>
              </w:r>
            </w:ins>
            <w:ins w:id="440" w:author="Elaine Baricante" w:date="2018-11-26T15:09:00Z">
              <w:r w:rsidRPr="00E638E8">
                <w:rPr>
                  <w:lang w:val="en-US"/>
                </w:rPr>
                <w:fldChar w:fldCharType="begin"/>
              </w:r>
              <w:r w:rsidRPr="007200F6">
                <w:rPr>
                  <w:lang w:val="en-US"/>
                </w:rPr>
                <w:instrText xml:space="preserve"> REF _Ref531008316 \h </w:instrText>
              </w:r>
            </w:ins>
            <w:r w:rsidRPr="00AF18B7">
              <w:rPr>
                <w:lang w:val="en-US"/>
              </w:rPr>
              <w:instrText xml:space="preserve"> \* MERGEFORMAT </w:instrText>
            </w:r>
            <w:r w:rsidRPr="00E638E8">
              <w:rPr>
                <w:lang w:val="en-US"/>
              </w:rPr>
            </w:r>
            <w:r w:rsidRPr="00E638E8">
              <w:rPr>
                <w:lang w:val="en-US"/>
              </w:rPr>
              <w:fldChar w:fldCharType="separate"/>
            </w:r>
            <w:ins w:id="441" w:author="Elaine Baricante" w:date="2018-11-27T10:41:00Z">
              <w:r w:rsidR="003C1515" w:rsidRPr="00AF18B7">
                <w:rPr>
                  <w:lang w:val="en-US"/>
                </w:rPr>
                <w:t>Connection of PDP Contexts</w:t>
              </w:r>
            </w:ins>
            <w:ins w:id="442" w:author="Elaine Baricante" w:date="2018-11-26T15:09:00Z">
              <w:r w:rsidRPr="00E638E8">
                <w:rPr>
                  <w:lang w:val="en-US"/>
                </w:rPr>
                <w:fldChar w:fldCharType="end"/>
              </w:r>
            </w:ins>
          </w:p>
          <w:p w14:paraId="28C9B675" w14:textId="2AF86358" w:rsidR="00276AB2" w:rsidRPr="00AF18B7" w:rsidRDefault="00276AB2" w:rsidP="001C1CF3">
            <w:pPr>
              <w:pStyle w:val="tablebody0"/>
              <w:numPr>
                <w:ilvl w:val="0"/>
                <w:numId w:val="487"/>
              </w:numPr>
              <w:rPr>
                <w:ins w:id="443" w:author="Elaine Baricante" w:date="2018-11-26T15:12:00Z"/>
                <w:lang w:val="en-US"/>
              </w:rPr>
            </w:pPr>
            <w:ins w:id="444" w:author="Elaine Baricante" w:date="2018-11-26T15:09:00Z">
              <w:r w:rsidRPr="00E638E8">
                <w:rPr>
                  <w:lang w:val="en-US"/>
                </w:rPr>
                <w:fldChar w:fldCharType="begin"/>
              </w:r>
              <w:r w:rsidRPr="007200F6">
                <w:rPr>
                  <w:lang w:val="en-US"/>
                </w:rPr>
                <w:instrText xml:space="preserve"> REF _Ref518400816 \w \h </w:instrText>
              </w:r>
            </w:ins>
            <w:r w:rsidRPr="00AF18B7">
              <w:rPr>
                <w:lang w:val="en-US"/>
              </w:rPr>
              <w:instrText xml:space="preserve"> \* MERGEFORMAT </w:instrText>
            </w:r>
            <w:r w:rsidRPr="00E638E8">
              <w:rPr>
                <w:lang w:val="en-US"/>
              </w:rPr>
            </w:r>
            <w:r w:rsidRPr="00E638E8">
              <w:rPr>
                <w:lang w:val="en-US"/>
              </w:rPr>
              <w:fldChar w:fldCharType="separate"/>
            </w:r>
            <w:ins w:id="445" w:author="Elaine Baricante" w:date="2018-11-27T10:41:00Z">
              <w:r w:rsidR="003C1515">
                <w:rPr>
                  <w:lang w:val="en-US"/>
                </w:rPr>
                <w:t>9.8.3</w:t>
              </w:r>
            </w:ins>
            <w:ins w:id="446" w:author="Elaine Baricante" w:date="2018-11-26T15:09:00Z">
              <w:r w:rsidRPr="00E638E8">
                <w:rPr>
                  <w:lang w:val="en-US"/>
                </w:rPr>
                <w:fldChar w:fldCharType="end"/>
              </w:r>
            </w:ins>
            <w:ins w:id="447" w:author="Elaine Baricante" w:date="2018-11-26T15:12:00Z">
              <w:r w:rsidRPr="00AF18B7">
                <w:rPr>
                  <w:lang w:val="en-US"/>
                </w:rPr>
                <w:t xml:space="preserve"> </w:t>
              </w:r>
            </w:ins>
            <w:ins w:id="448" w:author="Elaine Baricante" w:date="2018-11-26T15:09:00Z">
              <w:r w:rsidRPr="00E638E8">
                <w:rPr>
                  <w:lang w:val="en-US"/>
                </w:rPr>
                <w:fldChar w:fldCharType="begin"/>
              </w:r>
              <w:r w:rsidRPr="007200F6">
                <w:rPr>
                  <w:lang w:val="en-US"/>
                </w:rPr>
                <w:instrText xml:space="preserve"> REF _Ref518400816 \h </w:instrText>
              </w:r>
            </w:ins>
            <w:r w:rsidRPr="00AF18B7">
              <w:rPr>
                <w:lang w:val="en-US"/>
              </w:rPr>
              <w:instrText xml:space="preserve"> \* MERGEFORMAT </w:instrText>
            </w:r>
            <w:r w:rsidRPr="00E638E8">
              <w:rPr>
                <w:lang w:val="en-US"/>
              </w:rPr>
            </w:r>
            <w:r w:rsidRPr="00E638E8">
              <w:rPr>
                <w:lang w:val="en-US"/>
              </w:rPr>
              <w:fldChar w:fldCharType="separate"/>
            </w:r>
            <w:ins w:id="449" w:author="Elaine Baricante" w:date="2018-11-27T10:41:00Z">
              <w:r w:rsidR="003C1515" w:rsidRPr="00AF18B7">
                <w:rPr>
                  <w:lang w:val="en-US"/>
                </w:rPr>
                <w:t>+KIPOPT Command: General Options Configuration</w:t>
              </w:r>
            </w:ins>
            <w:ins w:id="450" w:author="Elaine Baricante" w:date="2018-11-26T15:09:00Z">
              <w:r w:rsidRPr="00E638E8">
                <w:rPr>
                  <w:lang w:val="en-US"/>
                </w:rPr>
                <w:fldChar w:fldCharType="end"/>
              </w:r>
            </w:ins>
          </w:p>
          <w:p w14:paraId="10F3B619" w14:textId="3C2888B5" w:rsidR="00276AB2" w:rsidRPr="00B0040F" w:rsidRDefault="00276AB2" w:rsidP="001C1CF3">
            <w:pPr>
              <w:pStyle w:val="tablebody0"/>
              <w:numPr>
                <w:ilvl w:val="0"/>
                <w:numId w:val="487"/>
              </w:numPr>
              <w:rPr>
                <w:ins w:id="451" w:author="Elaine Baricante" w:date="2018-11-26T15:12:00Z"/>
                <w:lang w:val="en-US"/>
              </w:rPr>
            </w:pPr>
            <w:ins w:id="452" w:author="Elaine Baricante" w:date="2018-11-26T15:10:00Z">
              <w:r w:rsidRPr="00E638E8">
                <w:rPr>
                  <w:lang w:val="en-US"/>
                </w:rPr>
                <w:fldChar w:fldCharType="begin"/>
              </w:r>
              <w:r w:rsidRPr="007200F6">
                <w:rPr>
                  <w:lang w:val="en-US"/>
                </w:rPr>
                <w:instrText xml:space="preserve"> REF _Ref520816216 \w \h </w:instrText>
              </w:r>
            </w:ins>
            <w:r w:rsidRPr="00AF18B7">
              <w:rPr>
                <w:lang w:val="en-US"/>
              </w:rPr>
              <w:instrText xml:space="preserve"> \* MERGEFORMAT </w:instrText>
            </w:r>
            <w:r w:rsidRPr="00E638E8">
              <w:rPr>
                <w:lang w:val="en-US"/>
              </w:rPr>
            </w:r>
            <w:r w:rsidRPr="00E638E8">
              <w:rPr>
                <w:lang w:val="en-US"/>
              </w:rPr>
              <w:fldChar w:fldCharType="separate"/>
            </w:r>
            <w:ins w:id="453" w:author="Elaine Baricante" w:date="2018-11-27T10:41:00Z">
              <w:r w:rsidR="003C1515">
                <w:rPr>
                  <w:lang w:val="en-US"/>
                </w:rPr>
                <w:t>9.9</w:t>
              </w:r>
            </w:ins>
            <w:ins w:id="454" w:author="Elaine Baricante" w:date="2018-11-26T15:10:00Z">
              <w:r w:rsidRPr="00E638E8">
                <w:rPr>
                  <w:lang w:val="en-US"/>
                </w:rPr>
                <w:fldChar w:fldCharType="end"/>
              </w:r>
            </w:ins>
            <w:ins w:id="455" w:author="Elaine Baricante" w:date="2018-11-26T15:12:00Z">
              <w:r w:rsidRPr="00AF18B7">
                <w:rPr>
                  <w:lang w:val="en-US"/>
                </w:rPr>
                <w:t xml:space="preserve"> </w:t>
              </w:r>
            </w:ins>
            <w:ins w:id="456" w:author="Elaine Baricante" w:date="2018-11-26T15:10:00Z">
              <w:r w:rsidRPr="00E638E8">
                <w:rPr>
                  <w:lang w:val="en-US"/>
                </w:rPr>
                <w:fldChar w:fldCharType="begin"/>
              </w:r>
              <w:r w:rsidRPr="007200F6">
                <w:rPr>
                  <w:lang w:val="en-US"/>
                </w:rPr>
                <w:instrText xml:space="preserve"> REF _Ref520816216 \h </w:instrText>
              </w:r>
            </w:ins>
            <w:r w:rsidRPr="00B0040F">
              <w:rPr>
                <w:lang w:val="en-US"/>
              </w:rPr>
              <w:instrText xml:space="preserve"> \* MERGEFORMAT </w:instrText>
            </w:r>
            <w:r w:rsidRPr="00E638E8">
              <w:rPr>
                <w:lang w:val="en-US"/>
              </w:rPr>
            </w:r>
            <w:r w:rsidRPr="00E638E8">
              <w:rPr>
                <w:lang w:val="en-US"/>
              </w:rPr>
              <w:fldChar w:fldCharType="separate"/>
            </w:r>
            <w:ins w:id="457" w:author="Elaine Baricante" w:date="2018-11-27T10:41:00Z">
              <w:r w:rsidR="003C1515" w:rsidRPr="00B0040F">
                <w:rPr>
                  <w:lang w:val="en-US"/>
                </w:rPr>
                <w:t>SSL Configuration</w:t>
              </w:r>
            </w:ins>
            <w:ins w:id="458" w:author="Elaine Baricante" w:date="2018-11-26T15:10:00Z">
              <w:r w:rsidRPr="00E638E8">
                <w:rPr>
                  <w:lang w:val="en-US"/>
                </w:rPr>
                <w:fldChar w:fldCharType="end"/>
              </w:r>
            </w:ins>
          </w:p>
          <w:p w14:paraId="65809C76" w14:textId="64E5B608" w:rsidR="00276AB2" w:rsidRPr="00B0040F" w:rsidRDefault="00276AB2" w:rsidP="001C1CF3">
            <w:pPr>
              <w:pStyle w:val="tablebody0"/>
              <w:numPr>
                <w:ilvl w:val="0"/>
                <w:numId w:val="487"/>
              </w:numPr>
              <w:rPr>
                <w:ins w:id="459" w:author="Elaine Baricante" w:date="2018-11-26T15:12:00Z"/>
                <w:lang w:val="en-US"/>
              </w:rPr>
            </w:pPr>
            <w:ins w:id="460" w:author="Elaine Baricante" w:date="2018-11-26T15:10:00Z">
              <w:r w:rsidRPr="00E638E8">
                <w:rPr>
                  <w:lang w:val="en-US"/>
                </w:rPr>
                <w:fldChar w:fldCharType="begin"/>
              </w:r>
              <w:r w:rsidRPr="007200F6">
                <w:rPr>
                  <w:lang w:val="en-US"/>
                </w:rPr>
                <w:instrText xml:space="preserve"> REF _Ref531008342 \w \h </w:instrText>
              </w:r>
            </w:ins>
            <w:r w:rsidRPr="00B0040F">
              <w:rPr>
                <w:lang w:val="en-US"/>
              </w:rPr>
              <w:instrText xml:space="preserve"> \* MERGEFORMAT </w:instrText>
            </w:r>
            <w:r w:rsidRPr="00E638E8">
              <w:rPr>
                <w:lang w:val="en-US"/>
              </w:rPr>
            </w:r>
            <w:r w:rsidRPr="00E638E8">
              <w:rPr>
                <w:lang w:val="en-US"/>
              </w:rPr>
              <w:fldChar w:fldCharType="separate"/>
            </w:r>
            <w:ins w:id="461" w:author="Elaine Baricante" w:date="2018-11-27T10:41:00Z">
              <w:r w:rsidR="003C1515">
                <w:rPr>
                  <w:lang w:val="en-US"/>
                </w:rPr>
                <w:t>9.12.2</w:t>
              </w:r>
            </w:ins>
            <w:ins w:id="462" w:author="Elaine Baricante" w:date="2018-11-26T15:10:00Z">
              <w:r w:rsidRPr="00E638E8">
                <w:rPr>
                  <w:lang w:val="en-US"/>
                </w:rPr>
                <w:fldChar w:fldCharType="end"/>
              </w:r>
            </w:ins>
            <w:ins w:id="463" w:author="Elaine Baricante" w:date="2018-11-26T15:12:00Z">
              <w:r w:rsidRPr="00B0040F">
                <w:rPr>
                  <w:lang w:val="en-US"/>
                </w:rPr>
                <w:t xml:space="preserve"> </w:t>
              </w:r>
            </w:ins>
            <w:ins w:id="464" w:author="Elaine Baricante" w:date="2018-11-26T15:10:00Z">
              <w:r w:rsidRPr="00E638E8">
                <w:rPr>
                  <w:lang w:val="en-US"/>
                </w:rPr>
                <w:fldChar w:fldCharType="begin"/>
              </w:r>
              <w:r w:rsidRPr="007200F6">
                <w:rPr>
                  <w:lang w:val="en-US"/>
                </w:rPr>
                <w:instrText xml:space="preserve"> REF _Ref531008345 \h </w:instrText>
              </w:r>
            </w:ins>
            <w:r w:rsidRPr="00B0040F">
              <w:rPr>
                <w:lang w:val="en-US"/>
              </w:rPr>
              <w:instrText xml:space="preserve"> \* MERGEFORMAT </w:instrText>
            </w:r>
            <w:r w:rsidRPr="00E638E8">
              <w:rPr>
                <w:lang w:val="en-US"/>
              </w:rPr>
            </w:r>
            <w:r w:rsidRPr="00E638E8">
              <w:rPr>
                <w:lang w:val="en-US"/>
              </w:rPr>
              <w:fldChar w:fldCharType="separate"/>
            </w:r>
            <w:ins w:id="465" w:author="Elaine Baricante" w:date="2018-11-27T10:41:00Z">
              <w:r w:rsidR="003C1515" w:rsidRPr="00B0040F">
                <w:rPr>
                  <w:lang w:val="en-US"/>
                </w:rPr>
                <w:t>+KUDPRCV Command: Receive Data through a UDP Connection</w:t>
              </w:r>
            </w:ins>
            <w:ins w:id="466" w:author="Elaine Baricante" w:date="2018-11-26T15:10:00Z">
              <w:r w:rsidRPr="00E638E8">
                <w:rPr>
                  <w:lang w:val="en-US"/>
                </w:rPr>
                <w:fldChar w:fldCharType="end"/>
              </w:r>
            </w:ins>
          </w:p>
          <w:p w14:paraId="5EF99267" w14:textId="423545DC" w:rsidR="00276AB2" w:rsidRPr="00E01C7E" w:rsidRDefault="00276AB2" w:rsidP="001C1CF3">
            <w:pPr>
              <w:pStyle w:val="tablebody0"/>
              <w:numPr>
                <w:ilvl w:val="0"/>
                <w:numId w:val="487"/>
              </w:numPr>
              <w:rPr>
                <w:ins w:id="467" w:author="Elaine Baricante" w:date="2018-11-26T15:12:00Z"/>
                <w:lang w:val="en-US"/>
              </w:rPr>
            </w:pPr>
            <w:ins w:id="468" w:author="Elaine Baricante" w:date="2018-11-26T15:10:00Z">
              <w:r w:rsidRPr="00E638E8">
                <w:rPr>
                  <w:lang w:val="en-US"/>
                </w:rPr>
                <w:fldChar w:fldCharType="begin"/>
              </w:r>
              <w:r w:rsidRPr="007200F6">
                <w:rPr>
                  <w:lang w:val="en-US"/>
                </w:rPr>
                <w:instrText xml:space="preserve"> REF _Ref525919611 \w \h </w:instrText>
              </w:r>
            </w:ins>
            <w:r w:rsidRPr="00E01C7E">
              <w:rPr>
                <w:lang w:val="en-US"/>
              </w:rPr>
              <w:instrText xml:space="preserve"> \* MERGEFORMAT </w:instrText>
            </w:r>
            <w:r w:rsidRPr="00E638E8">
              <w:rPr>
                <w:lang w:val="en-US"/>
              </w:rPr>
            </w:r>
            <w:r w:rsidRPr="00E638E8">
              <w:rPr>
                <w:lang w:val="en-US"/>
              </w:rPr>
              <w:fldChar w:fldCharType="separate"/>
            </w:r>
            <w:ins w:id="469" w:author="Elaine Baricante" w:date="2018-11-27T10:41:00Z">
              <w:r w:rsidR="003C1515">
                <w:rPr>
                  <w:lang w:val="en-US"/>
                </w:rPr>
                <w:t>Table 4</w:t>
              </w:r>
            </w:ins>
            <w:ins w:id="470" w:author="Elaine Baricante" w:date="2018-11-26T15:10:00Z">
              <w:r w:rsidRPr="00E638E8">
                <w:rPr>
                  <w:lang w:val="en-US"/>
                </w:rPr>
                <w:fldChar w:fldCharType="end"/>
              </w:r>
            </w:ins>
            <w:ins w:id="471" w:author="Elaine Baricante" w:date="2018-11-26T15:12:00Z">
              <w:r w:rsidRPr="00E01C7E">
                <w:rPr>
                  <w:lang w:val="en-US"/>
                </w:rPr>
                <w:t xml:space="preserve"> </w:t>
              </w:r>
            </w:ins>
            <w:ins w:id="472" w:author="Elaine Baricante" w:date="2018-11-26T15:10:00Z">
              <w:r w:rsidRPr="00E638E8">
                <w:rPr>
                  <w:lang w:val="en-US"/>
                </w:rPr>
                <w:fldChar w:fldCharType="begin"/>
              </w:r>
              <w:r w:rsidRPr="007200F6">
                <w:rPr>
                  <w:lang w:val="en-US"/>
                </w:rPr>
                <w:instrText xml:space="preserve"> REF _Ref525919611 \h </w:instrText>
              </w:r>
            </w:ins>
            <w:r w:rsidRPr="00E01C7E">
              <w:rPr>
                <w:lang w:val="en-US"/>
              </w:rPr>
              <w:instrText xml:space="preserve"> \* MERGEFORMAT </w:instrText>
            </w:r>
            <w:r w:rsidRPr="00E638E8">
              <w:rPr>
                <w:lang w:val="en-US"/>
              </w:rPr>
            </w:r>
            <w:r w:rsidRPr="00E638E8">
              <w:rPr>
                <w:lang w:val="en-US"/>
              </w:rPr>
              <w:fldChar w:fldCharType="separate"/>
            </w:r>
            <w:ins w:id="473" w:author="Elaine Baricante" w:date="2018-11-27T10:41:00Z">
              <w:r w:rsidR="003C1515" w:rsidRPr="00E01C7E">
                <w:rPr>
                  <w:lang w:val="en-US"/>
                </w:rPr>
                <w:t>Command Timeout</w:t>
              </w:r>
            </w:ins>
            <w:ins w:id="474" w:author="Elaine Baricante" w:date="2018-11-26T15:10:00Z">
              <w:r w:rsidRPr="00E638E8">
                <w:rPr>
                  <w:lang w:val="en-US"/>
                </w:rPr>
                <w:fldChar w:fldCharType="end"/>
              </w:r>
            </w:ins>
          </w:p>
          <w:p w14:paraId="4B918BC7" w14:textId="2BB1BC26" w:rsidR="00276AB2" w:rsidRPr="00E638E8" w:rsidRDefault="00276AB2" w:rsidP="00E01C7E">
            <w:pPr>
              <w:pStyle w:val="tablebody0"/>
              <w:numPr>
                <w:ilvl w:val="0"/>
                <w:numId w:val="487"/>
              </w:numPr>
              <w:rPr>
                <w:ins w:id="475" w:author="Elaine Baricante" w:date="2018-11-26T15:04:00Z"/>
                <w:lang w:val="en-US"/>
              </w:rPr>
            </w:pPr>
            <w:ins w:id="476" w:author="Elaine Baricante" w:date="2018-11-26T15:10:00Z">
              <w:r w:rsidRPr="00E638E8">
                <w:rPr>
                  <w:lang w:val="en-US"/>
                </w:rPr>
                <w:fldChar w:fldCharType="begin"/>
              </w:r>
              <w:r w:rsidRPr="007200F6">
                <w:rPr>
                  <w:lang w:val="en-US"/>
                </w:rPr>
                <w:instrText xml:space="preserve"> REF _Ref531008361 \w \h </w:instrText>
              </w:r>
            </w:ins>
            <w:r w:rsidRPr="00E01C7E">
              <w:rPr>
                <w:lang w:val="en-US"/>
              </w:rPr>
              <w:instrText xml:space="preserve"> \* MERGEFORMAT </w:instrText>
            </w:r>
            <w:r w:rsidRPr="00E638E8">
              <w:rPr>
                <w:lang w:val="en-US"/>
              </w:rPr>
            </w:r>
            <w:r w:rsidRPr="00E638E8">
              <w:rPr>
                <w:lang w:val="en-US"/>
              </w:rPr>
              <w:fldChar w:fldCharType="separate"/>
            </w:r>
            <w:ins w:id="477" w:author="Elaine Baricante" w:date="2018-11-27T10:41:00Z">
              <w:r w:rsidR="003C1515">
                <w:rPr>
                  <w:lang w:val="en-US"/>
                </w:rPr>
                <w:t>12.3.2</w:t>
              </w:r>
            </w:ins>
            <w:ins w:id="478" w:author="Elaine Baricante" w:date="2018-11-26T15:10:00Z">
              <w:r w:rsidRPr="00E638E8">
                <w:rPr>
                  <w:lang w:val="en-US"/>
                </w:rPr>
                <w:fldChar w:fldCharType="end"/>
              </w:r>
            </w:ins>
            <w:ins w:id="479" w:author="Elaine Baricante" w:date="2018-11-26T15:12:00Z">
              <w:r w:rsidRPr="00E01C7E">
                <w:rPr>
                  <w:lang w:val="en-US"/>
                </w:rPr>
                <w:t xml:space="preserve"> </w:t>
              </w:r>
            </w:ins>
            <w:ins w:id="480" w:author="Elaine Baricante" w:date="2018-11-26T15:10:00Z">
              <w:r w:rsidRPr="00E638E8">
                <w:rPr>
                  <w:lang w:val="en-US"/>
                </w:rPr>
                <w:fldChar w:fldCharType="begin"/>
              </w:r>
              <w:r w:rsidRPr="007200F6">
                <w:rPr>
                  <w:lang w:val="en-US"/>
                </w:rPr>
                <w:instrText xml:space="preserve"> REF _Ref531008363 \h </w:instrText>
              </w:r>
            </w:ins>
            <w:r w:rsidRPr="00E01C7E">
              <w:rPr>
                <w:lang w:val="en-US"/>
              </w:rPr>
              <w:instrText xml:space="preserve"> \* MERGEFORMAT </w:instrText>
            </w:r>
            <w:r w:rsidRPr="00E638E8">
              <w:rPr>
                <w:lang w:val="en-US"/>
              </w:rPr>
            </w:r>
            <w:r w:rsidRPr="00E638E8">
              <w:rPr>
                <w:lang w:val="en-US"/>
              </w:rPr>
              <w:fldChar w:fldCharType="separate"/>
            </w:r>
            <w:ins w:id="481" w:author="Elaine Baricante" w:date="2018-11-27T10:41:00Z">
              <w:r w:rsidR="003C1515" w:rsidRPr="00E01C7E">
                <w:rPr>
                  <w:lang w:val="en-US"/>
                </w:rPr>
                <w:t>CEER Error Codes</w:t>
              </w:r>
            </w:ins>
            <w:ins w:id="482" w:author="Elaine Baricante" w:date="2018-11-26T15:10:00Z">
              <w:r w:rsidRPr="00E638E8">
                <w:rPr>
                  <w:lang w:val="en-US"/>
                </w:rPr>
                <w:fldChar w:fldCharType="end"/>
              </w:r>
            </w:ins>
          </w:p>
        </w:tc>
      </w:tr>
      <w:tr w:rsidR="00276AB2" w:rsidRPr="00794639" w14:paraId="62361E55" w14:textId="77777777" w:rsidTr="004C3278">
        <w:trPr>
          <w:ins w:id="483" w:author="Elaine Baricante" w:date="2018-11-26T15:04:00Z"/>
        </w:trPr>
        <w:tc>
          <w:tcPr>
            <w:tcW w:w="525" w:type="pct"/>
            <w:vMerge/>
          </w:tcPr>
          <w:p w14:paraId="121D7761" w14:textId="77777777" w:rsidR="00276AB2" w:rsidRDefault="00276AB2" w:rsidP="001C1CF3">
            <w:pPr>
              <w:pStyle w:val="TableBody"/>
              <w:rPr>
                <w:ins w:id="484" w:author="Elaine Baricante" w:date="2018-11-26T15:04:00Z"/>
              </w:rPr>
            </w:pPr>
          </w:p>
        </w:tc>
        <w:tc>
          <w:tcPr>
            <w:tcW w:w="1069" w:type="pct"/>
            <w:vMerge/>
          </w:tcPr>
          <w:p w14:paraId="0F798F2B" w14:textId="77777777" w:rsidR="00276AB2" w:rsidRDefault="00276AB2" w:rsidP="001C1CF3">
            <w:pPr>
              <w:pStyle w:val="TableBody"/>
              <w:rPr>
                <w:ins w:id="485" w:author="Elaine Baricante" w:date="2018-11-26T15:04:00Z"/>
              </w:rPr>
            </w:pPr>
          </w:p>
        </w:tc>
        <w:tc>
          <w:tcPr>
            <w:tcW w:w="3406" w:type="pct"/>
          </w:tcPr>
          <w:p w14:paraId="7D29F04C" w14:textId="77777777" w:rsidR="00276AB2" w:rsidRDefault="00276AB2" w:rsidP="001C1CF3">
            <w:pPr>
              <w:pStyle w:val="tablebody0"/>
              <w:rPr>
                <w:ins w:id="486" w:author="Elaine Baricante" w:date="2018-11-26T15:05:00Z"/>
                <w:lang w:val="en-US"/>
              </w:rPr>
            </w:pPr>
            <w:ins w:id="487" w:author="Elaine Baricante" w:date="2018-11-26T15:04:00Z">
              <w:r>
                <w:rPr>
                  <w:lang w:val="en-US"/>
                </w:rPr>
                <w:t>Deleted</w:t>
              </w:r>
            </w:ins>
            <w:ins w:id="488" w:author="Elaine Baricante" w:date="2018-11-26T15:05:00Z">
              <w:r>
                <w:rPr>
                  <w:lang w:val="en-US"/>
                </w:rPr>
                <w:t>:</w:t>
              </w:r>
            </w:ins>
          </w:p>
          <w:p w14:paraId="15404FC5" w14:textId="77777777" w:rsidR="00276AB2" w:rsidRDefault="00276AB2" w:rsidP="001C1CF3">
            <w:pPr>
              <w:pStyle w:val="tablebody0"/>
              <w:numPr>
                <w:ilvl w:val="0"/>
                <w:numId w:val="485"/>
              </w:numPr>
              <w:rPr>
                <w:ins w:id="489" w:author="Elaine Baricante" w:date="2018-11-26T15:05:00Z"/>
                <w:lang w:val="en-US"/>
              </w:rPr>
            </w:pPr>
            <w:ins w:id="490" w:author="Elaine Baricante" w:date="2018-11-26T15:04:00Z">
              <w:r>
                <w:rPr>
                  <w:lang w:val="en-US"/>
                </w:rPr>
                <w:t>6.3 CNUM Command: Subsc</w:t>
              </w:r>
            </w:ins>
            <w:ins w:id="491" w:author="Elaine Baricante" w:date="2018-11-26T15:05:00Z">
              <w:r>
                <w:rPr>
                  <w:lang w:val="en-US"/>
                </w:rPr>
                <w:t>ri</w:t>
              </w:r>
            </w:ins>
            <w:ins w:id="492" w:author="Elaine Baricante" w:date="2018-11-26T15:04:00Z">
              <w:r>
                <w:rPr>
                  <w:lang w:val="en-US"/>
                </w:rPr>
                <w:t>ber Number</w:t>
              </w:r>
            </w:ins>
          </w:p>
          <w:p w14:paraId="457630AC" w14:textId="07CB8ACA" w:rsidR="00276AB2" w:rsidRDefault="00276AB2" w:rsidP="00E01C7E">
            <w:pPr>
              <w:pStyle w:val="tablebody0"/>
              <w:numPr>
                <w:ilvl w:val="0"/>
                <w:numId w:val="485"/>
              </w:numPr>
              <w:rPr>
                <w:ins w:id="493" w:author="Elaine Baricante" w:date="2018-11-26T15:04:00Z"/>
                <w:lang w:val="en-US"/>
              </w:rPr>
            </w:pPr>
            <w:ins w:id="494" w:author="Elaine Baricante" w:date="2018-11-26T15:05:00Z">
              <w:r>
                <w:rPr>
                  <w:lang w:val="en-US"/>
                </w:rPr>
                <w:t>7 Phone Book Management</w:t>
              </w:r>
            </w:ins>
          </w:p>
        </w:tc>
      </w:tr>
      <w:tr w:rsidR="00EE721C" w:rsidRPr="00794639" w14:paraId="3CDC1725" w14:textId="77777777" w:rsidTr="004C3278">
        <w:trPr>
          <w:cnfStyle w:val="010000000000" w:firstRow="0" w:lastRow="1" w:firstColumn="0" w:lastColumn="0" w:oddVBand="0" w:evenVBand="0" w:oddHBand="0" w:evenHBand="0" w:firstRowFirstColumn="0" w:firstRowLastColumn="0" w:lastRowFirstColumn="0" w:lastRowLastColumn="0"/>
          <w:ins w:id="495" w:author="Elaine Baricante" w:date="2018-12-04T15:02:00Z"/>
        </w:trPr>
        <w:tc>
          <w:tcPr>
            <w:cnfStyle w:val="000000000001" w:firstRow="0" w:lastRow="0" w:firstColumn="0" w:lastColumn="0" w:oddVBand="0" w:evenVBand="0" w:oddHBand="0" w:evenHBand="0" w:firstRowFirstColumn="0" w:firstRowLastColumn="0" w:lastRowFirstColumn="1" w:lastRowLastColumn="0"/>
            <w:tcW w:w="525" w:type="pct"/>
          </w:tcPr>
          <w:p w14:paraId="479B69BD" w14:textId="0D7C1F04" w:rsidR="00EE721C" w:rsidRDefault="00EE721C" w:rsidP="001C1CF3">
            <w:pPr>
              <w:pStyle w:val="TableBody"/>
              <w:rPr>
                <w:ins w:id="496" w:author="Elaine Baricante" w:date="2018-12-04T15:02:00Z"/>
              </w:rPr>
            </w:pPr>
            <w:commentRangeStart w:id="497"/>
            <w:ins w:id="498" w:author="Elaine Baricante" w:date="2018-12-04T15:02:00Z">
              <w:r>
                <w:t>6.1</w:t>
              </w:r>
            </w:ins>
          </w:p>
        </w:tc>
        <w:tc>
          <w:tcPr>
            <w:tcW w:w="1069" w:type="pct"/>
          </w:tcPr>
          <w:p w14:paraId="30345A91" w14:textId="495EC2B6" w:rsidR="00EE721C" w:rsidRDefault="00EE721C" w:rsidP="001C1CF3">
            <w:pPr>
              <w:pStyle w:val="TableBody"/>
              <w:cnfStyle w:val="010000000000" w:firstRow="0" w:lastRow="1" w:firstColumn="0" w:lastColumn="0" w:oddVBand="0" w:evenVBand="0" w:oddHBand="0" w:evenHBand="0" w:firstRowFirstColumn="0" w:firstRowLastColumn="0" w:lastRowFirstColumn="0" w:lastRowLastColumn="0"/>
              <w:rPr>
                <w:ins w:id="499" w:author="Elaine Baricante" w:date="2018-12-04T15:02:00Z"/>
              </w:rPr>
            </w:pPr>
            <w:ins w:id="500" w:author="Elaine Baricante" w:date="2018-12-04T15:02:00Z">
              <w:r>
                <w:t>D</w:t>
              </w:r>
            </w:ins>
            <w:ins w:id="501" w:author="Elaine Baricante" w:date="2018-12-04T15:03:00Z">
              <w:r>
                <w:t>ecember 04, 2018</w:t>
              </w:r>
            </w:ins>
          </w:p>
        </w:tc>
        <w:tc>
          <w:tcPr>
            <w:tcW w:w="3406" w:type="pct"/>
          </w:tcPr>
          <w:p w14:paraId="74543FF9" w14:textId="77777777" w:rsidR="00EE721C" w:rsidRDefault="00EE721C" w:rsidP="001C1CF3">
            <w:pPr>
              <w:pStyle w:val="tablebody0"/>
              <w:cnfStyle w:val="010000000000" w:firstRow="0" w:lastRow="1" w:firstColumn="0" w:lastColumn="0" w:oddVBand="0" w:evenVBand="0" w:oddHBand="0" w:evenHBand="0" w:firstRowFirstColumn="0" w:firstRowLastColumn="0" w:lastRowFirstColumn="0" w:lastRowLastColumn="0"/>
              <w:rPr>
                <w:ins w:id="502" w:author="Elaine Baricante" w:date="2018-12-04T15:03:00Z"/>
                <w:lang w:val="en-US"/>
              </w:rPr>
            </w:pPr>
            <w:ins w:id="503" w:author="Elaine Baricante" w:date="2018-12-04T15:03:00Z">
              <w:r>
                <w:rPr>
                  <w:lang w:val="en-US"/>
                </w:rPr>
                <w:t>Updated:</w:t>
              </w:r>
            </w:ins>
          </w:p>
          <w:p w14:paraId="759D5F25" w14:textId="77777777" w:rsidR="00EE721C" w:rsidRDefault="00EE721C" w:rsidP="001C1CF3">
            <w:pPr>
              <w:pStyle w:val="tablebody0"/>
              <w:numPr>
                <w:ilvl w:val="0"/>
                <w:numId w:val="487"/>
              </w:numPr>
              <w:cnfStyle w:val="010000000000" w:firstRow="0" w:lastRow="1" w:firstColumn="0" w:lastColumn="0" w:oddVBand="0" w:evenVBand="0" w:oddHBand="0" w:evenHBand="0" w:firstRowFirstColumn="0" w:firstRowLastColumn="0" w:lastRowFirstColumn="0" w:lastRowLastColumn="0"/>
              <w:rPr>
                <w:ins w:id="504" w:author="Elaine Baricante" w:date="2018-12-04T15:03:00Z"/>
                <w:lang w:val="en-US"/>
              </w:rPr>
            </w:pPr>
            <w:ins w:id="505" w:author="Elaine Baricante" w:date="2018-12-04T15:03:00Z">
              <w:r w:rsidRPr="00E638E8">
                <w:rPr>
                  <w:lang w:val="en-US"/>
                </w:rPr>
                <w:fldChar w:fldCharType="begin"/>
              </w:r>
              <w:r w:rsidRPr="000133BD">
                <w:rPr>
                  <w:lang w:val="en-US"/>
                </w:rPr>
                <w:instrText xml:space="preserve"> REF _Ref528144501 \w \h </w:instrText>
              </w:r>
            </w:ins>
            <w:r w:rsidRPr="00E638E8">
              <w:rPr>
                <w:lang w:val="en-US"/>
              </w:rPr>
            </w:r>
            <w:ins w:id="506" w:author="Elaine Baricante" w:date="2018-12-04T15:03:00Z">
              <w:r w:rsidRPr="00E638E8">
                <w:rPr>
                  <w:lang w:val="en-US"/>
                </w:rPr>
                <w:fldChar w:fldCharType="separate"/>
              </w:r>
              <w:r>
                <w:rPr>
                  <w:lang w:val="en-US"/>
                </w:rPr>
                <w:t>5.16</w:t>
              </w:r>
              <w:r w:rsidRPr="00E638E8">
                <w:rPr>
                  <w:lang w:val="en-US"/>
                </w:rPr>
                <w:fldChar w:fldCharType="end"/>
              </w:r>
              <w:r w:rsidRPr="00E638E8">
                <w:rPr>
                  <w:lang w:val="en-US"/>
                </w:rPr>
                <w:t xml:space="preserve"> </w:t>
              </w:r>
              <w:r w:rsidRPr="00E638E8">
                <w:rPr>
                  <w:lang w:val="en-US"/>
                </w:rPr>
                <w:fldChar w:fldCharType="begin"/>
              </w:r>
              <w:r w:rsidRPr="000133BD">
                <w:rPr>
                  <w:lang w:val="en-US"/>
                </w:rPr>
                <w:instrText xml:space="preserve"> REF _Ref528144501 \h </w:instrText>
              </w:r>
            </w:ins>
            <w:r w:rsidRPr="00E638E8">
              <w:rPr>
                <w:lang w:val="en-US"/>
              </w:rPr>
            </w:r>
            <w:ins w:id="507" w:author="Elaine Baricante" w:date="2018-12-04T15:03:00Z">
              <w:r w:rsidRPr="00E638E8">
                <w:rPr>
                  <w:lang w:val="en-US"/>
                </w:rPr>
                <w:fldChar w:fldCharType="separate"/>
              </w:r>
              <w:r w:rsidRPr="00794639">
                <w:t>+CEDRXS Command: eDRX Setting</w:t>
              </w:r>
              <w:r w:rsidRPr="00E638E8">
                <w:rPr>
                  <w:lang w:val="en-US"/>
                </w:rPr>
                <w:fldChar w:fldCharType="end"/>
              </w:r>
            </w:ins>
          </w:p>
          <w:p w14:paraId="63833D86" w14:textId="40F32F2F" w:rsidR="00EE721C" w:rsidRPr="00AF18B7" w:rsidRDefault="00EE721C" w:rsidP="00E01C7E">
            <w:pPr>
              <w:pStyle w:val="tablebody0"/>
              <w:numPr>
                <w:ilvl w:val="0"/>
                <w:numId w:val="487"/>
              </w:numPr>
              <w:cnfStyle w:val="010000000000" w:firstRow="0" w:lastRow="1" w:firstColumn="0" w:lastColumn="0" w:oddVBand="0" w:evenVBand="0" w:oddHBand="0" w:evenHBand="0" w:firstRowFirstColumn="0" w:firstRowLastColumn="0" w:lastRowFirstColumn="0" w:lastRowLastColumn="0"/>
              <w:rPr>
                <w:ins w:id="508" w:author="Elaine Baricante" w:date="2018-12-04T15:02:00Z"/>
                <w:lang w:val="en-US"/>
              </w:rPr>
            </w:pPr>
            <w:ins w:id="509" w:author="Elaine Baricante" w:date="2018-12-04T15:03:00Z">
              <w:r>
                <w:rPr>
                  <w:lang w:val="en-US"/>
                </w:rPr>
                <w:fldChar w:fldCharType="begin"/>
              </w:r>
              <w:r>
                <w:rPr>
                  <w:lang w:val="en-US"/>
                </w:rPr>
                <w:instrText xml:space="preserve"> REF _Ref520814224 \w \h </w:instrText>
              </w:r>
            </w:ins>
            <w:r>
              <w:rPr>
                <w:lang w:val="en-US"/>
              </w:rPr>
            </w:r>
            <w:r>
              <w:rPr>
                <w:lang w:val="en-US"/>
              </w:rPr>
              <w:fldChar w:fldCharType="separate"/>
            </w:r>
            <w:ins w:id="510" w:author="Elaine Baricante" w:date="2018-12-04T15:03:00Z">
              <w:r>
                <w:rPr>
                  <w:lang w:val="en-US"/>
                </w:rPr>
                <w:t>2.13</w:t>
              </w:r>
              <w:r>
                <w:rPr>
                  <w:lang w:val="en-US"/>
                </w:rPr>
                <w:fldChar w:fldCharType="end"/>
              </w:r>
              <w:r>
                <w:rPr>
                  <w:lang w:val="en-US"/>
                </w:rPr>
                <w:t xml:space="preserve"> </w:t>
              </w:r>
              <w:r>
                <w:rPr>
                  <w:lang w:val="en-US"/>
                </w:rPr>
                <w:fldChar w:fldCharType="begin"/>
              </w:r>
              <w:r>
                <w:rPr>
                  <w:lang w:val="en-US"/>
                </w:rPr>
                <w:instrText xml:space="preserve"> REF _Ref520814224 \h </w:instrText>
              </w:r>
            </w:ins>
            <w:r>
              <w:rPr>
                <w:lang w:val="en-US"/>
              </w:rPr>
            </w:r>
            <w:r>
              <w:rPr>
                <w:lang w:val="en-US"/>
              </w:rPr>
              <w:fldChar w:fldCharType="separate"/>
            </w:r>
            <w:ins w:id="511" w:author="Elaine Baricante" w:date="2018-12-04T15:03:00Z">
              <w:r w:rsidRPr="00794639">
                <w:t>&amp;R Command: RTS/CTS Option</w:t>
              </w:r>
              <w:r>
                <w:rPr>
                  <w:lang w:val="en-US"/>
                </w:rPr>
                <w:fldChar w:fldCharType="end"/>
              </w:r>
            </w:ins>
            <w:commentRangeEnd w:id="497"/>
            <w:ins w:id="512" w:author="Elaine Baricante" w:date="2018-12-04T15:07:00Z">
              <w:r w:rsidR="00AF18B7">
                <w:rPr>
                  <w:rStyle w:val="CommentReference"/>
                  <w:rFonts w:ascii="Verdana" w:eastAsia="Times New Roman" w:hAnsi="Verdana" w:cs="Times New Roman"/>
                  <w:lang w:val="en-US" w:eastAsia="en-US"/>
                </w:rPr>
                <w:commentReference w:id="497"/>
              </w:r>
            </w:ins>
          </w:p>
        </w:tc>
      </w:tr>
    </w:tbl>
    <w:p w14:paraId="0568FE8E" w14:textId="566E29BA" w:rsidR="0077000F" w:rsidRPr="00DF20AD" w:rsidRDefault="0077000F" w:rsidP="0094718A">
      <w:pPr>
        <w:pStyle w:val="BoilerplateTitles"/>
        <w:sectPr w:rsidR="0077000F" w:rsidRPr="00DF20AD" w:rsidSect="008D71E4">
          <w:headerReference w:type="even" r:id="rId22"/>
          <w:headerReference w:type="default" r:id="rId23"/>
          <w:footerReference w:type="default" r:id="rId24"/>
          <w:pgSz w:w="11909" w:h="16834" w:code="9"/>
          <w:pgMar w:top="1440" w:right="1440" w:bottom="1440" w:left="1440" w:header="720" w:footer="720" w:gutter="0"/>
          <w:cols w:space="720"/>
          <w:titlePg/>
          <w:docGrid w:linePitch="360"/>
        </w:sectPr>
      </w:pPr>
    </w:p>
    <w:p w14:paraId="27FA4FF9" w14:textId="77777777" w:rsidR="009F739E" w:rsidRPr="00794639" w:rsidRDefault="00A226CF" w:rsidP="002037FF">
      <w:pPr>
        <w:pStyle w:val="ChapterTitleNoNum"/>
      </w:pPr>
      <w:r w:rsidRPr="00794639">
        <w:lastRenderedPageBreak/>
        <w:t>Contents</w:t>
      </w:r>
    </w:p>
    <w:p w14:paraId="1BD45D23" w14:textId="038CEAAD" w:rsidR="00E01C7E" w:rsidRDefault="007B3CDF">
      <w:pPr>
        <w:pStyle w:val="TOC1"/>
        <w:rPr>
          <w:ins w:id="517" w:author="Elaine Baricante" w:date="2018-12-04T15:26:00Z"/>
          <w:rFonts w:asciiTheme="minorHAnsi" w:eastAsiaTheme="minorEastAsia" w:hAnsiTheme="minorHAnsi" w:cstheme="minorBidi"/>
          <w:b w:val="0"/>
          <w:bCs w:val="0"/>
          <w:caps w:val="0"/>
          <w:color w:val="auto"/>
          <w:sz w:val="22"/>
          <w:szCs w:val="22"/>
          <w:lang w:eastAsia="en-US"/>
        </w:rPr>
      </w:pPr>
      <w:r w:rsidRPr="00794639">
        <w:rPr>
          <w:rFonts w:ascii="Helvetica" w:hAnsi="Helvetica"/>
          <w:noProof w:val="0"/>
          <w:szCs w:val="20"/>
        </w:rPr>
        <w:fldChar w:fldCharType="begin"/>
      </w:r>
      <w:r w:rsidR="00325D37" w:rsidRPr="00794639">
        <w:rPr>
          <w:rFonts w:ascii="Helvetica" w:hAnsi="Helvetica"/>
          <w:noProof w:val="0"/>
          <w:szCs w:val="20"/>
        </w:rPr>
        <w:instrText xml:space="preserve"> TOC \o "2-4" \h \z \t "Heading 1,1" </w:instrText>
      </w:r>
      <w:r w:rsidRPr="00794639">
        <w:rPr>
          <w:rFonts w:ascii="Helvetica" w:hAnsi="Helvetica"/>
          <w:noProof w:val="0"/>
          <w:szCs w:val="20"/>
        </w:rPr>
        <w:fldChar w:fldCharType="separate"/>
      </w:r>
      <w:ins w:id="518" w:author="Elaine Baricante" w:date="2018-12-04T15:26:00Z">
        <w:r w:rsidR="00E01C7E" w:rsidRPr="003F300B">
          <w:rPr>
            <w:rStyle w:val="Hyperlink"/>
          </w:rPr>
          <w:fldChar w:fldCharType="begin"/>
        </w:r>
        <w:r w:rsidR="00E01C7E" w:rsidRPr="003F300B">
          <w:rPr>
            <w:rStyle w:val="Hyperlink"/>
          </w:rPr>
          <w:instrText xml:space="preserve"> </w:instrText>
        </w:r>
        <w:r w:rsidR="00E01C7E">
          <w:instrText>HYPERLINK \l "_Toc531700538"</w:instrText>
        </w:r>
        <w:r w:rsidR="00E01C7E" w:rsidRPr="003F300B">
          <w:rPr>
            <w:rStyle w:val="Hyperlink"/>
          </w:rPr>
          <w:instrText xml:space="preserve"> </w:instrText>
        </w:r>
        <w:r w:rsidR="00E01C7E" w:rsidRPr="003F300B">
          <w:rPr>
            <w:rStyle w:val="Hyperlink"/>
          </w:rPr>
          <w:fldChar w:fldCharType="separate"/>
        </w:r>
        <w:r w:rsidR="00E01C7E" w:rsidRPr="003F300B">
          <w:rPr>
            <w:rStyle w:val="Hyperlink"/>
          </w:rPr>
          <w:t>1.</w:t>
        </w:r>
        <w:r w:rsidR="00E01C7E">
          <w:rPr>
            <w:rFonts w:asciiTheme="minorHAnsi" w:eastAsiaTheme="minorEastAsia" w:hAnsiTheme="minorHAnsi" w:cstheme="minorBidi"/>
            <w:b w:val="0"/>
            <w:bCs w:val="0"/>
            <w:caps w:val="0"/>
            <w:color w:val="auto"/>
            <w:sz w:val="22"/>
            <w:szCs w:val="22"/>
            <w:lang w:eastAsia="en-US"/>
          </w:rPr>
          <w:tab/>
        </w:r>
        <w:r w:rsidR="00E01C7E" w:rsidRPr="003F300B">
          <w:rPr>
            <w:rStyle w:val="Hyperlink"/>
          </w:rPr>
          <w:t>Introduction</w:t>
        </w:r>
        <w:r w:rsidR="00E01C7E">
          <w:rPr>
            <w:webHidden/>
          </w:rPr>
          <w:tab/>
        </w:r>
        <w:r w:rsidR="00E01C7E">
          <w:rPr>
            <w:webHidden/>
          </w:rPr>
          <w:fldChar w:fldCharType="begin"/>
        </w:r>
        <w:r w:rsidR="00E01C7E">
          <w:rPr>
            <w:webHidden/>
          </w:rPr>
          <w:instrText xml:space="preserve"> PAGEREF _Toc531700538 \h </w:instrText>
        </w:r>
      </w:ins>
      <w:r w:rsidR="00E01C7E">
        <w:rPr>
          <w:webHidden/>
        </w:rPr>
      </w:r>
      <w:r w:rsidR="00E01C7E">
        <w:rPr>
          <w:webHidden/>
        </w:rPr>
        <w:fldChar w:fldCharType="separate"/>
      </w:r>
      <w:ins w:id="519" w:author="Elaine Baricante" w:date="2018-12-04T15:26:00Z">
        <w:r w:rsidR="00E01C7E">
          <w:rPr>
            <w:webHidden/>
          </w:rPr>
          <w:t>1</w:t>
        </w:r>
        <w:r w:rsidR="00E01C7E">
          <w:rPr>
            <w:webHidden/>
          </w:rPr>
          <w:fldChar w:fldCharType="end"/>
        </w:r>
        <w:r w:rsidR="00E01C7E" w:rsidRPr="003F300B">
          <w:rPr>
            <w:rStyle w:val="Hyperlink"/>
          </w:rPr>
          <w:fldChar w:fldCharType="end"/>
        </w:r>
      </w:ins>
    </w:p>
    <w:p w14:paraId="3D05D6C4" w14:textId="2E2DAFB0" w:rsidR="00E01C7E" w:rsidRDefault="00E01C7E">
      <w:pPr>
        <w:pStyle w:val="TOC2"/>
        <w:rPr>
          <w:ins w:id="520" w:author="Elaine Baricante" w:date="2018-12-04T15:26:00Z"/>
          <w:rFonts w:asciiTheme="minorHAnsi" w:eastAsiaTheme="minorEastAsia" w:hAnsiTheme="minorHAnsi" w:cstheme="minorBidi"/>
          <w:color w:val="auto"/>
          <w:sz w:val="22"/>
          <w:szCs w:val="22"/>
          <w:lang w:eastAsia="en-US"/>
        </w:rPr>
      </w:pPr>
      <w:ins w:id="521" w:author="Elaine Baricante" w:date="2018-12-04T15:26:00Z">
        <w:r w:rsidRPr="003F300B">
          <w:rPr>
            <w:rStyle w:val="Hyperlink"/>
          </w:rPr>
          <w:fldChar w:fldCharType="begin"/>
        </w:r>
        <w:r w:rsidRPr="003F300B">
          <w:rPr>
            <w:rStyle w:val="Hyperlink"/>
          </w:rPr>
          <w:instrText xml:space="preserve"> </w:instrText>
        </w:r>
        <w:r>
          <w:instrText>HYPERLINK \l "_Toc531700541"</w:instrText>
        </w:r>
        <w:r w:rsidRPr="003F300B">
          <w:rPr>
            <w:rStyle w:val="Hyperlink"/>
          </w:rPr>
          <w:instrText xml:space="preserve"> </w:instrText>
        </w:r>
        <w:r w:rsidRPr="003F300B">
          <w:rPr>
            <w:rStyle w:val="Hyperlink"/>
          </w:rPr>
          <w:fldChar w:fldCharType="separate"/>
        </w:r>
        <w:r w:rsidRPr="003F300B">
          <w:rPr>
            <w:rStyle w:val="Hyperlink"/>
          </w:rPr>
          <w:t>1.1.</w:t>
        </w:r>
        <w:r>
          <w:rPr>
            <w:rFonts w:asciiTheme="minorHAnsi" w:eastAsiaTheme="minorEastAsia" w:hAnsiTheme="minorHAnsi" w:cstheme="minorBidi"/>
            <w:color w:val="auto"/>
            <w:sz w:val="22"/>
            <w:szCs w:val="22"/>
            <w:lang w:eastAsia="en-US"/>
          </w:rPr>
          <w:tab/>
        </w:r>
        <w:r w:rsidRPr="003F300B">
          <w:rPr>
            <w:rStyle w:val="Hyperlink"/>
          </w:rPr>
          <w:t>Reference Configuration</w:t>
        </w:r>
        <w:r>
          <w:rPr>
            <w:webHidden/>
          </w:rPr>
          <w:tab/>
        </w:r>
        <w:r>
          <w:rPr>
            <w:webHidden/>
          </w:rPr>
          <w:fldChar w:fldCharType="begin"/>
        </w:r>
        <w:r>
          <w:rPr>
            <w:webHidden/>
          </w:rPr>
          <w:instrText xml:space="preserve"> PAGEREF _Toc531700541 \h </w:instrText>
        </w:r>
      </w:ins>
      <w:r>
        <w:rPr>
          <w:webHidden/>
        </w:rPr>
      </w:r>
      <w:r>
        <w:rPr>
          <w:webHidden/>
        </w:rPr>
        <w:fldChar w:fldCharType="separate"/>
      </w:r>
      <w:ins w:id="522" w:author="Elaine Baricante" w:date="2018-12-04T15:26:00Z">
        <w:r>
          <w:rPr>
            <w:webHidden/>
          </w:rPr>
          <w:t>1</w:t>
        </w:r>
        <w:r>
          <w:rPr>
            <w:webHidden/>
          </w:rPr>
          <w:fldChar w:fldCharType="end"/>
        </w:r>
        <w:r w:rsidRPr="003F300B">
          <w:rPr>
            <w:rStyle w:val="Hyperlink"/>
          </w:rPr>
          <w:fldChar w:fldCharType="end"/>
        </w:r>
      </w:ins>
    </w:p>
    <w:p w14:paraId="240CE8E2" w14:textId="02C2130A" w:rsidR="00E01C7E" w:rsidRDefault="00E01C7E">
      <w:pPr>
        <w:pStyle w:val="TOC2"/>
        <w:rPr>
          <w:ins w:id="523" w:author="Elaine Baricante" w:date="2018-12-04T15:26:00Z"/>
          <w:rFonts w:asciiTheme="minorHAnsi" w:eastAsiaTheme="minorEastAsia" w:hAnsiTheme="minorHAnsi" w:cstheme="minorBidi"/>
          <w:color w:val="auto"/>
          <w:sz w:val="22"/>
          <w:szCs w:val="22"/>
          <w:lang w:eastAsia="en-US"/>
        </w:rPr>
      </w:pPr>
      <w:ins w:id="524" w:author="Elaine Baricante" w:date="2018-12-04T15:26:00Z">
        <w:r w:rsidRPr="003F300B">
          <w:rPr>
            <w:rStyle w:val="Hyperlink"/>
          </w:rPr>
          <w:fldChar w:fldCharType="begin"/>
        </w:r>
        <w:r w:rsidRPr="003F300B">
          <w:rPr>
            <w:rStyle w:val="Hyperlink"/>
          </w:rPr>
          <w:instrText xml:space="preserve"> </w:instrText>
        </w:r>
        <w:r>
          <w:instrText>HYPERLINK \l "_Toc531700542"</w:instrText>
        </w:r>
        <w:r w:rsidRPr="003F300B">
          <w:rPr>
            <w:rStyle w:val="Hyperlink"/>
          </w:rPr>
          <w:instrText xml:space="preserve"> </w:instrText>
        </w:r>
        <w:r w:rsidRPr="003F300B">
          <w:rPr>
            <w:rStyle w:val="Hyperlink"/>
          </w:rPr>
          <w:fldChar w:fldCharType="separate"/>
        </w:r>
        <w:r w:rsidRPr="003F300B">
          <w:rPr>
            <w:rStyle w:val="Hyperlink"/>
          </w:rPr>
          <w:t>1.2.</w:t>
        </w:r>
        <w:r>
          <w:rPr>
            <w:rFonts w:asciiTheme="minorHAnsi" w:eastAsiaTheme="minorEastAsia" w:hAnsiTheme="minorHAnsi" w:cstheme="minorBidi"/>
            <w:color w:val="auto"/>
            <w:sz w:val="22"/>
            <w:szCs w:val="22"/>
            <w:lang w:eastAsia="en-US"/>
          </w:rPr>
          <w:tab/>
        </w:r>
        <w:r w:rsidRPr="003F300B">
          <w:rPr>
            <w:rStyle w:val="Hyperlink"/>
          </w:rPr>
          <w:t>AT Command Principles</w:t>
        </w:r>
        <w:r>
          <w:rPr>
            <w:webHidden/>
          </w:rPr>
          <w:tab/>
        </w:r>
        <w:r>
          <w:rPr>
            <w:webHidden/>
          </w:rPr>
          <w:fldChar w:fldCharType="begin"/>
        </w:r>
        <w:r>
          <w:rPr>
            <w:webHidden/>
          </w:rPr>
          <w:instrText xml:space="preserve"> PAGEREF _Toc531700542 \h </w:instrText>
        </w:r>
      </w:ins>
      <w:r>
        <w:rPr>
          <w:webHidden/>
        </w:rPr>
      </w:r>
      <w:r>
        <w:rPr>
          <w:webHidden/>
        </w:rPr>
        <w:fldChar w:fldCharType="separate"/>
      </w:r>
      <w:ins w:id="525" w:author="Elaine Baricante" w:date="2018-12-04T15:26:00Z">
        <w:r>
          <w:rPr>
            <w:webHidden/>
          </w:rPr>
          <w:t>1</w:t>
        </w:r>
        <w:r>
          <w:rPr>
            <w:webHidden/>
          </w:rPr>
          <w:fldChar w:fldCharType="end"/>
        </w:r>
        <w:r w:rsidRPr="003F300B">
          <w:rPr>
            <w:rStyle w:val="Hyperlink"/>
          </w:rPr>
          <w:fldChar w:fldCharType="end"/>
        </w:r>
      </w:ins>
    </w:p>
    <w:p w14:paraId="1E4EEB1D" w14:textId="1ACA41F4" w:rsidR="00E01C7E" w:rsidRDefault="00E01C7E">
      <w:pPr>
        <w:pStyle w:val="TOC3"/>
        <w:rPr>
          <w:ins w:id="526" w:author="Elaine Baricante" w:date="2018-12-04T15:26:00Z"/>
          <w:rFonts w:asciiTheme="minorHAnsi" w:eastAsiaTheme="minorEastAsia" w:hAnsiTheme="minorHAnsi" w:cstheme="minorBidi"/>
          <w:color w:val="auto"/>
          <w:sz w:val="22"/>
          <w:szCs w:val="22"/>
          <w:lang w:eastAsia="en-US"/>
        </w:rPr>
      </w:pPr>
      <w:ins w:id="527" w:author="Elaine Baricante" w:date="2018-12-04T15:26:00Z">
        <w:r w:rsidRPr="003F300B">
          <w:rPr>
            <w:rStyle w:val="Hyperlink"/>
          </w:rPr>
          <w:fldChar w:fldCharType="begin"/>
        </w:r>
        <w:r w:rsidRPr="003F300B">
          <w:rPr>
            <w:rStyle w:val="Hyperlink"/>
          </w:rPr>
          <w:instrText xml:space="preserve"> </w:instrText>
        </w:r>
        <w:r>
          <w:instrText>HYPERLINK \l "_Toc531700543"</w:instrText>
        </w:r>
        <w:r w:rsidRPr="003F300B">
          <w:rPr>
            <w:rStyle w:val="Hyperlink"/>
          </w:rPr>
          <w:instrText xml:space="preserve"> </w:instrText>
        </w:r>
        <w:r w:rsidRPr="003F300B">
          <w:rPr>
            <w:rStyle w:val="Hyperlink"/>
          </w:rPr>
          <w:fldChar w:fldCharType="separate"/>
        </w:r>
        <w:r w:rsidRPr="003F300B">
          <w:rPr>
            <w:rStyle w:val="Hyperlink"/>
          </w:rPr>
          <w:t>1.2.1.</w:t>
        </w:r>
        <w:r>
          <w:rPr>
            <w:rFonts w:asciiTheme="minorHAnsi" w:eastAsiaTheme="minorEastAsia" w:hAnsiTheme="minorHAnsi" w:cstheme="minorBidi"/>
            <w:color w:val="auto"/>
            <w:sz w:val="22"/>
            <w:szCs w:val="22"/>
            <w:lang w:eastAsia="en-US"/>
          </w:rPr>
          <w:tab/>
        </w:r>
        <w:r w:rsidRPr="003F300B">
          <w:rPr>
            <w:rStyle w:val="Hyperlink"/>
          </w:rPr>
          <w:t>Parameters</w:t>
        </w:r>
        <w:r>
          <w:rPr>
            <w:webHidden/>
          </w:rPr>
          <w:tab/>
        </w:r>
        <w:r>
          <w:rPr>
            <w:webHidden/>
          </w:rPr>
          <w:fldChar w:fldCharType="begin"/>
        </w:r>
        <w:r>
          <w:rPr>
            <w:webHidden/>
          </w:rPr>
          <w:instrText xml:space="preserve"> PAGEREF _Toc531700543 \h </w:instrText>
        </w:r>
      </w:ins>
      <w:r>
        <w:rPr>
          <w:webHidden/>
        </w:rPr>
      </w:r>
      <w:r>
        <w:rPr>
          <w:webHidden/>
        </w:rPr>
        <w:fldChar w:fldCharType="separate"/>
      </w:r>
      <w:ins w:id="528" w:author="Elaine Baricante" w:date="2018-12-04T15:26:00Z">
        <w:r>
          <w:rPr>
            <w:webHidden/>
          </w:rPr>
          <w:t>1</w:t>
        </w:r>
        <w:r>
          <w:rPr>
            <w:webHidden/>
          </w:rPr>
          <w:fldChar w:fldCharType="end"/>
        </w:r>
        <w:r w:rsidRPr="003F300B">
          <w:rPr>
            <w:rStyle w:val="Hyperlink"/>
          </w:rPr>
          <w:fldChar w:fldCharType="end"/>
        </w:r>
      </w:ins>
    </w:p>
    <w:p w14:paraId="549E762D" w14:textId="4756BC96" w:rsidR="00E01C7E" w:rsidRDefault="00E01C7E">
      <w:pPr>
        <w:pStyle w:val="TOC3"/>
        <w:rPr>
          <w:ins w:id="529" w:author="Elaine Baricante" w:date="2018-12-04T15:26:00Z"/>
          <w:rFonts w:asciiTheme="minorHAnsi" w:eastAsiaTheme="minorEastAsia" w:hAnsiTheme="minorHAnsi" w:cstheme="minorBidi"/>
          <w:color w:val="auto"/>
          <w:sz w:val="22"/>
          <w:szCs w:val="22"/>
          <w:lang w:eastAsia="en-US"/>
        </w:rPr>
      </w:pPr>
      <w:ins w:id="530" w:author="Elaine Baricante" w:date="2018-12-04T15:26:00Z">
        <w:r w:rsidRPr="003F300B">
          <w:rPr>
            <w:rStyle w:val="Hyperlink"/>
          </w:rPr>
          <w:fldChar w:fldCharType="begin"/>
        </w:r>
        <w:r w:rsidRPr="003F300B">
          <w:rPr>
            <w:rStyle w:val="Hyperlink"/>
          </w:rPr>
          <w:instrText xml:space="preserve"> </w:instrText>
        </w:r>
        <w:r>
          <w:instrText>HYPERLINK \l "_Toc531700544"</w:instrText>
        </w:r>
        <w:r w:rsidRPr="003F300B">
          <w:rPr>
            <w:rStyle w:val="Hyperlink"/>
          </w:rPr>
          <w:instrText xml:space="preserve"> </w:instrText>
        </w:r>
        <w:r w:rsidRPr="003F300B">
          <w:rPr>
            <w:rStyle w:val="Hyperlink"/>
          </w:rPr>
          <w:fldChar w:fldCharType="separate"/>
        </w:r>
        <w:r w:rsidRPr="003F300B">
          <w:rPr>
            <w:rStyle w:val="Hyperlink"/>
          </w:rPr>
          <w:t>1.2.2.</w:t>
        </w:r>
        <w:r>
          <w:rPr>
            <w:rFonts w:asciiTheme="minorHAnsi" w:eastAsiaTheme="minorEastAsia" w:hAnsiTheme="minorHAnsi" w:cstheme="minorBidi"/>
            <w:color w:val="auto"/>
            <w:sz w:val="22"/>
            <w:szCs w:val="22"/>
            <w:lang w:eastAsia="en-US"/>
          </w:rPr>
          <w:tab/>
        </w:r>
        <w:r w:rsidRPr="003F300B">
          <w:rPr>
            <w:rStyle w:val="Hyperlink"/>
          </w:rPr>
          <w:t>Answers and Responses</w:t>
        </w:r>
        <w:r>
          <w:rPr>
            <w:webHidden/>
          </w:rPr>
          <w:tab/>
        </w:r>
        <w:r>
          <w:rPr>
            <w:webHidden/>
          </w:rPr>
          <w:fldChar w:fldCharType="begin"/>
        </w:r>
        <w:r>
          <w:rPr>
            <w:webHidden/>
          </w:rPr>
          <w:instrText xml:space="preserve"> PAGEREF _Toc531700544 \h </w:instrText>
        </w:r>
      </w:ins>
      <w:r>
        <w:rPr>
          <w:webHidden/>
        </w:rPr>
      </w:r>
      <w:r>
        <w:rPr>
          <w:webHidden/>
        </w:rPr>
        <w:fldChar w:fldCharType="separate"/>
      </w:r>
      <w:ins w:id="531" w:author="Elaine Baricante" w:date="2018-12-04T15:26:00Z">
        <w:r>
          <w:rPr>
            <w:webHidden/>
          </w:rPr>
          <w:t>1</w:t>
        </w:r>
        <w:r>
          <w:rPr>
            <w:webHidden/>
          </w:rPr>
          <w:fldChar w:fldCharType="end"/>
        </w:r>
        <w:r w:rsidRPr="003F300B">
          <w:rPr>
            <w:rStyle w:val="Hyperlink"/>
          </w:rPr>
          <w:fldChar w:fldCharType="end"/>
        </w:r>
      </w:ins>
    </w:p>
    <w:p w14:paraId="5E28707E" w14:textId="03308383" w:rsidR="00E01C7E" w:rsidRDefault="00E01C7E">
      <w:pPr>
        <w:pStyle w:val="TOC3"/>
        <w:rPr>
          <w:ins w:id="532" w:author="Elaine Baricante" w:date="2018-12-04T15:26:00Z"/>
          <w:rFonts w:asciiTheme="minorHAnsi" w:eastAsiaTheme="minorEastAsia" w:hAnsiTheme="minorHAnsi" w:cstheme="minorBidi"/>
          <w:color w:val="auto"/>
          <w:sz w:val="22"/>
          <w:szCs w:val="22"/>
          <w:lang w:eastAsia="en-US"/>
        </w:rPr>
      </w:pPr>
      <w:ins w:id="533" w:author="Elaine Baricante" w:date="2018-12-04T15:26:00Z">
        <w:r w:rsidRPr="003F300B">
          <w:rPr>
            <w:rStyle w:val="Hyperlink"/>
          </w:rPr>
          <w:fldChar w:fldCharType="begin"/>
        </w:r>
        <w:r w:rsidRPr="003F300B">
          <w:rPr>
            <w:rStyle w:val="Hyperlink"/>
          </w:rPr>
          <w:instrText xml:space="preserve"> </w:instrText>
        </w:r>
        <w:r>
          <w:instrText>HYPERLINK \l "_Toc531700545"</w:instrText>
        </w:r>
        <w:r w:rsidRPr="003F300B">
          <w:rPr>
            <w:rStyle w:val="Hyperlink"/>
          </w:rPr>
          <w:instrText xml:space="preserve"> </w:instrText>
        </w:r>
        <w:r w:rsidRPr="003F300B">
          <w:rPr>
            <w:rStyle w:val="Hyperlink"/>
          </w:rPr>
          <w:fldChar w:fldCharType="separate"/>
        </w:r>
        <w:r w:rsidRPr="003F300B">
          <w:rPr>
            <w:rStyle w:val="Hyperlink"/>
          </w:rPr>
          <w:t>1.2.3.</w:t>
        </w:r>
        <w:r>
          <w:rPr>
            <w:rFonts w:asciiTheme="minorHAnsi" w:eastAsiaTheme="minorEastAsia" w:hAnsiTheme="minorHAnsi" w:cstheme="minorBidi"/>
            <w:color w:val="auto"/>
            <w:sz w:val="22"/>
            <w:szCs w:val="22"/>
            <w:lang w:eastAsia="en-US"/>
          </w:rPr>
          <w:tab/>
        </w:r>
        <w:r w:rsidRPr="003F300B">
          <w:rPr>
            <w:rStyle w:val="Hyperlink"/>
          </w:rPr>
          <w:t>AT Commands on Separate Lines</w:t>
        </w:r>
        <w:r>
          <w:rPr>
            <w:webHidden/>
          </w:rPr>
          <w:tab/>
        </w:r>
        <w:r>
          <w:rPr>
            <w:webHidden/>
          </w:rPr>
          <w:fldChar w:fldCharType="begin"/>
        </w:r>
        <w:r>
          <w:rPr>
            <w:webHidden/>
          </w:rPr>
          <w:instrText xml:space="preserve"> PAGEREF _Toc531700545 \h </w:instrText>
        </w:r>
      </w:ins>
      <w:r>
        <w:rPr>
          <w:webHidden/>
        </w:rPr>
      </w:r>
      <w:r>
        <w:rPr>
          <w:webHidden/>
        </w:rPr>
        <w:fldChar w:fldCharType="separate"/>
      </w:r>
      <w:ins w:id="534" w:author="Elaine Baricante" w:date="2018-12-04T15:26:00Z">
        <w:r>
          <w:rPr>
            <w:webHidden/>
          </w:rPr>
          <w:t>1</w:t>
        </w:r>
        <w:r>
          <w:rPr>
            <w:webHidden/>
          </w:rPr>
          <w:fldChar w:fldCharType="end"/>
        </w:r>
        <w:r w:rsidRPr="003F300B">
          <w:rPr>
            <w:rStyle w:val="Hyperlink"/>
          </w:rPr>
          <w:fldChar w:fldCharType="end"/>
        </w:r>
      </w:ins>
    </w:p>
    <w:p w14:paraId="50706AF0" w14:textId="56C51E20" w:rsidR="00E01C7E" w:rsidRDefault="00E01C7E">
      <w:pPr>
        <w:pStyle w:val="TOC2"/>
        <w:rPr>
          <w:ins w:id="535" w:author="Elaine Baricante" w:date="2018-12-04T15:26:00Z"/>
          <w:rFonts w:asciiTheme="minorHAnsi" w:eastAsiaTheme="minorEastAsia" w:hAnsiTheme="minorHAnsi" w:cstheme="minorBidi"/>
          <w:color w:val="auto"/>
          <w:sz w:val="22"/>
          <w:szCs w:val="22"/>
          <w:lang w:eastAsia="en-US"/>
        </w:rPr>
      </w:pPr>
      <w:ins w:id="536" w:author="Elaine Baricante" w:date="2018-12-04T15:26:00Z">
        <w:r w:rsidRPr="003F300B">
          <w:rPr>
            <w:rStyle w:val="Hyperlink"/>
          </w:rPr>
          <w:fldChar w:fldCharType="begin"/>
        </w:r>
        <w:r w:rsidRPr="003F300B">
          <w:rPr>
            <w:rStyle w:val="Hyperlink"/>
          </w:rPr>
          <w:instrText xml:space="preserve"> </w:instrText>
        </w:r>
        <w:r>
          <w:instrText>HYPERLINK \l "_Toc531700546"</w:instrText>
        </w:r>
        <w:r w:rsidRPr="003F300B">
          <w:rPr>
            <w:rStyle w:val="Hyperlink"/>
          </w:rPr>
          <w:instrText xml:space="preserve"> </w:instrText>
        </w:r>
        <w:r w:rsidRPr="003F300B">
          <w:rPr>
            <w:rStyle w:val="Hyperlink"/>
          </w:rPr>
          <w:fldChar w:fldCharType="separate"/>
        </w:r>
        <w:r w:rsidRPr="003F300B">
          <w:rPr>
            <w:rStyle w:val="Hyperlink"/>
          </w:rPr>
          <w:t>1.3.</w:t>
        </w:r>
        <w:r>
          <w:rPr>
            <w:rFonts w:asciiTheme="minorHAnsi" w:eastAsiaTheme="minorEastAsia" w:hAnsiTheme="minorHAnsi" w:cstheme="minorBidi"/>
            <w:color w:val="auto"/>
            <w:sz w:val="22"/>
            <w:szCs w:val="22"/>
            <w:lang w:eastAsia="en-US"/>
          </w:rPr>
          <w:tab/>
        </w:r>
        <w:r w:rsidRPr="003F300B">
          <w:rPr>
            <w:rStyle w:val="Hyperlink"/>
          </w:rPr>
          <w:t>Unsolicited Result Codes (URCs)</w:t>
        </w:r>
        <w:r>
          <w:rPr>
            <w:webHidden/>
          </w:rPr>
          <w:tab/>
        </w:r>
        <w:r>
          <w:rPr>
            <w:webHidden/>
          </w:rPr>
          <w:fldChar w:fldCharType="begin"/>
        </w:r>
        <w:r>
          <w:rPr>
            <w:webHidden/>
          </w:rPr>
          <w:instrText xml:space="preserve"> PAGEREF _Toc531700546 \h </w:instrText>
        </w:r>
      </w:ins>
      <w:r>
        <w:rPr>
          <w:webHidden/>
        </w:rPr>
      </w:r>
      <w:r>
        <w:rPr>
          <w:webHidden/>
        </w:rPr>
        <w:fldChar w:fldCharType="separate"/>
      </w:r>
      <w:ins w:id="537" w:author="Elaine Baricante" w:date="2018-12-04T15:26:00Z">
        <w:r>
          <w:rPr>
            <w:webHidden/>
          </w:rPr>
          <w:t>1</w:t>
        </w:r>
        <w:r>
          <w:rPr>
            <w:webHidden/>
          </w:rPr>
          <w:fldChar w:fldCharType="end"/>
        </w:r>
        <w:r w:rsidRPr="003F300B">
          <w:rPr>
            <w:rStyle w:val="Hyperlink"/>
          </w:rPr>
          <w:fldChar w:fldCharType="end"/>
        </w:r>
      </w:ins>
    </w:p>
    <w:p w14:paraId="03C358E0" w14:textId="0E292409" w:rsidR="00E01C7E" w:rsidRDefault="00E01C7E">
      <w:pPr>
        <w:pStyle w:val="TOC2"/>
        <w:rPr>
          <w:ins w:id="538" w:author="Elaine Baricante" w:date="2018-12-04T15:26:00Z"/>
          <w:rFonts w:asciiTheme="minorHAnsi" w:eastAsiaTheme="minorEastAsia" w:hAnsiTheme="minorHAnsi" w:cstheme="minorBidi"/>
          <w:color w:val="auto"/>
          <w:sz w:val="22"/>
          <w:szCs w:val="22"/>
          <w:lang w:eastAsia="en-US"/>
        </w:rPr>
      </w:pPr>
      <w:ins w:id="539" w:author="Elaine Baricante" w:date="2018-12-04T15:26:00Z">
        <w:r w:rsidRPr="003F300B">
          <w:rPr>
            <w:rStyle w:val="Hyperlink"/>
          </w:rPr>
          <w:fldChar w:fldCharType="begin"/>
        </w:r>
        <w:r w:rsidRPr="003F300B">
          <w:rPr>
            <w:rStyle w:val="Hyperlink"/>
          </w:rPr>
          <w:instrText xml:space="preserve"> </w:instrText>
        </w:r>
        <w:r>
          <w:instrText>HYPERLINK \l "_Toc531700547"</w:instrText>
        </w:r>
        <w:r w:rsidRPr="003F300B">
          <w:rPr>
            <w:rStyle w:val="Hyperlink"/>
          </w:rPr>
          <w:instrText xml:space="preserve"> </w:instrText>
        </w:r>
        <w:r w:rsidRPr="003F300B">
          <w:rPr>
            <w:rStyle w:val="Hyperlink"/>
          </w:rPr>
          <w:fldChar w:fldCharType="separate"/>
        </w:r>
        <w:r w:rsidRPr="003F300B">
          <w:rPr>
            <w:rStyle w:val="Hyperlink"/>
            <w:snapToGrid w:val="0"/>
          </w:rPr>
          <w:t>1.4.</w:t>
        </w:r>
        <w:r>
          <w:rPr>
            <w:rFonts w:asciiTheme="minorHAnsi" w:eastAsiaTheme="minorEastAsia" w:hAnsiTheme="minorHAnsi" w:cstheme="minorBidi"/>
            <w:color w:val="auto"/>
            <w:sz w:val="22"/>
            <w:szCs w:val="22"/>
            <w:lang w:eastAsia="en-US"/>
          </w:rPr>
          <w:tab/>
        </w:r>
        <w:r w:rsidRPr="003F300B">
          <w:rPr>
            <w:rStyle w:val="Hyperlink"/>
            <w:snapToGrid w:val="0"/>
          </w:rPr>
          <w:t>SIM Application Toolkit</w:t>
        </w:r>
        <w:r>
          <w:rPr>
            <w:webHidden/>
          </w:rPr>
          <w:tab/>
        </w:r>
        <w:r>
          <w:rPr>
            <w:webHidden/>
          </w:rPr>
          <w:fldChar w:fldCharType="begin"/>
        </w:r>
        <w:r>
          <w:rPr>
            <w:webHidden/>
          </w:rPr>
          <w:instrText xml:space="preserve"> PAGEREF _Toc531700547 \h </w:instrText>
        </w:r>
      </w:ins>
      <w:r>
        <w:rPr>
          <w:webHidden/>
        </w:rPr>
      </w:r>
      <w:r>
        <w:rPr>
          <w:webHidden/>
        </w:rPr>
        <w:fldChar w:fldCharType="separate"/>
      </w:r>
      <w:ins w:id="540" w:author="Elaine Baricante" w:date="2018-12-04T15:26:00Z">
        <w:r>
          <w:rPr>
            <w:webHidden/>
          </w:rPr>
          <w:t>1</w:t>
        </w:r>
        <w:r>
          <w:rPr>
            <w:webHidden/>
          </w:rPr>
          <w:fldChar w:fldCharType="end"/>
        </w:r>
        <w:r w:rsidRPr="003F300B">
          <w:rPr>
            <w:rStyle w:val="Hyperlink"/>
          </w:rPr>
          <w:fldChar w:fldCharType="end"/>
        </w:r>
      </w:ins>
    </w:p>
    <w:p w14:paraId="78353B20" w14:textId="71E15988" w:rsidR="00E01C7E" w:rsidRDefault="00E01C7E">
      <w:pPr>
        <w:pStyle w:val="TOC2"/>
        <w:rPr>
          <w:ins w:id="541" w:author="Elaine Baricante" w:date="2018-12-04T15:26:00Z"/>
          <w:rFonts w:asciiTheme="minorHAnsi" w:eastAsiaTheme="minorEastAsia" w:hAnsiTheme="minorHAnsi" w:cstheme="minorBidi"/>
          <w:color w:val="auto"/>
          <w:sz w:val="22"/>
          <w:szCs w:val="22"/>
          <w:lang w:eastAsia="en-US"/>
        </w:rPr>
      </w:pPr>
      <w:ins w:id="542" w:author="Elaine Baricante" w:date="2018-12-04T15:26:00Z">
        <w:r w:rsidRPr="003F300B">
          <w:rPr>
            <w:rStyle w:val="Hyperlink"/>
          </w:rPr>
          <w:fldChar w:fldCharType="begin"/>
        </w:r>
        <w:r w:rsidRPr="003F300B">
          <w:rPr>
            <w:rStyle w:val="Hyperlink"/>
          </w:rPr>
          <w:instrText xml:space="preserve"> </w:instrText>
        </w:r>
        <w:r>
          <w:instrText>HYPERLINK \l "_Toc531700548"</w:instrText>
        </w:r>
        <w:r w:rsidRPr="003F300B">
          <w:rPr>
            <w:rStyle w:val="Hyperlink"/>
          </w:rPr>
          <w:instrText xml:space="preserve"> </w:instrText>
        </w:r>
        <w:r w:rsidRPr="003F300B">
          <w:rPr>
            <w:rStyle w:val="Hyperlink"/>
          </w:rPr>
          <w:fldChar w:fldCharType="separate"/>
        </w:r>
        <w:r w:rsidRPr="003F300B">
          <w:rPr>
            <w:rStyle w:val="Hyperlink"/>
            <w:snapToGrid w:val="0"/>
          </w:rPr>
          <w:t>1.5.</w:t>
        </w:r>
        <w:r>
          <w:rPr>
            <w:rFonts w:asciiTheme="minorHAnsi" w:eastAsiaTheme="minorEastAsia" w:hAnsiTheme="minorHAnsi" w:cstheme="minorBidi"/>
            <w:color w:val="auto"/>
            <w:sz w:val="22"/>
            <w:szCs w:val="22"/>
            <w:lang w:eastAsia="en-US"/>
          </w:rPr>
          <w:tab/>
        </w:r>
        <w:r w:rsidRPr="003F300B">
          <w:rPr>
            <w:rStyle w:val="Hyperlink"/>
            <w:snapToGrid w:val="0"/>
          </w:rPr>
          <w:t>Document Modification</w:t>
        </w:r>
        <w:r>
          <w:rPr>
            <w:webHidden/>
          </w:rPr>
          <w:tab/>
        </w:r>
        <w:r>
          <w:rPr>
            <w:webHidden/>
          </w:rPr>
          <w:fldChar w:fldCharType="begin"/>
        </w:r>
        <w:r>
          <w:rPr>
            <w:webHidden/>
          </w:rPr>
          <w:instrText xml:space="preserve"> PAGEREF _Toc531700548 \h </w:instrText>
        </w:r>
      </w:ins>
      <w:r>
        <w:rPr>
          <w:webHidden/>
        </w:rPr>
      </w:r>
      <w:r>
        <w:rPr>
          <w:webHidden/>
        </w:rPr>
        <w:fldChar w:fldCharType="separate"/>
      </w:r>
      <w:ins w:id="543" w:author="Elaine Baricante" w:date="2018-12-04T15:26:00Z">
        <w:r>
          <w:rPr>
            <w:webHidden/>
          </w:rPr>
          <w:t>1</w:t>
        </w:r>
        <w:r>
          <w:rPr>
            <w:webHidden/>
          </w:rPr>
          <w:fldChar w:fldCharType="end"/>
        </w:r>
        <w:r w:rsidRPr="003F300B">
          <w:rPr>
            <w:rStyle w:val="Hyperlink"/>
          </w:rPr>
          <w:fldChar w:fldCharType="end"/>
        </w:r>
      </w:ins>
    </w:p>
    <w:p w14:paraId="2D2A2BD8" w14:textId="4CA88BD7" w:rsidR="00E01C7E" w:rsidRDefault="00E01C7E">
      <w:pPr>
        <w:pStyle w:val="TOC2"/>
        <w:rPr>
          <w:ins w:id="544" w:author="Elaine Baricante" w:date="2018-12-04T15:26:00Z"/>
          <w:rFonts w:asciiTheme="minorHAnsi" w:eastAsiaTheme="minorEastAsia" w:hAnsiTheme="minorHAnsi" w:cstheme="minorBidi"/>
          <w:color w:val="auto"/>
          <w:sz w:val="22"/>
          <w:szCs w:val="22"/>
          <w:lang w:eastAsia="en-US"/>
        </w:rPr>
      </w:pPr>
      <w:ins w:id="545" w:author="Elaine Baricante" w:date="2018-12-04T15:26:00Z">
        <w:r w:rsidRPr="003F300B">
          <w:rPr>
            <w:rStyle w:val="Hyperlink"/>
          </w:rPr>
          <w:fldChar w:fldCharType="begin"/>
        </w:r>
        <w:r w:rsidRPr="003F300B">
          <w:rPr>
            <w:rStyle w:val="Hyperlink"/>
          </w:rPr>
          <w:instrText xml:space="preserve"> </w:instrText>
        </w:r>
        <w:r>
          <w:instrText>HYPERLINK \l "_Toc531700549"</w:instrText>
        </w:r>
        <w:r w:rsidRPr="003F300B">
          <w:rPr>
            <w:rStyle w:val="Hyperlink"/>
          </w:rPr>
          <w:instrText xml:space="preserve"> </w:instrText>
        </w:r>
        <w:r w:rsidRPr="003F300B">
          <w:rPr>
            <w:rStyle w:val="Hyperlink"/>
          </w:rPr>
          <w:fldChar w:fldCharType="separate"/>
        </w:r>
        <w:r w:rsidRPr="003F300B">
          <w:rPr>
            <w:rStyle w:val="Hyperlink"/>
          </w:rPr>
          <w:t>1.6.</w:t>
        </w:r>
        <w:r>
          <w:rPr>
            <w:rFonts w:asciiTheme="minorHAnsi" w:eastAsiaTheme="minorEastAsia" w:hAnsiTheme="minorHAnsi" w:cstheme="minorBidi"/>
            <w:color w:val="auto"/>
            <w:sz w:val="22"/>
            <w:szCs w:val="22"/>
            <w:lang w:eastAsia="en-US"/>
          </w:rPr>
          <w:tab/>
        </w:r>
        <w:r w:rsidRPr="003F300B">
          <w:rPr>
            <w:rStyle w:val="Hyperlink"/>
          </w:rPr>
          <w:t>Abbreviations</w:t>
        </w:r>
        <w:r>
          <w:rPr>
            <w:webHidden/>
          </w:rPr>
          <w:tab/>
        </w:r>
        <w:r>
          <w:rPr>
            <w:webHidden/>
          </w:rPr>
          <w:fldChar w:fldCharType="begin"/>
        </w:r>
        <w:r>
          <w:rPr>
            <w:webHidden/>
          </w:rPr>
          <w:instrText xml:space="preserve"> PAGEREF _Toc531700549 \h </w:instrText>
        </w:r>
      </w:ins>
      <w:r>
        <w:rPr>
          <w:webHidden/>
        </w:rPr>
      </w:r>
      <w:r>
        <w:rPr>
          <w:webHidden/>
        </w:rPr>
        <w:fldChar w:fldCharType="separate"/>
      </w:r>
      <w:ins w:id="546" w:author="Elaine Baricante" w:date="2018-12-04T15:26:00Z">
        <w:r>
          <w:rPr>
            <w:webHidden/>
          </w:rPr>
          <w:t>1</w:t>
        </w:r>
        <w:r>
          <w:rPr>
            <w:webHidden/>
          </w:rPr>
          <w:fldChar w:fldCharType="end"/>
        </w:r>
        <w:r w:rsidRPr="003F300B">
          <w:rPr>
            <w:rStyle w:val="Hyperlink"/>
          </w:rPr>
          <w:fldChar w:fldCharType="end"/>
        </w:r>
      </w:ins>
    </w:p>
    <w:p w14:paraId="45E0C2A1" w14:textId="79CE400F" w:rsidR="00E01C7E" w:rsidRDefault="00E01C7E">
      <w:pPr>
        <w:pStyle w:val="TOC1"/>
        <w:rPr>
          <w:ins w:id="547" w:author="Elaine Baricante" w:date="2018-12-04T15:26:00Z"/>
          <w:rFonts w:asciiTheme="minorHAnsi" w:eastAsiaTheme="minorEastAsia" w:hAnsiTheme="minorHAnsi" w:cstheme="minorBidi"/>
          <w:b w:val="0"/>
          <w:bCs w:val="0"/>
          <w:caps w:val="0"/>
          <w:color w:val="auto"/>
          <w:sz w:val="22"/>
          <w:szCs w:val="22"/>
          <w:lang w:eastAsia="en-US"/>
        </w:rPr>
      </w:pPr>
      <w:ins w:id="548" w:author="Elaine Baricante" w:date="2018-12-04T15:26:00Z">
        <w:r w:rsidRPr="003F300B">
          <w:rPr>
            <w:rStyle w:val="Hyperlink"/>
          </w:rPr>
          <w:fldChar w:fldCharType="begin"/>
        </w:r>
        <w:r w:rsidRPr="003F300B">
          <w:rPr>
            <w:rStyle w:val="Hyperlink"/>
          </w:rPr>
          <w:instrText xml:space="preserve"> </w:instrText>
        </w:r>
        <w:r>
          <w:instrText>HYPERLINK \l "_Toc531700550"</w:instrText>
        </w:r>
        <w:r w:rsidRPr="003F300B">
          <w:rPr>
            <w:rStyle w:val="Hyperlink"/>
          </w:rPr>
          <w:instrText xml:space="preserve"> </w:instrText>
        </w:r>
        <w:r w:rsidRPr="003F300B">
          <w:rPr>
            <w:rStyle w:val="Hyperlink"/>
          </w:rPr>
          <w:fldChar w:fldCharType="separate"/>
        </w:r>
        <w:r w:rsidRPr="003F300B">
          <w:rPr>
            <w:rStyle w:val="Hyperlink"/>
          </w:rPr>
          <w:t>2.</w:t>
        </w:r>
        <w:r>
          <w:rPr>
            <w:rFonts w:asciiTheme="minorHAnsi" w:eastAsiaTheme="minorEastAsia" w:hAnsiTheme="minorHAnsi" w:cstheme="minorBidi"/>
            <w:b w:val="0"/>
            <w:bCs w:val="0"/>
            <w:caps w:val="0"/>
            <w:color w:val="auto"/>
            <w:sz w:val="22"/>
            <w:szCs w:val="22"/>
            <w:lang w:eastAsia="en-US"/>
          </w:rPr>
          <w:tab/>
        </w:r>
        <w:r w:rsidRPr="003F300B">
          <w:rPr>
            <w:rStyle w:val="Hyperlink"/>
          </w:rPr>
          <w:t>V25ter AT Commands</w:t>
        </w:r>
        <w:r>
          <w:rPr>
            <w:webHidden/>
          </w:rPr>
          <w:tab/>
        </w:r>
        <w:r>
          <w:rPr>
            <w:webHidden/>
          </w:rPr>
          <w:fldChar w:fldCharType="begin"/>
        </w:r>
        <w:r>
          <w:rPr>
            <w:webHidden/>
          </w:rPr>
          <w:instrText xml:space="preserve"> PAGEREF _Toc531700550 \h </w:instrText>
        </w:r>
      </w:ins>
      <w:r>
        <w:rPr>
          <w:webHidden/>
        </w:rPr>
      </w:r>
      <w:r>
        <w:rPr>
          <w:webHidden/>
        </w:rPr>
        <w:fldChar w:fldCharType="separate"/>
      </w:r>
      <w:ins w:id="549" w:author="Elaine Baricante" w:date="2018-12-04T15:26:00Z">
        <w:r>
          <w:rPr>
            <w:webHidden/>
          </w:rPr>
          <w:t>1</w:t>
        </w:r>
        <w:r>
          <w:rPr>
            <w:webHidden/>
          </w:rPr>
          <w:fldChar w:fldCharType="end"/>
        </w:r>
        <w:r w:rsidRPr="003F300B">
          <w:rPr>
            <w:rStyle w:val="Hyperlink"/>
          </w:rPr>
          <w:fldChar w:fldCharType="end"/>
        </w:r>
      </w:ins>
    </w:p>
    <w:p w14:paraId="5A976710" w14:textId="7B67791B" w:rsidR="00E01C7E" w:rsidRDefault="00E01C7E">
      <w:pPr>
        <w:pStyle w:val="TOC2"/>
        <w:rPr>
          <w:ins w:id="550" w:author="Elaine Baricante" w:date="2018-12-04T15:26:00Z"/>
          <w:rFonts w:asciiTheme="minorHAnsi" w:eastAsiaTheme="minorEastAsia" w:hAnsiTheme="minorHAnsi" w:cstheme="minorBidi"/>
          <w:color w:val="auto"/>
          <w:sz w:val="22"/>
          <w:szCs w:val="22"/>
          <w:lang w:eastAsia="en-US"/>
        </w:rPr>
      </w:pPr>
      <w:ins w:id="551" w:author="Elaine Baricante" w:date="2018-12-04T15:26:00Z">
        <w:r w:rsidRPr="003F300B">
          <w:rPr>
            <w:rStyle w:val="Hyperlink"/>
          </w:rPr>
          <w:fldChar w:fldCharType="begin"/>
        </w:r>
        <w:r w:rsidRPr="003F300B">
          <w:rPr>
            <w:rStyle w:val="Hyperlink"/>
          </w:rPr>
          <w:instrText xml:space="preserve"> </w:instrText>
        </w:r>
        <w:r>
          <w:instrText>HYPERLINK \l "_Toc531700551"</w:instrText>
        </w:r>
        <w:r w:rsidRPr="003F300B">
          <w:rPr>
            <w:rStyle w:val="Hyperlink"/>
          </w:rPr>
          <w:instrText xml:space="preserve"> </w:instrText>
        </w:r>
        <w:r w:rsidRPr="003F300B">
          <w:rPr>
            <w:rStyle w:val="Hyperlink"/>
          </w:rPr>
          <w:fldChar w:fldCharType="separate"/>
        </w:r>
        <w:r w:rsidRPr="003F300B">
          <w:rPr>
            <w:rStyle w:val="Hyperlink"/>
          </w:rPr>
          <w:t>2.1.</w:t>
        </w:r>
        <w:r>
          <w:rPr>
            <w:rFonts w:asciiTheme="minorHAnsi" w:eastAsiaTheme="minorEastAsia" w:hAnsiTheme="minorHAnsi" w:cstheme="minorBidi"/>
            <w:color w:val="auto"/>
            <w:sz w:val="22"/>
            <w:szCs w:val="22"/>
            <w:lang w:eastAsia="en-US"/>
          </w:rPr>
          <w:tab/>
        </w:r>
        <w:r w:rsidRPr="003F300B">
          <w:rPr>
            <w:rStyle w:val="Hyperlink"/>
          </w:rPr>
          <w:t>+++ Command: Switch from Data Mode to Command Mode</w:t>
        </w:r>
        <w:r>
          <w:rPr>
            <w:webHidden/>
          </w:rPr>
          <w:tab/>
        </w:r>
        <w:r>
          <w:rPr>
            <w:webHidden/>
          </w:rPr>
          <w:fldChar w:fldCharType="begin"/>
        </w:r>
        <w:r>
          <w:rPr>
            <w:webHidden/>
          </w:rPr>
          <w:instrText xml:space="preserve"> PAGEREF _Toc531700551 \h </w:instrText>
        </w:r>
      </w:ins>
      <w:r>
        <w:rPr>
          <w:webHidden/>
        </w:rPr>
      </w:r>
      <w:r>
        <w:rPr>
          <w:webHidden/>
        </w:rPr>
        <w:fldChar w:fldCharType="separate"/>
      </w:r>
      <w:ins w:id="552" w:author="Elaine Baricante" w:date="2018-12-04T15:26:00Z">
        <w:r>
          <w:rPr>
            <w:webHidden/>
          </w:rPr>
          <w:t>1</w:t>
        </w:r>
        <w:r>
          <w:rPr>
            <w:webHidden/>
          </w:rPr>
          <w:fldChar w:fldCharType="end"/>
        </w:r>
        <w:r w:rsidRPr="003F300B">
          <w:rPr>
            <w:rStyle w:val="Hyperlink"/>
          </w:rPr>
          <w:fldChar w:fldCharType="end"/>
        </w:r>
      </w:ins>
    </w:p>
    <w:p w14:paraId="7D59C313" w14:textId="71DA3171" w:rsidR="00E01C7E" w:rsidRDefault="00E01C7E">
      <w:pPr>
        <w:pStyle w:val="TOC2"/>
        <w:rPr>
          <w:ins w:id="553" w:author="Elaine Baricante" w:date="2018-12-04T15:26:00Z"/>
          <w:rFonts w:asciiTheme="minorHAnsi" w:eastAsiaTheme="minorEastAsia" w:hAnsiTheme="minorHAnsi" w:cstheme="minorBidi"/>
          <w:color w:val="auto"/>
          <w:sz w:val="22"/>
          <w:szCs w:val="22"/>
          <w:lang w:eastAsia="en-US"/>
        </w:rPr>
      </w:pPr>
      <w:ins w:id="554" w:author="Elaine Baricante" w:date="2018-12-04T15:26:00Z">
        <w:r w:rsidRPr="003F300B">
          <w:rPr>
            <w:rStyle w:val="Hyperlink"/>
          </w:rPr>
          <w:fldChar w:fldCharType="begin"/>
        </w:r>
        <w:r w:rsidRPr="003F300B">
          <w:rPr>
            <w:rStyle w:val="Hyperlink"/>
          </w:rPr>
          <w:instrText xml:space="preserve"> </w:instrText>
        </w:r>
        <w:r>
          <w:instrText>HYPERLINK \l "_Toc531700552"</w:instrText>
        </w:r>
        <w:r w:rsidRPr="003F300B">
          <w:rPr>
            <w:rStyle w:val="Hyperlink"/>
          </w:rPr>
          <w:instrText xml:space="preserve"> </w:instrText>
        </w:r>
        <w:r w:rsidRPr="003F300B">
          <w:rPr>
            <w:rStyle w:val="Hyperlink"/>
          </w:rPr>
          <w:fldChar w:fldCharType="separate"/>
        </w:r>
        <w:r w:rsidRPr="003F300B">
          <w:rPr>
            <w:rStyle w:val="Hyperlink"/>
          </w:rPr>
          <w:t>2.2.</w:t>
        </w:r>
        <w:r>
          <w:rPr>
            <w:rFonts w:asciiTheme="minorHAnsi" w:eastAsiaTheme="minorEastAsia" w:hAnsiTheme="minorHAnsi" w:cstheme="minorBidi"/>
            <w:color w:val="auto"/>
            <w:sz w:val="22"/>
            <w:szCs w:val="22"/>
            <w:lang w:eastAsia="en-US"/>
          </w:rPr>
          <w:tab/>
        </w:r>
        <w:r w:rsidRPr="003F300B">
          <w:rPr>
            <w:rStyle w:val="Hyperlink"/>
          </w:rPr>
          <w:t>O Command: Switch from Command Mode to Data Mode</w:t>
        </w:r>
        <w:r>
          <w:rPr>
            <w:webHidden/>
          </w:rPr>
          <w:tab/>
        </w:r>
        <w:r>
          <w:rPr>
            <w:webHidden/>
          </w:rPr>
          <w:fldChar w:fldCharType="begin"/>
        </w:r>
        <w:r>
          <w:rPr>
            <w:webHidden/>
          </w:rPr>
          <w:instrText xml:space="preserve"> PAGEREF _Toc531700552 \h </w:instrText>
        </w:r>
      </w:ins>
      <w:r>
        <w:rPr>
          <w:webHidden/>
        </w:rPr>
      </w:r>
      <w:r>
        <w:rPr>
          <w:webHidden/>
        </w:rPr>
        <w:fldChar w:fldCharType="separate"/>
      </w:r>
      <w:ins w:id="555" w:author="Elaine Baricante" w:date="2018-12-04T15:26:00Z">
        <w:r>
          <w:rPr>
            <w:webHidden/>
          </w:rPr>
          <w:t>1</w:t>
        </w:r>
        <w:r>
          <w:rPr>
            <w:webHidden/>
          </w:rPr>
          <w:fldChar w:fldCharType="end"/>
        </w:r>
        <w:r w:rsidRPr="003F300B">
          <w:rPr>
            <w:rStyle w:val="Hyperlink"/>
          </w:rPr>
          <w:fldChar w:fldCharType="end"/>
        </w:r>
      </w:ins>
    </w:p>
    <w:p w14:paraId="779DB02D" w14:textId="4131C947" w:rsidR="00E01C7E" w:rsidRDefault="00E01C7E">
      <w:pPr>
        <w:pStyle w:val="TOC2"/>
        <w:rPr>
          <w:ins w:id="556" w:author="Elaine Baricante" w:date="2018-12-04T15:26:00Z"/>
          <w:rFonts w:asciiTheme="minorHAnsi" w:eastAsiaTheme="minorEastAsia" w:hAnsiTheme="minorHAnsi" w:cstheme="minorBidi"/>
          <w:color w:val="auto"/>
          <w:sz w:val="22"/>
          <w:szCs w:val="22"/>
          <w:lang w:eastAsia="en-US"/>
        </w:rPr>
      </w:pPr>
      <w:ins w:id="557" w:author="Elaine Baricante" w:date="2018-12-04T15:26:00Z">
        <w:r w:rsidRPr="003F300B">
          <w:rPr>
            <w:rStyle w:val="Hyperlink"/>
          </w:rPr>
          <w:fldChar w:fldCharType="begin"/>
        </w:r>
        <w:r w:rsidRPr="003F300B">
          <w:rPr>
            <w:rStyle w:val="Hyperlink"/>
          </w:rPr>
          <w:instrText xml:space="preserve"> </w:instrText>
        </w:r>
        <w:r>
          <w:instrText>HYPERLINK \l "_Toc531700553"</w:instrText>
        </w:r>
        <w:r w:rsidRPr="003F300B">
          <w:rPr>
            <w:rStyle w:val="Hyperlink"/>
          </w:rPr>
          <w:instrText xml:space="preserve"> </w:instrText>
        </w:r>
        <w:r w:rsidRPr="003F300B">
          <w:rPr>
            <w:rStyle w:val="Hyperlink"/>
          </w:rPr>
          <w:fldChar w:fldCharType="separate"/>
        </w:r>
        <w:r w:rsidRPr="003F300B">
          <w:rPr>
            <w:rStyle w:val="Hyperlink"/>
          </w:rPr>
          <w:t>2.3.</w:t>
        </w:r>
        <w:r>
          <w:rPr>
            <w:rFonts w:asciiTheme="minorHAnsi" w:eastAsiaTheme="minorEastAsia" w:hAnsiTheme="minorHAnsi" w:cstheme="minorBidi"/>
            <w:color w:val="auto"/>
            <w:sz w:val="22"/>
            <w:szCs w:val="22"/>
            <w:lang w:eastAsia="en-US"/>
          </w:rPr>
          <w:tab/>
        </w:r>
        <w:r w:rsidRPr="003F300B">
          <w:rPr>
            <w:rStyle w:val="Hyperlink"/>
          </w:rPr>
          <w:t>E Command: Enable Echo Command</w:t>
        </w:r>
        <w:r>
          <w:rPr>
            <w:webHidden/>
          </w:rPr>
          <w:tab/>
        </w:r>
        <w:r>
          <w:rPr>
            <w:webHidden/>
          </w:rPr>
          <w:fldChar w:fldCharType="begin"/>
        </w:r>
        <w:r>
          <w:rPr>
            <w:webHidden/>
          </w:rPr>
          <w:instrText xml:space="preserve"> PAGEREF _Toc531700553 \h </w:instrText>
        </w:r>
      </w:ins>
      <w:r>
        <w:rPr>
          <w:webHidden/>
        </w:rPr>
      </w:r>
      <w:r>
        <w:rPr>
          <w:webHidden/>
        </w:rPr>
        <w:fldChar w:fldCharType="separate"/>
      </w:r>
      <w:ins w:id="558" w:author="Elaine Baricante" w:date="2018-12-04T15:26:00Z">
        <w:r>
          <w:rPr>
            <w:webHidden/>
          </w:rPr>
          <w:t>1</w:t>
        </w:r>
        <w:r>
          <w:rPr>
            <w:webHidden/>
          </w:rPr>
          <w:fldChar w:fldCharType="end"/>
        </w:r>
        <w:r w:rsidRPr="003F300B">
          <w:rPr>
            <w:rStyle w:val="Hyperlink"/>
          </w:rPr>
          <w:fldChar w:fldCharType="end"/>
        </w:r>
      </w:ins>
    </w:p>
    <w:p w14:paraId="777CAD59" w14:textId="6EAEC0BF" w:rsidR="00E01C7E" w:rsidRDefault="00E01C7E">
      <w:pPr>
        <w:pStyle w:val="TOC2"/>
        <w:rPr>
          <w:ins w:id="559" w:author="Elaine Baricante" w:date="2018-12-04T15:26:00Z"/>
          <w:rFonts w:asciiTheme="minorHAnsi" w:eastAsiaTheme="minorEastAsia" w:hAnsiTheme="minorHAnsi" w:cstheme="minorBidi"/>
          <w:color w:val="auto"/>
          <w:sz w:val="22"/>
          <w:szCs w:val="22"/>
          <w:lang w:eastAsia="en-US"/>
        </w:rPr>
      </w:pPr>
      <w:ins w:id="560" w:author="Elaine Baricante" w:date="2018-12-04T15:26:00Z">
        <w:r w:rsidRPr="003F300B">
          <w:rPr>
            <w:rStyle w:val="Hyperlink"/>
          </w:rPr>
          <w:fldChar w:fldCharType="begin"/>
        </w:r>
        <w:r w:rsidRPr="003F300B">
          <w:rPr>
            <w:rStyle w:val="Hyperlink"/>
          </w:rPr>
          <w:instrText xml:space="preserve"> </w:instrText>
        </w:r>
        <w:r>
          <w:instrText>HYPERLINK \l "_Toc531700554"</w:instrText>
        </w:r>
        <w:r w:rsidRPr="003F300B">
          <w:rPr>
            <w:rStyle w:val="Hyperlink"/>
          </w:rPr>
          <w:instrText xml:space="preserve"> </w:instrText>
        </w:r>
        <w:r w:rsidRPr="003F300B">
          <w:rPr>
            <w:rStyle w:val="Hyperlink"/>
          </w:rPr>
          <w:fldChar w:fldCharType="separate"/>
        </w:r>
        <w:r w:rsidRPr="003F300B">
          <w:rPr>
            <w:rStyle w:val="Hyperlink"/>
          </w:rPr>
          <w:t>2.4.</w:t>
        </w:r>
        <w:r>
          <w:rPr>
            <w:rFonts w:asciiTheme="minorHAnsi" w:eastAsiaTheme="minorEastAsia" w:hAnsiTheme="minorHAnsi" w:cstheme="minorBidi"/>
            <w:color w:val="auto"/>
            <w:sz w:val="22"/>
            <w:szCs w:val="22"/>
            <w:lang w:eastAsia="en-US"/>
          </w:rPr>
          <w:tab/>
        </w:r>
        <w:r w:rsidRPr="003F300B">
          <w:rPr>
            <w:rStyle w:val="Hyperlink"/>
          </w:rPr>
          <w:t>&amp;K Command: Flow Control Option</w:t>
        </w:r>
        <w:r>
          <w:rPr>
            <w:webHidden/>
          </w:rPr>
          <w:tab/>
        </w:r>
        <w:r>
          <w:rPr>
            <w:webHidden/>
          </w:rPr>
          <w:fldChar w:fldCharType="begin"/>
        </w:r>
        <w:r>
          <w:rPr>
            <w:webHidden/>
          </w:rPr>
          <w:instrText xml:space="preserve"> PAGEREF _Toc531700554 \h </w:instrText>
        </w:r>
      </w:ins>
      <w:r>
        <w:rPr>
          <w:webHidden/>
        </w:rPr>
      </w:r>
      <w:r>
        <w:rPr>
          <w:webHidden/>
        </w:rPr>
        <w:fldChar w:fldCharType="separate"/>
      </w:r>
      <w:ins w:id="561" w:author="Elaine Baricante" w:date="2018-12-04T15:26:00Z">
        <w:r>
          <w:rPr>
            <w:webHidden/>
          </w:rPr>
          <w:t>1</w:t>
        </w:r>
        <w:r>
          <w:rPr>
            <w:webHidden/>
          </w:rPr>
          <w:fldChar w:fldCharType="end"/>
        </w:r>
        <w:r w:rsidRPr="003F300B">
          <w:rPr>
            <w:rStyle w:val="Hyperlink"/>
          </w:rPr>
          <w:fldChar w:fldCharType="end"/>
        </w:r>
      </w:ins>
    </w:p>
    <w:p w14:paraId="05132B0B" w14:textId="0E637AA2" w:rsidR="00E01C7E" w:rsidRDefault="00E01C7E">
      <w:pPr>
        <w:pStyle w:val="TOC2"/>
        <w:rPr>
          <w:ins w:id="562" w:author="Elaine Baricante" w:date="2018-12-04T15:26:00Z"/>
          <w:rFonts w:asciiTheme="minorHAnsi" w:eastAsiaTheme="minorEastAsia" w:hAnsiTheme="minorHAnsi" w:cstheme="minorBidi"/>
          <w:color w:val="auto"/>
          <w:sz w:val="22"/>
          <w:szCs w:val="22"/>
          <w:lang w:eastAsia="en-US"/>
        </w:rPr>
      </w:pPr>
      <w:ins w:id="563" w:author="Elaine Baricante" w:date="2018-12-04T15:26:00Z">
        <w:r w:rsidRPr="003F300B">
          <w:rPr>
            <w:rStyle w:val="Hyperlink"/>
          </w:rPr>
          <w:fldChar w:fldCharType="begin"/>
        </w:r>
        <w:r w:rsidRPr="003F300B">
          <w:rPr>
            <w:rStyle w:val="Hyperlink"/>
          </w:rPr>
          <w:instrText xml:space="preserve"> </w:instrText>
        </w:r>
        <w:r>
          <w:instrText>HYPERLINK \l "_Toc531700555"</w:instrText>
        </w:r>
        <w:r w:rsidRPr="003F300B">
          <w:rPr>
            <w:rStyle w:val="Hyperlink"/>
          </w:rPr>
          <w:instrText xml:space="preserve"> </w:instrText>
        </w:r>
        <w:r w:rsidRPr="003F300B">
          <w:rPr>
            <w:rStyle w:val="Hyperlink"/>
          </w:rPr>
          <w:fldChar w:fldCharType="separate"/>
        </w:r>
        <w:r w:rsidRPr="003F300B">
          <w:rPr>
            <w:rStyle w:val="Hyperlink"/>
          </w:rPr>
          <w:t>2.5.</w:t>
        </w:r>
        <w:r>
          <w:rPr>
            <w:rFonts w:asciiTheme="minorHAnsi" w:eastAsiaTheme="minorEastAsia" w:hAnsiTheme="minorHAnsi" w:cstheme="minorBidi"/>
            <w:color w:val="auto"/>
            <w:sz w:val="22"/>
            <w:szCs w:val="22"/>
            <w:lang w:eastAsia="en-US"/>
          </w:rPr>
          <w:tab/>
        </w:r>
        <w:r w:rsidRPr="003F300B">
          <w:rPr>
            <w:rStyle w:val="Hyperlink"/>
          </w:rPr>
          <w:t>&amp;F Command: Restore Factory Settings</w:t>
        </w:r>
        <w:r>
          <w:rPr>
            <w:webHidden/>
          </w:rPr>
          <w:tab/>
        </w:r>
        <w:r>
          <w:rPr>
            <w:webHidden/>
          </w:rPr>
          <w:fldChar w:fldCharType="begin"/>
        </w:r>
        <w:r>
          <w:rPr>
            <w:webHidden/>
          </w:rPr>
          <w:instrText xml:space="preserve"> PAGEREF _Toc531700555 \h </w:instrText>
        </w:r>
      </w:ins>
      <w:r>
        <w:rPr>
          <w:webHidden/>
        </w:rPr>
      </w:r>
      <w:r>
        <w:rPr>
          <w:webHidden/>
        </w:rPr>
        <w:fldChar w:fldCharType="separate"/>
      </w:r>
      <w:ins w:id="564" w:author="Elaine Baricante" w:date="2018-12-04T15:26:00Z">
        <w:r>
          <w:rPr>
            <w:webHidden/>
          </w:rPr>
          <w:t>1</w:t>
        </w:r>
        <w:r>
          <w:rPr>
            <w:webHidden/>
          </w:rPr>
          <w:fldChar w:fldCharType="end"/>
        </w:r>
        <w:r w:rsidRPr="003F300B">
          <w:rPr>
            <w:rStyle w:val="Hyperlink"/>
          </w:rPr>
          <w:fldChar w:fldCharType="end"/>
        </w:r>
      </w:ins>
    </w:p>
    <w:p w14:paraId="4B66F447" w14:textId="33277EFA" w:rsidR="00E01C7E" w:rsidRDefault="00E01C7E">
      <w:pPr>
        <w:pStyle w:val="TOC2"/>
        <w:rPr>
          <w:ins w:id="565" w:author="Elaine Baricante" w:date="2018-12-04T15:26:00Z"/>
          <w:rFonts w:asciiTheme="minorHAnsi" w:eastAsiaTheme="minorEastAsia" w:hAnsiTheme="minorHAnsi" w:cstheme="minorBidi"/>
          <w:color w:val="auto"/>
          <w:sz w:val="22"/>
          <w:szCs w:val="22"/>
          <w:lang w:eastAsia="en-US"/>
        </w:rPr>
      </w:pPr>
      <w:ins w:id="566" w:author="Elaine Baricante" w:date="2018-12-04T15:26:00Z">
        <w:r w:rsidRPr="003F300B">
          <w:rPr>
            <w:rStyle w:val="Hyperlink"/>
          </w:rPr>
          <w:fldChar w:fldCharType="begin"/>
        </w:r>
        <w:r w:rsidRPr="003F300B">
          <w:rPr>
            <w:rStyle w:val="Hyperlink"/>
          </w:rPr>
          <w:instrText xml:space="preserve"> </w:instrText>
        </w:r>
        <w:r>
          <w:instrText>HYPERLINK \l "_Toc531700556"</w:instrText>
        </w:r>
        <w:r w:rsidRPr="003F300B">
          <w:rPr>
            <w:rStyle w:val="Hyperlink"/>
          </w:rPr>
          <w:instrText xml:space="preserve"> </w:instrText>
        </w:r>
        <w:r w:rsidRPr="003F300B">
          <w:rPr>
            <w:rStyle w:val="Hyperlink"/>
          </w:rPr>
          <w:fldChar w:fldCharType="separate"/>
        </w:r>
        <w:r w:rsidRPr="003F300B">
          <w:rPr>
            <w:rStyle w:val="Hyperlink"/>
          </w:rPr>
          <w:t>2.6.</w:t>
        </w:r>
        <w:r>
          <w:rPr>
            <w:rFonts w:asciiTheme="minorHAnsi" w:eastAsiaTheme="minorEastAsia" w:hAnsiTheme="minorHAnsi" w:cstheme="minorBidi"/>
            <w:color w:val="auto"/>
            <w:sz w:val="22"/>
            <w:szCs w:val="22"/>
            <w:lang w:eastAsia="en-US"/>
          </w:rPr>
          <w:tab/>
        </w:r>
        <w:r w:rsidRPr="003F300B">
          <w:rPr>
            <w:rStyle w:val="Hyperlink"/>
          </w:rPr>
          <w:t>&amp;V Command: Display Current Configuration</w:t>
        </w:r>
        <w:r>
          <w:rPr>
            <w:webHidden/>
          </w:rPr>
          <w:tab/>
        </w:r>
        <w:r>
          <w:rPr>
            <w:webHidden/>
          </w:rPr>
          <w:fldChar w:fldCharType="begin"/>
        </w:r>
        <w:r>
          <w:rPr>
            <w:webHidden/>
          </w:rPr>
          <w:instrText xml:space="preserve"> PAGEREF _Toc531700556 \h </w:instrText>
        </w:r>
      </w:ins>
      <w:r>
        <w:rPr>
          <w:webHidden/>
        </w:rPr>
      </w:r>
      <w:r>
        <w:rPr>
          <w:webHidden/>
        </w:rPr>
        <w:fldChar w:fldCharType="separate"/>
      </w:r>
      <w:ins w:id="567" w:author="Elaine Baricante" w:date="2018-12-04T15:26:00Z">
        <w:r>
          <w:rPr>
            <w:webHidden/>
          </w:rPr>
          <w:t>1</w:t>
        </w:r>
        <w:r>
          <w:rPr>
            <w:webHidden/>
          </w:rPr>
          <w:fldChar w:fldCharType="end"/>
        </w:r>
        <w:r w:rsidRPr="003F300B">
          <w:rPr>
            <w:rStyle w:val="Hyperlink"/>
          </w:rPr>
          <w:fldChar w:fldCharType="end"/>
        </w:r>
      </w:ins>
    </w:p>
    <w:p w14:paraId="47B612DF" w14:textId="749DEDC3" w:rsidR="00E01C7E" w:rsidRDefault="00E01C7E">
      <w:pPr>
        <w:pStyle w:val="TOC2"/>
        <w:rPr>
          <w:ins w:id="568" w:author="Elaine Baricante" w:date="2018-12-04T15:26:00Z"/>
          <w:rFonts w:asciiTheme="minorHAnsi" w:eastAsiaTheme="minorEastAsia" w:hAnsiTheme="minorHAnsi" w:cstheme="minorBidi"/>
          <w:color w:val="auto"/>
          <w:sz w:val="22"/>
          <w:szCs w:val="22"/>
          <w:lang w:eastAsia="en-US"/>
        </w:rPr>
      </w:pPr>
      <w:ins w:id="569" w:author="Elaine Baricante" w:date="2018-12-04T15:26:00Z">
        <w:r w:rsidRPr="003F300B">
          <w:rPr>
            <w:rStyle w:val="Hyperlink"/>
          </w:rPr>
          <w:fldChar w:fldCharType="begin"/>
        </w:r>
        <w:r w:rsidRPr="003F300B">
          <w:rPr>
            <w:rStyle w:val="Hyperlink"/>
          </w:rPr>
          <w:instrText xml:space="preserve"> </w:instrText>
        </w:r>
        <w:r>
          <w:instrText>HYPERLINK \l "_Toc531700557"</w:instrText>
        </w:r>
        <w:r w:rsidRPr="003F300B">
          <w:rPr>
            <w:rStyle w:val="Hyperlink"/>
          </w:rPr>
          <w:instrText xml:space="preserve"> </w:instrText>
        </w:r>
        <w:r w:rsidRPr="003F300B">
          <w:rPr>
            <w:rStyle w:val="Hyperlink"/>
          </w:rPr>
          <w:fldChar w:fldCharType="separate"/>
        </w:r>
        <w:r w:rsidRPr="003F300B">
          <w:rPr>
            <w:rStyle w:val="Hyperlink"/>
          </w:rPr>
          <w:t>2.7.</w:t>
        </w:r>
        <w:r>
          <w:rPr>
            <w:rFonts w:asciiTheme="minorHAnsi" w:eastAsiaTheme="minorEastAsia" w:hAnsiTheme="minorHAnsi" w:cstheme="minorBidi"/>
            <w:color w:val="auto"/>
            <w:sz w:val="22"/>
            <w:szCs w:val="22"/>
            <w:lang w:eastAsia="en-US"/>
          </w:rPr>
          <w:tab/>
        </w:r>
        <w:r w:rsidRPr="003F300B">
          <w:rPr>
            <w:rStyle w:val="Hyperlink"/>
          </w:rPr>
          <w:t>&amp;W Command: Write Current Configuration</w:t>
        </w:r>
        <w:r>
          <w:rPr>
            <w:webHidden/>
          </w:rPr>
          <w:tab/>
        </w:r>
        <w:r>
          <w:rPr>
            <w:webHidden/>
          </w:rPr>
          <w:fldChar w:fldCharType="begin"/>
        </w:r>
        <w:r>
          <w:rPr>
            <w:webHidden/>
          </w:rPr>
          <w:instrText xml:space="preserve"> PAGEREF _Toc531700557 \h </w:instrText>
        </w:r>
      </w:ins>
      <w:r>
        <w:rPr>
          <w:webHidden/>
        </w:rPr>
      </w:r>
      <w:r>
        <w:rPr>
          <w:webHidden/>
        </w:rPr>
        <w:fldChar w:fldCharType="separate"/>
      </w:r>
      <w:ins w:id="570" w:author="Elaine Baricante" w:date="2018-12-04T15:26:00Z">
        <w:r>
          <w:rPr>
            <w:webHidden/>
          </w:rPr>
          <w:t>1</w:t>
        </w:r>
        <w:r>
          <w:rPr>
            <w:webHidden/>
          </w:rPr>
          <w:fldChar w:fldCharType="end"/>
        </w:r>
        <w:r w:rsidRPr="003F300B">
          <w:rPr>
            <w:rStyle w:val="Hyperlink"/>
          </w:rPr>
          <w:fldChar w:fldCharType="end"/>
        </w:r>
      </w:ins>
    </w:p>
    <w:p w14:paraId="2EFECF01" w14:textId="5A9C79DB" w:rsidR="00E01C7E" w:rsidRDefault="00E01C7E">
      <w:pPr>
        <w:pStyle w:val="TOC2"/>
        <w:rPr>
          <w:ins w:id="571" w:author="Elaine Baricante" w:date="2018-12-04T15:26:00Z"/>
          <w:rFonts w:asciiTheme="minorHAnsi" w:eastAsiaTheme="minorEastAsia" w:hAnsiTheme="minorHAnsi" w:cstheme="minorBidi"/>
          <w:color w:val="auto"/>
          <w:sz w:val="22"/>
          <w:szCs w:val="22"/>
          <w:lang w:eastAsia="en-US"/>
        </w:rPr>
      </w:pPr>
      <w:ins w:id="572" w:author="Elaine Baricante" w:date="2018-12-04T15:26:00Z">
        <w:r w:rsidRPr="003F300B">
          <w:rPr>
            <w:rStyle w:val="Hyperlink"/>
          </w:rPr>
          <w:fldChar w:fldCharType="begin"/>
        </w:r>
        <w:r w:rsidRPr="003F300B">
          <w:rPr>
            <w:rStyle w:val="Hyperlink"/>
          </w:rPr>
          <w:instrText xml:space="preserve"> </w:instrText>
        </w:r>
        <w:r>
          <w:instrText>HYPERLINK \l "_Toc531700558"</w:instrText>
        </w:r>
        <w:r w:rsidRPr="003F300B">
          <w:rPr>
            <w:rStyle w:val="Hyperlink"/>
          </w:rPr>
          <w:instrText xml:space="preserve"> </w:instrText>
        </w:r>
        <w:r w:rsidRPr="003F300B">
          <w:rPr>
            <w:rStyle w:val="Hyperlink"/>
          </w:rPr>
          <w:fldChar w:fldCharType="separate"/>
        </w:r>
        <w:r w:rsidRPr="003F300B">
          <w:rPr>
            <w:rStyle w:val="Hyperlink"/>
          </w:rPr>
          <w:t>2.8.</w:t>
        </w:r>
        <w:r>
          <w:rPr>
            <w:rFonts w:asciiTheme="minorHAnsi" w:eastAsiaTheme="minorEastAsia" w:hAnsiTheme="minorHAnsi" w:cstheme="minorBidi"/>
            <w:color w:val="auto"/>
            <w:sz w:val="22"/>
            <w:szCs w:val="22"/>
            <w:lang w:eastAsia="en-US"/>
          </w:rPr>
          <w:tab/>
        </w:r>
        <w:r w:rsidRPr="003F300B">
          <w:rPr>
            <w:rStyle w:val="Hyperlink"/>
          </w:rPr>
          <w:t>Z Command: Reset and Restore User Configuration</w:t>
        </w:r>
        <w:r>
          <w:rPr>
            <w:webHidden/>
          </w:rPr>
          <w:tab/>
        </w:r>
        <w:r>
          <w:rPr>
            <w:webHidden/>
          </w:rPr>
          <w:fldChar w:fldCharType="begin"/>
        </w:r>
        <w:r>
          <w:rPr>
            <w:webHidden/>
          </w:rPr>
          <w:instrText xml:space="preserve"> PAGEREF _Toc531700558 \h </w:instrText>
        </w:r>
      </w:ins>
      <w:r>
        <w:rPr>
          <w:webHidden/>
        </w:rPr>
      </w:r>
      <w:r>
        <w:rPr>
          <w:webHidden/>
        </w:rPr>
        <w:fldChar w:fldCharType="separate"/>
      </w:r>
      <w:ins w:id="573" w:author="Elaine Baricante" w:date="2018-12-04T15:26:00Z">
        <w:r>
          <w:rPr>
            <w:webHidden/>
          </w:rPr>
          <w:t>1</w:t>
        </w:r>
        <w:r>
          <w:rPr>
            <w:webHidden/>
          </w:rPr>
          <w:fldChar w:fldCharType="end"/>
        </w:r>
        <w:r w:rsidRPr="003F300B">
          <w:rPr>
            <w:rStyle w:val="Hyperlink"/>
          </w:rPr>
          <w:fldChar w:fldCharType="end"/>
        </w:r>
      </w:ins>
    </w:p>
    <w:p w14:paraId="0058129D" w14:textId="466647BC" w:rsidR="00E01C7E" w:rsidRDefault="00E01C7E">
      <w:pPr>
        <w:pStyle w:val="TOC2"/>
        <w:rPr>
          <w:ins w:id="574" w:author="Elaine Baricante" w:date="2018-12-04T15:26:00Z"/>
          <w:rFonts w:asciiTheme="minorHAnsi" w:eastAsiaTheme="minorEastAsia" w:hAnsiTheme="minorHAnsi" w:cstheme="minorBidi"/>
          <w:color w:val="auto"/>
          <w:sz w:val="22"/>
          <w:szCs w:val="22"/>
          <w:lang w:eastAsia="en-US"/>
        </w:rPr>
      </w:pPr>
      <w:ins w:id="575" w:author="Elaine Baricante" w:date="2018-12-04T15:26:00Z">
        <w:r w:rsidRPr="003F300B">
          <w:rPr>
            <w:rStyle w:val="Hyperlink"/>
          </w:rPr>
          <w:fldChar w:fldCharType="begin"/>
        </w:r>
        <w:r w:rsidRPr="003F300B">
          <w:rPr>
            <w:rStyle w:val="Hyperlink"/>
          </w:rPr>
          <w:instrText xml:space="preserve"> </w:instrText>
        </w:r>
        <w:r>
          <w:instrText>HYPERLINK \l "_Toc531700559"</w:instrText>
        </w:r>
        <w:r w:rsidRPr="003F300B">
          <w:rPr>
            <w:rStyle w:val="Hyperlink"/>
          </w:rPr>
          <w:instrText xml:space="preserve"> </w:instrText>
        </w:r>
        <w:r w:rsidRPr="003F300B">
          <w:rPr>
            <w:rStyle w:val="Hyperlink"/>
          </w:rPr>
          <w:fldChar w:fldCharType="separate"/>
        </w:r>
        <w:r w:rsidRPr="003F300B">
          <w:rPr>
            <w:rStyle w:val="Hyperlink"/>
          </w:rPr>
          <w:t>2.9.</w:t>
        </w:r>
        <w:r>
          <w:rPr>
            <w:rFonts w:asciiTheme="minorHAnsi" w:eastAsiaTheme="minorEastAsia" w:hAnsiTheme="minorHAnsi" w:cstheme="minorBidi"/>
            <w:color w:val="auto"/>
            <w:sz w:val="22"/>
            <w:szCs w:val="22"/>
            <w:lang w:eastAsia="en-US"/>
          </w:rPr>
          <w:tab/>
        </w:r>
        <w:r w:rsidRPr="003F300B">
          <w:rPr>
            <w:rStyle w:val="Hyperlink"/>
          </w:rPr>
          <w:t>+IPR Command: Set Fixed Local/DTE Rate</w:t>
        </w:r>
        <w:r>
          <w:rPr>
            <w:webHidden/>
          </w:rPr>
          <w:tab/>
        </w:r>
        <w:r>
          <w:rPr>
            <w:webHidden/>
          </w:rPr>
          <w:fldChar w:fldCharType="begin"/>
        </w:r>
        <w:r>
          <w:rPr>
            <w:webHidden/>
          </w:rPr>
          <w:instrText xml:space="preserve"> PAGEREF _Toc531700559 \h </w:instrText>
        </w:r>
      </w:ins>
      <w:r>
        <w:rPr>
          <w:webHidden/>
        </w:rPr>
      </w:r>
      <w:r>
        <w:rPr>
          <w:webHidden/>
        </w:rPr>
        <w:fldChar w:fldCharType="separate"/>
      </w:r>
      <w:ins w:id="576" w:author="Elaine Baricante" w:date="2018-12-04T15:26:00Z">
        <w:r>
          <w:rPr>
            <w:webHidden/>
          </w:rPr>
          <w:t>1</w:t>
        </w:r>
        <w:r>
          <w:rPr>
            <w:webHidden/>
          </w:rPr>
          <w:fldChar w:fldCharType="end"/>
        </w:r>
        <w:r w:rsidRPr="003F300B">
          <w:rPr>
            <w:rStyle w:val="Hyperlink"/>
          </w:rPr>
          <w:fldChar w:fldCharType="end"/>
        </w:r>
      </w:ins>
    </w:p>
    <w:p w14:paraId="4DCEBBD2" w14:textId="10531191" w:rsidR="00E01C7E" w:rsidRDefault="00E01C7E">
      <w:pPr>
        <w:pStyle w:val="TOC2"/>
        <w:rPr>
          <w:ins w:id="577" w:author="Elaine Baricante" w:date="2018-12-04T15:26:00Z"/>
          <w:rFonts w:asciiTheme="minorHAnsi" w:eastAsiaTheme="minorEastAsia" w:hAnsiTheme="minorHAnsi" w:cstheme="minorBidi"/>
          <w:color w:val="auto"/>
          <w:sz w:val="22"/>
          <w:szCs w:val="22"/>
          <w:lang w:eastAsia="en-US"/>
        </w:rPr>
      </w:pPr>
      <w:ins w:id="578" w:author="Elaine Baricante" w:date="2018-12-04T15:26:00Z">
        <w:r w:rsidRPr="003F300B">
          <w:rPr>
            <w:rStyle w:val="Hyperlink"/>
          </w:rPr>
          <w:fldChar w:fldCharType="begin"/>
        </w:r>
        <w:r w:rsidRPr="003F300B">
          <w:rPr>
            <w:rStyle w:val="Hyperlink"/>
          </w:rPr>
          <w:instrText xml:space="preserve"> </w:instrText>
        </w:r>
        <w:r>
          <w:instrText>HYPERLINK \l "_Toc531700560"</w:instrText>
        </w:r>
        <w:r w:rsidRPr="003F300B">
          <w:rPr>
            <w:rStyle w:val="Hyperlink"/>
          </w:rPr>
          <w:instrText xml:space="preserve"> </w:instrText>
        </w:r>
        <w:r w:rsidRPr="003F300B">
          <w:rPr>
            <w:rStyle w:val="Hyperlink"/>
          </w:rPr>
          <w:fldChar w:fldCharType="separate"/>
        </w:r>
        <w:r w:rsidRPr="003F300B">
          <w:rPr>
            <w:rStyle w:val="Hyperlink"/>
          </w:rPr>
          <w:t>2.10.</w:t>
        </w:r>
        <w:r>
          <w:rPr>
            <w:rFonts w:asciiTheme="minorHAnsi" w:eastAsiaTheme="minorEastAsia" w:hAnsiTheme="minorHAnsi" w:cstheme="minorBidi"/>
            <w:color w:val="auto"/>
            <w:sz w:val="22"/>
            <w:szCs w:val="22"/>
            <w:lang w:eastAsia="en-US"/>
          </w:rPr>
          <w:tab/>
        </w:r>
        <w:r w:rsidRPr="003F300B">
          <w:rPr>
            <w:rStyle w:val="Hyperlink"/>
          </w:rPr>
          <w:t>&amp;C Command: Set Data Carrier Detect (DCD) Function Mode</w:t>
        </w:r>
        <w:r>
          <w:rPr>
            <w:webHidden/>
          </w:rPr>
          <w:tab/>
        </w:r>
        <w:r>
          <w:rPr>
            <w:webHidden/>
          </w:rPr>
          <w:fldChar w:fldCharType="begin"/>
        </w:r>
        <w:r>
          <w:rPr>
            <w:webHidden/>
          </w:rPr>
          <w:instrText xml:space="preserve"> PAGEREF _Toc531700560 \h </w:instrText>
        </w:r>
      </w:ins>
      <w:r>
        <w:rPr>
          <w:webHidden/>
        </w:rPr>
      </w:r>
      <w:r>
        <w:rPr>
          <w:webHidden/>
        </w:rPr>
        <w:fldChar w:fldCharType="separate"/>
      </w:r>
      <w:ins w:id="579" w:author="Elaine Baricante" w:date="2018-12-04T15:26:00Z">
        <w:r>
          <w:rPr>
            <w:webHidden/>
          </w:rPr>
          <w:t>1</w:t>
        </w:r>
        <w:r>
          <w:rPr>
            <w:webHidden/>
          </w:rPr>
          <w:fldChar w:fldCharType="end"/>
        </w:r>
        <w:r w:rsidRPr="003F300B">
          <w:rPr>
            <w:rStyle w:val="Hyperlink"/>
          </w:rPr>
          <w:fldChar w:fldCharType="end"/>
        </w:r>
      </w:ins>
    </w:p>
    <w:p w14:paraId="0F083645" w14:textId="0B3C4100" w:rsidR="00E01C7E" w:rsidRDefault="00E01C7E">
      <w:pPr>
        <w:pStyle w:val="TOC2"/>
        <w:rPr>
          <w:ins w:id="580" w:author="Elaine Baricante" w:date="2018-12-04T15:26:00Z"/>
          <w:rFonts w:asciiTheme="minorHAnsi" w:eastAsiaTheme="minorEastAsia" w:hAnsiTheme="minorHAnsi" w:cstheme="minorBidi"/>
          <w:color w:val="auto"/>
          <w:sz w:val="22"/>
          <w:szCs w:val="22"/>
          <w:lang w:eastAsia="en-US"/>
        </w:rPr>
      </w:pPr>
      <w:ins w:id="581" w:author="Elaine Baricante" w:date="2018-12-04T15:26:00Z">
        <w:r w:rsidRPr="003F300B">
          <w:rPr>
            <w:rStyle w:val="Hyperlink"/>
          </w:rPr>
          <w:fldChar w:fldCharType="begin"/>
        </w:r>
        <w:r w:rsidRPr="003F300B">
          <w:rPr>
            <w:rStyle w:val="Hyperlink"/>
          </w:rPr>
          <w:instrText xml:space="preserve"> </w:instrText>
        </w:r>
        <w:r>
          <w:instrText>HYPERLINK \l "_Toc531700561"</w:instrText>
        </w:r>
        <w:r w:rsidRPr="003F300B">
          <w:rPr>
            <w:rStyle w:val="Hyperlink"/>
          </w:rPr>
          <w:instrText xml:space="preserve"> </w:instrText>
        </w:r>
        <w:r w:rsidRPr="003F300B">
          <w:rPr>
            <w:rStyle w:val="Hyperlink"/>
          </w:rPr>
          <w:fldChar w:fldCharType="separate"/>
        </w:r>
        <w:r w:rsidRPr="003F300B">
          <w:rPr>
            <w:rStyle w:val="Hyperlink"/>
          </w:rPr>
          <w:t>2.11.</w:t>
        </w:r>
        <w:r>
          <w:rPr>
            <w:rFonts w:asciiTheme="minorHAnsi" w:eastAsiaTheme="minorEastAsia" w:hAnsiTheme="minorHAnsi" w:cstheme="minorBidi"/>
            <w:color w:val="auto"/>
            <w:sz w:val="22"/>
            <w:szCs w:val="22"/>
            <w:lang w:eastAsia="en-US"/>
          </w:rPr>
          <w:tab/>
        </w:r>
        <w:r w:rsidRPr="003F300B">
          <w:rPr>
            <w:rStyle w:val="Hyperlink"/>
          </w:rPr>
          <w:t>&amp;D Command: Set Data Terminal Ready (DTR) Function Mode</w:t>
        </w:r>
        <w:r>
          <w:rPr>
            <w:webHidden/>
          </w:rPr>
          <w:tab/>
        </w:r>
        <w:r>
          <w:rPr>
            <w:webHidden/>
          </w:rPr>
          <w:fldChar w:fldCharType="begin"/>
        </w:r>
        <w:r>
          <w:rPr>
            <w:webHidden/>
          </w:rPr>
          <w:instrText xml:space="preserve"> PAGEREF _Toc531700561 \h </w:instrText>
        </w:r>
      </w:ins>
      <w:r>
        <w:rPr>
          <w:webHidden/>
        </w:rPr>
      </w:r>
      <w:r>
        <w:rPr>
          <w:webHidden/>
        </w:rPr>
        <w:fldChar w:fldCharType="separate"/>
      </w:r>
      <w:ins w:id="582" w:author="Elaine Baricante" w:date="2018-12-04T15:26:00Z">
        <w:r>
          <w:rPr>
            <w:webHidden/>
          </w:rPr>
          <w:t>1</w:t>
        </w:r>
        <w:r>
          <w:rPr>
            <w:webHidden/>
          </w:rPr>
          <w:fldChar w:fldCharType="end"/>
        </w:r>
        <w:r w:rsidRPr="003F300B">
          <w:rPr>
            <w:rStyle w:val="Hyperlink"/>
          </w:rPr>
          <w:fldChar w:fldCharType="end"/>
        </w:r>
      </w:ins>
    </w:p>
    <w:p w14:paraId="4916A1CC" w14:textId="34ADC7C7" w:rsidR="00E01C7E" w:rsidRDefault="00E01C7E">
      <w:pPr>
        <w:pStyle w:val="TOC2"/>
        <w:rPr>
          <w:ins w:id="583" w:author="Elaine Baricante" w:date="2018-12-04T15:26:00Z"/>
          <w:rFonts w:asciiTheme="minorHAnsi" w:eastAsiaTheme="minorEastAsia" w:hAnsiTheme="minorHAnsi" w:cstheme="minorBidi"/>
          <w:color w:val="auto"/>
          <w:sz w:val="22"/>
          <w:szCs w:val="22"/>
          <w:lang w:eastAsia="en-US"/>
        </w:rPr>
      </w:pPr>
      <w:ins w:id="584" w:author="Elaine Baricante" w:date="2018-12-04T15:26:00Z">
        <w:r w:rsidRPr="003F300B">
          <w:rPr>
            <w:rStyle w:val="Hyperlink"/>
          </w:rPr>
          <w:fldChar w:fldCharType="begin"/>
        </w:r>
        <w:r w:rsidRPr="003F300B">
          <w:rPr>
            <w:rStyle w:val="Hyperlink"/>
          </w:rPr>
          <w:instrText xml:space="preserve"> </w:instrText>
        </w:r>
        <w:r>
          <w:instrText>HYPERLINK \l "_Toc531700562"</w:instrText>
        </w:r>
        <w:r w:rsidRPr="003F300B">
          <w:rPr>
            <w:rStyle w:val="Hyperlink"/>
          </w:rPr>
          <w:instrText xml:space="preserve"> </w:instrText>
        </w:r>
        <w:r w:rsidRPr="003F300B">
          <w:rPr>
            <w:rStyle w:val="Hyperlink"/>
          </w:rPr>
          <w:fldChar w:fldCharType="separate"/>
        </w:r>
        <w:r w:rsidRPr="003F300B">
          <w:rPr>
            <w:rStyle w:val="Hyperlink"/>
          </w:rPr>
          <w:t>2.12.</w:t>
        </w:r>
        <w:r>
          <w:rPr>
            <w:rFonts w:asciiTheme="minorHAnsi" w:eastAsiaTheme="minorEastAsia" w:hAnsiTheme="minorHAnsi" w:cstheme="minorBidi"/>
            <w:color w:val="auto"/>
            <w:sz w:val="22"/>
            <w:szCs w:val="22"/>
            <w:lang w:eastAsia="en-US"/>
          </w:rPr>
          <w:tab/>
        </w:r>
        <w:r w:rsidRPr="003F300B">
          <w:rPr>
            <w:rStyle w:val="Hyperlink"/>
          </w:rPr>
          <w:t>&amp;S Command: DSR Option</w:t>
        </w:r>
        <w:r>
          <w:rPr>
            <w:webHidden/>
          </w:rPr>
          <w:tab/>
        </w:r>
        <w:r>
          <w:rPr>
            <w:webHidden/>
          </w:rPr>
          <w:fldChar w:fldCharType="begin"/>
        </w:r>
        <w:r>
          <w:rPr>
            <w:webHidden/>
          </w:rPr>
          <w:instrText xml:space="preserve"> PAGEREF _Toc531700562 \h </w:instrText>
        </w:r>
      </w:ins>
      <w:r>
        <w:rPr>
          <w:webHidden/>
        </w:rPr>
      </w:r>
      <w:r>
        <w:rPr>
          <w:webHidden/>
        </w:rPr>
        <w:fldChar w:fldCharType="separate"/>
      </w:r>
      <w:ins w:id="585" w:author="Elaine Baricante" w:date="2018-12-04T15:26:00Z">
        <w:r>
          <w:rPr>
            <w:webHidden/>
          </w:rPr>
          <w:t>1</w:t>
        </w:r>
        <w:r>
          <w:rPr>
            <w:webHidden/>
          </w:rPr>
          <w:fldChar w:fldCharType="end"/>
        </w:r>
        <w:r w:rsidRPr="003F300B">
          <w:rPr>
            <w:rStyle w:val="Hyperlink"/>
          </w:rPr>
          <w:fldChar w:fldCharType="end"/>
        </w:r>
      </w:ins>
    </w:p>
    <w:p w14:paraId="0449F9D0" w14:textId="1D4C2DA9" w:rsidR="00E01C7E" w:rsidRDefault="00E01C7E">
      <w:pPr>
        <w:pStyle w:val="TOC2"/>
        <w:rPr>
          <w:ins w:id="586" w:author="Elaine Baricante" w:date="2018-12-04T15:26:00Z"/>
          <w:rFonts w:asciiTheme="minorHAnsi" w:eastAsiaTheme="minorEastAsia" w:hAnsiTheme="minorHAnsi" w:cstheme="minorBidi"/>
          <w:color w:val="auto"/>
          <w:sz w:val="22"/>
          <w:szCs w:val="22"/>
          <w:lang w:eastAsia="en-US"/>
        </w:rPr>
      </w:pPr>
      <w:ins w:id="587" w:author="Elaine Baricante" w:date="2018-12-04T15:26:00Z">
        <w:r w:rsidRPr="003F300B">
          <w:rPr>
            <w:rStyle w:val="Hyperlink"/>
          </w:rPr>
          <w:fldChar w:fldCharType="begin"/>
        </w:r>
        <w:r w:rsidRPr="003F300B">
          <w:rPr>
            <w:rStyle w:val="Hyperlink"/>
          </w:rPr>
          <w:instrText xml:space="preserve"> </w:instrText>
        </w:r>
        <w:r>
          <w:instrText>HYPERLINK \l "_Toc531700563"</w:instrText>
        </w:r>
        <w:r w:rsidRPr="003F300B">
          <w:rPr>
            <w:rStyle w:val="Hyperlink"/>
          </w:rPr>
          <w:instrText xml:space="preserve"> </w:instrText>
        </w:r>
        <w:r w:rsidRPr="003F300B">
          <w:rPr>
            <w:rStyle w:val="Hyperlink"/>
          </w:rPr>
          <w:fldChar w:fldCharType="separate"/>
        </w:r>
        <w:r w:rsidRPr="003F300B">
          <w:rPr>
            <w:rStyle w:val="Hyperlink"/>
          </w:rPr>
          <w:t>2.13.</w:t>
        </w:r>
        <w:r>
          <w:rPr>
            <w:rFonts w:asciiTheme="minorHAnsi" w:eastAsiaTheme="minorEastAsia" w:hAnsiTheme="minorHAnsi" w:cstheme="minorBidi"/>
            <w:color w:val="auto"/>
            <w:sz w:val="22"/>
            <w:szCs w:val="22"/>
            <w:lang w:eastAsia="en-US"/>
          </w:rPr>
          <w:tab/>
        </w:r>
        <w:r w:rsidRPr="003F300B">
          <w:rPr>
            <w:rStyle w:val="Hyperlink"/>
          </w:rPr>
          <w:t>&amp;R Command: RTS/CTS Option</w:t>
        </w:r>
        <w:r>
          <w:rPr>
            <w:webHidden/>
          </w:rPr>
          <w:tab/>
        </w:r>
        <w:r>
          <w:rPr>
            <w:webHidden/>
          </w:rPr>
          <w:fldChar w:fldCharType="begin"/>
        </w:r>
        <w:r>
          <w:rPr>
            <w:webHidden/>
          </w:rPr>
          <w:instrText xml:space="preserve"> PAGEREF _Toc531700563 \h </w:instrText>
        </w:r>
      </w:ins>
      <w:r>
        <w:rPr>
          <w:webHidden/>
        </w:rPr>
      </w:r>
      <w:r>
        <w:rPr>
          <w:webHidden/>
        </w:rPr>
        <w:fldChar w:fldCharType="separate"/>
      </w:r>
      <w:ins w:id="588" w:author="Elaine Baricante" w:date="2018-12-04T15:26:00Z">
        <w:r>
          <w:rPr>
            <w:webHidden/>
          </w:rPr>
          <w:t>1</w:t>
        </w:r>
        <w:r>
          <w:rPr>
            <w:webHidden/>
          </w:rPr>
          <w:fldChar w:fldCharType="end"/>
        </w:r>
        <w:r w:rsidRPr="003F300B">
          <w:rPr>
            <w:rStyle w:val="Hyperlink"/>
          </w:rPr>
          <w:fldChar w:fldCharType="end"/>
        </w:r>
      </w:ins>
    </w:p>
    <w:p w14:paraId="250146DA" w14:textId="776C2DB0" w:rsidR="00E01C7E" w:rsidRDefault="00E01C7E">
      <w:pPr>
        <w:pStyle w:val="TOC2"/>
        <w:rPr>
          <w:ins w:id="589" w:author="Elaine Baricante" w:date="2018-12-04T15:26:00Z"/>
          <w:rFonts w:asciiTheme="minorHAnsi" w:eastAsiaTheme="minorEastAsia" w:hAnsiTheme="minorHAnsi" w:cstheme="minorBidi"/>
          <w:color w:val="auto"/>
          <w:sz w:val="22"/>
          <w:szCs w:val="22"/>
          <w:lang w:eastAsia="en-US"/>
        </w:rPr>
      </w:pPr>
      <w:ins w:id="590" w:author="Elaine Baricante" w:date="2018-12-04T15:26:00Z">
        <w:r w:rsidRPr="003F300B">
          <w:rPr>
            <w:rStyle w:val="Hyperlink"/>
          </w:rPr>
          <w:fldChar w:fldCharType="begin"/>
        </w:r>
        <w:r w:rsidRPr="003F300B">
          <w:rPr>
            <w:rStyle w:val="Hyperlink"/>
          </w:rPr>
          <w:instrText xml:space="preserve"> </w:instrText>
        </w:r>
        <w:r>
          <w:instrText>HYPERLINK \l "_Toc531700564"</w:instrText>
        </w:r>
        <w:r w:rsidRPr="003F300B">
          <w:rPr>
            <w:rStyle w:val="Hyperlink"/>
          </w:rPr>
          <w:instrText xml:space="preserve"> </w:instrText>
        </w:r>
        <w:r w:rsidRPr="003F300B">
          <w:rPr>
            <w:rStyle w:val="Hyperlink"/>
          </w:rPr>
          <w:fldChar w:fldCharType="separate"/>
        </w:r>
        <w:r w:rsidRPr="003F300B">
          <w:rPr>
            <w:rStyle w:val="Hyperlink"/>
          </w:rPr>
          <w:t>2.14.</w:t>
        </w:r>
        <w:r>
          <w:rPr>
            <w:rFonts w:asciiTheme="minorHAnsi" w:eastAsiaTheme="minorEastAsia" w:hAnsiTheme="minorHAnsi" w:cstheme="minorBidi"/>
            <w:color w:val="auto"/>
            <w:sz w:val="22"/>
            <w:szCs w:val="22"/>
            <w:lang w:eastAsia="en-US"/>
          </w:rPr>
          <w:tab/>
        </w:r>
        <w:r w:rsidRPr="003F300B">
          <w:rPr>
            <w:rStyle w:val="Hyperlink"/>
          </w:rPr>
          <w:t>S2 Command: Set Character for the Escape Sequence (Data to Command Mode)</w:t>
        </w:r>
        <w:r>
          <w:rPr>
            <w:webHidden/>
          </w:rPr>
          <w:tab/>
        </w:r>
        <w:r>
          <w:rPr>
            <w:webHidden/>
          </w:rPr>
          <w:fldChar w:fldCharType="begin"/>
        </w:r>
        <w:r>
          <w:rPr>
            <w:webHidden/>
          </w:rPr>
          <w:instrText xml:space="preserve"> PAGEREF _Toc531700564 \h </w:instrText>
        </w:r>
      </w:ins>
      <w:r>
        <w:rPr>
          <w:webHidden/>
        </w:rPr>
      </w:r>
      <w:r>
        <w:rPr>
          <w:webHidden/>
        </w:rPr>
        <w:fldChar w:fldCharType="separate"/>
      </w:r>
      <w:ins w:id="591" w:author="Elaine Baricante" w:date="2018-12-04T15:26:00Z">
        <w:r>
          <w:rPr>
            <w:webHidden/>
          </w:rPr>
          <w:t>1</w:t>
        </w:r>
        <w:r>
          <w:rPr>
            <w:webHidden/>
          </w:rPr>
          <w:fldChar w:fldCharType="end"/>
        </w:r>
        <w:r w:rsidRPr="003F300B">
          <w:rPr>
            <w:rStyle w:val="Hyperlink"/>
          </w:rPr>
          <w:fldChar w:fldCharType="end"/>
        </w:r>
      </w:ins>
    </w:p>
    <w:p w14:paraId="3D07EC11" w14:textId="3866E2E4" w:rsidR="00E01C7E" w:rsidRDefault="00E01C7E">
      <w:pPr>
        <w:pStyle w:val="TOC2"/>
        <w:rPr>
          <w:ins w:id="592" w:author="Elaine Baricante" w:date="2018-12-04T15:26:00Z"/>
          <w:rFonts w:asciiTheme="minorHAnsi" w:eastAsiaTheme="minorEastAsia" w:hAnsiTheme="minorHAnsi" w:cstheme="minorBidi"/>
          <w:color w:val="auto"/>
          <w:sz w:val="22"/>
          <w:szCs w:val="22"/>
          <w:lang w:eastAsia="en-US"/>
        </w:rPr>
      </w:pPr>
      <w:ins w:id="593" w:author="Elaine Baricante" w:date="2018-12-04T15:26:00Z">
        <w:r w:rsidRPr="003F300B">
          <w:rPr>
            <w:rStyle w:val="Hyperlink"/>
          </w:rPr>
          <w:fldChar w:fldCharType="begin"/>
        </w:r>
        <w:r w:rsidRPr="003F300B">
          <w:rPr>
            <w:rStyle w:val="Hyperlink"/>
          </w:rPr>
          <w:instrText xml:space="preserve"> </w:instrText>
        </w:r>
        <w:r>
          <w:instrText>HYPERLINK \l "_Toc531700565"</w:instrText>
        </w:r>
        <w:r w:rsidRPr="003F300B">
          <w:rPr>
            <w:rStyle w:val="Hyperlink"/>
          </w:rPr>
          <w:instrText xml:space="preserve"> </w:instrText>
        </w:r>
        <w:r w:rsidRPr="003F300B">
          <w:rPr>
            <w:rStyle w:val="Hyperlink"/>
          </w:rPr>
          <w:fldChar w:fldCharType="separate"/>
        </w:r>
        <w:r w:rsidRPr="003F300B">
          <w:rPr>
            <w:rStyle w:val="Hyperlink"/>
          </w:rPr>
          <w:t>2.15.</w:t>
        </w:r>
        <w:r>
          <w:rPr>
            <w:rFonts w:asciiTheme="minorHAnsi" w:eastAsiaTheme="minorEastAsia" w:hAnsiTheme="minorHAnsi" w:cstheme="minorBidi"/>
            <w:color w:val="auto"/>
            <w:sz w:val="22"/>
            <w:szCs w:val="22"/>
            <w:lang w:eastAsia="en-US"/>
          </w:rPr>
          <w:tab/>
        </w:r>
        <w:r w:rsidRPr="003F300B">
          <w:rPr>
            <w:rStyle w:val="Hyperlink"/>
          </w:rPr>
          <w:t>S4 Command: Set Response Formatting Character</w:t>
        </w:r>
        <w:r>
          <w:rPr>
            <w:webHidden/>
          </w:rPr>
          <w:tab/>
        </w:r>
        <w:r>
          <w:rPr>
            <w:webHidden/>
          </w:rPr>
          <w:fldChar w:fldCharType="begin"/>
        </w:r>
        <w:r>
          <w:rPr>
            <w:webHidden/>
          </w:rPr>
          <w:instrText xml:space="preserve"> PAGEREF _Toc531700565 \h </w:instrText>
        </w:r>
      </w:ins>
      <w:r>
        <w:rPr>
          <w:webHidden/>
        </w:rPr>
      </w:r>
      <w:r>
        <w:rPr>
          <w:webHidden/>
        </w:rPr>
        <w:fldChar w:fldCharType="separate"/>
      </w:r>
      <w:ins w:id="594" w:author="Elaine Baricante" w:date="2018-12-04T15:26:00Z">
        <w:r>
          <w:rPr>
            <w:webHidden/>
          </w:rPr>
          <w:t>1</w:t>
        </w:r>
        <w:r>
          <w:rPr>
            <w:webHidden/>
          </w:rPr>
          <w:fldChar w:fldCharType="end"/>
        </w:r>
        <w:r w:rsidRPr="003F300B">
          <w:rPr>
            <w:rStyle w:val="Hyperlink"/>
          </w:rPr>
          <w:fldChar w:fldCharType="end"/>
        </w:r>
      </w:ins>
    </w:p>
    <w:p w14:paraId="73F81DF7" w14:textId="720BBFD9" w:rsidR="00E01C7E" w:rsidRDefault="00E01C7E">
      <w:pPr>
        <w:pStyle w:val="TOC2"/>
        <w:rPr>
          <w:ins w:id="595" w:author="Elaine Baricante" w:date="2018-12-04T15:26:00Z"/>
          <w:rFonts w:asciiTheme="minorHAnsi" w:eastAsiaTheme="minorEastAsia" w:hAnsiTheme="minorHAnsi" w:cstheme="minorBidi"/>
          <w:color w:val="auto"/>
          <w:sz w:val="22"/>
          <w:szCs w:val="22"/>
          <w:lang w:eastAsia="en-US"/>
        </w:rPr>
      </w:pPr>
      <w:ins w:id="596" w:author="Elaine Baricante" w:date="2018-12-04T15:26:00Z">
        <w:r w:rsidRPr="003F300B">
          <w:rPr>
            <w:rStyle w:val="Hyperlink"/>
          </w:rPr>
          <w:fldChar w:fldCharType="begin"/>
        </w:r>
        <w:r w:rsidRPr="003F300B">
          <w:rPr>
            <w:rStyle w:val="Hyperlink"/>
          </w:rPr>
          <w:instrText xml:space="preserve"> </w:instrText>
        </w:r>
        <w:r>
          <w:instrText>HYPERLINK \l "_Toc531700566"</w:instrText>
        </w:r>
        <w:r w:rsidRPr="003F300B">
          <w:rPr>
            <w:rStyle w:val="Hyperlink"/>
          </w:rPr>
          <w:instrText xml:space="preserve"> </w:instrText>
        </w:r>
        <w:r w:rsidRPr="003F300B">
          <w:rPr>
            <w:rStyle w:val="Hyperlink"/>
          </w:rPr>
          <w:fldChar w:fldCharType="separate"/>
        </w:r>
        <w:r w:rsidRPr="003F300B">
          <w:rPr>
            <w:rStyle w:val="Hyperlink"/>
          </w:rPr>
          <w:t>2.16.</w:t>
        </w:r>
        <w:r>
          <w:rPr>
            <w:rFonts w:asciiTheme="minorHAnsi" w:eastAsiaTheme="minorEastAsia" w:hAnsiTheme="minorHAnsi" w:cstheme="minorBidi"/>
            <w:color w:val="auto"/>
            <w:sz w:val="22"/>
            <w:szCs w:val="22"/>
            <w:lang w:eastAsia="en-US"/>
          </w:rPr>
          <w:tab/>
        </w:r>
        <w:r w:rsidRPr="003F300B">
          <w:rPr>
            <w:rStyle w:val="Hyperlink"/>
          </w:rPr>
          <w:t>+IFC Command: DTE-DCE Local Flow Control</w:t>
        </w:r>
        <w:r>
          <w:rPr>
            <w:webHidden/>
          </w:rPr>
          <w:tab/>
        </w:r>
        <w:r>
          <w:rPr>
            <w:webHidden/>
          </w:rPr>
          <w:fldChar w:fldCharType="begin"/>
        </w:r>
        <w:r>
          <w:rPr>
            <w:webHidden/>
          </w:rPr>
          <w:instrText xml:space="preserve"> PAGEREF _Toc531700566 \h </w:instrText>
        </w:r>
      </w:ins>
      <w:r>
        <w:rPr>
          <w:webHidden/>
        </w:rPr>
      </w:r>
      <w:r>
        <w:rPr>
          <w:webHidden/>
        </w:rPr>
        <w:fldChar w:fldCharType="separate"/>
      </w:r>
      <w:ins w:id="597" w:author="Elaine Baricante" w:date="2018-12-04T15:26:00Z">
        <w:r>
          <w:rPr>
            <w:webHidden/>
          </w:rPr>
          <w:t>1</w:t>
        </w:r>
        <w:r>
          <w:rPr>
            <w:webHidden/>
          </w:rPr>
          <w:fldChar w:fldCharType="end"/>
        </w:r>
        <w:r w:rsidRPr="003F300B">
          <w:rPr>
            <w:rStyle w:val="Hyperlink"/>
          </w:rPr>
          <w:fldChar w:fldCharType="end"/>
        </w:r>
      </w:ins>
    </w:p>
    <w:p w14:paraId="10A28C1D" w14:textId="6361BE13" w:rsidR="00E01C7E" w:rsidRDefault="00E01C7E">
      <w:pPr>
        <w:pStyle w:val="TOC1"/>
        <w:rPr>
          <w:ins w:id="598" w:author="Elaine Baricante" w:date="2018-12-04T15:26:00Z"/>
          <w:rFonts w:asciiTheme="minorHAnsi" w:eastAsiaTheme="minorEastAsia" w:hAnsiTheme="minorHAnsi" w:cstheme="minorBidi"/>
          <w:b w:val="0"/>
          <w:bCs w:val="0"/>
          <w:caps w:val="0"/>
          <w:color w:val="auto"/>
          <w:sz w:val="22"/>
          <w:szCs w:val="22"/>
          <w:lang w:eastAsia="en-US"/>
        </w:rPr>
      </w:pPr>
      <w:ins w:id="599" w:author="Elaine Baricante" w:date="2018-12-04T15:26:00Z">
        <w:r w:rsidRPr="003F300B">
          <w:rPr>
            <w:rStyle w:val="Hyperlink"/>
          </w:rPr>
          <w:fldChar w:fldCharType="begin"/>
        </w:r>
        <w:r w:rsidRPr="003F300B">
          <w:rPr>
            <w:rStyle w:val="Hyperlink"/>
          </w:rPr>
          <w:instrText xml:space="preserve"> </w:instrText>
        </w:r>
        <w:r>
          <w:instrText>HYPERLINK \l "_Toc531700567"</w:instrText>
        </w:r>
        <w:r w:rsidRPr="003F300B">
          <w:rPr>
            <w:rStyle w:val="Hyperlink"/>
          </w:rPr>
          <w:instrText xml:space="preserve"> </w:instrText>
        </w:r>
        <w:r w:rsidRPr="003F300B">
          <w:rPr>
            <w:rStyle w:val="Hyperlink"/>
          </w:rPr>
          <w:fldChar w:fldCharType="separate"/>
        </w:r>
        <w:r w:rsidRPr="003F300B">
          <w:rPr>
            <w:rStyle w:val="Hyperlink"/>
          </w:rPr>
          <w:t>3.</w:t>
        </w:r>
        <w:r>
          <w:rPr>
            <w:rFonts w:asciiTheme="minorHAnsi" w:eastAsiaTheme="minorEastAsia" w:hAnsiTheme="minorHAnsi" w:cstheme="minorBidi"/>
            <w:b w:val="0"/>
            <w:bCs w:val="0"/>
            <w:caps w:val="0"/>
            <w:color w:val="auto"/>
            <w:sz w:val="22"/>
            <w:szCs w:val="22"/>
            <w:lang w:eastAsia="en-US"/>
          </w:rPr>
          <w:tab/>
        </w:r>
        <w:r w:rsidRPr="003F300B">
          <w:rPr>
            <w:rStyle w:val="Hyperlink"/>
          </w:rPr>
          <w:t>General AT Commands</w:t>
        </w:r>
        <w:r>
          <w:rPr>
            <w:webHidden/>
          </w:rPr>
          <w:tab/>
        </w:r>
        <w:r>
          <w:rPr>
            <w:webHidden/>
          </w:rPr>
          <w:fldChar w:fldCharType="begin"/>
        </w:r>
        <w:r>
          <w:rPr>
            <w:webHidden/>
          </w:rPr>
          <w:instrText xml:space="preserve"> PAGEREF _Toc531700567 \h </w:instrText>
        </w:r>
      </w:ins>
      <w:r>
        <w:rPr>
          <w:webHidden/>
        </w:rPr>
      </w:r>
      <w:r>
        <w:rPr>
          <w:webHidden/>
        </w:rPr>
        <w:fldChar w:fldCharType="separate"/>
      </w:r>
      <w:ins w:id="600" w:author="Elaine Baricante" w:date="2018-12-04T15:26:00Z">
        <w:r>
          <w:rPr>
            <w:webHidden/>
          </w:rPr>
          <w:t>1</w:t>
        </w:r>
        <w:r>
          <w:rPr>
            <w:webHidden/>
          </w:rPr>
          <w:fldChar w:fldCharType="end"/>
        </w:r>
        <w:r w:rsidRPr="003F300B">
          <w:rPr>
            <w:rStyle w:val="Hyperlink"/>
          </w:rPr>
          <w:fldChar w:fldCharType="end"/>
        </w:r>
      </w:ins>
    </w:p>
    <w:p w14:paraId="46E5DFEB" w14:textId="15DCADBA" w:rsidR="00E01C7E" w:rsidRDefault="00E01C7E">
      <w:pPr>
        <w:pStyle w:val="TOC2"/>
        <w:rPr>
          <w:ins w:id="601" w:author="Elaine Baricante" w:date="2018-12-04T15:26:00Z"/>
          <w:rFonts w:asciiTheme="minorHAnsi" w:eastAsiaTheme="minorEastAsia" w:hAnsiTheme="minorHAnsi" w:cstheme="minorBidi"/>
          <w:color w:val="auto"/>
          <w:sz w:val="22"/>
          <w:szCs w:val="22"/>
          <w:lang w:eastAsia="en-US"/>
        </w:rPr>
      </w:pPr>
      <w:ins w:id="602" w:author="Elaine Baricante" w:date="2018-12-04T15:26:00Z">
        <w:r w:rsidRPr="003F300B">
          <w:rPr>
            <w:rStyle w:val="Hyperlink"/>
          </w:rPr>
          <w:fldChar w:fldCharType="begin"/>
        </w:r>
        <w:r w:rsidRPr="003F300B">
          <w:rPr>
            <w:rStyle w:val="Hyperlink"/>
          </w:rPr>
          <w:instrText xml:space="preserve"> </w:instrText>
        </w:r>
        <w:r>
          <w:instrText>HYPERLINK \l "_Toc531700568"</w:instrText>
        </w:r>
        <w:r w:rsidRPr="003F300B">
          <w:rPr>
            <w:rStyle w:val="Hyperlink"/>
          </w:rPr>
          <w:instrText xml:space="preserve"> </w:instrText>
        </w:r>
        <w:r w:rsidRPr="003F300B">
          <w:rPr>
            <w:rStyle w:val="Hyperlink"/>
          </w:rPr>
          <w:fldChar w:fldCharType="separate"/>
        </w:r>
        <w:r w:rsidRPr="003F300B">
          <w:rPr>
            <w:rStyle w:val="Hyperlink"/>
          </w:rPr>
          <w:t>3.1.</w:t>
        </w:r>
        <w:r>
          <w:rPr>
            <w:rFonts w:asciiTheme="minorHAnsi" w:eastAsiaTheme="minorEastAsia" w:hAnsiTheme="minorHAnsi" w:cstheme="minorBidi"/>
            <w:color w:val="auto"/>
            <w:sz w:val="22"/>
            <w:szCs w:val="22"/>
            <w:lang w:eastAsia="en-US"/>
          </w:rPr>
          <w:tab/>
        </w:r>
        <w:r w:rsidRPr="003F300B">
          <w:rPr>
            <w:rStyle w:val="Hyperlink"/>
          </w:rPr>
          <w:t>I Command: Request Identification Information</w:t>
        </w:r>
        <w:r>
          <w:rPr>
            <w:webHidden/>
          </w:rPr>
          <w:tab/>
        </w:r>
        <w:r>
          <w:rPr>
            <w:webHidden/>
          </w:rPr>
          <w:fldChar w:fldCharType="begin"/>
        </w:r>
        <w:r>
          <w:rPr>
            <w:webHidden/>
          </w:rPr>
          <w:instrText xml:space="preserve"> PAGEREF _Toc531700568 \h </w:instrText>
        </w:r>
      </w:ins>
      <w:r>
        <w:rPr>
          <w:webHidden/>
        </w:rPr>
      </w:r>
      <w:r>
        <w:rPr>
          <w:webHidden/>
        </w:rPr>
        <w:fldChar w:fldCharType="separate"/>
      </w:r>
      <w:ins w:id="603" w:author="Elaine Baricante" w:date="2018-12-04T15:26:00Z">
        <w:r>
          <w:rPr>
            <w:webHidden/>
          </w:rPr>
          <w:t>1</w:t>
        </w:r>
        <w:r>
          <w:rPr>
            <w:webHidden/>
          </w:rPr>
          <w:fldChar w:fldCharType="end"/>
        </w:r>
        <w:r w:rsidRPr="003F300B">
          <w:rPr>
            <w:rStyle w:val="Hyperlink"/>
          </w:rPr>
          <w:fldChar w:fldCharType="end"/>
        </w:r>
      </w:ins>
    </w:p>
    <w:p w14:paraId="7BCC1ABA" w14:textId="3CDDDADC" w:rsidR="00E01C7E" w:rsidRDefault="00E01C7E">
      <w:pPr>
        <w:pStyle w:val="TOC2"/>
        <w:rPr>
          <w:ins w:id="604" w:author="Elaine Baricante" w:date="2018-12-04T15:26:00Z"/>
          <w:rFonts w:asciiTheme="minorHAnsi" w:eastAsiaTheme="minorEastAsia" w:hAnsiTheme="minorHAnsi" w:cstheme="minorBidi"/>
          <w:color w:val="auto"/>
          <w:sz w:val="22"/>
          <w:szCs w:val="22"/>
          <w:lang w:eastAsia="en-US"/>
        </w:rPr>
      </w:pPr>
      <w:ins w:id="605" w:author="Elaine Baricante" w:date="2018-12-04T15:26:00Z">
        <w:r w:rsidRPr="003F300B">
          <w:rPr>
            <w:rStyle w:val="Hyperlink"/>
          </w:rPr>
          <w:fldChar w:fldCharType="begin"/>
        </w:r>
        <w:r w:rsidRPr="003F300B">
          <w:rPr>
            <w:rStyle w:val="Hyperlink"/>
          </w:rPr>
          <w:instrText xml:space="preserve"> </w:instrText>
        </w:r>
        <w:r>
          <w:instrText>HYPERLINK \l "_Toc531700569"</w:instrText>
        </w:r>
        <w:r w:rsidRPr="003F300B">
          <w:rPr>
            <w:rStyle w:val="Hyperlink"/>
          </w:rPr>
          <w:instrText xml:space="preserve"> </w:instrText>
        </w:r>
        <w:r w:rsidRPr="003F300B">
          <w:rPr>
            <w:rStyle w:val="Hyperlink"/>
          </w:rPr>
          <w:fldChar w:fldCharType="separate"/>
        </w:r>
        <w:r w:rsidRPr="003F300B">
          <w:rPr>
            <w:rStyle w:val="Hyperlink"/>
          </w:rPr>
          <w:t>3.2.</w:t>
        </w:r>
        <w:r>
          <w:rPr>
            <w:rFonts w:asciiTheme="minorHAnsi" w:eastAsiaTheme="minorEastAsia" w:hAnsiTheme="minorHAnsi" w:cstheme="minorBidi"/>
            <w:color w:val="auto"/>
            <w:sz w:val="22"/>
            <w:szCs w:val="22"/>
            <w:lang w:eastAsia="en-US"/>
          </w:rPr>
          <w:tab/>
        </w:r>
        <w:r w:rsidRPr="003F300B">
          <w:rPr>
            <w:rStyle w:val="Hyperlink"/>
          </w:rPr>
          <w:t>+CGMI/+GMI Command: Request Manufacturer Identification</w:t>
        </w:r>
        <w:r>
          <w:rPr>
            <w:webHidden/>
          </w:rPr>
          <w:tab/>
        </w:r>
        <w:r>
          <w:rPr>
            <w:webHidden/>
          </w:rPr>
          <w:fldChar w:fldCharType="begin"/>
        </w:r>
        <w:r>
          <w:rPr>
            <w:webHidden/>
          </w:rPr>
          <w:instrText xml:space="preserve"> PAGEREF _Toc531700569 \h </w:instrText>
        </w:r>
      </w:ins>
      <w:r>
        <w:rPr>
          <w:webHidden/>
        </w:rPr>
      </w:r>
      <w:r>
        <w:rPr>
          <w:webHidden/>
        </w:rPr>
        <w:fldChar w:fldCharType="separate"/>
      </w:r>
      <w:ins w:id="606" w:author="Elaine Baricante" w:date="2018-12-04T15:26:00Z">
        <w:r>
          <w:rPr>
            <w:webHidden/>
          </w:rPr>
          <w:t>1</w:t>
        </w:r>
        <w:r>
          <w:rPr>
            <w:webHidden/>
          </w:rPr>
          <w:fldChar w:fldCharType="end"/>
        </w:r>
        <w:r w:rsidRPr="003F300B">
          <w:rPr>
            <w:rStyle w:val="Hyperlink"/>
          </w:rPr>
          <w:fldChar w:fldCharType="end"/>
        </w:r>
      </w:ins>
    </w:p>
    <w:p w14:paraId="602A4209" w14:textId="5E7631F2" w:rsidR="00E01C7E" w:rsidRDefault="00E01C7E">
      <w:pPr>
        <w:pStyle w:val="TOC2"/>
        <w:rPr>
          <w:ins w:id="607" w:author="Elaine Baricante" w:date="2018-12-04T15:26:00Z"/>
          <w:rFonts w:asciiTheme="minorHAnsi" w:eastAsiaTheme="minorEastAsia" w:hAnsiTheme="minorHAnsi" w:cstheme="minorBidi"/>
          <w:color w:val="auto"/>
          <w:sz w:val="22"/>
          <w:szCs w:val="22"/>
          <w:lang w:eastAsia="en-US"/>
        </w:rPr>
      </w:pPr>
      <w:ins w:id="608" w:author="Elaine Baricante" w:date="2018-12-04T15:26:00Z">
        <w:r w:rsidRPr="003F300B">
          <w:rPr>
            <w:rStyle w:val="Hyperlink"/>
          </w:rPr>
          <w:fldChar w:fldCharType="begin"/>
        </w:r>
        <w:r w:rsidRPr="003F300B">
          <w:rPr>
            <w:rStyle w:val="Hyperlink"/>
          </w:rPr>
          <w:instrText xml:space="preserve"> </w:instrText>
        </w:r>
        <w:r>
          <w:instrText>HYPERLINK \l "_Toc531700570"</w:instrText>
        </w:r>
        <w:r w:rsidRPr="003F300B">
          <w:rPr>
            <w:rStyle w:val="Hyperlink"/>
          </w:rPr>
          <w:instrText xml:space="preserve"> </w:instrText>
        </w:r>
        <w:r w:rsidRPr="003F300B">
          <w:rPr>
            <w:rStyle w:val="Hyperlink"/>
          </w:rPr>
          <w:fldChar w:fldCharType="separate"/>
        </w:r>
        <w:r w:rsidRPr="003F300B">
          <w:rPr>
            <w:rStyle w:val="Hyperlink"/>
          </w:rPr>
          <w:t>3.3.</w:t>
        </w:r>
        <w:r>
          <w:rPr>
            <w:rFonts w:asciiTheme="minorHAnsi" w:eastAsiaTheme="minorEastAsia" w:hAnsiTheme="minorHAnsi" w:cstheme="minorBidi"/>
            <w:color w:val="auto"/>
            <w:sz w:val="22"/>
            <w:szCs w:val="22"/>
            <w:lang w:eastAsia="en-US"/>
          </w:rPr>
          <w:tab/>
        </w:r>
        <w:r w:rsidRPr="003F300B">
          <w:rPr>
            <w:rStyle w:val="Hyperlink"/>
          </w:rPr>
          <w:t>+CGMM/+GMM Command: Request Model Identification</w:t>
        </w:r>
        <w:r>
          <w:rPr>
            <w:webHidden/>
          </w:rPr>
          <w:tab/>
        </w:r>
        <w:r>
          <w:rPr>
            <w:webHidden/>
          </w:rPr>
          <w:fldChar w:fldCharType="begin"/>
        </w:r>
        <w:r>
          <w:rPr>
            <w:webHidden/>
          </w:rPr>
          <w:instrText xml:space="preserve"> PAGEREF _Toc531700570 \h </w:instrText>
        </w:r>
      </w:ins>
      <w:r>
        <w:rPr>
          <w:webHidden/>
        </w:rPr>
      </w:r>
      <w:r>
        <w:rPr>
          <w:webHidden/>
        </w:rPr>
        <w:fldChar w:fldCharType="separate"/>
      </w:r>
      <w:ins w:id="609" w:author="Elaine Baricante" w:date="2018-12-04T15:26:00Z">
        <w:r>
          <w:rPr>
            <w:webHidden/>
          </w:rPr>
          <w:t>1</w:t>
        </w:r>
        <w:r>
          <w:rPr>
            <w:webHidden/>
          </w:rPr>
          <w:fldChar w:fldCharType="end"/>
        </w:r>
        <w:r w:rsidRPr="003F300B">
          <w:rPr>
            <w:rStyle w:val="Hyperlink"/>
          </w:rPr>
          <w:fldChar w:fldCharType="end"/>
        </w:r>
      </w:ins>
    </w:p>
    <w:p w14:paraId="503445D6" w14:textId="195ACB5E" w:rsidR="00E01C7E" w:rsidRDefault="00E01C7E">
      <w:pPr>
        <w:pStyle w:val="TOC2"/>
        <w:rPr>
          <w:ins w:id="610" w:author="Elaine Baricante" w:date="2018-12-04T15:26:00Z"/>
          <w:rFonts w:asciiTheme="minorHAnsi" w:eastAsiaTheme="minorEastAsia" w:hAnsiTheme="minorHAnsi" w:cstheme="minorBidi"/>
          <w:color w:val="auto"/>
          <w:sz w:val="22"/>
          <w:szCs w:val="22"/>
          <w:lang w:eastAsia="en-US"/>
        </w:rPr>
      </w:pPr>
      <w:ins w:id="611" w:author="Elaine Baricante" w:date="2018-12-04T15:26:00Z">
        <w:r w:rsidRPr="003F300B">
          <w:rPr>
            <w:rStyle w:val="Hyperlink"/>
          </w:rPr>
          <w:fldChar w:fldCharType="begin"/>
        </w:r>
        <w:r w:rsidRPr="003F300B">
          <w:rPr>
            <w:rStyle w:val="Hyperlink"/>
          </w:rPr>
          <w:instrText xml:space="preserve"> </w:instrText>
        </w:r>
        <w:r>
          <w:instrText>HYPERLINK \l "_Toc531700571"</w:instrText>
        </w:r>
        <w:r w:rsidRPr="003F300B">
          <w:rPr>
            <w:rStyle w:val="Hyperlink"/>
          </w:rPr>
          <w:instrText xml:space="preserve"> </w:instrText>
        </w:r>
        <w:r w:rsidRPr="003F300B">
          <w:rPr>
            <w:rStyle w:val="Hyperlink"/>
          </w:rPr>
          <w:fldChar w:fldCharType="separate"/>
        </w:r>
        <w:r w:rsidRPr="003F300B">
          <w:rPr>
            <w:rStyle w:val="Hyperlink"/>
          </w:rPr>
          <w:t>3.4.</w:t>
        </w:r>
        <w:r>
          <w:rPr>
            <w:rFonts w:asciiTheme="minorHAnsi" w:eastAsiaTheme="minorEastAsia" w:hAnsiTheme="minorHAnsi" w:cstheme="minorBidi"/>
            <w:color w:val="auto"/>
            <w:sz w:val="22"/>
            <w:szCs w:val="22"/>
            <w:lang w:eastAsia="en-US"/>
          </w:rPr>
          <w:tab/>
        </w:r>
        <w:r w:rsidRPr="003F300B">
          <w:rPr>
            <w:rStyle w:val="Hyperlink"/>
          </w:rPr>
          <w:t>+CGMR/+GMR Command: Request Revision Identification</w:t>
        </w:r>
        <w:r>
          <w:rPr>
            <w:webHidden/>
          </w:rPr>
          <w:tab/>
        </w:r>
        <w:r>
          <w:rPr>
            <w:webHidden/>
          </w:rPr>
          <w:fldChar w:fldCharType="begin"/>
        </w:r>
        <w:r>
          <w:rPr>
            <w:webHidden/>
          </w:rPr>
          <w:instrText xml:space="preserve"> PAGEREF _Toc531700571 \h </w:instrText>
        </w:r>
      </w:ins>
      <w:r>
        <w:rPr>
          <w:webHidden/>
        </w:rPr>
      </w:r>
      <w:r>
        <w:rPr>
          <w:webHidden/>
        </w:rPr>
        <w:fldChar w:fldCharType="separate"/>
      </w:r>
      <w:ins w:id="612" w:author="Elaine Baricante" w:date="2018-12-04T15:26:00Z">
        <w:r>
          <w:rPr>
            <w:webHidden/>
          </w:rPr>
          <w:t>1</w:t>
        </w:r>
        <w:r>
          <w:rPr>
            <w:webHidden/>
          </w:rPr>
          <w:fldChar w:fldCharType="end"/>
        </w:r>
        <w:r w:rsidRPr="003F300B">
          <w:rPr>
            <w:rStyle w:val="Hyperlink"/>
          </w:rPr>
          <w:fldChar w:fldCharType="end"/>
        </w:r>
      </w:ins>
    </w:p>
    <w:p w14:paraId="0067F22C" w14:textId="5C2C7F1C" w:rsidR="00E01C7E" w:rsidRDefault="00E01C7E">
      <w:pPr>
        <w:pStyle w:val="TOC2"/>
        <w:rPr>
          <w:ins w:id="613" w:author="Elaine Baricante" w:date="2018-12-04T15:26:00Z"/>
          <w:rFonts w:asciiTheme="minorHAnsi" w:eastAsiaTheme="minorEastAsia" w:hAnsiTheme="minorHAnsi" w:cstheme="minorBidi"/>
          <w:color w:val="auto"/>
          <w:sz w:val="22"/>
          <w:szCs w:val="22"/>
          <w:lang w:eastAsia="en-US"/>
        </w:rPr>
      </w:pPr>
      <w:ins w:id="614" w:author="Elaine Baricante" w:date="2018-12-04T15:26:00Z">
        <w:r w:rsidRPr="003F300B">
          <w:rPr>
            <w:rStyle w:val="Hyperlink"/>
          </w:rPr>
          <w:fldChar w:fldCharType="begin"/>
        </w:r>
        <w:r w:rsidRPr="003F300B">
          <w:rPr>
            <w:rStyle w:val="Hyperlink"/>
          </w:rPr>
          <w:instrText xml:space="preserve"> </w:instrText>
        </w:r>
        <w:r>
          <w:instrText>HYPERLINK \l "_Toc531700572"</w:instrText>
        </w:r>
        <w:r w:rsidRPr="003F300B">
          <w:rPr>
            <w:rStyle w:val="Hyperlink"/>
          </w:rPr>
          <w:instrText xml:space="preserve"> </w:instrText>
        </w:r>
        <w:r w:rsidRPr="003F300B">
          <w:rPr>
            <w:rStyle w:val="Hyperlink"/>
          </w:rPr>
          <w:fldChar w:fldCharType="separate"/>
        </w:r>
        <w:r w:rsidRPr="003F300B">
          <w:rPr>
            <w:rStyle w:val="Hyperlink"/>
          </w:rPr>
          <w:t>3.5.</w:t>
        </w:r>
        <w:r>
          <w:rPr>
            <w:rFonts w:asciiTheme="minorHAnsi" w:eastAsiaTheme="minorEastAsia" w:hAnsiTheme="minorHAnsi" w:cstheme="minorBidi"/>
            <w:color w:val="auto"/>
            <w:sz w:val="22"/>
            <w:szCs w:val="22"/>
            <w:lang w:eastAsia="en-US"/>
          </w:rPr>
          <w:tab/>
        </w:r>
        <w:r w:rsidRPr="003F300B">
          <w:rPr>
            <w:rStyle w:val="Hyperlink"/>
          </w:rPr>
          <w:t>+CGSN Command: Request Product Serial Number Identification (IMEI)</w:t>
        </w:r>
        <w:r>
          <w:rPr>
            <w:webHidden/>
          </w:rPr>
          <w:tab/>
        </w:r>
        <w:r>
          <w:rPr>
            <w:webHidden/>
          </w:rPr>
          <w:fldChar w:fldCharType="begin"/>
        </w:r>
        <w:r>
          <w:rPr>
            <w:webHidden/>
          </w:rPr>
          <w:instrText xml:space="preserve"> PAGEREF _Toc531700572 \h </w:instrText>
        </w:r>
      </w:ins>
      <w:r>
        <w:rPr>
          <w:webHidden/>
        </w:rPr>
      </w:r>
      <w:r>
        <w:rPr>
          <w:webHidden/>
        </w:rPr>
        <w:fldChar w:fldCharType="separate"/>
      </w:r>
      <w:ins w:id="615" w:author="Elaine Baricante" w:date="2018-12-04T15:26:00Z">
        <w:r>
          <w:rPr>
            <w:webHidden/>
          </w:rPr>
          <w:t>1</w:t>
        </w:r>
        <w:r>
          <w:rPr>
            <w:webHidden/>
          </w:rPr>
          <w:fldChar w:fldCharType="end"/>
        </w:r>
        <w:r w:rsidRPr="003F300B">
          <w:rPr>
            <w:rStyle w:val="Hyperlink"/>
          </w:rPr>
          <w:fldChar w:fldCharType="end"/>
        </w:r>
      </w:ins>
    </w:p>
    <w:p w14:paraId="2EC223C7" w14:textId="4B227CCC" w:rsidR="00E01C7E" w:rsidRDefault="00E01C7E">
      <w:pPr>
        <w:pStyle w:val="TOC2"/>
        <w:rPr>
          <w:ins w:id="616" w:author="Elaine Baricante" w:date="2018-12-04T15:26:00Z"/>
          <w:rFonts w:asciiTheme="minorHAnsi" w:eastAsiaTheme="minorEastAsia" w:hAnsiTheme="minorHAnsi" w:cstheme="minorBidi"/>
          <w:color w:val="auto"/>
          <w:sz w:val="22"/>
          <w:szCs w:val="22"/>
          <w:lang w:eastAsia="en-US"/>
        </w:rPr>
      </w:pPr>
      <w:ins w:id="617" w:author="Elaine Baricante" w:date="2018-12-04T15:26:00Z">
        <w:r w:rsidRPr="003F300B">
          <w:rPr>
            <w:rStyle w:val="Hyperlink"/>
          </w:rPr>
          <w:fldChar w:fldCharType="begin"/>
        </w:r>
        <w:r w:rsidRPr="003F300B">
          <w:rPr>
            <w:rStyle w:val="Hyperlink"/>
          </w:rPr>
          <w:instrText xml:space="preserve"> </w:instrText>
        </w:r>
        <w:r>
          <w:instrText>HYPERLINK \l "_Toc531700573"</w:instrText>
        </w:r>
        <w:r w:rsidRPr="003F300B">
          <w:rPr>
            <w:rStyle w:val="Hyperlink"/>
          </w:rPr>
          <w:instrText xml:space="preserve"> </w:instrText>
        </w:r>
        <w:r w:rsidRPr="003F300B">
          <w:rPr>
            <w:rStyle w:val="Hyperlink"/>
          </w:rPr>
          <w:fldChar w:fldCharType="separate"/>
        </w:r>
        <w:r w:rsidRPr="003F300B">
          <w:rPr>
            <w:rStyle w:val="Hyperlink"/>
          </w:rPr>
          <w:t>3.6.</w:t>
        </w:r>
        <w:r>
          <w:rPr>
            <w:rFonts w:asciiTheme="minorHAnsi" w:eastAsiaTheme="minorEastAsia" w:hAnsiTheme="minorHAnsi" w:cstheme="minorBidi"/>
            <w:color w:val="auto"/>
            <w:sz w:val="22"/>
            <w:szCs w:val="22"/>
            <w:lang w:eastAsia="en-US"/>
          </w:rPr>
          <w:tab/>
        </w:r>
        <w:r w:rsidRPr="003F300B">
          <w:rPr>
            <w:rStyle w:val="Hyperlink"/>
          </w:rPr>
          <w:t>+KGSN Command: Request Product Serial Number and Software Version</w:t>
        </w:r>
        <w:r>
          <w:rPr>
            <w:webHidden/>
          </w:rPr>
          <w:tab/>
        </w:r>
        <w:r>
          <w:rPr>
            <w:webHidden/>
          </w:rPr>
          <w:fldChar w:fldCharType="begin"/>
        </w:r>
        <w:r>
          <w:rPr>
            <w:webHidden/>
          </w:rPr>
          <w:instrText xml:space="preserve"> PAGEREF _Toc531700573 \h </w:instrText>
        </w:r>
      </w:ins>
      <w:r>
        <w:rPr>
          <w:webHidden/>
        </w:rPr>
      </w:r>
      <w:r>
        <w:rPr>
          <w:webHidden/>
        </w:rPr>
        <w:fldChar w:fldCharType="separate"/>
      </w:r>
      <w:ins w:id="618" w:author="Elaine Baricante" w:date="2018-12-04T15:26:00Z">
        <w:r>
          <w:rPr>
            <w:webHidden/>
          </w:rPr>
          <w:t>1</w:t>
        </w:r>
        <w:r>
          <w:rPr>
            <w:webHidden/>
          </w:rPr>
          <w:fldChar w:fldCharType="end"/>
        </w:r>
        <w:r w:rsidRPr="003F300B">
          <w:rPr>
            <w:rStyle w:val="Hyperlink"/>
          </w:rPr>
          <w:fldChar w:fldCharType="end"/>
        </w:r>
      </w:ins>
    </w:p>
    <w:p w14:paraId="68E3600F" w14:textId="2DB09AE4" w:rsidR="00E01C7E" w:rsidRDefault="00E01C7E">
      <w:pPr>
        <w:pStyle w:val="TOC2"/>
        <w:rPr>
          <w:ins w:id="619" w:author="Elaine Baricante" w:date="2018-12-04T15:26:00Z"/>
          <w:rFonts w:asciiTheme="minorHAnsi" w:eastAsiaTheme="minorEastAsia" w:hAnsiTheme="minorHAnsi" w:cstheme="minorBidi"/>
          <w:color w:val="auto"/>
          <w:sz w:val="22"/>
          <w:szCs w:val="22"/>
          <w:lang w:eastAsia="en-US"/>
        </w:rPr>
      </w:pPr>
      <w:ins w:id="620" w:author="Elaine Baricante" w:date="2018-12-04T15:26:00Z">
        <w:r w:rsidRPr="003F300B">
          <w:rPr>
            <w:rStyle w:val="Hyperlink"/>
          </w:rPr>
          <w:fldChar w:fldCharType="begin"/>
        </w:r>
        <w:r w:rsidRPr="003F300B">
          <w:rPr>
            <w:rStyle w:val="Hyperlink"/>
          </w:rPr>
          <w:instrText xml:space="preserve"> </w:instrText>
        </w:r>
        <w:r>
          <w:instrText>HYPERLINK \l "_Toc531700574"</w:instrText>
        </w:r>
        <w:r w:rsidRPr="003F300B">
          <w:rPr>
            <w:rStyle w:val="Hyperlink"/>
          </w:rPr>
          <w:instrText xml:space="preserve"> </w:instrText>
        </w:r>
        <w:r w:rsidRPr="003F300B">
          <w:rPr>
            <w:rStyle w:val="Hyperlink"/>
          </w:rPr>
          <w:fldChar w:fldCharType="separate"/>
        </w:r>
        <w:r w:rsidRPr="003F300B">
          <w:rPr>
            <w:rStyle w:val="Hyperlink"/>
          </w:rPr>
          <w:t>3.7.</w:t>
        </w:r>
        <w:r>
          <w:rPr>
            <w:rFonts w:asciiTheme="minorHAnsi" w:eastAsiaTheme="minorEastAsia" w:hAnsiTheme="minorHAnsi" w:cstheme="minorBidi"/>
            <w:color w:val="auto"/>
            <w:sz w:val="22"/>
            <w:szCs w:val="22"/>
            <w:lang w:eastAsia="en-US"/>
          </w:rPr>
          <w:tab/>
        </w:r>
        <w:r w:rsidRPr="003F300B">
          <w:rPr>
            <w:rStyle w:val="Hyperlink"/>
          </w:rPr>
          <w:t>+CSCS Command: Set TE Character Set</w:t>
        </w:r>
        <w:r>
          <w:rPr>
            <w:webHidden/>
          </w:rPr>
          <w:tab/>
        </w:r>
        <w:r>
          <w:rPr>
            <w:webHidden/>
          </w:rPr>
          <w:fldChar w:fldCharType="begin"/>
        </w:r>
        <w:r>
          <w:rPr>
            <w:webHidden/>
          </w:rPr>
          <w:instrText xml:space="preserve"> PAGEREF _Toc531700574 \h </w:instrText>
        </w:r>
      </w:ins>
      <w:r>
        <w:rPr>
          <w:webHidden/>
        </w:rPr>
      </w:r>
      <w:r>
        <w:rPr>
          <w:webHidden/>
        </w:rPr>
        <w:fldChar w:fldCharType="separate"/>
      </w:r>
      <w:ins w:id="621" w:author="Elaine Baricante" w:date="2018-12-04T15:26:00Z">
        <w:r>
          <w:rPr>
            <w:webHidden/>
          </w:rPr>
          <w:t>1</w:t>
        </w:r>
        <w:r>
          <w:rPr>
            <w:webHidden/>
          </w:rPr>
          <w:fldChar w:fldCharType="end"/>
        </w:r>
        <w:r w:rsidRPr="003F300B">
          <w:rPr>
            <w:rStyle w:val="Hyperlink"/>
          </w:rPr>
          <w:fldChar w:fldCharType="end"/>
        </w:r>
      </w:ins>
    </w:p>
    <w:p w14:paraId="75E914B6" w14:textId="426C346C" w:rsidR="00E01C7E" w:rsidRDefault="00E01C7E">
      <w:pPr>
        <w:pStyle w:val="TOC2"/>
        <w:rPr>
          <w:ins w:id="622" w:author="Elaine Baricante" w:date="2018-12-04T15:26:00Z"/>
          <w:rFonts w:asciiTheme="minorHAnsi" w:eastAsiaTheme="minorEastAsia" w:hAnsiTheme="minorHAnsi" w:cstheme="minorBidi"/>
          <w:color w:val="auto"/>
          <w:sz w:val="22"/>
          <w:szCs w:val="22"/>
          <w:lang w:eastAsia="en-US"/>
        </w:rPr>
      </w:pPr>
      <w:ins w:id="623" w:author="Elaine Baricante" w:date="2018-12-04T15:26:00Z">
        <w:r w:rsidRPr="003F300B">
          <w:rPr>
            <w:rStyle w:val="Hyperlink"/>
          </w:rPr>
          <w:fldChar w:fldCharType="begin"/>
        </w:r>
        <w:r w:rsidRPr="003F300B">
          <w:rPr>
            <w:rStyle w:val="Hyperlink"/>
          </w:rPr>
          <w:instrText xml:space="preserve"> </w:instrText>
        </w:r>
        <w:r>
          <w:instrText>HYPERLINK \l "_Toc531700575"</w:instrText>
        </w:r>
        <w:r w:rsidRPr="003F300B">
          <w:rPr>
            <w:rStyle w:val="Hyperlink"/>
          </w:rPr>
          <w:instrText xml:space="preserve"> </w:instrText>
        </w:r>
        <w:r w:rsidRPr="003F300B">
          <w:rPr>
            <w:rStyle w:val="Hyperlink"/>
          </w:rPr>
          <w:fldChar w:fldCharType="separate"/>
        </w:r>
        <w:r w:rsidRPr="003F300B">
          <w:rPr>
            <w:rStyle w:val="Hyperlink"/>
          </w:rPr>
          <w:t>3.8.</w:t>
        </w:r>
        <w:r>
          <w:rPr>
            <w:rFonts w:asciiTheme="minorHAnsi" w:eastAsiaTheme="minorEastAsia" w:hAnsiTheme="minorHAnsi" w:cstheme="minorBidi"/>
            <w:color w:val="auto"/>
            <w:sz w:val="22"/>
            <w:szCs w:val="22"/>
            <w:lang w:eastAsia="en-US"/>
          </w:rPr>
          <w:tab/>
        </w:r>
        <w:r w:rsidRPr="003F300B">
          <w:rPr>
            <w:rStyle w:val="Hyperlink"/>
          </w:rPr>
          <w:t>+CIMI Command: Request International Mobile Subscriber Identity</w:t>
        </w:r>
        <w:r>
          <w:rPr>
            <w:webHidden/>
          </w:rPr>
          <w:tab/>
        </w:r>
        <w:r>
          <w:rPr>
            <w:webHidden/>
          </w:rPr>
          <w:fldChar w:fldCharType="begin"/>
        </w:r>
        <w:r>
          <w:rPr>
            <w:webHidden/>
          </w:rPr>
          <w:instrText xml:space="preserve"> PAGEREF _Toc531700575 \h </w:instrText>
        </w:r>
      </w:ins>
      <w:r>
        <w:rPr>
          <w:webHidden/>
        </w:rPr>
      </w:r>
      <w:r>
        <w:rPr>
          <w:webHidden/>
        </w:rPr>
        <w:fldChar w:fldCharType="separate"/>
      </w:r>
      <w:ins w:id="624" w:author="Elaine Baricante" w:date="2018-12-04T15:26:00Z">
        <w:r>
          <w:rPr>
            <w:webHidden/>
          </w:rPr>
          <w:t>1</w:t>
        </w:r>
        <w:r>
          <w:rPr>
            <w:webHidden/>
          </w:rPr>
          <w:fldChar w:fldCharType="end"/>
        </w:r>
        <w:r w:rsidRPr="003F300B">
          <w:rPr>
            <w:rStyle w:val="Hyperlink"/>
          </w:rPr>
          <w:fldChar w:fldCharType="end"/>
        </w:r>
      </w:ins>
    </w:p>
    <w:p w14:paraId="09CC6E3A" w14:textId="3319ED65" w:rsidR="00E01C7E" w:rsidRDefault="00E01C7E">
      <w:pPr>
        <w:pStyle w:val="TOC2"/>
        <w:rPr>
          <w:ins w:id="625" w:author="Elaine Baricante" w:date="2018-12-04T15:26:00Z"/>
          <w:rFonts w:asciiTheme="minorHAnsi" w:eastAsiaTheme="minorEastAsia" w:hAnsiTheme="minorHAnsi" w:cstheme="minorBidi"/>
          <w:color w:val="auto"/>
          <w:sz w:val="22"/>
          <w:szCs w:val="22"/>
          <w:lang w:eastAsia="en-US"/>
        </w:rPr>
      </w:pPr>
      <w:ins w:id="626" w:author="Elaine Baricante" w:date="2018-12-04T15:26:00Z">
        <w:r w:rsidRPr="003F300B">
          <w:rPr>
            <w:rStyle w:val="Hyperlink"/>
          </w:rPr>
          <w:fldChar w:fldCharType="begin"/>
        </w:r>
        <w:r w:rsidRPr="003F300B">
          <w:rPr>
            <w:rStyle w:val="Hyperlink"/>
          </w:rPr>
          <w:instrText xml:space="preserve"> </w:instrText>
        </w:r>
        <w:r>
          <w:instrText>HYPERLINK \l "_Toc531700576"</w:instrText>
        </w:r>
        <w:r w:rsidRPr="003F300B">
          <w:rPr>
            <w:rStyle w:val="Hyperlink"/>
          </w:rPr>
          <w:instrText xml:space="preserve"> </w:instrText>
        </w:r>
        <w:r w:rsidRPr="003F300B">
          <w:rPr>
            <w:rStyle w:val="Hyperlink"/>
          </w:rPr>
          <w:fldChar w:fldCharType="separate"/>
        </w:r>
        <w:r w:rsidRPr="003F300B">
          <w:rPr>
            <w:rStyle w:val="Hyperlink"/>
          </w:rPr>
          <w:t>3.9.</w:t>
        </w:r>
        <w:r>
          <w:rPr>
            <w:rFonts w:asciiTheme="minorHAnsi" w:eastAsiaTheme="minorEastAsia" w:hAnsiTheme="minorHAnsi" w:cstheme="minorBidi"/>
            <w:color w:val="auto"/>
            <w:sz w:val="22"/>
            <w:szCs w:val="22"/>
            <w:lang w:eastAsia="en-US"/>
          </w:rPr>
          <w:tab/>
        </w:r>
        <w:r w:rsidRPr="003F300B">
          <w:rPr>
            <w:rStyle w:val="Hyperlink"/>
          </w:rPr>
          <w:t>+GSN Command: Request Product Serial Number (IMEI)</w:t>
        </w:r>
        <w:r>
          <w:rPr>
            <w:webHidden/>
          </w:rPr>
          <w:tab/>
        </w:r>
        <w:r>
          <w:rPr>
            <w:webHidden/>
          </w:rPr>
          <w:fldChar w:fldCharType="begin"/>
        </w:r>
        <w:r>
          <w:rPr>
            <w:webHidden/>
          </w:rPr>
          <w:instrText xml:space="preserve"> PAGEREF _Toc531700576 \h </w:instrText>
        </w:r>
      </w:ins>
      <w:r>
        <w:rPr>
          <w:webHidden/>
        </w:rPr>
      </w:r>
      <w:r>
        <w:rPr>
          <w:webHidden/>
        </w:rPr>
        <w:fldChar w:fldCharType="separate"/>
      </w:r>
      <w:ins w:id="627" w:author="Elaine Baricante" w:date="2018-12-04T15:26:00Z">
        <w:r>
          <w:rPr>
            <w:webHidden/>
          </w:rPr>
          <w:t>1</w:t>
        </w:r>
        <w:r>
          <w:rPr>
            <w:webHidden/>
          </w:rPr>
          <w:fldChar w:fldCharType="end"/>
        </w:r>
        <w:r w:rsidRPr="003F300B">
          <w:rPr>
            <w:rStyle w:val="Hyperlink"/>
          </w:rPr>
          <w:fldChar w:fldCharType="end"/>
        </w:r>
      </w:ins>
    </w:p>
    <w:p w14:paraId="02AD4DF6" w14:textId="00948AC7" w:rsidR="00E01C7E" w:rsidRDefault="00E01C7E">
      <w:pPr>
        <w:pStyle w:val="TOC2"/>
        <w:rPr>
          <w:ins w:id="628" w:author="Elaine Baricante" w:date="2018-12-04T15:26:00Z"/>
          <w:rFonts w:asciiTheme="minorHAnsi" w:eastAsiaTheme="minorEastAsia" w:hAnsiTheme="minorHAnsi" w:cstheme="minorBidi"/>
          <w:color w:val="auto"/>
          <w:sz w:val="22"/>
          <w:szCs w:val="22"/>
          <w:lang w:eastAsia="en-US"/>
        </w:rPr>
      </w:pPr>
      <w:ins w:id="629" w:author="Elaine Baricante" w:date="2018-12-04T15:26:00Z">
        <w:r w:rsidRPr="003F300B">
          <w:rPr>
            <w:rStyle w:val="Hyperlink"/>
          </w:rPr>
          <w:lastRenderedPageBreak/>
          <w:fldChar w:fldCharType="begin"/>
        </w:r>
        <w:r w:rsidRPr="003F300B">
          <w:rPr>
            <w:rStyle w:val="Hyperlink"/>
          </w:rPr>
          <w:instrText xml:space="preserve"> </w:instrText>
        </w:r>
        <w:r>
          <w:instrText>HYPERLINK \l "_Toc531700577"</w:instrText>
        </w:r>
        <w:r w:rsidRPr="003F300B">
          <w:rPr>
            <w:rStyle w:val="Hyperlink"/>
          </w:rPr>
          <w:instrText xml:space="preserve"> </w:instrText>
        </w:r>
        <w:r w:rsidRPr="003F300B">
          <w:rPr>
            <w:rStyle w:val="Hyperlink"/>
          </w:rPr>
          <w:fldChar w:fldCharType="separate"/>
        </w:r>
        <w:r w:rsidRPr="003F300B">
          <w:rPr>
            <w:rStyle w:val="Hyperlink"/>
          </w:rPr>
          <w:t>3.10.</w:t>
        </w:r>
        <w:r>
          <w:rPr>
            <w:rFonts w:asciiTheme="minorHAnsi" w:eastAsiaTheme="minorEastAsia" w:hAnsiTheme="minorHAnsi" w:cstheme="minorBidi"/>
            <w:color w:val="auto"/>
            <w:sz w:val="22"/>
            <w:szCs w:val="22"/>
            <w:lang w:eastAsia="en-US"/>
          </w:rPr>
          <w:tab/>
        </w:r>
        <w:r w:rsidRPr="003F300B">
          <w:rPr>
            <w:rStyle w:val="Hyperlink"/>
          </w:rPr>
          <w:t>+GCAP Command: Request Complete TA Capability List</w:t>
        </w:r>
        <w:r>
          <w:rPr>
            <w:webHidden/>
          </w:rPr>
          <w:tab/>
        </w:r>
        <w:r>
          <w:rPr>
            <w:webHidden/>
          </w:rPr>
          <w:fldChar w:fldCharType="begin"/>
        </w:r>
        <w:r>
          <w:rPr>
            <w:webHidden/>
          </w:rPr>
          <w:instrText xml:space="preserve"> PAGEREF _Toc531700577 \h </w:instrText>
        </w:r>
      </w:ins>
      <w:r>
        <w:rPr>
          <w:webHidden/>
        </w:rPr>
      </w:r>
      <w:r>
        <w:rPr>
          <w:webHidden/>
        </w:rPr>
        <w:fldChar w:fldCharType="separate"/>
      </w:r>
      <w:ins w:id="630" w:author="Elaine Baricante" w:date="2018-12-04T15:26:00Z">
        <w:r>
          <w:rPr>
            <w:webHidden/>
          </w:rPr>
          <w:t>1</w:t>
        </w:r>
        <w:r>
          <w:rPr>
            <w:webHidden/>
          </w:rPr>
          <w:fldChar w:fldCharType="end"/>
        </w:r>
        <w:r w:rsidRPr="003F300B">
          <w:rPr>
            <w:rStyle w:val="Hyperlink"/>
          </w:rPr>
          <w:fldChar w:fldCharType="end"/>
        </w:r>
      </w:ins>
    </w:p>
    <w:p w14:paraId="4D949442" w14:textId="585D3BC7" w:rsidR="00E01C7E" w:rsidRDefault="00E01C7E">
      <w:pPr>
        <w:pStyle w:val="TOC2"/>
        <w:rPr>
          <w:ins w:id="631" w:author="Elaine Baricante" w:date="2018-12-04T15:26:00Z"/>
          <w:rFonts w:asciiTheme="minorHAnsi" w:eastAsiaTheme="minorEastAsia" w:hAnsiTheme="minorHAnsi" w:cstheme="minorBidi"/>
          <w:color w:val="auto"/>
          <w:sz w:val="22"/>
          <w:szCs w:val="22"/>
          <w:lang w:eastAsia="en-US"/>
        </w:rPr>
      </w:pPr>
      <w:ins w:id="632" w:author="Elaine Baricante" w:date="2018-12-04T15:26:00Z">
        <w:r w:rsidRPr="003F300B">
          <w:rPr>
            <w:rStyle w:val="Hyperlink"/>
          </w:rPr>
          <w:fldChar w:fldCharType="begin"/>
        </w:r>
        <w:r w:rsidRPr="003F300B">
          <w:rPr>
            <w:rStyle w:val="Hyperlink"/>
          </w:rPr>
          <w:instrText xml:space="preserve"> </w:instrText>
        </w:r>
        <w:r>
          <w:instrText>HYPERLINK \l "_Toc531700578"</w:instrText>
        </w:r>
        <w:r w:rsidRPr="003F300B">
          <w:rPr>
            <w:rStyle w:val="Hyperlink"/>
          </w:rPr>
          <w:instrText xml:space="preserve"> </w:instrText>
        </w:r>
        <w:r w:rsidRPr="003F300B">
          <w:rPr>
            <w:rStyle w:val="Hyperlink"/>
          </w:rPr>
          <w:fldChar w:fldCharType="separate"/>
        </w:r>
        <w:r w:rsidRPr="003F300B">
          <w:rPr>
            <w:rStyle w:val="Hyperlink"/>
          </w:rPr>
          <w:t>3.11.</w:t>
        </w:r>
        <w:r>
          <w:rPr>
            <w:rFonts w:asciiTheme="minorHAnsi" w:eastAsiaTheme="minorEastAsia" w:hAnsiTheme="minorHAnsi" w:cstheme="minorBidi"/>
            <w:color w:val="auto"/>
            <w:sz w:val="22"/>
            <w:szCs w:val="22"/>
            <w:lang w:eastAsia="en-US"/>
          </w:rPr>
          <w:tab/>
        </w:r>
        <w:r w:rsidRPr="003F300B">
          <w:rPr>
            <w:rStyle w:val="Hyperlink"/>
          </w:rPr>
          <w:t>+CMUX Command: Multiplexer</w:t>
        </w:r>
        <w:r>
          <w:rPr>
            <w:webHidden/>
          </w:rPr>
          <w:tab/>
        </w:r>
        <w:r>
          <w:rPr>
            <w:webHidden/>
          </w:rPr>
          <w:fldChar w:fldCharType="begin"/>
        </w:r>
        <w:r>
          <w:rPr>
            <w:webHidden/>
          </w:rPr>
          <w:instrText xml:space="preserve"> PAGEREF _Toc531700578 \h </w:instrText>
        </w:r>
      </w:ins>
      <w:r>
        <w:rPr>
          <w:webHidden/>
        </w:rPr>
      </w:r>
      <w:r>
        <w:rPr>
          <w:webHidden/>
        </w:rPr>
        <w:fldChar w:fldCharType="separate"/>
      </w:r>
      <w:ins w:id="633" w:author="Elaine Baricante" w:date="2018-12-04T15:26:00Z">
        <w:r>
          <w:rPr>
            <w:webHidden/>
          </w:rPr>
          <w:t>1</w:t>
        </w:r>
        <w:r>
          <w:rPr>
            <w:webHidden/>
          </w:rPr>
          <w:fldChar w:fldCharType="end"/>
        </w:r>
        <w:r w:rsidRPr="003F300B">
          <w:rPr>
            <w:rStyle w:val="Hyperlink"/>
          </w:rPr>
          <w:fldChar w:fldCharType="end"/>
        </w:r>
      </w:ins>
    </w:p>
    <w:p w14:paraId="5808832A" w14:textId="6BEE2CE9" w:rsidR="00E01C7E" w:rsidRDefault="00E01C7E">
      <w:pPr>
        <w:pStyle w:val="TOC2"/>
        <w:rPr>
          <w:ins w:id="634" w:author="Elaine Baricante" w:date="2018-12-04T15:26:00Z"/>
          <w:rFonts w:asciiTheme="minorHAnsi" w:eastAsiaTheme="minorEastAsia" w:hAnsiTheme="minorHAnsi" w:cstheme="minorBidi"/>
          <w:color w:val="auto"/>
          <w:sz w:val="22"/>
          <w:szCs w:val="22"/>
          <w:lang w:eastAsia="en-US"/>
        </w:rPr>
      </w:pPr>
      <w:ins w:id="635" w:author="Elaine Baricante" w:date="2018-12-04T15:26:00Z">
        <w:r w:rsidRPr="003F300B">
          <w:rPr>
            <w:rStyle w:val="Hyperlink"/>
          </w:rPr>
          <w:fldChar w:fldCharType="begin"/>
        </w:r>
        <w:r w:rsidRPr="003F300B">
          <w:rPr>
            <w:rStyle w:val="Hyperlink"/>
          </w:rPr>
          <w:instrText xml:space="preserve"> </w:instrText>
        </w:r>
        <w:r>
          <w:instrText>HYPERLINK \l "_Toc531700579"</w:instrText>
        </w:r>
        <w:r w:rsidRPr="003F300B">
          <w:rPr>
            <w:rStyle w:val="Hyperlink"/>
          </w:rPr>
          <w:instrText xml:space="preserve"> </w:instrText>
        </w:r>
        <w:r w:rsidRPr="003F300B">
          <w:rPr>
            <w:rStyle w:val="Hyperlink"/>
          </w:rPr>
          <w:fldChar w:fldCharType="separate"/>
        </w:r>
        <w:r w:rsidRPr="003F300B">
          <w:rPr>
            <w:rStyle w:val="Hyperlink"/>
          </w:rPr>
          <w:t>3.12.</w:t>
        </w:r>
        <w:r>
          <w:rPr>
            <w:rFonts w:asciiTheme="minorHAnsi" w:eastAsiaTheme="minorEastAsia" w:hAnsiTheme="minorHAnsi" w:cstheme="minorBidi"/>
            <w:color w:val="auto"/>
            <w:sz w:val="22"/>
            <w:szCs w:val="22"/>
            <w:lang w:eastAsia="en-US"/>
          </w:rPr>
          <w:tab/>
        </w:r>
        <w:r w:rsidRPr="003F300B">
          <w:rPr>
            <w:rStyle w:val="Hyperlink"/>
          </w:rPr>
          <w:t>+WPPP Command: PDP Context Authentication Configuration</w:t>
        </w:r>
        <w:r>
          <w:rPr>
            <w:webHidden/>
          </w:rPr>
          <w:tab/>
        </w:r>
        <w:r>
          <w:rPr>
            <w:webHidden/>
          </w:rPr>
          <w:fldChar w:fldCharType="begin"/>
        </w:r>
        <w:r>
          <w:rPr>
            <w:webHidden/>
          </w:rPr>
          <w:instrText xml:space="preserve"> PAGEREF _Toc531700579 \h </w:instrText>
        </w:r>
      </w:ins>
      <w:r>
        <w:rPr>
          <w:webHidden/>
        </w:rPr>
      </w:r>
      <w:r>
        <w:rPr>
          <w:webHidden/>
        </w:rPr>
        <w:fldChar w:fldCharType="separate"/>
      </w:r>
      <w:ins w:id="636" w:author="Elaine Baricante" w:date="2018-12-04T15:26:00Z">
        <w:r>
          <w:rPr>
            <w:webHidden/>
          </w:rPr>
          <w:t>1</w:t>
        </w:r>
        <w:r>
          <w:rPr>
            <w:webHidden/>
          </w:rPr>
          <w:fldChar w:fldCharType="end"/>
        </w:r>
        <w:r w:rsidRPr="003F300B">
          <w:rPr>
            <w:rStyle w:val="Hyperlink"/>
          </w:rPr>
          <w:fldChar w:fldCharType="end"/>
        </w:r>
      </w:ins>
    </w:p>
    <w:p w14:paraId="599CD546" w14:textId="44E101D3" w:rsidR="00E01C7E" w:rsidRDefault="00E01C7E">
      <w:pPr>
        <w:pStyle w:val="TOC2"/>
        <w:rPr>
          <w:ins w:id="637" w:author="Elaine Baricante" w:date="2018-12-04T15:26:00Z"/>
          <w:rFonts w:asciiTheme="minorHAnsi" w:eastAsiaTheme="minorEastAsia" w:hAnsiTheme="minorHAnsi" w:cstheme="minorBidi"/>
          <w:color w:val="auto"/>
          <w:sz w:val="22"/>
          <w:szCs w:val="22"/>
          <w:lang w:eastAsia="en-US"/>
        </w:rPr>
      </w:pPr>
      <w:ins w:id="638" w:author="Elaine Baricante" w:date="2018-12-04T15:26:00Z">
        <w:r w:rsidRPr="003F300B">
          <w:rPr>
            <w:rStyle w:val="Hyperlink"/>
          </w:rPr>
          <w:fldChar w:fldCharType="begin"/>
        </w:r>
        <w:r w:rsidRPr="003F300B">
          <w:rPr>
            <w:rStyle w:val="Hyperlink"/>
          </w:rPr>
          <w:instrText xml:space="preserve"> </w:instrText>
        </w:r>
        <w:r>
          <w:instrText>HYPERLINK \l "_Toc531700580"</w:instrText>
        </w:r>
        <w:r w:rsidRPr="003F300B">
          <w:rPr>
            <w:rStyle w:val="Hyperlink"/>
          </w:rPr>
          <w:instrText xml:space="preserve"> </w:instrText>
        </w:r>
        <w:r w:rsidRPr="003F300B">
          <w:rPr>
            <w:rStyle w:val="Hyperlink"/>
          </w:rPr>
          <w:fldChar w:fldCharType="separate"/>
        </w:r>
        <w:r w:rsidRPr="003F300B">
          <w:rPr>
            <w:rStyle w:val="Hyperlink"/>
          </w:rPr>
          <w:t>3.13.</w:t>
        </w:r>
        <w:r>
          <w:rPr>
            <w:rFonts w:asciiTheme="minorHAnsi" w:eastAsiaTheme="minorEastAsia" w:hAnsiTheme="minorHAnsi" w:cstheme="minorBidi"/>
            <w:color w:val="auto"/>
            <w:sz w:val="22"/>
            <w:szCs w:val="22"/>
            <w:lang w:eastAsia="en-US"/>
          </w:rPr>
          <w:tab/>
        </w:r>
        <w:r w:rsidRPr="003F300B">
          <w:rPr>
            <w:rStyle w:val="Hyperlink"/>
          </w:rPr>
          <w:t>+HWREV Command: Request Hardware Revision</w:t>
        </w:r>
        <w:r>
          <w:rPr>
            <w:webHidden/>
          </w:rPr>
          <w:tab/>
        </w:r>
        <w:r>
          <w:rPr>
            <w:webHidden/>
          </w:rPr>
          <w:fldChar w:fldCharType="begin"/>
        </w:r>
        <w:r>
          <w:rPr>
            <w:webHidden/>
          </w:rPr>
          <w:instrText xml:space="preserve"> PAGEREF _Toc531700580 \h </w:instrText>
        </w:r>
      </w:ins>
      <w:r>
        <w:rPr>
          <w:webHidden/>
        </w:rPr>
      </w:r>
      <w:r>
        <w:rPr>
          <w:webHidden/>
        </w:rPr>
        <w:fldChar w:fldCharType="separate"/>
      </w:r>
      <w:ins w:id="639" w:author="Elaine Baricante" w:date="2018-12-04T15:26:00Z">
        <w:r>
          <w:rPr>
            <w:webHidden/>
          </w:rPr>
          <w:t>1</w:t>
        </w:r>
        <w:r>
          <w:rPr>
            <w:webHidden/>
          </w:rPr>
          <w:fldChar w:fldCharType="end"/>
        </w:r>
        <w:r w:rsidRPr="003F300B">
          <w:rPr>
            <w:rStyle w:val="Hyperlink"/>
          </w:rPr>
          <w:fldChar w:fldCharType="end"/>
        </w:r>
      </w:ins>
    </w:p>
    <w:p w14:paraId="70AEB14C" w14:textId="13490349" w:rsidR="00E01C7E" w:rsidRDefault="00E01C7E">
      <w:pPr>
        <w:pStyle w:val="TOC1"/>
        <w:rPr>
          <w:ins w:id="640" w:author="Elaine Baricante" w:date="2018-12-04T15:26:00Z"/>
          <w:rFonts w:asciiTheme="minorHAnsi" w:eastAsiaTheme="minorEastAsia" w:hAnsiTheme="minorHAnsi" w:cstheme="minorBidi"/>
          <w:b w:val="0"/>
          <w:bCs w:val="0"/>
          <w:caps w:val="0"/>
          <w:color w:val="auto"/>
          <w:sz w:val="22"/>
          <w:szCs w:val="22"/>
          <w:lang w:eastAsia="en-US"/>
        </w:rPr>
      </w:pPr>
      <w:ins w:id="641" w:author="Elaine Baricante" w:date="2018-12-04T15:26:00Z">
        <w:r w:rsidRPr="003F300B">
          <w:rPr>
            <w:rStyle w:val="Hyperlink"/>
          </w:rPr>
          <w:fldChar w:fldCharType="begin"/>
        </w:r>
        <w:r w:rsidRPr="003F300B">
          <w:rPr>
            <w:rStyle w:val="Hyperlink"/>
          </w:rPr>
          <w:instrText xml:space="preserve"> </w:instrText>
        </w:r>
        <w:r>
          <w:instrText>HYPERLINK \l "_Toc531700581"</w:instrText>
        </w:r>
        <w:r w:rsidRPr="003F300B">
          <w:rPr>
            <w:rStyle w:val="Hyperlink"/>
          </w:rPr>
          <w:instrText xml:space="preserve"> </w:instrText>
        </w:r>
        <w:r w:rsidRPr="003F300B">
          <w:rPr>
            <w:rStyle w:val="Hyperlink"/>
          </w:rPr>
          <w:fldChar w:fldCharType="separate"/>
        </w:r>
        <w:r w:rsidRPr="003F300B">
          <w:rPr>
            <w:rStyle w:val="Hyperlink"/>
          </w:rPr>
          <w:t>4.</w:t>
        </w:r>
        <w:r>
          <w:rPr>
            <w:rFonts w:asciiTheme="minorHAnsi" w:eastAsiaTheme="minorEastAsia" w:hAnsiTheme="minorHAnsi" w:cstheme="minorBidi"/>
            <w:b w:val="0"/>
            <w:bCs w:val="0"/>
            <w:caps w:val="0"/>
            <w:color w:val="auto"/>
            <w:sz w:val="22"/>
            <w:szCs w:val="22"/>
            <w:lang w:eastAsia="en-US"/>
          </w:rPr>
          <w:tab/>
        </w:r>
        <w:r w:rsidRPr="003F300B">
          <w:rPr>
            <w:rStyle w:val="Hyperlink"/>
          </w:rPr>
          <w:t>Call Control Commands</w:t>
        </w:r>
        <w:r>
          <w:rPr>
            <w:webHidden/>
          </w:rPr>
          <w:tab/>
        </w:r>
        <w:r>
          <w:rPr>
            <w:webHidden/>
          </w:rPr>
          <w:fldChar w:fldCharType="begin"/>
        </w:r>
        <w:r>
          <w:rPr>
            <w:webHidden/>
          </w:rPr>
          <w:instrText xml:space="preserve"> PAGEREF _Toc531700581 \h </w:instrText>
        </w:r>
      </w:ins>
      <w:r>
        <w:rPr>
          <w:webHidden/>
        </w:rPr>
      </w:r>
      <w:r>
        <w:rPr>
          <w:webHidden/>
        </w:rPr>
        <w:fldChar w:fldCharType="separate"/>
      </w:r>
      <w:ins w:id="642" w:author="Elaine Baricante" w:date="2018-12-04T15:26:00Z">
        <w:r>
          <w:rPr>
            <w:webHidden/>
          </w:rPr>
          <w:t>1</w:t>
        </w:r>
        <w:r>
          <w:rPr>
            <w:webHidden/>
          </w:rPr>
          <w:fldChar w:fldCharType="end"/>
        </w:r>
        <w:r w:rsidRPr="003F300B">
          <w:rPr>
            <w:rStyle w:val="Hyperlink"/>
          </w:rPr>
          <w:fldChar w:fldCharType="end"/>
        </w:r>
      </w:ins>
    </w:p>
    <w:p w14:paraId="78D4ACC3" w14:textId="43E40BFA" w:rsidR="00E01C7E" w:rsidRDefault="00E01C7E">
      <w:pPr>
        <w:pStyle w:val="TOC2"/>
        <w:rPr>
          <w:ins w:id="643" w:author="Elaine Baricante" w:date="2018-12-04T15:26:00Z"/>
          <w:rFonts w:asciiTheme="minorHAnsi" w:eastAsiaTheme="minorEastAsia" w:hAnsiTheme="minorHAnsi" w:cstheme="minorBidi"/>
          <w:color w:val="auto"/>
          <w:sz w:val="22"/>
          <w:szCs w:val="22"/>
          <w:lang w:eastAsia="en-US"/>
        </w:rPr>
      </w:pPr>
      <w:ins w:id="644" w:author="Elaine Baricante" w:date="2018-12-04T15:26:00Z">
        <w:r w:rsidRPr="003F300B">
          <w:rPr>
            <w:rStyle w:val="Hyperlink"/>
          </w:rPr>
          <w:fldChar w:fldCharType="begin"/>
        </w:r>
        <w:r w:rsidRPr="003F300B">
          <w:rPr>
            <w:rStyle w:val="Hyperlink"/>
          </w:rPr>
          <w:instrText xml:space="preserve"> </w:instrText>
        </w:r>
        <w:r>
          <w:instrText>HYPERLINK \l "_Toc531700582"</w:instrText>
        </w:r>
        <w:r w:rsidRPr="003F300B">
          <w:rPr>
            <w:rStyle w:val="Hyperlink"/>
          </w:rPr>
          <w:instrText xml:space="preserve"> </w:instrText>
        </w:r>
        <w:r w:rsidRPr="003F300B">
          <w:rPr>
            <w:rStyle w:val="Hyperlink"/>
          </w:rPr>
          <w:fldChar w:fldCharType="separate"/>
        </w:r>
        <w:r w:rsidRPr="003F300B">
          <w:rPr>
            <w:rStyle w:val="Hyperlink"/>
          </w:rPr>
          <w:t>4.1.</w:t>
        </w:r>
        <w:r>
          <w:rPr>
            <w:rFonts w:asciiTheme="minorHAnsi" w:eastAsiaTheme="minorEastAsia" w:hAnsiTheme="minorHAnsi" w:cstheme="minorBidi"/>
            <w:color w:val="auto"/>
            <w:sz w:val="22"/>
            <w:szCs w:val="22"/>
            <w:lang w:eastAsia="en-US"/>
          </w:rPr>
          <w:tab/>
        </w:r>
        <w:r w:rsidRPr="003F300B">
          <w:rPr>
            <w:rStyle w:val="Hyperlink"/>
          </w:rPr>
          <w:t>D Command: Dial Number</w:t>
        </w:r>
        <w:r>
          <w:rPr>
            <w:webHidden/>
          </w:rPr>
          <w:tab/>
        </w:r>
        <w:r>
          <w:rPr>
            <w:webHidden/>
          </w:rPr>
          <w:fldChar w:fldCharType="begin"/>
        </w:r>
        <w:r>
          <w:rPr>
            <w:webHidden/>
          </w:rPr>
          <w:instrText xml:space="preserve"> PAGEREF _Toc531700582 \h </w:instrText>
        </w:r>
      </w:ins>
      <w:r>
        <w:rPr>
          <w:webHidden/>
        </w:rPr>
      </w:r>
      <w:r>
        <w:rPr>
          <w:webHidden/>
        </w:rPr>
        <w:fldChar w:fldCharType="separate"/>
      </w:r>
      <w:ins w:id="645" w:author="Elaine Baricante" w:date="2018-12-04T15:26:00Z">
        <w:r>
          <w:rPr>
            <w:webHidden/>
          </w:rPr>
          <w:t>1</w:t>
        </w:r>
        <w:r>
          <w:rPr>
            <w:webHidden/>
          </w:rPr>
          <w:fldChar w:fldCharType="end"/>
        </w:r>
        <w:r w:rsidRPr="003F300B">
          <w:rPr>
            <w:rStyle w:val="Hyperlink"/>
          </w:rPr>
          <w:fldChar w:fldCharType="end"/>
        </w:r>
      </w:ins>
    </w:p>
    <w:p w14:paraId="11F4B44C" w14:textId="3BEF5601" w:rsidR="00E01C7E" w:rsidRDefault="00E01C7E">
      <w:pPr>
        <w:pStyle w:val="TOC2"/>
        <w:rPr>
          <w:ins w:id="646" w:author="Elaine Baricante" w:date="2018-12-04T15:26:00Z"/>
          <w:rFonts w:asciiTheme="minorHAnsi" w:eastAsiaTheme="minorEastAsia" w:hAnsiTheme="minorHAnsi" w:cstheme="minorBidi"/>
          <w:color w:val="auto"/>
          <w:sz w:val="22"/>
          <w:szCs w:val="22"/>
          <w:lang w:eastAsia="en-US"/>
        </w:rPr>
      </w:pPr>
      <w:ins w:id="647" w:author="Elaine Baricante" w:date="2018-12-04T15:26:00Z">
        <w:r w:rsidRPr="003F300B">
          <w:rPr>
            <w:rStyle w:val="Hyperlink"/>
          </w:rPr>
          <w:fldChar w:fldCharType="begin"/>
        </w:r>
        <w:r w:rsidRPr="003F300B">
          <w:rPr>
            <w:rStyle w:val="Hyperlink"/>
          </w:rPr>
          <w:instrText xml:space="preserve"> </w:instrText>
        </w:r>
        <w:r>
          <w:instrText>HYPERLINK \l "_Toc531700583"</w:instrText>
        </w:r>
        <w:r w:rsidRPr="003F300B">
          <w:rPr>
            <w:rStyle w:val="Hyperlink"/>
          </w:rPr>
          <w:instrText xml:space="preserve"> </w:instrText>
        </w:r>
        <w:r w:rsidRPr="003F300B">
          <w:rPr>
            <w:rStyle w:val="Hyperlink"/>
          </w:rPr>
          <w:fldChar w:fldCharType="separate"/>
        </w:r>
        <w:r w:rsidRPr="003F300B">
          <w:rPr>
            <w:rStyle w:val="Hyperlink"/>
          </w:rPr>
          <w:t>4.2.</w:t>
        </w:r>
        <w:r>
          <w:rPr>
            <w:rFonts w:asciiTheme="minorHAnsi" w:eastAsiaTheme="minorEastAsia" w:hAnsiTheme="minorHAnsi" w:cstheme="minorBidi"/>
            <w:color w:val="auto"/>
            <w:sz w:val="22"/>
            <w:szCs w:val="22"/>
            <w:lang w:eastAsia="en-US"/>
          </w:rPr>
          <w:tab/>
        </w:r>
        <w:r w:rsidRPr="003F300B">
          <w:rPr>
            <w:rStyle w:val="Hyperlink"/>
          </w:rPr>
          <w:t>+CEER Command: Extended Error Report</w:t>
        </w:r>
        <w:r>
          <w:rPr>
            <w:webHidden/>
          </w:rPr>
          <w:tab/>
        </w:r>
        <w:r>
          <w:rPr>
            <w:webHidden/>
          </w:rPr>
          <w:fldChar w:fldCharType="begin"/>
        </w:r>
        <w:r>
          <w:rPr>
            <w:webHidden/>
          </w:rPr>
          <w:instrText xml:space="preserve"> PAGEREF _Toc531700583 \h </w:instrText>
        </w:r>
      </w:ins>
      <w:r>
        <w:rPr>
          <w:webHidden/>
        </w:rPr>
      </w:r>
      <w:r>
        <w:rPr>
          <w:webHidden/>
        </w:rPr>
        <w:fldChar w:fldCharType="separate"/>
      </w:r>
      <w:ins w:id="648" w:author="Elaine Baricante" w:date="2018-12-04T15:26:00Z">
        <w:r>
          <w:rPr>
            <w:webHidden/>
          </w:rPr>
          <w:t>1</w:t>
        </w:r>
        <w:r>
          <w:rPr>
            <w:webHidden/>
          </w:rPr>
          <w:fldChar w:fldCharType="end"/>
        </w:r>
        <w:r w:rsidRPr="003F300B">
          <w:rPr>
            <w:rStyle w:val="Hyperlink"/>
          </w:rPr>
          <w:fldChar w:fldCharType="end"/>
        </w:r>
      </w:ins>
    </w:p>
    <w:p w14:paraId="73B57A09" w14:textId="12B0DF41" w:rsidR="00E01C7E" w:rsidRDefault="00E01C7E">
      <w:pPr>
        <w:pStyle w:val="TOC2"/>
        <w:rPr>
          <w:ins w:id="649" w:author="Elaine Baricante" w:date="2018-12-04T15:26:00Z"/>
          <w:rFonts w:asciiTheme="minorHAnsi" w:eastAsiaTheme="minorEastAsia" w:hAnsiTheme="minorHAnsi" w:cstheme="minorBidi"/>
          <w:color w:val="auto"/>
          <w:sz w:val="22"/>
          <w:szCs w:val="22"/>
          <w:lang w:eastAsia="en-US"/>
        </w:rPr>
      </w:pPr>
      <w:ins w:id="650" w:author="Elaine Baricante" w:date="2018-12-04T15:26:00Z">
        <w:r w:rsidRPr="003F300B">
          <w:rPr>
            <w:rStyle w:val="Hyperlink"/>
          </w:rPr>
          <w:fldChar w:fldCharType="begin"/>
        </w:r>
        <w:r w:rsidRPr="003F300B">
          <w:rPr>
            <w:rStyle w:val="Hyperlink"/>
          </w:rPr>
          <w:instrText xml:space="preserve"> </w:instrText>
        </w:r>
        <w:r>
          <w:instrText>HYPERLINK \l "_Toc531700584"</w:instrText>
        </w:r>
        <w:r w:rsidRPr="003F300B">
          <w:rPr>
            <w:rStyle w:val="Hyperlink"/>
          </w:rPr>
          <w:instrText xml:space="preserve"> </w:instrText>
        </w:r>
        <w:r w:rsidRPr="003F300B">
          <w:rPr>
            <w:rStyle w:val="Hyperlink"/>
          </w:rPr>
          <w:fldChar w:fldCharType="separate"/>
        </w:r>
        <w:r w:rsidRPr="003F300B">
          <w:rPr>
            <w:rStyle w:val="Hyperlink"/>
          </w:rPr>
          <w:t>4.3.</w:t>
        </w:r>
        <w:r>
          <w:rPr>
            <w:rFonts w:asciiTheme="minorHAnsi" w:eastAsiaTheme="minorEastAsia" w:hAnsiTheme="minorHAnsi" w:cstheme="minorBidi"/>
            <w:color w:val="auto"/>
            <w:sz w:val="22"/>
            <w:szCs w:val="22"/>
            <w:lang w:eastAsia="en-US"/>
          </w:rPr>
          <w:tab/>
        </w:r>
        <w:r w:rsidRPr="003F300B">
          <w:rPr>
            <w:rStyle w:val="Hyperlink"/>
          </w:rPr>
          <w:t>+CMEE Command: Report Mobile Termination Error</w:t>
        </w:r>
        <w:r>
          <w:rPr>
            <w:webHidden/>
          </w:rPr>
          <w:tab/>
        </w:r>
        <w:r>
          <w:rPr>
            <w:webHidden/>
          </w:rPr>
          <w:fldChar w:fldCharType="begin"/>
        </w:r>
        <w:r>
          <w:rPr>
            <w:webHidden/>
          </w:rPr>
          <w:instrText xml:space="preserve"> PAGEREF _Toc531700584 \h </w:instrText>
        </w:r>
      </w:ins>
      <w:r>
        <w:rPr>
          <w:webHidden/>
        </w:rPr>
      </w:r>
      <w:r>
        <w:rPr>
          <w:webHidden/>
        </w:rPr>
        <w:fldChar w:fldCharType="separate"/>
      </w:r>
      <w:ins w:id="651" w:author="Elaine Baricante" w:date="2018-12-04T15:26:00Z">
        <w:r>
          <w:rPr>
            <w:webHidden/>
          </w:rPr>
          <w:t>1</w:t>
        </w:r>
        <w:r>
          <w:rPr>
            <w:webHidden/>
          </w:rPr>
          <w:fldChar w:fldCharType="end"/>
        </w:r>
        <w:r w:rsidRPr="003F300B">
          <w:rPr>
            <w:rStyle w:val="Hyperlink"/>
          </w:rPr>
          <w:fldChar w:fldCharType="end"/>
        </w:r>
      </w:ins>
    </w:p>
    <w:p w14:paraId="14178E7A" w14:textId="2070295D" w:rsidR="00E01C7E" w:rsidRDefault="00E01C7E">
      <w:pPr>
        <w:pStyle w:val="TOC1"/>
        <w:rPr>
          <w:ins w:id="652" w:author="Elaine Baricante" w:date="2018-12-04T15:26:00Z"/>
          <w:rFonts w:asciiTheme="minorHAnsi" w:eastAsiaTheme="minorEastAsia" w:hAnsiTheme="minorHAnsi" w:cstheme="minorBidi"/>
          <w:b w:val="0"/>
          <w:bCs w:val="0"/>
          <w:caps w:val="0"/>
          <w:color w:val="auto"/>
          <w:sz w:val="22"/>
          <w:szCs w:val="22"/>
          <w:lang w:eastAsia="en-US"/>
        </w:rPr>
      </w:pPr>
      <w:ins w:id="653" w:author="Elaine Baricante" w:date="2018-12-04T15:26:00Z">
        <w:r w:rsidRPr="003F300B">
          <w:rPr>
            <w:rStyle w:val="Hyperlink"/>
          </w:rPr>
          <w:fldChar w:fldCharType="begin"/>
        </w:r>
        <w:r w:rsidRPr="003F300B">
          <w:rPr>
            <w:rStyle w:val="Hyperlink"/>
          </w:rPr>
          <w:instrText xml:space="preserve"> </w:instrText>
        </w:r>
        <w:r>
          <w:instrText>HYPERLINK \l "_Toc531700585"</w:instrText>
        </w:r>
        <w:r w:rsidRPr="003F300B">
          <w:rPr>
            <w:rStyle w:val="Hyperlink"/>
          </w:rPr>
          <w:instrText xml:space="preserve"> </w:instrText>
        </w:r>
        <w:r w:rsidRPr="003F300B">
          <w:rPr>
            <w:rStyle w:val="Hyperlink"/>
          </w:rPr>
          <w:fldChar w:fldCharType="separate"/>
        </w:r>
        <w:r w:rsidRPr="003F300B">
          <w:rPr>
            <w:rStyle w:val="Hyperlink"/>
          </w:rPr>
          <w:t>5.</w:t>
        </w:r>
        <w:r>
          <w:rPr>
            <w:rFonts w:asciiTheme="minorHAnsi" w:eastAsiaTheme="minorEastAsia" w:hAnsiTheme="minorHAnsi" w:cstheme="minorBidi"/>
            <w:b w:val="0"/>
            <w:bCs w:val="0"/>
            <w:caps w:val="0"/>
            <w:color w:val="auto"/>
            <w:sz w:val="22"/>
            <w:szCs w:val="22"/>
            <w:lang w:eastAsia="en-US"/>
          </w:rPr>
          <w:tab/>
        </w:r>
        <w:r w:rsidRPr="003F300B">
          <w:rPr>
            <w:rStyle w:val="Hyperlink"/>
          </w:rPr>
          <w:t>Mobile Equipment Control and Status Commands</w:t>
        </w:r>
        <w:r>
          <w:rPr>
            <w:webHidden/>
          </w:rPr>
          <w:tab/>
        </w:r>
        <w:r>
          <w:rPr>
            <w:webHidden/>
          </w:rPr>
          <w:fldChar w:fldCharType="begin"/>
        </w:r>
        <w:r>
          <w:rPr>
            <w:webHidden/>
          </w:rPr>
          <w:instrText xml:space="preserve"> PAGEREF _Toc531700585 \h </w:instrText>
        </w:r>
      </w:ins>
      <w:r>
        <w:rPr>
          <w:webHidden/>
        </w:rPr>
      </w:r>
      <w:r>
        <w:rPr>
          <w:webHidden/>
        </w:rPr>
        <w:fldChar w:fldCharType="separate"/>
      </w:r>
      <w:ins w:id="654" w:author="Elaine Baricante" w:date="2018-12-04T15:26:00Z">
        <w:r>
          <w:rPr>
            <w:webHidden/>
          </w:rPr>
          <w:t>1</w:t>
        </w:r>
        <w:r>
          <w:rPr>
            <w:webHidden/>
          </w:rPr>
          <w:fldChar w:fldCharType="end"/>
        </w:r>
        <w:r w:rsidRPr="003F300B">
          <w:rPr>
            <w:rStyle w:val="Hyperlink"/>
          </w:rPr>
          <w:fldChar w:fldCharType="end"/>
        </w:r>
      </w:ins>
    </w:p>
    <w:p w14:paraId="66C1A4AD" w14:textId="24AC0184" w:rsidR="00E01C7E" w:rsidRDefault="00E01C7E">
      <w:pPr>
        <w:pStyle w:val="TOC2"/>
        <w:rPr>
          <w:ins w:id="655" w:author="Elaine Baricante" w:date="2018-12-04T15:26:00Z"/>
          <w:rFonts w:asciiTheme="minorHAnsi" w:eastAsiaTheme="minorEastAsia" w:hAnsiTheme="minorHAnsi" w:cstheme="minorBidi"/>
          <w:color w:val="auto"/>
          <w:sz w:val="22"/>
          <w:szCs w:val="22"/>
          <w:lang w:eastAsia="en-US"/>
        </w:rPr>
      </w:pPr>
      <w:ins w:id="656" w:author="Elaine Baricante" w:date="2018-12-04T15:26:00Z">
        <w:r w:rsidRPr="003F300B">
          <w:rPr>
            <w:rStyle w:val="Hyperlink"/>
          </w:rPr>
          <w:fldChar w:fldCharType="begin"/>
        </w:r>
        <w:r w:rsidRPr="003F300B">
          <w:rPr>
            <w:rStyle w:val="Hyperlink"/>
          </w:rPr>
          <w:instrText xml:space="preserve"> </w:instrText>
        </w:r>
        <w:r>
          <w:instrText>HYPERLINK \l "_Toc531700586"</w:instrText>
        </w:r>
        <w:r w:rsidRPr="003F300B">
          <w:rPr>
            <w:rStyle w:val="Hyperlink"/>
          </w:rPr>
          <w:instrText xml:space="preserve"> </w:instrText>
        </w:r>
        <w:r w:rsidRPr="003F300B">
          <w:rPr>
            <w:rStyle w:val="Hyperlink"/>
          </w:rPr>
          <w:fldChar w:fldCharType="separate"/>
        </w:r>
        <w:r w:rsidRPr="003F300B">
          <w:rPr>
            <w:rStyle w:val="Hyperlink"/>
          </w:rPr>
          <w:t>5.1.</w:t>
        </w:r>
        <w:r>
          <w:rPr>
            <w:rFonts w:asciiTheme="minorHAnsi" w:eastAsiaTheme="minorEastAsia" w:hAnsiTheme="minorHAnsi" w:cstheme="minorBidi"/>
            <w:color w:val="auto"/>
            <w:sz w:val="22"/>
            <w:szCs w:val="22"/>
            <w:lang w:eastAsia="en-US"/>
          </w:rPr>
          <w:tab/>
        </w:r>
        <w:r w:rsidRPr="003F300B">
          <w:rPr>
            <w:rStyle w:val="Hyperlink"/>
          </w:rPr>
          <w:t>+CCLK Command: Real Time Clock</w:t>
        </w:r>
        <w:r>
          <w:rPr>
            <w:webHidden/>
          </w:rPr>
          <w:tab/>
        </w:r>
        <w:r>
          <w:rPr>
            <w:webHidden/>
          </w:rPr>
          <w:fldChar w:fldCharType="begin"/>
        </w:r>
        <w:r>
          <w:rPr>
            <w:webHidden/>
          </w:rPr>
          <w:instrText xml:space="preserve"> PAGEREF _Toc531700586 \h </w:instrText>
        </w:r>
      </w:ins>
      <w:r>
        <w:rPr>
          <w:webHidden/>
        </w:rPr>
      </w:r>
      <w:r>
        <w:rPr>
          <w:webHidden/>
        </w:rPr>
        <w:fldChar w:fldCharType="separate"/>
      </w:r>
      <w:ins w:id="657" w:author="Elaine Baricante" w:date="2018-12-04T15:26:00Z">
        <w:r>
          <w:rPr>
            <w:webHidden/>
          </w:rPr>
          <w:t>1</w:t>
        </w:r>
        <w:r>
          <w:rPr>
            <w:webHidden/>
          </w:rPr>
          <w:fldChar w:fldCharType="end"/>
        </w:r>
        <w:r w:rsidRPr="003F300B">
          <w:rPr>
            <w:rStyle w:val="Hyperlink"/>
          </w:rPr>
          <w:fldChar w:fldCharType="end"/>
        </w:r>
      </w:ins>
    </w:p>
    <w:p w14:paraId="2DD77031" w14:textId="203A8078" w:rsidR="00E01C7E" w:rsidRDefault="00E01C7E">
      <w:pPr>
        <w:pStyle w:val="TOC2"/>
        <w:rPr>
          <w:ins w:id="658" w:author="Elaine Baricante" w:date="2018-12-04T15:26:00Z"/>
          <w:rFonts w:asciiTheme="minorHAnsi" w:eastAsiaTheme="minorEastAsia" w:hAnsiTheme="minorHAnsi" w:cstheme="minorBidi"/>
          <w:color w:val="auto"/>
          <w:sz w:val="22"/>
          <w:szCs w:val="22"/>
          <w:lang w:eastAsia="en-US"/>
        </w:rPr>
      </w:pPr>
      <w:ins w:id="659" w:author="Elaine Baricante" w:date="2018-12-04T15:26:00Z">
        <w:r w:rsidRPr="003F300B">
          <w:rPr>
            <w:rStyle w:val="Hyperlink"/>
          </w:rPr>
          <w:fldChar w:fldCharType="begin"/>
        </w:r>
        <w:r w:rsidRPr="003F300B">
          <w:rPr>
            <w:rStyle w:val="Hyperlink"/>
          </w:rPr>
          <w:instrText xml:space="preserve"> </w:instrText>
        </w:r>
        <w:r>
          <w:instrText>HYPERLINK \l "_Toc531700587"</w:instrText>
        </w:r>
        <w:r w:rsidRPr="003F300B">
          <w:rPr>
            <w:rStyle w:val="Hyperlink"/>
          </w:rPr>
          <w:instrText xml:space="preserve"> </w:instrText>
        </w:r>
        <w:r w:rsidRPr="003F300B">
          <w:rPr>
            <w:rStyle w:val="Hyperlink"/>
          </w:rPr>
          <w:fldChar w:fldCharType="separate"/>
        </w:r>
        <w:r w:rsidRPr="003F300B">
          <w:rPr>
            <w:rStyle w:val="Hyperlink"/>
          </w:rPr>
          <w:t>5.2.</w:t>
        </w:r>
        <w:r>
          <w:rPr>
            <w:rFonts w:asciiTheme="minorHAnsi" w:eastAsiaTheme="minorEastAsia" w:hAnsiTheme="minorHAnsi" w:cstheme="minorBidi"/>
            <w:color w:val="auto"/>
            <w:sz w:val="22"/>
            <w:szCs w:val="22"/>
            <w:lang w:eastAsia="en-US"/>
          </w:rPr>
          <w:tab/>
        </w:r>
        <w:r w:rsidRPr="003F300B">
          <w:rPr>
            <w:rStyle w:val="Hyperlink"/>
          </w:rPr>
          <w:t>+CCID Command: Request SIM Card Identification</w:t>
        </w:r>
        <w:r>
          <w:rPr>
            <w:webHidden/>
          </w:rPr>
          <w:tab/>
        </w:r>
        <w:r>
          <w:rPr>
            <w:webHidden/>
          </w:rPr>
          <w:fldChar w:fldCharType="begin"/>
        </w:r>
        <w:r>
          <w:rPr>
            <w:webHidden/>
          </w:rPr>
          <w:instrText xml:space="preserve"> PAGEREF _Toc531700587 \h </w:instrText>
        </w:r>
      </w:ins>
      <w:r>
        <w:rPr>
          <w:webHidden/>
        </w:rPr>
      </w:r>
      <w:r>
        <w:rPr>
          <w:webHidden/>
        </w:rPr>
        <w:fldChar w:fldCharType="separate"/>
      </w:r>
      <w:ins w:id="660" w:author="Elaine Baricante" w:date="2018-12-04T15:26:00Z">
        <w:r>
          <w:rPr>
            <w:webHidden/>
          </w:rPr>
          <w:t>1</w:t>
        </w:r>
        <w:r>
          <w:rPr>
            <w:webHidden/>
          </w:rPr>
          <w:fldChar w:fldCharType="end"/>
        </w:r>
        <w:r w:rsidRPr="003F300B">
          <w:rPr>
            <w:rStyle w:val="Hyperlink"/>
          </w:rPr>
          <w:fldChar w:fldCharType="end"/>
        </w:r>
      </w:ins>
    </w:p>
    <w:p w14:paraId="3CF7DE7E" w14:textId="0D27B6C8" w:rsidR="00E01C7E" w:rsidRDefault="00E01C7E">
      <w:pPr>
        <w:pStyle w:val="TOC2"/>
        <w:rPr>
          <w:ins w:id="661" w:author="Elaine Baricante" w:date="2018-12-04T15:26:00Z"/>
          <w:rFonts w:asciiTheme="minorHAnsi" w:eastAsiaTheme="minorEastAsia" w:hAnsiTheme="minorHAnsi" w:cstheme="minorBidi"/>
          <w:color w:val="auto"/>
          <w:sz w:val="22"/>
          <w:szCs w:val="22"/>
          <w:lang w:eastAsia="en-US"/>
        </w:rPr>
      </w:pPr>
      <w:ins w:id="662" w:author="Elaine Baricante" w:date="2018-12-04T15:26:00Z">
        <w:r w:rsidRPr="003F300B">
          <w:rPr>
            <w:rStyle w:val="Hyperlink"/>
          </w:rPr>
          <w:fldChar w:fldCharType="begin"/>
        </w:r>
        <w:r w:rsidRPr="003F300B">
          <w:rPr>
            <w:rStyle w:val="Hyperlink"/>
          </w:rPr>
          <w:instrText xml:space="preserve"> </w:instrText>
        </w:r>
        <w:r>
          <w:instrText>HYPERLINK \l "_Toc531700588"</w:instrText>
        </w:r>
        <w:r w:rsidRPr="003F300B">
          <w:rPr>
            <w:rStyle w:val="Hyperlink"/>
          </w:rPr>
          <w:instrText xml:space="preserve"> </w:instrText>
        </w:r>
        <w:r w:rsidRPr="003F300B">
          <w:rPr>
            <w:rStyle w:val="Hyperlink"/>
          </w:rPr>
          <w:fldChar w:fldCharType="separate"/>
        </w:r>
        <w:r w:rsidRPr="003F300B">
          <w:rPr>
            <w:rStyle w:val="Hyperlink"/>
          </w:rPr>
          <w:t>5.3.</w:t>
        </w:r>
        <w:r>
          <w:rPr>
            <w:rFonts w:asciiTheme="minorHAnsi" w:eastAsiaTheme="minorEastAsia" w:hAnsiTheme="minorHAnsi" w:cstheme="minorBidi"/>
            <w:color w:val="auto"/>
            <w:sz w:val="22"/>
            <w:szCs w:val="22"/>
            <w:lang w:eastAsia="en-US"/>
          </w:rPr>
          <w:tab/>
        </w:r>
        <w:r w:rsidRPr="003F300B">
          <w:rPr>
            <w:rStyle w:val="Hyperlink"/>
          </w:rPr>
          <w:t>+CLAC Command: List Available AT Commands</w:t>
        </w:r>
        <w:r>
          <w:rPr>
            <w:webHidden/>
          </w:rPr>
          <w:tab/>
        </w:r>
        <w:r>
          <w:rPr>
            <w:webHidden/>
          </w:rPr>
          <w:fldChar w:fldCharType="begin"/>
        </w:r>
        <w:r>
          <w:rPr>
            <w:webHidden/>
          </w:rPr>
          <w:instrText xml:space="preserve"> PAGEREF _Toc531700588 \h </w:instrText>
        </w:r>
      </w:ins>
      <w:r>
        <w:rPr>
          <w:webHidden/>
        </w:rPr>
      </w:r>
      <w:r>
        <w:rPr>
          <w:webHidden/>
        </w:rPr>
        <w:fldChar w:fldCharType="separate"/>
      </w:r>
      <w:ins w:id="663" w:author="Elaine Baricante" w:date="2018-12-04T15:26:00Z">
        <w:r>
          <w:rPr>
            <w:webHidden/>
          </w:rPr>
          <w:t>1</w:t>
        </w:r>
        <w:r>
          <w:rPr>
            <w:webHidden/>
          </w:rPr>
          <w:fldChar w:fldCharType="end"/>
        </w:r>
        <w:r w:rsidRPr="003F300B">
          <w:rPr>
            <w:rStyle w:val="Hyperlink"/>
          </w:rPr>
          <w:fldChar w:fldCharType="end"/>
        </w:r>
      </w:ins>
    </w:p>
    <w:p w14:paraId="0C1F67AF" w14:textId="5B9DAE31" w:rsidR="00E01C7E" w:rsidRDefault="00E01C7E">
      <w:pPr>
        <w:pStyle w:val="TOC2"/>
        <w:rPr>
          <w:ins w:id="664" w:author="Elaine Baricante" w:date="2018-12-04T15:26:00Z"/>
          <w:rFonts w:asciiTheme="minorHAnsi" w:eastAsiaTheme="minorEastAsia" w:hAnsiTheme="minorHAnsi" w:cstheme="minorBidi"/>
          <w:color w:val="auto"/>
          <w:sz w:val="22"/>
          <w:szCs w:val="22"/>
          <w:lang w:eastAsia="en-US"/>
        </w:rPr>
      </w:pPr>
      <w:ins w:id="665" w:author="Elaine Baricante" w:date="2018-12-04T15:26:00Z">
        <w:r w:rsidRPr="003F300B">
          <w:rPr>
            <w:rStyle w:val="Hyperlink"/>
          </w:rPr>
          <w:fldChar w:fldCharType="begin"/>
        </w:r>
        <w:r w:rsidRPr="003F300B">
          <w:rPr>
            <w:rStyle w:val="Hyperlink"/>
          </w:rPr>
          <w:instrText xml:space="preserve"> </w:instrText>
        </w:r>
        <w:r>
          <w:instrText>HYPERLINK \l "_Toc531700589"</w:instrText>
        </w:r>
        <w:r w:rsidRPr="003F300B">
          <w:rPr>
            <w:rStyle w:val="Hyperlink"/>
          </w:rPr>
          <w:instrText xml:space="preserve"> </w:instrText>
        </w:r>
        <w:r w:rsidRPr="003F300B">
          <w:rPr>
            <w:rStyle w:val="Hyperlink"/>
          </w:rPr>
          <w:fldChar w:fldCharType="separate"/>
        </w:r>
        <w:r w:rsidRPr="003F300B">
          <w:rPr>
            <w:rStyle w:val="Hyperlink"/>
          </w:rPr>
          <w:t>5.4.</w:t>
        </w:r>
        <w:r>
          <w:rPr>
            <w:rFonts w:asciiTheme="minorHAnsi" w:eastAsiaTheme="minorEastAsia" w:hAnsiTheme="minorHAnsi" w:cstheme="minorBidi"/>
            <w:color w:val="auto"/>
            <w:sz w:val="22"/>
            <w:szCs w:val="22"/>
            <w:lang w:eastAsia="en-US"/>
          </w:rPr>
          <w:tab/>
        </w:r>
        <w:r w:rsidRPr="003F300B">
          <w:rPr>
            <w:rStyle w:val="Hyperlink"/>
          </w:rPr>
          <w:t>+CFUN Command: Set Phone Functionality</w:t>
        </w:r>
        <w:r>
          <w:rPr>
            <w:webHidden/>
          </w:rPr>
          <w:tab/>
        </w:r>
        <w:r>
          <w:rPr>
            <w:webHidden/>
          </w:rPr>
          <w:fldChar w:fldCharType="begin"/>
        </w:r>
        <w:r>
          <w:rPr>
            <w:webHidden/>
          </w:rPr>
          <w:instrText xml:space="preserve"> PAGEREF _Toc531700589 \h </w:instrText>
        </w:r>
      </w:ins>
      <w:r>
        <w:rPr>
          <w:webHidden/>
        </w:rPr>
      </w:r>
      <w:r>
        <w:rPr>
          <w:webHidden/>
        </w:rPr>
        <w:fldChar w:fldCharType="separate"/>
      </w:r>
      <w:ins w:id="666" w:author="Elaine Baricante" w:date="2018-12-04T15:26:00Z">
        <w:r>
          <w:rPr>
            <w:webHidden/>
          </w:rPr>
          <w:t>1</w:t>
        </w:r>
        <w:r>
          <w:rPr>
            <w:webHidden/>
          </w:rPr>
          <w:fldChar w:fldCharType="end"/>
        </w:r>
        <w:r w:rsidRPr="003F300B">
          <w:rPr>
            <w:rStyle w:val="Hyperlink"/>
          </w:rPr>
          <w:fldChar w:fldCharType="end"/>
        </w:r>
      </w:ins>
    </w:p>
    <w:p w14:paraId="2BD96B3C" w14:textId="3D8F4511" w:rsidR="00E01C7E" w:rsidRDefault="00E01C7E">
      <w:pPr>
        <w:pStyle w:val="TOC2"/>
        <w:rPr>
          <w:ins w:id="667" w:author="Elaine Baricante" w:date="2018-12-04T15:26:00Z"/>
          <w:rFonts w:asciiTheme="minorHAnsi" w:eastAsiaTheme="minorEastAsia" w:hAnsiTheme="minorHAnsi" w:cstheme="minorBidi"/>
          <w:color w:val="auto"/>
          <w:sz w:val="22"/>
          <w:szCs w:val="22"/>
          <w:lang w:eastAsia="en-US"/>
        </w:rPr>
      </w:pPr>
      <w:ins w:id="668" w:author="Elaine Baricante" w:date="2018-12-04T15:26:00Z">
        <w:r w:rsidRPr="003F300B">
          <w:rPr>
            <w:rStyle w:val="Hyperlink"/>
          </w:rPr>
          <w:fldChar w:fldCharType="begin"/>
        </w:r>
        <w:r w:rsidRPr="003F300B">
          <w:rPr>
            <w:rStyle w:val="Hyperlink"/>
          </w:rPr>
          <w:instrText xml:space="preserve"> </w:instrText>
        </w:r>
        <w:r>
          <w:instrText>HYPERLINK \l "_Toc531700590"</w:instrText>
        </w:r>
        <w:r w:rsidRPr="003F300B">
          <w:rPr>
            <w:rStyle w:val="Hyperlink"/>
          </w:rPr>
          <w:instrText xml:space="preserve"> </w:instrText>
        </w:r>
        <w:r w:rsidRPr="003F300B">
          <w:rPr>
            <w:rStyle w:val="Hyperlink"/>
          </w:rPr>
          <w:fldChar w:fldCharType="separate"/>
        </w:r>
        <w:r w:rsidRPr="003F300B">
          <w:rPr>
            <w:rStyle w:val="Hyperlink"/>
          </w:rPr>
          <w:t>5.5.</w:t>
        </w:r>
        <w:r>
          <w:rPr>
            <w:rFonts w:asciiTheme="minorHAnsi" w:eastAsiaTheme="minorEastAsia" w:hAnsiTheme="minorHAnsi" w:cstheme="minorBidi"/>
            <w:color w:val="auto"/>
            <w:sz w:val="22"/>
            <w:szCs w:val="22"/>
            <w:lang w:eastAsia="en-US"/>
          </w:rPr>
          <w:tab/>
        </w:r>
        <w:r w:rsidRPr="003F300B">
          <w:rPr>
            <w:rStyle w:val="Hyperlink"/>
          </w:rPr>
          <w:t>+CPIN Command: Enter Pin</w:t>
        </w:r>
        <w:r>
          <w:rPr>
            <w:webHidden/>
          </w:rPr>
          <w:tab/>
        </w:r>
        <w:r>
          <w:rPr>
            <w:webHidden/>
          </w:rPr>
          <w:fldChar w:fldCharType="begin"/>
        </w:r>
        <w:r>
          <w:rPr>
            <w:webHidden/>
          </w:rPr>
          <w:instrText xml:space="preserve"> PAGEREF _Toc531700590 \h </w:instrText>
        </w:r>
      </w:ins>
      <w:r>
        <w:rPr>
          <w:webHidden/>
        </w:rPr>
      </w:r>
      <w:r>
        <w:rPr>
          <w:webHidden/>
        </w:rPr>
        <w:fldChar w:fldCharType="separate"/>
      </w:r>
      <w:ins w:id="669" w:author="Elaine Baricante" w:date="2018-12-04T15:26:00Z">
        <w:r>
          <w:rPr>
            <w:webHidden/>
          </w:rPr>
          <w:t>1</w:t>
        </w:r>
        <w:r>
          <w:rPr>
            <w:webHidden/>
          </w:rPr>
          <w:fldChar w:fldCharType="end"/>
        </w:r>
        <w:r w:rsidRPr="003F300B">
          <w:rPr>
            <w:rStyle w:val="Hyperlink"/>
          </w:rPr>
          <w:fldChar w:fldCharType="end"/>
        </w:r>
      </w:ins>
    </w:p>
    <w:p w14:paraId="4EF39B49" w14:textId="64C581A7" w:rsidR="00E01C7E" w:rsidRDefault="00E01C7E">
      <w:pPr>
        <w:pStyle w:val="TOC2"/>
        <w:rPr>
          <w:ins w:id="670" w:author="Elaine Baricante" w:date="2018-12-04T15:26:00Z"/>
          <w:rFonts w:asciiTheme="minorHAnsi" w:eastAsiaTheme="minorEastAsia" w:hAnsiTheme="minorHAnsi" w:cstheme="minorBidi"/>
          <w:color w:val="auto"/>
          <w:sz w:val="22"/>
          <w:szCs w:val="22"/>
          <w:lang w:eastAsia="en-US"/>
        </w:rPr>
      </w:pPr>
      <w:ins w:id="671" w:author="Elaine Baricante" w:date="2018-12-04T15:26:00Z">
        <w:r w:rsidRPr="003F300B">
          <w:rPr>
            <w:rStyle w:val="Hyperlink"/>
          </w:rPr>
          <w:fldChar w:fldCharType="begin"/>
        </w:r>
        <w:r w:rsidRPr="003F300B">
          <w:rPr>
            <w:rStyle w:val="Hyperlink"/>
          </w:rPr>
          <w:instrText xml:space="preserve"> </w:instrText>
        </w:r>
        <w:r>
          <w:instrText>HYPERLINK \l "_Toc531700591"</w:instrText>
        </w:r>
        <w:r w:rsidRPr="003F300B">
          <w:rPr>
            <w:rStyle w:val="Hyperlink"/>
          </w:rPr>
          <w:instrText xml:space="preserve"> </w:instrText>
        </w:r>
        <w:r w:rsidRPr="003F300B">
          <w:rPr>
            <w:rStyle w:val="Hyperlink"/>
          </w:rPr>
          <w:fldChar w:fldCharType="separate"/>
        </w:r>
        <w:r w:rsidRPr="003F300B">
          <w:rPr>
            <w:rStyle w:val="Hyperlink"/>
          </w:rPr>
          <w:t>5.6.</w:t>
        </w:r>
        <w:r>
          <w:rPr>
            <w:rFonts w:asciiTheme="minorHAnsi" w:eastAsiaTheme="minorEastAsia" w:hAnsiTheme="minorHAnsi" w:cstheme="minorBidi"/>
            <w:color w:val="auto"/>
            <w:sz w:val="22"/>
            <w:szCs w:val="22"/>
            <w:lang w:eastAsia="en-US"/>
          </w:rPr>
          <w:tab/>
        </w:r>
        <w:r w:rsidRPr="003F300B">
          <w:rPr>
            <w:rStyle w:val="Hyperlink"/>
          </w:rPr>
          <w:t>+CPAS Command: Phone Activity Status</w:t>
        </w:r>
        <w:r>
          <w:rPr>
            <w:webHidden/>
          </w:rPr>
          <w:tab/>
        </w:r>
        <w:r>
          <w:rPr>
            <w:webHidden/>
          </w:rPr>
          <w:fldChar w:fldCharType="begin"/>
        </w:r>
        <w:r>
          <w:rPr>
            <w:webHidden/>
          </w:rPr>
          <w:instrText xml:space="preserve"> PAGEREF _Toc531700591 \h </w:instrText>
        </w:r>
      </w:ins>
      <w:r>
        <w:rPr>
          <w:webHidden/>
        </w:rPr>
      </w:r>
      <w:r>
        <w:rPr>
          <w:webHidden/>
        </w:rPr>
        <w:fldChar w:fldCharType="separate"/>
      </w:r>
      <w:ins w:id="672" w:author="Elaine Baricante" w:date="2018-12-04T15:26:00Z">
        <w:r>
          <w:rPr>
            <w:webHidden/>
          </w:rPr>
          <w:t>1</w:t>
        </w:r>
        <w:r>
          <w:rPr>
            <w:webHidden/>
          </w:rPr>
          <w:fldChar w:fldCharType="end"/>
        </w:r>
        <w:r w:rsidRPr="003F300B">
          <w:rPr>
            <w:rStyle w:val="Hyperlink"/>
          </w:rPr>
          <w:fldChar w:fldCharType="end"/>
        </w:r>
      </w:ins>
    </w:p>
    <w:p w14:paraId="72992C16" w14:textId="798C598B" w:rsidR="00E01C7E" w:rsidRDefault="00E01C7E">
      <w:pPr>
        <w:pStyle w:val="TOC2"/>
        <w:rPr>
          <w:ins w:id="673" w:author="Elaine Baricante" w:date="2018-12-04T15:26:00Z"/>
          <w:rFonts w:asciiTheme="minorHAnsi" w:eastAsiaTheme="minorEastAsia" w:hAnsiTheme="minorHAnsi" w:cstheme="minorBidi"/>
          <w:color w:val="auto"/>
          <w:sz w:val="22"/>
          <w:szCs w:val="22"/>
          <w:lang w:eastAsia="en-US"/>
        </w:rPr>
      </w:pPr>
      <w:ins w:id="674" w:author="Elaine Baricante" w:date="2018-12-04T15:26:00Z">
        <w:r w:rsidRPr="003F300B">
          <w:rPr>
            <w:rStyle w:val="Hyperlink"/>
          </w:rPr>
          <w:fldChar w:fldCharType="begin"/>
        </w:r>
        <w:r w:rsidRPr="003F300B">
          <w:rPr>
            <w:rStyle w:val="Hyperlink"/>
          </w:rPr>
          <w:instrText xml:space="preserve"> </w:instrText>
        </w:r>
        <w:r>
          <w:instrText>HYPERLINK \l "_Toc531700592"</w:instrText>
        </w:r>
        <w:r w:rsidRPr="003F300B">
          <w:rPr>
            <w:rStyle w:val="Hyperlink"/>
          </w:rPr>
          <w:instrText xml:space="preserve"> </w:instrText>
        </w:r>
        <w:r w:rsidRPr="003F300B">
          <w:rPr>
            <w:rStyle w:val="Hyperlink"/>
          </w:rPr>
          <w:fldChar w:fldCharType="separate"/>
        </w:r>
        <w:r w:rsidRPr="003F300B">
          <w:rPr>
            <w:rStyle w:val="Hyperlink"/>
          </w:rPr>
          <w:t>5.7.</w:t>
        </w:r>
        <w:r>
          <w:rPr>
            <w:rFonts w:asciiTheme="minorHAnsi" w:eastAsiaTheme="minorEastAsia" w:hAnsiTheme="minorHAnsi" w:cstheme="minorBidi"/>
            <w:color w:val="auto"/>
            <w:sz w:val="22"/>
            <w:szCs w:val="22"/>
            <w:lang w:eastAsia="en-US"/>
          </w:rPr>
          <w:tab/>
        </w:r>
        <w:r w:rsidRPr="003F300B">
          <w:rPr>
            <w:rStyle w:val="Hyperlink"/>
          </w:rPr>
          <w:t>+CSQ Command: Signal Quality</w:t>
        </w:r>
        <w:r>
          <w:rPr>
            <w:webHidden/>
          </w:rPr>
          <w:tab/>
        </w:r>
        <w:r>
          <w:rPr>
            <w:webHidden/>
          </w:rPr>
          <w:fldChar w:fldCharType="begin"/>
        </w:r>
        <w:r>
          <w:rPr>
            <w:webHidden/>
          </w:rPr>
          <w:instrText xml:space="preserve"> PAGEREF _Toc531700592 \h </w:instrText>
        </w:r>
      </w:ins>
      <w:r>
        <w:rPr>
          <w:webHidden/>
        </w:rPr>
      </w:r>
      <w:r>
        <w:rPr>
          <w:webHidden/>
        </w:rPr>
        <w:fldChar w:fldCharType="separate"/>
      </w:r>
      <w:ins w:id="675" w:author="Elaine Baricante" w:date="2018-12-04T15:26:00Z">
        <w:r>
          <w:rPr>
            <w:webHidden/>
          </w:rPr>
          <w:t>1</w:t>
        </w:r>
        <w:r>
          <w:rPr>
            <w:webHidden/>
          </w:rPr>
          <w:fldChar w:fldCharType="end"/>
        </w:r>
        <w:r w:rsidRPr="003F300B">
          <w:rPr>
            <w:rStyle w:val="Hyperlink"/>
          </w:rPr>
          <w:fldChar w:fldCharType="end"/>
        </w:r>
      </w:ins>
    </w:p>
    <w:p w14:paraId="793D4FC2" w14:textId="68CDDD97" w:rsidR="00E01C7E" w:rsidRDefault="00E01C7E">
      <w:pPr>
        <w:pStyle w:val="TOC2"/>
        <w:rPr>
          <w:ins w:id="676" w:author="Elaine Baricante" w:date="2018-12-04T15:26:00Z"/>
          <w:rFonts w:asciiTheme="minorHAnsi" w:eastAsiaTheme="minorEastAsia" w:hAnsiTheme="minorHAnsi" w:cstheme="minorBidi"/>
          <w:color w:val="auto"/>
          <w:sz w:val="22"/>
          <w:szCs w:val="22"/>
          <w:lang w:eastAsia="en-US"/>
        </w:rPr>
      </w:pPr>
      <w:ins w:id="677" w:author="Elaine Baricante" w:date="2018-12-04T15:26:00Z">
        <w:r w:rsidRPr="003F300B">
          <w:rPr>
            <w:rStyle w:val="Hyperlink"/>
          </w:rPr>
          <w:fldChar w:fldCharType="begin"/>
        </w:r>
        <w:r w:rsidRPr="003F300B">
          <w:rPr>
            <w:rStyle w:val="Hyperlink"/>
          </w:rPr>
          <w:instrText xml:space="preserve"> </w:instrText>
        </w:r>
        <w:r>
          <w:instrText>HYPERLINK \l "_Toc531700593"</w:instrText>
        </w:r>
        <w:r w:rsidRPr="003F300B">
          <w:rPr>
            <w:rStyle w:val="Hyperlink"/>
          </w:rPr>
          <w:instrText xml:space="preserve"> </w:instrText>
        </w:r>
        <w:r w:rsidRPr="003F300B">
          <w:rPr>
            <w:rStyle w:val="Hyperlink"/>
          </w:rPr>
          <w:fldChar w:fldCharType="separate"/>
        </w:r>
        <w:r w:rsidRPr="003F300B">
          <w:rPr>
            <w:rStyle w:val="Hyperlink"/>
          </w:rPr>
          <w:t>5.8.</w:t>
        </w:r>
        <w:r>
          <w:rPr>
            <w:rFonts w:asciiTheme="minorHAnsi" w:eastAsiaTheme="minorEastAsia" w:hAnsiTheme="minorHAnsi" w:cstheme="minorBidi"/>
            <w:color w:val="auto"/>
            <w:sz w:val="22"/>
            <w:szCs w:val="22"/>
            <w:lang w:eastAsia="en-US"/>
          </w:rPr>
          <w:tab/>
        </w:r>
        <w:r w:rsidRPr="003F300B">
          <w:rPr>
            <w:rStyle w:val="Hyperlink"/>
          </w:rPr>
          <w:t>+KSREP Command: Mobile Start-up Reporting</w:t>
        </w:r>
        <w:r>
          <w:rPr>
            <w:webHidden/>
          </w:rPr>
          <w:tab/>
        </w:r>
        <w:r>
          <w:rPr>
            <w:webHidden/>
          </w:rPr>
          <w:fldChar w:fldCharType="begin"/>
        </w:r>
        <w:r>
          <w:rPr>
            <w:webHidden/>
          </w:rPr>
          <w:instrText xml:space="preserve"> PAGEREF _Toc531700593 \h </w:instrText>
        </w:r>
      </w:ins>
      <w:r>
        <w:rPr>
          <w:webHidden/>
        </w:rPr>
      </w:r>
      <w:r>
        <w:rPr>
          <w:webHidden/>
        </w:rPr>
        <w:fldChar w:fldCharType="separate"/>
      </w:r>
      <w:ins w:id="678" w:author="Elaine Baricante" w:date="2018-12-04T15:26:00Z">
        <w:r>
          <w:rPr>
            <w:webHidden/>
          </w:rPr>
          <w:t>1</w:t>
        </w:r>
        <w:r>
          <w:rPr>
            <w:webHidden/>
          </w:rPr>
          <w:fldChar w:fldCharType="end"/>
        </w:r>
        <w:r w:rsidRPr="003F300B">
          <w:rPr>
            <w:rStyle w:val="Hyperlink"/>
          </w:rPr>
          <w:fldChar w:fldCharType="end"/>
        </w:r>
      </w:ins>
    </w:p>
    <w:p w14:paraId="4029CAC6" w14:textId="2807F311" w:rsidR="00E01C7E" w:rsidRDefault="00E01C7E">
      <w:pPr>
        <w:pStyle w:val="TOC2"/>
        <w:rPr>
          <w:ins w:id="679" w:author="Elaine Baricante" w:date="2018-12-04T15:26:00Z"/>
          <w:rFonts w:asciiTheme="minorHAnsi" w:eastAsiaTheme="minorEastAsia" w:hAnsiTheme="minorHAnsi" w:cstheme="minorBidi"/>
          <w:color w:val="auto"/>
          <w:sz w:val="22"/>
          <w:szCs w:val="22"/>
          <w:lang w:eastAsia="en-US"/>
        </w:rPr>
      </w:pPr>
      <w:ins w:id="680" w:author="Elaine Baricante" w:date="2018-12-04T15:26:00Z">
        <w:r w:rsidRPr="003F300B">
          <w:rPr>
            <w:rStyle w:val="Hyperlink"/>
          </w:rPr>
          <w:fldChar w:fldCharType="begin"/>
        </w:r>
        <w:r w:rsidRPr="003F300B">
          <w:rPr>
            <w:rStyle w:val="Hyperlink"/>
          </w:rPr>
          <w:instrText xml:space="preserve"> </w:instrText>
        </w:r>
        <w:r>
          <w:instrText>HYPERLINK \l "_Toc531700594"</w:instrText>
        </w:r>
        <w:r w:rsidRPr="003F300B">
          <w:rPr>
            <w:rStyle w:val="Hyperlink"/>
          </w:rPr>
          <w:instrText xml:space="preserve"> </w:instrText>
        </w:r>
        <w:r w:rsidRPr="003F300B">
          <w:rPr>
            <w:rStyle w:val="Hyperlink"/>
          </w:rPr>
          <w:fldChar w:fldCharType="separate"/>
        </w:r>
        <w:r w:rsidRPr="003F300B">
          <w:rPr>
            <w:rStyle w:val="Hyperlink"/>
          </w:rPr>
          <w:t>5.9.</w:t>
        </w:r>
        <w:r>
          <w:rPr>
            <w:rFonts w:asciiTheme="minorHAnsi" w:eastAsiaTheme="minorEastAsia" w:hAnsiTheme="minorHAnsi" w:cstheme="minorBidi"/>
            <w:color w:val="auto"/>
            <w:sz w:val="22"/>
            <w:szCs w:val="22"/>
            <w:lang w:eastAsia="en-US"/>
          </w:rPr>
          <w:tab/>
        </w:r>
        <w:r w:rsidRPr="003F300B">
          <w:rPr>
            <w:rStyle w:val="Hyperlink"/>
          </w:rPr>
          <w:t>+CSIM Command: Generic SIM Access</w:t>
        </w:r>
        <w:r>
          <w:rPr>
            <w:webHidden/>
          </w:rPr>
          <w:tab/>
        </w:r>
        <w:r>
          <w:rPr>
            <w:webHidden/>
          </w:rPr>
          <w:fldChar w:fldCharType="begin"/>
        </w:r>
        <w:r>
          <w:rPr>
            <w:webHidden/>
          </w:rPr>
          <w:instrText xml:space="preserve"> PAGEREF _Toc531700594 \h </w:instrText>
        </w:r>
      </w:ins>
      <w:r>
        <w:rPr>
          <w:webHidden/>
        </w:rPr>
      </w:r>
      <w:r>
        <w:rPr>
          <w:webHidden/>
        </w:rPr>
        <w:fldChar w:fldCharType="separate"/>
      </w:r>
      <w:ins w:id="681" w:author="Elaine Baricante" w:date="2018-12-04T15:26:00Z">
        <w:r>
          <w:rPr>
            <w:webHidden/>
          </w:rPr>
          <w:t>1</w:t>
        </w:r>
        <w:r>
          <w:rPr>
            <w:webHidden/>
          </w:rPr>
          <w:fldChar w:fldCharType="end"/>
        </w:r>
        <w:r w:rsidRPr="003F300B">
          <w:rPr>
            <w:rStyle w:val="Hyperlink"/>
          </w:rPr>
          <w:fldChar w:fldCharType="end"/>
        </w:r>
      </w:ins>
    </w:p>
    <w:p w14:paraId="1E54ED2A" w14:textId="6DB8525C" w:rsidR="00E01C7E" w:rsidRDefault="00E01C7E">
      <w:pPr>
        <w:pStyle w:val="TOC2"/>
        <w:rPr>
          <w:ins w:id="682" w:author="Elaine Baricante" w:date="2018-12-04T15:26:00Z"/>
          <w:rFonts w:asciiTheme="minorHAnsi" w:eastAsiaTheme="minorEastAsia" w:hAnsiTheme="minorHAnsi" w:cstheme="minorBidi"/>
          <w:color w:val="auto"/>
          <w:sz w:val="22"/>
          <w:szCs w:val="22"/>
          <w:lang w:eastAsia="en-US"/>
        </w:rPr>
      </w:pPr>
      <w:ins w:id="683" w:author="Elaine Baricante" w:date="2018-12-04T15:26:00Z">
        <w:r w:rsidRPr="003F300B">
          <w:rPr>
            <w:rStyle w:val="Hyperlink"/>
          </w:rPr>
          <w:fldChar w:fldCharType="begin"/>
        </w:r>
        <w:r w:rsidRPr="003F300B">
          <w:rPr>
            <w:rStyle w:val="Hyperlink"/>
          </w:rPr>
          <w:instrText xml:space="preserve"> </w:instrText>
        </w:r>
        <w:r>
          <w:instrText>HYPERLINK \l "_Toc531700595"</w:instrText>
        </w:r>
        <w:r w:rsidRPr="003F300B">
          <w:rPr>
            <w:rStyle w:val="Hyperlink"/>
          </w:rPr>
          <w:instrText xml:space="preserve"> </w:instrText>
        </w:r>
        <w:r w:rsidRPr="003F300B">
          <w:rPr>
            <w:rStyle w:val="Hyperlink"/>
          </w:rPr>
          <w:fldChar w:fldCharType="separate"/>
        </w:r>
        <w:r w:rsidRPr="003F300B">
          <w:rPr>
            <w:rStyle w:val="Hyperlink"/>
          </w:rPr>
          <w:t>5.10.</w:t>
        </w:r>
        <w:r>
          <w:rPr>
            <w:rFonts w:asciiTheme="minorHAnsi" w:eastAsiaTheme="minorEastAsia" w:hAnsiTheme="minorHAnsi" w:cstheme="minorBidi"/>
            <w:color w:val="auto"/>
            <w:sz w:val="22"/>
            <w:szCs w:val="22"/>
            <w:lang w:eastAsia="en-US"/>
          </w:rPr>
          <w:tab/>
        </w:r>
        <w:r w:rsidRPr="003F300B">
          <w:rPr>
            <w:rStyle w:val="Hyperlink"/>
          </w:rPr>
          <w:t>+CCHO Command: Open Logical Channel</w:t>
        </w:r>
        <w:r>
          <w:rPr>
            <w:webHidden/>
          </w:rPr>
          <w:tab/>
        </w:r>
        <w:r>
          <w:rPr>
            <w:webHidden/>
          </w:rPr>
          <w:fldChar w:fldCharType="begin"/>
        </w:r>
        <w:r>
          <w:rPr>
            <w:webHidden/>
          </w:rPr>
          <w:instrText xml:space="preserve"> PAGEREF _Toc531700595 \h </w:instrText>
        </w:r>
      </w:ins>
      <w:r>
        <w:rPr>
          <w:webHidden/>
        </w:rPr>
      </w:r>
      <w:r>
        <w:rPr>
          <w:webHidden/>
        </w:rPr>
        <w:fldChar w:fldCharType="separate"/>
      </w:r>
      <w:ins w:id="684" w:author="Elaine Baricante" w:date="2018-12-04T15:26:00Z">
        <w:r>
          <w:rPr>
            <w:webHidden/>
          </w:rPr>
          <w:t>1</w:t>
        </w:r>
        <w:r>
          <w:rPr>
            <w:webHidden/>
          </w:rPr>
          <w:fldChar w:fldCharType="end"/>
        </w:r>
        <w:r w:rsidRPr="003F300B">
          <w:rPr>
            <w:rStyle w:val="Hyperlink"/>
          </w:rPr>
          <w:fldChar w:fldCharType="end"/>
        </w:r>
      </w:ins>
    </w:p>
    <w:p w14:paraId="3B1B38ED" w14:textId="549569CE" w:rsidR="00E01C7E" w:rsidRDefault="00E01C7E">
      <w:pPr>
        <w:pStyle w:val="TOC2"/>
        <w:rPr>
          <w:ins w:id="685" w:author="Elaine Baricante" w:date="2018-12-04T15:26:00Z"/>
          <w:rFonts w:asciiTheme="minorHAnsi" w:eastAsiaTheme="minorEastAsia" w:hAnsiTheme="minorHAnsi" w:cstheme="minorBidi"/>
          <w:color w:val="auto"/>
          <w:sz w:val="22"/>
          <w:szCs w:val="22"/>
          <w:lang w:eastAsia="en-US"/>
        </w:rPr>
      </w:pPr>
      <w:ins w:id="686" w:author="Elaine Baricante" w:date="2018-12-04T15:26:00Z">
        <w:r w:rsidRPr="003F300B">
          <w:rPr>
            <w:rStyle w:val="Hyperlink"/>
          </w:rPr>
          <w:fldChar w:fldCharType="begin"/>
        </w:r>
        <w:r w:rsidRPr="003F300B">
          <w:rPr>
            <w:rStyle w:val="Hyperlink"/>
          </w:rPr>
          <w:instrText xml:space="preserve"> </w:instrText>
        </w:r>
        <w:r>
          <w:instrText>HYPERLINK \l "_Toc531700596"</w:instrText>
        </w:r>
        <w:r w:rsidRPr="003F300B">
          <w:rPr>
            <w:rStyle w:val="Hyperlink"/>
          </w:rPr>
          <w:instrText xml:space="preserve"> </w:instrText>
        </w:r>
        <w:r w:rsidRPr="003F300B">
          <w:rPr>
            <w:rStyle w:val="Hyperlink"/>
          </w:rPr>
          <w:fldChar w:fldCharType="separate"/>
        </w:r>
        <w:r w:rsidRPr="003F300B">
          <w:rPr>
            <w:rStyle w:val="Hyperlink"/>
          </w:rPr>
          <w:t>5.11.</w:t>
        </w:r>
        <w:r>
          <w:rPr>
            <w:rFonts w:asciiTheme="minorHAnsi" w:eastAsiaTheme="minorEastAsia" w:hAnsiTheme="minorHAnsi" w:cstheme="minorBidi"/>
            <w:color w:val="auto"/>
            <w:sz w:val="22"/>
            <w:szCs w:val="22"/>
            <w:lang w:eastAsia="en-US"/>
          </w:rPr>
          <w:tab/>
        </w:r>
        <w:r w:rsidRPr="003F300B">
          <w:rPr>
            <w:rStyle w:val="Hyperlink"/>
          </w:rPr>
          <w:t>+CCHC Command: Close Logical Channel</w:t>
        </w:r>
        <w:r>
          <w:rPr>
            <w:webHidden/>
          </w:rPr>
          <w:tab/>
        </w:r>
        <w:r>
          <w:rPr>
            <w:webHidden/>
          </w:rPr>
          <w:fldChar w:fldCharType="begin"/>
        </w:r>
        <w:r>
          <w:rPr>
            <w:webHidden/>
          </w:rPr>
          <w:instrText xml:space="preserve"> PAGEREF _Toc531700596 \h </w:instrText>
        </w:r>
      </w:ins>
      <w:r>
        <w:rPr>
          <w:webHidden/>
        </w:rPr>
      </w:r>
      <w:r>
        <w:rPr>
          <w:webHidden/>
        </w:rPr>
        <w:fldChar w:fldCharType="separate"/>
      </w:r>
      <w:ins w:id="687" w:author="Elaine Baricante" w:date="2018-12-04T15:26:00Z">
        <w:r>
          <w:rPr>
            <w:webHidden/>
          </w:rPr>
          <w:t>1</w:t>
        </w:r>
        <w:r>
          <w:rPr>
            <w:webHidden/>
          </w:rPr>
          <w:fldChar w:fldCharType="end"/>
        </w:r>
        <w:r w:rsidRPr="003F300B">
          <w:rPr>
            <w:rStyle w:val="Hyperlink"/>
          </w:rPr>
          <w:fldChar w:fldCharType="end"/>
        </w:r>
      </w:ins>
    </w:p>
    <w:p w14:paraId="1E63BFAE" w14:textId="285ABB40" w:rsidR="00E01C7E" w:rsidRDefault="00E01C7E">
      <w:pPr>
        <w:pStyle w:val="TOC2"/>
        <w:rPr>
          <w:ins w:id="688" w:author="Elaine Baricante" w:date="2018-12-04T15:26:00Z"/>
          <w:rFonts w:asciiTheme="minorHAnsi" w:eastAsiaTheme="minorEastAsia" w:hAnsiTheme="minorHAnsi" w:cstheme="minorBidi"/>
          <w:color w:val="auto"/>
          <w:sz w:val="22"/>
          <w:szCs w:val="22"/>
          <w:lang w:eastAsia="en-US"/>
        </w:rPr>
      </w:pPr>
      <w:ins w:id="689" w:author="Elaine Baricante" w:date="2018-12-04T15:26:00Z">
        <w:r w:rsidRPr="003F300B">
          <w:rPr>
            <w:rStyle w:val="Hyperlink"/>
          </w:rPr>
          <w:fldChar w:fldCharType="begin"/>
        </w:r>
        <w:r w:rsidRPr="003F300B">
          <w:rPr>
            <w:rStyle w:val="Hyperlink"/>
          </w:rPr>
          <w:instrText xml:space="preserve"> </w:instrText>
        </w:r>
        <w:r>
          <w:instrText>HYPERLINK \l "_Toc531700597"</w:instrText>
        </w:r>
        <w:r w:rsidRPr="003F300B">
          <w:rPr>
            <w:rStyle w:val="Hyperlink"/>
          </w:rPr>
          <w:instrText xml:space="preserve"> </w:instrText>
        </w:r>
        <w:r w:rsidRPr="003F300B">
          <w:rPr>
            <w:rStyle w:val="Hyperlink"/>
          </w:rPr>
          <w:fldChar w:fldCharType="separate"/>
        </w:r>
        <w:r w:rsidRPr="003F300B">
          <w:rPr>
            <w:rStyle w:val="Hyperlink"/>
          </w:rPr>
          <w:t>5.12.</w:t>
        </w:r>
        <w:r>
          <w:rPr>
            <w:rFonts w:asciiTheme="minorHAnsi" w:eastAsiaTheme="minorEastAsia" w:hAnsiTheme="minorHAnsi" w:cstheme="minorBidi"/>
            <w:color w:val="auto"/>
            <w:sz w:val="22"/>
            <w:szCs w:val="22"/>
            <w:lang w:eastAsia="en-US"/>
          </w:rPr>
          <w:tab/>
        </w:r>
        <w:r w:rsidRPr="003F300B">
          <w:rPr>
            <w:rStyle w:val="Hyperlink"/>
          </w:rPr>
          <w:t>+CRSM Command: Restricted SIM Access</w:t>
        </w:r>
        <w:r>
          <w:rPr>
            <w:webHidden/>
          </w:rPr>
          <w:tab/>
        </w:r>
        <w:r>
          <w:rPr>
            <w:webHidden/>
          </w:rPr>
          <w:fldChar w:fldCharType="begin"/>
        </w:r>
        <w:r>
          <w:rPr>
            <w:webHidden/>
          </w:rPr>
          <w:instrText xml:space="preserve"> PAGEREF _Toc531700597 \h </w:instrText>
        </w:r>
      </w:ins>
      <w:r>
        <w:rPr>
          <w:webHidden/>
        </w:rPr>
      </w:r>
      <w:r>
        <w:rPr>
          <w:webHidden/>
        </w:rPr>
        <w:fldChar w:fldCharType="separate"/>
      </w:r>
      <w:ins w:id="690" w:author="Elaine Baricante" w:date="2018-12-04T15:26:00Z">
        <w:r>
          <w:rPr>
            <w:webHidden/>
          </w:rPr>
          <w:t>1</w:t>
        </w:r>
        <w:r>
          <w:rPr>
            <w:webHidden/>
          </w:rPr>
          <w:fldChar w:fldCharType="end"/>
        </w:r>
        <w:r w:rsidRPr="003F300B">
          <w:rPr>
            <w:rStyle w:val="Hyperlink"/>
          </w:rPr>
          <w:fldChar w:fldCharType="end"/>
        </w:r>
      </w:ins>
    </w:p>
    <w:p w14:paraId="73BD390B" w14:textId="70DE6F2A" w:rsidR="00E01C7E" w:rsidRDefault="00E01C7E">
      <w:pPr>
        <w:pStyle w:val="TOC2"/>
        <w:rPr>
          <w:ins w:id="691" w:author="Elaine Baricante" w:date="2018-12-04T15:26:00Z"/>
          <w:rFonts w:asciiTheme="minorHAnsi" w:eastAsiaTheme="minorEastAsia" w:hAnsiTheme="minorHAnsi" w:cstheme="minorBidi"/>
          <w:color w:val="auto"/>
          <w:sz w:val="22"/>
          <w:szCs w:val="22"/>
          <w:lang w:eastAsia="en-US"/>
        </w:rPr>
      </w:pPr>
      <w:ins w:id="692" w:author="Elaine Baricante" w:date="2018-12-04T15:26:00Z">
        <w:r w:rsidRPr="003F300B">
          <w:rPr>
            <w:rStyle w:val="Hyperlink"/>
          </w:rPr>
          <w:fldChar w:fldCharType="begin"/>
        </w:r>
        <w:r w:rsidRPr="003F300B">
          <w:rPr>
            <w:rStyle w:val="Hyperlink"/>
          </w:rPr>
          <w:instrText xml:space="preserve"> </w:instrText>
        </w:r>
        <w:r>
          <w:instrText>HYPERLINK \l "_Toc531700598"</w:instrText>
        </w:r>
        <w:r w:rsidRPr="003F300B">
          <w:rPr>
            <w:rStyle w:val="Hyperlink"/>
          </w:rPr>
          <w:instrText xml:space="preserve"> </w:instrText>
        </w:r>
        <w:r w:rsidRPr="003F300B">
          <w:rPr>
            <w:rStyle w:val="Hyperlink"/>
          </w:rPr>
          <w:fldChar w:fldCharType="separate"/>
        </w:r>
        <w:r w:rsidRPr="003F300B">
          <w:rPr>
            <w:rStyle w:val="Hyperlink"/>
          </w:rPr>
          <w:t>5.13.</w:t>
        </w:r>
        <w:r>
          <w:rPr>
            <w:rFonts w:asciiTheme="minorHAnsi" w:eastAsiaTheme="minorEastAsia" w:hAnsiTheme="minorHAnsi" w:cstheme="minorBidi"/>
            <w:color w:val="auto"/>
            <w:sz w:val="22"/>
            <w:szCs w:val="22"/>
            <w:lang w:eastAsia="en-US"/>
          </w:rPr>
          <w:tab/>
        </w:r>
        <w:r w:rsidRPr="003F300B">
          <w:rPr>
            <w:rStyle w:val="Hyperlink"/>
          </w:rPr>
          <w:t>+CTZU Command: Automatic Time Zone Update</w:t>
        </w:r>
        <w:r>
          <w:rPr>
            <w:webHidden/>
          </w:rPr>
          <w:tab/>
        </w:r>
        <w:r>
          <w:rPr>
            <w:webHidden/>
          </w:rPr>
          <w:fldChar w:fldCharType="begin"/>
        </w:r>
        <w:r>
          <w:rPr>
            <w:webHidden/>
          </w:rPr>
          <w:instrText xml:space="preserve"> PAGEREF _Toc531700598 \h </w:instrText>
        </w:r>
      </w:ins>
      <w:r>
        <w:rPr>
          <w:webHidden/>
        </w:rPr>
      </w:r>
      <w:r>
        <w:rPr>
          <w:webHidden/>
        </w:rPr>
        <w:fldChar w:fldCharType="separate"/>
      </w:r>
      <w:ins w:id="693" w:author="Elaine Baricante" w:date="2018-12-04T15:26:00Z">
        <w:r>
          <w:rPr>
            <w:webHidden/>
          </w:rPr>
          <w:t>1</w:t>
        </w:r>
        <w:r>
          <w:rPr>
            <w:webHidden/>
          </w:rPr>
          <w:fldChar w:fldCharType="end"/>
        </w:r>
        <w:r w:rsidRPr="003F300B">
          <w:rPr>
            <w:rStyle w:val="Hyperlink"/>
          </w:rPr>
          <w:fldChar w:fldCharType="end"/>
        </w:r>
      </w:ins>
    </w:p>
    <w:p w14:paraId="3D425C19" w14:textId="3062C007" w:rsidR="00E01C7E" w:rsidRDefault="00E01C7E">
      <w:pPr>
        <w:pStyle w:val="TOC2"/>
        <w:rPr>
          <w:ins w:id="694" w:author="Elaine Baricante" w:date="2018-12-04T15:26:00Z"/>
          <w:rFonts w:asciiTheme="minorHAnsi" w:eastAsiaTheme="minorEastAsia" w:hAnsiTheme="minorHAnsi" w:cstheme="minorBidi"/>
          <w:color w:val="auto"/>
          <w:sz w:val="22"/>
          <w:szCs w:val="22"/>
          <w:lang w:eastAsia="en-US"/>
        </w:rPr>
      </w:pPr>
      <w:ins w:id="695" w:author="Elaine Baricante" w:date="2018-12-04T15:26:00Z">
        <w:r w:rsidRPr="003F300B">
          <w:rPr>
            <w:rStyle w:val="Hyperlink"/>
          </w:rPr>
          <w:fldChar w:fldCharType="begin"/>
        </w:r>
        <w:r w:rsidRPr="003F300B">
          <w:rPr>
            <w:rStyle w:val="Hyperlink"/>
          </w:rPr>
          <w:instrText xml:space="preserve"> </w:instrText>
        </w:r>
        <w:r>
          <w:instrText>HYPERLINK \l "_Toc531700599"</w:instrText>
        </w:r>
        <w:r w:rsidRPr="003F300B">
          <w:rPr>
            <w:rStyle w:val="Hyperlink"/>
          </w:rPr>
          <w:instrText xml:space="preserve"> </w:instrText>
        </w:r>
        <w:r w:rsidRPr="003F300B">
          <w:rPr>
            <w:rStyle w:val="Hyperlink"/>
          </w:rPr>
          <w:fldChar w:fldCharType="separate"/>
        </w:r>
        <w:r w:rsidRPr="003F300B">
          <w:rPr>
            <w:rStyle w:val="Hyperlink"/>
          </w:rPr>
          <w:t>5.14.</w:t>
        </w:r>
        <w:r>
          <w:rPr>
            <w:rFonts w:asciiTheme="minorHAnsi" w:eastAsiaTheme="minorEastAsia" w:hAnsiTheme="minorHAnsi" w:cstheme="minorBidi"/>
            <w:color w:val="auto"/>
            <w:sz w:val="22"/>
            <w:szCs w:val="22"/>
            <w:lang w:eastAsia="en-US"/>
          </w:rPr>
          <w:tab/>
        </w:r>
        <w:r w:rsidRPr="003F300B">
          <w:rPr>
            <w:rStyle w:val="Hyperlink"/>
          </w:rPr>
          <w:t>+CTZR Command: Time Zone Reporting</w:t>
        </w:r>
        <w:r>
          <w:rPr>
            <w:webHidden/>
          </w:rPr>
          <w:tab/>
        </w:r>
        <w:r>
          <w:rPr>
            <w:webHidden/>
          </w:rPr>
          <w:fldChar w:fldCharType="begin"/>
        </w:r>
        <w:r>
          <w:rPr>
            <w:webHidden/>
          </w:rPr>
          <w:instrText xml:space="preserve"> PAGEREF _Toc531700599 \h </w:instrText>
        </w:r>
      </w:ins>
      <w:r>
        <w:rPr>
          <w:webHidden/>
        </w:rPr>
      </w:r>
      <w:r>
        <w:rPr>
          <w:webHidden/>
        </w:rPr>
        <w:fldChar w:fldCharType="separate"/>
      </w:r>
      <w:ins w:id="696" w:author="Elaine Baricante" w:date="2018-12-04T15:26:00Z">
        <w:r>
          <w:rPr>
            <w:webHidden/>
          </w:rPr>
          <w:t>1</w:t>
        </w:r>
        <w:r>
          <w:rPr>
            <w:webHidden/>
          </w:rPr>
          <w:fldChar w:fldCharType="end"/>
        </w:r>
        <w:r w:rsidRPr="003F300B">
          <w:rPr>
            <w:rStyle w:val="Hyperlink"/>
          </w:rPr>
          <w:fldChar w:fldCharType="end"/>
        </w:r>
      </w:ins>
    </w:p>
    <w:p w14:paraId="35D403B9" w14:textId="58DB760A" w:rsidR="00E01C7E" w:rsidRDefault="00E01C7E">
      <w:pPr>
        <w:pStyle w:val="TOC2"/>
        <w:rPr>
          <w:ins w:id="697" w:author="Elaine Baricante" w:date="2018-12-04T15:26:00Z"/>
          <w:rFonts w:asciiTheme="minorHAnsi" w:eastAsiaTheme="minorEastAsia" w:hAnsiTheme="minorHAnsi" w:cstheme="minorBidi"/>
          <w:color w:val="auto"/>
          <w:sz w:val="22"/>
          <w:szCs w:val="22"/>
          <w:lang w:eastAsia="en-US"/>
        </w:rPr>
      </w:pPr>
      <w:ins w:id="698" w:author="Elaine Baricante" w:date="2018-12-04T15:26:00Z">
        <w:r w:rsidRPr="003F300B">
          <w:rPr>
            <w:rStyle w:val="Hyperlink"/>
          </w:rPr>
          <w:fldChar w:fldCharType="begin"/>
        </w:r>
        <w:r w:rsidRPr="003F300B">
          <w:rPr>
            <w:rStyle w:val="Hyperlink"/>
          </w:rPr>
          <w:instrText xml:space="preserve"> </w:instrText>
        </w:r>
        <w:r>
          <w:instrText>HYPERLINK \l "_Toc531700600"</w:instrText>
        </w:r>
        <w:r w:rsidRPr="003F300B">
          <w:rPr>
            <w:rStyle w:val="Hyperlink"/>
          </w:rPr>
          <w:instrText xml:space="preserve"> </w:instrText>
        </w:r>
        <w:r w:rsidRPr="003F300B">
          <w:rPr>
            <w:rStyle w:val="Hyperlink"/>
          </w:rPr>
          <w:fldChar w:fldCharType="separate"/>
        </w:r>
        <w:r w:rsidRPr="003F300B">
          <w:rPr>
            <w:rStyle w:val="Hyperlink"/>
          </w:rPr>
          <w:t>5.15.</w:t>
        </w:r>
        <w:r>
          <w:rPr>
            <w:rFonts w:asciiTheme="minorHAnsi" w:eastAsiaTheme="minorEastAsia" w:hAnsiTheme="minorHAnsi" w:cstheme="minorBidi"/>
            <w:color w:val="auto"/>
            <w:sz w:val="22"/>
            <w:szCs w:val="22"/>
            <w:lang w:eastAsia="en-US"/>
          </w:rPr>
          <w:tab/>
        </w:r>
        <w:r w:rsidRPr="003F300B">
          <w:rPr>
            <w:rStyle w:val="Hyperlink"/>
          </w:rPr>
          <w:t>+CPSMS Command: Power Saving Mode setting</w:t>
        </w:r>
        <w:r>
          <w:rPr>
            <w:webHidden/>
          </w:rPr>
          <w:tab/>
        </w:r>
        <w:r>
          <w:rPr>
            <w:webHidden/>
          </w:rPr>
          <w:fldChar w:fldCharType="begin"/>
        </w:r>
        <w:r>
          <w:rPr>
            <w:webHidden/>
          </w:rPr>
          <w:instrText xml:space="preserve"> PAGEREF _Toc531700600 \h </w:instrText>
        </w:r>
      </w:ins>
      <w:r>
        <w:rPr>
          <w:webHidden/>
        </w:rPr>
      </w:r>
      <w:r>
        <w:rPr>
          <w:webHidden/>
        </w:rPr>
        <w:fldChar w:fldCharType="separate"/>
      </w:r>
      <w:ins w:id="699" w:author="Elaine Baricante" w:date="2018-12-04T15:26:00Z">
        <w:r>
          <w:rPr>
            <w:webHidden/>
          </w:rPr>
          <w:t>1</w:t>
        </w:r>
        <w:r>
          <w:rPr>
            <w:webHidden/>
          </w:rPr>
          <w:fldChar w:fldCharType="end"/>
        </w:r>
        <w:r w:rsidRPr="003F300B">
          <w:rPr>
            <w:rStyle w:val="Hyperlink"/>
          </w:rPr>
          <w:fldChar w:fldCharType="end"/>
        </w:r>
      </w:ins>
    </w:p>
    <w:p w14:paraId="219FA57A" w14:textId="515A71CB" w:rsidR="00E01C7E" w:rsidRDefault="00E01C7E">
      <w:pPr>
        <w:pStyle w:val="TOC2"/>
        <w:rPr>
          <w:ins w:id="700" w:author="Elaine Baricante" w:date="2018-12-04T15:26:00Z"/>
          <w:rFonts w:asciiTheme="minorHAnsi" w:eastAsiaTheme="minorEastAsia" w:hAnsiTheme="minorHAnsi" w:cstheme="minorBidi"/>
          <w:color w:val="auto"/>
          <w:sz w:val="22"/>
          <w:szCs w:val="22"/>
          <w:lang w:eastAsia="en-US"/>
        </w:rPr>
      </w:pPr>
      <w:ins w:id="701" w:author="Elaine Baricante" w:date="2018-12-04T15:26:00Z">
        <w:r w:rsidRPr="003F300B">
          <w:rPr>
            <w:rStyle w:val="Hyperlink"/>
          </w:rPr>
          <w:fldChar w:fldCharType="begin"/>
        </w:r>
        <w:r w:rsidRPr="003F300B">
          <w:rPr>
            <w:rStyle w:val="Hyperlink"/>
          </w:rPr>
          <w:instrText xml:space="preserve"> </w:instrText>
        </w:r>
        <w:r>
          <w:instrText>HYPERLINK \l "_Toc531700601"</w:instrText>
        </w:r>
        <w:r w:rsidRPr="003F300B">
          <w:rPr>
            <w:rStyle w:val="Hyperlink"/>
          </w:rPr>
          <w:instrText xml:space="preserve"> </w:instrText>
        </w:r>
        <w:r w:rsidRPr="003F300B">
          <w:rPr>
            <w:rStyle w:val="Hyperlink"/>
          </w:rPr>
          <w:fldChar w:fldCharType="separate"/>
        </w:r>
        <w:r w:rsidRPr="003F300B">
          <w:rPr>
            <w:rStyle w:val="Hyperlink"/>
          </w:rPr>
          <w:t>5.16.</w:t>
        </w:r>
        <w:r>
          <w:rPr>
            <w:rFonts w:asciiTheme="minorHAnsi" w:eastAsiaTheme="minorEastAsia" w:hAnsiTheme="minorHAnsi" w:cstheme="minorBidi"/>
            <w:color w:val="auto"/>
            <w:sz w:val="22"/>
            <w:szCs w:val="22"/>
            <w:lang w:eastAsia="en-US"/>
          </w:rPr>
          <w:tab/>
        </w:r>
        <w:r w:rsidRPr="003F300B">
          <w:rPr>
            <w:rStyle w:val="Hyperlink"/>
          </w:rPr>
          <w:t>+CEDRXS Command: eDRX Setting</w:t>
        </w:r>
        <w:r>
          <w:rPr>
            <w:webHidden/>
          </w:rPr>
          <w:tab/>
        </w:r>
        <w:r>
          <w:rPr>
            <w:webHidden/>
          </w:rPr>
          <w:fldChar w:fldCharType="begin"/>
        </w:r>
        <w:r>
          <w:rPr>
            <w:webHidden/>
          </w:rPr>
          <w:instrText xml:space="preserve"> PAGEREF _Toc531700601 \h </w:instrText>
        </w:r>
      </w:ins>
      <w:r>
        <w:rPr>
          <w:webHidden/>
        </w:rPr>
      </w:r>
      <w:r>
        <w:rPr>
          <w:webHidden/>
        </w:rPr>
        <w:fldChar w:fldCharType="separate"/>
      </w:r>
      <w:ins w:id="702" w:author="Elaine Baricante" w:date="2018-12-04T15:26:00Z">
        <w:r>
          <w:rPr>
            <w:webHidden/>
          </w:rPr>
          <w:t>1</w:t>
        </w:r>
        <w:r>
          <w:rPr>
            <w:webHidden/>
          </w:rPr>
          <w:fldChar w:fldCharType="end"/>
        </w:r>
        <w:r w:rsidRPr="003F300B">
          <w:rPr>
            <w:rStyle w:val="Hyperlink"/>
          </w:rPr>
          <w:fldChar w:fldCharType="end"/>
        </w:r>
      </w:ins>
    </w:p>
    <w:p w14:paraId="049C07ED" w14:textId="53621228" w:rsidR="00E01C7E" w:rsidRDefault="00E01C7E">
      <w:pPr>
        <w:pStyle w:val="TOC2"/>
        <w:rPr>
          <w:ins w:id="703" w:author="Elaine Baricante" w:date="2018-12-04T15:26:00Z"/>
          <w:rFonts w:asciiTheme="minorHAnsi" w:eastAsiaTheme="minorEastAsia" w:hAnsiTheme="minorHAnsi" w:cstheme="minorBidi"/>
          <w:color w:val="auto"/>
          <w:sz w:val="22"/>
          <w:szCs w:val="22"/>
          <w:lang w:eastAsia="en-US"/>
        </w:rPr>
      </w:pPr>
      <w:ins w:id="704" w:author="Elaine Baricante" w:date="2018-12-04T15:26:00Z">
        <w:r w:rsidRPr="003F300B">
          <w:rPr>
            <w:rStyle w:val="Hyperlink"/>
          </w:rPr>
          <w:fldChar w:fldCharType="begin"/>
        </w:r>
        <w:r w:rsidRPr="003F300B">
          <w:rPr>
            <w:rStyle w:val="Hyperlink"/>
          </w:rPr>
          <w:instrText xml:space="preserve"> </w:instrText>
        </w:r>
        <w:r>
          <w:instrText>HYPERLINK \l "_Toc531700602"</w:instrText>
        </w:r>
        <w:r w:rsidRPr="003F300B">
          <w:rPr>
            <w:rStyle w:val="Hyperlink"/>
          </w:rPr>
          <w:instrText xml:space="preserve"> </w:instrText>
        </w:r>
        <w:r w:rsidRPr="003F300B">
          <w:rPr>
            <w:rStyle w:val="Hyperlink"/>
          </w:rPr>
          <w:fldChar w:fldCharType="separate"/>
        </w:r>
        <w:r w:rsidRPr="003F300B">
          <w:rPr>
            <w:rStyle w:val="Hyperlink"/>
          </w:rPr>
          <w:t>5.17.</w:t>
        </w:r>
        <w:r>
          <w:rPr>
            <w:rFonts w:asciiTheme="minorHAnsi" w:eastAsiaTheme="minorEastAsia" w:hAnsiTheme="minorHAnsi" w:cstheme="minorBidi"/>
            <w:color w:val="auto"/>
            <w:sz w:val="22"/>
            <w:szCs w:val="22"/>
            <w:lang w:eastAsia="en-US"/>
          </w:rPr>
          <w:tab/>
        </w:r>
        <w:r w:rsidRPr="003F300B">
          <w:rPr>
            <w:rStyle w:val="Hyperlink"/>
          </w:rPr>
          <w:t>+CEDRXRDP Command: eDRX Read Dynamic Parameters</w:t>
        </w:r>
        <w:r>
          <w:rPr>
            <w:webHidden/>
          </w:rPr>
          <w:tab/>
        </w:r>
        <w:r>
          <w:rPr>
            <w:webHidden/>
          </w:rPr>
          <w:fldChar w:fldCharType="begin"/>
        </w:r>
        <w:r>
          <w:rPr>
            <w:webHidden/>
          </w:rPr>
          <w:instrText xml:space="preserve"> PAGEREF _Toc531700602 \h </w:instrText>
        </w:r>
      </w:ins>
      <w:r>
        <w:rPr>
          <w:webHidden/>
        </w:rPr>
      </w:r>
      <w:r>
        <w:rPr>
          <w:webHidden/>
        </w:rPr>
        <w:fldChar w:fldCharType="separate"/>
      </w:r>
      <w:ins w:id="705" w:author="Elaine Baricante" w:date="2018-12-04T15:26:00Z">
        <w:r>
          <w:rPr>
            <w:webHidden/>
          </w:rPr>
          <w:t>1</w:t>
        </w:r>
        <w:r>
          <w:rPr>
            <w:webHidden/>
          </w:rPr>
          <w:fldChar w:fldCharType="end"/>
        </w:r>
        <w:r w:rsidRPr="003F300B">
          <w:rPr>
            <w:rStyle w:val="Hyperlink"/>
          </w:rPr>
          <w:fldChar w:fldCharType="end"/>
        </w:r>
      </w:ins>
    </w:p>
    <w:p w14:paraId="70E8B0F6" w14:textId="6659AF46" w:rsidR="00E01C7E" w:rsidRDefault="00E01C7E">
      <w:pPr>
        <w:pStyle w:val="TOC2"/>
        <w:rPr>
          <w:ins w:id="706" w:author="Elaine Baricante" w:date="2018-12-04T15:26:00Z"/>
          <w:rFonts w:asciiTheme="minorHAnsi" w:eastAsiaTheme="minorEastAsia" w:hAnsiTheme="minorHAnsi" w:cstheme="minorBidi"/>
          <w:color w:val="auto"/>
          <w:sz w:val="22"/>
          <w:szCs w:val="22"/>
          <w:lang w:eastAsia="en-US"/>
        </w:rPr>
      </w:pPr>
      <w:ins w:id="707" w:author="Elaine Baricante" w:date="2018-12-04T15:26:00Z">
        <w:r w:rsidRPr="003F300B">
          <w:rPr>
            <w:rStyle w:val="Hyperlink"/>
          </w:rPr>
          <w:fldChar w:fldCharType="begin"/>
        </w:r>
        <w:r w:rsidRPr="003F300B">
          <w:rPr>
            <w:rStyle w:val="Hyperlink"/>
          </w:rPr>
          <w:instrText xml:space="preserve"> </w:instrText>
        </w:r>
        <w:r>
          <w:instrText>HYPERLINK \l "_Toc531700603"</w:instrText>
        </w:r>
        <w:r w:rsidRPr="003F300B">
          <w:rPr>
            <w:rStyle w:val="Hyperlink"/>
          </w:rPr>
          <w:instrText xml:space="preserve"> </w:instrText>
        </w:r>
        <w:r w:rsidRPr="003F300B">
          <w:rPr>
            <w:rStyle w:val="Hyperlink"/>
          </w:rPr>
          <w:fldChar w:fldCharType="separate"/>
        </w:r>
        <w:r w:rsidRPr="003F300B">
          <w:rPr>
            <w:rStyle w:val="Hyperlink"/>
          </w:rPr>
          <w:t>5.18.</w:t>
        </w:r>
        <w:r>
          <w:rPr>
            <w:rFonts w:asciiTheme="minorHAnsi" w:eastAsiaTheme="minorEastAsia" w:hAnsiTheme="minorHAnsi" w:cstheme="minorBidi"/>
            <w:color w:val="auto"/>
            <w:sz w:val="22"/>
            <w:szCs w:val="22"/>
            <w:lang w:eastAsia="en-US"/>
          </w:rPr>
          <w:tab/>
        </w:r>
        <w:r w:rsidRPr="003F300B">
          <w:rPr>
            <w:rStyle w:val="Hyperlink"/>
          </w:rPr>
          <w:t>+CESQ Command: Extended Signal Quality</w:t>
        </w:r>
        <w:r>
          <w:rPr>
            <w:webHidden/>
          </w:rPr>
          <w:tab/>
        </w:r>
        <w:r>
          <w:rPr>
            <w:webHidden/>
          </w:rPr>
          <w:fldChar w:fldCharType="begin"/>
        </w:r>
        <w:r>
          <w:rPr>
            <w:webHidden/>
          </w:rPr>
          <w:instrText xml:space="preserve"> PAGEREF _Toc531700603 \h </w:instrText>
        </w:r>
      </w:ins>
      <w:r>
        <w:rPr>
          <w:webHidden/>
        </w:rPr>
      </w:r>
      <w:r>
        <w:rPr>
          <w:webHidden/>
        </w:rPr>
        <w:fldChar w:fldCharType="separate"/>
      </w:r>
      <w:ins w:id="708" w:author="Elaine Baricante" w:date="2018-12-04T15:26:00Z">
        <w:r>
          <w:rPr>
            <w:webHidden/>
          </w:rPr>
          <w:t>1</w:t>
        </w:r>
        <w:r>
          <w:rPr>
            <w:webHidden/>
          </w:rPr>
          <w:fldChar w:fldCharType="end"/>
        </w:r>
        <w:r w:rsidRPr="003F300B">
          <w:rPr>
            <w:rStyle w:val="Hyperlink"/>
          </w:rPr>
          <w:fldChar w:fldCharType="end"/>
        </w:r>
      </w:ins>
    </w:p>
    <w:p w14:paraId="29D9D178" w14:textId="0B5543D5" w:rsidR="00E01C7E" w:rsidRDefault="00E01C7E">
      <w:pPr>
        <w:pStyle w:val="TOC2"/>
        <w:rPr>
          <w:ins w:id="709" w:author="Elaine Baricante" w:date="2018-12-04T15:26:00Z"/>
          <w:rFonts w:asciiTheme="minorHAnsi" w:eastAsiaTheme="minorEastAsia" w:hAnsiTheme="minorHAnsi" w:cstheme="minorBidi"/>
          <w:color w:val="auto"/>
          <w:sz w:val="22"/>
          <w:szCs w:val="22"/>
          <w:lang w:eastAsia="en-US"/>
        </w:rPr>
      </w:pPr>
      <w:ins w:id="710" w:author="Elaine Baricante" w:date="2018-12-04T15:26:00Z">
        <w:r w:rsidRPr="003F300B">
          <w:rPr>
            <w:rStyle w:val="Hyperlink"/>
          </w:rPr>
          <w:fldChar w:fldCharType="begin"/>
        </w:r>
        <w:r w:rsidRPr="003F300B">
          <w:rPr>
            <w:rStyle w:val="Hyperlink"/>
          </w:rPr>
          <w:instrText xml:space="preserve"> </w:instrText>
        </w:r>
        <w:r>
          <w:instrText>HYPERLINK \l "_Toc531700604"</w:instrText>
        </w:r>
        <w:r w:rsidRPr="003F300B">
          <w:rPr>
            <w:rStyle w:val="Hyperlink"/>
          </w:rPr>
          <w:instrText xml:space="preserve"> </w:instrText>
        </w:r>
        <w:r w:rsidRPr="003F300B">
          <w:rPr>
            <w:rStyle w:val="Hyperlink"/>
          </w:rPr>
          <w:fldChar w:fldCharType="separate"/>
        </w:r>
        <w:r w:rsidRPr="003F300B">
          <w:rPr>
            <w:rStyle w:val="Hyperlink"/>
          </w:rPr>
          <w:t>5.19.</w:t>
        </w:r>
        <w:r>
          <w:rPr>
            <w:rFonts w:asciiTheme="minorHAnsi" w:eastAsiaTheme="minorEastAsia" w:hAnsiTheme="minorHAnsi" w:cstheme="minorBidi"/>
            <w:color w:val="auto"/>
            <w:sz w:val="22"/>
            <w:szCs w:val="22"/>
            <w:lang w:eastAsia="en-US"/>
          </w:rPr>
          <w:tab/>
        </w:r>
        <w:r w:rsidRPr="003F300B">
          <w:rPr>
            <w:rStyle w:val="Hyperlink"/>
          </w:rPr>
          <w:t>+KBNDCFG Command: Set Configured LTE Band(s)</w:t>
        </w:r>
        <w:r>
          <w:rPr>
            <w:webHidden/>
          </w:rPr>
          <w:tab/>
        </w:r>
        <w:r>
          <w:rPr>
            <w:webHidden/>
          </w:rPr>
          <w:fldChar w:fldCharType="begin"/>
        </w:r>
        <w:r>
          <w:rPr>
            <w:webHidden/>
          </w:rPr>
          <w:instrText xml:space="preserve"> PAGEREF _Toc531700604 \h </w:instrText>
        </w:r>
      </w:ins>
      <w:r>
        <w:rPr>
          <w:webHidden/>
        </w:rPr>
      </w:r>
      <w:r>
        <w:rPr>
          <w:webHidden/>
        </w:rPr>
        <w:fldChar w:fldCharType="separate"/>
      </w:r>
      <w:ins w:id="711" w:author="Elaine Baricante" w:date="2018-12-04T15:26:00Z">
        <w:r>
          <w:rPr>
            <w:webHidden/>
          </w:rPr>
          <w:t>1</w:t>
        </w:r>
        <w:r>
          <w:rPr>
            <w:webHidden/>
          </w:rPr>
          <w:fldChar w:fldCharType="end"/>
        </w:r>
        <w:r w:rsidRPr="003F300B">
          <w:rPr>
            <w:rStyle w:val="Hyperlink"/>
          </w:rPr>
          <w:fldChar w:fldCharType="end"/>
        </w:r>
      </w:ins>
    </w:p>
    <w:p w14:paraId="2445A510" w14:textId="2B1DF26B" w:rsidR="00E01C7E" w:rsidRDefault="00E01C7E">
      <w:pPr>
        <w:pStyle w:val="TOC2"/>
        <w:rPr>
          <w:ins w:id="712" w:author="Elaine Baricante" w:date="2018-12-04T15:26:00Z"/>
          <w:rFonts w:asciiTheme="minorHAnsi" w:eastAsiaTheme="minorEastAsia" w:hAnsiTheme="minorHAnsi" w:cstheme="minorBidi"/>
          <w:color w:val="auto"/>
          <w:sz w:val="22"/>
          <w:szCs w:val="22"/>
          <w:lang w:eastAsia="en-US"/>
        </w:rPr>
      </w:pPr>
      <w:ins w:id="713" w:author="Elaine Baricante" w:date="2018-12-04T15:26:00Z">
        <w:r w:rsidRPr="003F300B">
          <w:rPr>
            <w:rStyle w:val="Hyperlink"/>
          </w:rPr>
          <w:fldChar w:fldCharType="begin"/>
        </w:r>
        <w:r w:rsidRPr="003F300B">
          <w:rPr>
            <w:rStyle w:val="Hyperlink"/>
          </w:rPr>
          <w:instrText xml:space="preserve"> </w:instrText>
        </w:r>
        <w:r>
          <w:instrText>HYPERLINK \l "_Toc531700605"</w:instrText>
        </w:r>
        <w:r w:rsidRPr="003F300B">
          <w:rPr>
            <w:rStyle w:val="Hyperlink"/>
          </w:rPr>
          <w:instrText xml:space="preserve"> </w:instrText>
        </w:r>
        <w:r w:rsidRPr="003F300B">
          <w:rPr>
            <w:rStyle w:val="Hyperlink"/>
          </w:rPr>
          <w:fldChar w:fldCharType="separate"/>
        </w:r>
        <w:r w:rsidRPr="003F300B">
          <w:rPr>
            <w:rStyle w:val="Hyperlink"/>
          </w:rPr>
          <w:t>5.20.</w:t>
        </w:r>
        <w:r>
          <w:rPr>
            <w:rFonts w:asciiTheme="minorHAnsi" w:eastAsiaTheme="minorEastAsia" w:hAnsiTheme="minorHAnsi" w:cstheme="minorBidi"/>
            <w:color w:val="auto"/>
            <w:sz w:val="22"/>
            <w:szCs w:val="22"/>
            <w:lang w:eastAsia="en-US"/>
          </w:rPr>
          <w:tab/>
        </w:r>
        <w:r w:rsidRPr="003F300B">
          <w:rPr>
            <w:rStyle w:val="Hyperlink"/>
          </w:rPr>
          <w:t>+KBND Command: Get Active LTE Band(s)</w:t>
        </w:r>
        <w:r>
          <w:rPr>
            <w:webHidden/>
          </w:rPr>
          <w:tab/>
        </w:r>
        <w:r>
          <w:rPr>
            <w:webHidden/>
          </w:rPr>
          <w:fldChar w:fldCharType="begin"/>
        </w:r>
        <w:r>
          <w:rPr>
            <w:webHidden/>
          </w:rPr>
          <w:instrText xml:space="preserve"> PAGEREF _Toc531700605 \h </w:instrText>
        </w:r>
      </w:ins>
      <w:r>
        <w:rPr>
          <w:webHidden/>
        </w:rPr>
      </w:r>
      <w:r>
        <w:rPr>
          <w:webHidden/>
        </w:rPr>
        <w:fldChar w:fldCharType="separate"/>
      </w:r>
      <w:ins w:id="714" w:author="Elaine Baricante" w:date="2018-12-04T15:26:00Z">
        <w:r>
          <w:rPr>
            <w:webHidden/>
          </w:rPr>
          <w:t>1</w:t>
        </w:r>
        <w:r>
          <w:rPr>
            <w:webHidden/>
          </w:rPr>
          <w:fldChar w:fldCharType="end"/>
        </w:r>
        <w:r w:rsidRPr="003F300B">
          <w:rPr>
            <w:rStyle w:val="Hyperlink"/>
          </w:rPr>
          <w:fldChar w:fldCharType="end"/>
        </w:r>
      </w:ins>
    </w:p>
    <w:p w14:paraId="1EDA20B2" w14:textId="5C6C9517" w:rsidR="00E01C7E" w:rsidRDefault="00E01C7E">
      <w:pPr>
        <w:pStyle w:val="TOC2"/>
        <w:rPr>
          <w:ins w:id="715" w:author="Elaine Baricante" w:date="2018-12-04T15:26:00Z"/>
          <w:rFonts w:asciiTheme="minorHAnsi" w:eastAsiaTheme="minorEastAsia" w:hAnsiTheme="minorHAnsi" w:cstheme="minorBidi"/>
          <w:color w:val="auto"/>
          <w:sz w:val="22"/>
          <w:szCs w:val="22"/>
          <w:lang w:eastAsia="en-US"/>
        </w:rPr>
      </w:pPr>
      <w:ins w:id="716" w:author="Elaine Baricante" w:date="2018-12-04T15:26:00Z">
        <w:r w:rsidRPr="003F300B">
          <w:rPr>
            <w:rStyle w:val="Hyperlink"/>
          </w:rPr>
          <w:fldChar w:fldCharType="begin"/>
        </w:r>
        <w:r w:rsidRPr="003F300B">
          <w:rPr>
            <w:rStyle w:val="Hyperlink"/>
          </w:rPr>
          <w:instrText xml:space="preserve"> </w:instrText>
        </w:r>
        <w:r>
          <w:instrText>HYPERLINK \l "_Toc531700606"</w:instrText>
        </w:r>
        <w:r w:rsidRPr="003F300B">
          <w:rPr>
            <w:rStyle w:val="Hyperlink"/>
          </w:rPr>
          <w:instrText xml:space="preserve"> </w:instrText>
        </w:r>
        <w:r w:rsidRPr="003F300B">
          <w:rPr>
            <w:rStyle w:val="Hyperlink"/>
          </w:rPr>
          <w:fldChar w:fldCharType="separate"/>
        </w:r>
        <w:r w:rsidRPr="003F300B">
          <w:rPr>
            <w:rStyle w:val="Hyperlink"/>
          </w:rPr>
          <w:t>5.21.</w:t>
        </w:r>
        <w:r>
          <w:rPr>
            <w:rFonts w:asciiTheme="minorHAnsi" w:eastAsiaTheme="minorEastAsia" w:hAnsiTheme="minorHAnsi" w:cstheme="minorBidi"/>
            <w:color w:val="auto"/>
            <w:sz w:val="22"/>
            <w:szCs w:val="22"/>
            <w:lang w:eastAsia="en-US"/>
          </w:rPr>
          <w:tab/>
        </w:r>
        <w:r w:rsidRPr="003F300B">
          <w:rPr>
            <w:rStyle w:val="Hyperlink"/>
          </w:rPr>
          <w:t>+KGPIO Command: Hardware IO Control</w:t>
        </w:r>
        <w:r>
          <w:rPr>
            <w:webHidden/>
          </w:rPr>
          <w:tab/>
        </w:r>
        <w:r>
          <w:rPr>
            <w:webHidden/>
          </w:rPr>
          <w:fldChar w:fldCharType="begin"/>
        </w:r>
        <w:r>
          <w:rPr>
            <w:webHidden/>
          </w:rPr>
          <w:instrText xml:space="preserve"> PAGEREF _Toc531700606 \h </w:instrText>
        </w:r>
      </w:ins>
      <w:r>
        <w:rPr>
          <w:webHidden/>
        </w:rPr>
      </w:r>
      <w:r>
        <w:rPr>
          <w:webHidden/>
        </w:rPr>
        <w:fldChar w:fldCharType="separate"/>
      </w:r>
      <w:ins w:id="717" w:author="Elaine Baricante" w:date="2018-12-04T15:26:00Z">
        <w:r>
          <w:rPr>
            <w:webHidden/>
          </w:rPr>
          <w:t>1</w:t>
        </w:r>
        <w:r>
          <w:rPr>
            <w:webHidden/>
          </w:rPr>
          <w:fldChar w:fldCharType="end"/>
        </w:r>
        <w:r w:rsidRPr="003F300B">
          <w:rPr>
            <w:rStyle w:val="Hyperlink"/>
          </w:rPr>
          <w:fldChar w:fldCharType="end"/>
        </w:r>
      </w:ins>
    </w:p>
    <w:p w14:paraId="312503E3" w14:textId="259EE8C2" w:rsidR="00E01C7E" w:rsidRDefault="00E01C7E">
      <w:pPr>
        <w:pStyle w:val="TOC2"/>
        <w:rPr>
          <w:ins w:id="718" w:author="Elaine Baricante" w:date="2018-12-04T15:26:00Z"/>
          <w:rFonts w:asciiTheme="minorHAnsi" w:eastAsiaTheme="minorEastAsia" w:hAnsiTheme="minorHAnsi" w:cstheme="minorBidi"/>
          <w:color w:val="auto"/>
          <w:sz w:val="22"/>
          <w:szCs w:val="22"/>
          <w:lang w:eastAsia="en-US"/>
        </w:rPr>
      </w:pPr>
      <w:ins w:id="719" w:author="Elaine Baricante" w:date="2018-12-04T15:26:00Z">
        <w:r w:rsidRPr="003F300B">
          <w:rPr>
            <w:rStyle w:val="Hyperlink"/>
          </w:rPr>
          <w:fldChar w:fldCharType="begin"/>
        </w:r>
        <w:r w:rsidRPr="003F300B">
          <w:rPr>
            <w:rStyle w:val="Hyperlink"/>
          </w:rPr>
          <w:instrText xml:space="preserve"> </w:instrText>
        </w:r>
        <w:r>
          <w:instrText>HYPERLINK \l "_Toc531700607"</w:instrText>
        </w:r>
        <w:r w:rsidRPr="003F300B">
          <w:rPr>
            <w:rStyle w:val="Hyperlink"/>
          </w:rPr>
          <w:instrText xml:space="preserve"> </w:instrText>
        </w:r>
        <w:r w:rsidRPr="003F300B">
          <w:rPr>
            <w:rStyle w:val="Hyperlink"/>
          </w:rPr>
          <w:fldChar w:fldCharType="separate"/>
        </w:r>
        <w:r w:rsidRPr="003F300B">
          <w:rPr>
            <w:rStyle w:val="Hyperlink"/>
          </w:rPr>
          <w:t>5.22.</w:t>
        </w:r>
        <w:r>
          <w:rPr>
            <w:rFonts w:asciiTheme="minorHAnsi" w:eastAsiaTheme="minorEastAsia" w:hAnsiTheme="minorHAnsi" w:cstheme="minorBidi"/>
            <w:color w:val="auto"/>
            <w:sz w:val="22"/>
            <w:szCs w:val="22"/>
            <w:lang w:eastAsia="en-US"/>
          </w:rPr>
          <w:tab/>
        </w:r>
        <w:r w:rsidRPr="003F300B">
          <w:rPr>
            <w:rStyle w:val="Hyperlink"/>
          </w:rPr>
          <w:t>+KGPIOCFG Command: GPIO Configuration</w:t>
        </w:r>
        <w:r>
          <w:rPr>
            <w:webHidden/>
          </w:rPr>
          <w:tab/>
        </w:r>
        <w:r>
          <w:rPr>
            <w:webHidden/>
          </w:rPr>
          <w:fldChar w:fldCharType="begin"/>
        </w:r>
        <w:r>
          <w:rPr>
            <w:webHidden/>
          </w:rPr>
          <w:instrText xml:space="preserve"> PAGEREF _Toc531700607 \h </w:instrText>
        </w:r>
      </w:ins>
      <w:r>
        <w:rPr>
          <w:webHidden/>
        </w:rPr>
      </w:r>
      <w:r>
        <w:rPr>
          <w:webHidden/>
        </w:rPr>
        <w:fldChar w:fldCharType="separate"/>
      </w:r>
      <w:ins w:id="720" w:author="Elaine Baricante" w:date="2018-12-04T15:26:00Z">
        <w:r>
          <w:rPr>
            <w:webHidden/>
          </w:rPr>
          <w:t>1</w:t>
        </w:r>
        <w:r>
          <w:rPr>
            <w:webHidden/>
          </w:rPr>
          <w:fldChar w:fldCharType="end"/>
        </w:r>
        <w:r w:rsidRPr="003F300B">
          <w:rPr>
            <w:rStyle w:val="Hyperlink"/>
          </w:rPr>
          <w:fldChar w:fldCharType="end"/>
        </w:r>
      </w:ins>
    </w:p>
    <w:p w14:paraId="7412F048" w14:textId="7A8686A5" w:rsidR="00E01C7E" w:rsidRDefault="00E01C7E">
      <w:pPr>
        <w:pStyle w:val="TOC2"/>
        <w:rPr>
          <w:ins w:id="721" w:author="Elaine Baricante" w:date="2018-12-04T15:26:00Z"/>
          <w:rFonts w:asciiTheme="minorHAnsi" w:eastAsiaTheme="minorEastAsia" w:hAnsiTheme="minorHAnsi" w:cstheme="minorBidi"/>
          <w:color w:val="auto"/>
          <w:sz w:val="22"/>
          <w:szCs w:val="22"/>
          <w:lang w:eastAsia="en-US"/>
        </w:rPr>
      </w:pPr>
      <w:ins w:id="722" w:author="Elaine Baricante" w:date="2018-12-04T15:26:00Z">
        <w:r w:rsidRPr="003F300B">
          <w:rPr>
            <w:rStyle w:val="Hyperlink"/>
          </w:rPr>
          <w:fldChar w:fldCharType="begin"/>
        </w:r>
        <w:r w:rsidRPr="003F300B">
          <w:rPr>
            <w:rStyle w:val="Hyperlink"/>
          </w:rPr>
          <w:instrText xml:space="preserve"> </w:instrText>
        </w:r>
        <w:r>
          <w:instrText>HYPERLINK \l "_Toc531700608"</w:instrText>
        </w:r>
        <w:r w:rsidRPr="003F300B">
          <w:rPr>
            <w:rStyle w:val="Hyperlink"/>
          </w:rPr>
          <w:instrText xml:space="preserve"> </w:instrText>
        </w:r>
        <w:r w:rsidRPr="003F300B">
          <w:rPr>
            <w:rStyle w:val="Hyperlink"/>
          </w:rPr>
          <w:fldChar w:fldCharType="separate"/>
        </w:r>
        <w:r w:rsidRPr="003F300B">
          <w:rPr>
            <w:rStyle w:val="Hyperlink"/>
          </w:rPr>
          <w:t>5.23.</w:t>
        </w:r>
        <w:r>
          <w:rPr>
            <w:rFonts w:asciiTheme="minorHAnsi" w:eastAsiaTheme="minorEastAsia" w:hAnsiTheme="minorHAnsi" w:cstheme="minorBidi"/>
            <w:color w:val="auto"/>
            <w:sz w:val="22"/>
            <w:szCs w:val="22"/>
            <w:lang w:eastAsia="en-US"/>
          </w:rPr>
          <w:tab/>
        </w:r>
        <w:r w:rsidRPr="003F300B">
          <w:rPr>
            <w:rStyle w:val="Hyperlink"/>
          </w:rPr>
          <w:t>+KCELL Command: Cell Environment Information</w:t>
        </w:r>
        <w:r>
          <w:rPr>
            <w:webHidden/>
          </w:rPr>
          <w:tab/>
        </w:r>
        <w:r>
          <w:rPr>
            <w:webHidden/>
          </w:rPr>
          <w:fldChar w:fldCharType="begin"/>
        </w:r>
        <w:r>
          <w:rPr>
            <w:webHidden/>
          </w:rPr>
          <w:instrText xml:space="preserve"> PAGEREF _Toc531700608 \h </w:instrText>
        </w:r>
      </w:ins>
      <w:r>
        <w:rPr>
          <w:webHidden/>
        </w:rPr>
      </w:r>
      <w:r>
        <w:rPr>
          <w:webHidden/>
        </w:rPr>
        <w:fldChar w:fldCharType="separate"/>
      </w:r>
      <w:ins w:id="723" w:author="Elaine Baricante" w:date="2018-12-04T15:26:00Z">
        <w:r>
          <w:rPr>
            <w:webHidden/>
          </w:rPr>
          <w:t>1</w:t>
        </w:r>
        <w:r>
          <w:rPr>
            <w:webHidden/>
          </w:rPr>
          <w:fldChar w:fldCharType="end"/>
        </w:r>
        <w:r w:rsidRPr="003F300B">
          <w:rPr>
            <w:rStyle w:val="Hyperlink"/>
          </w:rPr>
          <w:fldChar w:fldCharType="end"/>
        </w:r>
      </w:ins>
    </w:p>
    <w:p w14:paraId="1598EBAD" w14:textId="6E73BE16" w:rsidR="00E01C7E" w:rsidRDefault="00E01C7E">
      <w:pPr>
        <w:pStyle w:val="TOC2"/>
        <w:rPr>
          <w:ins w:id="724" w:author="Elaine Baricante" w:date="2018-12-04T15:26:00Z"/>
          <w:rFonts w:asciiTheme="minorHAnsi" w:eastAsiaTheme="minorEastAsia" w:hAnsiTheme="minorHAnsi" w:cstheme="minorBidi"/>
          <w:color w:val="auto"/>
          <w:sz w:val="22"/>
          <w:szCs w:val="22"/>
          <w:lang w:eastAsia="en-US"/>
        </w:rPr>
      </w:pPr>
      <w:ins w:id="725" w:author="Elaine Baricante" w:date="2018-12-04T15:26:00Z">
        <w:r w:rsidRPr="003F300B">
          <w:rPr>
            <w:rStyle w:val="Hyperlink"/>
          </w:rPr>
          <w:fldChar w:fldCharType="begin"/>
        </w:r>
        <w:r w:rsidRPr="003F300B">
          <w:rPr>
            <w:rStyle w:val="Hyperlink"/>
          </w:rPr>
          <w:instrText xml:space="preserve"> </w:instrText>
        </w:r>
        <w:r>
          <w:instrText>HYPERLINK \l "_Toc531700609"</w:instrText>
        </w:r>
        <w:r w:rsidRPr="003F300B">
          <w:rPr>
            <w:rStyle w:val="Hyperlink"/>
          </w:rPr>
          <w:instrText xml:space="preserve"> </w:instrText>
        </w:r>
        <w:r w:rsidRPr="003F300B">
          <w:rPr>
            <w:rStyle w:val="Hyperlink"/>
          </w:rPr>
          <w:fldChar w:fldCharType="separate"/>
        </w:r>
        <w:r w:rsidRPr="003F300B">
          <w:rPr>
            <w:rStyle w:val="Hyperlink"/>
          </w:rPr>
          <w:t>5.24.</w:t>
        </w:r>
        <w:r>
          <w:rPr>
            <w:rFonts w:asciiTheme="minorHAnsi" w:eastAsiaTheme="minorEastAsia" w:hAnsiTheme="minorHAnsi" w:cstheme="minorBidi"/>
            <w:color w:val="auto"/>
            <w:sz w:val="22"/>
            <w:szCs w:val="22"/>
            <w:lang w:eastAsia="en-US"/>
          </w:rPr>
          <w:tab/>
        </w:r>
        <w:r w:rsidRPr="003F300B">
          <w:rPr>
            <w:rStyle w:val="Hyperlink"/>
          </w:rPr>
          <w:t>+KSLEEP Command: Power Management Control</w:t>
        </w:r>
        <w:r>
          <w:rPr>
            <w:webHidden/>
          </w:rPr>
          <w:tab/>
        </w:r>
        <w:r>
          <w:rPr>
            <w:webHidden/>
          </w:rPr>
          <w:fldChar w:fldCharType="begin"/>
        </w:r>
        <w:r>
          <w:rPr>
            <w:webHidden/>
          </w:rPr>
          <w:instrText xml:space="preserve"> PAGEREF _Toc531700609 \h </w:instrText>
        </w:r>
      </w:ins>
      <w:r>
        <w:rPr>
          <w:webHidden/>
        </w:rPr>
      </w:r>
      <w:r>
        <w:rPr>
          <w:webHidden/>
        </w:rPr>
        <w:fldChar w:fldCharType="separate"/>
      </w:r>
      <w:ins w:id="726" w:author="Elaine Baricante" w:date="2018-12-04T15:26:00Z">
        <w:r>
          <w:rPr>
            <w:webHidden/>
          </w:rPr>
          <w:t>1</w:t>
        </w:r>
        <w:r>
          <w:rPr>
            <w:webHidden/>
          </w:rPr>
          <w:fldChar w:fldCharType="end"/>
        </w:r>
        <w:r w:rsidRPr="003F300B">
          <w:rPr>
            <w:rStyle w:val="Hyperlink"/>
          </w:rPr>
          <w:fldChar w:fldCharType="end"/>
        </w:r>
      </w:ins>
    </w:p>
    <w:p w14:paraId="26960685" w14:textId="5E1F44A9" w:rsidR="00E01C7E" w:rsidRDefault="00E01C7E">
      <w:pPr>
        <w:pStyle w:val="TOC2"/>
        <w:rPr>
          <w:ins w:id="727" w:author="Elaine Baricante" w:date="2018-12-04T15:26:00Z"/>
          <w:rFonts w:asciiTheme="minorHAnsi" w:eastAsiaTheme="minorEastAsia" w:hAnsiTheme="minorHAnsi" w:cstheme="minorBidi"/>
          <w:color w:val="auto"/>
          <w:sz w:val="22"/>
          <w:szCs w:val="22"/>
          <w:lang w:eastAsia="en-US"/>
        </w:rPr>
      </w:pPr>
      <w:ins w:id="728" w:author="Elaine Baricante" w:date="2018-12-04T15:26:00Z">
        <w:r w:rsidRPr="003F300B">
          <w:rPr>
            <w:rStyle w:val="Hyperlink"/>
          </w:rPr>
          <w:fldChar w:fldCharType="begin"/>
        </w:r>
        <w:r w:rsidRPr="003F300B">
          <w:rPr>
            <w:rStyle w:val="Hyperlink"/>
          </w:rPr>
          <w:instrText xml:space="preserve"> </w:instrText>
        </w:r>
        <w:r>
          <w:instrText>HYPERLINK \l "_Toc531700610"</w:instrText>
        </w:r>
        <w:r w:rsidRPr="003F300B">
          <w:rPr>
            <w:rStyle w:val="Hyperlink"/>
          </w:rPr>
          <w:instrText xml:space="preserve"> </w:instrText>
        </w:r>
        <w:r w:rsidRPr="003F300B">
          <w:rPr>
            <w:rStyle w:val="Hyperlink"/>
          </w:rPr>
          <w:fldChar w:fldCharType="separate"/>
        </w:r>
        <w:r w:rsidRPr="003F300B">
          <w:rPr>
            <w:rStyle w:val="Hyperlink"/>
          </w:rPr>
          <w:t>5.25.</w:t>
        </w:r>
        <w:r>
          <w:rPr>
            <w:rFonts w:asciiTheme="minorHAnsi" w:eastAsiaTheme="minorEastAsia" w:hAnsiTheme="minorHAnsi" w:cstheme="minorBidi"/>
            <w:color w:val="auto"/>
            <w:sz w:val="22"/>
            <w:szCs w:val="22"/>
            <w:lang w:eastAsia="en-US"/>
          </w:rPr>
          <w:tab/>
        </w:r>
        <w:r w:rsidRPr="003F300B">
          <w:rPr>
            <w:rStyle w:val="Hyperlink"/>
          </w:rPr>
          <w:t>+KRIC Command: Ring Indicator Control</w:t>
        </w:r>
        <w:r>
          <w:rPr>
            <w:webHidden/>
          </w:rPr>
          <w:tab/>
        </w:r>
        <w:r>
          <w:rPr>
            <w:webHidden/>
          </w:rPr>
          <w:fldChar w:fldCharType="begin"/>
        </w:r>
        <w:r>
          <w:rPr>
            <w:webHidden/>
          </w:rPr>
          <w:instrText xml:space="preserve"> PAGEREF _Toc531700610 \h </w:instrText>
        </w:r>
      </w:ins>
      <w:r>
        <w:rPr>
          <w:webHidden/>
        </w:rPr>
      </w:r>
      <w:r>
        <w:rPr>
          <w:webHidden/>
        </w:rPr>
        <w:fldChar w:fldCharType="separate"/>
      </w:r>
      <w:ins w:id="729" w:author="Elaine Baricante" w:date="2018-12-04T15:26:00Z">
        <w:r>
          <w:rPr>
            <w:webHidden/>
          </w:rPr>
          <w:t>1</w:t>
        </w:r>
        <w:r>
          <w:rPr>
            <w:webHidden/>
          </w:rPr>
          <w:fldChar w:fldCharType="end"/>
        </w:r>
        <w:r w:rsidRPr="003F300B">
          <w:rPr>
            <w:rStyle w:val="Hyperlink"/>
          </w:rPr>
          <w:fldChar w:fldCharType="end"/>
        </w:r>
      </w:ins>
    </w:p>
    <w:p w14:paraId="6484D868" w14:textId="7726E6C1" w:rsidR="00E01C7E" w:rsidRDefault="00E01C7E">
      <w:pPr>
        <w:pStyle w:val="TOC2"/>
        <w:rPr>
          <w:ins w:id="730" w:author="Elaine Baricante" w:date="2018-12-04T15:26:00Z"/>
          <w:rFonts w:asciiTheme="minorHAnsi" w:eastAsiaTheme="minorEastAsia" w:hAnsiTheme="minorHAnsi" w:cstheme="minorBidi"/>
          <w:color w:val="auto"/>
          <w:sz w:val="22"/>
          <w:szCs w:val="22"/>
          <w:lang w:eastAsia="en-US"/>
        </w:rPr>
      </w:pPr>
      <w:ins w:id="731" w:author="Elaine Baricante" w:date="2018-12-04T15:26:00Z">
        <w:r w:rsidRPr="003F300B">
          <w:rPr>
            <w:rStyle w:val="Hyperlink"/>
          </w:rPr>
          <w:fldChar w:fldCharType="begin"/>
        </w:r>
        <w:r w:rsidRPr="003F300B">
          <w:rPr>
            <w:rStyle w:val="Hyperlink"/>
          </w:rPr>
          <w:instrText xml:space="preserve"> </w:instrText>
        </w:r>
        <w:r>
          <w:instrText>HYPERLINK \l "_Toc531700611"</w:instrText>
        </w:r>
        <w:r w:rsidRPr="003F300B">
          <w:rPr>
            <w:rStyle w:val="Hyperlink"/>
          </w:rPr>
          <w:instrText xml:space="preserve"> </w:instrText>
        </w:r>
        <w:r w:rsidRPr="003F300B">
          <w:rPr>
            <w:rStyle w:val="Hyperlink"/>
          </w:rPr>
          <w:fldChar w:fldCharType="separate"/>
        </w:r>
        <w:r w:rsidRPr="003F300B">
          <w:rPr>
            <w:rStyle w:val="Hyperlink"/>
          </w:rPr>
          <w:t>5.26.</w:t>
        </w:r>
        <w:r>
          <w:rPr>
            <w:rFonts w:asciiTheme="minorHAnsi" w:eastAsiaTheme="minorEastAsia" w:hAnsiTheme="minorHAnsi" w:cstheme="minorBidi"/>
            <w:color w:val="auto"/>
            <w:sz w:val="22"/>
            <w:szCs w:val="22"/>
            <w:lang w:eastAsia="en-US"/>
          </w:rPr>
          <w:tab/>
        </w:r>
        <w:r w:rsidRPr="003F300B">
          <w:rPr>
            <w:rStyle w:val="Hyperlink"/>
          </w:rPr>
          <w:t>+CPOF Command: Power Off</w:t>
        </w:r>
        <w:r>
          <w:rPr>
            <w:webHidden/>
          </w:rPr>
          <w:tab/>
        </w:r>
        <w:r>
          <w:rPr>
            <w:webHidden/>
          </w:rPr>
          <w:fldChar w:fldCharType="begin"/>
        </w:r>
        <w:r>
          <w:rPr>
            <w:webHidden/>
          </w:rPr>
          <w:instrText xml:space="preserve"> PAGEREF _Toc531700611 \h </w:instrText>
        </w:r>
      </w:ins>
      <w:r>
        <w:rPr>
          <w:webHidden/>
        </w:rPr>
      </w:r>
      <w:r>
        <w:rPr>
          <w:webHidden/>
        </w:rPr>
        <w:fldChar w:fldCharType="separate"/>
      </w:r>
      <w:ins w:id="732" w:author="Elaine Baricante" w:date="2018-12-04T15:26:00Z">
        <w:r>
          <w:rPr>
            <w:webHidden/>
          </w:rPr>
          <w:t>1</w:t>
        </w:r>
        <w:r>
          <w:rPr>
            <w:webHidden/>
          </w:rPr>
          <w:fldChar w:fldCharType="end"/>
        </w:r>
        <w:r w:rsidRPr="003F300B">
          <w:rPr>
            <w:rStyle w:val="Hyperlink"/>
          </w:rPr>
          <w:fldChar w:fldCharType="end"/>
        </w:r>
      </w:ins>
    </w:p>
    <w:p w14:paraId="576F018B" w14:textId="6D33CD5F" w:rsidR="00E01C7E" w:rsidRDefault="00E01C7E">
      <w:pPr>
        <w:pStyle w:val="TOC2"/>
        <w:rPr>
          <w:ins w:id="733" w:author="Elaine Baricante" w:date="2018-12-04T15:26:00Z"/>
          <w:rFonts w:asciiTheme="minorHAnsi" w:eastAsiaTheme="minorEastAsia" w:hAnsiTheme="minorHAnsi" w:cstheme="minorBidi"/>
          <w:color w:val="auto"/>
          <w:sz w:val="22"/>
          <w:szCs w:val="22"/>
          <w:lang w:eastAsia="en-US"/>
        </w:rPr>
      </w:pPr>
      <w:ins w:id="734" w:author="Elaine Baricante" w:date="2018-12-04T15:26:00Z">
        <w:r w:rsidRPr="003F300B">
          <w:rPr>
            <w:rStyle w:val="Hyperlink"/>
          </w:rPr>
          <w:fldChar w:fldCharType="begin"/>
        </w:r>
        <w:r w:rsidRPr="003F300B">
          <w:rPr>
            <w:rStyle w:val="Hyperlink"/>
          </w:rPr>
          <w:instrText xml:space="preserve"> </w:instrText>
        </w:r>
        <w:r>
          <w:instrText>HYPERLINK \l "_Toc531700612"</w:instrText>
        </w:r>
        <w:r w:rsidRPr="003F300B">
          <w:rPr>
            <w:rStyle w:val="Hyperlink"/>
          </w:rPr>
          <w:instrText xml:space="preserve"> </w:instrText>
        </w:r>
        <w:r w:rsidRPr="003F300B">
          <w:rPr>
            <w:rStyle w:val="Hyperlink"/>
          </w:rPr>
          <w:fldChar w:fldCharType="separate"/>
        </w:r>
        <w:r w:rsidRPr="003F300B">
          <w:rPr>
            <w:rStyle w:val="Hyperlink"/>
          </w:rPr>
          <w:t>5.27.</w:t>
        </w:r>
        <w:r>
          <w:rPr>
            <w:rFonts w:asciiTheme="minorHAnsi" w:eastAsiaTheme="minorEastAsia" w:hAnsiTheme="minorHAnsi" w:cstheme="minorBidi"/>
            <w:color w:val="auto"/>
            <w:sz w:val="22"/>
            <w:szCs w:val="22"/>
            <w:lang w:eastAsia="en-US"/>
          </w:rPr>
          <w:tab/>
        </w:r>
        <w:r w:rsidRPr="003F300B">
          <w:rPr>
            <w:rStyle w:val="Hyperlink"/>
          </w:rPr>
          <w:t>+CPWROFF Command: Power Off</w:t>
        </w:r>
        <w:r>
          <w:rPr>
            <w:webHidden/>
          </w:rPr>
          <w:tab/>
        </w:r>
        <w:r>
          <w:rPr>
            <w:webHidden/>
          </w:rPr>
          <w:fldChar w:fldCharType="begin"/>
        </w:r>
        <w:r>
          <w:rPr>
            <w:webHidden/>
          </w:rPr>
          <w:instrText xml:space="preserve"> PAGEREF _Toc531700612 \h </w:instrText>
        </w:r>
      </w:ins>
      <w:r>
        <w:rPr>
          <w:webHidden/>
        </w:rPr>
      </w:r>
      <w:r>
        <w:rPr>
          <w:webHidden/>
        </w:rPr>
        <w:fldChar w:fldCharType="separate"/>
      </w:r>
      <w:ins w:id="735" w:author="Elaine Baricante" w:date="2018-12-04T15:26:00Z">
        <w:r>
          <w:rPr>
            <w:webHidden/>
          </w:rPr>
          <w:t>1</w:t>
        </w:r>
        <w:r>
          <w:rPr>
            <w:webHidden/>
          </w:rPr>
          <w:fldChar w:fldCharType="end"/>
        </w:r>
        <w:r w:rsidRPr="003F300B">
          <w:rPr>
            <w:rStyle w:val="Hyperlink"/>
          </w:rPr>
          <w:fldChar w:fldCharType="end"/>
        </w:r>
      </w:ins>
    </w:p>
    <w:p w14:paraId="589B23B0" w14:textId="2AC90659" w:rsidR="00E01C7E" w:rsidRDefault="00E01C7E">
      <w:pPr>
        <w:pStyle w:val="TOC2"/>
        <w:rPr>
          <w:ins w:id="736" w:author="Elaine Baricante" w:date="2018-12-04T15:26:00Z"/>
          <w:rFonts w:asciiTheme="minorHAnsi" w:eastAsiaTheme="minorEastAsia" w:hAnsiTheme="minorHAnsi" w:cstheme="minorBidi"/>
          <w:color w:val="auto"/>
          <w:sz w:val="22"/>
          <w:szCs w:val="22"/>
          <w:lang w:eastAsia="en-US"/>
        </w:rPr>
      </w:pPr>
      <w:ins w:id="737" w:author="Elaine Baricante" w:date="2018-12-04T15:26:00Z">
        <w:r w:rsidRPr="003F300B">
          <w:rPr>
            <w:rStyle w:val="Hyperlink"/>
          </w:rPr>
          <w:fldChar w:fldCharType="begin"/>
        </w:r>
        <w:r w:rsidRPr="003F300B">
          <w:rPr>
            <w:rStyle w:val="Hyperlink"/>
          </w:rPr>
          <w:instrText xml:space="preserve"> </w:instrText>
        </w:r>
        <w:r>
          <w:instrText>HYPERLINK \l "_Toc531700613"</w:instrText>
        </w:r>
        <w:r w:rsidRPr="003F300B">
          <w:rPr>
            <w:rStyle w:val="Hyperlink"/>
          </w:rPr>
          <w:instrText xml:space="preserve"> </w:instrText>
        </w:r>
        <w:r w:rsidRPr="003F300B">
          <w:rPr>
            <w:rStyle w:val="Hyperlink"/>
          </w:rPr>
          <w:fldChar w:fldCharType="separate"/>
        </w:r>
        <w:r w:rsidRPr="003F300B">
          <w:rPr>
            <w:rStyle w:val="Hyperlink"/>
          </w:rPr>
          <w:t>5.28.</w:t>
        </w:r>
        <w:r>
          <w:rPr>
            <w:rFonts w:asciiTheme="minorHAnsi" w:eastAsiaTheme="minorEastAsia" w:hAnsiTheme="minorHAnsi" w:cstheme="minorBidi"/>
            <w:color w:val="auto"/>
            <w:sz w:val="22"/>
            <w:szCs w:val="22"/>
            <w:lang w:eastAsia="en-US"/>
          </w:rPr>
          <w:tab/>
        </w:r>
        <w:r w:rsidRPr="003F300B">
          <w:rPr>
            <w:rStyle w:val="Hyperlink"/>
          </w:rPr>
          <w:t>+WIMEI Command: IMEI Write and Read</w:t>
        </w:r>
        <w:r>
          <w:rPr>
            <w:webHidden/>
          </w:rPr>
          <w:tab/>
        </w:r>
        <w:r>
          <w:rPr>
            <w:webHidden/>
          </w:rPr>
          <w:fldChar w:fldCharType="begin"/>
        </w:r>
        <w:r>
          <w:rPr>
            <w:webHidden/>
          </w:rPr>
          <w:instrText xml:space="preserve"> PAGEREF _Toc531700613 \h </w:instrText>
        </w:r>
      </w:ins>
      <w:r>
        <w:rPr>
          <w:webHidden/>
        </w:rPr>
      </w:r>
      <w:r>
        <w:rPr>
          <w:webHidden/>
        </w:rPr>
        <w:fldChar w:fldCharType="separate"/>
      </w:r>
      <w:ins w:id="738" w:author="Elaine Baricante" w:date="2018-12-04T15:26:00Z">
        <w:r>
          <w:rPr>
            <w:webHidden/>
          </w:rPr>
          <w:t>1</w:t>
        </w:r>
        <w:r>
          <w:rPr>
            <w:webHidden/>
          </w:rPr>
          <w:fldChar w:fldCharType="end"/>
        </w:r>
        <w:r w:rsidRPr="003F300B">
          <w:rPr>
            <w:rStyle w:val="Hyperlink"/>
          </w:rPr>
          <w:fldChar w:fldCharType="end"/>
        </w:r>
      </w:ins>
    </w:p>
    <w:p w14:paraId="52B4E9E2" w14:textId="3A4424F0" w:rsidR="00E01C7E" w:rsidRDefault="00E01C7E">
      <w:pPr>
        <w:pStyle w:val="TOC2"/>
        <w:rPr>
          <w:ins w:id="739" w:author="Elaine Baricante" w:date="2018-12-04T15:26:00Z"/>
          <w:rFonts w:asciiTheme="minorHAnsi" w:eastAsiaTheme="minorEastAsia" w:hAnsiTheme="minorHAnsi" w:cstheme="minorBidi"/>
          <w:color w:val="auto"/>
          <w:sz w:val="22"/>
          <w:szCs w:val="22"/>
          <w:lang w:eastAsia="en-US"/>
        </w:rPr>
      </w:pPr>
      <w:ins w:id="740" w:author="Elaine Baricante" w:date="2018-12-04T15:26:00Z">
        <w:r w:rsidRPr="003F300B">
          <w:rPr>
            <w:rStyle w:val="Hyperlink"/>
          </w:rPr>
          <w:fldChar w:fldCharType="begin"/>
        </w:r>
        <w:r w:rsidRPr="003F300B">
          <w:rPr>
            <w:rStyle w:val="Hyperlink"/>
          </w:rPr>
          <w:instrText xml:space="preserve"> </w:instrText>
        </w:r>
        <w:r>
          <w:instrText>HYPERLINK \l "_Toc531700614"</w:instrText>
        </w:r>
        <w:r w:rsidRPr="003F300B">
          <w:rPr>
            <w:rStyle w:val="Hyperlink"/>
          </w:rPr>
          <w:instrText xml:space="preserve"> </w:instrText>
        </w:r>
        <w:r w:rsidRPr="003F300B">
          <w:rPr>
            <w:rStyle w:val="Hyperlink"/>
          </w:rPr>
          <w:fldChar w:fldCharType="separate"/>
        </w:r>
        <w:r w:rsidRPr="003F300B">
          <w:rPr>
            <w:rStyle w:val="Hyperlink"/>
          </w:rPr>
          <w:t>5.29.</w:t>
        </w:r>
        <w:r>
          <w:rPr>
            <w:rFonts w:asciiTheme="minorHAnsi" w:eastAsiaTheme="minorEastAsia" w:hAnsiTheme="minorHAnsi" w:cstheme="minorBidi"/>
            <w:color w:val="auto"/>
            <w:sz w:val="22"/>
            <w:szCs w:val="22"/>
            <w:lang w:eastAsia="en-US"/>
          </w:rPr>
          <w:tab/>
        </w:r>
        <w:r w:rsidRPr="003F300B">
          <w:rPr>
            <w:rStyle w:val="Hyperlink"/>
          </w:rPr>
          <w:t>+KSYNC Command: Application Synchronization Signal</w:t>
        </w:r>
        <w:r>
          <w:rPr>
            <w:webHidden/>
          </w:rPr>
          <w:tab/>
        </w:r>
        <w:r>
          <w:rPr>
            <w:webHidden/>
          </w:rPr>
          <w:fldChar w:fldCharType="begin"/>
        </w:r>
        <w:r>
          <w:rPr>
            <w:webHidden/>
          </w:rPr>
          <w:instrText xml:space="preserve"> PAGEREF _Toc531700614 \h </w:instrText>
        </w:r>
      </w:ins>
      <w:r>
        <w:rPr>
          <w:webHidden/>
        </w:rPr>
      </w:r>
      <w:r>
        <w:rPr>
          <w:webHidden/>
        </w:rPr>
        <w:fldChar w:fldCharType="separate"/>
      </w:r>
      <w:ins w:id="741" w:author="Elaine Baricante" w:date="2018-12-04T15:26:00Z">
        <w:r>
          <w:rPr>
            <w:webHidden/>
          </w:rPr>
          <w:t>1</w:t>
        </w:r>
        <w:r>
          <w:rPr>
            <w:webHidden/>
          </w:rPr>
          <w:fldChar w:fldCharType="end"/>
        </w:r>
        <w:r w:rsidRPr="003F300B">
          <w:rPr>
            <w:rStyle w:val="Hyperlink"/>
          </w:rPr>
          <w:fldChar w:fldCharType="end"/>
        </w:r>
      </w:ins>
    </w:p>
    <w:p w14:paraId="017D5FDE" w14:textId="73B74389" w:rsidR="00E01C7E" w:rsidRDefault="00E01C7E">
      <w:pPr>
        <w:pStyle w:val="TOC2"/>
        <w:rPr>
          <w:ins w:id="742" w:author="Elaine Baricante" w:date="2018-12-04T15:26:00Z"/>
          <w:rFonts w:asciiTheme="minorHAnsi" w:eastAsiaTheme="minorEastAsia" w:hAnsiTheme="minorHAnsi" w:cstheme="minorBidi"/>
          <w:color w:val="auto"/>
          <w:sz w:val="22"/>
          <w:szCs w:val="22"/>
          <w:lang w:eastAsia="en-US"/>
        </w:rPr>
      </w:pPr>
      <w:ins w:id="743" w:author="Elaine Baricante" w:date="2018-12-04T15:26:00Z">
        <w:r w:rsidRPr="003F300B">
          <w:rPr>
            <w:rStyle w:val="Hyperlink"/>
          </w:rPr>
          <w:fldChar w:fldCharType="begin"/>
        </w:r>
        <w:r w:rsidRPr="003F300B">
          <w:rPr>
            <w:rStyle w:val="Hyperlink"/>
          </w:rPr>
          <w:instrText xml:space="preserve"> </w:instrText>
        </w:r>
        <w:r>
          <w:instrText>HYPERLINK \l "_Toc531700615"</w:instrText>
        </w:r>
        <w:r w:rsidRPr="003F300B">
          <w:rPr>
            <w:rStyle w:val="Hyperlink"/>
          </w:rPr>
          <w:instrText xml:space="preserve"> </w:instrText>
        </w:r>
        <w:r w:rsidRPr="003F300B">
          <w:rPr>
            <w:rStyle w:val="Hyperlink"/>
          </w:rPr>
          <w:fldChar w:fldCharType="separate"/>
        </w:r>
        <w:r w:rsidRPr="003F300B">
          <w:rPr>
            <w:rStyle w:val="Hyperlink"/>
          </w:rPr>
          <w:t>5.30.</w:t>
        </w:r>
        <w:r>
          <w:rPr>
            <w:rFonts w:asciiTheme="minorHAnsi" w:eastAsiaTheme="minorEastAsia" w:hAnsiTheme="minorHAnsi" w:cstheme="minorBidi"/>
            <w:color w:val="auto"/>
            <w:sz w:val="22"/>
            <w:szCs w:val="22"/>
            <w:lang w:eastAsia="en-US"/>
          </w:rPr>
          <w:tab/>
        </w:r>
        <w:r w:rsidRPr="003F300B">
          <w:rPr>
            <w:rStyle w:val="Hyperlink"/>
          </w:rPr>
          <w:t>+KCARRIERCFG Command: Set Operator</w:t>
        </w:r>
        <w:r>
          <w:rPr>
            <w:webHidden/>
          </w:rPr>
          <w:tab/>
        </w:r>
        <w:r>
          <w:rPr>
            <w:webHidden/>
          </w:rPr>
          <w:fldChar w:fldCharType="begin"/>
        </w:r>
        <w:r>
          <w:rPr>
            <w:webHidden/>
          </w:rPr>
          <w:instrText xml:space="preserve"> PAGEREF _Toc531700615 \h </w:instrText>
        </w:r>
      </w:ins>
      <w:r>
        <w:rPr>
          <w:webHidden/>
        </w:rPr>
      </w:r>
      <w:r>
        <w:rPr>
          <w:webHidden/>
        </w:rPr>
        <w:fldChar w:fldCharType="separate"/>
      </w:r>
      <w:ins w:id="744" w:author="Elaine Baricante" w:date="2018-12-04T15:26:00Z">
        <w:r>
          <w:rPr>
            <w:webHidden/>
          </w:rPr>
          <w:t>1</w:t>
        </w:r>
        <w:r>
          <w:rPr>
            <w:webHidden/>
          </w:rPr>
          <w:fldChar w:fldCharType="end"/>
        </w:r>
        <w:r w:rsidRPr="003F300B">
          <w:rPr>
            <w:rStyle w:val="Hyperlink"/>
          </w:rPr>
          <w:fldChar w:fldCharType="end"/>
        </w:r>
      </w:ins>
    </w:p>
    <w:p w14:paraId="41D3762E" w14:textId="3A5B78B9" w:rsidR="00E01C7E" w:rsidRDefault="00E01C7E">
      <w:pPr>
        <w:pStyle w:val="TOC2"/>
        <w:rPr>
          <w:ins w:id="745" w:author="Elaine Baricante" w:date="2018-12-04T15:26:00Z"/>
          <w:rFonts w:asciiTheme="minorHAnsi" w:eastAsiaTheme="minorEastAsia" w:hAnsiTheme="minorHAnsi" w:cstheme="minorBidi"/>
          <w:color w:val="auto"/>
          <w:sz w:val="22"/>
          <w:szCs w:val="22"/>
          <w:lang w:eastAsia="en-US"/>
        </w:rPr>
      </w:pPr>
      <w:ins w:id="746" w:author="Elaine Baricante" w:date="2018-12-04T15:26:00Z">
        <w:r w:rsidRPr="003F300B">
          <w:rPr>
            <w:rStyle w:val="Hyperlink"/>
          </w:rPr>
          <w:lastRenderedPageBreak/>
          <w:fldChar w:fldCharType="begin"/>
        </w:r>
        <w:r w:rsidRPr="003F300B">
          <w:rPr>
            <w:rStyle w:val="Hyperlink"/>
          </w:rPr>
          <w:instrText xml:space="preserve"> </w:instrText>
        </w:r>
        <w:r>
          <w:instrText>HYPERLINK \l "_Toc531700616"</w:instrText>
        </w:r>
        <w:r w:rsidRPr="003F300B">
          <w:rPr>
            <w:rStyle w:val="Hyperlink"/>
          </w:rPr>
          <w:instrText xml:space="preserve"> </w:instrText>
        </w:r>
        <w:r w:rsidRPr="003F300B">
          <w:rPr>
            <w:rStyle w:val="Hyperlink"/>
          </w:rPr>
          <w:fldChar w:fldCharType="separate"/>
        </w:r>
        <w:r w:rsidRPr="003F300B">
          <w:rPr>
            <w:rStyle w:val="Hyperlink"/>
          </w:rPr>
          <w:t>5.31.</w:t>
        </w:r>
        <w:r>
          <w:rPr>
            <w:rFonts w:asciiTheme="minorHAnsi" w:eastAsiaTheme="minorEastAsia" w:hAnsiTheme="minorHAnsi" w:cstheme="minorBidi"/>
            <w:color w:val="auto"/>
            <w:sz w:val="22"/>
            <w:szCs w:val="22"/>
            <w:lang w:eastAsia="en-US"/>
          </w:rPr>
          <w:tab/>
        </w:r>
        <w:r w:rsidRPr="003F300B">
          <w:rPr>
            <w:rStyle w:val="Hyperlink"/>
          </w:rPr>
          <w:t>+KMON Command: Enable/Disable Monitor Mode</w:t>
        </w:r>
        <w:r>
          <w:rPr>
            <w:webHidden/>
          </w:rPr>
          <w:tab/>
        </w:r>
        <w:r>
          <w:rPr>
            <w:webHidden/>
          </w:rPr>
          <w:fldChar w:fldCharType="begin"/>
        </w:r>
        <w:r>
          <w:rPr>
            <w:webHidden/>
          </w:rPr>
          <w:instrText xml:space="preserve"> PAGEREF _Toc531700616 \h </w:instrText>
        </w:r>
      </w:ins>
      <w:r>
        <w:rPr>
          <w:webHidden/>
        </w:rPr>
      </w:r>
      <w:r>
        <w:rPr>
          <w:webHidden/>
        </w:rPr>
        <w:fldChar w:fldCharType="separate"/>
      </w:r>
      <w:ins w:id="747" w:author="Elaine Baricante" w:date="2018-12-04T15:26:00Z">
        <w:r>
          <w:rPr>
            <w:webHidden/>
          </w:rPr>
          <w:t>1</w:t>
        </w:r>
        <w:r>
          <w:rPr>
            <w:webHidden/>
          </w:rPr>
          <w:fldChar w:fldCharType="end"/>
        </w:r>
        <w:r w:rsidRPr="003F300B">
          <w:rPr>
            <w:rStyle w:val="Hyperlink"/>
          </w:rPr>
          <w:fldChar w:fldCharType="end"/>
        </w:r>
      </w:ins>
    </w:p>
    <w:p w14:paraId="686994D5" w14:textId="0900785B" w:rsidR="00E01C7E" w:rsidRDefault="00E01C7E">
      <w:pPr>
        <w:pStyle w:val="TOC2"/>
        <w:rPr>
          <w:ins w:id="748" w:author="Elaine Baricante" w:date="2018-12-04T15:26:00Z"/>
          <w:rFonts w:asciiTheme="minorHAnsi" w:eastAsiaTheme="minorEastAsia" w:hAnsiTheme="minorHAnsi" w:cstheme="minorBidi"/>
          <w:color w:val="auto"/>
          <w:sz w:val="22"/>
          <w:szCs w:val="22"/>
          <w:lang w:eastAsia="en-US"/>
        </w:rPr>
      </w:pPr>
      <w:ins w:id="749" w:author="Elaine Baricante" w:date="2018-12-04T15:26:00Z">
        <w:r w:rsidRPr="003F300B">
          <w:rPr>
            <w:rStyle w:val="Hyperlink"/>
          </w:rPr>
          <w:fldChar w:fldCharType="begin"/>
        </w:r>
        <w:r w:rsidRPr="003F300B">
          <w:rPr>
            <w:rStyle w:val="Hyperlink"/>
          </w:rPr>
          <w:instrText xml:space="preserve"> </w:instrText>
        </w:r>
        <w:r>
          <w:instrText>HYPERLINK \l "_Toc531700618"</w:instrText>
        </w:r>
        <w:r w:rsidRPr="003F300B">
          <w:rPr>
            <w:rStyle w:val="Hyperlink"/>
          </w:rPr>
          <w:instrText xml:space="preserve"> </w:instrText>
        </w:r>
        <w:r w:rsidRPr="003F300B">
          <w:rPr>
            <w:rStyle w:val="Hyperlink"/>
          </w:rPr>
          <w:fldChar w:fldCharType="separate"/>
        </w:r>
        <w:r w:rsidRPr="003F300B">
          <w:rPr>
            <w:rStyle w:val="Hyperlink"/>
          </w:rPr>
          <w:t>5.32.</w:t>
        </w:r>
        <w:r>
          <w:rPr>
            <w:rFonts w:asciiTheme="minorHAnsi" w:eastAsiaTheme="minorEastAsia" w:hAnsiTheme="minorHAnsi" w:cstheme="minorBidi"/>
            <w:color w:val="auto"/>
            <w:sz w:val="22"/>
            <w:szCs w:val="22"/>
            <w:lang w:eastAsia="en-US"/>
          </w:rPr>
          <w:tab/>
        </w:r>
        <w:r w:rsidRPr="003F300B">
          <w:rPr>
            <w:rStyle w:val="Hyperlink"/>
          </w:rPr>
          <w:t>+KSRAT Command: Set Radio Access Technology</w:t>
        </w:r>
        <w:r>
          <w:rPr>
            <w:webHidden/>
          </w:rPr>
          <w:tab/>
        </w:r>
        <w:r>
          <w:rPr>
            <w:webHidden/>
          </w:rPr>
          <w:fldChar w:fldCharType="begin"/>
        </w:r>
        <w:r>
          <w:rPr>
            <w:webHidden/>
          </w:rPr>
          <w:instrText xml:space="preserve"> PAGEREF _Toc531700618 \h </w:instrText>
        </w:r>
      </w:ins>
      <w:r>
        <w:rPr>
          <w:webHidden/>
        </w:rPr>
      </w:r>
      <w:r>
        <w:rPr>
          <w:webHidden/>
        </w:rPr>
        <w:fldChar w:fldCharType="separate"/>
      </w:r>
      <w:ins w:id="750" w:author="Elaine Baricante" w:date="2018-12-04T15:26:00Z">
        <w:r>
          <w:rPr>
            <w:webHidden/>
          </w:rPr>
          <w:t>1</w:t>
        </w:r>
        <w:r>
          <w:rPr>
            <w:webHidden/>
          </w:rPr>
          <w:fldChar w:fldCharType="end"/>
        </w:r>
        <w:r w:rsidRPr="003F300B">
          <w:rPr>
            <w:rStyle w:val="Hyperlink"/>
          </w:rPr>
          <w:fldChar w:fldCharType="end"/>
        </w:r>
      </w:ins>
    </w:p>
    <w:p w14:paraId="357F97AE" w14:textId="1C0F0ED7" w:rsidR="00E01C7E" w:rsidRDefault="00E01C7E">
      <w:pPr>
        <w:pStyle w:val="TOC1"/>
        <w:rPr>
          <w:ins w:id="751" w:author="Elaine Baricante" w:date="2018-12-04T15:26:00Z"/>
          <w:rFonts w:asciiTheme="minorHAnsi" w:eastAsiaTheme="minorEastAsia" w:hAnsiTheme="minorHAnsi" w:cstheme="minorBidi"/>
          <w:b w:val="0"/>
          <w:bCs w:val="0"/>
          <w:caps w:val="0"/>
          <w:color w:val="auto"/>
          <w:sz w:val="22"/>
          <w:szCs w:val="22"/>
          <w:lang w:eastAsia="en-US"/>
        </w:rPr>
      </w:pPr>
      <w:ins w:id="752" w:author="Elaine Baricante" w:date="2018-12-04T15:26:00Z">
        <w:r w:rsidRPr="003F300B">
          <w:rPr>
            <w:rStyle w:val="Hyperlink"/>
          </w:rPr>
          <w:fldChar w:fldCharType="begin"/>
        </w:r>
        <w:r w:rsidRPr="003F300B">
          <w:rPr>
            <w:rStyle w:val="Hyperlink"/>
          </w:rPr>
          <w:instrText xml:space="preserve"> </w:instrText>
        </w:r>
        <w:r>
          <w:instrText>HYPERLINK \l "_Toc531700619"</w:instrText>
        </w:r>
        <w:r w:rsidRPr="003F300B">
          <w:rPr>
            <w:rStyle w:val="Hyperlink"/>
          </w:rPr>
          <w:instrText xml:space="preserve"> </w:instrText>
        </w:r>
        <w:r w:rsidRPr="003F300B">
          <w:rPr>
            <w:rStyle w:val="Hyperlink"/>
          </w:rPr>
          <w:fldChar w:fldCharType="separate"/>
        </w:r>
        <w:r w:rsidRPr="003F300B">
          <w:rPr>
            <w:rStyle w:val="Hyperlink"/>
          </w:rPr>
          <w:t>6.</w:t>
        </w:r>
        <w:r>
          <w:rPr>
            <w:rFonts w:asciiTheme="minorHAnsi" w:eastAsiaTheme="minorEastAsia" w:hAnsiTheme="minorHAnsi" w:cstheme="minorBidi"/>
            <w:b w:val="0"/>
            <w:bCs w:val="0"/>
            <w:caps w:val="0"/>
            <w:color w:val="auto"/>
            <w:sz w:val="22"/>
            <w:szCs w:val="22"/>
            <w:lang w:eastAsia="en-US"/>
          </w:rPr>
          <w:tab/>
        </w:r>
        <w:r w:rsidRPr="003F300B">
          <w:rPr>
            <w:rStyle w:val="Hyperlink"/>
          </w:rPr>
          <w:t>Network Service Related Commands</w:t>
        </w:r>
        <w:r>
          <w:rPr>
            <w:webHidden/>
          </w:rPr>
          <w:tab/>
        </w:r>
        <w:r>
          <w:rPr>
            <w:webHidden/>
          </w:rPr>
          <w:fldChar w:fldCharType="begin"/>
        </w:r>
        <w:r>
          <w:rPr>
            <w:webHidden/>
          </w:rPr>
          <w:instrText xml:space="preserve"> PAGEREF _Toc531700619 \h </w:instrText>
        </w:r>
      </w:ins>
      <w:r>
        <w:rPr>
          <w:webHidden/>
        </w:rPr>
      </w:r>
      <w:r>
        <w:rPr>
          <w:webHidden/>
        </w:rPr>
        <w:fldChar w:fldCharType="separate"/>
      </w:r>
      <w:ins w:id="753" w:author="Elaine Baricante" w:date="2018-12-04T15:26:00Z">
        <w:r>
          <w:rPr>
            <w:webHidden/>
          </w:rPr>
          <w:t>1</w:t>
        </w:r>
        <w:r>
          <w:rPr>
            <w:webHidden/>
          </w:rPr>
          <w:fldChar w:fldCharType="end"/>
        </w:r>
        <w:r w:rsidRPr="003F300B">
          <w:rPr>
            <w:rStyle w:val="Hyperlink"/>
          </w:rPr>
          <w:fldChar w:fldCharType="end"/>
        </w:r>
      </w:ins>
    </w:p>
    <w:p w14:paraId="7AEAC20D" w14:textId="4965C92A" w:rsidR="00E01C7E" w:rsidRDefault="00E01C7E">
      <w:pPr>
        <w:pStyle w:val="TOC2"/>
        <w:rPr>
          <w:ins w:id="754" w:author="Elaine Baricante" w:date="2018-12-04T15:26:00Z"/>
          <w:rFonts w:asciiTheme="minorHAnsi" w:eastAsiaTheme="minorEastAsia" w:hAnsiTheme="minorHAnsi" w:cstheme="minorBidi"/>
          <w:color w:val="auto"/>
          <w:sz w:val="22"/>
          <w:szCs w:val="22"/>
          <w:lang w:eastAsia="en-US"/>
        </w:rPr>
      </w:pPr>
      <w:ins w:id="755" w:author="Elaine Baricante" w:date="2018-12-04T15:26:00Z">
        <w:r w:rsidRPr="003F300B">
          <w:rPr>
            <w:rStyle w:val="Hyperlink"/>
          </w:rPr>
          <w:fldChar w:fldCharType="begin"/>
        </w:r>
        <w:r w:rsidRPr="003F300B">
          <w:rPr>
            <w:rStyle w:val="Hyperlink"/>
          </w:rPr>
          <w:instrText xml:space="preserve"> </w:instrText>
        </w:r>
        <w:r>
          <w:instrText>HYPERLINK \l "_Toc531700620"</w:instrText>
        </w:r>
        <w:r w:rsidRPr="003F300B">
          <w:rPr>
            <w:rStyle w:val="Hyperlink"/>
          </w:rPr>
          <w:instrText xml:space="preserve"> </w:instrText>
        </w:r>
        <w:r w:rsidRPr="003F300B">
          <w:rPr>
            <w:rStyle w:val="Hyperlink"/>
          </w:rPr>
          <w:fldChar w:fldCharType="separate"/>
        </w:r>
        <w:r w:rsidRPr="003F300B">
          <w:rPr>
            <w:rStyle w:val="Hyperlink"/>
          </w:rPr>
          <w:t>6.1.</w:t>
        </w:r>
        <w:r>
          <w:rPr>
            <w:rFonts w:asciiTheme="minorHAnsi" w:eastAsiaTheme="minorEastAsia" w:hAnsiTheme="minorHAnsi" w:cstheme="minorBidi"/>
            <w:color w:val="auto"/>
            <w:sz w:val="22"/>
            <w:szCs w:val="22"/>
            <w:lang w:eastAsia="en-US"/>
          </w:rPr>
          <w:tab/>
        </w:r>
        <w:r w:rsidRPr="003F300B">
          <w:rPr>
            <w:rStyle w:val="Hyperlink"/>
          </w:rPr>
          <w:t>+CLCK Command: Facility Lock</w:t>
        </w:r>
        <w:r>
          <w:rPr>
            <w:webHidden/>
          </w:rPr>
          <w:tab/>
        </w:r>
        <w:r>
          <w:rPr>
            <w:webHidden/>
          </w:rPr>
          <w:fldChar w:fldCharType="begin"/>
        </w:r>
        <w:r>
          <w:rPr>
            <w:webHidden/>
          </w:rPr>
          <w:instrText xml:space="preserve"> PAGEREF _Toc531700620 \h </w:instrText>
        </w:r>
      </w:ins>
      <w:r>
        <w:rPr>
          <w:webHidden/>
        </w:rPr>
      </w:r>
      <w:r>
        <w:rPr>
          <w:webHidden/>
        </w:rPr>
        <w:fldChar w:fldCharType="separate"/>
      </w:r>
      <w:ins w:id="756" w:author="Elaine Baricante" w:date="2018-12-04T15:26:00Z">
        <w:r>
          <w:rPr>
            <w:webHidden/>
          </w:rPr>
          <w:t>1</w:t>
        </w:r>
        <w:r>
          <w:rPr>
            <w:webHidden/>
          </w:rPr>
          <w:fldChar w:fldCharType="end"/>
        </w:r>
        <w:r w:rsidRPr="003F300B">
          <w:rPr>
            <w:rStyle w:val="Hyperlink"/>
          </w:rPr>
          <w:fldChar w:fldCharType="end"/>
        </w:r>
      </w:ins>
    </w:p>
    <w:p w14:paraId="1B2376BE" w14:textId="183636BE" w:rsidR="00E01C7E" w:rsidRDefault="00E01C7E">
      <w:pPr>
        <w:pStyle w:val="TOC2"/>
        <w:rPr>
          <w:ins w:id="757" w:author="Elaine Baricante" w:date="2018-12-04T15:26:00Z"/>
          <w:rFonts w:asciiTheme="minorHAnsi" w:eastAsiaTheme="minorEastAsia" w:hAnsiTheme="minorHAnsi" w:cstheme="minorBidi"/>
          <w:color w:val="auto"/>
          <w:sz w:val="22"/>
          <w:szCs w:val="22"/>
          <w:lang w:eastAsia="en-US"/>
        </w:rPr>
      </w:pPr>
      <w:ins w:id="758" w:author="Elaine Baricante" w:date="2018-12-04T15:26:00Z">
        <w:r w:rsidRPr="003F300B">
          <w:rPr>
            <w:rStyle w:val="Hyperlink"/>
          </w:rPr>
          <w:fldChar w:fldCharType="begin"/>
        </w:r>
        <w:r w:rsidRPr="003F300B">
          <w:rPr>
            <w:rStyle w:val="Hyperlink"/>
          </w:rPr>
          <w:instrText xml:space="preserve"> </w:instrText>
        </w:r>
        <w:r>
          <w:instrText>HYPERLINK \l "_Toc531700621"</w:instrText>
        </w:r>
        <w:r w:rsidRPr="003F300B">
          <w:rPr>
            <w:rStyle w:val="Hyperlink"/>
          </w:rPr>
          <w:instrText xml:space="preserve"> </w:instrText>
        </w:r>
        <w:r w:rsidRPr="003F300B">
          <w:rPr>
            <w:rStyle w:val="Hyperlink"/>
          </w:rPr>
          <w:fldChar w:fldCharType="separate"/>
        </w:r>
        <w:r w:rsidRPr="003F300B">
          <w:rPr>
            <w:rStyle w:val="Hyperlink"/>
          </w:rPr>
          <w:t>6.2.</w:t>
        </w:r>
        <w:r>
          <w:rPr>
            <w:rFonts w:asciiTheme="minorHAnsi" w:eastAsiaTheme="minorEastAsia" w:hAnsiTheme="minorHAnsi" w:cstheme="minorBidi"/>
            <w:color w:val="auto"/>
            <w:sz w:val="22"/>
            <w:szCs w:val="22"/>
            <w:lang w:eastAsia="en-US"/>
          </w:rPr>
          <w:tab/>
        </w:r>
        <w:r w:rsidRPr="003F300B">
          <w:rPr>
            <w:rStyle w:val="Hyperlink"/>
          </w:rPr>
          <w:t>+CPWD Command: Change Password</w:t>
        </w:r>
        <w:r>
          <w:rPr>
            <w:webHidden/>
          </w:rPr>
          <w:tab/>
        </w:r>
        <w:r>
          <w:rPr>
            <w:webHidden/>
          </w:rPr>
          <w:fldChar w:fldCharType="begin"/>
        </w:r>
        <w:r>
          <w:rPr>
            <w:webHidden/>
          </w:rPr>
          <w:instrText xml:space="preserve"> PAGEREF _Toc531700621 \h </w:instrText>
        </w:r>
      </w:ins>
      <w:r>
        <w:rPr>
          <w:webHidden/>
        </w:rPr>
      </w:r>
      <w:r>
        <w:rPr>
          <w:webHidden/>
        </w:rPr>
        <w:fldChar w:fldCharType="separate"/>
      </w:r>
      <w:ins w:id="759" w:author="Elaine Baricante" w:date="2018-12-04T15:26:00Z">
        <w:r>
          <w:rPr>
            <w:webHidden/>
          </w:rPr>
          <w:t>1</w:t>
        </w:r>
        <w:r>
          <w:rPr>
            <w:webHidden/>
          </w:rPr>
          <w:fldChar w:fldCharType="end"/>
        </w:r>
        <w:r w:rsidRPr="003F300B">
          <w:rPr>
            <w:rStyle w:val="Hyperlink"/>
          </w:rPr>
          <w:fldChar w:fldCharType="end"/>
        </w:r>
      </w:ins>
    </w:p>
    <w:p w14:paraId="3A8F20FA" w14:textId="6532029F" w:rsidR="00E01C7E" w:rsidRDefault="00E01C7E">
      <w:pPr>
        <w:pStyle w:val="TOC2"/>
        <w:rPr>
          <w:ins w:id="760" w:author="Elaine Baricante" w:date="2018-12-04T15:26:00Z"/>
          <w:rFonts w:asciiTheme="minorHAnsi" w:eastAsiaTheme="minorEastAsia" w:hAnsiTheme="minorHAnsi" w:cstheme="minorBidi"/>
          <w:color w:val="auto"/>
          <w:sz w:val="22"/>
          <w:szCs w:val="22"/>
          <w:lang w:eastAsia="en-US"/>
        </w:rPr>
      </w:pPr>
      <w:ins w:id="761" w:author="Elaine Baricante" w:date="2018-12-04T15:26:00Z">
        <w:r w:rsidRPr="003F300B">
          <w:rPr>
            <w:rStyle w:val="Hyperlink"/>
          </w:rPr>
          <w:fldChar w:fldCharType="begin"/>
        </w:r>
        <w:r w:rsidRPr="003F300B">
          <w:rPr>
            <w:rStyle w:val="Hyperlink"/>
          </w:rPr>
          <w:instrText xml:space="preserve"> </w:instrText>
        </w:r>
        <w:r>
          <w:instrText>HYPERLINK \l "_Toc531700674"</w:instrText>
        </w:r>
        <w:r w:rsidRPr="003F300B">
          <w:rPr>
            <w:rStyle w:val="Hyperlink"/>
          </w:rPr>
          <w:instrText xml:space="preserve"> </w:instrText>
        </w:r>
        <w:r w:rsidRPr="003F300B">
          <w:rPr>
            <w:rStyle w:val="Hyperlink"/>
          </w:rPr>
          <w:fldChar w:fldCharType="separate"/>
        </w:r>
        <w:r w:rsidRPr="003F300B">
          <w:rPr>
            <w:rStyle w:val="Hyperlink"/>
          </w:rPr>
          <w:t>6.3.</w:t>
        </w:r>
        <w:r>
          <w:rPr>
            <w:rFonts w:asciiTheme="minorHAnsi" w:eastAsiaTheme="minorEastAsia" w:hAnsiTheme="minorHAnsi" w:cstheme="minorBidi"/>
            <w:color w:val="auto"/>
            <w:sz w:val="22"/>
            <w:szCs w:val="22"/>
            <w:lang w:eastAsia="en-US"/>
          </w:rPr>
          <w:tab/>
        </w:r>
        <w:r w:rsidRPr="003F300B">
          <w:rPr>
            <w:rStyle w:val="Hyperlink"/>
          </w:rPr>
          <w:t>+COPN Command: Read Operator Name</w:t>
        </w:r>
        <w:r>
          <w:rPr>
            <w:webHidden/>
          </w:rPr>
          <w:tab/>
        </w:r>
        <w:r>
          <w:rPr>
            <w:webHidden/>
          </w:rPr>
          <w:fldChar w:fldCharType="begin"/>
        </w:r>
        <w:r>
          <w:rPr>
            <w:webHidden/>
          </w:rPr>
          <w:instrText xml:space="preserve"> PAGEREF _Toc531700674 \h </w:instrText>
        </w:r>
      </w:ins>
      <w:r>
        <w:rPr>
          <w:webHidden/>
        </w:rPr>
      </w:r>
      <w:r>
        <w:rPr>
          <w:webHidden/>
        </w:rPr>
        <w:fldChar w:fldCharType="separate"/>
      </w:r>
      <w:ins w:id="762" w:author="Elaine Baricante" w:date="2018-12-04T15:26:00Z">
        <w:r>
          <w:rPr>
            <w:webHidden/>
          </w:rPr>
          <w:t>1</w:t>
        </w:r>
        <w:r>
          <w:rPr>
            <w:webHidden/>
          </w:rPr>
          <w:fldChar w:fldCharType="end"/>
        </w:r>
        <w:r w:rsidRPr="003F300B">
          <w:rPr>
            <w:rStyle w:val="Hyperlink"/>
          </w:rPr>
          <w:fldChar w:fldCharType="end"/>
        </w:r>
      </w:ins>
    </w:p>
    <w:p w14:paraId="1FF0FB60" w14:textId="56AA23F1" w:rsidR="00E01C7E" w:rsidRDefault="00E01C7E">
      <w:pPr>
        <w:pStyle w:val="TOC2"/>
        <w:rPr>
          <w:ins w:id="763" w:author="Elaine Baricante" w:date="2018-12-04T15:26:00Z"/>
          <w:rFonts w:asciiTheme="minorHAnsi" w:eastAsiaTheme="minorEastAsia" w:hAnsiTheme="minorHAnsi" w:cstheme="minorBidi"/>
          <w:color w:val="auto"/>
          <w:sz w:val="22"/>
          <w:szCs w:val="22"/>
          <w:lang w:eastAsia="en-US"/>
        </w:rPr>
      </w:pPr>
      <w:ins w:id="764" w:author="Elaine Baricante" w:date="2018-12-04T15:26:00Z">
        <w:r w:rsidRPr="003F300B">
          <w:rPr>
            <w:rStyle w:val="Hyperlink"/>
          </w:rPr>
          <w:fldChar w:fldCharType="begin"/>
        </w:r>
        <w:r w:rsidRPr="003F300B">
          <w:rPr>
            <w:rStyle w:val="Hyperlink"/>
          </w:rPr>
          <w:instrText xml:space="preserve"> </w:instrText>
        </w:r>
        <w:r>
          <w:instrText>HYPERLINK \l "_Toc531700675"</w:instrText>
        </w:r>
        <w:r w:rsidRPr="003F300B">
          <w:rPr>
            <w:rStyle w:val="Hyperlink"/>
          </w:rPr>
          <w:instrText xml:space="preserve"> </w:instrText>
        </w:r>
        <w:r w:rsidRPr="003F300B">
          <w:rPr>
            <w:rStyle w:val="Hyperlink"/>
          </w:rPr>
          <w:fldChar w:fldCharType="separate"/>
        </w:r>
        <w:r w:rsidRPr="003F300B">
          <w:rPr>
            <w:rStyle w:val="Hyperlink"/>
          </w:rPr>
          <w:t>6.4.</w:t>
        </w:r>
        <w:r>
          <w:rPr>
            <w:rFonts w:asciiTheme="minorHAnsi" w:eastAsiaTheme="minorEastAsia" w:hAnsiTheme="minorHAnsi" w:cstheme="minorBidi"/>
            <w:color w:val="auto"/>
            <w:sz w:val="22"/>
            <w:szCs w:val="22"/>
            <w:lang w:eastAsia="en-US"/>
          </w:rPr>
          <w:tab/>
        </w:r>
        <w:r w:rsidRPr="003F300B">
          <w:rPr>
            <w:rStyle w:val="Hyperlink"/>
          </w:rPr>
          <w:t>+COPS Command: Operator Selection</w:t>
        </w:r>
        <w:r>
          <w:rPr>
            <w:webHidden/>
          </w:rPr>
          <w:tab/>
        </w:r>
        <w:r>
          <w:rPr>
            <w:webHidden/>
          </w:rPr>
          <w:fldChar w:fldCharType="begin"/>
        </w:r>
        <w:r>
          <w:rPr>
            <w:webHidden/>
          </w:rPr>
          <w:instrText xml:space="preserve"> PAGEREF _Toc531700675 \h </w:instrText>
        </w:r>
      </w:ins>
      <w:r>
        <w:rPr>
          <w:webHidden/>
        </w:rPr>
      </w:r>
      <w:r>
        <w:rPr>
          <w:webHidden/>
        </w:rPr>
        <w:fldChar w:fldCharType="separate"/>
      </w:r>
      <w:ins w:id="765" w:author="Elaine Baricante" w:date="2018-12-04T15:26:00Z">
        <w:r>
          <w:rPr>
            <w:webHidden/>
          </w:rPr>
          <w:t>1</w:t>
        </w:r>
        <w:r>
          <w:rPr>
            <w:webHidden/>
          </w:rPr>
          <w:fldChar w:fldCharType="end"/>
        </w:r>
        <w:r w:rsidRPr="003F300B">
          <w:rPr>
            <w:rStyle w:val="Hyperlink"/>
          </w:rPr>
          <w:fldChar w:fldCharType="end"/>
        </w:r>
      </w:ins>
    </w:p>
    <w:p w14:paraId="7AE86292" w14:textId="7CFEB5BD" w:rsidR="00E01C7E" w:rsidRDefault="00E01C7E">
      <w:pPr>
        <w:pStyle w:val="TOC2"/>
        <w:rPr>
          <w:ins w:id="766" w:author="Elaine Baricante" w:date="2018-12-04T15:26:00Z"/>
          <w:rFonts w:asciiTheme="minorHAnsi" w:eastAsiaTheme="minorEastAsia" w:hAnsiTheme="minorHAnsi" w:cstheme="minorBidi"/>
          <w:color w:val="auto"/>
          <w:sz w:val="22"/>
          <w:szCs w:val="22"/>
          <w:lang w:eastAsia="en-US"/>
        </w:rPr>
      </w:pPr>
      <w:ins w:id="767" w:author="Elaine Baricante" w:date="2018-12-04T15:26:00Z">
        <w:r w:rsidRPr="003F300B">
          <w:rPr>
            <w:rStyle w:val="Hyperlink"/>
          </w:rPr>
          <w:fldChar w:fldCharType="begin"/>
        </w:r>
        <w:r w:rsidRPr="003F300B">
          <w:rPr>
            <w:rStyle w:val="Hyperlink"/>
          </w:rPr>
          <w:instrText xml:space="preserve"> </w:instrText>
        </w:r>
        <w:r>
          <w:instrText>HYPERLINK \l "_Toc531700676"</w:instrText>
        </w:r>
        <w:r w:rsidRPr="003F300B">
          <w:rPr>
            <w:rStyle w:val="Hyperlink"/>
          </w:rPr>
          <w:instrText xml:space="preserve"> </w:instrText>
        </w:r>
        <w:r w:rsidRPr="003F300B">
          <w:rPr>
            <w:rStyle w:val="Hyperlink"/>
          </w:rPr>
          <w:fldChar w:fldCharType="separate"/>
        </w:r>
        <w:r w:rsidRPr="003F300B">
          <w:rPr>
            <w:rStyle w:val="Hyperlink"/>
          </w:rPr>
          <w:t>6.5.</w:t>
        </w:r>
        <w:r>
          <w:rPr>
            <w:rFonts w:asciiTheme="minorHAnsi" w:eastAsiaTheme="minorEastAsia" w:hAnsiTheme="minorHAnsi" w:cstheme="minorBidi"/>
            <w:color w:val="auto"/>
            <w:sz w:val="22"/>
            <w:szCs w:val="22"/>
            <w:lang w:eastAsia="en-US"/>
          </w:rPr>
          <w:tab/>
        </w:r>
        <w:r w:rsidRPr="003F300B">
          <w:rPr>
            <w:rStyle w:val="Hyperlink"/>
          </w:rPr>
          <w:t>+CPOL Command: Preferred PLMN List</w:t>
        </w:r>
        <w:r>
          <w:rPr>
            <w:webHidden/>
          </w:rPr>
          <w:tab/>
        </w:r>
        <w:r>
          <w:rPr>
            <w:webHidden/>
          </w:rPr>
          <w:fldChar w:fldCharType="begin"/>
        </w:r>
        <w:r>
          <w:rPr>
            <w:webHidden/>
          </w:rPr>
          <w:instrText xml:space="preserve"> PAGEREF _Toc531700676 \h </w:instrText>
        </w:r>
      </w:ins>
      <w:r>
        <w:rPr>
          <w:webHidden/>
        </w:rPr>
      </w:r>
      <w:r>
        <w:rPr>
          <w:webHidden/>
        </w:rPr>
        <w:fldChar w:fldCharType="separate"/>
      </w:r>
      <w:ins w:id="768" w:author="Elaine Baricante" w:date="2018-12-04T15:26:00Z">
        <w:r>
          <w:rPr>
            <w:webHidden/>
          </w:rPr>
          <w:t>1</w:t>
        </w:r>
        <w:r>
          <w:rPr>
            <w:webHidden/>
          </w:rPr>
          <w:fldChar w:fldCharType="end"/>
        </w:r>
        <w:r w:rsidRPr="003F300B">
          <w:rPr>
            <w:rStyle w:val="Hyperlink"/>
          </w:rPr>
          <w:fldChar w:fldCharType="end"/>
        </w:r>
      </w:ins>
    </w:p>
    <w:p w14:paraId="401A6CEE" w14:textId="6B042F13" w:rsidR="00E01C7E" w:rsidRDefault="00E01C7E">
      <w:pPr>
        <w:pStyle w:val="TOC2"/>
        <w:rPr>
          <w:ins w:id="769" w:author="Elaine Baricante" w:date="2018-12-04T15:26:00Z"/>
          <w:rFonts w:asciiTheme="minorHAnsi" w:eastAsiaTheme="minorEastAsia" w:hAnsiTheme="minorHAnsi" w:cstheme="minorBidi"/>
          <w:color w:val="auto"/>
          <w:sz w:val="22"/>
          <w:szCs w:val="22"/>
          <w:lang w:eastAsia="en-US"/>
        </w:rPr>
      </w:pPr>
      <w:ins w:id="770" w:author="Elaine Baricante" w:date="2018-12-04T15:26:00Z">
        <w:r w:rsidRPr="003F300B">
          <w:rPr>
            <w:rStyle w:val="Hyperlink"/>
          </w:rPr>
          <w:fldChar w:fldCharType="begin"/>
        </w:r>
        <w:r w:rsidRPr="003F300B">
          <w:rPr>
            <w:rStyle w:val="Hyperlink"/>
          </w:rPr>
          <w:instrText xml:space="preserve"> </w:instrText>
        </w:r>
        <w:r>
          <w:instrText>HYPERLINK \l "_Toc531700677"</w:instrText>
        </w:r>
        <w:r w:rsidRPr="003F300B">
          <w:rPr>
            <w:rStyle w:val="Hyperlink"/>
          </w:rPr>
          <w:instrText xml:space="preserve"> </w:instrText>
        </w:r>
        <w:r w:rsidRPr="003F300B">
          <w:rPr>
            <w:rStyle w:val="Hyperlink"/>
          </w:rPr>
          <w:fldChar w:fldCharType="separate"/>
        </w:r>
        <w:r w:rsidRPr="003F300B">
          <w:rPr>
            <w:rStyle w:val="Hyperlink"/>
          </w:rPr>
          <w:t>6.6.</w:t>
        </w:r>
        <w:r>
          <w:rPr>
            <w:rFonts w:asciiTheme="minorHAnsi" w:eastAsiaTheme="minorEastAsia" w:hAnsiTheme="minorHAnsi" w:cstheme="minorBidi"/>
            <w:color w:val="auto"/>
            <w:sz w:val="22"/>
            <w:szCs w:val="22"/>
            <w:lang w:eastAsia="en-US"/>
          </w:rPr>
          <w:tab/>
        </w:r>
        <w:r w:rsidRPr="003F300B">
          <w:rPr>
            <w:rStyle w:val="Hyperlink"/>
          </w:rPr>
          <w:t>+CREG Command: Network Registration</w:t>
        </w:r>
        <w:r>
          <w:rPr>
            <w:webHidden/>
          </w:rPr>
          <w:tab/>
        </w:r>
        <w:r>
          <w:rPr>
            <w:webHidden/>
          </w:rPr>
          <w:fldChar w:fldCharType="begin"/>
        </w:r>
        <w:r>
          <w:rPr>
            <w:webHidden/>
          </w:rPr>
          <w:instrText xml:space="preserve"> PAGEREF _Toc531700677 \h </w:instrText>
        </w:r>
      </w:ins>
      <w:r>
        <w:rPr>
          <w:webHidden/>
        </w:rPr>
      </w:r>
      <w:r>
        <w:rPr>
          <w:webHidden/>
        </w:rPr>
        <w:fldChar w:fldCharType="separate"/>
      </w:r>
      <w:ins w:id="771" w:author="Elaine Baricante" w:date="2018-12-04T15:26:00Z">
        <w:r>
          <w:rPr>
            <w:webHidden/>
          </w:rPr>
          <w:t>1</w:t>
        </w:r>
        <w:r>
          <w:rPr>
            <w:webHidden/>
          </w:rPr>
          <w:fldChar w:fldCharType="end"/>
        </w:r>
        <w:r w:rsidRPr="003F300B">
          <w:rPr>
            <w:rStyle w:val="Hyperlink"/>
          </w:rPr>
          <w:fldChar w:fldCharType="end"/>
        </w:r>
      </w:ins>
    </w:p>
    <w:p w14:paraId="50D1C3E5" w14:textId="13883E93" w:rsidR="00E01C7E" w:rsidRDefault="00E01C7E">
      <w:pPr>
        <w:pStyle w:val="TOC2"/>
        <w:rPr>
          <w:ins w:id="772" w:author="Elaine Baricante" w:date="2018-12-04T15:26:00Z"/>
          <w:rFonts w:asciiTheme="minorHAnsi" w:eastAsiaTheme="minorEastAsia" w:hAnsiTheme="minorHAnsi" w:cstheme="minorBidi"/>
          <w:color w:val="auto"/>
          <w:sz w:val="22"/>
          <w:szCs w:val="22"/>
          <w:lang w:eastAsia="en-US"/>
        </w:rPr>
      </w:pPr>
      <w:ins w:id="773" w:author="Elaine Baricante" w:date="2018-12-04T15:26:00Z">
        <w:r w:rsidRPr="003F300B">
          <w:rPr>
            <w:rStyle w:val="Hyperlink"/>
          </w:rPr>
          <w:fldChar w:fldCharType="begin"/>
        </w:r>
        <w:r w:rsidRPr="003F300B">
          <w:rPr>
            <w:rStyle w:val="Hyperlink"/>
          </w:rPr>
          <w:instrText xml:space="preserve"> </w:instrText>
        </w:r>
        <w:r>
          <w:instrText>HYPERLINK \l "_Toc531700678"</w:instrText>
        </w:r>
        <w:r w:rsidRPr="003F300B">
          <w:rPr>
            <w:rStyle w:val="Hyperlink"/>
          </w:rPr>
          <w:instrText xml:space="preserve"> </w:instrText>
        </w:r>
        <w:r w:rsidRPr="003F300B">
          <w:rPr>
            <w:rStyle w:val="Hyperlink"/>
          </w:rPr>
          <w:fldChar w:fldCharType="separate"/>
        </w:r>
        <w:r w:rsidRPr="003F300B">
          <w:rPr>
            <w:rStyle w:val="Hyperlink"/>
          </w:rPr>
          <w:t>6.7.</w:t>
        </w:r>
        <w:r>
          <w:rPr>
            <w:rFonts w:asciiTheme="minorHAnsi" w:eastAsiaTheme="minorEastAsia" w:hAnsiTheme="minorHAnsi" w:cstheme="minorBidi"/>
            <w:color w:val="auto"/>
            <w:sz w:val="22"/>
            <w:szCs w:val="22"/>
            <w:lang w:eastAsia="en-US"/>
          </w:rPr>
          <w:tab/>
        </w:r>
        <w:r w:rsidRPr="003F300B">
          <w:rPr>
            <w:rStyle w:val="Hyperlink"/>
          </w:rPr>
          <w:t>+CPLS Command: Select Preferred PLMN List</w:t>
        </w:r>
        <w:r>
          <w:rPr>
            <w:webHidden/>
          </w:rPr>
          <w:tab/>
        </w:r>
        <w:r>
          <w:rPr>
            <w:webHidden/>
          </w:rPr>
          <w:fldChar w:fldCharType="begin"/>
        </w:r>
        <w:r>
          <w:rPr>
            <w:webHidden/>
          </w:rPr>
          <w:instrText xml:space="preserve"> PAGEREF _Toc531700678 \h </w:instrText>
        </w:r>
      </w:ins>
      <w:r>
        <w:rPr>
          <w:webHidden/>
        </w:rPr>
      </w:r>
      <w:r>
        <w:rPr>
          <w:webHidden/>
        </w:rPr>
        <w:fldChar w:fldCharType="separate"/>
      </w:r>
      <w:ins w:id="774" w:author="Elaine Baricante" w:date="2018-12-04T15:26:00Z">
        <w:r>
          <w:rPr>
            <w:webHidden/>
          </w:rPr>
          <w:t>1</w:t>
        </w:r>
        <w:r>
          <w:rPr>
            <w:webHidden/>
          </w:rPr>
          <w:fldChar w:fldCharType="end"/>
        </w:r>
        <w:r w:rsidRPr="003F300B">
          <w:rPr>
            <w:rStyle w:val="Hyperlink"/>
          </w:rPr>
          <w:fldChar w:fldCharType="end"/>
        </w:r>
      </w:ins>
    </w:p>
    <w:p w14:paraId="1A551571" w14:textId="3B0E300B" w:rsidR="00E01C7E" w:rsidRDefault="00E01C7E">
      <w:pPr>
        <w:pStyle w:val="TOC2"/>
        <w:rPr>
          <w:ins w:id="775" w:author="Elaine Baricante" w:date="2018-12-04T15:26:00Z"/>
          <w:rFonts w:asciiTheme="minorHAnsi" w:eastAsiaTheme="minorEastAsia" w:hAnsiTheme="minorHAnsi" w:cstheme="minorBidi"/>
          <w:color w:val="auto"/>
          <w:sz w:val="22"/>
          <w:szCs w:val="22"/>
          <w:lang w:eastAsia="en-US"/>
        </w:rPr>
      </w:pPr>
      <w:ins w:id="776" w:author="Elaine Baricante" w:date="2018-12-04T15:26:00Z">
        <w:r w:rsidRPr="003F300B">
          <w:rPr>
            <w:rStyle w:val="Hyperlink"/>
          </w:rPr>
          <w:fldChar w:fldCharType="begin"/>
        </w:r>
        <w:r w:rsidRPr="003F300B">
          <w:rPr>
            <w:rStyle w:val="Hyperlink"/>
          </w:rPr>
          <w:instrText xml:space="preserve"> </w:instrText>
        </w:r>
        <w:r>
          <w:instrText>HYPERLINK \l "_Toc531700679"</w:instrText>
        </w:r>
        <w:r w:rsidRPr="003F300B">
          <w:rPr>
            <w:rStyle w:val="Hyperlink"/>
          </w:rPr>
          <w:instrText xml:space="preserve"> </w:instrText>
        </w:r>
        <w:r w:rsidRPr="003F300B">
          <w:rPr>
            <w:rStyle w:val="Hyperlink"/>
          </w:rPr>
          <w:fldChar w:fldCharType="separate"/>
        </w:r>
        <w:r w:rsidRPr="003F300B">
          <w:rPr>
            <w:rStyle w:val="Hyperlink"/>
          </w:rPr>
          <w:t>6.8.</w:t>
        </w:r>
        <w:r>
          <w:rPr>
            <w:rFonts w:asciiTheme="minorHAnsi" w:eastAsiaTheme="minorEastAsia" w:hAnsiTheme="minorHAnsi" w:cstheme="minorBidi"/>
            <w:color w:val="auto"/>
            <w:sz w:val="22"/>
            <w:szCs w:val="22"/>
            <w:lang w:eastAsia="en-US"/>
          </w:rPr>
          <w:tab/>
        </w:r>
        <w:r w:rsidRPr="003F300B">
          <w:rPr>
            <w:rStyle w:val="Hyperlink"/>
          </w:rPr>
          <w:t>+CEREG Command: EPS Network Registration Status</w:t>
        </w:r>
        <w:r>
          <w:rPr>
            <w:webHidden/>
          </w:rPr>
          <w:tab/>
        </w:r>
        <w:r>
          <w:rPr>
            <w:webHidden/>
          </w:rPr>
          <w:fldChar w:fldCharType="begin"/>
        </w:r>
        <w:r>
          <w:rPr>
            <w:webHidden/>
          </w:rPr>
          <w:instrText xml:space="preserve"> PAGEREF _Toc531700679 \h </w:instrText>
        </w:r>
      </w:ins>
      <w:r>
        <w:rPr>
          <w:webHidden/>
        </w:rPr>
      </w:r>
      <w:r>
        <w:rPr>
          <w:webHidden/>
        </w:rPr>
        <w:fldChar w:fldCharType="separate"/>
      </w:r>
      <w:ins w:id="777" w:author="Elaine Baricante" w:date="2018-12-04T15:26:00Z">
        <w:r>
          <w:rPr>
            <w:webHidden/>
          </w:rPr>
          <w:t>1</w:t>
        </w:r>
        <w:r>
          <w:rPr>
            <w:webHidden/>
          </w:rPr>
          <w:fldChar w:fldCharType="end"/>
        </w:r>
        <w:r w:rsidRPr="003F300B">
          <w:rPr>
            <w:rStyle w:val="Hyperlink"/>
          </w:rPr>
          <w:fldChar w:fldCharType="end"/>
        </w:r>
      </w:ins>
    </w:p>
    <w:p w14:paraId="4D243D15" w14:textId="07A9C5A2" w:rsidR="00E01C7E" w:rsidRDefault="00E01C7E">
      <w:pPr>
        <w:pStyle w:val="TOC2"/>
        <w:rPr>
          <w:ins w:id="778" w:author="Elaine Baricante" w:date="2018-12-04T15:26:00Z"/>
          <w:rFonts w:asciiTheme="minorHAnsi" w:eastAsiaTheme="minorEastAsia" w:hAnsiTheme="minorHAnsi" w:cstheme="minorBidi"/>
          <w:color w:val="auto"/>
          <w:sz w:val="22"/>
          <w:szCs w:val="22"/>
          <w:lang w:eastAsia="en-US"/>
        </w:rPr>
      </w:pPr>
      <w:ins w:id="779" w:author="Elaine Baricante" w:date="2018-12-04T15:26:00Z">
        <w:r w:rsidRPr="003F300B">
          <w:rPr>
            <w:rStyle w:val="Hyperlink"/>
          </w:rPr>
          <w:fldChar w:fldCharType="begin"/>
        </w:r>
        <w:r w:rsidRPr="003F300B">
          <w:rPr>
            <w:rStyle w:val="Hyperlink"/>
          </w:rPr>
          <w:instrText xml:space="preserve"> </w:instrText>
        </w:r>
        <w:r>
          <w:instrText>HYPERLINK \l "_Toc531700680"</w:instrText>
        </w:r>
        <w:r w:rsidRPr="003F300B">
          <w:rPr>
            <w:rStyle w:val="Hyperlink"/>
          </w:rPr>
          <w:instrText xml:space="preserve"> </w:instrText>
        </w:r>
        <w:r w:rsidRPr="003F300B">
          <w:rPr>
            <w:rStyle w:val="Hyperlink"/>
          </w:rPr>
          <w:fldChar w:fldCharType="separate"/>
        </w:r>
        <w:r w:rsidRPr="003F300B">
          <w:rPr>
            <w:rStyle w:val="Hyperlink"/>
          </w:rPr>
          <w:t>6.9.</w:t>
        </w:r>
        <w:r>
          <w:rPr>
            <w:rFonts w:asciiTheme="minorHAnsi" w:eastAsiaTheme="minorEastAsia" w:hAnsiTheme="minorHAnsi" w:cstheme="minorBidi"/>
            <w:color w:val="auto"/>
            <w:sz w:val="22"/>
            <w:szCs w:val="22"/>
            <w:lang w:eastAsia="en-US"/>
          </w:rPr>
          <w:tab/>
        </w:r>
        <w:r w:rsidRPr="003F300B">
          <w:rPr>
            <w:rStyle w:val="Hyperlink"/>
          </w:rPr>
          <w:t>+CEMODE Command: UE Modes of Operation for EPS</w:t>
        </w:r>
        <w:r>
          <w:rPr>
            <w:webHidden/>
          </w:rPr>
          <w:tab/>
        </w:r>
        <w:r>
          <w:rPr>
            <w:webHidden/>
          </w:rPr>
          <w:fldChar w:fldCharType="begin"/>
        </w:r>
        <w:r>
          <w:rPr>
            <w:webHidden/>
          </w:rPr>
          <w:instrText xml:space="preserve"> PAGEREF _Toc531700680 \h </w:instrText>
        </w:r>
      </w:ins>
      <w:r>
        <w:rPr>
          <w:webHidden/>
        </w:rPr>
      </w:r>
      <w:r>
        <w:rPr>
          <w:webHidden/>
        </w:rPr>
        <w:fldChar w:fldCharType="separate"/>
      </w:r>
      <w:ins w:id="780" w:author="Elaine Baricante" w:date="2018-12-04T15:26:00Z">
        <w:r>
          <w:rPr>
            <w:webHidden/>
          </w:rPr>
          <w:t>1</w:t>
        </w:r>
        <w:r>
          <w:rPr>
            <w:webHidden/>
          </w:rPr>
          <w:fldChar w:fldCharType="end"/>
        </w:r>
        <w:r w:rsidRPr="003F300B">
          <w:rPr>
            <w:rStyle w:val="Hyperlink"/>
          </w:rPr>
          <w:fldChar w:fldCharType="end"/>
        </w:r>
      </w:ins>
    </w:p>
    <w:p w14:paraId="02482ED7" w14:textId="33264C70" w:rsidR="00E01C7E" w:rsidRDefault="00E01C7E">
      <w:pPr>
        <w:pStyle w:val="TOC1"/>
        <w:rPr>
          <w:ins w:id="781" w:author="Elaine Baricante" w:date="2018-12-04T15:26:00Z"/>
          <w:rFonts w:asciiTheme="minorHAnsi" w:eastAsiaTheme="minorEastAsia" w:hAnsiTheme="minorHAnsi" w:cstheme="minorBidi"/>
          <w:b w:val="0"/>
          <w:bCs w:val="0"/>
          <w:caps w:val="0"/>
          <w:color w:val="auto"/>
          <w:sz w:val="22"/>
          <w:szCs w:val="22"/>
          <w:lang w:eastAsia="en-US"/>
        </w:rPr>
      </w:pPr>
      <w:ins w:id="782" w:author="Elaine Baricante" w:date="2018-12-04T15:26:00Z">
        <w:r w:rsidRPr="003F300B">
          <w:rPr>
            <w:rStyle w:val="Hyperlink"/>
          </w:rPr>
          <w:fldChar w:fldCharType="begin"/>
        </w:r>
        <w:r w:rsidRPr="003F300B">
          <w:rPr>
            <w:rStyle w:val="Hyperlink"/>
          </w:rPr>
          <w:instrText xml:space="preserve"> </w:instrText>
        </w:r>
        <w:r>
          <w:instrText>HYPERLINK \l "_Toc531700949"</w:instrText>
        </w:r>
        <w:r w:rsidRPr="003F300B">
          <w:rPr>
            <w:rStyle w:val="Hyperlink"/>
          </w:rPr>
          <w:instrText xml:space="preserve"> </w:instrText>
        </w:r>
        <w:r w:rsidRPr="003F300B">
          <w:rPr>
            <w:rStyle w:val="Hyperlink"/>
          </w:rPr>
          <w:fldChar w:fldCharType="separate"/>
        </w:r>
        <w:r w:rsidRPr="003F300B">
          <w:rPr>
            <w:rStyle w:val="Hyperlink"/>
          </w:rPr>
          <w:t>7.</w:t>
        </w:r>
        <w:r>
          <w:rPr>
            <w:rFonts w:asciiTheme="minorHAnsi" w:eastAsiaTheme="minorEastAsia" w:hAnsiTheme="minorHAnsi" w:cstheme="minorBidi"/>
            <w:b w:val="0"/>
            <w:bCs w:val="0"/>
            <w:caps w:val="0"/>
            <w:color w:val="auto"/>
            <w:sz w:val="22"/>
            <w:szCs w:val="22"/>
            <w:lang w:eastAsia="en-US"/>
          </w:rPr>
          <w:tab/>
        </w:r>
        <w:r w:rsidRPr="003F300B">
          <w:rPr>
            <w:rStyle w:val="Hyperlink"/>
          </w:rPr>
          <w:t>SMS Commands</w:t>
        </w:r>
        <w:r>
          <w:rPr>
            <w:webHidden/>
          </w:rPr>
          <w:tab/>
        </w:r>
        <w:r>
          <w:rPr>
            <w:webHidden/>
          </w:rPr>
          <w:fldChar w:fldCharType="begin"/>
        </w:r>
        <w:r>
          <w:rPr>
            <w:webHidden/>
          </w:rPr>
          <w:instrText xml:space="preserve"> PAGEREF _Toc531700949 \h </w:instrText>
        </w:r>
      </w:ins>
      <w:r>
        <w:rPr>
          <w:webHidden/>
        </w:rPr>
      </w:r>
      <w:r>
        <w:rPr>
          <w:webHidden/>
        </w:rPr>
        <w:fldChar w:fldCharType="separate"/>
      </w:r>
      <w:ins w:id="783" w:author="Elaine Baricante" w:date="2018-12-04T15:26:00Z">
        <w:r>
          <w:rPr>
            <w:webHidden/>
          </w:rPr>
          <w:t>1</w:t>
        </w:r>
        <w:r>
          <w:rPr>
            <w:webHidden/>
          </w:rPr>
          <w:fldChar w:fldCharType="end"/>
        </w:r>
        <w:r w:rsidRPr="003F300B">
          <w:rPr>
            <w:rStyle w:val="Hyperlink"/>
          </w:rPr>
          <w:fldChar w:fldCharType="end"/>
        </w:r>
      </w:ins>
    </w:p>
    <w:p w14:paraId="2639AA46" w14:textId="1BD33A86" w:rsidR="00E01C7E" w:rsidRDefault="00E01C7E">
      <w:pPr>
        <w:pStyle w:val="TOC2"/>
        <w:rPr>
          <w:ins w:id="784" w:author="Elaine Baricante" w:date="2018-12-04T15:26:00Z"/>
          <w:rFonts w:asciiTheme="minorHAnsi" w:eastAsiaTheme="minorEastAsia" w:hAnsiTheme="minorHAnsi" w:cstheme="minorBidi"/>
          <w:color w:val="auto"/>
          <w:sz w:val="22"/>
          <w:szCs w:val="22"/>
          <w:lang w:eastAsia="en-US"/>
        </w:rPr>
      </w:pPr>
      <w:ins w:id="785" w:author="Elaine Baricante" w:date="2018-12-04T15:26:00Z">
        <w:r w:rsidRPr="003F300B">
          <w:rPr>
            <w:rStyle w:val="Hyperlink"/>
          </w:rPr>
          <w:fldChar w:fldCharType="begin"/>
        </w:r>
        <w:r w:rsidRPr="003F300B">
          <w:rPr>
            <w:rStyle w:val="Hyperlink"/>
          </w:rPr>
          <w:instrText xml:space="preserve"> </w:instrText>
        </w:r>
        <w:r>
          <w:instrText>HYPERLINK \l "_Toc531700950"</w:instrText>
        </w:r>
        <w:r w:rsidRPr="003F300B">
          <w:rPr>
            <w:rStyle w:val="Hyperlink"/>
          </w:rPr>
          <w:instrText xml:space="preserve"> </w:instrText>
        </w:r>
        <w:r w:rsidRPr="003F300B">
          <w:rPr>
            <w:rStyle w:val="Hyperlink"/>
          </w:rPr>
          <w:fldChar w:fldCharType="separate"/>
        </w:r>
        <w:r w:rsidRPr="003F300B">
          <w:rPr>
            <w:rStyle w:val="Hyperlink"/>
          </w:rPr>
          <w:t>7.1.</w:t>
        </w:r>
        <w:r>
          <w:rPr>
            <w:rFonts w:asciiTheme="minorHAnsi" w:eastAsiaTheme="minorEastAsia" w:hAnsiTheme="minorHAnsi" w:cstheme="minorBidi"/>
            <w:color w:val="auto"/>
            <w:sz w:val="22"/>
            <w:szCs w:val="22"/>
            <w:lang w:eastAsia="en-US"/>
          </w:rPr>
          <w:tab/>
        </w:r>
        <w:r w:rsidRPr="003F300B">
          <w:rPr>
            <w:rStyle w:val="Hyperlink"/>
          </w:rPr>
          <w:t>Parameters Definition</w:t>
        </w:r>
        <w:r>
          <w:rPr>
            <w:webHidden/>
          </w:rPr>
          <w:tab/>
        </w:r>
        <w:r>
          <w:rPr>
            <w:webHidden/>
          </w:rPr>
          <w:fldChar w:fldCharType="begin"/>
        </w:r>
        <w:r>
          <w:rPr>
            <w:webHidden/>
          </w:rPr>
          <w:instrText xml:space="preserve"> PAGEREF _Toc531700950 \h </w:instrText>
        </w:r>
      </w:ins>
      <w:r>
        <w:rPr>
          <w:webHidden/>
        </w:rPr>
      </w:r>
      <w:r>
        <w:rPr>
          <w:webHidden/>
        </w:rPr>
        <w:fldChar w:fldCharType="separate"/>
      </w:r>
      <w:ins w:id="786" w:author="Elaine Baricante" w:date="2018-12-04T15:26:00Z">
        <w:r>
          <w:rPr>
            <w:webHidden/>
          </w:rPr>
          <w:t>1</w:t>
        </w:r>
        <w:r>
          <w:rPr>
            <w:webHidden/>
          </w:rPr>
          <w:fldChar w:fldCharType="end"/>
        </w:r>
        <w:r w:rsidRPr="003F300B">
          <w:rPr>
            <w:rStyle w:val="Hyperlink"/>
          </w:rPr>
          <w:fldChar w:fldCharType="end"/>
        </w:r>
      </w:ins>
    </w:p>
    <w:p w14:paraId="0D4613CE" w14:textId="390B0C70" w:rsidR="00E01C7E" w:rsidRDefault="00E01C7E">
      <w:pPr>
        <w:pStyle w:val="TOC3"/>
        <w:rPr>
          <w:ins w:id="787" w:author="Elaine Baricante" w:date="2018-12-04T15:26:00Z"/>
          <w:rFonts w:asciiTheme="minorHAnsi" w:eastAsiaTheme="minorEastAsia" w:hAnsiTheme="minorHAnsi" w:cstheme="minorBidi"/>
          <w:color w:val="auto"/>
          <w:sz w:val="22"/>
          <w:szCs w:val="22"/>
          <w:lang w:eastAsia="en-US"/>
        </w:rPr>
      </w:pPr>
      <w:ins w:id="788" w:author="Elaine Baricante" w:date="2018-12-04T15:26:00Z">
        <w:r w:rsidRPr="003F300B">
          <w:rPr>
            <w:rStyle w:val="Hyperlink"/>
          </w:rPr>
          <w:fldChar w:fldCharType="begin"/>
        </w:r>
        <w:r w:rsidRPr="003F300B">
          <w:rPr>
            <w:rStyle w:val="Hyperlink"/>
          </w:rPr>
          <w:instrText xml:space="preserve"> </w:instrText>
        </w:r>
        <w:r>
          <w:instrText>HYPERLINK \l "_Toc531700951"</w:instrText>
        </w:r>
        <w:r w:rsidRPr="003F300B">
          <w:rPr>
            <w:rStyle w:val="Hyperlink"/>
          </w:rPr>
          <w:instrText xml:space="preserve"> </w:instrText>
        </w:r>
        <w:r w:rsidRPr="003F300B">
          <w:rPr>
            <w:rStyle w:val="Hyperlink"/>
          </w:rPr>
          <w:fldChar w:fldCharType="separate"/>
        </w:r>
        <w:r w:rsidRPr="003F300B">
          <w:rPr>
            <w:rStyle w:val="Hyperlink"/>
          </w:rPr>
          <w:t>7.1.1.</w:t>
        </w:r>
        <w:r>
          <w:rPr>
            <w:rFonts w:asciiTheme="minorHAnsi" w:eastAsiaTheme="minorEastAsia" w:hAnsiTheme="minorHAnsi" w:cstheme="minorBidi"/>
            <w:color w:val="auto"/>
            <w:sz w:val="22"/>
            <w:szCs w:val="22"/>
            <w:lang w:eastAsia="en-US"/>
          </w:rPr>
          <w:tab/>
        </w:r>
        <w:r w:rsidRPr="003F300B">
          <w:rPr>
            <w:rStyle w:val="Hyperlink"/>
          </w:rPr>
          <w:t>Message Storage Parameters</w:t>
        </w:r>
        <w:r>
          <w:rPr>
            <w:webHidden/>
          </w:rPr>
          <w:tab/>
        </w:r>
        <w:r>
          <w:rPr>
            <w:webHidden/>
          </w:rPr>
          <w:fldChar w:fldCharType="begin"/>
        </w:r>
        <w:r>
          <w:rPr>
            <w:webHidden/>
          </w:rPr>
          <w:instrText xml:space="preserve"> PAGEREF _Toc531700951 \h </w:instrText>
        </w:r>
      </w:ins>
      <w:r>
        <w:rPr>
          <w:webHidden/>
        </w:rPr>
      </w:r>
      <w:r>
        <w:rPr>
          <w:webHidden/>
        </w:rPr>
        <w:fldChar w:fldCharType="separate"/>
      </w:r>
      <w:ins w:id="789" w:author="Elaine Baricante" w:date="2018-12-04T15:26:00Z">
        <w:r>
          <w:rPr>
            <w:webHidden/>
          </w:rPr>
          <w:t>1</w:t>
        </w:r>
        <w:r>
          <w:rPr>
            <w:webHidden/>
          </w:rPr>
          <w:fldChar w:fldCharType="end"/>
        </w:r>
        <w:r w:rsidRPr="003F300B">
          <w:rPr>
            <w:rStyle w:val="Hyperlink"/>
          </w:rPr>
          <w:fldChar w:fldCharType="end"/>
        </w:r>
      </w:ins>
    </w:p>
    <w:p w14:paraId="54727E2E" w14:textId="5A47844B" w:rsidR="00E01C7E" w:rsidRDefault="00E01C7E">
      <w:pPr>
        <w:pStyle w:val="TOC3"/>
        <w:rPr>
          <w:ins w:id="790" w:author="Elaine Baricante" w:date="2018-12-04T15:26:00Z"/>
          <w:rFonts w:asciiTheme="minorHAnsi" w:eastAsiaTheme="minorEastAsia" w:hAnsiTheme="minorHAnsi" w:cstheme="minorBidi"/>
          <w:color w:val="auto"/>
          <w:sz w:val="22"/>
          <w:szCs w:val="22"/>
          <w:lang w:eastAsia="en-US"/>
        </w:rPr>
      </w:pPr>
      <w:ins w:id="791" w:author="Elaine Baricante" w:date="2018-12-04T15:26:00Z">
        <w:r w:rsidRPr="003F300B">
          <w:rPr>
            <w:rStyle w:val="Hyperlink"/>
          </w:rPr>
          <w:fldChar w:fldCharType="begin"/>
        </w:r>
        <w:r w:rsidRPr="003F300B">
          <w:rPr>
            <w:rStyle w:val="Hyperlink"/>
          </w:rPr>
          <w:instrText xml:space="preserve"> </w:instrText>
        </w:r>
        <w:r>
          <w:instrText>HYPERLINK \l "_Toc531700952"</w:instrText>
        </w:r>
        <w:r w:rsidRPr="003F300B">
          <w:rPr>
            <w:rStyle w:val="Hyperlink"/>
          </w:rPr>
          <w:instrText xml:space="preserve"> </w:instrText>
        </w:r>
        <w:r w:rsidRPr="003F300B">
          <w:rPr>
            <w:rStyle w:val="Hyperlink"/>
          </w:rPr>
          <w:fldChar w:fldCharType="separate"/>
        </w:r>
        <w:r w:rsidRPr="003F300B">
          <w:rPr>
            <w:rStyle w:val="Hyperlink"/>
          </w:rPr>
          <w:t>7.1.2.</w:t>
        </w:r>
        <w:r>
          <w:rPr>
            <w:rFonts w:asciiTheme="minorHAnsi" w:eastAsiaTheme="minorEastAsia" w:hAnsiTheme="minorHAnsi" w:cstheme="minorBidi"/>
            <w:color w:val="auto"/>
            <w:sz w:val="22"/>
            <w:szCs w:val="22"/>
            <w:lang w:eastAsia="en-US"/>
          </w:rPr>
          <w:tab/>
        </w:r>
        <w:r w:rsidRPr="003F300B">
          <w:rPr>
            <w:rStyle w:val="Hyperlink"/>
          </w:rPr>
          <w:t>Message Data Parameters</w:t>
        </w:r>
        <w:r>
          <w:rPr>
            <w:webHidden/>
          </w:rPr>
          <w:tab/>
        </w:r>
        <w:r>
          <w:rPr>
            <w:webHidden/>
          </w:rPr>
          <w:fldChar w:fldCharType="begin"/>
        </w:r>
        <w:r>
          <w:rPr>
            <w:webHidden/>
          </w:rPr>
          <w:instrText xml:space="preserve"> PAGEREF _Toc531700952 \h </w:instrText>
        </w:r>
      </w:ins>
      <w:r>
        <w:rPr>
          <w:webHidden/>
        </w:rPr>
      </w:r>
      <w:r>
        <w:rPr>
          <w:webHidden/>
        </w:rPr>
        <w:fldChar w:fldCharType="separate"/>
      </w:r>
      <w:ins w:id="792" w:author="Elaine Baricante" w:date="2018-12-04T15:26:00Z">
        <w:r>
          <w:rPr>
            <w:webHidden/>
          </w:rPr>
          <w:t>1</w:t>
        </w:r>
        <w:r>
          <w:rPr>
            <w:webHidden/>
          </w:rPr>
          <w:fldChar w:fldCharType="end"/>
        </w:r>
        <w:r w:rsidRPr="003F300B">
          <w:rPr>
            <w:rStyle w:val="Hyperlink"/>
          </w:rPr>
          <w:fldChar w:fldCharType="end"/>
        </w:r>
      </w:ins>
    </w:p>
    <w:p w14:paraId="475F9B54" w14:textId="35BFB885" w:rsidR="00E01C7E" w:rsidRDefault="00E01C7E">
      <w:pPr>
        <w:pStyle w:val="TOC2"/>
        <w:rPr>
          <w:ins w:id="793" w:author="Elaine Baricante" w:date="2018-12-04T15:26:00Z"/>
          <w:rFonts w:asciiTheme="minorHAnsi" w:eastAsiaTheme="minorEastAsia" w:hAnsiTheme="minorHAnsi" w:cstheme="minorBidi"/>
          <w:color w:val="auto"/>
          <w:sz w:val="22"/>
          <w:szCs w:val="22"/>
          <w:lang w:eastAsia="en-US"/>
        </w:rPr>
      </w:pPr>
      <w:ins w:id="794" w:author="Elaine Baricante" w:date="2018-12-04T15:26:00Z">
        <w:r w:rsidRPr="003F300B">
          <w:rPr>
            <w:rStyle w:val="Hyperlink"/>
          </w:rPr>
          <w:fldChar w:fldCharType="begin"/>
        </w:r>
        <w:r w:rsidRPr="003F300B">
          <w:rPr>
            <w:rStyle w:val="Hyperlink"/>
          </w:rPr>
          <w:instrText xml:space="preserve"> </w:instrText>
        </w:r>
        <w:r>
          <w:instrText>HYPERLINK \l "_Toc531700953"</w:instrText>
        </w:r>
        <w:r w:rsidRPr="003F300B">
          <w:rPr>
            <w:rStyle w:val="Hyperlink"/>
          </w:rPr>
          <w:instrText xml:space="preserve"> </w:instrText>
        </w:r>
        <w:r w:rsidRPr="003F300B">
          <w:rPr>
            <w:rStyle w:val="Hyperlink"/>
          </w:rPr>
          <w:fldChar w:fldCharType="separate"/>
        </w:r>
        <w:r w:rsidRPr="003F300B">
          <w:rPr>
            <w:rStyle w:val="Hyperlink"/>
          </w:rPr>
          <w:t>7.2.</w:t>
        </w:r>
        <w:r>
          <w:rPr>
            <w:rFonts w:asciiTheme="minorHAnsi" w:eastAsiaTheme="minorEastAsia" w:hAnsiTheme="minorHAnsi" w:cstheme="minorBidi"/>
            <w:color w:val="auto"/>
            <w:sz w:val="22"/>
            <w:szCs w:val="22"/>
            <w:lang w:eastAsia="en-US"/>
          </w:rPr>
          <w:tab/>
        </w:r>
        <w:r w:rsidRPr="003F300B">
          <w:rPr>
            <w:rStyle w:val="Hyperlink"/>
          </w:rPr>
          <w:t>+CMGD Command: Delete Message</w:t>
        </w:r>
        <w:r>
          <w:rPr>
            <w:webHidden/>
          </w:rPr>
          <w:tab/>
        </w:r>
        <w:r>
          <w:rPr>
            <w:webHidden/>
          </w:rPr>
          <w:fldChar w:fldCharType="begin"/>
        </w:r>
        <w:r>
          <w:rPr>
            <w:webHidden/>
          </w:rPr>
          <w:instrText xml:space="preserve"> PAGEREF _Toc531700953 \h </w:instrText>
        </w:r>
      </w:ins>
      <w:r>
        <w:rPr>
          <w:webHidden/>
        </w:rPr>
      </w:r>
      <w:r>
        <w:rPr>
          <w:webHidden/>
        </w:rPr>
        <w:fldChar w:fldCharType="separate"/>
      </w:r>
      <w:ins w:id="795" w:author="Elaine Baricante" w:date="2018-12-04T15:26:00Z">
        <w:r>
          <w:rPr>
            <w:webHidden/>
          </w:rPr>
          <w:t>1</w:t>
        </w:r>
        <w:r>
          <w:rPr>
            <w:webHidden/>
          </w:rPr>
          <w:fldChar w:fldCharType="end"/>
        </w:r>
        <w:r w:rsidRPr="003F300B">
          <w:rPr>
            <w:rStyle w:val="Hyperlink"/>
          </w:rPr>
          <w:fldChar w:fldCharType="end"/>
        </w:r>
      </w:ins>
    </w:p>
    <w:p w14:paraId="39D6BF95" w14:textId="50150578" w:rsidR="00E01C7E" w:rsidRDefault="00E01C7E">
      <w:pPr>
        <w:pStyle w:val="TOC2"/>
        <w:rPr>
          <w:ins w:id="796" w:author="Elaine Baricante" w:date="2018-12-04T15:26:00Z"/>
          <w:rFonts w:asciiTheme="minorHAnsi" w:eastAsiaTheme="minorEastAsia" w:hAnsiTheme="minorHAnsi" w:cstheme="minorBidi"/>
          <w:color w:val="auto"/>
          <w:sz w:val="22"/>
          <w:szCs w:val="22"/>
          <w:lang w:eastAsia="en-US"/>
        </w:rPr>
      </w:pPr>
      <w:ins w:id="797" w:author="Elaine Baricante" w:date="2018-12-04T15:26:00Z">
        <w:r w:rsidRPr="003F300B">
          <w:rPr>
            <w:rStyle w:val="Hyperlink"/>
          </w:rPr>
          <w:fldChar w:fldCharType="begin"/>
        </w:r>
        <w:r w:rsidRPr="003F300B">
          <w:rPr>
            <w:rStyle w:val="Hyperlink"/>
          </w:rPr>
          <w:instrText xml:space="preserve"> </w:instrText>
        </w:r>
        <w:r>
          <w:instrText>HYPERLINK \l "_Toc531700954"</w:instrText>
        </w:r>
        <w:r w:rsidRPr="003F300B">
          <w:rPr>
            <w:rStyle w:val="Hyperlink"/>
          </w:rPr>
          <w:instrText xml:space="preserve"> </w:instrText>
        </w:r>
        <w:r w:rsidRPr="003F300B">
          <w:rPr>
            <w:rStyle w:val="Hyperlink"/>
          </w:rPr>
          <w:fldChar w:fldCharType="separate"/>
        </w:r>
        <w:r w:rsidRPr="003F300B">
          <w:rPr>
            <w:rStyle w:val="Hyperlink"/>
          </w:rPr>
          <w:t>7.3.</w:t>
        </w:r>
        <w:r>
          <w:rPr>
            <w:rFonts w:asciiTheme="minorHAnsi" w:eastAsiaTheme="minorEastAsia" w:hAnsiTheme="minorHAnsi" w:cstheme="minorBidi"/>
            <w:color w:val="auto"/>
            <w:sz w:val="22"/>
            <w:szCs w:val="22"/>
            <w:lang w:eastAsia="en-US"/>
          </w:rPr>
          <w:tab/>
        </w:r>
        <w:r w:rsidRPr="003F300B">
          <w:rPr>
            <w:rStyle w:val="Hyperlink"/>
          </w:rPr>
          <w:t>+CMGF Command: Set Message Format</w:t>
        </w:r>
        <w:r>
          <w:rPr>
            <w:webHidden/>
          </w:rPr>
          <w:tab/>
        </w:r>
        <w:r>
          <w:rPr>
            <w:webHidden/>
          </w:rPr>
          <w:fldChar w:fldCharType="begin"/>
        </w:r>
        <w:r>
          <w:rPr>
            <w:webHidden/>
          </w:rPr>
          <w:instrText xml:space="preserve"> PAGEREF _Toc531700954 \h </w:instrText>
        </w:r>
      </w:ins>
      <w:r>
        <w:rPr>
          <w:webHidden/>
        </w:rPr>
      </w:r>
      <w:r>
        <w:rPr>
          <w:webHidden/>
        </w:rPr>
        <w:fldChar w:fldCharType="separate"/>
      </w:r>
      <w:ins w:id="798" w:author="Elaine Baricante" w:date="2018-12-04T15:26:00Z">
        <w:r>
          <w:rPr>
            <w:webHidden/>
          </w:rPr>
          <w:t>1</w:t>
        </w:r>
        <w:r>
          <w:rPr>
            <w:webHidden/>
          </w:rPr>
          <w:fldChar w:fldCharType="end"/>
        </w:r>
        <w:r w:rsidRPr="003F300B">
          <w:rPr>
            <w:rStyle w:val="Hyperlink"/>
          </w:rPr>
          <w:fldChar w:fldCharType="end"/>
        </w:r>
      </w:ins>
    </w:p>
    <w:p w14:paraId="7E807757" w14:textId="7CC120DC" w:rsidR="00E01C7E" w:rsidRDefault="00E01C7E">
      <w:pPr>
        <w:pStyle w:val="TOC2"/>
        <w:rPr>
          <w:ins w:id="799" w:author="Elaine Baricante" w:date="2018-12-04T15:26:00Z"/>
          <w:rFonts w:asciiTheme="minorHAnsi" w:eastAsiaTheme="minorEastAsia" w:hAnsiTheme="minorHAnsi" w:cstheme="minorBidi"/>
          <w:color w:val="auto"/>
          <w:sz w:val="22"/>
          <w:szCs w:val="22"/>
          <w:lang w:eastAsia="en-US"/>
        </w:rPr>
      </w:pPr>
      <w:ins w:id="800" w:author="Elaine Baricante" w:date="2018-12-04T15:26:00Z">
        <w:r w:rsidRPr="003F300B">
          <w:rPr>
            <w:rStyle w:val="Hyperlink"/>
          </w:rPr>
          <w:fldChar w:fldCharType="begin"/>
        </w:r>
        <w:r w:rsidRPr="003F300B">
          <w:rPr>
            <w:rStyle w:val="Hyperlink"/>
          </w:rPr>
          <w:instrText xml:space="preserve"> </w:instrText>
        </w:r>
        <w:r>
          <w:instrText>HYPERLINK \l "_Toc531700955"</w:instrText>
        </w:r>
        <w:r w:rsidRPr="003F300B">
          <w:rPr>
            <w:rStyle w:val="Hyperlink"/>
          </w:rPr>
          <w:instrText xml:space="preserve"> </w:instrText>
        </w:r>
        <w:r w:rsidRPr="003F300B">
          <w:rPr>
            <w:rStyle w:val="Hyperlink"/>
          </w:rPr>
          <w:fldChar w:fldCharType="separate"/>
        </w:r>
        <w:r w:rsidRPr="003F300B">
          <w:rPr>
            <w:rStyle w:val="Hyperlink"/>
          </w:rPr>
          <w:t>7.4.</w:t>
        </w:r>
        <w:r>
          <w:rPr>
            <w:rFonts w:asciiTheme="minorHAnsi" w:eastAsiaTheme="minorEastAsia" w:hAnsiTheme="minorHAnsi" w:cstheme="minorBidi"/>
            <w:color w:val="auto"/>
            <w:sz w:val="22"/>
            <w:szCs w:val="22"/>
            <w:lang w:eastAsia="en-US"/>
          </w:rPr>
          <w:tab/>
        </w:r>
        <w:r w:rsidRPr="003F300B">
          <w:rPr>
            <w:rStyle w:val="Hyperlink"/>
          </w:rPr>
          <w:t>+CMGL Command: List Messages</w:t>
        </w:r>
        <w:r>
          <w:rPr>
            <w:webHidden/>
          </w:rPr>
          <w:tab/>
        </w:r>
        <w:r>
          <w:rPr>
            <w:webHidden/>
          </w:rPr>
          <w:fldChar w:fldCharType="begin"/>
        </w:r>
        <w:r>
          <w:rPr>
            <w:webHidden/>
          </w:rPr>
          <w:instrText xml:space="preserve"> PAGEREF _Toc531700955 \h </w:instrText>
        </w:r>
      </w:ins>
      <w:r>
        <w:rPr>
          <w:webHidden/>
        </w:rPr>
      </w:r>
      <w:r>
        <w:rPr>
          <w:webHidden/>
        </w:rPr>
        <w:fldChar w:fldCharType="separate"/>
      </w:r>
      <w:ins w:id="801" w:author="Elaine Baricante" w:date="2018-12-04T15:26:00Z">
        <w:r>
          <w:rPr>
            <w:webHidden/>
          </w:rPr>
          <w:t>1</w:t>
        </w:r>
        <w:r>
          <w:rPr>
            <w:webHidden/>
          </w:rPr>
          <w:fldChar w:fldCharType="end"/>
        </w:r>
        <w:r w:rsidRPr="003F300B">
          <w:rPr>
            <w:rStyle w:val="Hyperlink"/>
          </w:rPr>
          <w:fldChar w:fldCharType="end"/>
        </w:r>
      </w:ins>
    </w:p>
    <w:p w14:paraId="216F37FF" w14:textId="454FE795" w:rsidR="00E01C7E" w:rsidRDefault="00E01C7E">
      <w:pPr>
        <w:pStyle w:val="TOC2"/>
        <w:rPr>
          <w:ins w:id="802" w:author="Elaine Baricante" w:date="2018-12-04T15:26:00Z"/>
          <w:rFonts w:asciiTheme="minorHAnsi" w:eastAsiaTheme="minorEastAsia" w:hAnsiTheme="minorHAnsi" w:cstheme="minorBidi"/>
          <w:color w:val="auto"/>
          <w:sz w:val="22"/>
          <w:szCs w:val="22"/>
          <w:lang w:eastAsia="en-US"/>
        </w:rPr>
      </w:pPr>
      <w:ins w:id="803" w:author="Elaine Baricante" w:date="2018-12-04T15:26:00Z">
        <w:r w:rsidRPr="003F300B">
          <w:rPr>
            <w:rStyle w:val="Hyperlink"/>
          </w:rPr>
          <w:fldChar w:fldCharType="begin"/>
        </w:r>
        <w:r w:rsidRPr="003F300B">
          <w:rPr>
            <w:rStyle w:val="Hyperlink"/>
          </w:rPr>
          <w:instrText xml:space="preserve"> </w:instrText>
        </w:r>
        <w:r>
          <w:instrText>HYPERLINK \l "_Toc531700956"</w:instrText>
        </w:r>
        <w:r w:rsidRPr="003F300B">
          <w:rPr>
            <w:rStyle w:val="Hyperlink"/>
          </w:rPr>
          <w:instrText xml:space="preserve"> </w:instrText>
        </w:r>
        <w:r w:rsidRPr="003F300B">
          <w:rPr>
            <w:rStyle w:val="Hyperlink"/>
          </w:rPr>
          <w:fldChar w:fldCharType="separate"/>
        </w:r>
        <w:r w:rsidRPr="003F300B">
          <w:rPr>
            <w:rStyle w:val="Hyperlink"/>
          </w:rPr>
          <w:t>7.5.</w:t>
        </w:r>
        <w:r>
          <w:rPr>
            <w:rFonts w:asciiTheme="minorHAnsi" w:eastAsiaTheme="minorEastAsia" w:hAnsiTheme="minorHAnsi" w:cstheme="minorBidi"/>
            <w:color w:val="auto"/>
            <w:sz w:val="22"/>
            <w:szCs w:val="22"/>
            <w:lang w:eastAsia="en-US"/>
          </w:rPr>
          <w:tab/>
        </w:r>
        <w:r w:rsidRPr="003F300B">
          <w:rPr>
            <w:rStyle w:val="Hyperlink"/>
          </w:rPr>
          <w:t>+CMGR Command: Read Message</w:t>
        </w:r>
        <w:r>
          <w:rPr>
            <w:webHidden/>
          </w:rPr>
          <w:tab/>
        </w:r>
        <w:r>
          <w:rPr>
            <w:webHidden/>
          </w:rPr>
          <w:fldChar w:fldCharType="begin"/>
        </w:r>
        <w:r>
          <w:rPr>
            <w:webHidden/>
          </w:rPr>
          <w:instrText xml:space="preserve"> PAGEREF _Toc531700956 \h </w:instrText>
        </w:r>
      </w:ins>
      <w:r>
        <w:rPr>
          <w:webHidden/>
        </w:rPr>
      </w:r>
      <w:r>
        <w:rPr>
          <w:webHidden/>
        </w:rPr>
        <w:fldChar w:fldCharType="separate"/>
      </w:r>
      <w:ins w:id="804" w:author="Elaine Baricante" w:date="2018-12-04T15:26:00Z">
        <w:r>
          <w:rPr>
            <w:webHidden/>
          </w:rPr>
          <w:t>1</w:t>
        </w:r>
        <w:r>
          <w:rPr>
            <w:webHidden/>
          </w:rPr>
          <w:fldChar w:fldCharType="end"/>
        </w:r>
        <w:r w:rsidRPr="003F300B">
          <w:rPr>
            <w:rStyle w:val="Hyperlink"/>
          </w:rPr>
          <w:fldChar w:fldCharType="end"/>
        </w:r>
      </w:ins>
    </w:p>
    <w:p w14:paraId="42C400FC" w14:textId="4F96EA4F" w:rsidR="00E01C7E" w:rsidRDefault="00E01C7E">
      <w:pPr>
        <w:pStyle w:val="TOC2"/>
        <w:rPr>
          <w:ins w:id="805" w:author="Elaine Baricante" w:date="2018-12-04T15:26:00Z"/>
          <w:rFonts w:asciiTheme="minorHAnsi" w:eastAsiaTheme="minorEastAsia" w:hAnsiTheme="minorHAnsi" w:cstheme="minorBidi"/>
          <w:color w:val="auto"/>
          <w:sz w:val="22"/>
          <w:szCs w:val="22"/>
          <w:lang w:eastAsia="en-US"/>
        </w:rPr>
      </w:pPr>
      <w:ins w:id="806" w:author="Elaine Baricante" w:date="2018-12-04T15:26:00Z">
        <w:r w:rsidRPr="003F300B">
          <w:rPr>
            <w:rStyle w:val="Hyperlink"/>
          </w:rPr>
          <w:fldChar w:fldCharType="begin"/>
        </w:r>
        <w:r w:rsidRPr="003F300B">
          <w:rPr>
            <w:rStyle w:val="Hyperlink"/>
          </w:rPr>
          <w:instrText xml:space="preserve"> </w:instrText>
        </w:r>
        <w:r>
          <w:instrText>HYPERLINK \l "_Toc531700957"</w:instrText>
        </w:r>
        <w:r w:rsidRPr="003F300B">
          <w:rPr>
            <w:rStyle w:val="Hyperlink"/>
          </w:rPr>
          <w:instrText xml:space="preserve"> </w:instrText>
        </w:r>
        <w:r w:rsidRPr="003F300B">
          <w:rPr>
            <w:rStyle w:val="Hyperlink"/>
          </w:rPr>
          <w:fldChar w:fldCharType="separate"/>
        </w:r>
        <w:r w:rsidRPr="003F300B">
          <w:rPr>
            <w:rStyle w:val="Hyperlink"/>
          </w:rPr>
          <w:t>7.6.</w:t>
        </w:r>
        <w:r>
          <w:rPr>
            <w:rFonts w:asciiTheme="minorHAnsi" w:eastAsiaTheme="minorEastAsia" w:hAnsiTheme="minorHAnsi" w:cstheme="minorBidi"/>
            <w:color w:val="auto"/>
            <w:sz w:val="22"/>
            <w:szCs w:val="22"/>
            <w:lang w:eastAsia="en-US"/>
          </w:rPr>
          <w:tab/>
        </w:r>
        <w:r w:rsidRPr="003F300B">
          <w:rPr>
            <w:rStyle w:val="Hyperlink"/>
          </w:rPr>
          <w:t>+CMGS Command: Send Message</w:t>
        </w:r>
        <w:r>
          <w:rPr>
            <w:webHidden/>
          </w:rPr>
          <w:tab/>
        </w:r>
        <w:r>
          <w:rPr>
            <w:webHidden/>
          </w:rPr>
          <w:fldChar w:fldCharType="begin"/>
        </w:r>
        <w:r>
          <w:rPr>
            <w:webHidden/>
          </w:rPr>
          <w:instrText xml:space="preserve"> PAGEREF _Toc531700957 \h </w:instrText>
        </w:r>
      </w:ins>
      <w:r>
        <w:rPr>
          <w:webHidden/>
        </w:rPr>
      </w:r>
      <w:r>
        <w:rPr>
          <w:webHidden/>
        </w:rPr>
        <w:fldChar w:fldCharType="separate"/>
      </w:r>
      <w:ins w:id="807" w:author="Elaine Baricante" w:date="2018-12-04T15:26:00Z">
        <w:r>
          <w:rPr>
            <w:webHidden/>
          </w:rPr>
          <w:t>1</w:t>
        </w:r>
        <w:r>
          <w:rPr>
            <w:webHidden/>
          </w:rPr>
          <w:fldChar w:fldCharType="end"/>
        </w:r>
        <w:r w:rsidRPr="003F300B">
          <w:rPr>
            <w:rStyle w:val="Hyperlink"/>
          </w:rPr>
          <w:fldChar w:fldCharType="end"/>
        </w:r>
      </w:ins>
    </w:p>
    <w:p w14:paraId="7466AB18" w14:textId="0FB2AF73" w:rsidR="00E01C7E" w:rsidRDefault="00E01C7E">
      <w:pPr>
        <w:pStyle w:val="TOC2"/>
        <w:rPr>
          <w:ins w:id="808" w:author="Elaine Baricante" w:date="2018-12-04T15:26:00Z"/>
          <w:rFonts w:asciiTheme="minorHAnsi" w:eastAsiaTheme="minorEastAsia" w:hAnsiTheme="minorHAnsi" w:cstheme="minorBidi"/>
          <w:color w:val="auto"/>
          <w:sz w:val="22"/>
          <w:szCs w:val="22"/>
          <w:lang w:eastAsia="en-US"/>
        </w:rPr>
      </w:pPr>
      <w:ins w:id="809" w:author="Elaine Baricante" w:date="2018-12-04T15:26:00Z">
        <w:r w:rsidRPr="003F300B">
          <w:rPr>
            <w:rStyle w:val="Hyperlink"/>
          </w:rPr>
          <w:fldChar w:fldCharType="begin"/>
        </w:r>
        <w:r w:rsidRPr="003F300B">
          <w:rPr>
            <w:rStyle w:val="Hyperlink"/>
          </w:rPr>
          <w:instrText xml:space="preserve"> </w:instrText>
        </w:r>
        <w:r>
          <w:instrText>HYPERLINK \l "_Toc531700958"</w:instrText>
        </w:r>
        <w:r w:rsidRPr="003F300B">
          <w:rPr>
            <w:rStyle w:val="Hyperlink"/>
          </w:rPr>
          <w:instrText xml:space="preserve"> </w:instrText>
        </w:r>
        <w:r w:rsidRPr="003F300B">
          <w:rPr>
            <w:rStyle w:val="Hyperlink"/>
          </w:rPr>
          <w:fldChar w:fldCharType="separate"/>
        </w:r>
        <w:r w:rsidRPr="003F300B">
          <w:rPr>
            <w:rStyle w:val="Hyperlink"/>
          </w:rPr>
          <w:t>7.7.</w:t>
        </w:r>
        <w:r>
          <w:rPr>
            <w:rFonts w:asciiTheme="minorHAnsi" w:eastAsiaTheme="minorEastAsia" w:hAnsiTheme="minorHAnsi" w:cstheme="minorBidi"/>
            <w:color w:val="auto"/>
            <w:sz w:val="22"/>
            <w:szCs w:val="22"/>
            <w:lang w:eastAsia="en-US"/>
          </w:rPr>
          <w:tab/>
        </w:r>
        <w:r w:rsidRPr="003F300B">
          <w:rPr>
            <w:rStyle w:val="Hyperlink"/>
          </w:rPr>
          <w:t>+CMGW Command: Write Message to Memory</w:t>
        </w:r>
        <w:r>
          <w:rPr>
            <w:webHidden/>
          </w:rPr>
          <w:tab/>
        </w:r>
        <w:r>
          <w:rPr>
            <w:webHidden/>
          </w:rPr>
          <w:fldChar w:fldCharType="begin"/>
        </w:r>
        <w:r>
          <w:rPr>
            <w:webHidden/>
          </w:rPr>
          <w:instrText xml:space="preserve"> PAGEREF _Toc531700958 \h </w:instrText>
        </w:r>
      </w:ins>
      <w:r>
        <w:rPr>
          <w:webHidden/>
        </w:rPr>
      </w:r>
      <w:r>
        <w:rPr>
          <w:webHidden/>
        </w:rPr>
        <w:fldChar w:fldCharType="separate"/>
      </w:r>
      <w:ins w:id="810" w:author="Elaine Baricante" w:date="2018-12-04T15:26:00Z">
        <w:r>
          <w:rPr>
            <w:webHidden/>
          </w:rPr>
          <w:t>1</w:t>
        </w:r>
        <w:r>
          <w:rPr>
            <w:webHidden/>
          </w:rPr>
          <w:fldChar w:fldCharType="end"/>
        </w:r>
        <w:r w:rsidRPr="003F300B">
          <w:rPr>
            <w:rStyle w:val="Hyperlink"/>
          </w:rPr>
          <w:fldChar w:fldCharType="end"/>
        </w:r>
      </w:ins>
    </w:p>
    <w:p w14:paraId="21BEB8F9" w14:textId="375BE9AD" w:rsidR="00E01C7E" w:rsidRDefault="00E01C7E">
      <w:pPr>
        <w:pStyle w:val="TOC2"/>
        <w:rPr>
          <w:ins w:id="811" w:author="Elaine Baricante" w:date="2018-12-04T15:26:00Z"/>
          <w:rFonts w:asciiTheme="minorHAnsi" w:eastAsiaTheme="minorEastAsia" w:hAnsiTheme="minorHAnsi" w:cstheme="minorBidi"/>
          <w:color w:val="auto"/>
          <w:sz w:val="22"/>
          <w:szCs w:val="22"/>
          <w:lang w:eastAsia="en-US"/>
        </w:rPr>
      </w:pPr>
      <w:ins w:id="812" w:author="Elaine Baricante" w:date="2018-12-04T15:26:00Z">
        <w:r w:rsidRPr="003F300B">
          <w:rPr>
            <w:rStyle w:val="Hyperlink"/>
          </w:rPr>
          <w:fldChar w:fldCharType="begin"/>
        </w:r>
        <w:r w:rsidRPr="003F300B">
          <w:rPr>
            <w:rStyle w:val="Hyperlink"/>
          </w:rPr>
          <w:instrText xml:space="preserve"> </w:instrText>
        </w:r>
        <w:r>
          <w:instrText>HYPERLINK \l "_Toc531700959"</w:instrText>
        </w:r>
        <w:r w:rsidRPr="003F300B">
          <w:rPr>
            <w:rStyle w:val="Hyperlink"/>
          </w:rPr>
          <w:instrText xml:space="preserve"> </w:instrText>
        </w:r>
        <w:r w:rsidRPr="003F300B">
          <w:rPr>
            <w:rStyle w:val="Hyperlink"/>
          </w:rPr>
          <w:fldChar w:fldCharType="separate"/>
        </w:r>
        <w:r w:rsidRPr="003F300B">
          <w:rPr>
            <w:rStyle w:val="Hyperlink"/>
          </w:rPr>
          <w:t>7.8.</w:t>
        </w:r>
        <w:r>
          <w:rPr>
            <w:rFonts w:asciiTheme="minorHAnsi" w:eastAsiaTheme="minorEastAsia" w:hAnsiTheme="minorHAnsi" w:cstheme="minorBidi"/>
            <w:color w:val="auto"/>
            <w:sz w:val="22"/>
            <w:szCs w:val="22"/>
            <w:lang w:eastAsia="en-US"/>
          </w:rPr>
          <w:tab/>
        </w:r>
        <w:r w:rsidRPr="003F300B">
          <w:rPr>
            <w:rStyle w:val="Hyperlink"/>
          </w:rPr>
          <w:t>+CMSS Command: Send Message from Storage</w:t>
        </w:r>
        <w:r>
          <w:rPr>
            <w:webHidden/>
          </w:rPr>
          <w:tab/>
        </w:r>
        <w:r>
          <w:rPr>
            <w:webHidden/>
          </w:rPr>
          <w:fldChar w:fldCharType="begin"/>
        </w:r>
        <w:r>
          <w:rPr>
            <w:webHidden/>
          </w:rPr>
          <w:instrText xml:space="preserve"> PAGEREF _Toc531700959 \h </w:instrText>
        </w:r>
      </w:ins>
      <w:r>
        <w:rPr>
          <w:webHidden/>
        </w:rPr>
      </w:r>
      <w:r>
        <w:rPr>
          <w:webHidden/>
        </w:rPr>
        <w:fldChar w:fldCharType="separate"/>
      </w:r>
      <w:ins w:id="813" w:author="Elaine Baricante" w:date="2018-12-04T15:26:00Z">
        <w:r>
          <w:rPr>
            <w:webHidden/>
          </w:rPr>
          <w:t>1</w:t>
        </w:r>
        <w:r>
          <w:rPr>
            <w:webHidden/>
          </w:rPr>
          <w:fldChar w:fldCharType="end"/>
        </w:r>
        <w:r w:rsidRPr="003F300B">
          <w:rPr>
            <w:rStyle w:val="Hyperlink"/>
          </w:rPr>
          <w:fldChar w:fldCharType="end"/>
        </w:r>
      </w:ins>
    </w:p>
    <w:p w14:paraId="2CCAE8AC" w14:textId="02E892FE" w:rsidR="00E01C7E" w:rsidRDefault="00E01C7E">
      <w:pPr>
        <w:pStyle w:val="TOC2"/>
        <w:rPr>
          <w:ins w:id="814" w:author="Elaine Baricante" w:date="2018-12-04T15:26:00Z"/>
          <w:rFonts w:asciiTheme="minorHAnsi" w:eastAsiaTheme="minorEastAsia" w:hAnsiTheme="minorHAnsi" w:cstheme="minorBidi"/>
          <w:color w:val="auto"/>
          <w:sz w:val="22"/>
          <w:szCs w:val="22"/>
          <w:lang w:eastAsia="en-US"/>
        </w:rPr>
      </w:pPr>
      <w:ins w:id="815" w:author="Elaine Baricante" w:date="2018-12-04T15:26:00Z">
        <w:r w:rsidRPr="003F300B">
          <w:rPr>
            <w:rStyle w:val="Hyperlink"/>
          </w:rPr>
          <w:fldChar w:fldCharType="begin"/>
        </w:r>
        <w:r w:rsidRPr="003F300B">
          <w:rPr>
            <w:rStyle w:val="Hyperlink"/>
          </w:rPr>
          <w:instrText xml:space="preserve"> </w:instrText>
        </w:r>
        <w:r>
          <w:instrText>HYPERLINK \l "_Toc531700960"</w:instrText>
        </w:r>
        <w:r w:rsidRPr="003F300B">
          <w:rPr>
            <w:rStyle w:val="Hyperlink"/>
          </w:rPr>
          <w:instrText xml:space="preserve"> </w:instrText>
        </w:r>
        <w:r w:rsidRPr="003F300B">
          <w:rPr>
            <w:rStyle w:val="Hyperlink"/>
          </w:rPr>
          <w:fldChar w:fldCharType="separate"/>
        </w:r>
        <w:r w:rsidRPr="003F300B">
          <w:rPr>
            <w:rStyle w:val="Hyperlink"/>
          </w:rPr>
          <w:t>7.9.</w:t>
        </w:r>
        <w:r>
          <w:rPr>
            <w:rFonts w:asciiTheme="minorHAnsi" w:eastAsiaTheme="minorEastAsia" w:hAnsiTheme="minorHAnsi" w:cstheme="minorBidi"/>
            <w:color w:val="auto"/>
            <w:sz w:val="22"/>
            <w:szCs w:val="22"/>
            <w:lang w:eastAsia="en-US"/>
          </w:rPr>
          <w:tab/>
        </w:r>
        <w:r w:rsidRPr="003F300B">
          <w:rPr>
            <w:rStyle w:val="Hyperlink"/>
          </w:rPr>
          <w:t>+CNMI Command: New Message Indication</w:t>
        </w:r>
        <w:r>
          <w:rPr>
            <w:webHidden/>
          </w:rPr>
          <w:tab/>
        </w:r>
        <w:r>
          <w:rPr>
            <w:webHidden/>
          </w:rPr>
          <w:fldChar w:fldCharType="begin"/>
        </w:r>
        <w:r>
          <w:rPr>
            <w:webHidden/>
          </w:rPr>
          <w:instrText xml:space="preserve"> PAGEREF _Toc531700960 \h </w:instrText>
        </w:r>
      </w:ins>
      <w:r>
        <w:rPr>
          <w:webHidden/>
        </w:rPr>
      </w:r>
      <w:r>
        <w:rPr>
          <w:webHidden/>
        </w:rPr>
        <w:fldChar w:fldCharType="separate"/>
      </w:r>
      <w:ins w:id="816" w:author="Elaine Baricante" w:date="2018-12-04T15:26:00Z">
        <w:r>
          <w:rPr>
            <w:webHidden/>
          </w:rPr>
          <w:t>1</w:t>
        </w:r>
        <w:r>
          <w:rPr>
            <w:webHidden/>
          </w:rPr>
          <w:fldChar w:fldCharType="end"/>
        </w:r>
        <w:r w:rsidRPr="003F300B">
          <w:rPr>
            <w:rStyle w:val="Hyperlink"/>
          </w:rPr>
          <w:fldChar w:fldCharType="end"/>
        </w:r>
      </w:ins>
    </w:p>
    <w:p w14:paraId="7F4CDB82" w14:textId="58FBDA68" w:rsidR="00E01C7E" w:rsidRDefault="00E01C7E">
      <w:pPr>
        <w:pStyle w:val="TOC2"/>
        <w:rPr>
          <w:ins w:id="817" w:author="Elaine Baricante" w:date="2018-12-04T15:26:00Z"/>
          <w:rFonts w:asciiTheme="minorHAnsi" w:eastAsiaTheme="minorEastAsia" w:hAnsiTheme="minorHAnsi" w:cstheme="minorBidi"/>
          <w:color w:val="auto"/>
          <w:sz w:val="22"/>
          <w:szCs w:val="22"/>
          <w:lang w:eastAsia="en-US"/>
        </w:rPr>
      </w:pPr>
      <w:ins w:id="818" w:author="Elaine Baricante" w:date="2018-12-04T15:26:00Z">
        <w:r w:rsidRPr="003F300B">
          <w:rPr>
            <w:rStyle w:val="Hyperlink"/>
          </w:rPr>
          <w:fldChar w:fldCharType="begin"/>
        </w:r>
        <w:r w:rsidRPr="003F300B">
          <w:rPr>
            <w:rStyle w:val="Hyperlink"/>
          </w:rPr>
          <w:instrText xml:space="preserve"> </w:instrText>
        </w:r>
        <w:r>
          <w:instrText>HYPERLINK \l "_Toc531700961"</w:instrText>
        </w:r>
        <w:r w:rsidRPr="003F300B">
          <w:rPr>
            <w:rStyle w:val="Hyperlink"/>
          </w:rPr>
          <w:instrText xml:space="preserve"> </w:instrText>
        </w:r>
        <w:r w:rsidRPr="003F300B">
          <w:rPr>
            <w:rStyle w:val="Hyperlink"/>
          </w:rPr>
          <w:fldChar w:fldCharType="separate"/>
        </w:r>
        <w:r w:rsidRPr="003F300B">
          <w:rPr>
            <w:rStyle w:val="Hyperlink"/>
          </w:rPr>
          <w:t>7.10.</w:t>
        </w:r>
        <w:r>
          <w:rPr>
            <w:rFonts w:asciiTheme="minorHAnsi" w:eastAsiaTheme="minorEastAsia" w:hAnsiTheme="minorHAnsi" w:cstheme="minorBidi"/>
            <w:color w:val="auto"/>
            <w:sz w:val="22"/>
            <w:szCs w:val="22"/>
            <w:lang w:eastAsia="en-US"/>
          </w:rPr>
          <w:tab/>
        </w:r>
        <w:r w:rsidRPr="003F300B">
          <w:rPr>
            <w:rStyle w:val="Hyperlink"/>
          </w:rPr>
          <w:t>+CSCA Command: Service Center Address</w:t>
        </w:r>
        <w:r>
          <w:rPr>
            <w:webHidden/>
          </w:rPr>
          <w:tab/>
        </w:r>
        <w:r>
          <w:rPr>
            <w:webHidden/>
          </w:rPr>
          <w:fldChar w:fldCharType="begin"/>
        </w:r>
        <w:r>
          <w:rPr>
            <w:webHidden/>
          </w:rPr>
          <w:instrText xml:space="preserve"> PAGEREF _Toc531700961 \h </w:instrText>
        </w:r>
      </w:ins>
      <w:r>
        <w:rPr>
          <w:webHidden/>
        </w:rPr>
      </w:r>
      <w:r>
        <w:rPr>
          <w:webHidden/>
        </w:rPr>
        <w:fldChar w:fldCharType="separate"/>
      </w:r>
      <w:ins w:id="819" w:author="Elaine Baricante" w:date="2018-12-04T15:26:00Z">
        <w:r>
          <w:rPr>
            <w:webHidden/>
          </w:rPr>
          <w:t>1</w:t>
        </w:r>
        <w:r>
          <w:rPr>
            <w:webHidden/>
          </w:rPr>
          <w:fldChar w:fldCharType="end"/>
        </w:r>
        <w:r w:rsidRPr="003F300B">
          <w:rPr>
            <w:rStyle w:val="Hyperlink"/>
          </w:rPr>
          <w:fldChar w:fldCharType="end"/>
        </w:r>
      </w:ins>
    </w:p>
    <w:p w14:paraId="428DFFF0" w14:textId="20E260A2" w:rsidR="00E01C7E" w:rsidRDefault="00E01C7E">
      <w:pPr>
        <w:pStyle w:val="TOC2"/>
        <w:rPr>
          <w:ins w:id="820" w:author="Elaine Baricante" w:date="2018-12-04T15:26:00Z"/>
          <w:rFonts w:asciiTheme="minorHAnsi" w:eastAsiaTheme="minorEastAsia" w:hAnsiTheme="minorHAnsi" w:cstheme="minorBidi"/>
          <w:color w:val="auto"/>
          <w:sz w:val="22"/>
          <w:szCs w:val="22"/>
          <w:lang w:eastAsia="en-US"/>
        </w:rPr>
      </w:pPr>
      <w:ins w:id="821" w:author="Elaine Baricante" w:date="2018-12-04T15:26:00Z">
        <w:r w:rsidRPr="003F300B">
          <w:rPr>
            <w:rStyle w:val="Hyperlink"/>
          </w:rPr>
          <w:fldChar w:fldCharType="begin"/>
        </w:r>
        <w:r w:rsidRPr="003F300B">
          <w:rPr>
            <w:rStyle w:val="Hyperlink"/>
          </w:rPr>
          <w:instrText xml:space="preserve"> </w:instrText>
        </w:r>
        <w:r>
          <w:instrText>HYPERLINK \l "_Toc531700962"</w:instrText>
        </w:r>
        <w:r w:rsidRPr="003F300B">
          <w:rPr>
            <w:rStyle w:val="Hyperlink"/>
          </w:rPr>
          <w:instrText xml:space="preserve"> </w:instrText>
        </w:r>
        <w:r w:rsidRPr="003F300B">
          <w:rPr>
            <w:rStyle w:val="Hyperlink"/>
          </w:rPr>
          <w:fldChar w:fldCharType="separate"/>
        </w:r>
        <w:r w:rsidRPr="003F300B">
          <w:rPr>
            <w:rStyle w:val="Hyperlink"/>
          </w:rPr>
          <w:t>7.11.</w:t>
        </w:r>
        <w:r>
          <w:rPr>
            <w:rFonts w:asciiTheme="minorHAnsi" w:eastAsiaTheme="minorEastAsia" w:hAnsiTheme="minorHAnsi" w:cstheme="minorBidi"/>
            <w:color w:val="auto"/>
            <w:sz w:val="22"/>
            <w:szCs w:val="22"/>
            <w:lang w:eastAsia="en-US"/>
          </w:rPr>
          <w:tab/>
        </w:r>
        <w:r w:rsidRPr="003F300B">
          <w:rPr>
            <w:rStyle w:val="Hyperlink"/>
          </w:rPr>
          <w:t>+CSMP Command: Set Text Mode Parameters</w:t>
        </w:r>
        <w:r>
          <w:rPr>
            <w:webHidden/>
          </w:rPr>
          <w:tab/>
        </w:r>
        <w:r>
          <w:rPr>
            <w:webHidden/>
          </w:rPr>
          <w:fldChar w:fldCharType="begin"/>
        </w:r>
        <w:r>
          <w:rPr>
            <w:webHidden/>
          </w:rPr>
          <w:instrText xml:space="preserve"> PAGEREF _Toc531700962 \h </w:instrText>
        </w:r>
      </w:ins>
      <w:r>
        <w:rPr>
          <w:webHidden/>
        </w:rPr>
      </w:r>
      <w:r>
        <w:rPr>
          <w:webHidden/>
        </w:rPr>
        <w:fldChar w:fldCharType="separate"/>
      </w:r>
      <w:ins w:id="822" w:author="Elaine Baricante" w:date="2018-12-04T15:26:00Z">
        <w:r>
          <w:rPr>
            <w:webHidden/>
          </w:rPr>
          <w:t>1</w:t>
        </w:r>
        <w:r>
          <w:rPr>
            <w:webHidden/>
          </w:rPr>
          <w:fldChar w:fldCharType="end"/>
        </w:r>
        <w:r w:rsidRPr="003F300B">
          <w:rPr>
            <w:rStyle w:val="Hyperlink"/>
          </w:rPr>
          <w:fldChar w:fldCharType="end"/>
        </w:r>
      </w:ins>
    </w:p>
    <w:p w14:paraId="5CA081D0" w14:textId="2E96F3A7" w:rsidR="00E01C7E" w:rsidRDefault="00E01C7E">
      <w:pPr>
        <w:pStyle w:val="TOC2"/>
        <w:rPr>
          <w:ins w:id="823" w:author="Elaine Baricante" w:date="2018-12-04T15:26:00Z"/>
          <w:rFonts w:asciiTheme="minorHAnsi" w:eastAsiaTheme="minorEastAsia" w:hAnsiTheme="minorHAnsi" w:cstheme="minorBidi"/>
          <w:color w:val="auto"/>
          <w:sz w:val="22"/>
          <w:szCs w:val="22"/>
          <w:lang w:eastAsia="en-US"/>
        </w:rPr>
      </w:pPr>
      <w:ins w:id="824" w:author="Elaine Baricante" w:date="2018-12-04T15:26:00Z">
        <w:r w:rsidRPr="003F300B">
          <w:rPr>
            <w:rStyle w:val="Hyperlink"/>
          </w:rPr>
          <w:fldChar w:fldCharType="begin"/>
        </w:r>
        <w:r w:rsidRPr="003F300B">
          <w:rPr>
            <w:rStyle w:val="Hyperlink"/>
          </w:rPr>
          <w:instrText xml:space="preserve"> </w:instrText>
        </w:r>
        <w:r>
          <w:instrText>HYPERLINK \l "_Toc531700963"</w:instrText>
        </w:r>
        <w:r w:rsidRPr="003F300B">
          <w:rPr>
            <w:rStyle w:val="Hyperlink"/>
          </w:rPr>
          <w:instrText xml:space="preserve"> </w:instrText>
        </w:r>
        <w:r w:rsidRPr="003F300B">
          <w:rPr>
            <w:rStyle w:val="Hyperlink"/>
          </w:rPr>
          <w:fldChar w:fldCharType="separate"/>
        </w:r>
        <w:r w:rsidRPr="003F300B">
          <w:rPr>
            <w:rStyle w:val="Hyperlink"/>
          </w:rPr>
          <w:t>7.12.</w:t>
        </w:r>
        <w:r>
          <w:rPr>
            <w:rFonts w:asciiTheme="minorHAnsi" w:eastAsiaTheme="minorEastAsia" w:hAnsiTheme="minorHAnsi" w:cstheme="minorBidi"/>
            <w:color w:val="auto"/>
            <w:sz w:val="22"/>
            <w:szCs w:val="22"/>
            <w:lang w:eastAsia="en-US"/>
          </w:rPr>
          <w:tab/>
        </w:r>
        <w:r w:rsidRPr="003F300B">
          <w:rPr>
            <w:rStyle w:val="Hyperlink"/>
          </w:rPr>
          <w:t>+CSMS Command: Select Message Service</w:t>
        </w:r>
        <w:r>
          <w:rPr>
            <w:webHidden/>
          </w:rPr>
          <w:tab/>
        </w:r>
        <w:r>
          <w:rPr>
            <w:webHidden/>
          </w:rPr>
          <w:fldChar w:fldCharType="begin"/>
        </w:r>
        <w:r>
          <w:rPr>
            <w:webHidden/>
          </w:rPr>
          <w:instrText xml:space="preserve"> PAGEREF _Toc531700963 \h </w:instrText>
        </w:r>
      </w:ins>
      <w:r>
        <w:rPr>
          <w:webHidden/>
        </w:rPr>
      </w:r>
      <w:r>
        <w:rPr>
          <w:webHidden/>
        </w:rPr>
        <w:fldChar w:fldCharType="separate"/>
      </w:r>
      <w:ins w:id="825" w:author="Elaine Baricante" w:date="2018-12-04T15:26:00Z">
        <w:r>
          <w:rPr>
            <w:webHidden/>
          </w:rPr>
          <w:t>1</w:t>
        </w:r>
        <w:r>
          <w:rPr>
            <w:webHidden/>
          </w:rPr>
          <w:fldChar w:fldCharType="end"/>
        </w:r>
        <w:r w:rsidRPr="003F300B">
          <w:rPr>
            <w:rStyle w:val="Hyperlink"/>
          </w:rPr>
          <w:fldChar w:fldCharType="end"/>
        </w:r>
      </w:ins>
    </w:p>
    <w:p w14:paraId="14A0EA6C" w14:textId="1D2A52B4" w:rsidR="00E01C7E" w:rsidRDefault="00E01C7E">
      <w:pPr>
        <w:pStyle w:val="TOC2"/>
        <w:rPr>
          <w:ins w:id="826" w:author="Elaine Baricante" w:date="2018-12-04T15:26:00Z"/>
          <w:rFonts w:asciiTheme="minorHAnsi" w:eastAsiaTheme="minorEastAsia" w:hAnsiTheme="minorHAnsi" w:cstheme="minorBidi"/>
          <w:color w:val="auto"/>
          <w:sz w:val="22"/>
          <w:szCs w:val="22"/>
          <w:lang w:eastAsia="en-US"/>
        </w:rPr>
      </w:pPr>
      <w:ins w:id="827" w:author="Elaine Baricante" w:date="2018-12-04T15:26:00Z">
        <w:r w:rsidRPr="003F300B">
          <w:rPr>
            <w:rStyle w:val="Hyperlink"/>
          </w:rPr>
          <w:fldChar w:fldCharType="begin"/>
        </w:r>
        <w:r w:rsidRPr="003F300B">
          <w:rPr>
            <w:rStyle w:val="Hyperlink"/>
          </w:rPr>
          <w:instrText xml:space="preserve"> </w:instrText>
        </w:r>
        <w:r>
          <w:instrText>HYPERLINK \l "_Toc531700964"</w:instrText>
        </w:r>
        <w:r w:rsidRPr="003F300B">
          <w:rPr>
            <w:rStyle w:val="Hyperlink"/>
          </w:rPr>
          <w:instrText xml:space="preserve"> </w:instrText>
        </w:r>
        <w:r w:rsidRPr="003F300B">
          <w:rPr>
            <w:rStyle w:val="Hyperlink"/>
          </w:rPr>
          <w:fldChar w:fldCharType="separate"/>
        </w:r>
        <w:r w:rsidRPr="003F300B">
          <w:rPr>
            <w:rStyle w:val="Hyperlink"/>
          </w:rPr>
          <w:t>7.13.</w:t>
        </w:r>
        <w:r>
          <w:rPr>
            <w:rFonts w:asciiTheme="minorHAnsi" w:eastAsiaTheme="minorEastAsia" w:hAnsiTheme="minorHAnsi" w:cstheme="minorBidi"/>
            <w:color w:val="auto"/>
            <w:sz w:val="22"/>
            <w:szCs w:val="22"/>
            <w:lang w:eastAsia="en-US"/>
          </w:rPr>
          <w:tab/>
        </w:r>
        <w:r w:rsidRPr="003F300B">
          <w:rPr>
            <w:rStyle w:val="Hyperlink"/>
          </w:rPr>
          <w:t>+CPMS Command: Preferred Message Storage</w:t>
        </w:r>
        <w:r>
          <w:rPr>
            <w:webHidden/>
          </w:rPr>
          <w:tab/>
        </w:r>
        <w:r>
          <w:rPr>
            <w:webHidden/>
          </w:rPr>
          <w:fldChar w:fldCharType="begin"/>
        </w:r>
        <w:r>
          <w:rPr>
            <w:webHidden/>
          </w:rPr>
          <w:instrText xml:space="preserve"> PAGEREF _Toc531700964 \h </w:instrText>
        </w:r>
      </w:ins>
      <w:r>
        <w:rPr>
          <w:webHidden/>
        </w:rPr>
      </w:r>
      <w:r>
        <w:rPr>
          <w:webHidden/>
        </w:rPr>
        <w:fldChar w:fldCharType="separate"/>
      </w:r>
      <w:ins w:id="828" w:author="Elaine Baricante" w:date="2018-12-04T15:26:00Z">
        <w:r>
          <w:rPr>
            <w:webHidden/>
          </w:rPr>
          <w:t>1</w:t>
        </w:r>
        <w:r>
          <w:rPr>
            <w:webHidden/>
          </w:rPr>
          <w:fldChar w:fldCharType="end"/>
        </w:r>
        <w:r w:rsidRPr="003F300B">
          <w:rPr>
            <w:rStyle w:val="Hyperlink"/>
          </w:rPr>
          <w:fldChar w:fldCharType="end"/>
        </w:r>
      </w:ins>
    </w:p>
    <w:p w14:paraId="7C4DED40" w14:textId="039B1711" w:rsidR="00E01C7E" w:rsidRDefault="00E01C7E">
      <w:pPr>
        <w:pStyle w:val="TOC2"/>
        <w:rPr>
          <w:ins w:id="829" w:author="Elaine Baricante" w:date="2018-12-04T15:26:00Z"/>
          <w:rFonts w:asciiTheme="minorHAnsi" w:eastAsiaTheme="minorEastAsia" w:hAnsiTheme="minorHAnsi" w:cstheme="minorBidi"/>
          <w:color w:val="auto"/>
          <w:sz w:val="22"/>
          <w:szCs w:val="22"/>
          <w:lang w:eastAsia="en-US"/>
        </w:rPr>
      </w:pPr>
      <w:ins w:id="830" w:author="Elaine Baricante" w:date="2018-12-04T15:26:00Z">
        <w:r w:rsidRPr="003F300B">
          <w:rPr>
            <w:rStyle w:val="Hyperlink"/>
          </w:rPr>
          <w:fldChar w:fldCharType="begin"/>
        </w:r>
        <w:r w:rsidRPr="003F300B">
          <w:rPr>
            <w:rStyle w:val="Hyperlink"/>
          </w:rPr>
          <w:instrText xml:space="preserve"> </w:instrText>
        </w:r>
        <w:r>
          <w:instrText>HYPERLINK \l "_Toc531700965"</w:instrText>
        </w:r>
        <w:r w:rsidRPr="003F300B">
          <w:rPr>
            <w:rStyle w:val="Hyperlink"/>
          </w:rPr>
          <w:instrText xml:space="preserve"> </w:instrText>
        </w:r>
        <w:r w:rsidRPr="003F300B">
          <w:rPr>
            <w:rStyle w:val="Hyperlink"/>
          </w:rPr>
          <w:fldChar w:fldCharType="separate"/>
        </w:r>
        <w:r w:rsidRPr="003F300B">
          <w:rPr>
            <w:rStyle w:val="Hyperlink"/>
          </w:rPr>
          <w:t>7.14.</w:t>
        </w:r>
        <w:r>
          <w:rPr>
            <w:rFonts w:asciiTheme="minorHAnsi" w:eastAsiaTheme="minorEastAsia" w:hAnsiTheme="minorHAnsi" w:cstheme="minorBidi"/>
            <w:color w:val="auto"/>
            <w:sz w:val="22"/>
            <w:szCs w:val="22"/>
            <w:lang w:eastAsia="en-US"/>
          </w:rPr>
          <w:tab/>
        </w:r>
        <w:r w:rsidRPr="003F300B">
          <w:rPr>
            <w:rStyle w:val="Hyperlink"/>
          </w:rPr>
          <w:t>+CSDH Command: Show Text Mode Parameters</w:t>
        </w:r>
        <w:r>
          <w:rPr>
            <w:webHidden/>
          </w:rPr>
          <w:tab/>
        </w:r>
        <w:r>
          <w:rPr>
            <w:webHidden/>
          </w:rPr>
          <w:fldChar w:fldCharType="begin"/>
        </w:r>
        <w:r>
          <w:rPr>
            <w:webHidden/>
          </w:rPr>
          <w:instrText xml:space="preserve"> PAGEREF _Toc531700965 \h </w:instrText>
        </w:r>
      </w:ins>
      <w:r>
        <w:rPr>
          <w:webHidden/>
        </w:rPr>
      </w:r>
      <w:r>
        <w:rPr>
          <w:webHidden/>
        </w:rPr>
        <w:fldChar w:fldCharType="separate"/>
      </w:r>
      <w:ins w:id="831" w:author="Elaine Baricante" w:date="2018-12-04T15:26:00Z">
        <w:r>
          <w:rPr>
            <w:webHidden/>
          </w:rPr>
          <w:t>1</w:t>
        </w:r>
        <w:r>
          <w:rPr>
            <w:webHidden/>
          </w:rPr>
          <w:fldChar w:fldCharType="end"/>
        </w:r>
        <w:r w:rsidRPr="003F300B">
          <w:rPr>
            <w:rStyle w:val="Hyperlink"/>
          </w:rPr>
          <w:fldChar w:fldCharType="end"/>
        </w:r>
      </w:ins>
    </w:p>
    <w:p w14:paraId="54939D0C" w14:textId="2C27DFA5" w:rsidR="00E01C7E" w:rsidRDefault="00E01C7E">
      <w:pPr>
        <w:pStyle w:val="TOC2"/>
        <w:rPr>
          <w:ins w:id="832" w:author="Elaine Baricante" w:date="2018-12-04T15:26:00Z"/>
          <w:rFonts w:asciiTheme="minorHAnsi" w:eastAsiaTheme="minorEastAsia" w:hAnsiTheme="minorHAnsi" w:cstheme="minorBidi"/>
          <w:color w:val="auto"/>
          <w:sz w:val="22"/>
          <w:szCs w:val="22"/>
          <w:lang w:eastAsia="en-US"/>
        </w:rPr>
      </w:pPr>
      <w:ins w:id="833" w:author="Elaine Baricante" w:date="2018-12-04T15:26:00Z">
        <w:r w:rsidRPr="003F300B">
          <w:rPr>
            <w:rStyle w:val="Hyperlink"/>
          </w:rPr>
          <w:fldChar w:fldCharType="begin"/>
        </w:r>
        <w:r w:rsidRPr="003F300B">
          <w:rPr>
            <w:rStyle w:val="Hyperlink"/>
          </w:rPr>
          <w:instrText xml:space="preserve"> </w:instrText>
        </w:r>
        <w:r>
          <w:instrText>HYPERLINK \l "_Toc531700966"</w:instrText>
        </w:r>
        <w:r w:rsidRPr="003F300B">
          <w:rPr>
            <w:rStyle w:val="Hyperlink"/>
          </w:rPr>
          <w:instrText xml:space="preserve"> </w:instrText>
        </w:r>
        <w:r w:rsidRPr="003F300B">
          <w:rPr>
            <w:rStyle w:val="Hyperlink"/>
          </w:rPr>
          <w:fldChar w:fldCharType="separate"/>
        </w:r>
        <w:r w:rsidRPr="003F300B">
          <w:rPr>
            <w:rStyle w:val="Hyperlink"/>
          </w:rPr>
          <w:t>7.15.</w:t>
        </w:r>
        <w:r>
          <w:rPr>
            <w:rFonts w:asciiTheme="minorHAnsi" w:eastAsiaTheme="minorEastAsia" w:hAnsiTheme="minorHAnsi" w:cstheme="minorBidi"/>
            <w:color w:val="auto"/>
            <w:sz w:val="22"/>
            <w:szCs w:val="22"/>
            <w:lang w:eastAsia="en-US"/>
          </w:rPr>
          <w:tab/>
        </w:r>
        <w:r w:rsidRPr="003F300B">
          <w:rPr>
            <w:rStyle w:val="Hyperlink"/>
          </w:rPr>
          <w:t>+CMT Notification: Received SMSPP Content</w:t>
        </w:r>
        <w:r>
          <w:rPr>
            <w:webHidden/>
          </w:rPr>
          <w:tab/>
        </w:r>
        <w:r>
          <w:rPr>
            <w:webHidden/>
          </w:rPr>
          <w:fldChar w:fldCharType="begin"/>
        </w:r>
        <w:r>
          <w:rPr>
            <w:webHidden/>
          </w:rPr>
          <w:instrText xml:space="preserve"> PAGEREF _Toc531700966 \h </w:instrText>
        </w:r>
      </w:ins>
      <w:r>
        <w:rPr>
          <w:webHidden/>
        </w:rPr>
      </w:r>
      <w:r>
        <w:rPr>
          <w:webHidden/>
        </w:rPr>
        <w:fldChar w:fldCharType="separate"/>
      </w:r>
      <w:ins w:id="834" w:author="Elaine Baricante" w:date="2018-12-04T15:26:00Z">
        <w:r>
          <w:rPr>
            <w:webHidden/>
          </w:rPr>
          <w:t>1</w:t>
        </w:r>
        <w:r>
          <w:rPr>
            <w:webHidden/>
          </w:rPr>
          <w:fldChar w:fldCharType="end"/>
        </w:r>
        <w:r w:rsidRPr="003F300B">
          <w:rPr>
            <w:rStyle w:val="Hyperlink"/>
          </w:rPr>
          <w:fldChar w:fldCharType="end"/>
        </w:r>
      </w:ins>
    </w:p>
    <w:p w14:paraId="3DFCA54F" w14:textId="1CF0A726" w:rsidR="00E01C7E" w:rsidRDefault="00E01C7E">
      <w:pPr>
        <w:pStyle w:val="TOC1"/>
        <w:rPr>
          <w:ins w:id="835" w:author="Elaine Baricante" w:date="2018-12-04T15:26:00Z"/>
          <w:rFonts w:asciiTheme="minorHAnsi" w:eastAsiaTheme="minorEastAsia" w:hAnsiTheme="minorHAnsi" w:cstheme="minorBidi"/>
          <w:b w:val="0"/>
          <w:bCs w:val="0"/>
          <w:caps w:val="0"/>
          <w:color w:val="auto"/>
          <w:sz w:val="22"/>
          <w:szCs w:val="22"/>
          <w:lang w:eastAsia="en-US"/>
        </w:rPr>
      </w:pPr>
      <w:ins w:id="836" w:author="Elaine Baricante" w:date="2018-12-04T15:26:00Z">
        <w:r w:rsidRPr="003F300B">
          <w:rPr>
            <w:rStyle w:val="Hyperlink"/>
          </w:rPr>
          <w:fldChar w:fldCharType="begin"/>
        </w:r>
        <w:r w:rsidRPr="003F300B">
          <w:rPr>
            <w:rStyle w:val="Hyperlink"/>
          </w:rPr>
          <w:instrText xml:space="preserve"> </w:instrText>
        </w:r>
        <w:r>
          <w:instrText>HYPERLINK \l "_Toc531700967"</w:instrText>
        </w:r>
        <w:r w:rsidRPr="003F300B">
          <w:rPr>
            <w:rStyle w:val="Hyperlink"/>
          </w:rPr>
          <w:instrText xml:space="preserve"> </w:instrText>
        </w:r>
        <w:r w:rsidRPr="003F300B">
          <w:rPr>
            <w:rStyle w:val="Hyperlink"/>
          </w:rPr>
          <w:fldChar w:fldCharType="separate"/>
        </w:r>
        <w:r w:rsidRPr="003F300B">
          <w:rPr>
            <w:rStyle w:val="Hyperlink"/>
          </w:rPr>
          <w:t>8.</w:t>
        </w:r>
        <w:r>
          <w:rPr>
            <w:rFonts w:asciiTheme="minorHAnsi" w:eastAsiaTheme="minorEastAsia" w:hAnsiTheme="minorHAnsi" w:cstheme="minorBidi"/>
            <w:b w:val="0"/>
            <w:bCs w:val="0"/>
            <w:caps w:val="0"/>
            <w:color w:val="auto"/>
            <w:sz w:val="22"/>
            <w:szCs w:val="22"/>
            <w:lang w:eastAsia="en-US"/>
          </w:rPr>
          <w:tab/>
        </w:r>
        <w:r w:rsidRPr="003F300B">
          <w:rPr>
            <w:rStyle w:val="Hyperlink"/>
          </w:rPr>
          <w:t>Packet Domain Commands</w:t>
        </w:r>
        <w:r>
          <w:rPr>
            <w:webHidden/>
          </w:rPr>
          <w:tab/>
        </w:r>
        <w:r>
          <w:rPr>
            <w:webHidden/>
          </w:rPr>
          <w:fldChar w:fldCharType="begin"/>
        </w:r>
        <w:r>
          <w:rPr>
            <w:webHidden/>
          </w:rPr>
          <w:instrText xml:space="preserve"> PAGEREF _Toc531700967 \h </w:instrText>
        </w:r>
      </w:ins>
      <w:r>
        <w:rPr>
          <w:webHidden/>
        </w:rPr>
      </w:r>
      <w:r>
        <w:rPr>
          <w:webHidden/>
        </w:rPr>
        <w:fldChar w:fldCharType="separate"/>
      </w:r>
      <w:ins w:id="837" w:author="Elaine Baricante" w:date="2018-12-04T15:26:00Z">
        <w:r>
          <w:rPr>
            <w:webHidden/>
          </w:rPr>
          <w:t>1</w:t>
        </w:r>
        <w:r>
          <w:rPr>
            <w:webHidden/>
          </w:rPr>
          <w:fldChar w:fldCharType="end"/>
        </w:r>
        <w:r w:rsidRPr="003F300B">
          <w:rPr>
            <w:rStyle w:val="Hyperlink"/>
          </w:rPr>
          <w:fldChar w:fldCharType="end"/>
        </w:r>
      </w:ins>
    </w:p>
    <w:p w14:paraId="205E9A46" w14:textId="49DAE2FD" w:rsidR="00E01C7E" w:rsidRDefault="00E01C7E">
      <w:pPr>
        <w:pStyle w:val="TOC2"/>
        <w:rPr>
          <w:ins w:id="838" w:author="Elaine Baricante" w:date="2018-12-04T15:26:00Z"/>
          <w:rFonts w:asciiTheme="minorHAnsi" w:eastAsiaTheme="minorEastAsia" w:hAnsiTheme="minorHAnsi" w:cstheme="minorBidi"/>
          <w:color w:val="auto"/>
          <w:sz w:val="22"/>
          <w:szCs w:val="22"/>
          <w:lang w:eastAsia="en-US"/>
        </w:rPr>
      </w:pPr>
      <w:ins w:id="839" w:author="Elaine Baricante" w:date="2018-12-04T15:26:00Z">
        <w:r w:rsidRPr="003F300B">
          <w:rPr>
            <w:rStyle w:val="Hyperlink"/>
          </w:rPr>
          <w:fldChar w:fldCharType="begin"/>
        </w:r>
        <w:r w:rsidRPr="003F300B">
          <w:rPr>
            <w:rStyle w:val="Hyperlink"/>
          </w:rPr>
          <w:instrText xml:space="preserve"> </w:instrText>
        </w:r>
        <w:r>
          <w:instrText>HYPERLINK \l "_Toc531700968"</w:instrText>
        </w:r>
        <w:r w:rsidRPr="003F300B">
          <w:rPr>
            <w:rStyle w:val="Hyperlink"/>
          </w:rPr>
          <w:instrText xml:space="preserve"> </w:instrText>
        </w:r>
        <w:r w:rsidRPr="003F300B">
          <w:rPr>
            <w:rStyle w:val="Hyperlink"/>
          </w:rPr>
          <w:fldChar w:fldCharType="separate"/>
        </w:r>
        <w:r w:rsidRPr="003F300B">
          <w:rPr>
            <w:rStyle w:val="Hyperlink"/>
          </w:rPr>
          <w:t>8.1.</w:t>
        </w:r>
        <w:r>
          <w:rPr>
            <w:rFonts w:asciiTheme="minorHAnsi" w:eastAsiaTheme="minorEastAsia" w:hAnsiTheme="minorHAnsi" w:cstheme="minorBidi"/>
            <w:color w:val="auto"/>
            <w:sz w:val="22"/>
            <w:szCs w:val="22"/>
            <w:lang w:eastAsia="en-US"/>
          </w:rPr>
          <w:tab/>
        </w:r>
        <w:r w:rsidRPr="003F300B">
          <w:rPr>
            <w:rStyle w:val="Hyperlink"/>
          </w:rPr>
          <w:t>+CGATT Command: PS Attach or Detach</w:t>
        </w:r>
        <w:r>
          <w:rPr>
            <w:webHidden/>
          </w:rPr>
          <w:tab/>
        </w:r>
        <w:r>
          <w:rPr>
            <w:webHidden/>
          </w:rPr>
          <w:fldChar w:fldCharType="begin"/>
        </w:r>
        <w:r>
          <w:rPr>
            <w:webHidden/>
          </w:rPr>
          <w:instrText xml:space="preserve"> PAGEREF _Toc531700968 \h </w:instrText>
        </w:r>
      </w:ins>
      <w:r>
        <w:rPr>
          <w:webHidden/>
        </w:rPr>
      </w:r>
      <w:r>
        <w:rPr>
          <w:webHidden/>
        </w:rPr>
        <w:fldChar w:fldCharType="separate"/>
      </w:r>
      <w:ins w:id="840" w:author="Elaine Baricante" w:date="2018-12-04T15:26:00Z">
        <w:r>
          <w:rPr>
            <w:webHidden/>
          </w:rPr>
          <w:t>1</w:t>
        </w:r>
        <w:r>
          <w:rPr>
            <w:webHidden/>
          </w:rPr>
          <w:fldChar w:fldCharType="end"/>
        </w:r>
        <w:r w:rsidRPr="003F300B">
          <w:rPr>
            <w:rStyle w:val="Hyperlink"/>
          </w:rPr>
          <w:fldChar w:fldCharType="end"/>
        </w:r>
      </w:ins>
    </w:p>
    <w:p w14:paraId="68512959" w14:textId="077A949E" w:rsidR="00E01C7E" w:rsidRDefault="00E01C7E">
      <w:pPr>
        <w:pStyle w:val="TOC2"/>
        <w:rPr>
          <w:ins w:id="841" w:author="Elaine Baricante" w:date="2018-12-04T15:26:00Z"/>
          <w:rFonts w:asciiTheme="minorHAnsi" w:eastAsiaTheme="minorEastAsia" w:hAnsiTheme="minorHAnsi" w:cstheme="minorBidi"/>
          <w:color w:val="auto"/>
          <w:sz w:val="22"/>
          <w:szCs w:val="22"/>
          <w:lang w:eastAsia="en-US"/>
        </w:rPr>
      </w:pPr>
      <w:ins w:id="842" w:author="Elaine Baricante" w:date="2018-12-04T15:26:00Z">
        <w:r w:rsidRPr="003F300B">
          <w:rPr>
            <w:rStyle w:val="Hyperlink"/>
          </w:rPr>
          <w:fldChar w:fldCharType="begin"/>
        </w:r>
        <w:r w:rsidRPr="003F300B">
          <w:rPr>
            <w:rStyle w:val="Hyperlink"/>
          </w:rPr>
          <w:instrText xml:space="preserve"> </w:instrText>
        </w:r>
        <w:r>
          <w:instrText>HYPERLINK \l "_Toc531700969"</w:instrText>
        </w:r>
        <w:r w:rsidRPr="003F300B">
          <w:rPr>
            <w:rStyle w:val="Hyperlink"/>
          </w:rPr>
          <w:instrText xml:space="preserve"> </w:instrText>
        </w:r>
        <w:r w:rsidRPr="003F300B">
          <w:rPr>
            <w:rStyle w:val="Hyperlink"/>
          </w:rPr>
          <w:fldChar w:fldCharType="separate"/>
        </w:r>
        <w:r w:rsidRPr="003F300B">
          <w:rPr>
            <w:rStyle w:val="Hyperlink"/>
          </w:rPr>
          <w:t>8.2.</w:t>
        </w:r>
        <w:r>
          <w:rPr>
            <w:rFonts w:asciiTheme="minorHAnsi" w:eastAsiaTheme="minorEastAsia" w:hAnsiTheme="minorHAnsi" w:cstheme="minorBidi"/>
            <w:color w:val="auto"/>
            <w:sz w:val="22"/>
            <w:szCs w:val="22"/>
            <w:lang w:eastAsia="en-US"/>
          </w:rPr>
          <w:tab/>
        </w:r>
        <w:r w:rsidRPr="003F300B">
          <w:rPr>
            <w:rStyle w:val="Hyperlink"/>
          </w:rPr>
          <w:t>+CGACT Command: PDP Context Activate or Deactivate</w:t>
        </w:r>
        <w:r>
          <w:rPr>
            <w:webHidden/>
          </w:rPr>
          <w:tab/>
        </w:r>
        <w:r>
          <w:rPr>
            <w:webHidden/>
          </w:rPr>
          <w:fldChar w:fldCharType="begin"/>
        </w:r>
        <w:r>
          <w:rPr>
            <w:webHidden/>
          </w:rPr>
          <w:instrText xml:space="preserve"> PAGEREF _Toc531700969 \h </w:instrText>
        </w:r>
      </w:ins>
      <w:r>
        <w:rPr>
          <w:webHidden/>
        </w:rPr>
      </w:r>
      <w:r>
        <w:rPr>
          <w:webHidden/>
        </w:rPr>
        <w:fldChar w:fldCharType="separate"/>
      </w:r>
      <w:ins w:id="843" w:author="Elaine Baricante" w:date="2018-12-04T15:26:00Z">
        <w:r>
          <w:rPr>
            <w:webHidden/>
          </w:rPr>
          <w:t>1</w:t>
        </w:r>
        <w:r>
          <w:rPr>
            <w:webHidden/>
          </w:rPr>
          <w:fldChar w:fldCharType="end"/>
        </w:r>
        <w:r w:rsidRPr="003F300B">
          <w:rPr>
            <w:rStyle w:val="Hyperlink"/>
          </w:rPr>
          <w:fldChar w:fldCharType="end"/>
        </w:r>
      </w:ins>
    </w:p>
    <w:p w14:paraId="0CAC24D6" w14:textId="71DAD6D8" w:rsidR="00E01C7E" w:rsidRDefault="00E01C7E">
      <w:pPr>
        <w:pStyle w:val="TOC2"/>
        <w:rPr>
          <w:ins w:id="844" w:author="Elaine Baricante" w:date="2018-12-04T15:26:00Z"/>
          <w:rFonts w:asciiTheme="minorHAnsi" w:eastAsiaTheme="minorEastAsia" w:hAnsiTheme="minorHAnsi" w:cstheme="minorBidi"/>
          <w:color w:val="auto"/>
          <w:sz w:val="22"/>
          <w:szCs w:val="22"/>
          <w:lang w:eastAsia="en-US"/>
        </w:rPr>
      </w:pPr>
      <w:ins w:id="845" w:author="Elaine Baricante" w:date="2018-12-04T15:26:00Z">
        <w:r w:rsidRPr="003F300B">
          <w:rPr>
            <w:rStyle w:val="Hyperlink"/>
          </w:rPr>
          <w:fldChar w:fldCharType="begin"/>
        </w:r>
        <w:r w:rsidRPr="003F300B">
          <w:rPr>
            <w:rStyle w:val="Hyperlink"/>
          </w:rPr>
          <w:instrText xml:space="preserve"> </w:instrText>
        </w:r>
        <w:r>
          <w:instrText>HYPERLINK \l "_Toc531700970"</w:instrText>
        </w:r>
        <w:r w:rsidRPr="003F300B">
          <w:rPr>
            <w:rStyle w:val="Hyperlink"/>
          </w:rPr>
          <w:instrText xml:space="preserve"> </w:instrText>
        </w:r>
        <w:r w:rsidRPr="003F300B">
          <w:rPr>
            <w:rStyle w:val="Hyperlink"/>
          </w:rPr>
          <w:fldChar w:fldCharType="separate"/>
        </w:r>
        <w:r w:rsidRPr="003F300B">
          <w:rPr>
            <w:rStyle w:val="Hyperlink"/>
          </w:rPr>
          <w:t>8.3.</w:t>
        </w:r>
        <w:r>
          <w:rPr>
            <w:rFonts w:asciiTheme="minorHAnsi" w:eastAsiaTheme="minorEastAsia" w:hAnsiTheme="minorHAnsi" w:cstheme="minorBidi"/>
            <w:color w:val="auto"/>
            <w:sz w:val="22"/>
            <w:szCs w:val="22"/>
            <w:lang w:eastAsia="en-US"/>
          </w:rPr>
          <w:tab/>
        </w:r>
        <w:r w:rsidRPr="003F300B">
          <w:rPr>
            <w:rStyle w:val="Hyperlink"/>
          </w:rPr>
          <w:t>+CGCMOD Command: Modify PDP Context</w:t>
        </w:r>
        <w:r>
          <w:rPr>
            <w:webHidden/>
          </w:rPr>
          <w:tab/>
        </w:r>
        <w:r>
          <w:rPr>
            <w:webHidden/>
          </w:rPr>
          <w:fldChar w:fldCharType="begin"/>
        </w:r>
        <w:r>
          <w:rPr>
            <w:webHidden/>
          </w:rPr>
          <w:instrText xml:space="preserve"> PAGEREF _Toc531700970 \h </w:instrText>
        </w:r>
      </w:ins>
      <w:r>
        <w:rPr>
          <w:webHidden/>
        </w:rPr>
      </w:r>
      <w:r>
        <w:rPr>
          <w:webHidden/>
        </w:rPr>
        <w:fldChar w:fldCharType="separate"/>
      </w:r>
      <w:ins w:id="846" w:author="Elaine Baricante" w:date="2018-12-04T15:26:00Z">
        <w:r>
          <w:rPr>
            <w:webHidden/>
          </w:rPr>
          <w:t>1</w:t>
        </w:r>
        <w:r>
          <w:rPr>
            <w:webHidden/>
          </w:rPr>
          <w:fldChar w:fldCharType="end"/>
        </w:r>
        <w:r w:rsidRPr="003F300B">
          <w:rPr>
            <w:rStyle w:val="Hyperlink"/>
          </w:rPr>
          <w:fldChar w:fldCharType="end"/>
        </w:r>
      </w:ins>
    </w:p>
    <w:p w14:paraId="430DCFA1" w14:textId="58F4A43A" w:rsidR="00E01C7E" w:rsidRDefault="00E01C7E">
      <w:pPr>
        <w:pStyle w:val="TOC2"/>
        <w:rPr>
          <w:ins w:id="847" w:author="Elaine Baricante" w:date="2018-12-04T15:26:00Z"/>
          <w:rFonts w:asciiTheme="minorHAnsi" w:eastAsiaTheme="minorEastAsia" w:hAnsiTheme="minorHAnsi" w:cstheme="minorBidi"/>
          <w:color w:val="auto"/>
          <w:sz w:val="22"/>
          <w:szCs w:val="22"/>
          <w:lang w:eastAsia="en-US"/>
        </w:rPr>
      </w:pPr>
      <w:ins w:id="848" w:author="Elaine Baricante" w:date="2018-12-04T15:26:00Z">
        <w:r w:rsidRPr="003F300B">
          <w:rPr>
            <w:rStyle w:val="Hyperlink"/>
          </w:rPr>
          <w:fldChar w:fldCharType="begin"/>
        </w:r>
        <w:r w:rsidRPr="003F300B">
          <w:rPr>
            <w:rStyle w:val="Hyperlink"/>
          </w:rPr>
          <w:instrText xml:space="preserve"> </w:instrText>
        </w:r>
        <w:r>
          <w:instrText>HYPERLINK \l "_Toc531700971"</w:instrText>
        </w:r>
        <w:r w:rsidRPr="003F300B">
          <w:rPr>
            <w:rStyle w:val="Hyperlink"/>
          </w:rPr>
          <w:instrText xml:space="preserve"> </w:instrText>
        </w:r>
        <w:r w:rsidRPr="003F300B">
          <w:rPr>
            <w:rStyle w:val="Hyperlink"/>
          </w:rPr>
          <w:fldChar w:fldCharType="separate"/>
        </w:r>
        <w:r w:rsidRPr="003F300B">
          <w:rPr>
            <w:rStyle w:val="Hyperlink"/>
          </w:rPr>
          <w:t>8.4.</w:t>
        </w:r>
        <w:r>
          <w:rPr>
            <w:rFonts w:asciiTheme="minorHAnsi" w:eastAsiaTheme="minorEastAsia" w:hAnsiTheme="minorHAnsi" w:cstheme="minorBidi"/>
            <w:color w:val="auto"/>
            <w:sz w:val="22"/>
            <w:szCs w:val="22"/>
            <w:lang w:eastAsia="en-US"/>
          </w:rPr>
          <w:tab/>
        </w:r>
        <w:r w:rsidRPr="003F300B">
          <w:rPr>
            <w:rStyle w:val="Hyperlink"/>
          </w:rPr>
          <w:t>+CGTFT Command: Traffic Flow Template</w:t>
        </w:r>
        <w:r>
          <w:rPr>
            <w:webHidden/>
          </w:rPr>
          <w:tab/>
        </w:r>
        <w:r>
          <w:rPr>
            <w:webHidden/>
          </w:rPr>
          <w:fldChar w:fldCharType="begin"/>
        </w:r>
        <w:r>
          <w:rPr>
            <w:webHidden/>
          </w:rPr>
          <w:instrText xml:space="preserve"> PAGEREF _Toc531700971 \h </w:instrText>
        </w:r>
      </w:ins>
      <w:r>
        <w:rPr>
          <w:webHidden/>
        </w:rPr>
      </w:r>
      <w:r>
        <w:rPr>
          <w:webHidden/>
        </w:rPr>
        <w:fldChar w:fldCharType="separate"/>
      </w:r>
      <w:ins w:id="849" w:author="Elaine Baricante" w:date="2018-12-04T15:26:00Z">
        <w:r>
          <w:rPr>
            <w:webHidden/>
          </w:rPr>
          <w:t>1</w:t>
        </w:r>
        <w:r>
          <w:rPr>
            <w:webHidden/>
          </w:rPr>
          <w:fldChar w:fldCharType="end"/>
        </w:r>
        <w:r w:rsidRPr="003F300B">
          <w:rPr>
            <w:rStyle w:val="Hyperlink"/>
          </w:rPr>
          <w:fldChar w:fldCharType="end"/>
        </w:r>
      </w:ins>
    </w:p>
    <w:p w14:paraId="03E31B93" w14:textId="54D87F65" w:rsidR="00E01C7E" w:rsidRDefault="00E01C7E">
      <w:pPr>
        <w:pStyle w:val="TOC2"/>
        <w:rPr>
          <w:ins w:id="850" w:author="Elaine Baricante" w:date="2018-12-04T15:26:00Z"/>
          <w:rFonts w:asciiTheme="minorHAnsi" w:eastAsiaTheme="minorEastAsia" w:hAnsiTheme="minorHAnsi" w:cstheme="minorBidi"/>
          <w:color w:val="auto"/>
          <w:sz w:val="22"/>
          <w:szCs w:val="22"/>
          <w:lang w:eastAsia="en-US"/>
        </w:rPr>
      </w:pPr>
      <w:ins w:id="851" w:author="Elaine Baricante" w:date="2018-12-04T15:26:00Z">
        <w:r w:rsidRPr="003F300B">
          <w:rPr>
            <w:rStyle w:val="Hyperlink"/>
          </w:rPr>
          <w:fldChar w:fldCharType="begin"/>
        </w:r>
        <w:r w:rsidRPr="003F300B">
          <w:rPr>
            <w:rStyle w:val="Hyperlink"/>
          </w:rPr>
          <w:instrText xml:space="preserve"> </w:instrText>
        </w:r>
        <w:r>
          <w:instrText>HYPERLINK \l "_Toc531700972"</w:instrText>
        </w:r>
        <w:r w:rsidRPr="003F300B">
          <w:rPr>
            <w:rStyle w:val="Hyperlink"/>
          </w:rPr>
          <w:instrText xml:space="preserve"> </w:instrText>
        </w:r>
        <w:r w:rsidRPr="003F300B">
          <w:rPr>
            <w:rStyle w:val="Hyperlink"/>
          </w:rPr>
          <w:fldChar w:fldCharType="separate"/>
        </w:r>
        <w:r w:rsidRPr="003F300B">
          <w:rPr>
            <w:rStyle w:val="Hyperlink"/>
          </w:rPr>
          <w:t>8.5.</w:t>
        </w:r>
        <w:r>
          <w:rPr>
            <w:rFonts w:asciiTheme="minorHAnsi" w:eastAsiaTheme="minorEastAsia" w:hAnsiTheme="minorHAnsi" w:cstheme="minorBidi"/>
            <w:color w:val="auto"/>
            <w:sz w:val="22"/>
            <w:szCs w:val="22"/>
            <w:lang w:eastAsia="en-US"/>
          </w:rPr>
          <w:tab/>
        </w:r>
        <w:r w:rsidRPr="003F300B">
          <w:rPr>
            <w:rStyle w:val="Hyperlink"/>
          </w:rPr>
          <w:t>+CGDCONT Command: Define PDP Context</w:t>
        </w:r>
        <w:r>
          <w:rPr>
            <w:webHidden/>
          </w:rPr>
          <w:tab/>
        </w:r>
        <w:r>
          <w:rPr>
            <w:webHidden/>
          </w:rPr>
          <w:fldChar w:fldCharType="begin"/>
        </w:r>
        <w:r>
          <w:rPr>
            <w:webHidden/>
          </w:rPr>
          <w:instrText xml:space="preserve"> PAGEREF _Toc531700972 \h </w:instrText>
        </w:r>
      </w:ins>
      <w:r>
        <w:rPr>
          <w:webHidden/>
        </w:rPr>
      </w:r>
      <w:r>
        <w:rPr>
          <w:webHidden/>
        </w:rPr>
        <w:fldChar w:fldCharType="separate"/>
      </w:r>
      <w:ins w:id="852" w:author="Elaine Baricante" w:date="2018-12-04T15:26:00Z">
        <w:r>
          <w:rPr>
            <w:webHidden/>
          </w:rPr>
          <w:t>1</w:t>
        </w:r>
        <w:r>
          <w:rPr>
            <w:webHidden/>
          </w:rPr>
          <w:fldChar w:fldCharType="end"/>
        </w:r>
        <w:r w:rsidRPr="003F300B">
          <w:rPr>
            <w:rStyle w:val="Hyperlink"/>
          </w:rPr>
          <w:fldChar w:fldCharType="end"/>
        </w:r>
      </w:ins>
    </w:p>
    <w:p w14:paraId="3AA57FD7" w14:textId="7718FD50" w:rsidR="00E01C7E" w:rsidRDefault="00E01C7E">
      <w:pPr>
        <w:pStyle w:val="TOC2"/>
        <w:rPr>
          <w:ins w:id="853" w:author="Elaine Baricante" w:date="2018-12-04T15:26:00Z"/>
          <w:rFonts w:asciiTheme="minorHAnsi" w:eastAsiaTheme="minorEastAsia" w:hAnsiTheme="minorHAnsi" w:cstheme="minorBidi"/>
          <w:color w:val="auto"/>
          <w:sz w:val="22"/>
          <w:szCs w:val="22"/>
          <w:lang w:eastAsia="en-US"/>
        </w:rPr>
      </w:pPr>
      <w:ins w:id="854" w:author="Elaine Baricante" w:date="2018-12-04T15:26:00Z">
        <w:r w:rsidRPr="003F300B">
          <w:rPr>
            <w:rStyle w:val="Hyperlink"/>
          </w:rPr>
          <w:fldChar w:fldCharType="begin"/>
        </w:r>
        <w:r w:rsidRPr="003F300B">
          <w:rPr>
            <w:rStyle w:val="Hyperlink"/>
          </w:rPr>
          <w:instrText xml:space="preserve"> </w:instrText>
        </w:r>
        <w:r>
          <w:instrText>HYPERLINK \l "_Toc531700973"</w:instrText>
        </w:r>
        <w:r w:rsidRPr="003F300B">
          <w:rPr>
            <w:rStyle w:val="Hyperlink"/>
          </w:rPr>
          <w:instrText xml:space="preserve"> </w:instrText>
        </w:r>
        <w:r w:rsidRPr="003F300B">
          <w:rPr>
            <w:rStyle w:val="Hyperlink"/>
          </w:rPr>
          <w:fldChar w:fldCharType="separate"/>
        </w:r>
        <w:r w:rsidRPr="003F300B">
          <w:rPr>
            <w:rStyle w:val="Hyperlink"/>
          </w:rPr>
          <w:t>8.6.</w:t>
        </w:r>
        <w:r>
          <w:rPr>
            <w:rFonts w:asciiTheme="minorHAnsi" w:eastAsiaTheme="minorEastAsia" w:hAnsiTheme="minorHAnsi" w:cstheme="minorBidi"/>
            <w:color w:val="auto"/>
            <w:sz w:val="22"/>
            <w:szCs w:val="22"/>
            <w:lang w:eastAsia="en-US"/>
          </w:rPr>
          <w:tab/>
        </w:r>
        <w:r w:rsidRPr="003F300B">
          <w:rPr>
            <w:rStyle w:val="Hyperlink"/>
          </w:rPr>
          <w:t>+CGDSCONT Command: Define Secondary PDP Context</w:t>
        </w:r>
        <w:r>
          <w:rPr>
            <w:webHidden/>
          </w:rPr>
          <w:tab/>
        </w:r>
        <w:r>
          <w:rPr>
            <w:webHidden/>
          </w:rPr>
          <w:fldChar w:fldCharType="begin"/>
        </w:r>
        <w:r>
          <w:rPr>
            <w:webHidden/>
          </w:rPr>
          <w:instrText xml:space="preserve"> PAGEREF _Toc531700973 \h </w:instrText>
        </w:r>
      </w:ins>
      <w:r>
        <w:rPr>
          <w:webHidden/>
        </w:rPr>
      </w:r>
      <w:r>
        <w:rPr>
          <w:webHidden/>
        </w:rPr>
        <w:fldChar w:fldCharType="separate"/>
      </w:r>
      <w:ins w:id="855" w:author="Elaine Baricante" w:date="2018-12-04T15:26:00Z">
        <w:r>
          <w:rPr>
            <w:webHidden/>
          </w:rPr>
          <w:t>1</w:t>
        </w:r>
        <w:r>
          <w:rPr>
            <w:webHidden/>
          </w:rPr>
          <w:fldChar w:fldCharType="end"/>
        </w:r>
        <w:r w:rsidRPr="003F300B">
          <w:rPr>
            <w:rStyle w:val="Hyperlink"/>
          </w:rPr>
          <w:fldChar w:fldCharType="end"/>
        </w:r>
      </w:ins>
    </w:p>
    <w:p w14:paraId="7A261FBD" w14:textId="7C0288E7" w:rsidR="00E01C7E" w:rsidRDefault="00E01C7E">
      <w:pPr>
        <w:pStyle w:val="TOC2"/>
        <w:rPr>
          <w:ins w:id="856" w:author="Elaine Baricante" w:date="2018-12-04T15:26:00Z"/>
          <w:rFonts w:asciiTheme="minorHAnsi" w:eastAsiaTheme="minorEastAsia" w:hAnsiTheme="minorHAnsi" w:cstheme="minorBidi"/>
          <w:color w:val="auto"/>
          <w:sz w:val="22"/>
          <w:szCs w:val="22"/>
          <w:lang w:eastAsia="en-US"/>
        </w:rPr>
      </w:pPr>
      <w:ins w:id="857" w:author="Elaine Baricante" w:date="2018-12-04T15:26:00Z">
        <w:r w:rsidRPr="003F300B">
          <w:rPr>
            <w:rStyle w:val="Hyperlink"/>
          </w:rPr>
          <w:fldChar w:fldCharType="begin"/>
        </w:r>
        <w:r w:rsidRPr="003F300B">
          <w:rPr>
            <w:rStyle w:val="Hyperlink"/>
          </w:rPr>
          <w:instrText xml:space="preserve"> </w:instrText>
        </w:r>
        <w:r>
          <w:instrText>HYPERLINK \l "_Toc531700974"</w:instrText>
        </w:r>
        <w:r w:rsidRPr="003F300B">
          <w:rPr>
            <w:rStyle w:val="Hyperlink"/>
          </w:rPr>
          <w:instrText xml:space="preserve"> </w:instrText>
        </w:r>
        <w:r w:rsidRPr="003F300B">
          <w:rPr>
            <w:rStyle w:val="Hyperlink"/>
          </w:rPr>
          <w:fldChar w:fldCharType="separate"/>
        </w:r>
        <w:r w:rsidRPr="003F300B">
          <w:rPr>
            <w:rStyle w:val="Hyperlink"/>
          </w:rPr>
          <w:t>8.7.</w:t>
        </w:r>
        <w:r>
          <w:rPr>
            <w:rFonts w:asciiTheme="minorHAnsi" w:eastAsiaTheme="minorEastAsia" w:hAnsiTheme="minorHAnsi" w:cstheme="minorBidi"/>
            <w:color w:val="auto"/>
            <w:sz w:val="22"/>
            <w:szCs w:val="22"/>
            <w:lang w:eastAsia="en-US"/>
          </w:rPr>
          <w:tab/>
        </w:r>
        <w:r w:rsidRPr="003F300B">
          <w:rPr>
            <w:rStyle w:val="Hyperlink"/>
          </w:rPr>
          <w:t>+CGCONTRDP Command: PDP Context Read Dynamic Parameter</w:t>
        </w:r>
        <w:r>
          <w:rPr>
            <w:webHidden/>
          </w:rPr>
          <w:tab/>
        </w:r>
        <w:r>
          <w:rPr>
            <w:webHidden/>
          </w:rPr>
          <w:fldChar w:fldCharType="begin"/>
        </w:r>
        <w:r>
          <w:rPr>
            <w:webHidden/>
          </w:rPr>
          <w:instrText xml:space="preserve"> PAGEREF _Toc531700974 \h </w:instrText>
        </w:r>
      </w:ins>
      <w:r>
        <w:rPr>
          <w:webHidden/>
        </w:rPr>
      </w:r>
      <w:r>
        <w:rPr>
          <w:webHidden/>
        </w:rPr>
        <w:fldChar w:fldCharType="separate"/>
      </w:r>
      <w:ins w:id="858" w:author="Elaine Baricante" w:date="2018-12-04T15:26:00Z">
        <w:r>
          <w:rPr>
            <w:webHidden/>
          </w:rPr>
          <w:t>1</w:t>
        </w:r>
        <w:r>
          <w:rPr>
            <w:webHidden/>
          </w:rPr>
          <w:fldChar w:fldCharType="end"/>
        </w:r>
        <w:r w:rsidRPr="003F300B">
          <w:rPr>
            <w:rStyle w:val="Hyperlink"/>
          </w:rPr>
          <w:fldChar w:fldCharType="end"/>
        </w:r>
      </w:ins>
    </w:p>
    <w:p w14:paraId="239C7E30" w14:textId="7DD8FDCA" w:rsidR="00E01C7E" w:rsidRDefault="00E01C7E">
      <w:pPr>
        <w:pStyle w:val="TOC2"/>
        <w:rPr>
          <w:ins w:id="859" w:author="Elaine Baricante" w:date="2018-12-04T15:26:00Z"/>
          <w:rFonts w:asciiTheme="minorHAnsi" w:eastAsiaTheme="minorEastAsia" w:hAnsiTheme="minorHAnsi" w:cstheme="minorBidi"/>
          <w:color w:val="auto"/>
          <w:sz w:val="22"/>
          <w:szCs w:val="22"/>
          <w:lang w:eastAsia="en-US"/>
        </w:rPr>
      </w:pPr>
      <w:ins w:id="860" w:author="Elaine Baricante" w:date="2018-12-04T15:26:00Z">
        <w:r w:rsidRPr="003F300B">
          <w:rPr>
            <w:rStyle w:val="Hyperlink"/>
          </w:rPr>
          <w:fldChar w:fldCharType="begin"/>
        </w:r>
        <w:r w:rsidRPr="003F300B">
          <w:rPr>
            <w:rStyle w:val="Hyperlink"/>
          </w:rPr>
          <w:instrText xml:space="preserve"> </w:instrText>
        </w:r>
        <w:r>
          <w:instrText>HYPERLINK \l "_Toc531700975"</w:instrText>
        </w:r>
        <w:r w:rsidRPr="003F300B">
          <w:rPr>
            <w:rStyle w:val="Hyperlink"/>
          </w:rPr>
          <w:instrText xml:space="preserve"> </w:instrText>
        </w:r>
        <w:r w:rsidRPr="003F300B">
          <w:rPr>
            <w:rStyle w:val="Hyperlink"/>
          </w:rPr>
          <w:fldChar w:fldCharType="separate"/>
        </w:r>
        <w:r w:rsidRPr="003F300B">
          <w:rPr>
            <w:rStyle w:val="Hyperlink"/>
          </w:rPr>
          <w:t>8.8.</w:t>
        </w:r>
        <w:r>
          <w:rPr>
            <w:rFonts w:asciiTheme="minorHAnsi" w:eastAsiaTheme="minorEastAsia" w:hAnsiTheme="minorHAnsi" w:cstheme="minorBidi"/>
            <w:color w:val="auto"/>
            <w:sz w:val="22"/>
            <w:szCs w:val="22"/>
            <w:lang w:eastAsia="en-US"/>
          </w:rPr>
          <w:tab/>
        </w:r>
        <w:r w:rsidRPr="003F300B">
          <w:rPr>
            <w:rStyle w:val="Hyperlink"/>
          </w:rPr>
          <w:t>+CGSCONTRDP Command: Secondary PDP Context Read Dynamic Parameter</w:t>
        </w:r>
        <w:r>
          <w:rPr>
            <w:webHidden/>
          </w:rPr>
          <w:tab/>
        </w:r>
        <w:r>
          <w:rPr>
            <w:webHidden/>
          </w:rPr>
          <w:fldChar w:fldCharType="begin"/>
        </w:r>
        <w:r>
          <w:rPr>
            <w:webHidden/>
          </w:rPr>
          <w:instrText xml:space="preserve"> PAGEREF _Toc531700975 \h </w:instrText>
        </w:r>
      </w:ins>
      <w:r>
        <w:rPr>
          <w:webHidden/>
        </w:rPr>
      </w:r>
      <w:r>
        <w:rPr>
          <w:webHidden/>
        </w:rPr>
        <w:fldChar w:fldCharType="separate"/>
      </w:r>
      <w:ins w:id="861" w:author="Elaine Baricante" w:date="2018-12-04T15:26:00Z">
        <w:r>
          <w:rPr>
            <w:webHidden/>
          </w:rPr>
          <w:t>1</w:t>
        </w:r>
        <w:r>
          <w:rPr>
            <w:webHidden/>
          </w:rPr>
          <w:fldChar w:fldCharType="end"/>
        </w:r>
        <w:r w:rsidRPr="003F300B">
          <w:rPr>
            <w:rStyle w:val="Hyperlink"/>
          </w:rPr>
          <w:fldChar w:fldCharType="end"/>
        </w:r>
      </w:ins>
    </w:p>
    <w:p w14:paraId="45A1B9E6" w14:textId="28F6124E" w:rsidR="00E01C7E" w:rsidRDefault="00E01C7E">
      <w:pPr>
        <w:pStyle w:val="TOC2"/>
        <w:rPr>
          <w:ins w:id="862" w:author="Elaine Baricante" w:date="2018-12-04T15:26:00Z"/>
          <w:rFonts w:asciiTheme="minorHAnsi" w:eastAsiaTheme="minorEastAsia" w:hAnsiTheme="minorHAnsi" w:cstheme="minorBidi"/>
          <w:color w:val="auto"/>
          <w:sz w:val="22"/>
          <w:szCs w:val="22"/>
          <w:lang w:eastAsia="en-US"/>
        </w:rPr>
      </w:pPr>
      <w:ins w:id="863" w:author="Elaine Baricante" w:date="2018-12-04T15:26:00Z">
        <w:r w:rsidRPr="003F300B">
          <w:rPr>
            <w:rStyle w:val="Hyperlink"/>
          </w:rPr>
          <w:lastRenderedPageBreak/>
          <w:fldChar w:fldCharType="begin"/>
        </w:r>
        <w:r w:rsidRPr="003F300B">
          <w:rPr>
            <w:rStyle w:val="Hyperlink"/>
          </w:rPr>
          <w:instrText xml:space="preserve"> </w:instrText>
        </w:r>
        <w:r>
          <w:instrText>HYPERLINK \l "_Toc531700976"</w:instrText>
        </w:r>
        <w:r w:rsidRPr="003F300B">
          <w:rPr>
            <w:rStyle w:val="Hyperlink"/>
          </w:rPr>
          <w:instrText xml:space="preserve"> </w:instrText>
        </w:r>
        <w:r w:rsidRPr="003F300B">
          <w:rPr>
            <w:rStyle w:val="Hyperlink"/>
          </w:rPr>
          <w:fldChar w:fldCharType="separate"/>
        </w:r>
        <w:r w:rsidRPr="003F300B">
          <w:rPr>
            <w:rStyle w:val="Hyperlink"/>
            <w:rFonts w:ascii="Arial Gras" w:hAnsi="Arial Gras"/>
          </w:rPr>
          <w:t>8.9.</w:t>
        </w:r>
        <w:r>
          <w:rPr>
            <w:rFonts w:asciiTheme="minorHAnsi" w:eastAsiaTheme="minorEastAsia" w:hAnsiTheme="minorHAnsi" w:cstheme="minorBidi"/>
            <w:color w:val="auto"/>
            <w:sz w:val="22"/>
            <w:szCs w:val="22"/>
            <w:lang w:eastAsia="en-US"/>
          </w:rPr>
          <w:tab/>
        </w:r>
        <w:r w:rsidRPr="003F300B">
          <w:rPr>
            <w:rStyle w:val="Hyperlink"/>
          </w:rPr>
          <w:t>+CGEREP Command: Packet Domain Event Reporting</w:t>
        </w:r>
        <w:r>
          <w:rPr>
            <w:webHidden/>
          </w:rPr>
          <w:tab/>
        </w:r>
        <w:r>
          <w:rPr>
            <w:webHidden/>
          </w:rPr>
          <w:fldChar w:fldCharType="begin"/>
        </w:r>
        <w:r>
          <w:rPr>
            <w:webHidden/>
          </w:rPr>
          <w:instrText xml:space="preserve"> PAGEREF _Toc531700976 \h </w:instrText>
        </w:r>
      </w:ins>
      <w:r>
        <w:rPr>
          <w:webHidden/>
        </w:rPr>
      </w:r>
      <w:r>
        <w:rPr>
          <w:webHidden/>
        </w:rPr>
        <w:fldChar w:fldCharType="separate"/>
      </w:r>
      <w:ins w:id="864" w:author="Elaine Baricante" w:date="2018-12-04T15:26:00Z">
        <w:r>
          <w:rPr>
            <w:webHidden/>
          </w:rPr>
          <w:t>1</w:t>
        </w:r>
        <w:r>
          <w:rPr>
            <w:webHidden/>
          </w:rPr>
          <w:fldChar w:fldCharType="end"/>
        </w:r>
        <w:r w:rsidRPr="003F300B">
          <w:rPr>
            <w:rStyle w:val="Hyperlink"/>
          </w:rPr>
          <w:fldChar w:fldCharType="end"/>
        </w:r>
      </w:ins>
    </w:p>
    <w:p w14:paraId="68658AD0" w14:textId="489515AF" w:rsidR="00E01C7E" w:rsidRDefault="00E01C7E">
      <w:pPr>
        <w:pStyle w:val="TOC2"/>
        <w:rPr>
          <w:ins w:id="865" w:author="Elaine Baricante" w:date="2018-12-04T15:26:00Z"/>
          <w:rFonts w:asciiTheme="minorHAnsi" w:eastAsiaTheme="minorEastAsia" w:hAnsiTheme="minorHAnsi" w:cstheme="minorBidi"/>
          <w:color w:val="auto"/>
          <w:sz w:val="22"/>
          <w:szCs w:val="22"/>
          <w:lang w:eastAsia="en-US"/>
        </w:rPr>
      </w:pPr>
      <w:ins w:id="866" w:author="Elaine Baricante" w:date="2018-12-04T15:26:00Z">
        <w:r w:rsidRPr="003F300B">
          <w:rPr>
            <w:rStyle w:val="Hyperlink"/>
          </w:rPr>
          <w:fldChar w:fldCharType="begin"/>
        </w:r>
        <w:r w:rsidRPr="003F300B">
          <w:rPr>
            <w:rStyle w:val="Hyperlink"/>
          </w:rPr>
          <w:instrText xml:space="preserve"> </w:instrText>
        </w:r>
        <w:r>
          <w:instrText>HYPERLINK \l "_Toc531700977"</w:instrText>
        </w:r>
        <w:r w:rsidRPr="003F300B">
          <w:rPr>
            <w:rStyle w:val="Hyperlink"/>
          </w:rPr>
          <w:instrText xml:space="preserve"> </w:instrText>
        </w:r>
        <w:r w:rsidRPr="003F300B">
          <w:rPr>
            <w:rStyle w:val="Hyperlink"/>
          </w:rPr>
          <w:fldChar w:fldCharType="separate"/>
        </w:r>
        <w:r w:rsidRPr="003F300B">
          <w:rPr>
            <w:rStyle w:val="Hyperlink"/>
          </w:rPr>
          <w:t>8.10.</w:t>
        </w:r>
        <w:r>
          <w:rPr>
            <w:rFonts w:asciiTheme="minorHAnsi" w:eastAsiaTheme="minorEastAsia" w:hAnsiTheme="minorHAnsi" w:cstheme="minorBidi"/>
            <w:color w:val="auto"/>
            <w:sz w:val="22"/>
            <w:szCs w:val="22"/>
            <w:lang w:eastAsia="en-US"/>
          </w:rPr>
          <w:tab/>
        </w:r>
        <w:r w:rsidRPr="003F300B">
          <w:rPr>
            <w:rStyle w:val="Hyperlink"/>
          </w:rPr>
          <w:t>+CGPADDR Command: Show PDP Address</w:t>
        </w:r>
        <w:r>
          <w:rPr>
            <w:webHidden/>
          </w:rPr>
          <w:tab/>
        </w:r>
        <w:r>
          <w:rPr>
            <w:webHidden/>
          </w:rPr>
          <w:fldChar w:fldCharType="begin"/>
        </w:r>
        <w:r>
          <w:rPr>
            <w:webHidden/>
          </w:rPr>
          <w:instrText xml:space="preserve"> PAGEREF _Toc531700977 \h </w:instrText>
        </w:r>
      </w:ins>
      <w:r>
        <w:rPr>
          <w:webHidden/>
        </w:rPr>
      </w:r>
      <w:r>
        <w:rPr>
          <w:webHidden/>
        </w:rPr>
        <w:fldChar w:fldCharType="separate"/>
      </w:r>
      <w:ins w:id="867" w:author="Elaine Baricante" w:date="2018-12-04T15:26:00Z">
        <w:r>
          <w:rPr>
            <w:webHidden/>
          </w:rPr>
          <w:t>1</w:t>
        </w:r>
        <w:r>
          <w:rPr>
            <w:webHidden/>
          </w:rPr>
          <w:fldChar w:fldCharType="end"/>
        </w:r>
        <w:r w:rsidRPr="003F300B">
          <w:rPr>
            <w:rStyle w:val="Hyperlink"/>
          </w:rPr>
          <w:fldChar w:fldCharType="end"/>
        </w:r>
      </w:ins>
    </w:p>
    <w:p w14:paraId="1A8B3ABC" w14:textId="5A9A99BD" w:rsidR="00E01C7E" w:rsidRDefault="00E01C7E">
      <w:pPr>
        <w:pStyle w:val="TOC2"/>
        <w:rPr>
          <w:ins w:id="868" w:author="Elaine Baricante" w:date="2018-12-04T15:26:00Z"/>
          <w:rFonts w:asciiTheme="minorHAnsi" w:eastAsiaTheme="minorEastAsia" w:hAnsiTheme="minorHAnsi" w:cstheme="minorBidi"/>
          <w:color w:val="auto"/>
          <w:sz w:val="22"/>
          <w:szCs w:val="22"/>
          <w:lang w:eastAsia="en-US"/>
        </w:rPr>
      </w:pPr>
      <w:ins w:id="869" w:author="Elaine Baricante" w:date="2018-12-04T15:26:00Z">
        <w:r w:rsidRPr="003F300B">
          <w:rPr>
            <w:rStyle w:val="Hyperlink"/>
          </w:rPr>
          <w:fldChar w:fldCharType="begin"/>
        </w:r>
        <w:r w:rsidRPr="003F300B">
          <w:rPr>
            <w:rStyle w:val="Hyperlink"/>
          </w:rPr>
          <w:instrText xml:space="preserve"> </w:instrText>
        </w:r>
        <w:r>
          <w:instrText>HYPERLINK \l "_Toc531700978"</w:instrText>
        </w:r>
        <w:r w:rsidRPr="003F300B">
          <w:rPr>
            <w:rStyle w:val="Hyperlink"/>
          </w:rPr>
          <w:instrText xml:space="preserve"> </w:instrText>
        </w:r>
        <w:r w:rsidRPr="003F300B">
          <w:rPr>
            <w:rStyle w:val="Hyperlink"/>
          </w:rPr>
          <w:fldChar w:fldCharType="separate"/>
        </w:r>
        <w:r w:rsidRPr="003F300B">
          <w:rPr>
            <w:rStyle w:val="Hyperlink"/>
          </w:rPr>
          <w:t>8.11.</w:t>
        </w:r>
        <w:r>
          <w:rPr>
            <w:rFonts w:asciiTheme="minorHAnsi" w:eastAsiaTheme="minorEastAsia" w:hAnsiTheme="minorHAnsi" w:cstheme="minorBidi"/>
            <w:color w:val="auto"/>
            <w:sz w:val="22"/>
            <w:szCs w:val="22"/>
            <w:lang w:eastAsia="en-US"/>
          </w:rPr>
          <w:tab/>
        </w:r>
        <w:r w:rsidRPr="003F300B">
          <w:rPr>
            <w:rStyle w:val="Hyperlink"/>
          </w:rPr>
          <w:t>+CGSMS Command: Select Service for MO SMS Messages</w:t>
        </w:r>
        <w:r>
          <w:rPr>
            <w:webHidden/>
          </w:rPr>
          <w:tab/>
        </w:r>
        <w:r>
          <w:rPr>
            <w:webHidden/>
          </w:rPr>
          <w:fldChar w:fldCharType="begin"/>
        </w:r>
        <w:r>
          <w:rPr>
            <w:webHidden/>
          </w:rPr>
          <w:instrText xml:space="preserve"> PAGEREF _Toc531700978 \h </w:instrText>
        </w:r>
      </w:ins>
      <w:r>
        <w:rPr>
          <w:webHidden/>
        </w:rPr>
      </w:r>
      <w:r>
        <w:rPr>
          <w:webHidden/>
        </w:rPr>
        <w:fldChar w:fldCharType="separate"/>
      </w:r>
      <w:ins w:id="870" w:author="Elaine Baricante" w:date="2018-12-04T15:26:00Z">
        <w:r>
          <w:rPr>
            <w:webHidden/>
          </w:rPr>
          <w:t>1</w:t>
        </w:r>
        <w:r>
          <w:rPr>
            <w:webHidden/>
          </w:rPr>
          <w:fldChar w:fldCharType="end"/>
        </w:r>
        <w:r w:rsidRPr="003F300B">
          <w:rPr>
            <w:rStyle w:val="Hyperlink"/>
          </w:rPr>
          <w:fldChar w:fldCharType="end"/>
        </w:r>
      </w:ins>
    </w:p>
    <w:p w14:paraId="6A590AB9" w14:textId="6BA3AD03" w:rsidR="00E01C7E" w:rsidRDefault="00E01C7E">
      <w:pPr>
        <w:pStyle w:val="TOC1"/>
        <w:rPr>
          <w:ins w:id="871" w:author="Elaine Baricante" w:date="2018-12-04T15:26:00Z"/>
          <w:rFonts w:asciiTheme="minorHAnsi" w:eastAsiaTheme="minorEastAsia" w:hAnsiTheme="minorHAnsi" w:cstheme="minorBidi"/>
          <w:b w:val="0"/>
          <w:bCs w:val="0"/>
          <w:caps w:val="0"/>
          <w:color w:val="auto"/>
          <w:sz w:val="22"/>
          <w:szCs w:val="22"/>
          <w:lang w:eastAsia="en-US"/>
        </w:rPr>
      </w:pPr>
      <w:ins w:id="872" w:author="Elaine Baricante" w:date="2018-12-04T15:26:00Z">
        <w:r w:rsidRPr="003F300B">
          <w:rPr>
            <w:rStyle w:val="Hyperlink"/>
          </w:rPr>
          <w:fldChar w:fldCharType="begin"/>
        </w:r>
        <w:r w:rsidRPr="003F300B">
          <w:rPr>
            <w:rStyle w:val="Hyperlink"/>
          </w:rPr>
          <w:instrText xml:space="preserve"> </w:instrText>
        </w:r>
        <w:r>
          <w:instrText>HYPERLINK \l "_Toc531700979"</w:instrText>
        </w:r>
        <w:r w:rsidRPr="003F300B">
          <w:rPr>
            <w:rStyle w:val="Hyperlink"/>
          </w:rPr>
          <w:instrText xml:space="preserve"> </w:instrText>
        </w:r>
        <w:r w:rsidRPr="003F300B">
          <w:rPr>
            <w:rStyle w:val="Hyperlink"/>
          </w:rPr>
          <w:fldChar w:fldCharType="separate"/>
        </w:r>
        <w:r w:rsidRPr="003F300B">
          <w:rPr>
            <w:rStyle w:val="Hyperlink"/>
          </w:rPr>
          <w:t>9.</w:t>
        </w:r>
        <w:r>
          <w:rPr>
            <w:rFonts w:asciiTheme="minorHAnsi" w:eastAsiaTheme="minorEastAsia" w:hAnsiTheme="minorHAnsi" w:cstheme="minorBidi"/>
            <w:b w:val="0"/>
            <w:bCs w:val="0"/>
            <w:caps w:val="0"/>
            <w:color w:val="auto"/>
            <w:sz w:val="22"/>
            <w:szCs w:val="22"/>
            <w:lang w:eastAsia="en-US"/>
          </w:rPr>
          <w:tab/>
        </w:r>
        <w:r w:rsidRPr="003F300B">
          <w:rPr>
            <w:rStyle w:val="Hyperlink"/>
          </w:rPr>
          <w:t>Protocol Specific Commands</w:t>
        </w:r>
        <w:r>
          <w:rPr>
            <w:webHidden/>
          </w:rPr>
          <w:tab/>
        </w:r>
        <w:r>
          <w:rPr>
            <w:webHidden/>
          </w:rPr>
          <w:fldChar w:fldCharType="begin"/>
        </w:r>
        <w:r>
          <w:rPr>
            <w:webHidden/>
          </w:rPr>
          <w:instrText xml:space="preserve"> PAGEREF _Toc531700979 \h </w:instrText>
        </w:r>
      </w:ins>
      <w:r>
        <w:rPr>
          <w:webHidden/>
        </w:rPr>
      </w:r>
      <w:r>
        <w:rPr>
          <w:webHidden/>
        </w:rPr>
        <w:fldChar w:fldCharType="separate"/>
      </w:r>
      <w:ins w:id="873" w:author="Elaine Baricante" w:date="2018-12-04T15:26:00Z">
        <w:r>
          <w:rPr>
            <w:webHidden/>
          </w:rPr>
          <w:t>1</w:t>
        </w:r>
        <w:r>
          <w:rPr>
            <w:webHidden/>
          </w:rPr>
          <w:fldChar w:fldCharType="end"/>
        </w:r>
        <w:r w:rsidRPr="003F300B">
          <w:rPr>
            <w:rStyle w:val="Hyperlink"/>
          </w:rPr>
          <w:fldChar w:fldCharType="end"/>
        </w:r>
      </w:ins>
    </w:p>
    <w:p w14:paraId="74FD3F88" w14:textId="09F7CD7A" w:rsidR="00E01C7E" w:rsidRDefault="00E01C7E">
      <w:pPr>
        <w:pStyle w:val="TOC2"/>
        <w:rPr>
          <w:ins w:id="874" w:author="Elaine Baricante" w:date="2018-12-04T15:26:00Z"/>
          <w:rFonts w:asciiTheme="minorHAnsi" w:eastAsiaTheme="minorEastAsia" w:hAnsiTheme="minorHAnsi" w:cstheme="minorBidi"/>
          <w:color w:val="auto"/>
          <w:sz w:val="22"/>
          <w:szCs w:val="22"/>
          <w:lang w:eastAsia="en-US"/>
        </w:rPr>
      </w:pPr>
      <w:ins w:id="875" w:author="Elaine Baricante" w:date="2018-12-04T15:26:00Z">
        <w:r w:rsidRPr="003F300B">
          <w:rPr>
            <w:rStyle w:val="Hyperlink"/>
          </w:rPr>
          <w:fldChar w:fldCharType="begin"/>
        </w:r>
        <w:r w:rsidRPr="003F300B">
          <w:rPr>
            <w:rStyle w:val="Hyperlink"/>
          </w:rPr>
          <w:instrText xml:space="preserve"> </w:instrText>
        </w:r>
        <w:r>
          <w:instrText>HYPERLINK \l "_Toc531700980"</w:instrText>
        </w:r>
        <w:r w:rsidRPr="003F300B">
          <w:rPr>
            <w:rStyle w:val="Hyperlink"/>
          </w:rPr>
          <w:instrText xml:space="preserve"> </w:instrText>
        </w:r>
        <w:r w:rsidRPr="003F300B">
          <w:rPr>
            <w:rStyle w:val="Hyperlink"/>
          </w:rPr>
          <w:fldChar w:fldCharType="separate"/>
        </w:r>
        <w:r w:rsidRPr="003F300B">
          <w:rPr>
            <w:rStyle w:val="Hyperlink"/>
          </w:rPr>
          <w:t>9.1.</w:t>
        </w:r>
        <w:r>
          <w:rPr>
            <w:rFonts w:asciiTheme="minorHAnsi" w:eastAsiaTheme="minorEastAsia" w:hAnsiTheme="minorHAnsi" w:cstheme="minorBidi"/>
            <w:color w:val="auto"/>
            <w:sz w:val="22"/>
            <w:szCs w:val="22"/>
            <w:lang w:eastAsia="en-US"/>
          </w:rPr>
          <w:tab/>
        </w:r>
        <w:r w:rsidRPr="003F300B">
          <w:rPr>
            <w:rStyle w:val="Hyperlink"/>
          </w:rPr>
          <w:t>Preliminary Comments</w:t>
        </w:r>
        <w:r>
          <w:rPr>
            <w:webHidden/>
          </w:rPr>
          <w:tab/>
        </w:r>
        <w:r>
          <w:rPr>
            <w:webHidden/>
          </w:rPr>
          <w:fldChar w:fldCharType="begin"/>
        </w:r>
        <w:r>
          <w:rPr>
            <w:webHidden/>
          </w:rPr>
          <w:instrText xml:space="preserve"> PAGEREF _Toc531700980 \h </w:instrText>
        </w:r>
      </w:ins>
      <w:r>
        <w:rPr>
          <w:webHidden/>
        </w:rPr>
      </w:r>
      <w:r>
        <w:rPr>
          <w:webHidden/>
        </w:rPr>
        <w:fldChar w:fldCharType="separate"/>
      </w:r>
      <w:ins w:id="876" w:author="Elaine Baricante" w:date="2018-12-04T15:26:00Z">
        <w:r>
          <w:rPr>
            <w:webHidden/>
          </w:rPr>
          <w:t>1</w:t>
        </w:r>
        <w:r>
          <w:rPr>
            <w:webHidden/>
          </w:rPr>
          <w:fldChar w:fldCharType="end"/>
        </w:r>
        <w:r w:rsidRPr="003F300B">
          <w:rPr>
            <w:rStyle w:val="Hyperlink"/>
          </w:rPr>
          <w:fldChar w:fldCharType="end"/>
        </w:r>
      </w:ins>
    </w:p>
    <w:p w14:paraId="327B4CED" w14:textId="084B6DA4" w:rsidR="00E01C7E" w:rsidRDefault="00E01C7E">
      <w:pPr>
        <w:pStyle w:val="TOC2"/>
        <w:rPr>
          <w:ins w:id="877" w:author="Elaine Baricante" w:date="2018-12-04T15:26:00Z"/>
          <w:rFonts w:asciiTheme="minorHAnsi" w:eastAsiaTheme="minorEastAsia" w:hAnsiTheme="minorHAnsi" w:cstheme="minorBidi"/>
          <w:color w:val="auto"/>
          <w:sz w:val="22"/>
          <w:szCs w:val="22"/>
          <w:lang w:eastAsia="en-US"/>
        </w:rPr>
      </w:pPr>
      <w:ins w:id="878" w:author="Elaine Baricante" w:date="2018-12-04T15:26:00Z">
        <w:r w:rsidRPr="003F300B">
          <w:rPr>
            <w:rStyle w:val="Hyperlink"/>
          </w:rPr>
          <w:fldChar w:fldCharType="begin"/>
        </w:r>
        <w:r w:rsidRPr="003F300B">
          <w:rPr>
            <w:rStyle w:val="Hyperlink"/>
          </w:rPr>
          <w:instrText xml:space="preserve"> </w:instrText>
        </w:r>
        <w:r>
          <w:instrText>HYPERLINK \l "_Toc531700981"</w:instrText>
        </w:r>
        <w:r w:rsidRPr="003F300B">
          <w:rPr>
            <w:rStyle w:val="Hyperlink"/>
          </w:rPr>
          <w:instrText xml:space="preserve"> </w:instrText>
        </w:r>
        <w:r w:rsidRPr="003F300B">
          <w:rPr>
            <w:rStyle w:val="Hyperlink"/>
          </w:rPr>
          <w:fldChar w:fldCharType="separate"/>
        </w:r>
        <w:r w:rsidRPr="003F300B">
          <w:rPr>
            <w:rStyle w:val="Hyperlink"/>
          </w:rPr>
          <w:t>9.2.</w:t>
        </w:r>
        <w:r>
          <w:rPr>
            <w:rFonts w:asciiTheme="minorHAnsi" w:eastAsiaTheme="minorEastAsia" w:hAnsiTheme="minorHAnsi" w:cstheme="minorBidi"/>
            <w:color w:val="auto"/>
            <w:sz w:val="22"/>
            <w:szCs w:val="22"/>
            <w:lang w:eastAsia="en-US"/>
          </w:rPr>
          <w:tab/>
        </w:r>
        <w:r w:rsidRPr="003F300B">
          <w:rPr>
            <w:rStyle w:val="Hyperlink"/>
          </w:rPr>
          <w:t>IP Address Format in AT Commands</w:t>
        </w:r>
        <w:r>
          <w:rPr>
            <w:webHidden/>
          </w:rPr>
          <w:tab/>
        </w:r>
        <w:r>
          <w:rPr>
            <w:webHidden/>
          </w:rPr>
          <w:fldChar w:fldCharType="begin"/>
        </w:r>
        <w:r>
          <w:rPr>
            <w:webHidden/>
          </w:rPr>
          <w:instrText xml:space="preserve"> PAGEREF _Toc531700981 \h </w:instrText>
        </w:r>
      </w:ins>
      <w:r>
        <w:rPr>
          <w:webHidden/>
        </w:rPr>
      </w:r>
      <w:r>
        <w:rPr>
          <w:webHidden/>
        </w:rPr>
        <w:fldChar w:fldCharType="separate"/>
      </w:r>
      <w:ins w:id="879" w:author="Elaine Baricante" w:date="2018-12-04T15:26:00Z">
        <w:r>
          <w:rPr>
            <w:webHidden/>
          </w:rPr>
          <w:t>1</w:t>
        </w:r>
        <w:r>
          <w:rPr>
            <w:webHidden/>
          </w:rPr>
          <w:fldChar w:fldCharType="end"/>
        </w:r>
        <w:r w:rsidRPr="003F300B">
          <w:rPr>
            <w:rStyle w:val="Hyperlink"/>
          </w:rPr>
          <w:fldChar w:fldCharType="end"/>
        </w:r>
      </w:ins>
    </w:p>
    <w:p w14:paraId="3F42F824" w14:textId="1955C733" w:rsidR="00E01C7E" w:rsidRDefault="00E01C7E">
      <w:pPr>
        <w:pStyle w:val="TOC2"/>
        <w:rPr>
          <w:ins w:id="880" w:author="Elaine Baricante" w:date="2018-12-04T15:26:00Z"/>
          <w:rFonts w:asciiTheme="minorHAnsi" w:eastAsiaTheme="minorEastAsia" w:hAnsiTheme="minorHAnsi" w:cstheme="minorBidi"/>
          <w:color w:val="auto"/>
          <w:sz w:val="22"/>
          <w:szCs w:val="22"/>
          <w:lang w:eastAsia="en-US"/>
        </w:rPr>
      </w:pPr>
      <w:ins w:id="881" w:author="Elaine Baricante" w:date="2018-12-04T15:26:00Z">
        <w:r w:rsidRPr="003F300B">
          <w:rPr>
            <w:rStyle w:val="Hyperlink"/>
          </w:rPr>
          <w:fldChar w:fldCharType="begin"/>
        </w:r>
        <w:r w:rsidRPr="003F300B">
          <w:rPr>
            <w:rStyle w:val="Hyperlink"/>
          </w:rPr>
          <w:instrText xml:space="preserve"> </w:instrText>
        </w:r>
        <w:r>
          <w:instrText>HYPERLINK \l "_Toc531700982"</w:instrText>
        </w:r>
        <w:r w:rsidRPr="003F300B">
          <w:rPr>
            <w:rStyle w:val="Hyperlink"/>
          </w:rPr>
          <w:instrText xml:space="preserve"> </w:instrText>
        </w:r>
        <w:r w:rsidRPr="003F300B">
          <w:rPr>
            <w:rStyle w:val="Hyperlink"/>
          </w:rPr>
          <w:fldChar w:fldCharType="separate"/>
        </w:r>
        <w:r w:rsidRPr="003F300B">
          <w:rPr>
            <w:rStyle w:val="Hyperlink"/>
          </w:rPr>
          <w:t>9.3.</w:t>
        </w:r>
        <w:r>
          <w:rPr>
            <w:rFonts w:asciiTheme="minorHAnsi" w:eastAsiaTheme="minorEastAsia" w:hAnsiTheme="minorHAnsi" w:cstheme="minorBidi"/>
            <w:color w:val="auto"/>
            <w:sz w:val="22"/>
            <w:szCs w:val="22"/>
            <w:lang w:eastAsia="en-US"/>
          </w:rPr>
          <w:tab/>
        </w:r>
        <w:r w:rsidRPr="003F300B">
          <w:rPr>
            <w:rStyle w:val="Hyperlink"/>
          </w:rPr>
          <w:t>Session ID</w:t>
        </w:r>
        <w:r>
          <w:rPr>
            <w:webHidden/>
          </w:rPr>
          <w:tab/>
        </w:r>
        <w:r>
          <w:rPr>
            <w:webHidden/>
          </w:rPr>
          <w:fldChar w:fldCharType="begin"/>
        </w:r>
        <w:r>
          <w:rPr>
            <w:webHidden/>
          </w:rPr>
          <w:instrText xml:space="preserve"> PAGEREF _Toc531700982 \h </w:instrText>
        </w:r>
      </w:ins>
      <w:r>
        <w:rPr>
          <w:webHidden/>
        </w:rPr>
      </w:r>
      <w:r>
        <w:rPr>
          <w:webHidden/>
        </w:rPr>
        <w:fldChar w:fldCharType="separate"/>
      </w:r>
      <w:ins w:id="882" w:author="Elaine Baricante" w:date="2018-12-04T15:26:00Z">
        <w:r>
          <w:rPr>
            <w:webHidden/>
          </w:rPr>
          <w:t>1</w:t>
        </w:r>
        <w:r>
          <w:rPr>
            <w:webHidden/>
          </w:rPr>
          <w:fldChar w:fldCharType="end"/>
        </w:r>
        <w:r w:rsidRPr="003F300B">
          <w:rPr>
            <w:rStyle w:val="Hyperlink"/>
          </w:rPr>
          <w:fldChar w:fldCharType="end"/>
        </w:r>
      </w:ins>
    </w:p>
    <w:p w14:paraId="073640F8" w14:textId="4E78539C" w:rsidR="00E01C7E" w:rsidRDefault="00E01C7E">
      <w:pPr>
        <w:pStyle w:val="TOC2"/>
        <w:rPr>
          <w:ins w:id="883" w:author="Elaine Baricante" w:date="2018-12-04T15:26:00Z"/>
          <w:rFonts w:asciiTheme="minorHAnsi" w:eastAsiaTheme="minorEastAsia" w:hAnsiTheme="minorHAnsi" w:cstheme="minorBidi"/>
          <w:color w:val="auto"/>
          <w:sz w:val="22"/>
          <w:szCs w:val="22"/>
          <w:lang w:eastAsia="en-US"/>
        </w:rPr>
      </w:pPr>
      <w:ins w:id="884" w:author="Elaine Baricante" w:date="2018-12-04T15:26:00Z">
        <w:r w:rsidRPr="003F300B">
          <w:rPr>
            <w:rStyle w:val="Hyperlink"/>
          </w:rPr>
          <w:fldChar w:fldCharType="begin"/>
        </w:r>
        <w:r w:rsidRPr="003F300B">
          <w:rPr>
            <w:rStyle w:val="Hyperlink"/>
          </w:rPr>
          <w:instrText xml:space="preserve"> </w:instrText>
        </w:r>
        <w:r>
          <w:instrText>HYPERLINK \l "_Toc531700983"</w:instrText>
        </w:r>
        <w:r w:rsidRPr="003F300B">
          <w:rPr>
            <w:rStyle w:val="Hyperlink"/>
          </w:rPr>
          <w:instrText xml:space="preserve"> </w:instrText>
        </w:r>
        <w:r w:rsidRPr="003F300B">
          <w:rPr>
            <w:rStyle w:val="Hyperlink"/>
          </w:rPr>
          <w:fldChar w:fldCharType="separate"/>
        </w:r>
        <w:r w:rsidRPr="003F300B">
          <w:rPr>
            <w:rStyle w:val="Hyperlink"/>
          </w:rPr>
          <w:t>9.4.</w:t>
        </w:r>
        <w:r>
          <w:rPr>
            <w:rFonts w:asciiTheme="minorHAnsi" w:eastAsiaTheme="minorEastAsia" w:hAnsiTheme="minorHAnsi" w:cstheme="minorBidi"/>
            <w:color w:val="auto"/>
            <w:sz w:val="22"/>
            <w:szCs w:val="22"/>
            <w:lang w:eastAsia="en-US"/>
          </w:rPr>
          <w:tab/>
        </w:r>
        <w:r w:rsidRPr="003F300B">
          <w:rPr>
            <w:rStyle w:val="Hyperlink"/>
          </w:rPr>
          <w:t>Connection of PDP Contexts</w:t>
        </w:r>
        <w:r>
          <w:rPr>
            <w:webHidden/>
          </w:rPr>
          <w:tab/>
        </w:r>
        <w:r>
          <w:rPr>
            <w:webHidden/>
          </w:rPr>
          <w:fldChar w:fldCharType="begin"/>
        </w:r>
        <w:r>
          <w:rPr>
            <w:webHidden/>
          </w:rPr>
          <w:instrText xml:space="preserve"> PAGEREF _Toc531700983 \h </w:instrText>
        </w:r>
      </w:ins>
      <w:r>
        <w:rPr>
          <w:webHidden/>
        </w:rPr>
      </w:r>
      <w:r>
        <w:rPr>
          <w:webHidden/>
        </w:rPr>
        <w:fldChar w:fldCharType="separate"/>
      </w:r>
      <w:ins w:id="885" w:author="Elaine Baricante" w:date="2018-12-04T15:26:00Z">
        <w:r>
          <w:rPr>
            <w:webHidden/>
          </w:rPr>
          <w:t>1</w:t>
        </w:r>
        <w:r>
          <w:rPr>
            <w:webHidden/>
          </w:rPr>
          <w:fldChar w:fldCharType="end"/>
        </w:r>
        <w:r w:rsidRPr="003F300B">
          <w:rPr>
            <w:rStyle w:val="Hyperlink"/>
          </w:rPr>
          <w:fldChar w:fldCharType="end"/>
        </w:r>
      </w:ins>
    </w:p>
    <w:p w14:paraId="47670CEF" w14:textId="25B62673" w:rsidR="00E01C7E" w:rsidRDefault="00E01C7E">
      <w:pPr>
        <w:pStyle w:val="TOC2"/>
        <w:rPr>
          <w:ins w:id="886" w:author="Elaine Baricante" w:date="2018-12-04T15:26:00Z"/>
          <w:rFonts w:asciiTheme="minorHAnsi" w:eastAsiaTheme="minorEastAsia" w:hAnsiTheme="minorHAnsi" w:cstheme="minorBidi"/>
          <w:color w:val="auto"/>
          <w:sz w:val="22"/>
          <w:szCs w:val="22"/>
          <w:lang w:eastAsia="en-US"/>
        </w:rPr>
      </w:pPr>
      <w:ins w:id="887" w:author="Elaine Baricante" w:date="2018-12-04T15:26:00Z">
        <w:r w:rsidRPr="003F300B">
          <w:rPr>
            <w:rStyle w:val="Hyperlink"/>
          </w:rPr>
          <w:fldChar w:fldCharType="begin"/>
        </w:r>
        <w:r w:rsidRPr="003F300B">
          <w:rPr>
            <w:rStyle w:val="Hyperlink"/>
          </w:rPr>
          <w:instrText xml:space="preserve"> </w:instrText>
        </w:r>
        <w:r>
          <w:instrText>HYPERLINK \l "_Toc531700984"</w:instrText>
        </w:r>
        <w:r w:rsidRPr="003F300B">
          <w:rPr>
            <w:rStyle w:val="Hyperlink"/>
          </w:rPr>
          <w:instrText xml:space="preserve"> </w:instrText>
        </w:r>
        <w:r w:rsidRPr="003F300B">
          <w:rPr>
            <w:rStyle w:val="Hyperlink"/>
          </w:rPr>
          <w:fldChar w:fldCharType="separate"/>
        </w:r>
        <w:r w:rsidRPr="003F300B">
          <w:rPr>
            <w:rStyle w:val="Hyperlink"/>
          </w:rPr>
          <w:t>9.5.</w:t>
        </w:r>
        <w:r>
          <w:rPr>
            <w:rFonts w:asciiTheme="minorHAnsi" w:eastAsiaTheme="minorEastAsia" w:hAnsiTheme="minorHAnsi" w:cstheme="minorBidi"/>
            <w:color w:val="auto"/>
            <w:sz w:val="22"/>
            <w:szCs w:val="22"/>
            <w:lang w:eastAsia="en-US"/>
          </w:rPr>
          <w:tab/>
        </w:r>
        <w:r w:rsidRPr="003F300B">
          <w:rPr>
            <w:rStyle w:val="Hyperlink"/>
          </w:rPr>
          <w:t>Buffer Length of AT Commands</w:t>
        </w:r>
        <w:r>
          <w:rPr>
            <w:webHidden/>
          </w:rPr>
          <w:tab/>
        </w:r>
        <w:r>
          <w:rPr>
            <w:webHidden/>
          </w:rPr>
          <w:fldChar w:fldCharType="begin"/>
        </w:r>
        <w:r>
          <w:rPr>
            <w:webHidden/>
          </w:rPr>
          <w:instrText xml:space="preserve"> PAGEREF _Toc531700984 \h </w:instrText>
        </w:r>
      </w:ins>
      <w:r>
        <w:rPr>
          <w:webHidden/>
        </w:rPr>
      </w:r>
      <w:r>
        <w:rPr>
          <w:webHidden/>
        </w:rPr>
        <w:fldChar w:fldCharType="separate"/>
      </w:r>
      <w:ins w:id="888" w:author="Elaine Baricante" w:date="2018-12-04T15:26:00Z">
        <w:r>
          <w:rPr>
            <w:webHidden/>
          </w:rPr>
          <w:t>1</w:t>
        </w:r>
        <w:r>
          <w:rPr>
            <w:webHidden/>
          </w:rPr>
          <w:fldChar w:fldCharType="end"/>
        </w:r>
        <w:r w:rsidRPr="003F300B">
          <w:rPr>
            <w:rStyle w:val="Hyperlink"/>
          </w:rPr>
          <w:fldChar w:fldCharType="end"/>
        </w:r>
      </w:ins>
    </w:p>
    <w:p w14:paraId="5768186C" w14:textId="2D6D4A82" w:rsidR="00E01C7E" w:rsidRDefault="00E01C7E">
      <w:pPr>
        <w:pStyle w:val="TOC2"/>
        <w:rPr>
          <w:ins w:id="889" w:author="Elaine Baricante" w:date="2018-12-04T15:26:00Z"/>
          <w:rFonts w:asciiTheme="minorHAnsi" w:eastAsiaTheme="minorEastAsia" w:hAnsiTheme="minorHAnsi" w:cstheme="minorBidi"/>
          <w:color w:val="auto"/>
          <w:sz w:val="22"/>
          <w:szCs w:val="22"/>
          <w:lang w:eastAsia="en-US"/>
        </w:rPr>
      </w:pPr>
      <w:ins w:id="890" w:author="Elaine Baricante" w:date="2018-12-04T15:26:00Z">
        <w:r w:rsidRPr="003F300B">
          <w:rPr>
            <w:rStyle w:val="Hyperlink"/>
          </w:rPr>
          <w:fldChar w:fldCharType="begin"/>
        </w:r>
        <w:r w:rsidRPr="003F300B">
          <w:rPr>
            <w:rStyle w:val="Hyperlink"/>
          </w:rPr>
          <w:instrText xml:space="preserve"> </w:instrText>
        </w:r>
        <w:r>
          <w:instrText>HYPERLINK \l "_Toc531700985"</w:instrText>
        </w:r>
        <w:r w:rsidRPr="003F300B">
          <w:rPr>
            <w:rStyle w:val="Hyperlink"/>
          </w:rPr>
          <w:instrText xml:space="preserve"> </w:instrText>
        </w:r>
        <w:r w:rsidRPr="003F300B">
          <w:rPr>
            <w:rStyle w:val="Hyperlink"/>
          </w:rPr>
          <w:fldChar w:fldCharType="separate"/>
        </w:r>
        <w:r w:rsidRPr="003F300B">
          <w:rPr>
            <w:rStyle w:val="Hyperlink"/>
          </w:rPr>
          <w:t>9.6.</w:t>
        </w:r>
        <w:r>
          <w:rPr>
            <w:rFonts w:asciiTheme="minorHAnsi" w:eastAsiaTheme="minorEastAsia" w:hAnsiTheme="minorHAnsi" w:cstheme="minorBidi"/>
            <w:color w:val="auto"/>
            <w:sz w:val="22"/>
            <w:szCs w:val="22"/>
            <w:lang w:eastAsia="en-US"/>
          </w:rPr>
          <w:tab/>
        </w:r>
        <w:r w:rsidRPr="003F300B">
          <w:rPr>
            <w:rStyle w:val="Hyperlink"/>
          </w:rPr>
          <w:t>Parameter Format of AT Commands</w:t>
        </w:r>
        <w:r>
          <w:rPr>
            <w:webHidden/>
          </w:rPr>
          <w:tab/>
        </w:r>
        <w:r>
          <w:rPr>
            <w:webHidden/>
          </w:rPr>
          <w:fldChar w:fldCharType="begin"/>
        </w:r>
        <w:r>
          <w:rPr>
            <w:webHidden/>
          </w:rPr>
          <w:instrText xml:space="preserve"> PAGEREF _Toc531700985 \h </w:instrText>
        </w:r>
      </w:ins>
      <w:r>
        <w:rPr>
          <w:webHidden/>
        </w:rPr>
      </w:r>
      <w:r>
        <w:rPr>
          <w:webHidden/>
        </w:rPr>
        <w:fldChar w:fldCharType="separate"/>
      </w:r>
      <w:ins w:id="891" w:author="Elaine Baricante" w:date="2018-12-04T15:26:00Z">
        <w:r>
          <w:rPr>
            <w:webHidden/>
          </w:rPr>
          <w:t>1</w:t>
        </w:r>
        <w:r>
          <w:rPr>
            <w:webHidden/>
          </w:rPr>
          <w:fldChar w:fldCharType="end"/>
        </w:r>
        <w:r w:rsidRPr="003F300B">
          <w:rPr>
            <w:rStyle w:val="Hyperlink"/>
          </w:rPr>
          <w:fldChar w:fldCharType="end"/>
        </w:r>
      </w:ins>
    </w:p>
    <w:p w14:paraId="4F7DBAC7" w14:textId="7BF1A82A" w:rsidR="00E01C7E" w:rsidRDefault="00E01C7E">
      <w:pPr>
        <w:pStyle w:val="TOC2"/>
        <w:rPr>
          <w:ins w:id="892" w:author="Elaine Baricante" w:date="2018-12-04T15:26:00Z"/>
          <w:rFonts w:asciiTheme="minorHAnsi" w:eastAsiaTheme="minorEastAsia" w:hAnsiTheme="minorHAnsi" w:cstheme="minorBidi"/>
          <w:color w:val="auto"/>
          <w:sz w:val="22"/>
          <w:szCs w:val="22"/>
          <w:lang w:eastAsia="en-US"/>
        </w:rPr>
      </w:pPr>
      <w:ins w:id="893" w:author="Elaine Baricante" w:date="2018-12-04T15:26:00Z">
        <w:r w:rsidRPr="003F300B">
          <w:rPr>
            <w:rStyle w:val="Hyperlink"/>
          </w:rPr>
          <w:fldChar w:fldCharType="begin"/>
        </w:r>
        <w:r w:rsidRPr="003F300B">
          <w:rPr>
            <w:rStyle w:val="Hyperlink"/>
          </w:rPr>
          <w:instrText xml:space="preserve"> </w:instrText>
        </w:r>
        <w:r>
          <w:instrText>HYPERLINK \l "_Toc531700986"</w:instrText>
        </w:r>
        <w:r w:rsidRPr="003F300B">
          <w:rPr>
            <w:rStyle w:val="Hyperlink"/>
          </w:rPr>
          <w:instrText xml:space="preserve"> </w:instrText>
        </w:r>
        <w:r w:rsidRPr="003F300B">
          <w:rPr>
            <w:rStyle w:val="Hyperlink"/>
          </w:rPr>
          <w:fldChar w:fldCharType="separate"/>
        </w:r>
        <w:r w:rsidRPr="003F300B">
          <w:rPr>
            <w:rStyle w:val="Hyperlink"/>
          </w:rPr>
          <w:t>9.7.</w:t>
        </w:r>
        <w:r>
          <w:rPr>
            <w:rFonts w:asciiTheme="minorHAnsi" w:eastAsiaTheme="minorEastAsia" w:hAnsiTheme="minorHAnsi" w:cstheme="minorBidi"/>
            <w:color w:val="auto"/>
            <w:sz w:val="22"/>
            <w:szCs w:val="22"/>
            <w:lang w:eastAsia="en-US"/>
          </w:rPr>
          <w:tab/>
        </w:r>
        <w:r w:rsidRPr="003F300B">
          <w:rPr>
            <w:rStyle w:val="Hyperlink"/>
          </w:rPr>
          <w:t>Connection Configuration</w:t>
        </w:r>
        <w:r>
          <w:rPr>
            <w:webHidden/>
          </w:rPr>
          <w:tab/>
        </w:r>
        <w:r>
          <w:rPr>
            <w:webHidden/>
          </w:rPr>
          <w:fldChar w:fldCharType="begin"/>
        </w:r>
        <w:r>
          <w:rPr>
            <w:webHidden/>
          </w:rPr>
          <w:instrText xml:space="preserve"> PAGEREF _Toc531700986 \h </w:instrText>
        </w:r>
      </w:ins>
      <w:r>
        <w:rPr>
          <w:webHidden/>
        </w:rPr>
      </w:r>
      <w:r>
        <w:rPr>
          <w:webHidden/>
        </w:rPr>
        <w:fldChar w:fldCharType="separate"/>
      </w:r>
      <w:ins w:id="894" w:author="Elaine Baricante" w:date="2018-12-04T15:26:00Z">
        <w:r>
          <w:rPr>
            <w:webHidden/>
          </w:rPr>
          <w:t>1</w:t>
        </w:r>
        <w:r>
          <w:rPr>
            <w:webHidden/>
          </w:rPr>
          <w:fldChar w:fldCharType="end"/>
        </w:r>
        <w:r w:rsidRPr="003F300B">
          <w:rPr>
            <w:rStyle w:val="Hyperlink"/>
          </w:rPr>
          <w:fldChar w:fldCharType="end"/>
        </w:r>
      </w:ins>
    </w:p>
    <w:p w14:paraId="25735271" w14:textId="23BED3DA" w:rsidR="00E01C7E" w:rsidRDefault="00E01C7E">
      <w:pPr>
        <w:pStyle w:val="TOC3"/>
        <w:rPr>
          <w:ins w:id="895" w:author="Elaine Baricante" w:date="2018-12-04T15:26:00Z"/>
          <w:rFonts w:asciiTheme="minorHAnsi" w:eastAsiaTheme="minorEastAsia" w:hAnsiTheme="minorHAnsi" w:cstheme="minorBidi"/>
          <w:color w:val="auto"/>
          <w:sz w:val="22"/>
          <w:szCs w:val="22"/>
          <w:lang w:eastAsia="en-US"/>
        </w:rPr>
      </w:pPr>
      <w:ins w:id="896" w:author="Elaine Baricante" w:date="2018-12-04T15:26:00Z">
        <w:r w:rsidRPr="003F300B">
          <w:rPr>
            <w:rStyle w:val="Hyperlink"/>
          </w:rPr>
          <w:fldChar w:fldCharType="begin"/>
        </w:r>
        <w:r w:rsidRPr="003F300B">
          <w:rPr>
            <w:rStyle w:val="Hyperlink"/>
          </w:rPr>
          <w:instrText xml:space="preserve"> </w:instrText>
        </w:r>
        <w:r>
          <w:instrText>HYPERLINK \l "_Toc531700987"</w:instrText>
        </w:r>
        <w:r w:rsidRPr="003F300B">
          <w:rPr>
            <w:rStyle w:val="Hyperlink"/>
          </w:rPr>
          <w:instrText xml:space="preserve"> </w:instrText>
        </w:r>
        <w:r w:rsidRPr="003F300B">
          <w:rPr>
            <w:rStyle w:val="Hyperlink"/>
          </w:rPr>
          <w:fldChar w:fldCharType="separate"/>
        </w:r>
        <w:r w:rsidRPr="003F300B">
          <w:rPr>
            <w:rStyle w:val="Hyperlink"/>
          </w:rPr>
          <w:t>9.7.1.</w:t>
        </w:r>
        <w:r>
          <w:rPr>
            <w:rFonts w:asciiTheme="minorHAnsi" w:eastAsiaTheme="minorEastAsia" w:hAnsiTheme="minorHAnsi" w:cstheme="minorBidi"/>
            <w:color w:val="auto"/>
            <w:sz w:val="22"/>
            <w:szCs w:val="22"/>
            <w:lang w:eastAsia="en-US"/>
          </w:rPr>
          <w:tab/>
        </w:r>
        <w:r w:rsidRPr="003F300B">
          <w:rPr>
            <w:rStyle w:val="Hyperlink"/>
          </w:rPr>
          <w:t>+KCNXCFG Command: GPRS Connection Configuration</w:t>
        </w:r>
        <w:r>
          <w:rPr>
            <w:webHidden/>
          </w:rPr>
          <w:tab/>
        </w:r>
        <w:r>
          <w:rPr>
            <w:webHidden/>
          </w:rPr>
          <w:fldChar w:fldCharType="begin"/>
        </w:r>
        <w:r>
          <w:rPr>
            <w:webHidden/>
          </w:rPr>
          <w:instrText xml:space="preserve"> PAGEREF _Toc531700987 \h </w:instrText>
        </w:r>
      </w:ins>
      <w:r>
        <w:rPr>
          <w:webHidden/>
        </w:rPr>
      </w:r>
      <w:r>
        <w:rPr>
          <w:webHidden/>
        </w:rPr>
        <w:fldChar w:fldCharType="separate"/>
      </w:r>
      <w:ins w:id="897" w:author="Elaine Baricante" w:date="2018-12-04T15:26:00Z">
        <w:r>
          <w:rPr>
            <w:webHidden/>
          </w:rPr>
          <w:t>1</w:t>
        </w:r>
        <w:r>
          <w:rPr>
            <w:webHidden/>
          </w:rPr>
          <w:fldChar w:fldCharType="end"/>
        </w:r>
        <w:r w:rsidRPr="003F300B">
          <w:rPr>
            <w:rStyle w:val="Hyperlink"/>
          </w:rPr>
          <w:fldChar w:fldCharType="end"/>
        </w:r>
      </w:ins>
    </w:p>
    <w:p w14:paraId="542E6CFA" w14:textId="2656A030" w:rsidR="00E01C7E" w:rsidRDefault="00E01C7E">
      <w:pPr>
        <w:pStyle w:val="TOC3"/>
        <w:rPr>
          <w:ins w:id="898" w:author="Elaine Baricante" w:date="2018-12-04T15:26:00Z"/>
          <w:rFonts w:asciiTheme="minorHAnsi" w:eastAsiaTheme="minorEastAsia" w:hAnsiTheme="minorHAnsi" w:cstheme="minorBidi"/>
          <w:color w:val="auto"/>
          <w:sz w:val="22"/>
          <w:szCs w:val="22"/>
          <w:lang w:eastAsia="en-US"/>
        </w:rPr>
      </w:pPr>
      <w:ins w:id="899" w:author="Elaine Baricante" w:date="2018-12-04T15:26:00Z">
        <w:r w:rsidRPr="003F300B">
          <w:rPr>
            <w:rStyle w:val="Hyperlink"/>
          </w:rPr>
          <w:fldChar w:fldCharType="begin"/>
        </w:r>
        <w:r w:rsidRPr="003F300B">
          <w:rPr>
            <w:rStyle w:val="Hyperlink"/>
          </w:rPr>
          <w:instrText xml:space="preserve"> </w:instrText>
        </w:r>
        <w:r>
          <w:instrText>HYPERLINK \l "_Toc531700988"</w:instrText>
        </w:r>
        <w:r w:rsidRPr="003F300B">
          <w:rPr>
            <w:rStyle w:val="Hyperlink"/>
          </w:rPr>
          <w:instrText xml:space="preserve"> </w:instrText>
        </w:r>
        <w:r w:rsidRPr="003F300B">
          <w:rPr>
            <w:rStyle w:val="Hyperlink"/>
          </w:rPr>
          <w:fldChar w:fldCharType="separate"/>
        </w:r>
        <w:r w:rsidRPr="003F300B">
          <w:rPr>
            <w:rStyle w:val="Hyperlink"/>
          </w:rPr>
          <w:t>9.7.2.</w:t>
        </w:r>
        <w:r>
          <w:rPr>
            <w:rFonts w:asciiTheme="minorHAnsi" w:eastAsiaTheme="minorEastAsia" w:hAnsiTheme="minorHAnsi" w:cstheme="minorBidi"/>
            <w:color w:val="auto"/>
            <w:sz w:val="22"/>
            <w:szCs w:val="22"/>
            <w:lang w:eastAsia="en-US"/>
          </w:rPr>
          <w:tab/>
        </w:r>
        <w:r w:rsidRPr="003F300B">
          <w:rPr>
            <w:rStyle w:val="Hyperlink"/>
          </w:rPr>
          <w:t>+KCNXTIMER Command: Connection Timer Configuration</w:t>
        </w:r>
        <w:r>
          <w:rPr>
            <w:webHidden/>
          </w:rPr>
          <w:tab/>
        </w:r>
        <w:r>
          <w:rPr>
            <w:webHidden/>
          </w:rPr>
          <w:fldChar w:fldCharType="begin"/>
        </w:r>
        <w:r>
          <w:rPr>
            <w:webHidden/>
          </w:rPr>
          <w:instrText xml:space="preserve"> PAGEREF _Toc531700988 \h </w:instrText>
        </w:r>
      </w:ins>
      <w:r>
        <w:rPr>
          <w:webHidden/>
        </w:rPr>
      </w:r>
      <w:r>
        <w:rPr>
          <w:webHidden/>
        </w:rPr>
        <w:fldChar w:fldCharType="separate"/>
      </w:r>
      <w:ins w:id="900" w:author="Elaine Baricante" w:date="2018-12-04T15:26:00Z">
        <w:r>
          <w:rPr>
            <w:webHidden/>
          </w:rPr>
          <w:t>1</w:t>
        </w:r>
        <w:r>
          <w:rPr>
            <w:webHidden/>
          </w:rPr>
          <w:fldChar w:fldCharType="end"/>
        </w:r>
        <w:r w:rsidRPr="003F300B">
          <w:rPr>
            <w:rStyle w:val="Hyperlink"/>
          </w:rPr>
          <w:fldChar w:fldCharType="end"/>
        </w:r>
      </w:ins>
    </w:p>
    <w:p w14:paraId="141787F1" w14:textId="670E1402" w:rsidR="00E01C7E" w:rsidRDefault="00E01C7E">
      <w:pPr>
        <w:pStyle w:val="TOC3"/>
        <w:rPr>
          <w:ins w:id="901" w:author="Elaine Baricante" w:date="2018-12-04T15:26:00Z"/>
          <w:rFonts w:asciiTheme="minorHAnsi" w:eastAsiaTheme="minorEastAsia" w:hAnsiTheme="minorHAnsi" w:cstheme="minorBidi"/>
          <w:color w:val="auto"/>
          <w:sz w:val="22"/>
          <w:szCs w:val="22"/>
          <w:lang w:eastAsia="en-US"/>
        </w:rPr>
      </w:pPr>
      <w:ins w:id="902" w:author="Elaine Baricante" w:date="2018-12-04T15:26:00Z">
        <w:r w:rsidRPr="003F300B">
          <w:rPr>
            <w:rStyle w:val="Hyperlink"/>
          </w:rPr>
          <w:fldChar w:fldCharType="begin"/>
        </w:r>
        <w:r w:rsidRPr="003F300B">
          <w:rPr>
            <w:rStyle w:val="Hyperlink"/>
          </w:rPr>
          <w:instrText xml:space="preserve"> </w:instrText>
        </w:r>
        <w:r>
          <w:instrText>HYPERLINK \l "_Toc531700989"</w:instrText>
        </w:r>
        <w:r w:rsidRPr="003F300B">
          <w:rPr>
            <w:rStyle w:val="Hyperlink"/>
          </w:rPr>
          <w:instrText xml:space="preserve"> </w:instrText>
        </w:r>
        <w:r w:rsidRPr="003F300B">
          <w:rPr>
            <w:rStyle w:val="Hyperlink"/>
          </w:rPr>
          <w:fldChar w:fldCharType="separate"/>
        </w:r>
        <w:r w:rsidRPr="003F300B">
          <w:rPr>
            <w:rStyle w:val="Hyperlink"/>
          </w:rPr>
          <w:t>9.7.3.</w:t>
        </w:r>
        <w:r>
          <w:rPr>
            <w:rFonts w:asciiTheme="minorHAnsi" w:eastAsiaTheme="minorEastAsia" w:hAnsiTheme="minorHAnsi" w:cstheme="minorBidi"/>
            <w:color w:val="auto"/>
            <w:sz w:val="22"/>
            <w:szCs w:val="22"/>
            <w:lang w:eastAsia="en-US"/>
          </w:rPr>
          <w:tab/>
        </w:r>
        <w:r w:rsidRPr="003F300B">
          <w:rPr>
            <w:rStyle w:val="Hyperlink"/>
          </w:rPr>
          <w:t>+KCNXPROFILE Command: Current Profile Connection Configuration</w:t>
        </w:r>
        <w:r>
          <w:rPr>
            <w:webHidden/>
          </w:rPr>
          <w:tab/>
        </w:r>
        <w:r>
          <w:rPr>
            <w:webHidden/>
          </w:rPr>
          <w:fldChar w:fldCharType="begin"/>
        </w:r>
        <w:r>
          <w:rPr>
            <w:webHidden/>
          </w:rPr>
          <w:instrText xml:space="preserve"> PAGEREF _Toc531700989 \h </w:instrText>
        </w:r>
      </w:ins>
      <w:r>
        <w:rPr>
          <w:webHidden/>
        </w:rPr>
      </w:r>
      <w:r>
        <w:rPr>
          <w:webHidden/>
        </w:rPr>
        <w:fldChar w:fldCharType="separate"/>
      </w:r>
      <w:ins w:id="903" w:author="Elaine Baricante" w:date="2018-12-04T15:26:00Z">
        <w:r>
          <w:rPr>
            <w:webHidden/>
          </w:rPr>
          <w:t>1</w:t>
        </w:r>
        <w:r>
          <w:rPr>
            <w:webHidden/>
          </w:rPr>
          <w:fldChar w:fldCharType="end"/>
        </w:r>
        <w:r w:rsidRPr="003F300B">
          <w:rPr>
            <w:rStyle w:val="Hyperlink"/>
          </w:rPr>
          <w:fldChar w:fldCharType="end"/>
        </w:r>
      </w:ins>
    </w:p>
    <w:p w14:paraId="65C6E936" w14:textId="528A10C1" w:rsidR="00E01C7E" w:rsidRDefault="00E01C7E">
      <w:pPr>
        <w:pStyle w:val="TOC3"/>
        <w:rPr>
          <w:ins w:id="904" w:author="Elaine Baricante" w:date="2018-12-04T15:26:00Z"/>
          <w:rFonts w:asciiTheme="minorHAnsi" w:eastAsiaTheme="minorEastAsia" w:hAnsiTheme="minorHAnsi" w:cstheme="minorBidi"/>
          <w:color w:val="auto"/>
          <w:sz w:val="22"/>
          <w:szCs w:val="22"/>
          <w:lang w:eastAsia="en-US"/>
        </w:rPr>
      </w:pPr>
      <w:ins w:id="905" w:author="Elaine Baricante" w:date="2018-12-04T15:26:00Z">
        <w:r w:rsidRPr="003F300B">
          <w:rPr>
            <w:rStyle w:val="Hyperlink"/>
          </w:rPr>
          <w:fldChar w:fldCharType="begin"/>
        </w:r>
        <w:r w:rsidRPr="003F300B">
          <w:rPr>
            <w:rStyle w:val="Hyperlink"/>
          </w:rPr>
          <w:instrText xml:space="preserve"> </w:instrText>
        </w:r>
        <w:r>
          <w:instrText>HYPERLINK \l "_Toc531700990"</w:instrText>
        </w:r>
        <w:r w:rsidRPr="003F300B">
          <w:rPr>
            <w:rStyle w:val="Hyperlink"/>
          </w:rPr>
          <w:instrText xml:space="preserve"> </w:instrText>
        </w:r>
        <w:r w:rsidRPr="003F300B">
          <w:rPr>
            <w:rStyle w:val="Hyperlink"/>
          </w:rPr>
          <w:fldChar w:fldCharType="separate"/>
        </w:r>
        <w:r w:rsidRPr="003F300B">
          <w:rPr>
            <w:rStyle w:val="Hyperlink"/>
          </w:rPr>
          <w:t>9.7.4.</w:t>
        </w:r>
        <w:r>
          <w:rPr>
            <w:rFonts w:asciiTheme="minorHAnsi" w:eastAsiaTheme="minorEastAsia" w:hAnsiTheme="minorHAnsi" w:cstheme="minorBidi"/>
            <w:color w:val="auto"/>
            <w:sz w:val="22"/>
            <w:szCs w:val="22"/>
            <w:lang w:eastAsia="en-US"/>
          </w:rPr>
          <w:tab/>
        </w:r>
        <w:r w:rsidRPr="003F300B">
          <w:rPr>
            <w:rStyle w:val="Hyperlink"/>
          </w:rPr>
          <w:t>+KCGPADDR Command: Display PDP Address</w:t>
        </w:r>
        <w:r>
          <w:rPr>
            <w:webHidden/>
          </w:rPr>
          <w:tab/>
        </w:r>
        <w:r>
          <w:rPr>
            <w:webHidden/>
          </w:rPr>
          <w:fldChar w:fldCharType="begin"/>
        </w:r>
        <w:r>
          <w:rPr>
            <w:webHidden/>
          </w:rPr>
          <w:instrText xml:space="preserve"> PAGEREF _Toc531700990 \h </w:instrText>
        </w:r>
      </w:ins>
      <w:r>
        <w:rPr>
          <w:webHidden/>
        </w:rPr>
      </w:r>
      <w:r>
        <w:rPr>
          <w:webHidden/>
        </w:rPr>
        <w:fldChar w:fldCharType="separate"/>
      </w:r>
      <w:ins w:id="906" w:author="Elaine Baricante" w:date="2018-12-04T15:26:00Z">
        <w:r>
          <w:rPr>
            <w:webHidden/>
          </w:rPr>
          <w:t>1</w:t>
        </w:r>
        <w:r>
          <w:rPr>
            <w:webHidden/>
          </w:rPr>
          <w:fldChar w:fldCharType="end"/>
        </w:r>
        <w:r w:rsidRPr="003F300B">
          <w:rPr>
            <w:rStyle w:val="Hyperlink"/>
          </w:rPr>
          <w:fldChar w:fldCharType="end"/>
        </w:r>
      </w:ins>
    </w:p>
    <w:p w14:paraId="1AEDB375" w14:textId="4520BA09" w:rsidR="00E01C7E" w:rsidRDefault="00E01C7E">
      <w:pPr>
        <w:pStyle w:val="TOC3"/>
        <w:rPr>
          <w:ins w:id="907" w:author="Elaine Baricante" w:date="2018-12-04T15:26:00Z"/>
          <w:rFonts w:asciiTheme="minorHAnsi" w:eastAsiaTheme="minorEastAsia" w:hAnsiTheme="minorHAnsi" w:cstheme="minorBidi"/>
          <w:color w:val="auto"/>
          <w:sz w:val="22"/>
          <w:szCs w:val="22"/>
          <w:lang w:eastAsia="en-US"/>
        </w:rPr>
      </w:pPr>
      <w:ins w:id="908" w:author="Elaine Baricante" w:date="2018-12-04T15:26:00Z">
        <w:r w:rsidRPr="003F300B">
          <w:rPr>
            <w:rStyle w:val="Hyperlink"/>
          </w:rPr>
          <w:fldChar w:fldCharType="begin"/>
        </w:r>
        <w:r w:rsidRPr="003F300B">
          <w:rPr>
            <w:rStyle w:val="Hyperlink"/>
          </w:rPr>
          <w:instrText xml:space="preserve"> </w:instrText>
        </w:r>
        <w:r>
          <w:instrText>HYPERLINK \l "_Toc531700991"</w:instrText>
        </w:r>
        <w:r w:rsidRPr="003F300B">
          <w:rPr>
            <w:rStyle w:val="Hyperlink"/>
          </w:rPr>
          <w:instrText xml:space="preserve"> </w:instrText>
        </w:r>
        <w:r w:rsidRPr="003F300B">
          <w:rPr>
            <w:rStyle w:val="Hyperlink"/>
          </w:rPr>
          <w:fldChar w:fldCharType="separate"/>
        </w:r>
        <w:r w:rsidRPr="003F300B">
          <w:rPr>
            <w:rStyle w:val="Hyperlink"/>
          </w:rPr>
          <w:t>9.7.5.</w:t>
        </w:r>
        <w:r>
          <w:rPr>
            <w:rFonts w:asciiTheme="minorHAnsi" w:eastAsiaTheme="minorEastAsia" w:hAnsiTheme="minorHAnsi" w:cstheme="minorBidi"/>
            <w:color w:val="auto"/>
            <w:sz w:val="22"/>
            <w:szCs w:val="22"/>
            <w:lang w:eastAsia="en-US"/>
          </w:rPr>
          <w:tab/>
        </w:r>
        <w:r w:rsidRPr="003F300B">
          <w:rPr>
            <w:rStyle w:val="Hyperlink"/>
          </w:rPr>
          <w:t>+KCNX_IND Notification: Connection Status Notification</w:t>
        </w:r>
        <w:r>
          <w:rPr>
            <w:webHidden/>
          </w:rPr>
          <w:tab/>
        </w:r>
        <w:r>
          <w:rPr>
            <w:webHidden/>
          </w:rPr>
          <w:fldChar w:fldCharType="begin"/>
        </w:r>
        <w:r>
          <w:rPr>
            <w:webHidden/>
          </w:rPr>
          <w:instrText xml:space="preserve"> PAGEREF _Toc531700991 \h </w:instrText>
        </w:r>
      </w:ins>
      <w:r>
        <w:rPr>
          <w:webHidden/>
        </w:rPr>
      </w:r>
      <w:r>
        <w:rPr>
          <w:webHidden/>
        </w:rPr>
        <w:fldChar w:fldCharType="separate"/>
      </w:r>
      <w:ins w:id="909" w:author="Elaine Baricante" w:date="2018-12-04T15:26:00Z">
        <w:r>
          <w:rPr>
            <w:webHidden/>
          </w:rPr>
          <w:t>1</w:t>
        </w:r>
        <w:r>
          <w:rPr>
            <w:webHidden/>
          </w:rPr>
          <w:fldChar w:fldCharType="end"/>
        </w:r>
        <w:r w:rsidRPr="003F300B">
          <w:rPr>
            <w:rStyle w:val="Hyperlink"/>
          </w:rPr>
          <w:fldChar w:fldCharType="end"/>
        </w:r>
      </w:ins>
    </w:p>
    <w:p w14:paraId="2C0A4621" w14:textId="6D6E145F" w:rsidR="00E01C7E" w:rsidRDefault="00E01C7E">
      <w:pPr>
        <w:pStyle w:val="TOC3"/>
        <w:rPr>
          <w:ins w:id="910" w:author="Elaine Baricante" w:date="2018-12-04T15:26:00Z"/>
          <w:rFonts w:asciiTheme="minorHAnsi" w:eastAsiaTheme="minorEastAsia" w:hAnsiTheme="minorHAnsi" w:cstheme="minorBidi"/>
          <w:color w:val="auto"/>
          <w:sz w:val="22"/>
          <w:szCs w:val="22"/>
          <w:lang w:eastAsia="en-US"/>
        </w:rPr>
      </w:pPr>
      <w:ins w:id="911" w:author="Elaine Baricante" w:date="2018-12-04T15:26:00Z">
        <w:r w:rsidRPr="003F300B">
          <w:rPr>
            <w:rStyle w:val="Hyperlink"/>
          </w:rPr>
          <w:fldChar w:fldCharType="begin"/>
        </w:r>
        <w:r w:rsidRPr="003F300B">
          <w:rPr>
            <w:rStyle w:val="Hyperlink"/>
          </w:rPr>
          <w:instrText xml:space="preserve"> </w:instrText>
        </w:r>
        <w:r>
          <w:instrText>HYPERLINK \l "_Toc531700992"</w:instrText>
        </w:r>
        <w:r w:rsidRPr="003F300B">
          <w:rPr>
            <w:rStyle w:val="Hyperlink"/>
          </w:rPr>
          <w:instrText xml:space="preserve"> </w:instrText>
        </w:r>
        <w:r w:rsidRPr="003F300B">
          <w:rPr>
            <w:rStyle w:val="Hyperlink"/>
          </w:rPr>
          <w:fldChar w:fldCharType="separate"/>
        </w:r>
        <w:r w:rsidRPr="003F300B">
          <w:rPr>
            <w:rStyle w:val="Hyperlink"/>
          </w:rPr>
          <w:t>9.7.6.</w:t>
        </w:r>
        <w:r>
          <w:rPr>
            <w:rFonts w:asciiTheme="minorHAnsi" w:eastAsiaTheme="minorEastAsia" w:hAnsiTheme="minorHAnsi" w:cstheme="minorBidi"/>
            <w:color w:val="auto"/>
            <w:sz w:val="22"/>
            <w:szCs w:val="22"/>
            <w:lang w:eastAsia="en-US"/>
          </w:rPr>
          <w:tab/>
        </w:r>
        <w:r w:rsidRPr="003F300B">
          <w:rPr>
            <w:rStyle w:val="Hyperlink"/>
          </w:rPr>
          <w:t>+KCNXUP Command: Bring the PDP Connection Up</w:t>
        </w:r>
        <w:r>
          <w:rPr>
            <w:webHidden/>
          </w:rPr>
          <w:tab/>
        </w:r>
        <w:r>
          <w:rPr>
            <w:webHidden/>
          </w:rPr>
          <w:fldChar w:fldCharType="begin"/>
        </w:r>
        <w:r>
          <w:rPr>
            <w:webHidden/>
          </w:rPr>
          <w:instrText xml:space="preserve"> PAGEREF _Toc531700992 \h </w:instrText>
        </w:r>
      </w:ins>
      <w:r>
        <w:rPr>
          <w:webHidden/>
        </w:rPr>
      </w:r>
      <w:r>
        <w:rPr>
          <w:webHidden/>
        </w:rPr>
        <w:fldChar w:fldCharType="separate"/>
      </w:r>
      <w:ins w:id="912" w:author="Elaine Baricante" w:date="2018-12-04T15:26:00Z">
        <w:r>
          <w:rPr>
            <w:webHidden/>
          </w:rPr>
          <w:t>1</w:t>
        </w:r>
        <w:r>
          <w:rPr>
            <w:webHidden/>
          </w:rPr>
          <w:fldChar w:fldCharType="end"/>
        </w:r>
        <w:r w:rsidRPr="003F300B">
          <w:rPr>
            <w:rStyle w:val="Hyperlink"/>
          </w:rPr>
          <w:fldChar w:fldCharType="end"/>
        </w:r>
      </w:ins>
    </w:p>
    <w:p w14:paraId="2131236D" w14:textId="6DBCBA43" w:rsidR="00E01C7E" w:rsidRDefault="00E01C7E">
      <w:pPr>
        <w:pStyle w:val="TOC3"/>
        <w:rPr>
          <w:ins w:id="913" w:author="Elaine Baricante" w:date="2018-12-04T15:26:00Z"/>
          <w:rFonts w:asciiTheme="minorHAnsi" w:eastAsiaTheme="minorEastAsia" w:hAnsiTheme="minorHAnsi" w:cstheme="minorBidi"/>
          <w:color w:val="auto"/>
          <w:sz w:val="22"/>
          <w:szCs w:val="22"/>
          <w:lang w:eastAsia="en-US"/>
        </w:rPr>
      </w:pPr>
      <w:ins w:id="914" w:author="Elaine Baricante" w:date="2018-12-04T15:26:00Z">
        <w:r w:rsidRPr="003F300B">
          <w:rPr>
            <w:rStyle w:val="Hyperlink"/>
          </w:rPr>
          <w:fldChar w:fldCharType="begin"/>
        </w:r>
        <w:r w:rsidRPr="003F300B">
          <w:rPr>
            <w:rStyle w:val="Hyperlink"/>
          </w:rPr>
          <w:instrText xml:space="preserve"> </w:instrText>
        </w:r>
        <w:r>
          <w:instrText>HYPERLINK \l "_Toc531700993"</w:instrText>
        </w:r>
        <w:r w:rsidRPr="003F300B">
          <w:rPr>
            <w:rStyle w:val="Hyperlink"/>
          </w:rPr>
          <w:instrText xml:space="preserve"> </w:instrText>
        </w:r>
        <w:r w:rsidRPr="003F300B">
          <w:rPr>
            <w:rStyle w:val="Hyperlink"/>
          </w:rPr>
          <w:fldChar w:fldCharType="separate"/>
        </w:r>
        <w:r w:rsidRPr="003F300B">
          <w:rPr>
            <w:rStyle w:val="Hyperlink"/>
          </w:rPr>
          <w:t>9.7.7.</w:t>
        </w:r>
        <w:r>
          <w:rPr>
            <w:rFonts w:asciiTheme="minorHAnsi" w:eastAsiaTheme="minorEastAsia" w:hAnsiTheme="minorHAnsi" w:cstheme="minorBidi"/>
            <w:color w:val="auto"/>
            <w:sz w:val="22"/>
            <w:szCs w:val="22"/>
            <w:lang w:eastAsia="en-US"/>
          </w:rPr>
          <w:tab/>
        </w:r>
        <w:r w:rsidRPr="003F300B">
          <w:rPr>
            <w:rStyle w:val="Hyperlink"/>
          </w:rPr>
          <w:t>+KCNXDOWN Command: Bring the PDP Connection Down</w:t>
        </w:r>
        <w:r>
          <w:rPr>
            <w:webHidden/>
          </w:rPr>
          <w:tab/>
        </w:r>
        <w:r>
          <w:rPr>
            <w:webHidden/>
          </w:rPr>
          <w:fldChar w:fldCharType="begin"/>
        </w:r>
        <w:r>
          <w:rPr>
            <w:webHidden/>
          </w:rPr>
          <w:instrText xml:space="preserve"> PAGEREF _Toc531700993 \h </w:instrText>
        </w:r>
      </w:ins>
      <w:r>
        <w:rPr>
          <w:webHidden/>
        </w:rPr>
      </w:r>
      <w:r>
        <w:rPr>
          <w:webHidden/>
        </w:rPr>
        <w:fldChar w:fldCharType="separate"/>
      </w:r>
      <w:ins w:id="915" w:author="Elaine Baricante" w:date="2018-12-04T15:26:00Z">
        <w:r>
          <w:rPr>
            <w:webHidden/>
          </w:rPr>
          <w:t>1</w:t>
        </w:r>
        <w:r>
          <w:rPr>
            <w:webHidden/>
          </w:rPr>
          <w:fldChar w:fldCharType="end"/>
        </w:r>
        <w:r w:rsidRPr="003F300B">
          <w:rPr>
            <w:rStyle w:val="Hyperlink"/>
          </w:rPr>
          <w:fldChar w:fldCharType="end"/>
        </w:r>
      </w:ins>
    </w:p>
    <w:p w14:paraId="7528D25A" w14:textId="5A46A9DB" w:rsidR="00E01C7E" w:rsidRDefault="00E01C7E">
      <w:pPr>
        <w:pStyle w:val="TOC2"/>
        <w:rPr>
          <w:ins w:id="916" w:author="Elaine Baricante" w:date="2018-12-04T15:26:00Z"/>
          <w:rFonts w:asciiTheme="minorHAnsi" w:eastAsiaTheme="minorEastAsia" w:hAnsiTheme="minorHAnsi" w:cstheme="minorBidi"/>
          <w:color w:val="auto"/>
          <w:sz w:val="22"/>
          <w:szCs w:val="22"/>
          <w:lang w:eastAsia="en-US"/>
        </w:rPr>
      </w:pPr>
      <w:ins w:id="917" w:author="Elaine Baricante" w:date="2018-12-04T15:26:00Z">
        <w:r w:rsidRPr="003F300B">
          <w:rPr>
            <w:rStyle w:val="Hyperlink"/>
          </w:rPr>
          <w:fldChar w:fldCharType="begin"/>
        </w:r>
        <w:r w:rsidRPr="003F300B">
          <w:rPr>
            <w:rStyle w:val="Hyperlink"/>
          </w:rPr>
          <w:instrText xml:space="preserve"> </w:instrText>
        </w:r>
        <w:r>
          <w:instrText>HYPERLINK \l "_Toc531700994"</w:instrText>
        </w:r>
        <w:r w:rsidRPr="003F300B">
          <w:rPr>
            <w:rStyle w:val="Hyperlink"/>
          </w:rPr>
          <w:instrText xml:space="preserve"> </w:instrText>
        </w:r>
        <w:r w:rsidRPr="003F300B">
          <w:rPr>
            <w:rStyle w:val="Hyperlink"/>
          </w:rPr>
          <w:fldChar w:fldCharType="separate"/>
        </w:r>
        <w:r w:rsidRPr="003F300B">
          <w:rPr>
            <w:rStyle w:val="Hyperlink"/>
          </w:rPr>
          <w:t>9.8.</w:t>
        </w:r>
        <w:r>
          <w:rPr>
            <w:rFonts w:asciiTheme="minorHAnsi" w:eastAsiaTheme="minorEastAsia" w:hAnsiTheme="minorHAnsi" w:cstheme="minorBidi"/>
            <w:color w:val="auto"/>
            <w:sz w:val="22"/>
            <w:szCs w:val="22"/>
            <w:lang w:eastAsia="en-US"/>
          </w:rPr>
          <w:tab/>
        </w:r>
        <w:r w:rsidRPr="003F300B">
          <w:rPr>
            <w:rStyle w:val="Hyperlink"/>
          </w:rPr>
          <w:t>Common Configuration</w:t>
        </w:r>
        <w:r>
          <w:rPr>
            <w:webHidden/>
          </w:rPr>
          <w:tab/>
        </w:r>
        <w:r>
          <w:rPr>
            <w:webHidden/>
          </w:rPr>
          <w:fldChar w:fldCharType="begin"/>
        </w:r>
        <w:r>
          <w:rPr>
            <w:webHidden/>
          </w:rPr>
          <w:instrText xml:space="preserve"> PAGEREF _Toc531700994 \h </w:instrText>
        </w:r>
      </w:ins>
      <w:r>
        <w:rPr>
          <w:webHidden/>
        </w:rPr>
      </w:r>
      <w:r>
        <w:rPr>
          <w:webHidden/>
        </w:rPr>
        <w:fldChar w:fldCharType="separate"/>
      </w:r>
      <w:ins w:id="918" w:author="Elaine Baricante" w:date="2018-12-04T15:26:00Z">
        <w:r>
          <w:rPr>
            <w:webHidden/>
          </w:rPr>
          <w:t>1</w:t>
        </w:r>
        <w:r>
          <w:rPr>
            <w:webHidden/>
          </w:rPr>
          <w:fldChar w:fldCharType="end"/>
        </w:r>
        <w:r w:rsidRPr="003F300B">
          <w:rPr>
            <w:rStyle w:val="Hyperlink"/>
          </w:rPr>
          <w:fldChar w:fldCharType="end"/>
        </w:r>
      </w:ins>
    </w:p>
    <w:p w14:paraId="3A1ACB05" w14:textId="659201D5" w:rsidR="00E01C7E" w:rsidRDefault="00E01C7E">
      <w:pPr>
        <w:pStyle w:val="TOC3"/>
        <w:rPr>
          <w:ins w:id="919" w:author="Elaine Baricante" w:date="2018-12-04T15:26:00Z"/>
          <w:rFonts w:asciiTheme="minorHAnsi" w:eastAsiaTheme="minorEastAsia" w:hAnsiTheme="minorHAnsi" w:cstheme="minorBidi"/>
          <w:color w:val="auto"/>
          <w:sz w:val="22"/>
          <w:szCs w:val="22"/>
          <w:lang w:eastAsia="en-US"/>
        </w:rPr>
      </w:pPr>
      <w:ins w:id="920" w:author="Elaine Baricante" w:date="2018-12-04T15:26:00Z">
        <w:r w:rsidRPr="003F300B">
          <w:rPr>
            <w:rStyle w:val="Hyperlink"/>
          </w:rPr>
          <w:fldChar w:fldCharType="begin"/>
        </w:r>
        <w:r w:rsidRPr="003F300B">
          <w:rPr>
            <w:rStyle w:val="Hyperlink"/>
          </w:rPr>
          <w:instrText xml:space="preserve"> </w:instrText>
        </w:r>
        <w:r>
          <w:instrText>HYPERLINK \l "_Toc531700995"</w:instrText>
        </w:r>
        <w:r w:rsidRPr="003F300B">
          <w:rPr>
            <w:rStyle w:val="Hyperlink"/>
          </w:rPr>
          <w:instrText xml:space="preserve"> </w:instrText>
        </w:r>
        <w:r w:rsidRPr="003F300B">
          <w:rPr>
            <w:rStyle w:val="Hyperlink"/>
          </w:rPr>
          <w:fldChar w:fldCharType="separate"/>
        </w:r>
        <w:r w:rsidRPr="003F300B">
          <w:rPr>
            <w:rStyle w:val="Hyperlink"/>
          </w:rPr>
          <w:t>9.8.1.</w:t>
        </w:r>
        <w:r>
          <w:rPr>
            <w:rFonts w:asciiTheme="minorHAnsi" w:eastAsiaTheme="minorEastAsia" w:hAnsiTheme="minorHAnsi" w:cstheme="minorBidi"/>
            <w:color w:val="auto"/>
            <w:sz w:val="22"/>
            <w:szCs w:val="22"/>
            <w:lang w:eastAsia="en-US"/>
          </w:rPr>
          <w:tab/>
        </w:r>
        <w:r w:rsidRPr="003F300B">
          <w:rPr>
            <w:rStyle w:val="Hyperlink"/>
          </w:rPr>
          <w:t>+KPATTERN Command: Custom End of Data Pattern</w:t>
        </w:r>
        <w:r>
          <w:rPr>
            <w:webHidden/>
          </w:rPr>
          <w:tab/>
        </w:r>
        <w:r>
          <w:rPr>
            <w:webHidden/>
          </w:rPr>
          <w:fldChar w:fldCharType="begin"/>
        </w:r>
        <w:r>
          <w:rPr>
            <w:webHidden/>
          </w:rPr>
          <w:instrText xml:space="preserve"> PAGEREF _Toc531700995 \h </w:instrText>
        </w:r>
      </w:ins>
      <w:r>
        <w:rPr>
          <w:webHidden/>
        </w:rPr>
      </w:r>
      <w:r>
        <w:rPr>
          <w:webHidden/>
        </w:rPr>
        <w:fldChar w:fldCharType="separate"/>
      </w:r>
      <w:ins w:id="921" w:author="Elaine Baricante" w:date="2018-12-04T15:26:00Z">
        <w:r>
          <w:rPr>
            <w:webHidden/>
          </w:rPr>
          <w:t>1</w:t>
        </w:r>
        <w:r>
          <w:rPr>
            <w:webHidden/>
          </w:rPr>
          <w:fldChar w:fldCharType="end"/>
        </w:r>
        <w:r w:rsidRPr="003F300B">
          <w:rPr>
            <w:rStyle w:val="Hyperlink"/>
          </w:rPr>
          <w:fldChar w:fldCharType="end"/>
        </w:r>
      </w:ins>
    </w:p>
    <w:p w14:paraId="30EB5044" w14:textId="454B7B41" w:rsidR="00E01C7E" w:rsidRDefault="00E01C7E">
      <w:pPr>
        <w:pStyle w:val="TOC3"/>
        <w:rPr>
          <w:ins w:id="922" w:author="Elaine Baricante" w:date="2018-12-04T15:26:00Z"/>
          <w:rFonts w:asciiTheme="minorHAnsi" w:eastAsiaTheme="minorEastAsia" w:hAnsiTheme="minorHAnsi" w:cstheme="minorBidi"/>
          <w:color w:val="auto"/>
          <w:sz w:val="22"/>
          <w:szCs w:val="22"/>
          <w:lang w:eastAsia="en-US"/>
        </w:rPr>
      </w:pPr>
      <w:ins w:id="923" w:author="Elaine Baricante" w:date="2018-12-04T15:26:00Z">
        <w:r w:rsidRPr="003F300B">
          <w:rPr>
            <w:rStyle w:val="Hyperlink"/>
          </w:rPr>
          <w:fldChar w:fldCharType="begin"/>
        </w:r>
        <w:r w:rsidRPr="003F300B">
          <w:rPr>
            <w:rStyle w:val="Hyperlink"/>
          </w:rPr>
          <w:instrText xml:space="preserve"> </w:instrText>
        </w:r>
        <w:r>
          <w:instrText>HYPERLINK \l "_Toc531700996"</w:instrText>
        </w:r>
        <w:r w:rsidRPr="003F300B">
          <w:rPr>
            <w:rStyle w:val="Hyperlink"/>
          </w:rPr>
          <w:instrText xml:space="preserve"> </w:instrText>
        </w:r>
        <w:r w:rsidRPr="003F300B">
          <w:rPr>
            <w:rStyle w:val="Hyperlink"/>
          </w:rPr>
          <w:fldChar w:fldCharType="separate"/>
        </w:r>
        <w:r w:rsidRPr="003F300B">
          <w:rPr>
            <w:rStyle w:val="Hyperlink"/>
          </w:rPr>
          <w:t>9.8.2.</w:t>
        </w:r>
        <w:r>
          <w:rPr>
            <w:rFonts w:asciiTheme="minorHAnsi" w:eastAsiaTheme="minorEastAsia" w:hAnsiTheme="minorHAnsi" w:cstheme="minorBidi"/>
            <w:color w:val="auto"/>
            <w:sz w:val="22"/>
            <w:szCs w:val="22"/>
            <w:lang w:eastAsia="en-US"/>
          </w:rPr>
          <w:tab/>
        </w:r>
        <w:r w:rsidRPr="003F300B">
          <w:rPr>
            <w:rStyle w:val="Hyperlink"/>
          </w:rPr>
          <w:t>+KURCCFG Command: Enable or Disable the URC from Protocol Commands</w:t>
        </w:r>
        <w:r>
          <w:rPr>
            <w:webHidden/>
          </w:rPr>
          <w:tab/>
        </w:r>
        <w:r>
          <w:rPr>
            <w:webHidden/>
          </w:rPr>
          <w:fldChar w:fldCharType="begin"/>
        </w:r>
        <w:r>
          <w:rPr>
            <w:webHidden/>
          </w:rPr>
          <w:instrText xml:space="preserve"> PAGEREF _Toc531700996 \h </w:instrText>
        </w:r>
      </w:ins>
      <w:r>
        <w:rPr>
          <w:webHidden/>
        </w:rPr>
      </w:r>
      <w:r>
        <w:rPr>
          <w:webHidden/>
        </w:rPr>
        <w:fldChar w:fldCharType="separate"/>
      </w:r>
      <w:ins w:id="924" w:author="Elaine Baricante" w:date="2018-12-04T15:26:00Z">
        <w:r>
          <w:rPr>
            <w:webHidden/>
          </w:rPr>
          <w:t>1</w:t>
        </w:r>
        <w:r>
          <w:rPr>
            <w:webHidden/>
          </w:rPr>
          <w:fldChar w:fldCharType="end"/>
        </w:r>
        <w:r w:rsidRPr="003F300B">
          <w:rPr>
            <w:rStyle w:val="Hyperlink"/>
          </w:rPr>
          <w:fldChar w:fldCharType="end"/>
        </w:r>
      </w:ins>
    </w:p>
    <w:p w14:paraId="4E730530" w14:textId="30754607" w:rsidR="00E01C7E" w:rsidRDefault="00E01C7E">
      <w:pPr>
        <w:pStyle w:val="TOC3"/>
        <w:rPr>
          <w:ins w:id="925" w:author="Elaine Baricante" w:date="2018-12-04T15:26:00Z"/>
          <w:rFonts w:asciiTheme="minorHAnsi" w:eastAsiaTheme="minorEastAsia" w:hAnsiTheme="minorHAnsi" w:cstheme="minorBidi"/>
          <w:color w:val="auto"/>
          <w:sz w:val="22"/>
          <w:szCs w:val="22"/>
          <w:lang w:eastAsia="en-US"/>
        </w:rPr>
      </w:pPr>
      <w:ins w:id="926" w:author="Elaine Baricante" w:date="2018-12-04T15:26:00Z">
        <w:r w:rsidRPr="003F300B">
          <w:rPr>
            <w:rStyle w:val="Hyperlink"/>
          </w:rPr>
          <w:fldChar w:fldCharType="begin"/>
        </w:r>
        <w:r w:rsidRPr="003F300B">
          <w:rPr>
            <w:rStyle w:val="Hyperlink"/>
          </w:rPr>
          <w:instrText xml:space="preserve"> </w:instrText>
        </w:r>
        <w:r>
          <w:instrText>HYPERLINK \l "_Toc531700997"</w:instrText>
        </w:r>
        <w:r w:rsidRPr="003F300B">
          <w:rPr>
            <w:rStyle w:val="Hyperlink"/>
          </w:rPr>
          <w:instrText xml:space="preserve"> </w:instrText>
        </w:r>
        <w:r w:rsidRPr="003F300B">
          <w:rPr>
            <w:rStyle w:val="Hyperlink"/>
          </w:rPr>
          <w:fldChar w:fldCharType="separate"/>
        </w:r>
        <w:r w:rsidRPr="003F300B">
          <w:rPr>
            <w:rStyle w:val="Hyperlink"/>
          </w:rPr>
          <w:t>9.8.3.</w:t>
        </w:r>
        <w:r>
          <w:rPr>
            <w:rFonts w:asciiTheme="minorHAnsi" w:eastAsiaTheme="minorEastAsia" w:hAnsiTheme="minorHAnsi" w:cstheme="minorBidi"/>
            <w:color w:val="auto"/>
            <w:sz w:val="22"/>
            <w:szCs w:val="22"/>
            <w:lang w:eastAsia="en-US"/>
          </w:rPr>
          <w:tab/>
        </w:r>
        <w:r w:rsidRPr="003F300B">
          <w:rPr>
            <w:rStyle w:val="Hyperlink"/>
          </w:rPr>
          <w:t>+KIPOPT Command: General Options Configuration</w:t>
        </w:r>
        <w:r>
          <w:rPr>
            <w:webHidden/>
          </w:rPr>
          <w:tab/>
        </w:r>
        <w:r>
          <w:rPr>
            <w:webHidden/>
          </w:rPr>
          <w:fldChar w:fldCharType="begin"/>
        </w:r>
        <w:r>
          <w:rPr>
            <w:webHidden/>
          </w:rPr>
          <w:instrText xml:space="preserve"> PAGEREF _Toc531700997 \h </w:instrText>
        </w:r>
      </w:ins>
      <w:r>
        <w:rPr>
          <w:webHidden/>
        </w:rPr>
      </w:r>
      <w:r>
        <w:rPr>
          <w:webHidden/>
        </w:rPr>
        <w:fldChar w:fldCharType="separate"/>
      </w:r>
      <w:ins w:id="927" w:author="Elaine Baricante" w:date="2018-12-04T15:26:00Z">
        <w:r>
          <w:rPr>
            <w:webHidden/>
          </w:rPr>
          <w:t>1</w:t>
        </w:r>
        <w:r>
          <w:rPr>
            <w:webHidden/>
          </w:rPr>
          <w:fldChar w:fldCharType="end"/>
        </w:r>
        <w:r w:rsidRPr="003F300B">
          <w:rPr>
            <w:rStyle w:val="Hyperlink"/>
          </w:rPr>
          <w:fldChar w:fldCharType="end"/>
        </w:r>
      </w:ins>
    </w:p>
    <w:p w14:paraId="2D9ADD07" w14:textId="39FE845D" w:rsidR="00E01C7E" w:rsidRDefault="00E01C7E">
      <w:pPr>
        <w:pStyle w:val="TOC2"/>
        <w:rPr>
          <w:ins w:id="928" w:author="Elaine Baricante" w:date="2018-12-04T15:26:00Z"/>
          <w:rFonts w:asciiTheme="minorHAnsi" w:eastAsiaTheme="minorEastAsia" w:hAnsiTheme="minorHAnsi" w:cstheme="minorBidi"/>
          <w:color w:val="auto"/>
          <w:sz w:val="22"/>
          <w:szCs w:val="22"/>
          <w:lang w:eastAsia="en-US"/>
        </w:rPr>
      </w:pPr>
      <w:ins w:id="929" w:author="Elaine Baricante" w:date="2018-12-04T15:26:00Z">
        <w:r w:rsidRPr="003F300B">
          <w:rPr>
            <w:rStyle w:val="Hyperlink"/>
          </w:rPr>
          <w:fldChar w:fldCharType="begin"/>
        </w:r>
        <w:r w:rsidRPr="003F300B">
          <w:rPr>
            <w:rStyle w:val="Hyperlink"/>
          </w:rPr>
          <w:instrText xml:space="preserve"> </w:instrText>
        </w:r>
        <w:r>
          <w:instrText>HYPERLINK \l "_Toc531700998"</w:instrText>
        </w:r>
        <w:r w:rsidRPr="003F300B">
          <w:rPr>
            <w:rStyle w:val="Hyperlink"/>
          </w:rPr>
          <w:instrText xml:space="preserve"> </w:instrText>
        </w:r>
        <w:r w:rsidRPr="003F300B">
          <w:rPr>
            <w:rStyle w:val="Hyperlink"/>
          </w:rPr>
          <w:fldChar w:fldCharType="separate"/>
        </w:r>
        <w:r w:rsidRPr="003F300B">
          <w:rPr>
            <w:rStyle w:val="Hyperlink"/>
          </w:rPr>
          <w:t>9.9.</w:t>
        </w:r>
        <w:r>
          <w:rPr>
            <w:rFonts w:asciiTheme="minorHAnsi" w:eastAsiaTheme="minorEastAsia" w:hAnsiTheme="minorHAnsi" w:cstheme="minorBidi"/>
            <w:color w:val="auto"/>
            <w:sz w:val="22"/>
            <w:szCs w:val="22"/>
            <w:lang w:eastAsia="en-US"/>
          </w:rPr>
          <w:tab/>
        </w:r>
        <w:r w:rsidRPr="003F300B">
          <w:rPr>
            <w:rStyle w:val="Hyperlink"/>
          </w:rPr>
          <w:t>SSL Configuration</w:t>
        </w:r>
        <w:r>
          <w:rPr>
            <w:webHidden/>
          </w:rPr>
          <w:tab/>
        </w:r>
        <w:r>
          <w:rPr>
            <w:webHidden/>
          </w:rPr>
          <w:fldChar w:fldCharType="begin"/>
        </w:r>
        <w:r>
          <w:rPr>
            <w:webHidden/>
          </w:rPr>
          <w:instrText xml:space="preserve"> PAGEREF _Toc531700998 \h </w:instrText>
        </w:r>
      </w:ins>
      <w:r>
        <w:rPr>
          <w:webHidden/>
        </w:rPr>
      </w:r>
      <w:r>
        <w:rPr>
          <w:webHidden/>
        </w:rPr>
        <w:fldChar w:fldCharType="separate"/>
      </w:r>
      <w:ins w:id="930" w:author="Elaine Baricante" w:date="2018-12-04T15:26:00Z">
        <w:r>
          <w:rPr>
            <w:webHidden/>
          </w:rPr>
          <w:t>1</w:t>
        </w:r>
        <w:r>
          <w:rPr>
            <w:webHidden/>
          </w:rPr>
          <w:fldChar w:fldCharType="end"/>
        </w:r>
        <w:r w:rsidRPr="003F300B">
          <w:rPr>
            <w:rStyle w:val="Hyperlink"/>
          </w:rPr>
          <w:fldChar w:fldCharType="end"/>
        </w:r>
      </w:ins>
    </w:p>
    <w:p w14:paraId="291E202C" w14:textId="19A2FCA8" w:rsidR="00E01C7E" w:rsidRDefault="00E01C7E">
      <w:pPr>
        <w:pStyle w:val="TOC3"/>
        <w:rPr>
          <w:ins w:id="931" w:author="Elaine Baricante" w:date="2018-12-04T15:26:00Z"/>
          <w:rFonts w:asciiTheme="minorHAnsi" w:eastAsiaTheme="minorEastAsia" w:hAnsiTheme="minorHAnsi" w:cstheme="minorBidi"/>
          <w:color w:val="auto"/>
          <w:sz w:val="22"/>
          <w:szCs w:val="22"/>
          <w:lang w:eastAsia="en-US"/>
        </w:rPr>
      </w:pPr>
      <w:ins w:id="932" w:author="Elaine Baricante" w:date="2018-12-04T15:26:00Z">
        <w:r w:rsidRPr="003F300B">
          <w:rPr>
            <w:rStyle w:val="Hyperlink"/>
          </w:rPr>
          <w:fldChar w:fldCharType="begin"/>
        </w:r>
        <w:r w:rsidRPr="003F300B">
          <w:rPr>
            <w:rStyle w:val="Hyperlink"/>
          </w:rPr>
          <w:instrText xml:space="preserve"> </w:instrText>
        </w:r>
        <w:r>
          <w:instrText>HYPERLINK \l "_Toc531700999"</w:instrText>
        </w:r>
        <w:r w:rsidRPr="003F300B">
          <w:rPr>
            <w:rStyle w:val="Hyperlink"/>
          </w:rPr>
          <w:instrText xml:space="preserve"> </w:instrText>
        </w:r>
        <w:r w:rsidRPr="003F300B">
          <w:rPr>
            <w:rStyle w:val="Hyperlink"/>
          </w:rPr>
          <w:fldChar w:fldCharType="separate"/>
        </w:r>
        <w:r w:rsidRPr="003F300B">
          <w:rPr>
            <w:rStyle w:val="Hyperlink"/>
          </w:rPr>
          <w:t>9.9.1.</w:t>
        </w:r>
        <w:r>
          <w:rPr>
            <w:rFonts w:asciiTheme="minorHAnsi" w:eastAsiaTheme="minorEastAsia" w:hAnsiTheme="minorHAnsi" w:cstheme="minorBidi"/>
            <w:color w:val="auto"/>
            <w:sz w:val="22"/>
            <w:szCs w:val="22"/>
            <w:lang w:eastAsia="en-US"/>
          </w:rPr>
          <w:tab/>
        </w:r>
        <w:r w:rsidRPr="003F300B">
          <w:rPr>
            <w:rStyle w:val="Hyperlink"/>
          </w:rPr>
          <w:t>+KSSLCRYPTO Command: Cipher Suite Configuration</w:t>
        </w:r>
        <w:r>
          <w:rPr>
            <w:webHidden/>
          </w:rPr>
          <w:tab/>
        </w:r>
        <w:r>
          <w:rPr>
            <w:webHidden/>
          </w:rPr>
          <w:fldChar w:fldCharType="begin"/>
        </w:r>
        <w:r>
          <w:rPr>
            <w:webHidden/>
          </w:rPr>
          <w:instrText xml:space="preserve"> PAGEREF _Toc531700999 \h </w:instrText>
        </w:r>
      </w:ins>
      <w:r>
        <w:rPr>
          <w:webHidden/>
        </w:rPr>
      </w:r>
      <w:r>
        <w:rPr>
          <w:webHidden/>
        </w:rPr>
        <w:fldChar w:fldCharType="separate"/>
      </w:r>
      <w:ins w:id="933" w:author="Elaine Baricante" w:date="2018-12-04T15:26:00Z">
        <w:r>
          <w:rPr>
            <w:webHidden/>
          </w:rPr>
          <w:t>1</w:t>
        </w:r>
        <w:r>
          <w:rPr>
            <w:webHidden/>
          </w:rPr>
          <w:fldChar w:fldCharType="end"/>
        </w:r>
        <w:r w:rsidRPr="003F300B">
          <w:rPr>
            <w:rStyle w:val="Hyperlink"/>
          </w:rPr>
          <w:fldChar w:fldCharType="end"/>
        </w:r>
      </w:ins>
    </w:p>
    <w:p w14:paraId="03C50E88" w14:textId="37275B76" w:rsidR="00E01C7E" w:rsidRDefault="00E01C7E">
      <w:pPr>
        <w:pStyle w:val="TOC3"/>
        <w:rPr>
          <w:ins w:id="934" w:author="Elaine Baricante" w:date="2018-12-04T15:26:00Z"/>
          <w:rFonts w:asciiTheme="minorHAnsi" w:eastAsiaTheme="minorEastAsia" w:hAnsiTheme="minorHAnsi" w:cstheme="minorBidi"/>
          <w:color w:val="auto"/>
          <w:sz w:val="22"/>
          <w:szCs w:val="22"/>
          <w:lang w:eastAsia="en-US"/>
        </w:rPr>
      </w:pPr>
      <w:ins w:id="935" w:author="Elaine Baricante" w:date="2018-12-04T15:26:00Z">
        <w:r w:rsidRPr="003F300B">
          <w:rPr>
            <w:rStyle w:val="Hyperlink"/>
          </w:rPr>
          <w:fldChar w:fldCharType="begin"/>
        </w:r>
        <w:r w:rsidRPr="003F300B">
          <w:rPr>
            <w:rStyle w:val="Hyperlink"/>
          </w:rPr>
          <w:instrText xml:space="preserve"> </w:instrText>
        </w:r>
        <w:r>
          <w:instrText>HYPERLINK \l "_Toc531701000"</w:instrText>
        </w:r>
        <w:r w:rsidRPr="003F300B">
          <w:rPr>
            <w:rStyle w:val="Hyperlink"/>
          </w:rPr>
          <w:instrText xml:space="preserve"> </w:instrText>
        </w:r>
        <w:r w:rsidRPr="003F300B">
          <w:rPr>
            <w:rStyle w:val="Hyperlink"/>
          </w:rPr>
          <w:fldChar w:fldCharType="separate"/>
        </w:r>
        <w:r w:rsidRPr="003F300B">
          <w:rPr>
            <w:rStyle w:val="Hyperlink"/>
          </w:rPr>
          <w:t>9.9.2.</w:t>
        </w:r>
        <w:r>
          <w:rPr>
            <w:rFonts w:asciiTheme="minorHAnsi" w:eastAsiaTheme="minorEastAsia" w:hAnsiTheme="minorHAnsi" w:cstheme="minorBidi"/>
            <w:color w:val="auto"/>
            <w:sz w:val="22"/>
            <w:szCs w:val="22"/>
            <w:lang w:eastAsia="en-US"/>
          </w:rPr>
          <w:tab/>
        </w:r>
        <w:r w:rsidRPr="003F300B">
          <w:rPr>
            <w:rStyle w:val="Hyperlink"/>
          </w:rPr>
          <w:t>+KSSLCFG Command: SSL Configuration</w:t>
        </w:r>
        <w:r>
          <w:rPr>
            <w:webHidden/>
          </w:rPr>
          <w:tab/>
        </w:r>
        <w:r>
          <w:rPr>
            <w:webHidden/>
          </w:rPr>
          <w:fldChar w:fldCharType="begin"/>
        </w:r>
        <w:r>
          <w:rPr>
            <w:webHidden/>
          </w:rPr>
          <w:instrText xml:space="preserve"> PAGEREF _Toc531701000 \h </w:instrText>
        </w:r>
      </w:ins>
      <w:r>
        <w:rPr>
          <w:webHidden/>
        </w:rPr>
      </w:r>
      <w:r>
        <w:rPr>
          <w:webHidden/>
        </w:rPr>
        <w:fldChar w:fldCharType="separate"/>
      </w:r>
      <w:ins w:id="936" w:author="Elaine Baricante" w:date="2018-12-04T15:26:00Z">
        <w:r>
          <w:rPr>
            <w:webHidden/>
          </w:rPr>
          <w:t>1</w:t>
        </w:r>
        <w:r>
          <w:rPr>
            <w:webHidden/>
          </w:rPr>
          <w:fldChar w:fldCharType="end"/>
        </w:r>
        <w:r w:rsidRPr="003F300B">
          <w:rPr>
            <w:rStyle w:val="Hyperlink"/>
          </w:rPr>
          <w:fldChar w:fldCharType="end"/>
        </w:r>
      </w:ins>
    </w:p>
    <w:p w14:paraId="39CB2304" w14:textId="1B31B3AE" w:rsidR="00E01C7E" w:rsidRDefault="00E01C7E">
      <w:pPr>
        <w:pStyle w:val="TOC2"/>
        <w:rPr>
          <w:ins w:id="937" w:author="Elaine Baricante" w:date="2018-12-04T15:26:00Z"/>
          <w:rFonts w:asciiTheme="minorHAnsi" w:eastAsiaTheme="minorEastAsia" w:hAnsiTheme="minorHAnsi" w:cstheme="minorBidi"/>
          <w:color w:val="auto"/>
          <w:sz w:val="22"/>
          <w:szCs w:val="22"/>
          <w:lang w:eastAsia="en-US"/>
        </w:rPr>
      </w:pPr>
      <w:ins w:id="938" w:author="Elaine Baricante" w:date="2018-12-04T15:26:00Z">
        <w:r w:rsidRPr="003F300B">
          <w:rPr>
            <w:rStyle w:val="Hyperlink"/>
          </w:rPr>
          <w:fldChar w:fldCharType="begin"/>
        </w:r>
        <w:r w:rsidRPr="003F300B">
          <w:rPr>
            <w:rStyle w:val="Hyperlink"/>
          </w:rPr>
          <w:instrText xml:space="preserve"> </w:instrText>
        </w:r>
        <w:r>
          <w:instrText>HYPERLINK \l "_Toc531701001"</w:instrText>
        </w:r>
        <w:r w:rsidRPr="003F300B">
          <w:rPr>
            <w:rStyle w:val="Hyperlink"/>
          </w:rPr>
          <w:instrText xml:space="preserve"> </w:instrText>
        </w:r>
        <w:r w:rsidRPr="003F300B">
          <w:rPr>
            <w:rStyle w:val="Hyperlink"/>
          </w:rPr>
          <w:fldChar w:fldCharType="separate"/>
        </w:r>
        <w:r w:rsidRPr="003F300B">
          <w:rPr>
            <w:rStyle w:val="Hyperlink"/>
          </w:rPr>
          <w:t>9.10.</w:t>
        </w:r>
        <w:r>
          <w:rPr>
            <w:rFonts w:asciiTheme="minorHAnsi" w:eastAsiaTheme="minorEastAsia" w:hAnsiTheme="minorHAnsi" w:cstheme="minorBidi"/>
            <w:color w:val="auto"/>
            <w:sz w:val="22"/>
            <w:szCs w:val="22"/>
            <w:lang w:eastAsia="en-US"/>
          </w:rPr>
          <w:tab/>
        </w:r>
        <w:r w:rsidRPr="003F300B">
          <w:rPr>
            <w:rStyle w:val="Hyperlink"/>
          </w:rPr>
          <w:t>SSL Certificate Manager</w:t>
        </w:r>
        <w:r>
          <w:rPr>
            <w:webHidden/>
          </w:rPr>
          <w:tab/>
        </w:r>
        <w:r>
          <w:rPr>
            <w:webHidden/>
          </w:rPr>
          <w:fldChar w:fldCharType="begin"/>
        </w:r>
        <w:r>
          <w:rPr>
            <w:webHidden/>
          </w:rPr>
          <w:instrText xml:space="preserve"> PAGEREF _Toc531701001 \h </w:instrText>
        </w:r>
      </w:ins>
      <w:r>
        <w:rPr>
          <w:webHidden/>
        </w:rPr>
      </w:r>
      <w:r>
        <w:rPr>
          <w:webHidden/>
        </w:rPr>
        <w:fldChar w:fldCharType="separate"/>
      </w:r>
      <w:ins w:id="939" w:author="Elaine Baricante" w:date="2018-12-04T15:26:00Z">
        <w:r>
          <w:rPr>
            <w:webHidden/>
          </w:rPr>
          <w:t>1</w:t>
        </w:r>
        <w:r>
          <w:rPr>
            <w:webHidden/>
          </w:rPr>
          <w:fldChar w:fldCharType="end"/>
        </w:r>
        <w:r w:rsidRPr="003F300B">
          <w:rPr>
            <w:rStyle w:val="Hyperlink"/>
          </w:rPr>
          <w:fldChar w:fldCharType="end"/>
        </w:r>
      </w:ins>
    </w:p>
    <w:p w14:paraId="410B1F5A" w14:textId="5F84C2D7" w:rsidR="00E01C7E" w:rsidRDefault="00E01C7E">
      <w:pPr>
        <w:pStyle w:val="TOC3"/>
        <w:rPr>
          <w:ins w:id="940" w:author="Elaine Baricante" w:date="2018-12-04T15:26:00Z"/>
          <w:rFonts w:asciiTheme="minorHAnsi" w:eastAsiaTheme="minorEastAsia" w:hAnsiTheme="minorHAnsi" w:cstheme="minorBidi"/>
          <w:color w:val="auto"/>
          <w:sz w:val="22"/>
          <w:szCs w:val="22"/>
          <w:lang w:eastAsia="en-US"/>
        </w:rPr>
      </w:pPr>
      <w:ins w:id="941" w:author="Elaine Baricante" w:date="2018-12-04T15:26:00Z">
        <w:r w:rsidRPr="003F300B">
          <w:rPr>
            <w:rStyle w:val="Hyperlink"/>
          </w:rPr>
          <w:fldChar w:fldCharType="begin"/>
        </w:r>
        <w:r w:rsidRPr="003F300B">
          <w:rPr>
            <w:rStyle w:val="Hyperlink"/>
          </w:rPr>
          <w:instrText xml:space="preserve"> </w:instrText>
        </w:r>
        <w:r>
          <w:instrText>HYPERLINK \l "_Toc531701002"</w:instrText>
        </w:r>
        <w:r w:rsidRPr="003F300B">
          <w:rPr>
            <w:rStyle w:val="Hyperlink"/>
          </w:rPr>
          <w:instrText xml:space="preserve"> </w:instrText>
        </w:r>
        <w:r w:rsidRPr="003F300B">
          <w:rPr>
            <w:rStyle w:val="Hyperlink"/>
          </w:rPr>
          <w:fldChar w:fldCharType="separate"/>
        </w:r>
        <w:r w:rsidRPr="003F300B">
          <w:rPr>
            <w:rStyle w:val="Hyperlink"/>
          </w:rPr>
          <w:t>9.10.1.</w:t>
        </w:r>
        <w:r>
          <w:rPr>
            <w:rFonts w:asciiTheme="minorHAnsi" w:eastAsiaTheme="minorEastAsia" w:hAnsiTheme="minorHAnsi" w:cstheme="minorBidi"/>
            <w:color w:val="auto"/>
            <w:sz w:val="22"/>
            <w:szCs w:val="22"/>
            <w:lang w:eastAsia="en-US"/>
          </w:rPr>
          <w:tab/>
        </w:r>
        <w:r w:rsidRPr="003F300B">
          <w:rPr>
            <w:rStyle w:val="Hyperlink"/>
          </w:rPr>
          <w:t>+KCERTSTORE Command: Store Root CA and Local Certificates to Internal Storage</w:t>
        </w:r>
        <w:r>
          <w:rPr>
            <w:webHidden/>
          </w:rPr>
          <w:tab/>
        </w:r>
        <w:r>
          <w:rPr>
            <w:webHidden/>
          </w:rPr>
          <w:fldChar w:fldCharType="begin"/>
        </w:r>
        <w:r>
          <w:rPr>
            <w:webHidden/>
          </w:rPr>
          <w:instrText xml:space="preserve"> PAGEREF _Toc531701002 \h </w:instrText>
        </w:r>
      </w:ins>
      <w:r>
        <w:rPr>
          <w:webHidden/>
        </w:rPr>
      </w:r>
      <w:r>
        <w:rPr>
          <w:webHidden/>
        </w:rPr>
        <w:fldChar w:fldCharType="separate"/>
      </w:r>
      <w:ins w:id="942" w:author="Elaine Baricante" w:date="2018-12-04T15:26:00Z">
        <w:r>
          <w:rPr>
            <w:webHidden/>
          </w:rPr>
          <w:t>1</w:t>
        </w:r>
        <w:r>
          <w:rPr>
            <w:webHidden/>
          </w:rPr>
          <w:fldChar w:fldCharType="end"/>
        </w:r>
        <w:r w:rsidRPr="003F300B">
          <w:rPr>
            <w:rStyle w:val="Hyperlink"/>
          </w:rPr>
          <w:fldChar w:fldCharType="end"/>
        </w:r>
      </w:ins>
    </w:p>
    <w:p w14:paraId="62BEA3CC" w14:textId="41B0F0A6" w:rsidR="00E01C7E" w:rsidRDefault="00E01C7E">
      <w:pPr>
        <w:pStyle w:val="TOC3"/>
        <w:rPr>
          <w:ins w:id="943" w:author="Elaine Baricante" w:date="2018-12-04T15:26:00Z"/>
          <w:rFonts w:asciiTheme="minorHAnsi" w:eastAsiaTheme="minorEastAsia" w:hAnsiTheme="minorHAnsi" w:cstheme="minorBidi"/>
          <w:color w:val="auto"/>
          <w:sz w:val="22"/>
          <w:szCs w:val="22"/>
          <w:lang w:eastAsia="en-US"/>
        </w:rPr>
      </w:pPr>
      <w:ins w:id="944" w:author="Elaine Baricante" w:date="2018-12-04T15:26:00Z">
        <w:r w:rsidRPr="003F300B">
          <w:rPr>
            <w:rStyle w:val="Hyperlink"/>
          </w:rPr>
          <w:fldChar w:fldCharType="begin"/>
        </w:r>
        <w:r w:rsidRPr="003F300B">
          <w:rPr>
            <w:rStyle w:val="Hyperlink"/>
          </w:rPr>
          <w:instrText xml:space="preserve"> </w:instrText>
        </w:r>
        <w:r>
          <w:instrText>HYPERLINK \l "_Toc531701003"</w:instrText>
        </w:r>
        <w:r w:rsidRPr="003F300B">
          <w:rPr>
            <w:rStyle w:val="Hyperlink"/>
          </w:rPr>
          <w:instrText xml:space="preserve"> </w:instrText>
        </w:r>
        <w:r w:rsidRPr="003F300B">
          <w:rPr>
            <w:rStyle w:val="Hyperlink"/>
          </w:rPr>
          <w:fldChar w:fldCharType="separate"/>
        </w:r>
        <w:r w:rsidRPr="003F300B">
          <w:rPr>
            <w:rStyle w:val="Hyperlink"/>
          </w:rPr>
          <w:t>9.10.2.</w:t>
        </w:r>
        <w:r>
          <w:rPr>
            <w:rFonts w:asciiTheme="minorHAnsi" w:eastAsiaTheme="minorEastAsia" w:hAnsiTheme="minorHAnsi" w:cstheme="minorBidi"/>
            <w:color w:val="auto"/>
            <w:sz w:val="22"/>
            <w:szCs w:val="22"/>
            <w:lang w:eastAsia="en-US"/>
          </w:rPr>
          <w:tab/>
        </w:r>
        <w:r w:rsidRPr="003F300B">
          <w:rPr>
            <w:rStyle w:val="Hyperlink"/>
          </w:rPr>
          <w:t>+KPRIVKSTORE Command: Store Private Key Associated to a Local Certificate</w:t>
        </w:r>
        <w:r>
          <w:rPr>
            <w:webHidden/>
          </w:rPr>
          <w:tab/>
        </w:r>
        <w:r>
          <w:rPr>
            <w:webHidden/>
          </w:rPr>
          <w:fldChar w:fldCharType="begin"/>
        </w:r>
        <w:r>
          <w:rPr>
            <w:webHidden/>
          </w:rPr>
          <w:instrText xml:space="preserve"> PAGEREF _Toc531701003 \h </w:instrText>
        </w:r>
      </w:ins>
      <w:r>
        <w:rPr>
          <w:webHidden/>
        </w:rPr>
      </w:r>
      <w:r>
        <w:rPr>
          <w:webHidden/>
        </w:rPr>
        <w:fldChar w:fldCharType="separate"/>
      </w:r>
      <w:ins w:id="945" w:author="Elaine Baricante" w:date="2018-12-04T15:26:00Z">
        <w:r>
          <w:rPr>
            <w:webHidden/>
          </w:rPr>
          <w:t>1</w:t>
        </w:r>
        <w:r>
          <w:rPr>
            <w:webHidden/>
          </w:rPr>
          <w:fldChar w:fldCharType="end"/>
        </w:r>
        <w:r w:rsidRPr="003F300B">
          <w:rPr>
            <w:rStyle w:val="Hyperlink"/>
          </w:rPr>
          <w:fldChar w:fldCharType="end"/>
        </w:r>
      </w:ins>
    </w:p>
    <w:p w14:paraId="469EBCB9" w14:textId="5CCA4974" w:rsidR="00E01C7E" w:rsidRDefault="00E01C7E">
      <w:pPr>
        <w:pStyle w:val="TOC3"/>
        <w:rPr>
          <w:ins w:id="946" w:author="Elaine Baricante" w:date="2018-12-04T15:26:00Z"/>
          <w:rFonts w:asciiTheme="minorHAnsi" w:eastAsiaTheme="minorEastAsia" w:hAnsiTheme="minorHAnsi" w:cstheme="minorBidi"/>
          <w:color w:val="auto"/>
          <w:sz w:val="22"/>
          <w:szCs w:val="22"/>
          <w:lang w:eastAsia="en-US"/>
        </w:rPr>
      </w:pPr>
      <w:ins w:id="947" w:author="Elaine Baricante" w:date="2018-12-04T15:26:00Z">
        <w:r w:rsidRPr="003F300B">
          <w:rPr>
            <w:rStyle w:val="Hyperlink"/>
          </w:rPr>
          <w:fldChar w:fldCharType="begin"/>
        </w:r>
        <w:r w:rsidRPr="003F300B">
          <w:rPr>
            <w:rStyle w:val="Hyperlink"/>
          </w:rPr>
          <w:instrText xml:space="preserve"> </w:instrText>
        </w:r>
        <w:r>
          <w:instrText>HYPERLINK \l "_Toc531701004"</w:instrText>
        </w:r>
        <w:r w:rsidRPr="003F300B">
          <w:rPr>
            <w:rStyle w:val="Hyperlink"/>
          </w:rPr>
          <w:instrText xml:space="preserve"> </w:instrText>
        </w:r>
        <w:r w:rsidRPr="003F300B">
          <w:rPr>
            <w:rStyle w:val="Hyperlink"/>
          </w:rPr>
          <w:fldChar w:fldCharType="separate"/>
        </w:r>
        <w:r w:rsidRPr="003F300B">
          <w:rPr>
            <w:rStyle w:val="Hyperlink"/>
          </w:rPr>
          <w:t>9.10.3.</w:t>
        </w:r>
        <w:r>
          <w:rPr>
            <w:rFonts w:asciiTheme="minorHAnsi" w:eastAsiaTheme="minorEastAsia" w:hAnsiTheme="minorHAnsi" w:cstheme="minorBidi"/>
            <w:color w:val="auto"/>
            <w:sz w:val="22"/>
            <w:szCs w:val="22"/>
            <w:lang w:eastAsia="en-US"/>
          </w:rPr>
          <w:tab/>
        </w:r>
        <w:r w:rsidRPr="003F300B">
          <w:rPr>
            <w:rStyle w:val="Hyperlink"/>
          </w:rPr>
          <w:t>+KCERTDELETE Command: Delete Local Certificate from the Index</w:t>
        </w:r>
        <w:r>
          <w:rPr>
            <w:webHidden/>
          </w:rPr>
          <w:tab/>
        </w:r>
        <w:r>
          <w:rPr>
            <w:webHidden/>
          </w:rPr>
          <w:fldChar w:fldCharType="begin"/>
        </w:r>
        <w:r>
          <w:rPr>
            <w:webHidden/>
          </w:rPr>
          <w:instrText xml:space="preserve"> PAGEREF _Toc531701004 \h </w:instrText>
        </w:r>
      </w:ins>
      <w:r>
        <w:rPr>
          <w:webHidden/>
        </w:rPr>
      </w:r>
      <w:r>
        <w:rPr>
          <w:webHidden/>
        </w:rPr>
        <w:fldChar w:fldCharType="separate"/>
      </w:r>
      <w:ins w:id="948" w:author="Elaine Baricante" w:date="2018-12-04T15:26:00Z">
        <w:r>
          <w:rPr>
            <w:webHidden/>
          </w:rPr>
          <w:t>1</w:t>
        </w:r>
        <w:r>
          <w:rPr>
            <w:webHidden/>
          </w:rPr>
          <w:fldChar w:fldCharType="end"/>
        </w:r>
        <w:r w:rsidRPr="003F300B">
          <w:rPr>
            <w:rStyle w:val="Hyperlink"/>
          </w:rPr>
          <w:fldChar w:fldCharType="end"/>
        </w:r>
      </w:ins>
    </w:p>
    <w:p w14:paraId="52BAE976" w14:textId="12DBB0FA" w:rsidR="00E01C7E" w:rsidRDefault="00E01C7E">
      <w:pPr>
        <w:pStyle w:val="TOC3"/>
        <w:rPr>
          <w:ins w:id="949" w:author="Elaine Baricante" w:date="2018-12-04T15:26:00Z"/>
          <w:rFonts w:asciiTheme="minorHAnsi" w:eastAsiaTheme="minorEastAsia" w:hAnsiTheme="minorHAnsi" w:cstheme="minorBidi"/>
          <w:color w:val="auto"/>
          <w:sz w:val="22"/>
          <w:szCs w:val="22"/>
          <w:lang w:eastAsia="en-US"/>
        </w:rPr>
      </w:pPr>
      <w:ins w:id="950" w:author="Elaine Baricante" w:date="2018-12-04T15:26:00Z">
        <w:r w:rsidRPr="003F300B">
          <w:rPr>
            <w:rStyle w:val="Hyperlink"/>
          </w:rPr>
          <w:fldChar w:fldCharType="begin"/>
        </w:r>
        <w:r w:rsidRPr="003F300B">
          <w:rPr>
            <w:rStyle w:val="Hyperlink"/>
          </w:rPr>
          <w:instrText xml:space="preserve"> </w:instrText>
        </w:r>
        <w:r>
          <w:instrText>HYPERLINK \l "_Toc531701005"</w:instrText>
        </w:r>
        <w:r w:rsidRPr="003F300B">
          <w:rPr>
            <w:rStyle w:val="Hyperlink"/>
          </w:rPr>
          <w:instrText xml:space="preserve"> </w:instrText>
        </w:r>
        <w:r w:rsidRPr="003F300B">
          <w:rPr>
            <w:rStyle w:val="Hyperlink"/>
          </w:rPr>
          <w:fldChar w:fldCharType="separate"/>
        </w:r>
        <w:r w:rsidRPr="003F300B">
          <w:rPr>
            <w:rStyle w:val="Hyperlink"/>
          </w:rPr>
          <w:t>9.10.4.</w:t>
        </w:r>
        <w:r>
          <w:rPr>
            <w:rFonts w:asciiTheme="minorHAnsi" w:eastAsiaTheme="minorEastAsia" w:hAnsiTheme="minorHAnsi" w:cstheme="minorBidi"/>
            <w:color w:val="auto"/>
            <w:sz w:val="22"/>
            <w:szCs w:val="22"/>
            <w:lang w:eastAsia="en-US"/>
          </w:rPr>
          <w:tab/>
        </w:r>
        <w:r w:rsidRPr="003F300B">
          <w:rPr>
            <w:rStyle w:val="Hyperlink"/>
          </w:rPr>
          <w:t>+KPRIVKDELETE Command: Delete Private Key from the Index</w:t>
        </w:r>
        <w:r>
          <w:rPr>
            <w:webHidden/>
          </w:rPr>
          <w:tab/>
        </w:r>
        <w:r>
          <w:rPr>
            <w:webHidden/>
          </w:rPr>
          <w:fldChar w:fldCharType="begin"/>
        </w:r>
        <w:r>
          <w:rPr>
            <w:webHidden/>
          </w:rPr>
          <w:instrText xml:space="preserve"> PAGEREF _Toc531701005 \h </w:instrText>
        </w:r>
      </w:ins>
      <w:r>
        <w:rPr>
          <w:webHidden/>
        </w:rPr>
      </w:r>
      <w:r>
        <w:rPr>
          <w:webHidden/>
        </w:rPr>
        <w:fldChar w:fldCharType="separate"/>
      </w:r>
      <w:ins w:id="951" w:author="Elaine Baricante" w:date="2018-12-04T15:26:00Z">
        <w:r>
          <w:rPr>
            <w:webHidden/>
          </w:rPr>
          <w:t>1</w:t>
        </w:r>
        <w:r>
          <w:rPr>
            <w:webHidden/>
          </w:rPr>
          <w:fldChar w:fldCharType="end"/>
        </w:r>
        <w:r w:rsidRPr="003F300B">
          <w:rPr>
            <w:rStyle w:val="Hyperlink"/>
          </w:rPr>
          <w:fldChar w:fldCharType="end"/>
        </w:r>
      </w:ins>
    </w:p>
    <w:p w14:paraId="679B2F0E" w14:textId="2D03AB84" w:rsidR="00E01C7E" w:rsidRDefault="00E01C7E">
      <w:pPr>
        <w:pStyle w:val="TOC2"/>
        <w:rPr>
          <w:ins w:id="952" w:author="Elaine Baricante" w:date="2018-12-04T15:26:00Z"/>
          <w:rFonts w:asciiTheme="minorHAnsi" w:eastAsiaTheme="minorEastAsia" w:hAnsiTheme="minorHAnsi" w:cstheme="minorBidi"/>
          <w:color w:val="auto"/>
          <w:sz w:val="22"/>
          <w:szCs w:val="22"/>
          <w:lang w:eastAsia="en-US"/>
        </w:rPr>
      </w:pPr>
      <w:ins w:id="953" w:author="Elaine Baricante" w:date="2018-12-04T15:26:00Z">
        <w:r w:rsidRPr="003F300B">
          <w:rPr>
            <w:rStyle w:val="Hyperlink"/>
          </w:rPr>
          <w:fldChar w:fldCharType="begin"/>
        </w:r>
        <w:r w:rsidRPr="003F300B">
          <w:rPr>
            <w:rStyle w:val="Hyperlink"/>
          </w:rPr>
          <w:instrText xml:space="preserve"> </w:instrText>
        </w:r>
        <w:r>
          <w:instrText>HYPERLINK \l "_Toc531701006"</w:instrText>
        </w:r>
        <w:r w:rsidRPr="003F300B">
          <w:rPr>
            <w:rStyle w:val="Hyperlink"/>
          </w:rPr>
          <w:instrText xml:space="preserve"> </w:instrText>
        </w:r>
        <w:r w:rsidRPr="003F300B">
          <w:rPr>
            <w:rStyle w:val="Hyperlink"/>
          </w:rPr>
          <w:fldChar w:fldCharType="separate"/>
        </w:r>
        <w:r w:rsidRPr="003F300B">
          <w:rPr>
            <w:rStyle w:val="Hyperlink"/>
          </w:rPr>
          <w:t>9.11.</w:t>
        </w:r>
        <w:r>
          <w:rPr>
            <w:rFonts w:asciiTheme="minorHAnsi" w:eastAsiaTheme="minorEastAsia" w:hAnsiTheme="minorHAnsi" w:cstheme="minorBidi"/>
            <w:color w:val="auto"/>
            <w:sz w:val="22"/>
            <w:szCs w:val="22"/>
            <w:lang w:eastAsia="en-US"/>
          </w:rPr>
          <w:tab/>
        </w:r>
        <w:r w:rsidRPr="003F300B">
          <w:rPr>
            <w:rStyle w:val="Hyperlink"/>
          </w:rPr>
          <w:t>TCP Specific Commands</w:t>
        </w:r>
        <w:r>
          <w:rPr>
            <w:webHidden/>
          </w:rPr>
          <w:tab/>
        </w:r>
        <w:r>
          <w:rPr>
            <w:webHidden/>
          </w:rPr>
          <w:fldChar w:fldCharType="begin"/>
        </w:r>
        <w:r>
          <w:rPr>
            <w:webHidden/>
          </w:rPr>
          <w:instrText xml:space="preserve"> PAGEREF _Toc531701006 \h </w:instrText>
        </w:r>
      </w:ins>
      <w:r>
        <w:rPr>
          <w:webHidden/>
        </w:rPr>
      </w:r>
      <w:r>
        <w:rPr>
          <w:webHidden/>
        </w:rPr>
        <w:fldChar w:fldCharType="separate"/>
      </w:r>
      <w:ins w:id="954" w:author="Elaine Baricante" w:date="2018-12-04T15:26:00Z">
        <w:r>
          <w:rPr>
            <w:webHidden/>
          </w:rPr>
          <w:t>1</w:t>
        </w:r>
        <w:r>
          <w:rPr>
            <w:webHidden/>
          </w:rPr>
          <w:fldChar w:fldCharType="end"/>
        </w:r>
        <w:r w:rsidRPr="003F300B">
          <w:rPr>
            <w:rStyle w:val="Hyperlink"/>
          </w:rPr>
          <w:fldChar w:fldCharType="end"/>
        </w:r>
      </w:ins>
    </w:p>
    <w:p w14:paraId="47690819" w14:textId="0CFDBB05" w:rsidR="00E01C7E" w:rsidRDefault="00E01C7E">
      <w:pPr>
        <w:pStyle w:val="TOC3"/>
        <w:rPr>
          <w:ins w:id="955" w:author="Elaine Baricante" w:date="2018-12-04T15:26:00Z"/>
          <w:rFonts w:asciiTheme="minorHAnsi" w:eastAsiaTheme="minorEastAsia" w:hAnsiTheme="minorHAnsi" w:cstheme="minorBidi"/>
          <w:color w:val="auto"/>
          <w:sz w:val="22"/>
          <w:szCs w:val="22"/>
          <w:lang w:eastAsia="en-US"/>
        </w:rPr>
      </w:pPr>
      <w:ins w:id="956" w:author="Elaine Baricante" w:date="2018-12-04T15:26:00Z">
        <w:r w:rsidRPr="003F300B">
          <w:rPr>
            <w:rStyle w:val="Hyperlink"/>
          </w:rPr>
          <w:fldChar w:fldCharType="begin"/>
        </w:r>
        <w:r w:rsidRPr="003F300B">
          <w:rPr>
            <w:rStyle w:val="Hyperlink"/>
          </w:rPr>
          <w:instrText xml:space="preserve"> </w:instrText>
        </w:r>
        <w:r>
          <w:instrText>HYPERLINK \l "_Toc531701007"</w:instrText>
        </w:r>
        <w:r w:rsidRPr="003F300B">
          <w:rPr>
            <w:rStyle w:val="Hyperlink"/>
          </w:rPr>
          <w:instrText xml:space="preserve"> </w:instrText>
        </w:r>
        <w:r w:rsidRPr="003F300B">
          <w:rPr>
            <w:rStyle w:val="Hyperlink"/>
          </w:rPr>
          <w:fldChar w:fldCharType="separate"/>
        </w:r>
        <w:r w:rsidRPr="003F300B">
          <w:rPr>
            <w:rStyle w:val="Hyperlink"/>
          </w:rPr>
          <w:t>9.11.1.</w:t>
        </w:r>
        <w:r>
          <w:rPr>
            <w:rFonts w:asciiTheme="minorHAnsi" w:eastAsiaTheme="minorEastAsia" w:hAnsiTheme="minorHAnsi" w:cstheme="minorBidi"/>
            <w:color w:val="auto"/>
            <w:sz w:val="22"/>
            <w:szCs w:val="22"/>
            <w:lang w:eastAsia="en-US"/>
          </w:rPr>
          <w:tab/>
        </w:r>
        <w:r w:rsidRPr="003F300B">
          <w:rPr>
            <w:rStyle w:val="Hyperlink"/>
          </w:rPr>
          <w:t>+KTCPCFG Command: TCP Connection Configuration</w:t>
        </w:r>
        <w:r>
          <w:rPr>
            <w:webHidden/>
          </w:rPr>
          <w:tab/>
        </w:r>
        <w:r>
          <w:rPr>
            <w:webHidden/>
          </w:rPr>
          <w:fldChar w:fldCharType="begin"/>
        </w:r>
        <w:r>
          <w:rPr>
            <w:webHidden/>
          </w:rPr>
          <w:instrText xml:space="preserve"> PAGEREF _Toc531701007 \h </w:instrText>
        </w:r>
      </w:ins>
      <w:r>
        <w:rPr>
          <w:webHidden/>
        </w:rPr>
      </w:r>
      <w:r>
        <w:rPr>
          <w:webHidden/>
        </w:rPr>
        <w:fldChar w:fldCharType="separate"/>
      </w:r>
      <w:ins w:id="957" w:author="Elaine Baricante" w:date="2018-12-04T15:26:00Z">
        <w:r>
          <w:rPr>
            <w:webHidden/>
          </w:rPr>
          <w:t>1</w:t>
        </w:r>
        <w:r>
          <w:rPr>
            <w:webHidden/>
          </w:rPr>
          <w:fldChar w:fldCharType="end"/>
        </w:r>
        <w:r w:rsidRPr="003F300B">
          <w:rPr>
            <w:rStyle w:val="Hyperlink"/>
          </w:rPr>
          <w:fldChar w:fldCharType="end"/>
        </w:r>
      </w:ins>
    </w:p>
    <w:p w14:paraId="23688305" w14:textId="55374A6E" w:rsidR="00E01C7E" w:rsidRDefault="00E01C7E">
      <w:pPr>
        <w:pStyle w:val="TOC3"/>
        <w:rPr>
          <w:ins w:id="958" w:author="Elaine Baricante" w:date="2018-12-04T15:26:00Z"/>
          <w:rFonts w:asciiTheme="minorHAnsi" w:eastAsiaTheme="minorEastAsia" w:hAnsiTheme="minorHAnsi" w:cstheme="minorBidi"/>
          <w:color w:val="auto"/>
          <w:sz w:val="22"/>
          <w:szCs w:val="22"/>
          <w:lang w:eastAsia="en-US"/>
        </w:rPr>
      </w:pPr>
      <w:ins w:id="959" w:author="Elaine Baricante" w:date="2018-12-04T15:26:00Z">
        <w:r w:rsidRPr="003F300B">
          <w:rPr>
            <w:rStyle w:val="Hyperlink"/>
          </w:rPr>
          <w:fldChar w:fldCharType="begin"/>
        </w:r>
        <w:r w:rsidRPr="003F300B">
          <w:rPr>
            <w:rStyle w:val="Hyperlink"/>
          </w:rPr>
          <w:instrText xml:space="preserve"> </w:instrText>
        </w:r>
        <w:r>
          <w:instrText>HYPERLINK \l "_Toc531701008"</w:instrText>
        </w:r>
        <w:r w:rsidRPr="003F300B">
          <w:rPr>
            <w:rStyle w:val="Hyperlink"/>
          </w:rPr>
          <w:instrText xml:space="preserve"> </w:instrText>
        </w:r>
        <w:r w:rsidRPr="003F300B">
          <w:rPr>
            <w:rStyle w:val="Hyperlink"/>
          </w:rPr>
          <w:fldChar w:fldCharType="separate"/>
        </w:r>
        <w:r w:rsidRPr="003F300B">
          <w:rPr>
            <w:rStyle w:val="Hyperlink"/>
          </w:rPr>
          <w:t>9.11.2.</w:t>
        </w:r>
        <w:r>
          <w:rPr>
            <w:rFonts w:asciiTheme="minorHAnsi" w:eastAsiaTheme="minorEastAsia" w:hAnsiTheme="minorHAnsi" w:cstheme="minorBidi"/>
            <w:color w:val="auto"/>
            <w:sz w:val="22"/>
            <w:szCs w:val="22"/>
            <w:lang w:eastAsia="en-US"/>
          </w:rPr>
          <w:tab/>
        </w:r>
        <w:r w:rsidRPr="003F300B">
          <w:rPr>
            <w:rStyle w:val="Hyperlink"/>
          </w:rPr>
          <w:t>+KTCPCNX Command: Start TCP Connection</w:t>
        </w:r>
        <w:r>
          <w:rPr>
            <w:webHidden/>
          </w:rPr>
          <w:tab/>
        </w:r>
        <w:r>
          <w:rPr>
            <w:webHidden/>
          </w:rPr>
          <w:fldChar w:fldCharType="begin"/>
        </w:r>
        <w:r>
          <w:rPr>
            <w:webHidden/>
          </w:rPr>
          <w:instrText xml:space="preserve"> PAGEREF _Toc531701008 \h </w:instrText>
        </w:r>
      </w:ins>
      <w:r>
        <w:rPr>
          <w:webHidden/>
        </w:rPr>
      </w:r>
      <w:r>
        <w:rPr>
          <w:webHidden/>
        </w:rPr>
        <w:fldChar w:fldCharType="separate"/>
      </w:r>
      <w:ins w:id="960" w:author="Elaine Baricante" w:date="2018-12-04T15:26:00Z">
        <w:r>
          <w:rPr>
            <w:webHidden/>
          </w:rPr>
          <w:t>1</w:t>
        </w:r>
        <w:r>
          <w:rPr>
            <w:webHidden/>
          </w:rPr>
          <w:fldChar w:fldCharType="end"/>
        </w:r>
        <w:r w:rsidRPr="003F300B">
          <w:rPr>
            <w:rStyle w:val="Hyperlink"/>
          </w:rPr>
          <w:fldChar w:fldCharType="end"/>
        </w:r>
      </w:ins>
    </w:p>
    <w:p w14:paraId="7B772BC8" w14:textId="661E38A4" w:rsidR="00E01C7E" w:rsidRDefault="00E01C7E">
      <w:pPr>
        <w:pStyle w:val="TOC3"/>
        <w:rPr>
          <w:ins w:id="961" w:author="Elaine Baricante" w:date="2018-12-04T15:26:00Z"/>
          <w:rFonts w:asciiTheme="minorHAnsi" w:eastAsiaTheme="minorEastAsia" w:hAnsiTheme="minorHAnsi" w:cstheme="minorBidi"/>
          <w:color w:val="auto"/>
          <w:sz w:val="22"/>
          <w:szCs w:val="22"/>
          <w:lang w:eastAsia="en-US"/>
        </w:rPr>
      </w:pPr>
      <w:ins w:id="962" w:author="Elaine Baricante" w:date="2018-12-04T15:26:00Z">
        <w:r w:rsidRPr="003F300B">
          <w:rPr>
            <w:rStyle w:val="Hyperlink"/>
          </w:rPr>
          <w:fldChar w:fldCharType="begin"/>
        </w:r>
        <w:r w:rsidRPr="003F300B">
          <w:rPr>
            <w:rStyle w:val="Hyperlink"/>
          </w:rPr>
          <w:instrText xml:space="preserve"> </w:instrText>
        </w:r>
        <w:r>
          <w:instrText>HYPERLINK \l "_Toc531701009"</w:instrText>
        </w:r>
        <w:r w:rsidRPr="003F300B">
          <w:rPr>
            <w:rStyle w:val="Hyperlink"/>
          </w:rPr>
          <w:instrText xml:space="preserve"> </w:instrText>
        </w:r>
        <w:r w:rsidRPr="003F300B">
          <w:rPr>
            <w:rStyle w:val="Hyperlink"/>
          </w:rPr>
          <w:fldChar w:fldCharType="separate"/>
        </w:r>
        <w:r w:rsidRPr="003F300B">
          <w:rPr>
            <w:rStyle w:val="Hyperlink"/>
          </w:rPr>
          <w:t>9.11.3.</w:t>
        </w:r>
        <w:r>
          <w:rPr>
            <w:rFonts w:asciiTheme="minorHAnsi" w:eastAsiaTheme="minorEastAsia" w:hAnsiTheme="minorHAnsi" w:cstheme="minorBidi"/>
            <w:color w:val="auto"/>
            <w:sz w:val="22"/>
            <w:szCs w:val="22"/>
            <w:lang w:eastAsia="en-US"/>
          </w:rPr>
          <w:tab/>
        </w:r>
        <w:r w:rsidRPr="003F300B">
          <w:rPr>
            <w:rStyle w:val="Hyperlink"/>
          </w:rPr>
          <w:t>+KTCPRCV Command: Receive Data through a TCP Connection</w:t>
        </w:r>
        <w:r>
          <w:rPr>
            <w:webHidden/>
          </w:rPr>
          <w:tab/>
        </w:r>
        <w:r>
          <w:rPr>
            <w:webHidden/>
          </w:rPr>
          <w:fldChar w:fldCharType="begin"/>
        </w:r>
        <w:r>
          <w:rPr>
            <w:webHidden/>
          </w:rPr>
          <w:instrText xml:space="preserve"> PAGEREF _Toc531701009 \h </w:instrText>
        </w:r>
      </w:ins>
      <w:r>
        <w:rPr>
          <w:webHidden/>
        </w:rPr>
      </w:r>
      <w:r>
        <w:rPr>
          <w:webHidden/>
        </w:rPr>
        <w:fldChar w:fldCharType="separate"/>
      </w:r>
      <w:ins w:id="963" w:author="Elaine Baricante" w:date="2018-12-04T15:26:00Z">
        <w:r>
          <w:rPr>
            <w:webHidden/>
          </w:rPr>
          <w:t>1</w:t>
        </w:r>
        <w:r>
          <w:rPr>
            <w:webHidden/>
          </w:rPr>
          <w:fldChar w:fldCharType="end"/>
        </w:r>
        <w:r w:rsidRPr="003F300B">
          <w:rPr>
            <w:rStyle w:val="Hyperlink"/>
          </w:rPr>
          <w:fldChar w:fldCharType="end"/>
        </w:r>
      </w:ins>
    </w:p>
    <w:p w14:paraId="25D7971C" w14:textId="548D57F0" w:rsidR="00E01C7E" w:rsidRDefault="00E01C7E">
      <w:pPr>
        <w:pStyle w:val="TOC3"/>
        <w:rPr>
          <w:ins w:id="964" w:author="Elaine Baricante" w:date="2018-12-04T15:26:00Z"/>
          <w:rFonts w:asciiTheme="minorHAnsi" w:eastAsiaTheme="minorEastAsia" w:hAnsiTheme="minorHAnsi" w:cstheme="minorBidi"/>
          <w:color w:val="auto"/>
          <w:sz w:val="22"/>
          <w:szCs w:val="22"/>
          <w:lang w:eastAsia="en-US"/>
        </w:rPr>
      </w:pPr>
      <w:ins w:id="965" w:author="Elaine Baricante" w:date="2018-12-04T15:26:00Z">
        <w:r w:rsidRPr="003F300B">
          <w:rPr>
            <w:rStyle w:val="Hyperlink"/>
          </w:rPr>
          <w:fldChar w:fldCharType="begin"/>
        </w:r>
        <w:r w:rsidRPr="003F300B">
          <w:rPr>
            <w:rStyle w:val="Hyperlink"/>
          </w:rPr>
          <w:instrText xml:space="preserve"> </w:instrText>
        </w:r>
        <w:r>
          <w:instrText>HYPERLINK \l "_Toc531701010"</w:instrText>
        </w:r>
        <w:r w:rsidRPr="003F300B">
          <w:rPr>
            <w:rStyle w:val="Hyperlink"/>
          </w:rPr>
          <w:instrText xml:space="preserve"> </w:instrText>
        </w:r>
        <w:r w:rsidRPr="003F300B">
          <w:rPr>
            <w:rStyle w:val="Hyperlink"/>
          </w:rPr>
          <w:fldChar w:fldCharType="separate"/>
        </w:r>
        <w:r w:rsidRPr="003F300B">
          <w:rPr>
            <w:rStyle w:val="Hyperlink"/>
          </w:rPr>
          <w:t>9.11.4.</w:t>
        </w:r>
        <w:r>
          <w:rPr>
            <w:rFonts w:asciiTheme="minorHAnsi" w:eastAsiaTheme="minorEastAsia" w:hAnsiTheme="minorHAnsi" w:cstheme="minorBidi"/>
            <w:color w:val="auto"/>
            <w:sz w:val="22"/>
            <w:szCs w:val="22"/>
            <w:lang w:eastAsia="en-US"/>
          </w:rPr>
          <w:tab/>
        </w:r>
        <w:r w:rsidRPr="003F300B">
          <w:rPr>
            <w:rStyle w:val="Hyperlink"/>
          </w:rPr>
          <w:t>+KTCPSND Command: Send Data through a TCP Connection</w:t>
        </w:r>
        <w:r>
          <w:rPr>
            <w:webHidden/>
          </w:rPr>
          <w:tab/>
        </w:r>
        <w:r>
          <w:rPr>
            <w:webHidden/>
          </w:rPr>
          <w:fldChar w:fldCharType="begin"/>
        </w:r>
        <w:r>
          <w:rPr>
            <w:webHidden/>
          </w:rPr>
          <w:instrText xml:space="preserve"> PAGEREF _Toc531701010 \h </w:instrText>
        </w:r>
      </w:ins>
      <w:r>
        <w:rPr>
          <w:webHidden/>
        </w:rPr>
      </w:r>
      <w:r>
        <w:rPr>
          <w:webHidden/>
        </w:rPr>
        <w:fldChar w:fldCharType="separate"/>
      </w:r>
      <w:ins w:id="966" w:author="Elaine Baricante" w:date="2018-12-04T15:26:00Z">
        <w:r>
          <w:rPr>
            <w:webHidden/>
          </w:rPr>
          <w:t>1</w:t>
        </w:r>
        <w:r>
          <w:rPr>
            <w:webHidden/>
          </w:rPr>
          <w:fldChar w:fldCharType="end"/>
        </w:r>
        <w:r w:rsidRPr="003F300B">
          <w:rPr>
            <w:rStyle w:val="Hyperlink"/>
          </w:rPr>
          <w:fldChar w:fldCharType="end"/>
        </w:r>
      </w:ins>
    </w:p>
    <w:p w14:paraId="5ACCE5F6" w14:textId="2D6D0C5E" w:rsidR="00E01C7E" w:rsidRDefault="00E01C7E">
      <w:pPr>
        <w:pStyle w:val="TOC3"/>
        <w:rPr>
          <w:ins w:id="967" w:author="Elaine Baricante" w:date="2018-12-04T15:26:00Z"/>
          <w:rFonts w:asciiTheme="minorHAnsi" w:eastAsiaTheme="minorEastAsia" w:hAnsiTheme="minorHAnsi" w:cstheme="minorBidi"/>
          <w:color w:val="auto"/>
          <w:sz w:val="22"/>
          <w:szCs w:val="22"/>
          <w:lang w:eastAsia="en-US"/>
        </w:rPr>
      </w:pPr>
      <w:ins w:id="968" w:author="Elaine Baricante" w:date="2018-12-04T15:26:00Z">
        <w:r w:rsidRPr="003F300B">
          <w:rPr>
            <w:rStyle w:val="Hyperlink"/>
          </w:rPr>
          <w:fldChar w:fldCharType="begin"/>
        </w:r>
        <w:r w:rsidRPr="003F300B">
          <w:rPr>
            <w:rStyle w:val="Hyperlink"/>
          </w:rPr>
          <w:instrText xml:space="preserve"> </w:instrText>
        </w:r>
        <w:r>
          <w:instrText>HYPERLINK \l "_Toc531701011"</w:instrText>
        </w:r>
        <w:r w:rsidRPr="003F300B">
          <w:rPr>
            <w:rStyle w:val="Hyperlink"/>
          </w:rPr>
          <w:instrText xml:space="preserve"> </w:instrText>
        </w:r>
        <w:r w:rsidRPr="003F300B">
          <w:rPr>
            <w:rStyle w:val="Hyperlink"/>
          </w:rPr>
          <w:fldChar w:fldCharType="separate"/>
        </w:r>
        <w:r w:rsidRPr="003F300B">
          <w:rPr>
            <w:rStyle w:val="Hyperlink"/>
          </w:rPr>
          <w:t>9.11.5.</w:t>
        </w:r>
        <w:r>
          <w:rPr>
            <w:rFonts w:asciiTheme="minorHAnsi" w:eastAsiaTheme="minorEastAsia" w:hAnsiTheme="minorHAnsi" w:cstheme="minorBidi"/>
            <w:color w:val="auto"/>
            <w:sz w:val="22"/>
            <w:szCs w:val="22"/>
            <w:lang w:eastAsia="en-US"/>
          </w:rPr>
          <w:tab/>
        </w:r>
        <w:r w:rsidRPr="003F300B">
          <w:rPr>
            <w:rStyle w:val="Hyperlink"/>
          </w:rPr>
          <w:t>+KTCPCLOSE Command: Close Current TCP Operation</w:t>
        </w:r>
        <w:r>
          <w:rPr>
            <w:webHidden/>
          </w:rPr>
          <w:tab/>
        </w:r>
        <w:r>
          <w:rPr>
            <w:webHidden/>
          </w:rPr>
          <w:fldChar w:fldCharType="begin"/>
        </w:r>
        <w:r>
          <w:rPr>
            <w:webHidden/>
          </w:rPr>
          <w:instrText xml:space="preserve"> PAGEREF _Toc531701011 \h </w:instrText>
        </w:r>
      </w:ins>
      <w:r>
        <w:rPr>
          <w:webHidden/>
        </w:rPr>
      </w:r>
      <w:r>
        <w:rPr>
          <w:webHidden/>
        </w:rPr>
        <w:fldChar w:fldCharType="separate"/>
      </w:r>
      <w:ins w:id="969" w:author="Elaine Baricante" w:date="2018-12-04T15:26:00Z">
        <w:r>
          <w:rPr>
            <w:webHidden/>
          </w:rPr>
          <w:t>1</w:t>
        </w:r>
        <w:r>
          <w:rPr>
            <w:webHidden/>
          </w:rPr>
          <w:fldChar w:fldCharType="end"/>
        </w:r>
        <w:r w:rsidRPr="003F300B">
          <w:rPr>
            <w:rStyle w:val="Hyperlink"/>
          </w:rPr>
          <w:fldChar w:fldCharType="end"/>
        </w:r>
      </w:ins>
    </w:p>
    <w:p w14:paraId="019EF194" w14:textId="65AA7744" w:rsidR="00E01C7E" w:rsidRDefault="00E01C7E">
      <w:pPr>
        <w:pStyle w:val="TOC3"/>
        <w:rPr>
          <w:ins w:id="970" w:author="Elaine Baricante" w:date="2018-12-04T15:26:00Z"/>
          <w:rFonts w:asciiTheme="minorHAnsi" w:eastAsiaTheme="minorEastAsia" w:hAnsiTheme="minorHAnsi" w:cstheme="minorBidi"/>
          <w:color w:val="auto"/>
          <w:sz w:val="22"/>
          <w:szCs w:val="22"/>
          <w:lang w:eastAsia="en-US"/>
        </w:rPr>
      </w:pPr>
      <w:ins w:id="971" w:author="Elaine Baricante" w:date="2018-12-04T15:26:00Z">
        <w:r w:rsidRPr="003F300B">
          <w:rPr>
            <w:rStyle w:val="Hyperlink"/>
          </w:rPr>
          <w:fldChar w:fldCharType="begin"/>
        </w:r>
        <w:r w:rsidRPr="003F300B">
          <w:rPr>
            <w:rStyle w:val="Hyperlink"/>
          </w:rPr>
          <w:instrText xml:space="preserve"> </w:instrText>
        </w:r>
        <w:r>
          <w:instrText>HYPERLINK \l "_Toc531701012"</w:instrText>
        </w:r>
        <w:r w:rsidRPr="003F300B">
          <w:rPr>
            <w:rStyle w:val="Hyperlink"/>
          </w:rPr>
          <w:instrText xml:space="preserve"> </w:instrText>
        </w:r>
        <w:r w:rsidRPr="003F300B">
          <w:rPr>
            <w:rStyle w:val="Hyperlink"/>
          </w:rPr>
          <w:fldChar w:fldCharType="separate"/>
        </w:r>
        <w:r w:rsidRPr="003F300B">
          <w:rPr>
            <w:rStyle w:val="Hyperlink"/>
          </w:rPr>
          <w:t>9.11.6.</w:t>
        </w:r>
        <w:r>
          <w:rPr>
            <w:rFonts w:asciiTheme="minorHAnsi" w:eastAsiaTheme="minorEastAsia" w:hAnsiTheme="minorHAnsi" w:cstheme="minorBidi"/>
            <w:color w:val="auto"/>
            <w:sz w:val="22"/>
            <w:szCs w:val="22"/>
            <w:lang w:eastAsia="en-US"/>
          </w:rPr>
          <w:tab/>
        </w:r>
        <w:r w:rsidRPr="003F300B">
          <w:rPr>
            <w:rStyle w:val="Hyperlink"/>
          </w:rPr>
          <w:t>+KTCPDEL Command: Delete a Configured TCP Session</w:t>
        </w:r>
        <w:r>
          <w:rPr>
            <w:webHidden/>
          </w:rPr>
          <w:tab/>
        </w:r>
        <w:r>
          <w:rPr>
            <w:webHidden/>
          </w:rPr>
          <w:fldChar w:fldCharType="begin"/>
        </w:r>
        <w:r>
          <w:rPr>
            <w:webHidden/>
          </w:rPr>
          <w:instrText xml:space="preserve"> PAGEREF _Toc531701012 \h </w:instrText>
        </w:r>
      </w:ins>
      <w:r>
        <w:rPr>
          <w:webHidden/>
        </w:rPr>
      </w:r>
      <w:r>
        <w:rPr>
          <w:webHidden/>
        </w:rPr>
        <w:fldChar w:fldCharType="separate"/>
      </w:r>
      <w:ins w:id="972" w:author="Elaine Baricante" w:date="2018-12-04T15:26:00Z">
        <w:r>
          <w:rPr>
            <w:webHidden/>
          </w:rPr>
          <w:t>1</w:t>
        </w:r>
        <w:r>
          <w:rPr>
            <w:webHidden/>
          </w:rPr>
          <w:fldChar w:fldCharType="end"/>
        </w:r>
        <w:r w:rsidRPr="003F300B">
          <w:rPr>
            <w:rStyle w:val="Hyperlink"/>
          </w:rPr>
          <w:fldChar w:fldCharType="end"/>
        </w:r>
      </w:ins>
    </w:p>
    <w:p w14:paraId="49A65AC2" w14:textId="3F044779" w:rsidR="00E01C7E" w:rsidRDefault="00E01C7E">
      <w:pPr>
        <w:pStyle w:val="TOC3"/>
        <w:rPr>
          <w:ins w:id="973" w:author="Elaine Baricante" w:date="2018-12-04T15:26:00Z"/>
          <w:rFonts w:asciiTheme="minorHAnsi" w:eastAsiaTheme="minorEastAsia" w:hAnsiTheme="minorHAnsi" w:cstheme="minorBidi"/>
          <w:color w:val="auto"/>
          <w:sz w:val="22"/>
          <w:szCs w:val="22"/>
          <w:lang w:eastAsia="en-US"/>
        </w:rPr>
      </w:pPr>
      <w:ins w:id="974" w:author="Elaine Baricante" w:date="2018-12-04T15:26:00Z">
        <w:r w:rsidRPr="003F300B">
          <w:rPr>
            <w:rStyle w:val="Hyperlink"/>
          </w:rPr>
          <w:fldChar w:fldCharType="begin"/>
        </w:r>
        <w:r w:rsidRPr="003F300B">
          <w:rPr>
            <w:rStyle w:val="Hyperlink"/>
          </w:rPr>
          <w:instrText xml:space="preserve"> </w:instrText>
        </w:r>
        <w:r>
          <w:instrText>HYPERLINK \l "_Toc531701013"</w:instrText>
        </w:r>
        <w:r w:rsidRPr="003F300B">
          <w:rPr>
            <w:rStyle w:val="Hyperlink"/>
          </w:rPr>
          <w:instrText xml:space="preserve"> </w:instrText>
        </w:r>
        <w:r w:rsidRPr="003F300B">
          <w:rPr>
            <w:rStyle w:val="Hyperlink"/>
          </w:rPr>
          <w:fldChar w:fldCharType="separate"/>
        </w:r>
        <w:r w:rsidRPr="003F300B">
          <w:rPr>
            <w:rStyle w:val="Hyperlink"/>
          </w:rPr>
          <w:t>9.11.7.</w:t>
        </w:r>
        <w:r>
          <w:rPr>
            <w:rFonts w:asciiTheme="minorHAnsi" w:eastAsiaTheme="minorEastAsia" w:hAnsiTheme="minorHAnsi" w:cstheme="minorBidi"/>
            <w:color w:val="auto"/>
            <w:sz w:val="22"/>
            <w:szCs w:val="22"/>
            <w:lang w:eastAsia="en-US"/>
          </w:rPr>
          <w:tab/>
        </w:r>
        <w:r w:rsidRPr="003F300B">
          <w:rPr>
            <w:rStyle w:val="Hyperlink"/>
          </w:rPr>
          <w:t>+KTCP_SRVREQ Notification: Incoming Client Connection Request</w:t>
        </w:r>
        <w:r>
          <w:rPr>
            <w:webHidden/>
          </w:rPr>
          <w:tab/>
        </w:r>
        <w:r>
          <w:rPr>
            <w:webHidden/>
          </w:rPr>
          <w:fldChar w:fldCharType="begin"/>
        </w:r>
        <w:r>
          <w:rPr>
            <w:webHidden/>
          </w:rPr>
          <w:instrText xml:space="preserve"> PAGEREF _Toc531701013 \h </w:instrText>
        </w:r>
      </w:ins>
      <w:r>
        <w:rPr>
          <w:webHidden/>
        </w:rPr>
      </w:r>
      <w:r>
        <w:rPr>
          <w:webHidden/>
        </w:rPr>
        <w:fldChar w:fldCharType="separate"/>
      </w:r>
      <w:ins w:id="975" w:author="Elaine Baricante" w:date="2018-12-04T15:26:00Z">
        <w:r>
          <w:rPr>
            <w:webHidden/>
          </w:rPr>
          <w:t>1</w:t>
        </w:r>
        <w:r>
          <w:rPr>
            <w:webHidden/>
          </w:rPr>
          <w:fldChar w:fldCharType="end"/>
        </w:r>
        <w:r w:rsidRPr="003F300B">
          <w:rPr>
            <w:rStyle w:val="Hyperlink"/>
          </w:rPr>
          <w:fldChar w:fldCharType="end"/>
        </w:r>
      </w:ins>
    </w:p>
    <w:p w14:paraId="0DF4B3D3" w14:textId="43F2BFD8" w:rsidR="00E01C7E" w:rsidRDefault="00E01C7E">
      <w:pPr>
        <w:pStyle w:val="TOC3"/>
        <w:rPr>
          <w:ins w:id="976" w:author="Elaine Baricante" w:date="2018-12-04T15:26:00Z"/>
          <w:rFonts w:asciiTheme="minorHAnsi" w:eastAsiaTheme="minorEastAsia" w:hAnsiTheme="minorHAnsi" w:cstheme="minorBidi"/>
          <w:color w:val="auto"/>
          <w:sz w:val="22"/>
          <w:szCs w:val="22"/>
          <w:lang w:eastAsia="en-US"/>
        </w:rPr>
      </w:pPr>
      <w:ins w:id="977" w:author="Elaine Baricante" w:date="2018-12-04T15:26:00Z">
        <w:r w:rsidRPr="003F300B">
          <w:rPr>
            <w:rStyle w:val="Hyperlink"/>
          </w:rPr>
          <w:fldChar w:fldCharType="begin"/>
        </w:r>
        <w:r w:rsidRPr="003F300B">
          <w:rPr>
            <w:rStyle w:val="Hyperlink"/>
          </w:rPr>
          <w:instrText xml:space="preserve"> </w:instrText>
        </w:r>
        <w:r>
          <w:instrText>HYPERLINK \l "_Toc531701014"</w:instrText>
        </w:r>
        <w:r w:rsidRPr="003F300B">
          <w:rPr>
            <w:rStyle w:val="Hyperlink"/>
          </w:rPr>
          <w:instrText xml:space="preserve"> </w:instrText>
        </w:r>
        <w:r w:rsidRPr="003F300B">
          <w:rPr>
            <w:rStyle w:val="Hyperlink"/>
          </w:rPr>
          <w:fldChar w:fldCharType="separate"/>
        </w:r>
        <w:r w:rsidRPr="003F300B">
          <w:rPr>
            <w:rStyle w:val="Hyperlink"/>
          </w:rPr>
          <w:t>9.11.8.</w:t>
        </w:r>
        <w:r>
          <w:rPr>
            <w:rFonts w:asciiTheme="minorHAnsi" w:eastAsiaTheme="minorEastAsia" w:hAnsiTheme="minorHAnsi" w:cstheme="minorBidi"/>
            <w:color w:val="auto"/>
            <w:sz w:val="22"/>
            <w:szCs w:val="22"/>
            <w:lang w:eastAsia="en-US"/>
          </w:rPr>
          <w:tab/>
        </w:r>
        <w:r w:rsidRPr="003F300B">
          <w:rPr>
            <w:rStyle w:val="Hyperlink"/>
          </w:rPr>
          <w:t>+KTCP_DATA Notification: Incoming Data through a TCP Connection</w:t>
        </w:r>
        <w:r>
          <w:rPr>
            <w:webHidden/>
          </w:rPr>
          <w:tab/>
        </w:r>
        <w:r>
          <w:rPr>
            <w:webHidden/>
          </w:rPr>
          <w:fldChar w:fldCharType="begin"/>
        </w:r>
        <w:r>
          <w:rPr>
            <w:webHidden/>
          </w:rPr>
          <w:instrText xml:space="preserve"> PAGEREF _Toc531701014 \h </w:instrText>
        </w:r>
      </w:ins>
      <w:r>
        <w:rPr>
          <w:webHidden/>
        </w:rPr>
      </w:r>
      <w:r>
        <w:rPr>
          <w:webHidden/>
        </w:rPr>
        <w:fldChar w:fldCharType="separate"/>
      </w:r>
      <w:ins w:id="978" w:author="Elaine Baricante" w:date="2018-12-04T15:26:00Z">
        <w:r>
          <w:rPr>
            <w:webHidden/>
          </w:rPr>
          <w:t>1</w:t>
        </w:r>
        <w:r>
          <w:rPr>
            <w:webHidden/>
          </w:rPr>
          <w:fldChar w:fldCharType="end"/>
        </w:r>
        <w:r w:rsidRPr="003F300B">
          <w:rPr>
            <w:rStyle w:val="Hyperlink"/>
          </w:rPr>
          <w:fldChar w:fldCharType="end"/>
        </w:r>
      </w:ins>
    </w:p>
    <w:p w14:paraId="7FA36171" w14:textId="0A64FBDF" w:rsidR="00E01C7E" w:rsidRDefault="00E01C7E">
      <w:pPr>
        <w:pStyle w:val="TOC3"/>
        <w:rPr>
          <w:ins w:id="979" w:author="Elaine Baricante" w:date="2018-12-04T15:26:00Z"/>
          <w:rFonts w:asciiTheme="minorHAnsi" w:eastAsiaTheme="minorEastAsia" w:hAnsiTheme="minorHAnsi" w:cstheme="minorBidi"/>
          <w:color w:val="auto"/>
          <w:sz w:val="22"/>
          <w:szCs w:val="22"/>
          <w:lang w:eastAsia="en-US"/>
        </w:rPr>
      </w:pPr>
      <w:ins w:id="980" w:author="Elaine Baricante" w:date="2018-12-04T15:26:00Z">
        <w:r w:rsidRPr="003F300B">
          <w:rPr>
            <w:rStyle w:val="Hyperlink"/>
          </w:rPr>
          <w:fldChar w:fldCharType="begin"/>
        </w:r>
        <w:r w:rsidRPr="003F300B">
          <w:rPr>
            <w:rStyle w:val="Hyperlink"/>
          </w:rPr>
          <w:instrText xml:space="preserve"> </w:instrText>
        </w:r>
        <w:r>
          <w:instrText>HYPERLINK \l "_Toc531701015"</w:instrText>
        </w:r>
        <w:r w:rsidRPr="003F300B">
          <w:rPr>
            <w:rStyle w:val="Hyperlink"/>
          </w:rPr>
          <w:instrText xml:space="preserve"> </w:instrText>
        </w:r>
        <w:r w:rsidRPr="003F300B">
          <w:rPr>
            <w:rStyle w:val="Hyperlink"/>
          </w:rPr>
          <w:fldChar w:fldCharType="separate"/>
        </w:r>
        <w:r w:rsidRPr="003F300B">
          <w:rPr>
            <w:rStyle w:val="Hyperlink"/>
          </w:rPr>
          <w:t>9.11.9.</w:t>
        </w:r>
        <w:r>
          <w:rPr>
            <w:rFonts w:asciiTheme="minorHAnsi" w:eastAsiaTheme="minorEastAsia" w:hAnsiTheme="minorHAnsi" w:cstheme="minorBidi"/>
            <w:color w:val="auto"/>
            <w:sz w:val="22"/>
            <w:szCs w:val="22"/>
            <w:lang w:eastAsia="en-US"/>
          </w:rPr>
          <w:tab/>
        </w:r>
        <w:r w:rsidRPr="003F300B">
          <w:rPr>
            <w:rStyle w:val="Hyperlink"/>
          </w:rPr>
          <w:t>+KTCP_IND Notification: TCP Status</w:t>
        </w:r>
        <w:r>
          <w:rPr>
            <w:webHidden/>
          </w:rPr>
          <w:tab/>
        </w:r>
        <w:r>
          <w:rPr>
            <w:webHidden/>
          </w:rPr>
          <w:fldChar w:fldCharType="begin"/>
        </w:r>
        <w:r>
          <w:rPr>
            <w:webHidden/>
          </w:rPr>
          <w:instrText xml:space="preserve"> PAGEREF _Toc531701015 \h </w:instrText>
        </w:r>
      </w:ins>
      <w:r>
        <w:rPr>
          <w:webHidden/>
        </w:rPr>
      </w:r>
      <w:r>
        <w:rPr>
          <w:webHidden/>
        </w:rPr>
        <w:fldChar w:fldCharType="separate"/>
      </w:r>
      <w:ins w:id="981" w:author="Elaine Baricante" w:date="2018-12-04T15:26:00Z">
        <w:r>
          <w:rPr>
            <w:webHidden/>
          </w:rPr>
          <w:t>1</w:t>
        </w:r>
        <w:r>
          <w:rPr>
            <w:webHidden/>
          </w:rPr>
          <w:fldChar w:fldCharType="end"/>
        </w:r>
        <w:r w:rsidRPr="003F300B">
          <w:rPr>
            <w:rStyle w:val="Hyperlink"/>
          </w:rPr>
          <w:fldChar w:fldCharType="end"/>
        </w:r>
      </w:ins>
    </w:p>
    <w:p w14:paraId="39DE2A4E" w14:textId="3D88F9E8" w:rsidR="00E01C7E" w:rsidRDefault="00E01C7E">
      <w:pPr>
        <w:pStyle w:val="TOC3"/>
        <w:rPr>
          <w:ins w:id="982" w:author="Elaine Baricante" w:date="2018-12-04T15:26:00Z"/>
          <w:rFonts w:asciiTheme="minorHAnsi" w:eastAsiaTheme="minorEastAsia" w:hAnsiTheme="minorHAnsi" w:cstheme="minorBidi"/>
          <w:color w:val="auto"/>
          <w:sz w:val="22"/>
          <w:szCs w:val="22"/>
          <w:lang w:eastAsia="en-US"/>
        </w:rPr>
      </w:pPr>
      <w:ins w:id="983" w:author="Elaine Baricante" w:date="2018-12-04T15:26:00Z">
        <w:r w:rsidRPr="003F300B">
          <w:rPr>
            <w:rStyle w:val="Hyperlink"/>
          </w:rPr>
          <w:fldChar w:fldCharType="begin"/>
        </w:r>
        <w:r w:rsidRPr="003F300B">
          <w:rPr>
            <w:rStyle w:val="Hyperlink"/>
          </w:rPr>
          <w:instrText xml:space="preserve"> </w:instrText>
        </w:r>
        <w:r>
          <w:instrText>HYPERLINK \l "_Toc531701016"</w:instrText>
        </w:r>
        <w:r w:rsidRPr="003F300B">
          <w:rPr>
            <w:rStyle w:val="Hyperlink"/>
          </w:rPr>
          <w:instrText xml:space="preserve"> </w:instrText>
        </w:r>
        <w:r w:rsidRPr="003F300B">
          <w:rPr>
            <w:rStyle w:val="Hyperlink"/>
          </w:rPr>
          <w:fldChar w:fldCharType="separate"/>
        </w:r>
        <w:r w:rsidRPr="003F300B">
          <w:rPr>
            <w:rStyle w:val="Hyperlink"/>
          </w:rPr>
          <w:t>9.11.10.</w:t>
        </w:r>
        <w:r>
          <w:rPr>
            <w:rFonts w:asciiTheme="minorHAnsi" w:eastAsiaTheme="minorEastAsia" w:hAnsiTheme="minorHAnsi" w:cstheme="minorBidi"/>
            <w:color w:val="auto"/>
            <w:sz w:val="22"/>
            <w:szCs w:val="22"/>
            <w:lang w:eastAsia="en-US"/>
          </w:rPr>
          <w:tab/>
        </w:r>
        <w:r w:rsidRPr="003F300B">
          <w:rPr>
            <w:rStyle w:val="Hyperlink"/>
          </w:rPr>
          <w:t>+KTCPSTART Command: Start a TCP Connection in Direct Data Flow</w:t>
        </w:r>
        <w:r>
          <w:rPr>
            <w:webHidden/>
          </w:rPr>
          <w:tab/>
        </w:r>
        <w:r>
          <w:rPr>
            <w:webHidden/>
          </w:rPr>
          <w:fldChar w:fldCharType="begin"/>
        </w:r>
        <w:r>
          <w:rPr>
            <w:webHidden/>
          </w:rPr>
          <w:instrText xml:space="preserve"> PAGEREF _Toc531701016 \h </w:instrText>
        </w:r>
      </w:ins>
      <w:r>
        <w:rPr>
          <w:webHidden/>
        </w:rPr>
      </w:r>
      <w:r>
        <w:rPr>
          <w:webHidden/>
        </w:rPr>
        <w:fldChar w:fldCharType="separate"/>
      </w:r>
      <w:ins w:id="984" w:author="Elaine Baricante" w:date="2018-12-04T15:26:00Z">
        <w:r>
          <w:rPr>
            <w:webHidden/>
          </w:rPr>
          <w:t>1</w:t>
        </w:r>
        <w:r>
          <w:rPr>
            <w:webHidden/>
          </w:rPr>
          <w:fldChar w:fldCharType="end"/>
        </w:r>
        <w:r w:rsidRPr="003F300B">
          <w:rPr>
            <w:rStyle w:val="Hyperlink"/>
          </w:rPr>
          <w:fldChar w:fldCharType="end"/>
        </w:r>
      </w:ins>
    </w:p>
    <w:p w14:paraId="1B09CEBA" w14:textId="7BCBC14F" w:rsidR="00E01C7E" w:rsidRDefault="00E01C7E">
      <w:pPr>
        <w:pStyle w:val="TOC1"/>
        <w:keepNext/>
        <w:rPr>
          <w:ins w:id="985" w:author="Elaine Baricante" w:date="2018-12-04T15:26:00Z"/>
          <w:rFonts w:asciiTheme="minorHAnsi" w:eastAsiaTheme="minorEastAsia" w:hAnsiTheme="minorHAnsi" w:cstheme="minorBidi"/>
          <w:b w:val="0"/>
          <w:bCs w:val="0"/>
          <w:caps w:val="0"/>
          <w:color w:val="auto"/>
          <w:sz w:val="22"/>
          <w:szCs w:val="22"/>
          <w:lang w:eastAsia="en-US"/>
        </w:rPr>
        <w:pPrChange w:id="986" w:author="Elaine Baricante" w:date="2018-12-04T15:34:00Z">
          <w:pPr>
            <w:pStyle w:val="TOC1"/>
          </w:pPr>
        </w:pPrChange>
      </w:pPr>
      <w:ins w:id="987" w:author="Elaine Baricante" w:date="2018-12-04T15:26:00Z">
        <w:r w:rsidRPr="003F300B">
          <w:rPr>
            <w:rStyle w:val="Hyperlink"/>
          </w:rPr>
          <w:lastRenderedPageBreak/>
          <w:fldChar w:fldCharType="begin"/>
        </w:r>
        <w:r w:rsidRPr="003F300B">
          <w:rPr>
            <w:rStyle w:val="Hyperlink"/>
          </w:rPr>
          <w:instrText xml:space="preserve"> </w:instrText>
        </w:r>
        <w:r>
          <w:instrText>HYPERLINK \l "_Toc531701017"</w:instrText>
        </w:r>
        <w:r w:rsidRPr="003F300B">
          <w:rPr>
            <w:rStyle w:val="Hyperlink"/>
          </w:rPr>
          <w:instrText xml:space="preserve"> </w:instrText>
        </w:r>
        <w:r w:rsidRPr="003F300B">
          <w:rPr>
            <w:rStyle w:val="Hyperlink"/>
          </w:rPr>
          <w:fldChar w:fldCharType="separate"/>
        </w:r>
        <w:r w:rsidRPr="003F300B">
          <w:rPr>
            <w:rStyle w:val="Hyperlink"/>
          </w:rPr>
          <w:t>10.</w:t>
        </w:r>
        <w:r>
          <w:rPr>
            <w:rFonts w:asciiTheme="minorHAnsi" w:eastAsiaTheme="minorEastAsia" w:hAnsiTheme="minorHAnsi" w:cstheme="minorBidi"/>
            <w:b w:val="0"/>
            <w:bCs w:val="0"/>
            <w:caps w:val="0"/>
            <w:color w:val="auto"/>
            <w:sz w:val="22"/>
            <w:szCs w:val="22"/>
            <w:lang w:eastAsia="en-US"/>
          </w:rPr>
          <w:tab/>
        </w:r>
        <w:r w:rsidRPr="003F300B">
          <w:rPr>
            <w:rStyle w:val="Hyperlink"/>
          </w:rPr>
          <w:t>AVMS Commands</w:t>
        </w:r>
        <w:r>
          <w:rPr>
            <w:webHidden/>
          </w:rPr>
          <w:tab/>
        </w:r>
        <w:r>
          <w:rPr>
            <w:webHidden/>
          </w:rPr>
          <w:fldChar w:fldCharType="begin"/>
        </w:r>
        <w:r>
          <w:rPr>
            <w:webHidden/>
          </w:rPr>
          <w:instrText xml:space="preserve"> PAGEREF _Toc531701017 \h </w:instrText>
        </w:r>
      </w:ins>
      <w:r>
        <w:rPr>
          <w:webHidden/>
        </w:rPr>
      </w:r>
      <w:r>
        <w:rPr>
          <w:webHidden/>
        </w:rPr>
        <w:fldChar w:fldCharType="separate"/>
      </w:r>
      <w:ins w:id="988" w:author="Elaine Baricante" w:date="2018-12-04T15:26:00Z">
        <w:r>
          <w:rPr>
            <w:webHidden/>
          </w:rPr>
          <w:t>1</w:t>
        </w:r>
        <w:r>
          <w:rPr>
            <w:webHidden/>
          </w:rPr>
          <w:fldChar w:fldCharType="end"/>
        </w:r>
        <w:r w:rsidRPr="003F300B">
          <w:rPr>
            <w:rStyle w:val="Hyperlink"/>
          </w:rPr>
          <w:fldChar w:fldCharType="end"/>
        </w:r>
      </w:ins>
    </w:p>
    <w:p w14:paraId="624C679F" w14:textId="221D35AC" w:rsidR="00E01C7E" w:rsidRDefault="00E01C7E">
      <w:pPr>
        <w:pStyle w:val="TOC2"/>
        <w:keepNext/>
        <w:rPr>
          <w:ins w:id="989" w:author="Elaine Baricante" w:date="2018-12-04T15:26:00Z"/>
          <w:rFonts w:asciiTheme="minorHAnsi" w:eastAsiaTheme="minorEastAsia" w:hAnsiTheme="minorHAnsi" w:cstheme="minorBidi"/>
          <w:color w:val="auto"/>
          <w:sz w:val="22"/>
          <w:szCs w:val="22"/>
          <w:lang w:eastAsia="en-US"/>
        </w:rPr>
        <w:pPrChange w:id="990" w:author="Elaine Baricante" w:date="2018-12-04T15:34:00Z">
          <w:pPr>
            <w:pStyle w:val="TOC2"/>
          </w:pPr>
        </w:pPrChange>
      </w:pPr>
      <w:ins w:id="991" w:author="Elaine Baricante" w:date="2018-12-04T15:26:00Z">
        <w:r w:rsidRPr="003F300B">
          <w:rPr>
            <w:rStyle w:val="Hyperlink"/>
          </w:rPr>
          <w:fldChar w:fldCharType="begin"/>
        </w:r>
        <w:r w:rsidRPr="003F300B">
          <w:rPr>
            <w:rStyle w:val="Hyperlink"/>
          </w:rPr>
          <w:instrText xml:space="preserve"> </w:instrText>
        </w:r>
        <w:r>
          <w:instrText>HYPERLINK \l "_Toc531701018"</w:instrText>
        </w:r>
        <w:r w:rsidRPr="003F300B">
          <w:rPr>
            <w:rStyle w:val="Hyperlink"/>
          </w:rPr>
          <w:instrText xml:space="preserve"> </w:instrText>
        </w:r>
        <w:r w:rsidRPr="003F300B">
          <w:rPr>
            <w:rStyle w:val="Hyperlink"/>
          </w:rPr>
          <w:fldChar w:fldCharType="separate"/>
        </w:r>
        <w:r w:rsidRPr="003F300B">
          <w:rPr>
            <w:rStyle w:val="Hyperlink"/>
          </w:rPr>
          <w:t>10.1.</w:t>
        </w:r>
        <w:r>
          <w:rPr>
            <w:rFonts w:asciiTheme="minorHAnsi" w:eastAsiaTheme="minorEastAsia" w:hAnsiTheme="minorHAnsi" w:cstheme="minorBidi"/>
            <w:color w:val="auto"/>
            <w:sz w:val="22"/>
            <w:szCs w:val="22"/>
            <w:lang w:eastAsia="en-US"/>
          </w:rPr>
          <w:tab/>
        </w:r>
        <w:r w:rsidRPr="003F300B">
          <w:rPr>
            <w:rStyle w:val="Hyperlink"/>
          </w:rPr>
          <w:t>+WDSC Command: Device Services Configuration</w:t>
        </w:r>
        <w:r>
          <w:rPr>
            <w:webHidden/>
          </w:rPr>
          <w:tab/>
        </w:r>
        <w:r>
          <w:rPr>
            <w:webHidden/>
          </w:rPr>
          <w:fldChar w:fldCharType="begin"/>
        </w:r>
        <w:r>
          <w:rPr>
            <w:webHidden/>
          </w:rPr>
          <w:instrText xml:space="preserve"> PAGEREF _Toc531701018 \h </w:instrText>
        </w:r>
      </w:ins>
      <w:r>
        <w:rPr>
          <w:webHidden/>
        </w:rPr>
      </w:r>
      <w:r>
        <w:rPr>
          <w:webHidden/>
        </w:rPr>
        <w:fldChar w:fldCharType="separate"/>
      </w:r>
      <w:ins w:id="992" w:author="Elaine Baricante" w:date="2018-12-04T15:26:00Z">
        <w:r>
          <w:rPr>
            <w:webHidden/>
          </w:rPr>
          <w:t>1</w:t>
        </w:r>
        <w:r>
          <w:rPr>
            <w:webHidden/>
          </w:rPr>
          <w:fldChar w:fldCharType="end"/>
        </w:r>
        <w:r w:rsidRPr="003F300B">
          <w:rPr>
            <w:rStyle w:val="Hyperlink"/>
          </w:rPr>
          <w:fldChar w:fldCharType="end"/>
        </w:r>
      </w:ins>
    </w:p>
    <w:p w14:paraId="2830257D" w14:textId="1F491925" w:rsidR="00E01C7E" w:rsidRDefault="00E01C7E">
      <w:pPr>
        <w:pStyle w:val="TOC2"/>
        <w:keepNext/>
        <w:rPr>
          <w:ins w:id="993" w:author="Elaine Baricante" w:date="2018-12-04T15:26:00Z"/>
          <w:rFonts w:asciiTheme="minorHAnsi" w:eastAsiaTheme="minorEastAsia" w:hAnsiTheme="minorHAnsi" w:cstheme="minorBidi"/>
          <w:color w:val="auto"/>
          <w:sz w:val="22"/>
          <w:szCs w:val="22"/>
          <w:lang w:eastAsia="en-US"/>
        </w:rPr>
        <w:pPrChange w:id="994" w:author="Elaine Baricante" w:date="2018-12-04T15:34:00Z">
          <w:pPr>
            <w:pStyle w:val="TOC2"/>
          </w:pPr>
        </w:pPrChange>
      </w:pPr>
      <w:ins w:id="995" w:author="Elaine Baricante" w:date="2018-12-04T15:26:00Z">
        <w:r w:rsidRPr="003F300B">
          <w:rPr>
            <w:rStyle w:val="Hyperlink"/>
          </w:rPr>
          <w:fldChar w:fldCharType="begin"/>
        </w:r>
        <w:r w:rsidRPr="003F300B">
          <w:rPr>
            <w:rStyle w:val="Hyperlink"/>
          </w:rPr>
          <w:instrText xml:space="preserve"> </w:instrText>
        </w:r>
        <w:r>
          <w:instrText>HYPERLINK \l "_Toc531701019"</w:instrText>
        </w:r>
        <w:r w:rsidRPr="003F300B">
          <w:rPr>
            <w:rStyle w:val="Hyperlink"/>
          </w:rPr>
          <w:instrText xml:space="preserve"> </w:instrText>
        </w:r>
        <w:r w:rsidRPr="003F300B">
          <w:rPr>
            <w:rStyle w:val="Hyperlink"/>
          </w:rPr>
          <w:fldChar w:fldCharType="separate"/>
        </w:r>
        <w:r w:rsidRPr="003F300B">
          <w:rPr>
            <w:rStyle w:val="Hyperlink"/>
          </w:rPr>
          <w:t>10.2.</w:t>
        </w:r>
        <w:r>
          <w:rPr>
            <w:rFonts w:asciiTheme="minorHAnsi" w:eastAsiaTheme="minorEastAsia" w:hAnsiTheme="minorHAnsi" w:cstheme="minorBidi"/>
            <w:color w:val="auto"/>
            <w:sz w:val="22"/>
            <w:szCs w:val="22"/>
            <w:lang w:eastAsia="en-US"/>
          </w:rPr>
          <w:tab/>
        </w:r>
        <w:r w:rsidRPr="003F300B">
          <w:rPr>
            <w:rStyle w:val="Hyperlink"/>
          </w:rPr>
          <w:t>+WDSD Command: Device Services Local Download</w:t>
        </w:r>
        <w:r>
          <w:rPr>
            <w:webHidden/>
          </w:rPr>
          <w:tab/>
        </w:r>
        <w:r>
          <w:rPr>
            <w:webHidden/>
          </w:rPr>
          <w:fldChar w:fldCharType="begin"/>
        </w:r>
        <w:r>
          <w:rPr>
            <w:webHidden/>
          </w:rPr>
          <w:instrText xml:space="preserve"> PAGEREF _Toc531701019 \h </w:instrText>
        </w:r>
      </w:ins>
      <w:r>
        <w:rPr>
          <w:webHidden/>
        </w:rPr>
      </w:r>
      <w:r>
        <w:rPr>
          <w:webHidden/>
        </w:rPr>
        <w:fldChar w:fldCharType="separate"/>
      </w:r>
      <w:ins w:id="996" w:author="Elaine Baricante" w:date="2018-12-04T15:26:00Z">
        <w:r>
          <w:rPr>
            <w:webHidden/>
          </w:rPr>
          <w:t>1</w:t>
        </w:r>
        <w:r>
          <w:rPr>
            <w:webHidden/>
          </w:rPr>
          <w:fldChar w:fldCharType="end"/>
        </w:r>
        <w:r w:rsidRPr="003F300B">
          <w:rPr>
            <w:rStyle w:val="Hyperlink"/>
          </w:rPr>
          <w:fldChar w:fldCharType="end"/>
        </w:r>
      </w:ins>
    </w:p>
    <w:p w14:paraId="5A1B075F" w14:textId="72DEFD16" w:rsidR="00E01C7E" w:rsidRDefault="00E01C7E">
      <w:pPr>
        <w:pStyle w:val="TOC2"/>
        <w:rPr>
          <w:ins w:id="997" w:author="Elaine Baricante" w:date="2018-12-04T15:26:00Z"/>
          <w:rFonts w:asciiTheme="minorHAnsi" w:eastAsiaTheme="minorEastAsia" w:hAnsiTheme="minorHAnsi" w:cstheme="minorBidi"/>
          <w:color w:val="auto"/>
          <w:sz w:val="22"/>
          <w:szCs w:val="22"/>
          <w:lang w:eastAsia="en-US"/>
        </w:rPr>
      </w:pPr>
      <w:ins w:id="998" w:author="Elaine Baricante" w:date="2018-12-04T15:26:00Z">
        <w:r w:rsidRPr="003F300B">
          <w:rPr>
            <w:rStyle w:val="Hyperlink"/>
          </w:rPr>
          <w:fldChar w:fldCharType="begin"/>
        </w:r>
        <w:r w:rsidRPr="003F300B">
          <w:rPr>
            <w:rStyle w:val="Hyperlink"/>
          </w:rPr>
          <w:instrText xml:space="preserve"> </w:instrText>
        </w:r>
        <w:r>
          <w:instrText>HYPERLINK \l "_Toc531701020"</w:instrText>
        </w:r>
        <w:r w:rsidRPr="003F300B">
          <w:rPr>
            <w:rStyle w:val="Hyperlink"/>
          </w:rPr>
          <w:instrText xml:space="preserve"> </w:instrText>
        </w:r>
        <w:r w:rsidRPr="003F300B">
          <w:rPr>
            <w:rStyle w:val="Hyperlink"/>
          </w:rPr>
          <w:fldChar w:fldCharType="separate"/>
        </w:r>
        <w:r w:rsidRPr="003F300B">
          <w:rPr>
            <w:rStyle w:val="Hyperlink"/>
          </w:rPr>
          <w:t>10.3.</w:t>
        </w:r>
        <w:r>
          <w:rPr>
            <w:rFonts w:asciiTheme="minorHAnsi" w:eastAsiaTheme="minorEastAsia" w:hAnsiTheme="minorHAnsi" w:cstheme="minorBidi"/>
            <w:color w:val="auto"/>
            <w:sz w:val="22"/>
            <w:szCs w:val="22"/>
            <w:lang w:eastAsia="en-US"/>
          </w:rPr>
          <w:tab/>
        </w:r>
        <w:r w:rsidRPr="003F300B">
          <w:rPr>
            <w:rStyle w:val="Hyperlink"/>
          </w:rPr>
          <w:t>+WDSE Command: Device Services Error</w:t>
        </w:r>
        <w:r>
          <w:rPr>
            <w:webHidden/>
          </w:rPr>
          <w:tab/>
        </w:r>
        <w:r>
          <w:rPr>
            <w:webHidden/>
          </w:rPr>
          <w:fldChar w:fldCharType="begin"/>
        </w:r>
        <w:r>
          <w:rPr>
            <w:webHidden/>
          </w:rPr>
          <w:instrText xml:space="preserve"> PAGEREF _Toc531701020 \h </w:instrText>
        </w:r>
      </w:ins>
      <w:r>
        <w:rPr>
          <w:webHidden/>
        </w:rPr>
      </w:r>
      <w:r>
        <w:rPr>
          <w:webHidden/>
        </w:rPr>
        <w:fldChar w:fldCharType="separate"/>
      </w:r>
      <w:ins w:id="999" w:author="Elaine Baricante" w:date="2018-12-04T15:26:00Z">
        <w:r>
          <w:rPr>
            <w:webHidden/>
          </w:rPr>
          <w:t>1</w:t>
        </w:r>
        <w:r>
          <w:rPr>
            <w:webHidden/>
          </w:rPr>
          <w:fldChar w:fldCharType="end"/>
        </w:r>
        <w:r w:rsidRPr="003F300B">
          <w:rPr>
            <w:rStyle w:val="Hyperlink"/>
          </w:rPr>
          <w:fldChar w:fldCharType="end"/>
        </w:r>
      </w:ins>
    </w:p>
    <w:p w14:paraId="59F6B4FB" w14:textId="0DE86B85" w:rsidR="00E01C7E" w:rsidRDefault="00E01C7E">
      <w:pPr>
        <w:pStyle w:val="TOC2"/>
        <w:rPr>
          <w:ins w:id="1000" w:author="Elaine Baricante" w:date="2018-12-04T15:26:00Z"/>
          <w:rFonts w:asciiTheme="minorHAnsi" w:eastAsiaTheme="minorEastAsia" w:hAnsiTheme="minorHAnsi" w:cstheme="minorBidi"/>
          <w:color w:val="auto"/>
          <w:sz w:val="22"/>
          <w:szCs w:val="22"/>
          <w:lang w:eastAsia="en-US"/>
        </w:rPr>
      </w:pPr>
      <w:ins w:id="1001" w:author="Elaine Baricante" w:date="2018-12-04T15:26:00Z">
        <w:r w:rsidRPr="003F300B">
          <w:rPr>
            <w:rStyle w:val="Hyperlink"/>
          </w:rPr>
          <w:fldChar w:fldCharType="begin"/>
        </w:r>
        <w:r w:rsidRPr="003F300B">
          <w:rPr>
            <w:rStyle w:val="Hyperlink"/>
          </w:rPr>
          <w:instrText xml:space="preserve"> </w:instrText>
        </w:r>
        <w:r>
          <w:instrText>HYPERLINK \l "_Toc531701021"</w:instrText>
        </w:r>
        <w:r w:rsidRPr="003F300B">
          <w:rPr>
            <w:rStyle w:val="Hyperlink"/>
          </w:rPr>
          <w:instrText xml:space="preserve"> </w:instrText>
        </w:r>
        <w:r w:rsidRPr="003F300B">
          <w:rPr>
            <w:rStyle w:val="Hyperlink"/>
          </w:rPr>
          <w:fldChar w:fldCharType="separate"/>
        </w:r>
        <w:r w:rsidRPr="003F300B">
          <w:rPr>
            <w:rStyle w:val="Hyperlink"/>
          </w:rPr>
          <w:t>10.4.</w:t>
        </w:r>
        <w:r>
          <w:rPr>
            <w:rFonts w:asciiTheme="minorHAnsi" w:eastAsiaTheme="minorEastAsia" w:hAnsiTheme="minorHAnsi" w:cstheme="minorBidi"/>
            <w:color w:val="auto"/>
            <w:sz w:val="22"/>
            <w:szCs w:val="22"/>
            <w:lang w:eastAsia="en-US"/>
          </w:rPr>
          <w:tab/>
        </w:r>
        <w:r w:rsidRPr="003F300B">
          <w:rPr>
            <w:rStyle w:val="Hyperlink"/>
          </w:rPr>
          <w:t>+WDSG Command: Device Services General Status</w:t>
        </w:r>
        <w:r>
          <w:rPr>
            <w:webHidden/>
          </w:rPr>
          <w:tab/>
        </w:r>
        <w:r>
          <w:rPr>
            <w:webHidden/>
          </w:rPr>
          <w:fldChar w:fldCharType="begin"/>
        </w:r>
        <w:r>
          <w:rPr>
            <w:webHidden/>
          </w:rPr>
          <w:instrText xml:space="preserve"> PAGEREF _Toc531701021 \h </w:instrText>
        </w:r>
      </w:ins>
      <w:r>
        <w:rPr>
          <w:webHidden/>
        </w:rPr>
      </w:r>
      <w:r>
        <w:rPr>
          <w:webHidden/>
        </w:rPr>
        <w:fldChar w:fldCharType="separate"/>
      </w:r>
      <w:ins w:id="1002" w:author="Elaine Baricante" w:date="2018-12-04T15:26:00Z">
        <w:r>
          <w:rPr>
            <w:webHidden/>
          </w:rPr>
          <w:t>1</w:t>
        </w:r>
        <w:r>
          <w:rPr>
            <w:webHidden/>
          </w:rPr>
          <w:fldChar w:fldCharType="end"/>
        </w:r>
        <w:r w:rsidRPr="003F300B">
          <w:rPr>
            <w:rStyle w:val="Hyperlink"/>
          </w:rPr>
          <w:fldChar w:fldCharType="end"/>
        </w:r>
      </w:ins>
    </w:p>
    <w:p w14:paraId="6889E97B" w14:textId="0458633B" w:rsidR="00E01C7E" w:rsidRDefault="00E01C7E">
      <w:pPr>
        <w:pStyle w:val="TOC2"/>
        <w:rPr>
          <w:ins w:id="1003" w:author="Elaine Baricante" w:date="2018-12-04T15:26:00Z"/>
          <w:rFonts w:asciiTheme="minorHAnsi" w:eastAsiaTheme="minorEastAsia" w:hAnsiTheme="minorHAnsi" w:cstheme="minorBidi"/>
          <w:color w:val="auto"/>
          <w:sz w:val="22"/>
          <w:szCs w:val="22"/>
          <w:lang w:eastAsia="en-US"/>
        </w:rPr>
      </w:pPr>
      <w:ins w:id="1004" w:author="Elaine Baricante" w:date="2018-12-04T15:26:00Z">
        <w:r w:rsidRPr="003F300B">
          <w:rPr>
            <w:rStyle w:val="Hyperlink"/>
          </w:rPr>
          <w:fldChar w:fldCharType="begin"/>
        </w:r>
        <w:r w:rsidRPr="003F300B">
          <w:rPr>
            <w:rStyle w:val="Hyperlink"/>
          </w:rPr>
          <w:instrText xml:space="preserve"> </w:instrText>
        </w:r>
        <w:r>
          <w:instrText>HYPERLINK \l "_Toc531701022"</w:instrText>
        </w:r>
        <w:r w:rsidRPr="003F300B">
          <w:rPr>
            <w:rStyle w:val="Hyperlink"/>
          </w:rPr>
          <w:instrText xml:space="preserve"> </w:instrText>
        </w:r>
        <w:r w:rsidRPr="003F300B">
          <w:rPr>
            <w:rStyle w:val="Hyperlink"/>
          </w:rPr>
          <w:fldChar w:fldCharType="separate"/>
        </w:r>
        <w:r w:rsidRPr="003F300B">
          <w:rPr>
            <w:rStyle w:val="Hyperlink"/>
          </w:rPr>
          <w:t>10.5.</w:t>
        </w:r>
        <w:r>
          <w:rPr>
            <w:rFonts w:asciiTheme="minorHAnsi" w:eastAsiaTheme="minorEastAsia" w:hAnsiTheme="minorHAnsi" w:cstheme="minorBidi"/>
            <w:color w:val="auto"/>
            <w:sz w:val="22"/>
            <w:szCs w:val="22"/>
            <w:lang w:eastAsia="en-US"/>
          </w:rPr>
          <w:tab/>
        </w:r>
        <w:r w:rsidRPr="003F300B">
          <w:rPr>
            <w:rStyle w:val="Hyperlink"/>
          </w:rPr>
          <w:t>+WDSI Command: Device Services Indications</w:t>
        </w:r>
        <w:r>
          <w:rPr>
            <w:webHidden/>
          </w:rPr>
          <w:tab/>
        </w:r>
        <w:r>
          <w:rPr>
            <w:webHidden/>
          </w:rPr>
          <w:fldChar w:fldCharType="begin"/>
        </w:r>
        <w:r>
          <w:rPr>
            <w:webHidden/>
          </w:rPr>
          <w:instrText xml:space="preserve"> PAGEREF _Toc531701022 \h </w:instrText>
        </w:r>
      </w:ins>
      <w:r>
        <w:rPr>
          <w:webHidden/>
        </w:rPr>
      </w:r>
      <w:r>
        <w:rPr>
          <w:webHidden/>
        </w:rPr>
        <w:fldChar w:fldCharType="separate"/>
      </w:r>
      <w:ins w:id="1005" w:author="Elaine Baricante" w:date="2018-12-04T15:26:00Z">
        <w:r>
          <w:rPr>
            <w:webHidden/>
          </w:rPr>
          <w:t>1</w:t>
        </w:r>
        <w:r>
          <w:rPr>
            <w:webHidden/>
          </w:rPr>
          <w:fldChar w:fldCharType="end"/>
        </w:r>
        <w:r w:rsidRPr="003F300B">
          <w:rPr>
            <w:rStyle w:val="Hyperlink"/>
          </w:rPr>
          <w:fldChar w:fldCharType="end"/>
        </w:r>
      </w:ins>
    </w:p>
    <w:p w14:paraId="0DCF0DE5" w14:textId="29B37EE1" w:rsidR="00E01C7E" w:rsidRDefault="00E01C7E">
      <w:pPr>
        <w:pStyle w:val="TOC2"/>
        <w:rPr>
          <w:ins w:id="1006" w:author="Elaine Baricante" w:date="2018-12-04T15:26:00Z"/>
          <w:rFonts w:asciiTheme="minorHAnsi" w:eastAsiaTheme="minorEastAsia" w:hAnsiTheme="minorHAnsi" w:cstheme="minorBidi"/>
          <w:color w:val="auto"/>
          <w:sz w:val="22"/>
          <w:szCs w:val="22"/>
          <w:lang w:eastAsia="en-US"/>
        </w:rPr>
      </w:pPr>
      <w:ins w:id="1007" w:author="Elaine Baricante" w:date="2018-12-04T15:26:00Z">
        <w:r w:rsidRPr="003F300B">
          <w:rPr>
            <w:rStyle w:val="Hyperlink"/>
          </w:rPr>
          <w:fldChar w:fldCharType="begin"/>
        </w:r>
        <w:r w:rsidRPr="003F300B">
          <w:rPr>
            <w:rStyle w:val="Hyperlink"/>
          </w:rPr>
          <w:instrText xml:space="preserve"> </w:instrText>
        </w:r>
        <w:r>
          <w:instrText>HYPERLINK \l "_Toc531701023"</w:instrText>
        </w:r>
        <w:r w:rsidRPr="003F300B">
          <w:rPr>
            <w:rStyle w:val="Hyperlink"/>
          </w:rPr>
          <w:instrText xml:space="preserve"> </w:instrText>
        </w:r>
        <w:r w:rsidRPr="003F300B">
          <w:rPr>
            <w:rStyle w:val="Hyperlink"/>
          </w:rPr>
          <w:fldChar w:fldCharType="separate"/>
        </w:r>
        <w:r w:rsidRPr="003F300B">
          <w:rPr>
            <w:rStyle w:val="Hyperlink"/>
          </w:rPr>
          <w:t>10.6.</w:t>
        </w:r>
        <w:r>
          <w:rPr>
            <w:rFonts w:asciiTheme="minorHAnsi" w:eastAsiaTheme="minorEastAsia" w:hAnsiTheme="minorHAnsi" w:cstheme="minorBidi"/>
            <w:color w:val="auto"/>
            <w:sz w:val="22"/>
            <w:szCs w:val="22"/>
            <w:lang w:eastAsia="en-US"/>
          </w:rPr>
          <w:tab/>
        </w:r>
        <w:r w:rsidRPr="003F300B">
          <w:rPr>
            <w:rStyle w:val="Hyperlink"/>
          </w:rPr>
          <w:t>+WDSR Command: Device Services Reply</w:t>
        </w:r>
        <w:r>
          <w:rPr>
            <w:webHidden/>
          </w:rPr>
          <w:tab/>
        </w:r>
        <w:r>
          <w:rPr>
            <w:webHidden/>
          </w:rPr>
          <w:fldChar w:fldCharType="begin"/>
        </w:r>
        <w:r>
          <w:rPr>
            <w:webHidden/>
          </w:rPr>
          <w:instrText xml:space="preserve"> PAGEREF _Toc531701023 \h </w:instrText>
        </w:r>
      </w:ins>
      <w:r>
        <w:rPr>
          <w:webHidden/>
        </w:rPr>
      </w:r>
      <w:r>
        <w:rPr>
          <w:webHidden/>
        </w:rPr>
        <w:fldChar w:fldCharType="separate"/>
      </w:r>
      <w:ins w:id="1008" w:author="Elaine Baricante" w:date="2018-12-04T15:26:00Z">
        <w:r>
          <w:rPr>
            <w:webHidden/>
          </w:rPr>
          <w:t>1</w:t>
        </w:r>
        <w:r>
          <w:rPr>
            <w:webHidden/>
          </w:rPr>
          <w:fldChar w:fldCharType="end"/>
        </w:r>
        <w:r w:rsidRPr="003F300B">
          <w:rPr>
            <w:rStyle w:val="Hyperlink"/>
          </w:rPr>
          <w:fldChar w:fldCharType="end"/>
        </w:r>
      </w:ins>
    </w:p>
    <w:p w14:paraId="5B54C77B" w14:textId="3C67C437" w:rsidR="00E01C7E" w:rsidRDefault="00E01C7E">
      <w:pPr>
        <w:pStyle w:val="TOC2"/>
        <w:rPr>
          <w:ins w:id="1009" w:author="Elaine Baricante" w:date="2018-12-04T15:26:00Z"/>
          <w:rFonts w:asciiTheme="minorHAnsi" w:eastAsiaTheme="minorEastAsia" w:hAnsiTheme="minorHAnsi" w:cstheme="minorBidi"/>
          <w:color w:val="auto"/>
          <w:sz w:val="22"/>
          <w:szCs w:val="22"/>
          <w:lang w:eastAsia="en-US"/>
        </w:rPr>
      </w:pPr>
      <w:ins w:id="1010" w:author="Elaine Baricante" w:date="2018-12-04T15:26:00Z">
        <w:r w:rsidRPr="003F300B">
          <w:rPr>
            <w:rStyle w:val="Hyperlink"/>
          </w:rPr>
          <w:fldChar w:fldCharType="begin"/>
        </w:r>
        <w:r w:rsidRPr="003F300B">
          <w:rPr>
            <w:rStyle w:val="Hyperlink"/>
          </w:rPr>
          <w:instrText xml:space="preserve"> </w:instrText>
        </w:r>
        <w:r>
          <w:instrText>HYPERLINK \l "_Toc531701024"</w:instrText>
        </w:r>
        <w:r w:rsidRPr="003F300B">
          <w:rPr>
            <w:rStyle w:val="Hyperlink"/>
          </w:rPr>
          <w:instrText xml:space="preserve"> </w:instrText>
        </w:r>
        <w:r w:rsidRPr="003F300B">
          <w:rPr>
            <w:rStyle w:val="Hyperlink"/>
          </w:rPr>
          <w:fldChar w:fldCharType="separate"/>
        </w:r>
        <w:r w:rsidRPr="003F300B">
          <w:rPr>
            <w:rStyle w:val="Hyperlink"/>
          </w:rPr>
          <w:t>10.7.</w:t>
        </w:r>
        <w:r>
          <w:rPr>
            <w:rFonts w:asciiTheme="minorHAnsi" w:eastAsiaTheme="minorEastAsia" w:hAnsiTheme="minorHAnsi" w:cstheme="minorBidi"/>
            <w:color w:val="auto"/>
            <w:sz w:val="22"/>
            <w:szCs w:val="22"/>
            <w:lang w:eastAsia="en-US"/>
          </w:rPr>
          <w:tab/>
        </w:r>
        <w:r w:rsidRPr="003F300B">
          <w:rPr>
            <w:rStyle w:val="Hyperlink"/>
          </w:rPr>
          <w:t>+WDSS Command: Device Services Session</w:t>
        </w:r>
        <w:r>
          <w:rPr>
            <w:webHidden/>
          </w:rPr>
          <w:tab/>
        </w:r>
        <w:r>
          <w:rPr>
            <w:webHidden/>
          </w:rPr>
          <w:fldChar w:fldCharType="begin"/>
        </w:r>
        <w:r>
          <w:rPr>
            <w:webHidden/>
          </w:rPr>
          <w:instrText xml:space="preserve"> PAGEREF _Toc531701024 \h </w:instrText>
        </w:r>
      </w:ins>
      <w:r>
        <w:rPr>
          <w:webHidden/>
        </w:rPr>
      </w:r>
      <w:r>
        <w:rPr>
          <w:webHidden/>
        </w:rPr>
        <w:fldChar w:fldCharType="separate"/>
      </w:r>
      <w:ins w:id="1011" w:author="Elaine Baricante" w:date="2018-12-04T15:26:00Z">
        <w:r>
          <w:rPr>
            <w:webHidden/>
          </w:rPr>
          <w:t>1</w:t>
        </w:r>
        <w:r>
          <w:rPr>
            <w:webHidden/>
          </w:rPr>
          <w:fldChar w:fldCharType="end"/>
        </w:r>
        <w:r w:rsidRPr="003F300B">
          <w:rPr>
            <w:rStyle w:val="Hyperlink"/>
          </w:rPr>
          <w:fldChar w:fldCharType="end"/>
        </w:r>
      </w:ins>
    </w:p>
    <w:p w14:paraId="5E75A9DA" w14:textId="1EBC5E97" w:rsidR="00E01C7E" w:rsidRDefault="00E01C7E">
      <w:pPr>
        <w:pStyle w:val="TOC1"/>
        <w:rPr>
          <w:ins w:id="1012" w:author="Elaine Baricante" w:date="2018-12-04T15:26:00Z"/>
          <w:rFonts w:asciiTheme="minorHAnsi" w:eastAsiaTheme="minorEastAsia" w:hAnsiTheme="minorHAnsi" w:cstheme="minorBidi"/>
          <w:b w:val="0"/>
          <w:bCs w:val="0"/>
          <w:caps w:val="0"/>
          <w:color w:val="auto"/>
          <w:sz w:val="22"/>
          <w:szCs w:val="22"/>
          <w:lang w:eastAsia="en-US"/>
        </w:rPr>
      </w:pPr>
      <w:ins w:id="1013" w:author="Elaine Baricante" w:date="2018-12-04T15:26:00Z">
        <w:r w:rsidRPr="003F300B">
          <w:rPr>
            <w:rStyle w:val="Hyperlink"/>
          </w:rPr>
          <w:fldChar w:fldCharType="begin"/>
        </w:r>
        <w:r w:rsidRPr="003F300B">
          <w:rPr>
            <w:rStyle w:val="Hyperlink"/>
          </w:rPr>
          <w:instrText xml:space="preserve"> </w:instrText>
        </w:r>
        <w:r>
          <w:instrText>HYPERLINK \l "_Toc531701025"</w:instrText>
        </w:r>
        <w:r w:rsidRPr="003F300B">
          <w:rPr>
            <w:rStyle w:val="Hyperlink"/>
          </w:rPr>
          <w:instrText xml:space="preserve"> </w:instrText>
        </w:r>
        <w:r w:rsidRPr="003F300B">
          <w:rPr>
            <w:rStyle w:val="Hyperlink"/>
          </w:rPr>
          <w:fldChar w:fldCharType="separate"/>
        </w:r>
        <w:r w:rsidRPr="003F300B">
          <w:rPr>
            <w:rStyle w:val="Hyperlink"/>
          </w:rPr>
          <w:t>11.</w:t>
        </w:r>
        <w:r>
          <w:rPr>
            <w:rFonts w:asciiTheme="minorHAnsi" w:eastAsiaTheme="minorEastAsia" w:hAnsiTheme="minorHAnsi" w:cstheme="minorBidi"/>
            <w:b w:val="0"/>
            <w:bCs w:val="0"/>
            <w:caps w:val="0"/>
            <w:color w:val="auto"/>
            <w:sz w:val="22"/>
            <w:szCs w:val="22"/>
            <w:lang w:eastAsia="en-US"/>
          </w:rPr>
          <w:tab/>
        </w:r>
        <w:r w:rsidRPr="003F300B">
          <w:rPr>
            <w:rStyle w:val="Hyperlink"/>
          </w:rPr>
          <w:t>Test Commands</w:t>
        </w:r>
        <w:r>
          <w:rPr>
            <w:webHidden/>
          </w:rPr>
          <w:tab/>
        </w:r>
        <w:r>
          <w:rPr>
            <w:webHidden/>
          </w:rPr>
          <w:fldChar w:fldCharType="begin"/>
        </w:r>
        <w:r>
          <w:rPr>
            <w:webHidden/>
          </w:rPr>
          <w:instrText xml:space="preserve"> PAGEREF _Toc531701025 \h </w:instrText>
        </w:r>
      </w:ins>
      <w:r>
        <w:rPr>
          <w:webHidden/>
        </w:rPr>
      </w:r>
      <w:r>
        <w:rPr>
          <w:webHidden/>
        </w:rPr>
        <w:fldChar w:fldCharType="separate"/>
      </w:r>
      <w:ins w:id="1014" w:author="Elaine Baricante" w:date="2018-12-04T15:26:00Z">
        <w:r>
          <w:rPr>
            <w:webHidden/>
          </w:rPr>
          <w:t>1</w:t>
        </w:r>
        <w:r>
          <w:rPr>
            <w:webHidden/>
          </w:rPr>
          <w:fldChar w:fldCharType="end"/>
        </w:r>
        <w:r w:rsidRPr="003F300B">
          <w:rPr>
            <w:rStyle w:val="Hyperlink"/>
          </w:rPr>
          <w:fldChar w:fldCharType="end"/>
        </w:r>
      </w:ins>
    </w:p>
    <w:p w14:paraId="6301E6D0" w14:textId="34612445" w:rsidR="00E01C7E" w:rsidRDefault="00E01C7E">
      <w:pPr>
        <w:pStyle w:val="TOC2"/>
        <w:rPr>
          <w:ins w:id="1015" w:author="Elaine Baricante" w:date="2018-12-04T15:26:00Z"/>
          <w:rFonts w:asciiTheme="minorHAnsi" w:eastAsiaTheme="minorEastAsia" w:hAnsiTheme="minorHAnsi" w:cstheme="minorBidi"/>
          <w:color w:val="auto"/>
          <w:sz w:val="22"/>
          <w:szCs w:val="22"/>
          <w:lang w:eastAsia="en-US"/>
        </w:rPr>
      </w:pPr>
      <w:ins w:id="1016" w:author="Elaine Baricante" w:date="2018-12-04T15:26:00Z">
        <w:r w:rsidRPr="003F300B">
          <w:rPr>
            <w:rStyle w:val="Hyperlink"/>
          </w:rPr>
          <w:fldChar w:fldCharType="begin"/>
        </w:r>
        <w:r w:rsidRPr="003F300B">
          <w:rPr>
            <w:rStyle w:val="Hyperlink"/>
          </w:rPr>
          <w:instrText xml:space="preserve"> </w:instrText>
        </w:r>
        <w:r>
          <w:instrText>HYPERLINK \l "_Toc531701026"</w:instrText>
        </w:r>
        <w:r w:rsidRPr="003F300B">
          <w:rPr>
            <w:rStyle w:val="Hyperlink"/>
          </w:rPr>
          <w:instrText xml:space="preserve"> </w:instrText>
        </w:r>
        <w:r w:rsidRPr="003F300B">
          <w:rPr>
            <w:rStyle w:val="Hyperlink"/>
          </w:rPr>
          <w:fldChar w:fldCharType="separate"/>
        </w:r>
        <w:r w:rsidRPr="003F300B">
          <w:rPr>
            <w:rStyle w:val="Hyperlink"/>
          </w:rPr>
          <w:t>11.1.</w:t>
        </w:r>
        <w:r>
          <w:rPr>
            <w:rFonts w:asciiTheme="minorHAnsi" w:eastAsiaTheme="minorEastAsia" w:hAnsiTheme="minorHAnsi" w:cstheme="minorBidi"/>
            <w:color w:val="auto"/>
            <w:sz w:val="22"/>
            <w:szCs w:val="22"/>
            <w:lang w:eastAsia="en-US"/>
          </w:rPr>
          <w:tab/>
        </w:r>
        <w:r w:rsidRPr="003F300B">
          <w:rPr>
            <w:rStyle w:val="Hyperlink"/>
          </w:rPr>
          <w:t>+WMTXPOWER Command: Test RF Tx</w:t>
        </w:r>
        <w:r>
          <w:rPr>
            <w:webHidden/>
          </w:rPr>
          <w:tab/>
        </w:r>
        <w:r>
          <w:rPr>
            <w:webHidden/>
          </w:rPr>
          <w:fldChar w:fldCharType="begin"/>
        </w:r>
        <w:r>
          <w:rPr>
            <w:webHidden/>
          </w:rPr>
          <w:instrText xml:space="preserve"> PAGEREF _Toc531701026 \h </w:instrText>
        </w:r>
      </w:ins>
      <w:r>
        <w:rPr>
          <w:webHidden/>
        </w:rPr>
      </w:r>
      <w:r>
        <w:rPr>
          <w:webHidden/>
        </w:rPr>
        <w:fldChar w:fldCharType="separate"/>
      </w:r>
      <w:ins w:id="1017" w:author="Elaine Baricante" w:date="2018-12-04T15:26:00Z">
        <w:r>
          <w:rPr>
            <w:webHidden/>
          </w:rPr>
          <w:t>1</w:t>
        </w:r>
        <w:r>
          <w:rPr>
            <w:webHidden/>
          </w:rPr>
          <w:fldChar w:fldCharType="end"/>
        </w:r>
        <w:r w:rsidRPr="003F300B">
          <w:rPr>
            <w:rStyle w:val="Hyperlink"/>
          </w:rPr>
          <w:fldChar w:fldCharType="end"/>
        </w:r>
      </w:ins>
    </w:p>
    <w:p w14:paraId="5B009280" w14:textId="0CA9E3DF" w:rsidR="00E01C7E" w:rsidRDefault="00E01C7E">
      <w:pPr>
        <w:pStyle w:val="TOC2"/>
        <w:rPr>
          <w:ins w:id="1018" w:author="Elaine Baricante" w:date="2018-12-04T15:26:00Z"/>
          <w:rFonts w:asciiTheme="minorHAnsi" w:eastAsiaTheme="minorEastAsia" w:hAnsiTheme="minorHAnsi" w:cstheme="minorBidi"/>
          <w:color w:val="auto"/>
          <w:sz w:val="22"/>
          <w:szCs w:val="22"/>
          <w:lang w:eastAsia="en-US"/>
        </w:rPr>
      </w:pPr>
      <w:ins w:id="1019" w:author="Elaine Baricante" w:date="2018-12-04T15:26:00Z">
        <w:r w:rsidRPr="003F300B">
          <w:rPr>
            <w:rStyle w:val="Hyperlink"/>
          </w:rPr>
          <w:fldChar w:fldCharType="begin"/>
        </w:r>
        <w:r w:rsidRPr="003F300B">
          <w:rPr>
            <w:rStyle w:val="Hyperlink"/>
          </w:rPr>
          <w:instrText xml:space="preserve"> </w:instrText>
        </w:r>
        <w:r>
          <w:instrText>HYPERLINK \l "_Toc531701028"</w:instrText>
        </w:r>
        <w:r w:rsidRPr="003F300B">
          <w:rPr>
            <w:rStyle w:val="Hyperlink"/>
          </w:rPr>
          <w:instrText xml:space="preserve"> </w:instrText>
        </w:r>
        <w:r w:rsidRPr="003F300B">
          <w:rPr>
            <w:rStyle w:val="Hyperlink"/>
          </w:rPr>
          <w:fldChar w:fldCharType="separate"/>
        </w:r>
        <w:r w:rsidRPr="003F300B">
          <w:rPr>
            <w:rStyle w:val="Hyperlink"/>
          </w:rPr>
          <w:t>11.2.</w:t>
        </w:r>
        <w:r>
          <w:rPr>
            <w:rFonts w:asciiTheme="minorHAnsi" w:eastAsiaTheme="minorEastAsia" w:hAnsiTheme="minorHAnsi" w:cstheme="minorBidi"/>
            <w:color w:val="auto"/>
            <w:sz w:val="22"/>
            <w:szCs w:val="22"/>
            <w:lang w:eastAsia="en-US"/>
          </w:rPr>
          <w:tab/>
        </w:r>
        <w:r w:rsidRPr="003F300B">
          <w:rPr>
            <w:rStyle w:val="Hyperlink"/>
          </w:rPr>
          <w:t>+WMRXPOWER Command: Test RF Rx</w:t>
        </w:r>
        <w:r>
          <w:rPr>
            <w:webHidden/>
          </w:rPr>
          <w:tab/>
        </w:r>
        <w:r>
          <w:rPr>
            <w:webHidden/>
          </w:rPr>
          <w:fldChar w:fldCharType="begin"/>
        </w:r>
        <w:r>
          <w:rPr>
            <w:webHidden/>
          </w:rPr>
          <w:instrText xml:space="preserve"> PAGEREF _Toc531701028 \h </w:instrText>
        </w:r>
      </w:ins>
      <w:r>
        <w:rPr>
          <w:webHidden/>
        </w:rPr>
      </w:r>
      <w:r>
        <w:rPr>
          <w:webHidden/>
        </w:rPr>
        <w:fldChar w:fldCharType="separate"/>
      </w:r>
      <w:ins w:id="1020" w:author="Elaine Baricante" w:date="2018-12-04T15:26:00Z">
        <w:r>
          <w:rPr>
            <w:webHidden/>
          </w:rPr>
          <w:t>1</w:t>
        </w:r>
        <w:r>
          <w:rPr>
            <w:webHidden/>
          </w:rPr>
          <w:fldChar w:fldCharType="end"/>
        </w:r>
        <w:r w:rsidRPr="003F300B">
          <w:rPr>
            <w:rStyle w:val="Hyperlink"/>
          </w:rPr>
          <w:fldChar w:fldCharType="end"/>
        </w:r>
      </w:ins>
    </w:p>
    <w:p w14:paraId="400129A4" w14:textId="67DD4030" w:rsidR="00E01C7E" w:rsidRDefault="00E01C7E">
      <w:pPr>
        <w:pStyle w:val="TOC1"/>
        <w:rPr>
          <w:ins w:id="1021" w:author="Elaine Baricante" w:date="2018-12-04T15:26:00Z"/>
          <w:rFonts w:asciiTheme="minorHAnsi" w:eastAsiaTheme="minorEastAsia" w:hAnsiTheme="minorHAnsi" w:cstheme="minorBidi"/>
          <w:b w:val="0"/>
          <w:bCs w:val="0"/>
          <w:caps w:val="0"/>
          <w:color w:val="auto"/>
          <w:sz w:val="22"/>
          <w:szCs w:val="22"/>
          <w:lang w:eastAsia="en-US"/>
        </w:rPr>
      </w:pPr>
      <w:ins w:id="1022" w:author="Elaine Baricante" w:date="2018-12-04T15:26:00Z">
        <w:r w:rsidRPr="003F300B">
          <w:rPr>
            <w:rStyle w:val="Hyperlink"/>
          </w:rPr>
          <w:fldChar w:fldCharType="begin"/>
        </w:r>
        <w:r w:rsidRPr="003F300B">
          <w:rPr>
            <w:rStyle w:val="Hyperlink"/>
          </w:rPr>
          <w:instrText xml:space="preserve"> </w:instrText>
        </w:r>
        <w:r>
          <w:instrText>HYPERLINK \l "_Toc531701029"</w:instrText>
        </w:r>
        <w:r w:rsidRPr="003F300B">
          <w:rPr>
            <w:rStyle w:val="Hyperlink"/>
          </w:rPr>
          <w:instrText xml:space="preserve"> </w:instrText>
        </w:r>
        <w:r w:rsidRPr="003F300B">
          <w:rPr>
            <w:rStyle w:val="Hyperlink"/>
          </w:rPr>
          <w:fldChar w:fldCharType="separate"/>
        </w:r>
        <w:r w:rsidRPr="003F300B">
          <w:rPr>
            <w:rStyle w:val="Hyperlink"/>
          </w:rPr>
          <w:t>12.</w:t>
        </w:r>
        <w:r>
          <w:rPr>
            <w:rFonts w:asciiTheme="minorHAnsi" w:eastAsiaTheme="minorEastAsia" w:hAnsiTheme="minorHAnsi" w:cstheme="minorBidi"/>
            <w:b w:val="0"/>
            <w:bCs w:val="0"/>
            <w:caps w:val="0"/>
            <w:color w:val="auto"/>
            <w:sz w:val="22"/>
            <w:szCs w:val="22"/>
            <w:lang w:eastAsia="en-US"/>
          </w:rPr>
          <w:tab/>
        </w:r>
        <w:r w:rsidRPr="003F300B">
          <w:rPr>
            <w:rStyle w:val="Hyperlink"/>
          </w:rPr>
          <w:t>Appendix</w:t>
        </w:r>
        <w:r>
          <w:rPr>
            <w:webHidden/>
          </w:rPr>
          <w:tab/>
        </w:r>
        <w:r>
          <w:rPr>
            <w:webHidden/>
          </w:rPr>
          <w:fldChar w:fldCharType="begin"/>
        </w:r>
        <w:r>
          <w:rPr>
            <w:webHidden/>
          </w:rPr>
          <w:instrText xml:space="preserve"> PAGEREF _Toc531701029 \h </w:instrText>
        </w:r>
      </w:ins>
      <w:r>
        <w:rPr>
          <w:webHidden/>
        </w:rPr>
      </w:r>
      <w:r>
        <w:rPr>
          <w:webHidden/>
        </w:rPr>
        <w:fldChar w:fldCharType="separate"/>
      </w:r>
      <w:ins w:id="1023" w:author="Elaine Baricante" w:date="2018-12-04T15:26:00Z">
        <w:r>
          <w:rPr>
            <w:webHidden/>
          </w:rPr>
          <w:t>1</w:t>
        </w:r>
        <w:r>
          <w:rPr>
            <w:webHidden/>
          </w:rPr>
          <w:fldChar w:fldCharType="end"/>
        </w:r>
        <w:r w:rsidRPr="003F300B">
          <w:rPr>
            <w:rStyle w:val="Hyperlink"/>
          </w:rPr>
          <w:fldChar w:fldCharType="end"/>
        </w:r>
      </w:ins>
    </w:p>
    <w:p w14:paraId="07A75D10" w14:textId="4656B71D" w:rsidR="00E01C7E" w:rsidRDefault="00E01C7E">
      <w:pPr>
        <w:pStyle w:val="TOC2"/>
        <w:rPr>
          <w:ins w:id="1024" w:author="Elaine Baricante" w:date="2018-12-04T15:26:00Z"/>
          <w:rFonts w:asciiTheme="minorHAnsi" w:eastAsiaTheme="minorEastAsia" w:hAnsiTheme="minorHAnsi" w:cstheme="minorBidi"/>
          <w:color w:val="auto"/>
          <w:sz w:val="22"/>
          <w:szCs w:val="22"/>
          <w:lang w:eastAsia="en-US"/>
        </w:rPr>
      </w:pPr>
      <w:ins w:id="1025" w:author="Elaine Baricante" w:date="2018-12-04T15:26:00Z">
        <w:r w:rsidRPr="003F300B">
          <w:rPr>
            <w:rStyle w:val="Hyperlink"/>
          </w:rPr>
          <w:fldChar w:fldCharType="begin"/>
        </w:r>
        <w:r w:rsidRPr="003F300B">
          <w:rPr>
            <w:rStyle w:val="Hyperlink"/>
          </w:rPr>
          <w:instrText xml:space="preserve"> </w:instrText>
        </w:r>
        <w:r>
          <w:instrText>HYPERLINK \l "_Toc531701030"</w:instrText>
        </w:r>
        <w:r w:rsidRPr="003F300B">
          <w:rPr>
            <w:rStyle w:val="Hyperlink"/>
          </w:rPr>
          <w:instrText xml:space="preserve"> </w:instrText>
        </w:r>
        <w:r w:rsidRPr="003F300B">
          <w:rPr>
            <w:rStyle w:val="Hyperlink"/>
          </w:rPr>
          <w:fldChar w:fldCharType="separate"/>
        </w:r>
        <w:r w:rsidRPr="003F300B">
          <w:rPr>
            <w:rStyle w:val="Hyperlink"/>
          </w:rPr>
          <w:t>12.1.</w:t>
        </w:r>
        <w:r>
          <w:rPr>
            <w:rFonts w:asciiTheme="minorHAnsi" w:eastAsiaTheme="minorEastAsia" w:hAnsiTheme="minorHAnsi" w:cstheme="minorBidi"/>
            <w:color w:val="auto"/>
            <w:sz w:val="22"/>
            <w:szCs w:val="22"/>
            <w:lang w:eastAsia="en-US"/>
          </w:rPr>
          <w:tab/>
        </w:r>
        <w:r w:rsidRPr="003F300B">
          <w:rPr>
            <w:rStyle w:val="Hyperlink"/>
          </w:rPr>
          <w:t>Command Timeout and Other Information</w:t>
        </w:r>
        <w:r>
          <w:rPr>
            <w:webHidden/>
          </w:rPr>
          <w:tab/>
        </w:r>
        <w:r>
          <w:rPr>
            <w:webHidden/>
          </w:rPr>
          <w:fldChar w:fldCharType="begin"/>
        </w:r>
        <w:r>
          <w:rPr>
            <w:webHidden/>
          </w:rPr>
          <w:instrText xml:space="preserve"> PAGEREF _Toc531701030 \h </w:instrText>
        </w:r>
      </w:ins>
      <w:r>
        <w:rPr>
          <w:webHidden/>
        </w:rPr>
      </w:r>
      <w:r>
        <w:rPr>
          <w:webHidden/>
        </w:rPr>
        <w:fldChar w:fldCharType="separate"/>
      </w:r>
      <w:ins w:id="1026" w:author="Elaine Baricante" w:date="2018-12-04T15:26:00Z">
        <w:r>
          <w:rPr>
            <w:webHidden/>
          </w:rPr>
          <w:t>1</w:t>
        </w:r>
        <w:r>
          <w:rPr>
            <w:webHidden/>
          </w:rPr>
          <w:fldChar w:fldCharType="end"/>
        </w:r>
        <w:r w:rsidRPr="003F300B">
          <w:rPr>
            <w:rStyle w:val="Hyperlink"/>
          </w:rPr>
          <w:fldChar w:fldCharType="end"/>
        </w:r>
      </w:ins>
    </w:p>
    <w:p w14:paraId="3AA9D22E" w14:textId="5DE28B04" w:rsidR="00E01C7E" w:rsidRDefault="00E01C7E">
      <w:pPr>
        <w:pStyle w:val="TOC2"/>
        <w:rPr>
          <w:ins w:id="1027" w:author="Elaine Baricante" w:date="2018-12-04T15:26:00Z"/>
          <w:rFonts w:asciiTheme="minorHAnsi" w:eastAsiaTheme="minorEastAsia" w:hAnsiTheme="minorHAnsi" w:cstheme="minorBidi"/>
          <w:color w:val="auto"/>
          <w:sz w:val="22"/>
          <w:szCs w:val="22"/>
          <w:lang w:eastAsia="en-US"/>
        </w:rPr>
      </w:pPr>
      <w:ins w:id="1028" w:author="Elaine Baricante" w:date="2018-12-04T15:26:00Z">
        <w:r w:rsidRPr="003F300B">
          <w:rPr>
            <w:rStyle w:val="Hyperlink"/>
          </w:rPr>
          <w:fldChar w:fldCharType="begin"/>
        </w:r>
        <w:r w:rsidRPr="003F300B">
          <w:rPr>
            <w:rStyle w:val="Hyperlink"/>
          </w:rPr>
          <w:instrText xml:space="preserve"> </w:instrText>
        </w:r>
        <w:r>
          <w:instrText>HYPERLINK \l "_Toc531701031"</w:instrText>
        </w:r>
        <w:r w:rsidRPr="003F300B">
          <w:rPr>
            <w:rStyle w:val="Hyperlink"/>
          </w:rPr>
          <w:instrText xml:space="preserve"> </w:instrText>
        </w:r>
        <w:r w:rsidRPr="003F300B">
          <w:rPr>
            <w:rStyle w:val="Hyperlink"/>
          </w:rPr>
          <w:fldChar w:fldCharType="separate"/>
        </w:r>
        <w:r w:rsidRPr="003F300B">
          <w:rPr>
            <w:rStyle w:val="Hyperlink"/>
          </w:rPr>
          <w:t>12.2.</w:t>
        </w:r>
        <w:r>
          <w:rPr>
            <w:rFonts w:asciiTheme="minorHAnsi" w:eastAsiaTheme="minorEastAsia" w:hAnsiTheme="minorHAnsi" w:cstheme="minorBidi"/>
            <w:color w:val="auto"/>
            <w:sz w:val="22"/>
            <w:szCs w:val="22"/>
            <w:lang w:eastAsia="en-US"/>
          </w:rPr>
          <w:tab/>
        </w:r>
        <w:r w:rsidRPr="003F300B">
          <w:rPr>
            <w:rStyle w:val="Hyperlink"/>
          </w:rPr>
          <w:t>Result Codes and Unsolicited Messages</w:t>
        </w:r>
        <w:r>
          <w:rPr>
            <w:webHidden/>
          </w:rPr>
          <w:tab/>
        </w:r>
        <w:r>
          <w:rPr>
            <w:webHidden/>
          </w:rPr>
          <w:fldChar w:fldCharType="begin"/>
        </w:r>
        <w:r>
          <w:rPr>
            <w:webHidden/>
          </w:rPr>
          <w:instrText xml:space="preserve"> PAGEREF _Toc531701031 \h </w:instrText>
        </w:r>
      </w:ins>
      <w:r>
        <w:rPr>
          <w:webHidden/>
        </w:rPr>
      </w:r>
      <w:r>
        <w:rPr>
          <w:webHidden/>
        </w:rPr>
        <w:fldChar w:fldCharType="separate"/>
      </w:r>
      <w:ins w:id="1029" w:author="Elaine Baricante" w:date="2018-12-04T15:26:00Z">
        <w:r>
          <w:rPr>
            <w:webHidden/>
          </w:rPr>
          <w:t>1</w:t>
        </w:r>
        <w:r>
          <w:rPr>
            <w:webHidden/>
          </w:rPr>
          <w:fldChar w:fldCharType="end"/>
        </w:r>
        <w:r w:rsidRPr="003F300B">
          <w:rPr>
            <w:rStyle w:val="Hyperlink"/>
          </w:rPr>
          <w:fldChar w:fldCharType="end"/>
        </w:r>
      </w:ins>
    </w:p>
    <w:p w14:paraId="1FF0FE5D" w14:textId="58D1D681" w:rsidR="00E01C7E" w:rsidRDefault="00E01C7E">
      <w:pPr>
        <w:pStyle w:val="TOC2"/>
        <w:rPr>
          <w:ins w:id="1030" w:author="Elaine Baricante" w:date="2018-12-04T15:26:00Z"/>
          <w:rFonts w:asciiTheme="minorHAnsi" w:eastAsiaTheme="minorEastAsia" w:hAnsiTheme="minorHAnsi" w:cstheme="minorBidi"/>
          <w:color w:val="auto"/>
          <w:sz w:val="22"/>
          <w:szCs w:val="22"/>
          <w:lang w:eastAsia="en-US"/>
        </w:rPr>
      </w:pPr>
      <w:ins w:id="1031" w:author="Elaine Baricante" w:date="2018-12-04T15:26:00Z">
        <w:r w:rsidRPr="003F300B">
          <w:rPr>
            <w:rStyle w:val="Hyperlink"/>
          </w:rPr>
          <w:fldChar w:fldCharType="begin"/>
        </w:r>
        <w:r w:rsidRPr="003F300B">
          <w:rPr>
            <w:rStyle w:val="Hyperlink"/>
          </w:rPr>
          <w:instrText xml:space="preserve"> </w:instrText>
        </w:r>
        <w:r>
          <w:instrText>HYPERLINK \l "_Toc531701032"</w:instrText>
        </w:r>
        <w:r w:rsidRPr="003F300B">
          <w:rPr>
            <w:rStyle w:val="Hyperlink"/>
          </w:rPr>
          <w:instrText xml:space="preserve"> </w:instrText>
        </w:r>
        <w:r w:rsidRPr="003F300B">
          <w:rPr>
            <w:rStyle w:val="Hyperlink"/>
          </w:rPr>
          <w:fldChar w:fldCharType="separate"/>
        </w:r>
        <w:r w:rsidRPr="003F300B">
          <w:rPr>
            <w:rStyle w:val="Hyperlink"/>
          </w:rPr>
          <w:t>12.3.</w:t>
        </w:r>
        <w:r>
          <w:rPr>
            <w:rFonts w:asciiTheme="minorHAnsi" w:eastAsiaTheme="minorEastAsia" w:hAnsiTheme="minorHAnsi" w:cstheme="minorBidi"/>
            <w:color w:val="auto"/>
            <w:sz w:val="22"/>
            <w:szCs w:val="22"/>
            <w:lang w:eastAsia="en-US"/>
          </w:rPr>
          <w:tab/>
        </w:r>
        <w:r w:rsidRPr="003F300B">
          <w:rPr>
            <w:rStyle w:val="Hyperlink"/>
          </w:rPr>
          <w:t>Error Codes</w:t>
        </w:r>
        <w:r>
          <w:rPr>
            <w:webHidden/>
          </w:rPr>
          <w:tab/>
        </w:r>
        <w:r>
          <w:rPr>
            <w:webHidden/>
          </w:rPr>
          <w:fldChar w:fldCharType="begin"/>
        </w:r>
        <w:r>
          <w:rPr>
            <w:webHidden/>
          </w:rPr>
          <w:instrText xml:space="preserve"> PAGEREF _Toc531701032 \h </w:instrText>
        </w:r>
      </w:ins>
      <w:r>
        <w:rPr>
          <w:webHidden/>
        </w:rPr>
      </w:r>
      <w:r>
        <w:rPr>
          <w:webHidden/>
        </w:rPr>
        <w:fldChar w:fldCharType="separate"/>
      </w:r>
      <w:ins w:id="1032" w:author="Elaine Baricante" w:date="2018-12-04T15:26:00Z">
        <w:r>
          <w:rPr>
            <w:webHidden/>
          </w:rPr>
          <w:t>1</w:t>
        </w:r>
        <w:r>
          <w:rPr>
            <w:webHidden/>
          </w:rPr>
          <w:fldChar w:fldCharType="end"/>
        </w:r>
        <w:r w:rsidRPr="003F300B">
          <w:rPr>
            <w:rStyle w:val="Hyperlink"/>
          </w:rPr>
          <w:fldChar w:fldCharType="end"/>
        </w:r>
      </w:ins>
    </w:p>
    <w:p w14:paraId="7B5AEC7B" w14:textId="48484F65" w:rsidR="00E01C7E" w:rsidRDefault="00E01C7E">
      <w:pPr>
        <w:pStyle w:val="TOC3"/>
        <w:rPr>
          <w:ins w:id="1033" w:author="Elaine Baricante" w:date="2018-12-04T15:26:00Z"/>
          <w:rFonts w:asciiTheme="minorHAnsi" w:eastAsiaTheme="minorEastAsia" w:hAnsiTheme="minorHAnsi" w:cstheme="minorBidi"/>
          <w:color w:val="auto"/>
          <w:sz w:val="22"/>
          <w:szCs w:val="22"/>
          <w:lang w:eastAsia="en-US"/>
        </w:rPr>
      </w:pPr>
      <w:ins w:id="1034" w:author="Elaine Baricante" w:date="2018-12-04T15:26:00Z">
        <w:r w:rsidRPr="003F300B">
          <w:rPr>
            <w:rStyle w:val="Hyperlink"/>
          </w:rPr>
          <w:fldChar w:fldCharType="begin"/>
        </w:r>
        <w:r w:rsidRPr="003F300B">
          <w:rPr>
            <w:rStyle w:val="Hyperlink"/>
          </w:rPr>
          <w:instrText xml:space="preserve"> </w:instrText>
        </w:r>
        <w:r>
          <w:instrText>HYPERLINK \l "_Toc531701033"</w:instrText>
        </w:r>
        <w:r w:rsidRPr="003F300B">
          <w:rPr>
            <w:rStyle w:val="Hyperlink"/>
          </w:rPr>
          <w:instrText xml:space="preserve"> </w:instrText>
        </w:r>
        <w:r w:rsidRPr="003F300B">
          <w:rPr>
            <w:rStyle w:val="Hyperlink"/>
          </w:rPr>
          <w:fldChar w:fldCharType="separate"/>
        </w:r>
        <w:r w:rsidRPr="003F300B">
          <w:rPr>
            <w:rStyle w:val="Hyperlink"/>
          </w:rPr>
          <w:t>12.3.1.</w:t>
        </w:r>
        <w:r>
          <w:rPr>
            <w:rFonts w:asciiTheme="minorHAnsi" w:eastAsiaTheme="minorEastAsia" w:hAnsiTheme="minorHAnsi" w:cstheme="minorBidi"/>
            <w:color w:val="auto"/>
            <w:sz w:val="22"/>
            <w:szCs w:val="22"/>
            <w:lang w:eastAsia="en-US"/>
          </w:rPr>
          <w:tab/>
        </w:r>
        <w:r w:rsidRPr="003F300B">
          <w:rPr>
            <w:rStyle w:val="Hyperlink"/>
          </w:rPr>
          <w:t>CME Error Codes</w:t>
        </w:r>
        <w:r>
          <w:rPr>
            <w:webHidden/>
          </w:rPr>
          <w:tab/>
        </w:r>
        <w:r>
          <w:rPr>
            <w:webHidden/>
          </w:rPr>
          <w:fldChar w:fldCharType="begin"/>
        </w:r>
        <w:r>
          <w:rPr>
            <w:webHidden/>
          </w:rPr>
          <w:instrText xml:space="preserve"> PAGEREF _Toc531701033 \h </w:instrText>
        </w:r>
      </w:ins>
      <w:r>
        <w:rPr>
          <w:webHidden/>
        </w:rPr>
      </w:r>
      <w:r>
        <w:rPr>
          <w:webHidden/>
        </w:rPr>
        <w:fldChar w:fldCharType="separate"/>
      </w:r>
      <w:ins w:id="1035" w:author="Elaine Baricante" w:date="2018-12-04T15:26:00Z">
        <w:r>
          <w:rPr>
            <w:webHidden/>
          </w:rPr>
          <w:t>1</w:t>
        </w:r>
        <w:r>
          <w:rPr>
            <w:webHidden/>
          </w:rPr>
          <w:fldChar w:fldCharType="end"/>
        </w:r>
        <w:r w:rsidRPr="003F300B">
          <w:rPr>
            <w:rStyle w:val="Hyperlink"/>
          </w:rPr>
          <w:fldChar w:fldCharType="end"/>
        </w:r>
      </w:ins>
    </w:p>
    <w:p w14:paraId="6A2F1B73" w14:textId="06A5A67D" w:rsidR="00E01C7E" w:rsidRDefault="00E01C7E">
      <w:pPr>
        <w:pStyle w:val="TOC3"/>
        <w:rPr>
          <w:ins w:id="1036" w:author="Elaine Baricante" w:date="2018-12-04T15:26:00Z"/>
          <w:rFonts w:asciiTheme="minorHAnsi" w:eastAsiaTheme="minorEastAsia" w:hAnsiTheme="minorHAnsi" w:cstheme="minorBidi"/>
          <w:color w:val="auto"/>
          <w:sz w:val="22"/>
          <w:szCs w:val="22"/>
          <w:lang w:eastAsia="en-US"/>
        </w:rPr>
      </w:pPr>
      <w:ins w:id="1037" w:author="Elaine Baricante" w:date="2018-12-04T15:26:00Z">
        <w:r w:rsidRPr="003F300B">
          <w:rPr>
            <w:rStyle w:val="Hyperlink"/>
          </w:rPr>
          <w:fldChar w:fldCharType="begin"/>
        </w:r>
        <w:r w:rsidRPr="003F300B">
          <w:rPr>
            <w:rStyle w:val="Hyperlink"/>
          </w:rPr>
          <w:instrText xml:space="preserve"> </w:instrText>
        </w:r>
        <w:r>
          <w:instrText>HYPERLINK \l "_Toc531701034"</w:instrText>
        </w:r>
        <w:r w:rsidRPr="003F300B">
          <w:rPr>
            <w:rStyle w:val="Hyperlink"/>
          </w:rPr>
          <w:instrText xml:space="preserve"> </w:instrText>
        </w:r>
        <w:r w:rsidRPr="003F300B">
          <w:rPr>
            <w:rStyle w:val="Hyperlink"/>
          </w:rPr>
          <w:fldChar w:fldCharType="separate"/>
        </w:r>
        <w:r w:rsidRPr="003F300B">
          <w:rPr>
            <w:rStyle w:val="Hyperlink"/>
          </w:rPr>
          <w:t>12.3.2.</w:t>
        </w:r>
        <w:r>
          <w:rPr>
            <w:rFonts w:asciiTheme="minorHAnsi" w:eastAsiaTheme="minorEastAsia" w:hAnsiTheme="minorHAnsi" w:cstheme="minorBidi"/>
            <w:color w:val="auto"/>
            <w:sz w:val="22"/>
            <w:szCs w:val="22"/>
            <w:lang w:eastAsia="en-US"/>
          </w:rPr>
          <w:tab/>
        </w:r>
        <w:r w:rsidRPr="003F300B">
          <w:rPr>
            <w:rStyle w:val="Hyperlink"/>
          </w:rPr>
          <w:t>CEER Error Codes</w:t>
        </w:r>
        <w:r>
          <w:rPr>
            <w:webHidden/>
          </w:rPr>
          <w:tab/>
        </w:r>
        <w:r>
          <w:rPr>
            <w:webHidden/>
          </w:rPr>
          <w:fldChar w:fldCharType="begin"/>
        </w:r>
        <w:r>
          <w:rPr>
            <w:webHidden/>
          </w:rPr>
          <w:instrText xml:space="preserve"> PAGEREF _Toc531701034 \h </w:instrText>
        </w:r>
      </w:ins>
      <w:r>
        <w:rPr>
          <w:webHidden/>
        </w:rPr>
      </w:r>
      <w:r>
        <w:rPr>
          <w:webHidden/>
        </w:rPr>
        <w:fldChar w:fldCharType="separate"/>
      </w:r>
      <w:ins w:id="1038" w:author="Elaine Baricante" w:date="2018-12-04T15:26:00Z">
        <w:r>
          <w:rPr>
            <w:webHidden/>
          </w:rPr>
          <w:t>1</w:t>
        </w:r>
        <w:r>
          <w:rPr>
            <w:webHidden/>
          </w:rPr>
          <w:fldChar w:fldCharType="end"/>
        </w:r>
        <w:r w:rsidRPr="003F300B">
          <w:rPr>
            <w:rStyle w:val="Hyperlink"/>
          </w:rPr>
          <w:fldChar w:fldCharType="end"/>
        </w:r>
      </w:ins>
    </w:p>
    <w:p w14:paraId="2C3CF2DB" w14:textId="1FADD509" w:rsidR="00E01C7E" w:rsidRDefault="00E01C7E">
      <w:pPr>
        <w:pStyle w:val="TOC3"/>
        <w:rPr>
          <w:ins w:id="1039" w:author="Elaine Baricante" w:date="2018-12-04T15:26:00Z"/>
          <w:rFonts w:asciiTheme="minorHAnsi" w:eastAsiaTheme="minorEastAsia" w:hAnsiTheme="minorHAnsi" w:cstheme="minorBidi"/>
          <w:color w:val="auto"/>
          <w:sz w:val="22"/>
          <w:szCs w:val="22"/>
          <w:lang w:eastAsia="en-US"/>
        </w:rPr>
      </w:pPr>
      <w:ins w:id="1040" w:author="Elaine Baricante" w:date="2018-12-04T15:26:00Z">
        <w:r w:rsidRPr="003F300B">
          <w:rPr>
            <w:rStyle w:val="Hyperlink"/>
          </w:rPr>
          <w:fldChar w:fldCharType="begin"/>
        </w:r>
        <w:r w:rsidRPr="003F300B">
          <w:rPr>
            <w:rStyle w:val="Hyperlink"/>
          </w:rPr>
          <w:instrText xml:space="preserve"> </w:instrText>
        </w:r>
        <w:r>
          <w:instrText>HYPERLINK \l "_Toc531701822"</w:instrText>
        </w:r>
        <w:r w:rsidRPr="003F300B">
          <w:rPr>
            <w:rStyle w:val="Hyperlink"/>
          </w:rPr>
          <w:instrText xml:space="preserve"> </w:instrText>
        </w:r>
        <w:r w:rsidRPr="003F300B">
          <w:rPr>
            <w:rStyle w:val="Hyperlink"/>
          </w:rPr>
          <w:fldChar w:fldCharType="separate"/>
        </w:r>
        <w:r w:rsidRPr="003F300B">
          <w:rPr>
            <w:rStyle w:val="Hyperlink"/>
          </w:rPr>
          <w:t>12.3.3.</w:t>
        </w:r>
        <w:r>
          <w:rPr>
            <w:rFonts w:asciiTheme="minorHAnsi" w:eastAsiaTheme="minorEastAsia" w:hAnsiTheme="minorHAnsi" w:cstheme="minorBidi"/>
            <w:color w:val="auto"/>
            <w:sz w:val="22"/>
            <w:szCs w:val="22"/>
            <w:lang w:eastAsia="en-US"/>
          </w:rPr>
          <w:tab/>
        </w:r>
        <w:r w:rsidRPr="003F300B">
          <w:rPr>
            <w:rStyle w:val="Hyperlink"/>
          </w:rPr>
          <w:t>CMS Error Codes</w:t>
        </w:r>
        <w:r>
          <w:rPr>
            <w:webHidden/>
          </w:rPr>
          <w:tab/>
        </w:r>
        <w:r>
          <w:rPr>
            <w:webHidden/>
          </w:rPr>
          <w:fldChar w:fldCharType="begin"/>
        </w:r>
        <w:r>
          <w:rPr>
            <w:webHidden/>
          </w:rPr>
          <w:instrText xml:space="preserve"> PAGEREF _Toc531701822 \h </w:instrText>
        </w:r>
      </w:ins>
      <w:r>
        <w:rPr>
          <w:webHidden/>
        </w:rPr>
      </w:r>
      <w:r>
        <w:rPr>
          <w:webHidden/>
        </w:rPr>
        <w:fldChar w:fldCharType="separate"/>
      </w:r>
      <w:ins w:id="1041" w:author="Elaine Baricante" w:date="2018-12-04T15:26:00Z">
        <w:r>
          <w:rPr>
            <w:webHidden/>
          </w:rPr>
          <w:t>1</w:t>
        </w:r>
        <w:r>
          <w:rPr>
            <w:webHidden/>
          </w:rPr>
          <w:fldChar w:fldCharType="end"/>
        </w:r>
        <w:r w:rsidRPr="003F300B">
          <w:rPr>
            <w:rStyle w:val="Hyperlink"/>
          </w:rPr>
          <w:fldChar w:fldCharType="end"/>
        </w:r>
      </w:ins>
    </w:p>
    <w:p w14:paraId="393D7A80" w14:textId="3F22848C" w:rsidR="00E01C7E" w:rsidRDefault="00E01C7E">
      <w:pPr>
        <w:pStyle w:val="TOC3"/>
        <w:rPr>
          <w:ins w:id="1042" w:author="Elaine Baricante" w:date="2018-12-04T15:26:00Z"/>
          <w:rFonts w:asciiTheme="minorHAnsi" w:eastAsiaTheme="minorEastAsia" w:hAnsiTheme="minorHAnsi" w:cstheme="minorBidi"/>
          <w:color w:val="auto"/>
          <w:sz w:val="22"/>
          <w:szCs w:val="22"/>
          <w:lang w:eastAsia="en-US"/>
        </w:rPr>
      </w:pPr>
      <w:ins w:id="1043" w:author="Elaine Baricante" w:date="2018-12-04T15:26:00Z">
        <w:r w:rsidRPr="003F300B">
          <w:rPr>
            <w:rStyle w:val="Hyperlink"/>
          </w:rPr>
          <w:fldChar w:fldCharType="begin"/>
        </w:r>
        <w:r w:rsidRPr="003F300B">
          <w:rPr>
            <w:rStyle w:val="Hyperlink"/>
          </w:rPr>
          <w:instrText xml:space="preserve"> </w:instrText>
        </w:r>
        <w:r>
          <w:instrText>HYPERLINK \l "_Toc531701823"</w:instrText>
        </w:r>
        <w:r w:rsidRPr="003F300B">
          <w:rPr>
            <w:rStyle w:val="Hyperlink"/>
          </w:rPr>
          <w:instrText xml:space="preserve"> </w:instrText>
        </w:r>
        <w:r w:rsidRPr="003F300B">
          <w:rPr>
            <w:rStyle w:val="Hyperlink"/>
          </w:rPr>
          <w:fldChar w:fldCharType="separate"/>
        </w:r>
        <w:r w:rsidRPr="003F300B">
          <w:rPr>
            <w:rStyle w:val="Hyperlink"/>
          </w:rPr>
          <w:t>12.3.4.</w:t>
        </w:r>
        <w:r>
          <w:rPr>
            <w:rFonts w:asciiTheme="minorHAnsi" w:eastAsiaTheme="minorEastAsia" w:hAnsiTheme="minorHAnsi" w:cstheme="minorBidi"/>
            <w:color w:val="auto"/>
            <w:sz w:val="22"/>
            <w:szCs w:val="22"/>
            <w:lang w:eastAsia="en-US"/>
          </w:rPr>
          <w:tab/>
        </w:r>
        <w:r w:rsidRPr="003F300B">
          <w:rPr>
            <w:rStyle w:val="Hyperlink"/>
          </w:rPr>
          <w:t>GPRS Error Codes</w:t>
        </w:r>
        <w:r>
          <w:rPr>
            <w:webHidden/>
          </w:rPr>
          <w:tab/>
        </w:r>
        <w:r>
          <w:rPr>
            <w:webHidden/>
          </w:rPr>
          <w:fldChar w:fldCharType="begin"/>
        </w:r>
        <w:r>
          <w:rPr>
            <w:webHidden/>
          </w:rPr>
          <w:instrText xml:space="preserve"> PAGEREF _Toc531701823 \h </w:instrText>
        </w:r>
      </w:ins>
      <w:r>
        <w:rPr>
          <w:webHidden/>
        </w:rPr>
      </w:r>
      <w:r>
        <w:rPr>
          <w:webHidden/>
        </w:rPr>
        <w:fldChar w:fldCharType="separate"/>
      </w:r>
      <w:ins w:id="1044" w:author="Elaine Baricante" w:date="2018-12-04T15:26:00Z">
        <w:r>
          <w:rPr>
            <w:webHidden/>
          </w:rPr>
          <w:t>1</w:t>
        </w:r>
        <w:r>
          <w:rPr>
            <w:webHidden/>
          </w:rPr>
          <w:fldChar w:fldCharType="end"/>
        </w:r>
        <w:r w:rsidRPr="003F300B">
          <w:rPr>
            <w:rStyle w:val="Hyperlink"/>
          </w:rPr>
          <w:fldChar w:fldCharType="end"/>
        </w:r>
      </w:ins>
    </w:p>
    <w:p w14:paraId="06914A29" w14:textId="6E17A47A" w:rsidR="00E01C7E" w:rsidRDefault="00E01C7E">
      <w:pPr>
        <w:pStyle w:val="TOC2"/>
        <w:rPr>
          <w:ins w:id="1045" w:author="Elaine Baricante" w:date="2018-12-04T15:26:00Z"/>
          <w:rFonts w:asciiTheme="minorHAnsi" w:eastAsiaTheme="minorEastAsia" w:hAnsiTheme="minorHAnsi" w:cstheme="minorBidi"/>
          <w:color w:val="auto"/>
          <w:sz w:val="22"/>
          <w:szCs w:val="22"/>
          <w:lang w:eastAsia="en-US"/>
        </w:rPr>
      </w:pPr>
      <w:ins w:id="1046" w:author="Elaine Baricante" w:date="2018-12-04T15:26:00Z">
        <w:r w:rsidRPr="003F300B">
          <w:rPr>
            <w:rStyle w:val="Hyperlink"/>
          </w:rPr>
          <w:fldChar w:fldCharType="begin"/>
        </w:r>
        <w:r w:rsidRPr="003F300B">
          <w:rPr>
            <w:rStyle w:val="Hyperlink"/>
          </w:rPr>
          <w:instrText xml:space="preserve"> </w:instrText>
        </w:r>
        <w:r>
          <w:instrText>HYPERLINK \l "_Toc531701824"</w:instrText>
        </w:r>
        <w:r w:rsidRPr="003F300B">
          <w:rPr>
            <w:rStyle w:val="Hyperlink"/>
          </w:rPr>
          <w:instrText xml:space="preserve"> </w:instrText>
        </w:r>
        <w:r w:rsidRPr="003F300B">
          <w:rPr>
            <w:rStyle w:val="Hyperlink"/>
          </w:rPr>
          <w:fldChar w:fldCharType="separate"/>
        </w:r>
        <w:r w:rsidRPr="003F300B">
          <w:rPr>
            <w:rStyle w:val="Hyperlink"/>
          </w:rPr>
          <w:t>12.4.</w:t>
        </w:r>
        <w:r>
          <w:rPr>
            <w:rFonts w:asciiTheme="minorHAnsi" w:eastAsiaTheme="minorEastAsia" w:hAnsiTheme="minorHAnsi" w:cstheme="minorBidi"/>
            <w:color w:val="auto"/>
            <w:sz w:val="22"/>
            <w:szCs w:val="22"/>
            <w:lang w:eastAsia="en-US"/>
          </w:rPr>
          <w:tab/>
        </w:r>
        <w:r w:rsidRPr="003F300B">
          <w:rPr>
            <w:rStyle w:val="Hyperlink"/>
          </w:rPr>
          <w:t>How to Use TCP Commands</w:t>
        </w:r>
        <w:r>
          <w:rPr>
            <w:webHidden/>
          </w:rPr>
          <w:tab/>
        </w:r>
        <w:r>
          <w:rPr>
            <w:webHidden/>
          </w:rPr>
          <w:fldChar w:fldCharType="begin"/>
        </w:r>
        <w:r>
          <w:rPr>
            <w:webHidden/>
          </w:rPr>
          <w:instrText xml:space="preserve"> PAGEREF _Toc531701824 \h </w:instrText>
        </w:r>
      </w:ins>
      <w:r>
        <w:rPr>
          <w:webHidden/>
        </w:rPr>
      </w:r>
      <w:r>
        <w:rPr>
          <w:webHidden/>
        </w:rPr>
        <w:fldChar w:fldCharType="separate"/>
      </w:r>
      <w:ins w:id="1047" w:author="Elaine Baricante" w:date="2018-12-04T15:26:00Z">
        <w:r>
          <w:rPr>
            <w:webHidden/>
          </w:rPr>
          <w:t>1</w:t>
        </w:r>
        <w:r>
          <w:rPr>
            <w:webHidden/>
          </w:rPr>
          <w:fldChar w:fldCharType="end"/>
        </w:r>
        <w:r w:rsidRPr="003F300B">
          <w:rPr>
            <w:rStyle w:val="Hyperlink"/>
          </w:rPr>
          <w:fldChar w:fldCharType="end"/>
        </w:r>
      </w:ins>
    </w:p>
    <w:p w14:paraId="0ED6A937" w14:textId="4BA1A9BD" w:rsidR="00E01C7E" w:rsidRDefault="00E01C7E">
      <w:pPr>
        <w:pStyle w:val="TOC3"/>
        <w:rPr>
          <w:ins w:id="1048" w:author="Elaine Baricante" w:date="2018-12-04T15:26:00Z"/>
          <w:rFonts w:asciiTheme="minorHAnsi" w:eastAsiaTheme="minorEastAsia" w:hAnsiTheme="minorHAnsi" w:cstheme="minorBidi"/>
          <w:color w:val="auto"/>
          <w:sz w:val="22"/>
          <w:szCs w:val="22"/>
          <w:lang w:eastAsia="en-US"/>
        </w:rPr>
      </w:pPr>
      <w:ins w:id="1049" w:author="Elaine Baricante" w:date="2018-12-04T15:26:00Z">
        <w:r w:rsidRPr="003F300B">
          <w:rPr>
            <w:rStyle w:val="Hyperlink"/>
          </w:rPr>
          <w:fldChar w:fldCharType="begin"/>
        </w:r>
        <w:r w:rsidRPr="003F300B">
          <w:rPr>
            <w:rStyle w:val="Hyperlink"/>
          </w:rPr>
          <w:instrText xml:space="preserve"> </w:instrText>
        </w:r>
        <w:r>
          <w:instrText>HYPERLINK \l "_Toc531701825"</w:instrText>
        </w:r>
        <w:r w:rsidRPr="003F300B">
          <w:rPr>
            <w:rStyle w:val="Hyperlink"/>
          </w:rPr>
          <w:instrText xml:space="preserve"> </w:instrText>
        </w:r>
        <w:r w:rsidRPr="003F300B">
          <w:rPr>
            <w:rStyle w:val="Hyperlink"/>
          </w:rPr>
          <w:fldChar w:fldCharType="separate"/>
        </w:r>
        <w:r w:rsidRPr="003F300B">
          <w:rPr>
            <w:rStyle w:val="Hyperlink"/>
          </w:rPr>
          <w:t>12.4.1.</w:t>
        </w:r>
        <w:r>
          <w:rPr>
            <w:rFonts w:asciiTheme="minorHAnsi" w:eastAsiaTheme="minorEastAsia" w:hAnsiTheme="minorHAnsi" w:cstheme="minorBidi"/>
            <w:color w:val="auto"/>
            <w:sz w:val="22"/>
            <w:szCs w:val="22"/>
            <w:lang w:eastAsia="en-US"/>
          </w:rPr>
          <w:tab/>
        </w:r>
        <w:r w:rsidRPr="003F300B">
          <w:rPr>
            <w:rStyle w:val="Hyperlink"/>
          </w:rPr>
          <w:t>Client Mode</w:t>
        </w:r>
        <w:r>
          <w:rPr>
            <w:webHidden/>
          </w:rPr>
          <w:tab/>
        </w:r>
        <w:r>
          <w:rPr>
            <w:webHidden/>
          </w:rPr>
          <w:fldChar w:fldCharType="begin"/>
        </w:r>
        <w:r>
          <w:rPr>
            <w:webHidden/>
          </w:rPr>
          <w:instrText xml:space="preserve"> PAGEREF _Toc531701825 \h </w:instrText>
        </w:r>
      </w:ins>
      <w:r>
        <w:rPr>
          <w:webHidden/>
        </w:rPr>
      </w:r>
      <w:r>
        <w:rPr>
          <w:webHidden/>
        </w:rPr>
        <w:fldChar w:fldCharType="separate"/>
      </w:r>
      <w:ins w:id="1050" w:author="Elaine Baricante" w:date="2018-12-04T15:26:00Z">
        <w:r>
          <w:rPr>
            <w:webHidden/>
          </w:rPr>
          <w:t>1</w:t>
        </w:r>
        <w:r>
          <w:rPr>
            <w:webHidden/>
          </w:rPr>
          <w:fldChar w:fldCharType="end"/>
        </w:r>
        <w:r w:rsidRPr="003F300B">
          <w:rPr>
            <w:rStyle w:val="Hyperlink"/>
          </w:rPr>
          <w:fldChar w:fldCharType="end"/>
        </w:r>
      </w:ins>
    </w:p>
    <w:p w14:paraId="5C265DCC" w14:textId="4A64A5AD" w:rsidR="00E01C7E" w:rsidRDefault="00E01C7E">
      <w:pPr>
        <w:pStyle w:val="TOC3"/>
        <w:rPr>
          <w:ins w:id="1051" w:author="Elaine Baricante" w:date="2018-12-04T15:26:00Z"/>
          <w:rFonts w:asciiTheme="minorHAnsi" w:eastAsiaTheme="minorEastAsia" w:hAnsiTheme="minorHAnsi" w:cstheme="minorBidi"/>
          <w:color w:val="auto"/>
          <w:sz w:val="22"/>
          <w:szCs w:val="22"/>
          <w:lang w:eastAsia="en-US"/>
        </w:rPr>
      </w:pPr>
      <w:ins w:id="1052" w:author="Elaine Baricante" w:date="2018-12-04T15:26:00Z">
        <w:r w:rsidRPr="003F300B">
          <w:rPr>
            <w:rStyle w:val="Hyperlink"/>
          </w:rPr>
          <w:fldChar w:fldCharType="begin"/>
        </w:r>
        <w:r w:rsidRPr="003F300B">
          <w:rPr>
            <w:rStyle w:val="Hyperlink"/>
          </w:rPr>
          <w:instrText xml:space="preserve"> </w:instrText>
        </w:r>
        <w:r>
          <w:instrText>HYPERLINK \l "_Toc531701826"</w:instrText>
        </w:r>
        <w:r w:rsidRPr="003F300B">
          <w:rPr>
            <w:rStyle w:val="Hyperlink"/>
          </w:rPr>
          <w:instrText xml:space="preserve"> </w:instrText>
        </w:r>
        <w:r w:rsidRPr="003F300B">
          <w:rPr>
            <w:rStyle w:val="Hyperlink"/>
          </w:rPr>
          <w:fldChar w:fldCharType="separate"/>
        </w:r>
        <w:r w:rsidRPr="003F300B">
          <w:rPr>
            <w:rStyle w:val="Hyperlink"/>
          </w:rPr>
          <w:t>12.4.2.</w:t>
        </w:r>
        <w:r>
          <w:rPr>
            <w:rFonts w:asciiTheme="minorHAnsi" w:eastAsiaTheme="minorEastAsia" w:hAnsiTheme="minorHAnsi" w:cstheme="minorBidi"/>
            <w:color w:val="auto"/>
            <w:sz w:val="22"/>
            <w:szCs w:val="22"/>
            <w:lang w:eastAsia="en-US"/>
          </w:rPr>
          <w:tab/>
        </w:r>
        <w:r w:rsidRPr="003F300B">
          <w:rPr>
            <w:rStyle w:val="Hyperlink"/>
          </w:rPr>
          <w:t>Server Mode</w:t>
        </w:r>
        <w:r>
          <w:rPr>
            <w:webHidden/>
          </w:rPr>
          <w:tab/>
        </w:r>
        <w:r>
          <w:rPr>
            <w:webHidden/>
          </w:rPr>
          <w:fldChar w:fldCharType="begin"/>
        </w:r>
        <w:r>
          <w:rPr>
            <w:webHidden/>
          </w:rPr>
          <w:instrText xml:space="preserve"> PAGEREF _Toc531701826 \h </w:instrText>
        </w:r>
      </w:ins>
      <w:r>
        <w:rPr>
          <w:webHidden/>
        </w:rPr>
      </w:r>
      <w:r>
        <w:rPr>
          <w:webHidden/>
        </w:rPr>
        <w:fldChar w:fldCharType="separate"/>
      </w:r>
      <w:ins w:id="1053" w:author="Elaine Baricante" w:date="2018-12-04T15:26:00Z">
        <w:r>
          <w:rPr>
            <w:webHidden/>
          </w:rPr>
          <w:t>1</w:t>
        </w:r>
        <w:r>
          <w:rPr>
            <w:webHidden/>
          </w:rPr>
          <w:fldChar w:fldCharType="end"/>
        </w:r>
        <w:r w:rsidRPr="003F300B">
          <w:rPr>
            <w:rStyle w:val="Hyperlink"/>
          </w:rPr>
          <w:fldChar w:fldCharType="end"/>
        </w:r>
      </w:ins>
    </w:p>
    <w:p w14:paraId="46E94B80" w14:textId="78246E9F" w:rsidR="00E01C7E" w:rsidRDefault="00E01C7E">
      <w:pPr>
        <w:pStyle w:val="TOC2"/>
        <w:rPr>
          <w:ins w:id="1054" w:author="Elaine Baricante" w:date="2018-12-04T15:26:00Z"/>
          <w:rFonts w:asciiTheme="minorHAnsi" w:eastAsiaTheme="minorEastAsia" w:hAnsiTheme="minorHAnsi" w:cstheme="minorBidi"/>
          <w:color w:val="auto"/>
          <w:sz w:val="22"/>
          <w:szCs w:val="22"/>
          <w:lang w:eastAsia="en-US"/>
        </w:rPr>
      </w:pPr>
      <w:ins w:id="1055" w:author="Elaine Baricante" w:date="2018-12-04T15:26:00Z">
        <w:r w:rsidRPr="003F300B">
          <w:rPr>
            <w:rStyle w:val="Hyperlink"/>
          </w:rPr>
          <w:fldChar w:fldCharType="begin"/>
        </w:r>
        <w:r w:rsidRPr="003F300B">
          <w:rPr>
            <w:rStyle w:val="Hyperlink"/>
          </w:rPr>
          <w:instrText xml:space="preserve"> </w:instrText>
        </w:r>
        <w:r>
          <w:instrText>HYPERLINK \l "_Toc531701827"</w:instrText>
        </w:r>
        <w:r w:rsidRPr="003F300B">
          <w:rPr>
            <w:rStyle w:val="Hyperlink"/>
          </w:rPr>
          <w:instrText xml:space="preserve"> </w:instrText>
        </w:r>
        <w:r w:rsidRPr="003F300B">
          <w:rPr>
            <w:rStyle w:val="Hyperlink"/>
          </w:rPr>
          <w:fldChar w:fldCharType="separate"/>
        </w:r>
        <w:r w:rsidRPr="003F300B">
          <w:rPr>
            <w:rStyle w:val="Hyperlink"/>
          </w:rPr>
          <w:t>12.5.</w:t>
        </w:r>
        <w:r>
          <w:rPr>
            <w:rFonts w:asciiTheme="minorHAnsi" w:eastAsiaTheme="minorEastAsia" w:hAnsiTheme="minorHAnsi" w:cstheme="minorBidi"/>
            <w:color w:val="auto"/>
            <w:sz w:val="22"/>
            <w:szCs w:val="22"/>
            <w:lang w:eastAsia="en-US"/>
          </w:rPr>
          <w:tab/>
        </w:r>
        <w:r w:rsidRPr="003F300B">
          <w:rPr>
            <w:rStyle w:val="Hyperlink"/>
          </w:rPr>
          <w:t>How to Use UDP Specific Commands</w:t>
        </w:r>
        <w:r>
          <w:rPr>
            <w:webHidden/>
          </w:rPr>
          <w:tab/>
        </w:r>
        <w:r>
          <w:rPr>
            <w:webHidden/>
          </w:rPr>
          <w:fldChar w:fldCharType="begin"/>
        </w:r>
        <w:r>
          <w:rPr>
            <w:webHidden/>
          </w:rPr>
          <w:instrText xml:space="preserve"> PAGEREF _Toc531701827 \h </w:instrText>
        </w:r>
      </w:ins>
      <w:r>
        <w:rPr>
          <w:webHidden/>
        </w:rPr>
      </w:r>
      <w:r>
        <w:rPr>
          <w:webHidden/>
        </w:rPr>
        <w:fldChar w:fldCharType="separate"/>
      </w:r>
      <w:ins w:id="1056" w:author="Elaine Baricante" w:date="2018-12-04T15:26:00Z">
        <w:r>
          <w:rPr>
            <w:webHidden/>
          </w:rPr>
          <w:t>1</w:t>
        </w:r>
        <w:r>
          <w:rPr>
            <w:webHidden/>
          </w:rPr>
          <w:fldChar w:fldCharType="end"/>
        </w:r>
        <w:r w:rsidRPr="003F300B">
          <w:rPr>
            <w:rStyle w:val="Hyperlink"/>
          </w:rPr>
          <w:fldChar w:fldCharType="end"/>
        </w:r>
      </w:ins>
    </w:p>
    <w:p w14:paraId="7F025905" w14:textId="14F51120" w:rsidR="00E01C7E" w:rsidRDefault="00E01C7E">
      <w:pPr>
        <w:pStyle w:val="TOC3"/>
        <w:rPr>
          <w:ins w:id="1057" w:author="Elaine Baricante" w:date="2018-12-04T15:26:00Z"/>
          <w:rFonts w:asciiTheme="minorHAnsi" w:eastAsiaTheme="minorEastAsia" w:hAnsiTheme="minorHAnsi" w:cstheme="minorBidi"/>
          <w:color w:val="auto"/>
          <w:sz w:val="22"/>
          <w:szCs w:val="22"/>
          <w:lang w:eastAsia="en-US"/>
        </w:rPr>
      </w:pPr>
      <w:ins w:id="1058" w:author="Elaine Baricante" w:date="2018-12-04T15:26:00Z">
        <w:r w:rsidRPr="003F300B">
          <w:rPr>
            <w:rStyle w:val="Hyperlink"/>
          </w:rPr>
          <w:fldChar w:fldCharType="begin"/>
        </w:r>
        <w:r w:rsidRPr="003F300B">
          <w:rPr>
            <w:rStyle w:val="Hyperlink"/>
          </w:rPr>
          <w:instrText xml:space="preserve"> </w:instrText>
        </w:r>
        <w:r>
          <w:instrText>HYPERLINK \l "_Toc531701828"</w:instrText>
        </w:r>
        <w:r w:rsidRPr="003F300B">
          <w:rPr>
            <w:rStyle w:val="Hyperlink"/>
          </w:rPr>
          <w:instrText xml:space="preserve"> </w:instrText>
        </w:r>
        <w:r w:rsidRPr="003F300B">
          <w:rPr>
            <w:rStyle w:val="Hyperlink"/>
          </w:rPr>
          <w:fldChar w:fldCharType="separate"/>
        </w:r>
        <w:r w:rsidRPr="003F300B">
          <w:rPr>
            <w:rStyle w:val="Hyperlink"/>
          </w:rPr>
          <w:t>12.5.1.</w:t>
        </w:r>
        <w:r>
          <w:rPr>
            <w:rFonts w:asciiTheme="minorHAnsi" w:eastAsiaTheme="minorEastAsia" w:hAnsiTheme="minorHAnsi" w:cstheme="minorBidi"/>
            <w:color w:val="auto"/>
            <w:sz w:val="22"/>
            <w:szCs w:val="22"/>
            <w:lang w:eastAsia="en-US"/>
          </w:rPr>
          <w:tab/>
        </w:r>
        <w:r w:rsidRPr="003F300B">
          <w:rPr>
            <w:rStyle w:val="Hyperlink"/>
          </w:rPr>
          <w:t>Client Mode</w:t>
        </w:r>
        <w:r>
          <w:rPr>
            <w:webHidden/>
          </w:rPr>
          <w:tab/>
        </w:r>
        <w:r>
          <w:rPr>
            <w:webHidden/>
          </w:rPr>
          <w:fldChar w:fldCharType="begin"/>
        </w:r>
        <w:r>
          <w:rPr>
            <w:webHidden/>
          </w:rPr>
          <w:instrText xml:space="preserve"> PAGEREF _Toc531701828 \h </w:instrText>
        </w:r>
      </w:ins>
      <w:r>
        <w:rPr>
          <w:webHidden/>
        </w:rPr>
      </w:r>
      <w:r>
        <w:rPr>
          <w:webHidden/>
        </w:rPr>
        <w:fldChar w:fldCharType="separate"/>
      </w:r>
      <w:ins w:id="1059" w:author="Elaine Baricante" w:date="2018-12-04T15:26:00Z">
        <w:r>
          <w:rPr>
            <w:webHidden/>
          </w:rPr>
          <w:t>1</w:t>
        </w:r>
        <w:r>
          <w:rPr>
            <w:webHidden/>
          </w:rPr>
          <w:fldChar w:fldCharType="end"/>
        </w:r>
        <w:r w:rsidRPr="003F300B">
          <w:rPr>
            <w:rStyle w:val="Hyperlink"/>
          </w:rPr>
          <w:fldChar w:fldCharType="end"/>
        </w:r>
      </w:ins>
    </w:p>
    <w:p w14:paraId="181E07C2" w14:textId="776EA8DE" w:rsidR="00E01C7E" w:rsidRDefault="00E01C7E">
      <w:pPr>
        <w:pStyle w:val="TOC3"/>
        <w:rPr>
          <w:ins w:id="1060" w:author="Elaine Baricante" w:date="2018-12-04T15:26:00Z"/>
          <w:rFonts w:asciiTheme="minorHAnsi" w:eastAsiaTheme="minorEastAsia" w:hAnsiTheme="minorHAnsi" w:cstheme="minorBidi"/>
          <w:color w:val="auto"/>
          <w:sz w:val="22"/>
          <w:szCs w:val="22"/>
          <w:lang w:eastAsia="en-US"/>
        </w:rPr>
      </w:pPr>
      <w:ins w:id="1061" w:author="Elaine Baricante" w:date="2018-12-04T15:26:00Z">
        <w:r w:rsidRPr="003F300B">
          <w:rPr>
            <w:rStyle w:val="Hyperlink"/>
          </w:rPr>
          <w:fldChar w:fldCharType="begin"/>
        </w:r>
        <w:r w:rsidRPr="003F300B">
          <w:rPr>
            <w:rStyle w:val="Hyperlink"/>
          </w:rPr>
          <w:instrText xml:space="preserve"> </w:instrText>
        </w:r>
        <w:r>
          <w:instrText>HYPERLINK \l "_Toc531701829"</w:instrText>
        </w:r>
        <w:r w:rsidRPr="003F300B">
          <w:rPr>
            <w:rStyle w:val="Hyperlink"/>
          </w:rPr>
          <w:instrText xml:space="preserve"> </w:instrText>
        </w:r>
        <w:r w:rsidRPr="003F300B">
          <w:rPr>
            <w:rStyle w:val="Hyperlink"/>
          </w:rPr>
          <w:fldChar w:fldCharType="separate"/>
        </w:r>
        <w:r w:rsidRPr="003F300B">
          <w:rPr>
            <w:rStyle w:val="Hyperlink"/>
          </w:rPr>
          <w:t>12.5.2.</w:t>
        </w:r>
        <w:r>
          <w:rPr>
            <w:rFonts w:asciiTheme="minorHAnsi" w:eastAsiaTheme="minorEastAsia" w:hAnsiTheme="minorHAnsi" w:cstheme="minorBidi"/>
            <w:color w:val="auto"/>
            <w:sz w:val="22"/>
            <w:szCs w:val="22"/>
            <w:lang w:eastAsia="en-US"/>
          </w:rPr>
          <w:tab/>
        </w:r>
        <w:r w:rsidRPr="003F300B">
          <w:rPr>
            <w:rStyle w:val="Hyperlink"/>
          </w:rPr>
          <w:t>Use Cases for KTCP_DATA and KUDP_DATA (with/without data auto retrieval)</w:t>
        </w:r>
        <w:r>
          <w:rPr>
            <w:webHidden/>
          </w:rPr>
          <w:tab/>
        </w:r>
        <w:r>
          <w:rPr>
            <w:webHidden/>
          </w:rPr>
          <w:fldChar w:fldCharType="begin"/>
        </w:r>
        <w:r>
          <w:rPr>
            <w:webHidden/>
          </w:rPr>
          <w:instrText xml:space="preserve"> PAGEREF _Toc531701829 \h </w:instrText>
        </w:r>
      </w:ins>
      <w:r>
        <w:rPr>
          <w:webHidden/>
        </w:rPr>
      </w:r>
      <w:r>
        <w:rPr>
          <w:webHidden/>
        </w:rPr>
        <w:fldChar w:fldCharType="separate"/>
      </w:r>
      <w:ins w:id="1062" w:author="Elaine Baricante" w:date="2018-12-04T15:26:00Z">
        <w:r>
          <w:rPr>
            <w:webHidden/>
          </w:rPr>
          <w:t>1</w:t>
        </w:r>
        <w:r>
          <w:rPr>
            <w:webHidden/>
          </w:rPr>
          <w:fldChar w:fldCharType="end"/>
        </w:r>
        <w:r w:rsidRPr="003F300B">
          <w:rPr>
            <w:rStyle w:val="Hyperlink"/>
          </w:rPr>
          <w:fldChar w:fldCharType="end"/>
        </w:r>
      </w:ins>
    </w:p>
    <w:p w14:paraId="1EE691DD" w14:textId="36595310" w:rsidR="00D82E8E" w:rsidRPr="00794639" w:rsidRDefault="007B3CDF" w:rsidP="000F0B7D">
      <w:r w:rsidRPr="00794639">
        <w:rPr>
          <w:rFonts w:cs="Arial"/>
          <w:b/>
          <w:bCs/>
          <w:caps/>
          <w:color w:val="C10538"/>
          <w:sz w:val="24"/>
          <w:szCs w:val="20"/>
          <w:lang w:eastAsia="fr-FR"/>
        </w:rPr>
        <w:fldChar w:fldCharType="end"/>
      </w:r>
    </w:p>
    <w:p w14:paraId="0E769116" w14:textId="77777777" w:rsidR="00924D03" w:rsidRPr="00794639" w:rsidRDefault="00924D03" w:rsidP="002B1BD6">
      <w:pPr>
        <w:sectPr w:rsidR="00924D03" w:rsidRPr="00794639" w:rsidSect="004F7779">
          <w:headerReference w:type="even" r:id="rId25"/>
          <w:headerReference w:type="default" r:id="rId26"/>
          <w:headerReference w:type="first" r:id="rId27"/>
          <w:footerReference w:type="first" r:id="rId28"/>
          <w:pgSz w:w="11906" w:h="16838" w:code="9"/>
          <w:pgMar w:top="1440" w:right="1440" w:bottom="1440" w:left="1440" w:header="720" w:footer="720" w:gutter="0"/>
          <w:cols w:space="720"/>
          <w:titlePg/>
          <w:docGrid w:linePitch="360"/>
        </w:sectPr>
      </w:pPr>
      <w:bookmarkStart w:id="1067" w:name="_Toc232914897"/>
    </w:p>
    <w:p w14:paraId="6AAA873A" w14:textId="77777777" w:rsidR="00924D03" w:rsidRPr="00794639" w:rsidRDefault="00924D03" w:rsidP="002037FF">
      <w:pPr>
        <w:pStyle w:val="ChapterTitleNoNum"/>
      </w:pPr>
      <w:r w:rsidRPr="00794639">
        <w:lastRenderedPageBreak/>
        <w:t>List of Tables</w:t>
      </w:r>
    </w:p>
    <w:p w14:paraId="432F521E" w14:textId="2E4DB254" w:rsidR="00E01C7E" w:rsidRDefault="007B3CDF">
      <w:pPr>
        <w:pStyle w:val="TableofFigures"/>
        <w:rPr>
          <w:ins w:id="1068" w:author="Elaine Baricante" w:date="2018-12-04T15:25:00Z"/>
          <w:rFonts w:asciiTheme="minorHAnsi" w:eastAsiaTheme="minorEastAsia" w:hAnsiTheme="minorHAnsi" w:cstheme="minorBidi"/>
          <w:noProof/>
          <w:color w:val="auto"/>
          <w:sz w:val="22"/>
          <w:szCs w:val="22"/>
        </w:rPr>
      </w:pPr>
      <w:r w:rsidRPr="00794639">
        <w:fldChar w:fldCharType="begin"/>
      </w:r>
      <w:r w:rsidR="00924D03" w:rsidRPr="00794639">
        <w:instrText xml:space="preserve"> TOC \h \z \t "TableCaption" \c "Table" </w:instrText>
      </w:r>
      <w:r w:rsidRPr="00794639">
        <w:fldChar w:fldCharType="separate"/>
      </w:r>
      <w:ins w:id="1069" w:author="Elaine Baricante" w:date="2018-12-04T15:25:00Z">
        <w:r w:rsidR="00E01C7E" w:rsidRPr="00F705D3">
          <w:rPr>
            <w:rStyle w:val="Hyperlink"/>
            <w:rFonts w:eastAsia="SimSun"/>
            <w:noProof/>
          </w:rPr>
          <w:fldChar w:fldCharType="begin"/>
        </w:r>
        <w:r w:rsidR="00E01C7E" w:rsidRPr="00F705D3">
          <w:rPr>
            <w:rStyle w:val="Hyperlink"/>
            <w:rFonts w:eastAsia="SimSun"/>
            <w:noProof/>
          </w:rPr>
          <w:instrText xml:space="preserve"> </w:instrText>
        </w:r>
        <w:r w:rsidR="00E01C7E">
          <w:rPr>
            <w:noProof/>
          </w:rPr>
          <w:instrText>HYPERLINK \l "_Toc531700428"</w:instrText>
        </w:r>
        <w:r w:rsidR="00E01C7E" w:rsidRPr="00F705D3">
          <w:rPr>
            <w:rStyle w:val="Hyperlink"/>
            <w:rFonts w:eastAsia="SimSun"/>
            <w:noProof/>
          </w:rPr>
          <w:instrText xml:space="preserve"> </w:instrText>
        </w:r>
        <w:r w:rsidR="00E01C7E" w:rsidRPr="00F705D3">
          <w:rPr>
            <w:rStyle w:val="Hyperlink"/>
            <w:rFonts w:eastAsia="SimSun"/>
            <w:noProof/>
          </w:rPr>
          <w:fldChar w:fldCharType="separate"/>
        </w:r>
        <w:r w:rsidR="00E01C7E" w:rsidRPr="00F705D3">
          <w:rPr>
            <w:rStyle w:val="Hyperlink"/>
            <w:rFonts w:eastAsia="SimSun"/>
            <w:noProof/>
            <w:spacing w:val="1"/>
          </w:rPr>
          <w:t>Table 1.</w:t>
        </w:r>
        <w:r w:rsidR="00E01C7E">
          <w:rPr>
            <w:rFonts w:asciiTheme="minorHAnsi" w:eastAsiaTheme="minorEastAsia" w:hAnsiTheme="minorHAnsi" w:cstheme="minorBidi"/>
            <w:noProof/>
            <w:color w:val="auto"/>
            <w:sz w:val="22"/>
            <w:szCs w:val="22"/>
          </w:rPr>
          <w:tab/>
        </w:r>
        <w:r w:rsidR="00E01C7E" w:rsidRPr="00F705D3">
          <w:rPr>
            <w:rStyle w:val="Hyperlink"/>
            <w:rFonts w:eastAsia="SimSun"/>
            <w:noProof/>
          </w:rPr>
          <w:t>Types of Extended AT Commands</w:t>
        </w:r>
        <w:r w:rsidR="00E01C7E">
          <w:rPr>
            <w:noProof/>
            <w:webHidden/>
          </w:rPr>
          <w:tab/>
        </w:r>
        <w:r w:rsidR="00E01C7E">
          <w:rPr>
            <w:noProof/>
            <w:webHidden/>
          </w:rPr>
          <w:fldChar w:fldCharType="begin"/>
        </w:r>
        <w:r w:rsidR="00E01C7E">
          <w:rPr>
            <w:noProof/>
            <w:webHidden/>
          </w:rPr>
          <w:instrText xml:space="preserve"> PAGEREF _Toc531700428 \h </w:instrText>
        </w:r>
      </w:ins>
      <w:r w:rsidR="00E01C7E">
        <w:rPr>
          <w:noProof/>
          <w:webHidden/>
        </w:rPr>
      </w:r>
      <w:r w:rsidR="00E01C7E">
        <w:rPr>
          <w:noProof/>
          <w:webHidden/>
        </w:rPr>
        <w:fldChar w:fldCharType="separate"/>
      </w:r>
      <w:ins w:id="1070" w:author="Elaine Baricante" w:date="2018-12-04T15:25:00Z">
        <w:r w:rsidR="00E01C7E">
          <w:rPr>
            <w:noProof/>
            <w:webHidden/>
          </w:rPr>
          <w:t>14</w:t>
        </w:r>
        <w:r w:rsidR="00E01C7E">
          <w:rPr>
            <w:noProof/>
            <w:webHidden/>
          </w:rPr>
          <w:fldChar w:fldCharType="end"/>
        </w:r>
        <w:r w:rsidR="00E01C7E" w:rsidRPr="00F705D3">
          <w:rPr>
            <w:rStyle w:val="Hyperlink"/>
            <w:rFonts w:eastAsia="SimSun"/>
            <w:noProof/>
          </w:rPr>
          <w:fldChar w:fldCharType="end"/>
        </w:r>
      </w:ins>
    </w:p>
    <w:p w14:paraId="096E3240" w14:textId="01BDA05B" w:rsidR="00E01C7E" w:rsidRDefault="00E01C7E">
      <w:pPr>
        <w:pStyle w:val="TableofFigures"/>
        <w:rPr>
          <w:ins w:id="1071" w:author="Elaine Baricante" w:date="2018-12-04T15:25:00Z"/>
          <w:rFonts w:asciiTheme="minorHAnsi" w:eastAsiaTheme="minorEastAsia" w:hAnsiTheme="minorHAnsi" w:cstheme="minorBidi"/>
          <w:noProof/>
          <w:color w:val="auto"/>
          <w:sz w:val="22"/>
          <w:szCs w:val="22"/>
        </w:rPr>
      </w:pPr>
      <w:ins w:id="1072" w:author="Elaine Baricante" w:date="2018-12-04T15:25:00Z">
        <w:r w:rsidRPr="00F705D3">
          <w:rPr>
            <w:rStyle w:val="Hyperlink"/>
            <w:rFonts w:eastAsia="SimSun"/>
            <w:noProof/>
          </w:rPr>
          <w:fldChar w:fldCharType="begin"/>
        </w:r>
        <w:r w:rsidRPr="00F705D3">
          <w:rPr>
            <w:rStyle w:val="Hyperlink"/>
            <w:rFonts w:eastAsia="SimSun"/>
            <w:noProof/>
          </w:rPr>
          <w:instrText xml:space="preserve"> </w:instrText>
        </w:r>
        <w:r>
          <w:rPr>
            <w:noProof/>
          </w:rPr>
          <w:instrText>HYPERLINK \l "_Toc531700431"</w:instrText>
        </w:r>
        <w:r w:rsidRPr="00F705D3">
          <w:rPr>
            <w:rStyle w:val="Hyperlink"/>
            <w:rFonts w:eastAsia="SimSun"/>
            <w:noProof/>
          </w:rPr>
          <w:instrText xml:space="preserve"> </w:instrText>
        </w:r>
        <w:r w:rsidRPr="00F705D3">
          <w:rPr>
            <w:rStyle w:val="Hyperlink"/>
            <w:rFonts w:eastAsia="SimSun"/>
            <w:noProof/>
          </w:rPr>
          <w:fldChar w:fldCharType="separate"/>
        </w:r>
        <w:r w:rsidRPr="00F705D3">
          <w:rPr>
            <w:rStyle w:val="Hyperlink"/>
            <w:rFonts w:eastAsia="SimSun"/>
            <w:noProof/>
            <w:spacing w:val="1"/>
          </w:rPr>
          <w:t>Table 2.</w:t>
        </w:r>
        <w:r>
          <w:rPr>
            <w:rFonts w:asciiTheme="minorHAnsi" w:eastAsiaTheme="minorEastAsia" w:hAnsiTheme="minorHAnsi" w:cstheme="minorBidi"/>
            <w:noProof/>
            <w:color w:val="auto"/>
            <w:sz w:val="22"/>
            <w:szCs w:val="22"/>
          </w:rPr>
          <w:tab/>
        </w:r>
        <w:r w:rsidRPr="00F705D3">
          <w:rPr>
            <w:rStyle w:val="Hyperlink"/>
            <w:rFonts w:eastAsia="SimSun"/>
            <w:noProof/>
          </w:rPr>
          <w:t>AT+KSLEEP Command Description</w:t>
        </w:r>
        <w:r>
          <w:rPr>
            <w:noProof/>
            <w:webHidden/>
          </w:rPr>
          <w:tab/>
        </w:r>
        <w:r>
          <w:rPr>
            <w:noProof/>
            <w:webHidden/>
          </w:rPr>
          <w:fldChar w:fldCharType="begin"/>
        </w:r>
        <w:r>
          <w:rPr>
            <w:noProof/>
            <w:webHidden/>
          </w:rPr>
          <w:instrText xml:space="preserve"> PAGEREF _Toc531700431 \h </w:instrText>
        </w:r>
      </w:ins>
      <w:r>
        <w:rPr>
          <w:noProof/>
          <w:webHidden/>
        </w:rPr>
      </w:r>
      <w:r>
        <w:rPr>
          <w:noProof/>
          <w:webHidden/>
        </w:rPr>
        <w:fldChar w:fldCharType="separate"/>
      </w:r>
      <w:ins w:id="1073" w:author="Elaine Baricante" w:date="2018-12-04T15:25:00Z">
        <w:r>
          <w:rPr>
            <w:noProof/>
            <w:webHidden/>
          </w:rPr>
          <w:t>64</w:t>
        </w:r>
        <w:r>
          <w:rPr>
            <w:noProof/>
            <w:webHidden/>
          </w:rPr>
          <w:fldChar w:fldCharType="end"/>
        </w:r>
        <w:r w:rsidRPr="00F705D3">
          <w:rPr>
            <w:rStyle w:val="Hyperlink"/>
            <w:rFonts w:eastAsia="SimSun"/>
            <w:noProof/>
          </w:rPr>
          <w:fldChar w:fldCharType="end"/>
        </w:r>
      </w:ins>
    </w:p>
    <w:p w14:paraId="638A838F" w14:textId="421ABF0D" w:rsidR="00E01C7E" w:rsidRDefault="00E01C7E">
      <w:pPr>
        <w:pStyle w:val="TableofFigures"/>
        <w:rPr>
          <w:ins w:id="1074" w:author="Elaine Baricante" w:date="2018-12-04T15:25:00Z"/>
          <w:rFonts w:asciiTheme="minorHAnsi" w:eastAsiaTheme="minorEastAsia" w:hAnsiTheme="minorHAnsi" w:cstheme="minorBidi"/>
          <w:noProof/>
          <w:color w:val="auto"/>
          <w:sz w:val="22"/>
          <w:szCs w:val="22"/>
        </w:rPr>
      </w:pPr>
      <w:ins w:id="1075" w:author="Elaine Baricante" w:date="2018-12-04T15:25:00Z">
        <w:r w:rsidRPr="00F705D3">
          <w:rPr>
            <w:rStyle w:val="Hyperlink"/>
            <w:rFonts w:eastAsia="SimSun"/>
            <w:noProof/>
          </w:rPr>
          <w:fldChar w:fldCharType="begin"/>
        </w:r>
        <w:r w:rsidRPr="00F705D3">
          <w:rPr>
            <w:rStyle w:val="Hyperlink"/>
            <w:rFonts w:eastAsia="SimSun"/>
            <w:noProof/>
          </w:rPr>
          <w:instrText xml:space="preserve"> </w:instrText>
        </w:r>
        <w:r>
          <w:rPr>
            <w:noProof/>
          </w:rPr>
          <w:instrText>HYPERLINK \l "_Toc531700432"</w:instrText>
        </w:r>
        <w:r w:rsidRPr="00F705D3">
          <w:rPr>
            <w:rStyle w:val="Hyperlink"/>
            <w:rFonts w:eastAsia="SimSun"/>
            <w:noProof/>
          </w:rPr>
          <w:instrText xml:space="preserve"> </w:instrText>
        </w:r>
        <w:r w:rsidRPr="00F705D3">
          <w:rPr>
            <w:rStyle w:val="Hyperlink"/>
            <w:rFonts w:eastAsia="SimSun"/>
            <w:noProof/>
          </w:rPr>
          <w:fldChar w:fldCharType="separate"/>
        </w:r>
        <w:r w:rsidRPr="00F705D3">
          <w:rPr>
            <w:rStyle w:val="Hyperlink"/>
            <w:rFonts w:eastAsia="SimSun"/>
            <w:noProof/>
            <w:spacing w:val="1"/>
          </w:rPr>
          <w:t>Table 3.</w:t>
        </w:r>
        <w:r>
          <w:rPr>
            <w:rFonts w:asciiTheme="minorHAnsi" w:eastAsiaTheme="minorEastAsia" w:hAnsiTheme="minorHAnsi" w:cstheme="minorBidi"/>
            <w:noProof/>
            <w:color w:val="auto"/>
            <w:sz w:val="22"/>
            <w:szCs w:val="22"/>
          </w:rPr>
          <w:tab/>
        </w:r>
        <w:r w:rsidRPr="00F705D3">
          <w:rPr>
            <w:rStyle w:val="Hyperlink"/>
            <w:rFonts w:eastAsia="SimSun"/>
            <w:noProof/>
          </w:rPr>
          <w:t>Supported Cipher Suites</w:t>
        </w:r>
        <w:r>
          <w:rPr>
            <w:noProof/>
            <w:webHidden/>
          </w:rPr>
          <w:tab/>
        </w:r>
        <w:r>
          <w:rPr>
            <w:noProof/>
            <w:webHidden/>
          </w:rPr>
          <w:fldChar w:fldCharType="begin"/>
        </w:r>
        <w:r>
          <w:rPr>
            <w:noProof/>
            <w:webHidden/>
          </w:rPr>
          <w:instrText xml:space="preserve"> PAGEREF _Toc531700432 \h </w:instrText>
        </w:r>
      </w:ins>
      <w:r>
        <w:rPr>
          <w:noProof/>
          <w:webHidden/>
        </w:rPr>
      </w:r>
      <w:r>
        <w:rPr>
          <w:noProof/>
          <w:webHidden/>
        </w:rPr>
        <w:fldChar w:fldCharType="separate"/>
      </w:r>
      <w:ins w:id="1076" w:author="Elaine Baricante" w:date="2018-12-04T15:25:00Z">
        <w:r>
          <w:rPr>
            <w:noProof/>
            <w:webHidden/>
          </w:rPr>
          <w:t>119</w:t>
        </w:r>
        <w:r>
          <w:rPr>
            <w:noProof/>
            <w:webHidden/>
          </w:rPr>
          <w:fldChar w:fldCharType="end"/>
        </w:r>
        <w:r w:rsidRPr="00F705D3">
          <w:rPr>
            <w:rStyle w:val="Hyperlink"/>
            <w:rFonts w:eastAsia="SimSun"/>
            <w:noProof/>
          </w:rPr>
          <w:fldChar w:fldCharType="end"/>
        </w:r>
      </w:ins>
    </w:p>
    <w:p w14:paraId="53E5FBA2" w14:textId="4BC24020" w:rsidR="00E01C7E" w:rsidRDefault="00E01C7E">
      <w:pPr>
        <w:pStyle w:val="TableofFigures"/>
        <w:rPr>
          <w:ins w:id="1077" w:author="Elaine Baricante" w:date="2018-12-04T15:25:00Z"/>
          <w:rFonts w:asciiTheme="minorHAnsi" w:eastAsiaTheme="minorEastAsia" w:hAnsiTheme="minorHAnsi" w:cstheme="minorBidi"/>
          <w:noProof/>
          <w:color w:val="auto"/>
          <w:sz w:val="22"/>
          <w:szCs w:val="22"/>
        </w:rPr>
      </w:pPr>
      <w:ins w:id="1078" w:author="Elaine Baricante" w:date="2018-12-04T15:25:00Z">
        <w:r w:rsidRPr="00F705D3">
          <w:rPr>
            <w:rStyle w:val="Hyperlink"/>
            <w:rFonts w:eastAsia="SimSun"/>
            <w:noProof/>
          </w:rPr>
          <w:fldChar w:fldCharType="begin"/>
        </w:r>
        <w:r w:rsidRPr="00F705D3">
          <w:rPr>
            <w:rStyle w:val="Hyperlink"/>
            <w:rFonts w:eastAsia="SimSun"/>
            <w:noProof/>
          </w:rPr>
          <w:instrText xml:space="preserve"> </w:instrText>
        </w:r>
        <w:r>
          <w:rPr>
            <w:noProof/>
          </w:rPr>
          <w:instrText>HYPERLINK \l "_Toc531700433"</w:instrText>
        </w:r>
        <w:r w:rsidRPr="00F705D3">
          <w:rPr>
            <w:rStyle w:val="Hyperlink"/>
            <w:rFonts w:eastAsia="SimSun"/>
            <w:noProof/>
          </w:rPr>
          <w:instrText xml:space="preserve"> </w:instrText>
        </w:r>
        <w:r w:rsidRPr="00F705D3">
          <w:rPr>
            <w:rStyle w:val="Hyperlink"/>
            <w:rFonts w:eastAsia="SimSun"/>
            <w:noProof/>
          </w:rPr>
          <w:fldChar w:fldCharType="separate"/>
        </w:r>
        <w:r w:rsidRPr="00F705D3">
          <w:rPr>
            <w:rStyle w:val="Hyperlink"/>
            <w:rFonts w:eastAsia="SimSun"/>
            <w:noProof/>
            <w:snapToGrid w:val="0"/>
            <w:spacing w:val="1"/>
          </w:rPr>
          <w:t>Table 4.</w:t>
        </w:r>
        <w:r>
          <w:rPr>
            <w:rFonts w:asciiTheme="minorHAnsi" w:eastAsiaTheme="minorEastAsia" w:hAnsiTheme="minorHAnsi" w:cstheme="minorBidi"/>
            <w:noProof/>
            <w:color w:val="auto"/>
            <w:sz w:val="22"/>
            <w:szCs w:val="22"/>
          </w:rPr>
          <w:tab/>
        </w:r>
        <w:r w:rsidRPr="00F705D3">
          <w:rPr>
            <w:rStyle w:val="Hyperlink"/>
            <w:rFonts w:eastAsia="SimSun"/>
            <w:noProof/>
            <w:snapToGrid w:val="0"/>
          </w:rPr>
          <w:t>Command Timeout</w:t>
        </w:r>
        <w:r>
          <w:rPr>
            <w:noProof/>
            <w:webHidden/>
          </w:rPr>
          <w:tab/>
        </w:r>
        <w:r>
          <w:rPr>
            <w:noProof/>
            <w:webHidden/>
          </w:rPr>
          <w:fldChar w:fldCharType="begin"/>
        </w:r>
        <w:r>
          <w:rPr>
            <w:noProof/>
            <w:webHidden/>
          </w:rPr>
          <w:instrText xml:space="preserve"> PAGEREF _Toc531700433 \h </w:instrText>
        </w:r>
      </w:ins>
      <w:r>
        <w:rPr>
          <w:noProof/>
          <w:webHidden/>
        </w:rPr>
      </w:r>
      <w:r>
        <w:rPr>
          <w:noProof/>
          <w:webHidden/>
        </w:rPr>
        <w:fldChar w:fldCharType="separate"/>
      </w:r>
      <w:ins w:id="1079" w:author="Elaine Baricante" w:date="2018-12-04T15:25:00Z">
        <w:r>
          <w:rPr>
            <w:noProof/>
            <w:webHidden/>
          </w:rPr>
          <w:t>154</w:t>
        </w:r>
        <w:r>
          <w:rPr>
            <w:noProof/>
            <w:webHidden/>
          </w:rPr>
          <w:fldChar w:fldCharType="end"/>
        </w:r>
        <w:r w:rsidRPr="00F705D3">
          <w:rPr>
            <w:rStyle w:val="Hyperlink"/>
            <w:rFonts w:eastAsia="SimSun"/>
            <w:noProof/>
          </w:rPr>
          <w:fldChar w:fldCharType="end"/>
        </w:r>
      </w:ins>
    </w:p>
    <w:p w14:paraId="4B888AFE" w14:textId="4DFECDF0" w:rsidR="00924D03" w:rsidRPr="00794639" w:rsidRDefault="007B3CDF" w:rsidP="00924D03">
      <w:r w:rsidRPr="00794639">
        <w:fldChar w:fldCharType="end"/>
      </w:r>
    </w:p>
    <w:p w14:paraId="504901B2" w14:textId="77777777" w:rsidR="00924D03" w:rsidRPr="00794639" w:rsidRDefault="00924D03" w:rsidP="002037FF">
      <w:pPr>
        <w:pStyle w:val="Heading1"/>
        <w:sectPr w:rsidR="00924D03" w:rsidRPr="00794639" w:rsidSect="004F7779">
          <w:pgSz w:w="11909" w:h="16834" w:code="9"/>
          <w:pgMar w:top="1440" w:right="1440" w:bottom="1440" w:left="1440" w:header="720" w:footer="720" w:gutter="0"/>
          <w:cols w:space="720"/>
          <w:titlePg/>
          <w:docGrid w:linePitch="360"/>
        </w:sectPr>
      </w:pPr>
    </w:p>
    <w:p w14:paraId="1BD2F830" w14:textId="77777777" w:rsidR="00187A24" w:rsidRPr="00794639" w:rsidRDefault="00E22A5D" w:rsidP="002037FF">
      <w:pPr>
        <w:pStyle w:val="Heading1"/>
      </w:pPr>
      <w:bookmarkStart w:id="1080" w:name="_Toc531700538"/>
      <w:bookmarkEnd w:id="1067"/>
      <w:r w:rsidRPr="00794639">
        <w:lastRenderedPageBreak/>
        <w:t>Introduction</w:t>
      </w:r>
      <w:bookmarkEnd w:id="1080"/>
    </w:p>
    <w:p w14:paraId="7AA2A546" w14:textId="2650C88A" w:rsidR="002F347D" w:rsidRPr="00794639" w:rsidRDefault="00E22A5D" w:rsidP="00E22A5D">
      <w:r w:rsidRPr="00794639">
        <w:t xml:space="preserve">This document presents the AT </w:t>
      </w:r>
      <w:r w:rsidR="002F347D" w:rsidRPr="00794639">
        <w:t>c</w:t>
      </w:r>
      <w:r w:rsidRPr="00794639">
        <w:t xml:space="preserve">ommand </w:t>
      </w:r>
      <w:r w:rsidR="002F347D" w:rsidRPr="00794639">
        <w:t>s</w:t>
      </w:r>
      <w:r w:rsidRPr="00794639">
        <w:t xml:space="preserve">et for the AirPrime </w:t>
      </w:r>
      <w:r w:rsidR="007D3118" w:rsidRPr="00794639">
        <w:t>HL78xx</w:t>
      </w:r>
      <w:r w:rsidRPr="00794639">
        <w:t xml:space="preserve"> series of embedded modules.</w:t>
      </w:r>
    </w:p>
    <w:p w14:paraId="0787F9D8" w14:textId="04A3EE8E" w:rsidR="00E22A5D" w:rsidRPr="00794639" w:rsidDel="00A47CB6" w:rsidRDefault="002F347D" w:rsidP="00E22A5D">
      <w:pPr>
        <w:rPr>
          <w:del w:id="1081" w:author="Elaine Baricante" w:date="2018-11-27T10:02:00Z"/>
        </w:rPr>
      </w:pPr>
      <w:del w:id="1082" w:author="Elaine Baricante" w:date="2018-11-27T10:02:00Z">
        <w:r w:rsidRPr="00794639" w:rsidDel="00A47CB6">
          <w:delText>V</w:delText>
        </w:r>
        <w:r w:rsidR="00E22A5D" w:rsidRPr="00794639" w:rsidDel="00A47CB6">
          <w:delText>ariants covered in this manual are:</w:delText>
        </w:r>
        <w:bookmarkStart w:id="1083" w:name="_Toc531078642"/>
        <w:bookmarkStart w:id="1084" w:name="_Toc531700539"/>
        <w:bookmarkEnd w:id="1083"/>
        <w:bookmarkEnd w:id="1084"/>
      </w:del>
    </w:p>
    <w:p w14:paraId="58A450B3" w14:textId="20599260" w:rsidR="00E22A5D" w:rsidRPr="00794639" w:rsidDel="00A47CB6" w:rsidRDefault="00E22A5D" w:rsidP="00AC4B23">
      <w:pPr>
        <w:pStyle w:val="Bulleted"/>
        <w:rPr>
          <w:del w:id="1085" w:author="Elaine Baricante" w:date="2018-11-27T10:02:00Z"/>
        </w:rPr>
      </w:pPr>
      <w:del w:id="1086" w:author="Elaine Baricante" w:date="2018-11-27T10:02:00Z">
        <w:r w:rsidRPr="00794639" w:rsidDel="00A47CB6">
          <w:delText>HL7</w:delText>
        </w:r>
        <w:r w:rsidR="007D3118" w:rsidRPr="00794639" w:rsidDel="00A47CB6">
          <w:delText>800</w:delText>
        </w:r>
        <w:r w:rsidR="00AC4B23" w:rsidRPr="00794639" w:rsidDel="00A47CB6">
          <w:delText xml:space="preserve"> DV2</w:delText>
        </w:r>
        <w:r w:rsidR="00834DE4" w:rsidRPr="00794639" w:rsidDel="00A47CB6">
          <w:delText xml:space="preserve"> or later</w:delText>
        </w:r>
        <w:bookmarkStart w:id="1087" w:name="_Toc531078643"/>
        <w:bookmarkStart w:id="1088" w:name="_Toc531700540"/>
        <w:bookmarkEnd w:id="1087"/>
        <w:bookmarkEnd w:id="1088"/>
      </w:del>
    </w:p>
    <w:p w14:paraId="32B8BFA4" w14:textId="77777777" w:rsidR="00E22A5D" w:rsidRPr="00794639" w:rsidRDefault="00E22A5D" w:rsidP="0059466D">
      <w:pPr>
        <w:pStyle w:val="Heading2"/>
      </w:pPr>
      <w:bookmarkStart w:id="1089" w:name="_Hlt534711911"/>
      <w:bookmarkStart w:id="1090" w:name="_Toc275941345"/>
      <w:bookmarkStart w:id="1091" w:name="_Toc345081189"/>
      <w:bookmarkStart w:id="1092" w:name="_Toc349752937"/>
      <w:bookmarkStart w:id="1093" w:name="_Toc349753824"/>
      <w:bookmarkStart w:id="1094" w:name="_Toc368585893"/>
      <w:bookmarkStart w:id="1095" w:name="_Toc486251485"/>
      <w:bookmarkStart w:id="1096" w:name="_Toc531700541"/>
      <w:bookmarkEnd w:id="1089"/>
      <w:r w:rsidRPr="00794639">
        <w:t xml:space="preserve">Reference </w:t>
      </w:r>
      <w:bookmarkEnd w:id="1090"/>
      <w:bookmarkEnd w:id="1091"/>
      <w:r w:rsidRPr="00794639">
        <w:t>Configuration</w:t>
      </w:r>
      <w:bookmarkEnd w:id="1092"/>
      <w:bookmarkEnd w:id="1093"/>
      <w:bookmarkEnd w:id="1094"/>
      <w:bookmarkEnd w:id="1095"/>
      <w:bookmarkEnd w:id="1096"/>
    </w:p>
    <w:p w14:paraId="749CBD88" w14:textId="77777777" w:rsidR="00E22A5D" w:rsidRPr="00794639" w:rsidRDefault="00E22A5D" w:rsidP="00E22A5D">
      <w:pPr>
        <w:pStyle w:val="Figure"/>
      </w:pPr>
      <w:r w:rsidRPr="00794639">
        <w:rPr>
          <w:noProof/>
        </w:rPr>
        <w:drawing>
          <wp:inline distT="0" distB="0" distL="0" distR="0" wp14:anchorId="7868668C" wp14:editId="78E75548">
            <wp:extent cx="2194560" cy="1694465"/>
            <wp:effectExtent l="0" t="0" r="0" b="1270"/>
            <wp:docPr id="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lum bright="-20000" contrast="40000"/>
                      <a:extLst>
                        <a:ext uri="{28A0092B-C50C-407E-A947-70E740481C1C}">
                          <a14:useLocalDpi xmlns:a14="http://schemas.microsoft.com/office/drawing/2010/main" val="0"/>
                        </a:ext>
                      </a:extLst>
                    </a:blip>
                    <a:srcRect l="2036" t="1192" r="2564" b="12547"/>
                    <a:stretch/>
                  </pic:blipFill>
                  <pic:spPr bwMode="auto">
                    <a:xfrm>
                      <a:off x="0" y="0"/>
                      <a:ext cx="2194560" cy="1694465"/>
                    </a:xfrm>
                    <a:prstGeom prst="rect">
                      <a:avLst/>
                    </a:prstGeom>
                    <a:noFill/>
                    <a:ln>
                      <a:noFill/>
                    </a:ln>
                    <a:extLst>
                      <a:ext uri="{53640926-AAD7-44D8-BBD7-CCE9431645EC}">
                        <a14:shadowObscured xmlns:a14="http://schemas.microsoft.com/office/drawing/2010/main"/>
                      </a:ext>
                    </a:extLst>
                  </pic:spPr>
                </pic:pic>
              </a:graphicData>
            </a:graphic>
          </wp:inline>
        </w:drawing>
      </w:r>
    </w:p>
    <w:p w14:paraId="3C200B22" w14:textId="77777777" w:rsidR="00E22A5D" w:rsidRPr="005C602E" w:rsidRDefault="00E22A5D" w:rsidP="00E22A5D">
      <w:pPr>
        <w:pStyle w:val="FigureCaption"/>
      </w:pPr>
      <w:bookmarkStart w:id="1097" w:name="_Toc368560488"/>
      <w:bookmarkStart w:id="1098" w:name="_Toc368586301"/>
      <w:bookmarkStart w:id="1099" w:name="_Toc489370793"/>
      <w:r w:rsidRPr="005C602E">
        <w:t>Reference Configuration</w:t>
      </w:r>
      <w:bookmarkEnd w:id="1097"/>
      <w:bookmarkEnd w:id="1098"/>
      <w:bookmarkEnd w:id="1099"/>
    </w:p>
    <w:p w14:paraId="3457F397" w14:textId="77777777" w:rsidR="00E22A5D" w:rsidRPr="00A5422A" w:rsidRDefault="00E22A5D" w:rsidP="00E22A5D">
      <w:r w:rsidRPr="00913410">
        <w:t>The User Equipment (UE) consists of the mobile equipment (ME) and the (U)SIM messages may be stored in either, but the present document does not distinguish between messages stored in the (U)SIM or in the ME. The management of message storage in the two parts of the UE is a matter for the UE implementation.</w:t>
      </w:r>
    </w:p>
    <w:p w14:paraId="2D28B256" w14:textId="77777777" w:rsidR="00E22A5D" w:rsidRPr="00794639" w:rsidRDefault="00E22A5D" w:rsidP="0059466D">
      <w:pPr>
        <w:pStyle w:val="Heading2"/>
      </w:pPr>
      <w:bookmarkStart w:id="1100" w:name="_Toc78179725"/>
      <w:bookmarkStart w:id="1101" w:name="_Toc170125762"/>
      <w:bookmarkStart w:id="1102" w:name="_Toc345081190"/>
      <w:bookmarkStart w:id="1103" w:name="_Toc349752938"/>
      <w:bookmarkStart w:id="1104" w:name="_Toc349753825"/>
      <w:bookmarkStart w:id="1105" w:name="_Toc368585894"/>
      <w:bookmarkStart w:id="1106" w:name="_Toc486251486"/>
      <w:bookmarkStart w:id="1107" w:name="_Toc531700542"/>
      <w:r w:rsidRPr="00794639">
        <w:t xml:space="preserve">AT Command </w:t>
      </w:r>
      <w:bookmarkEnd w:id="1100"/>
      <w:bookmarkEnd w:id="1101"/>
      <w:bookmarkEnd w:id="1102"/>
      <w:r w:rsidRPr="00794639">
        <w:t>Principles</w:t>
      </w:r>
      <w:bookmarkEnd w:id="1103"/>
      <w:bookmarkEnd w:id="1104"/>
      <w:bookmarkEnd w:id="1105"/>
      <w:bookmarkEnd w:id="1106"/>
      <w:bookmarkEnd w:id="1107"/>
    </w:p>
    <w:p w14:paraId="0D4E55DA" w14:textId="77777777" w:rsidR="00E22A5D" w:rsidRPr="00794639" w:rsidRDefault="00E22A5D" w:rsidP="00E22A5D">
      <w:r w:rsidRPr="00794639">
        <w:t>The "</w:t>
      </w:r>
      <w:r w:rsidRPr="00794639">
        <w:rPr>
          <w:i/>
        </w:rPr>
        <w:t>AT"</w:t>
      </w:r>
      <w:r w:rsidRPr="00794639">
        <w:t xml:space="preserve"> or "</w:t>
      </w:r>
      <w:r w:rsidRPr="00794639">
        <w:rPr>
          <w:i/>
        </w:rPr>
        <w:t>at"</w:t>
      </w:r>
      <w:r w:rsidRPr="00794639">
        <w:t xml:space="preserve"> prefix must be set at the beginning of each line. To terminate a command line, a </w:t>
      </w:r>
      <w:r w:rsidRPr="00794639">
        <w:rPr>
          <w:i/>
        </w:rPr>
        <w:t>&lt;CR&gt;</w:t>
      </w:r>
      <w:r w:rsidRPr="00794639">
        <w:t xml:space="preserve"> character must be inserted.</w:t>
      </w:r>
    </w:p>
    <w:p w14:paraId="1140400D" w14:textId="77777777" w:rsidR="00E22A5D" w:rsidRPr="00794639" w:rsidRDefault="00E22A5D" w:rsidP="00E22A5D">
      <w:r w:rsidRPr="00794639">
        <w:t xml:space="preserve">Commands are usually followed by a response that includes </w:t>
      </w:r>
      <w:r w:rsidRPr="00794639">
        <w:rPr>
          <w:i/>
        </w:rPr>
        <w:t xml:space="preserve">‘&lt;CR&gt;&lt;LF&gt;&lt;response&gt;&lt;CR&gt;&lt;LF&gt;’. </w:t>
      </w:r>
      <w:r w:rsidRPr="00794639">
        <w:t>Throughout this document, only the responses are indicated, the &lt;CR&gt; and &lt;LF&gt; characters are omitted intentionally.</w:t>
      </w:r>
    </w:p>
    <w:p w14:paraId="68E5DA82" w14:textId="77777777" w:rsidR="00E22A5D" w:rsidRPr="00794639" w:rsidRDefault="00E22A5D" w:rsidP="00E22A5D">
      <w:r w:rsidRPr="00794639">
        <w:t>Four kinds of extended AT commands are implemented as listed in the table below.</w:t>
      </w:r>
    </w:p>
    <w:p w14:paraId="54FC9860" w14:textId="77777777" w:rsidR="00E22A5D" w:rsidRPr="00794639" w:rsidRDefault="00E22A5D" w:rsidP="00E22A5D">
      <w:pPr>
        <w:pStyle w:val="TableCaption"/>
      </w:pPr>
      <w:bookmarkStart w:id="1108" w:name="_Toc486251865"/>
      <w:bookmarkStart w:id="1109" w:name="_Toc531700428"/>
      <w:r w:rsidRPr="00794639">
        <w:t>Types of Extended AT Commands</w:t>
      </w:r>
      <w:bookmarkEnd w:id="1108"/>
      <w:bookmarkEnd w:id="1109"/>
    </w:p>
    <w:tbl>
      <w:tblPr>
        <w:tblStyle w:val="TableSWI"/>
        <w:tblW w:w="5023" w:type="pct"/>
        <w:tblLook w:val="04A0" w:firstRow="1" w:lastRow="0" w:firstColumn="1" w:lastColumn="0" w:noHBand="0" w:noVBand="1"/>
      </w:tblPr>
      <w:tblGrid>
        <w:gridCol w:w="2099"/>
        <w:gridCol w:w="1900"/>
        <w:gridCol w:w="5066"/>
      </w:tblGrid>
      <w:tr w:rsidR="00E22A5D" w:rsidRPr="00794639" w14:paraId="1A98C0D1" w14:textId="77777777" w:rsidTr="00166AF3">
        <w:trPr>
          <w:cnfStyle w:val="100000000000" w:firstRow="1" w:lastRow="0" w:firstColumn="0" w:lastColumn="0" w:oddVBand="0" w:evenVBand="0" w:oddHBand="0" w:evenHBand="0" w:firstRowFirstColumn="0" w:firstRowLastColumn="0" w:lastRowFirstColumn="0" w:lastRowLastColumn="0"/>
          <w:trHeight w:val="360"/>
        </w:trPr>
        <w:tc>
          <w:tcPr>
            <w:tcW w:w="1158" w:type="pct"/>
          </w:tcPr>
          <w:p w14:paraId="796E6AF8" w14:textId="77777777" w:rsidR="00E22A5D" w:rsidRPr="00794639" w:rsidRDefault="00E22A5D" w:rsidP="00166AF3">
            <w:pPr>
              <w:pStyle w:val="TableColumnHead"/>
              <w:spacing w:before="144" w:after="144"/>
            </w:pPr>
            <w:r w:rsidRPr="00794639">
              <w:t>Command Type</w:t>
            </w:r>
          </w:p>
        </w:tc>
        <w:tc>
          <w:tcPr>
            <w:tcW w:w="1048" w:type="pct"/>
          </w:tcPr>
          <w:p w14:paraId="1C0AB2F8" w14:textId="77777777" w:rsidR="00E22A5D" w:rsidRPr="00794639" w:rsidRDefault="00E22A5D" w:rsidP="00166AF3">
            <w:pPr>
              <w:pStyle w:val="TableColumnHead"/>
              <w:spacing w:before="144" w:after="144"/>
              <w:rPr>
                <w:bCs w:val="0"/>
              </w:rPr>
            </w:pPr>
            <w:r w:rsidRPr="00794639">
              <w:t>Syntax</w:t>
            </w:r>
          </w:p>
        </w:tc>
        <w:tc>
          <w:tcPr>
            <w:tcW w:w="2794" w:type="pct"/>
          </w:tcPr>
          <w:p w14:paraId="618085C5" w14:textId="77777777" w:rsidR="00E22A5D" w:rsidRPr="00794639" w:rsidRDefault="00E22A5D" w:rsidP="00166AF3">
            <w:pPr>
              <w:pStyle w:val="TableColumnHead"/>
              <w:spacing w:before="144" w:after="144"/>
              <w:rPr>
                <w:bCs w:val="0"/>
              </w:rPr>
            </w:pPr>
            <w:r w:rsidRPr="00794639">
              <w:t>Definition</w:t>
            </w:r>
          </w:p>
        </w:tc>
      </w:tr>
      <w:tr w:rsidR="00E22A5D" w:rsidRPr="00794639" w14:paraId="728E697C" w14:textId="77777777" w:rsidTr="00166AF3">
        <w:trPr>
          <w:trHeight w:val="360"/>
        </w:trPr>
        <w:tc>
          <w:tcPr>
            <w:tcW w:w="1158" w:type="pct"/>
          </w:tcPr>
          <w:p w14:paraId="7129DB21" w14:textId="77777777" w:rsidR="00E22A5D" w:rsidRPr="00794639" w:rsidRDefault="00E22A5D" w:rsidP="00166AF3">
            <w:pPr>
              <w:pStyle w:val="TableBody"/>
            </w:pPr>
            <w:r w:rsidRPr="00794639">
              <w:t>Test Command</w:t>
            </w:r>
          </w:p>
        </w:tc>
        <w:tc>
          <w:tcPr>
            <w:tcW w:w="1048" w:type="pct"/>
          </w:tcPr>
          <w:p w14:paraId="6DC86C95" w14:textId="77777777" w:rsidR="00E22A5D" w:rsidRPr="00794639" w:rsidRDefault="00E22A5D" w:rsidP="00166AF3">
            <w:pPr>
              <w:pStyle w:val="TableBody"/>
            </w:pPr>
            <w:r w:rsidRPr="00794639">
              <w:t>AT+CXXX=?</w:t>
            </w:r>
          </w:p>
        </w:tc>
        <w:tc>
          <w:tcPr>
            <w:tcW w:w="2794" w:type="pct"/>
          </w:tcPr>
          <w:p w14:paraId="3CFA8A0A" w14:textId="77777777" w:rsidR="00E22A5D" w:rsidRPr="00794639" w:rsidRDefault="00E22A5D" w:rsidP="00166AF3">
            <w:pPr>
              <w:pStyle w:val="TableBody"/>
            </w:pPr>
            <w:r w:rsidRPr="00794639">
              <w:t>The equipment returns the list of parameters and values ranges set with the corresponding Write command or by internal processes</w:t>
            </w:r>
          </w:p>
        </w:tc>
      </w:tr>
      <w:tr w:rsidR="00E22A5D" w:rsidRPr="00794639" w14:paraId="23B7B6B5" w14:textId="77777777" w:rsidTr="00166AF3">
        <w:trPr>
          <w:trHeight w:val="360"/>
        </w:trPr>
        <w:tc>
          <w:tcPr>
            <w:tcW w:w="1158" w:type="pct"/>
          </w:tcPr>
          <w:p w14:paraId="5C71C1AA" w14:textId="77777777" w:rsidR="00E22A5D" w:rsidRPr="00794639" w:rsidRDefault="00E22A5D" w:rsidP="00166AF3">
            <w:pPr>
              <w:pStyle w:val="TableBody"/>
            </w:pPr>
            <w:r w:rsidRPr="00794639">
              <w:t>Read Command</w:t>
            </w:r>
          </w:p>
        </w:tc>
        <w:tc>
          <w:tcPr>
            <w:tcW w:w="1048" w:type="pct"/>
          </w:tcPr>
          <w:p w14:paraId="131F8E46" w14:textId="77777777" w:rsidR="00E22A5D" w:rsidRPr="00794639" w:rsidRDefault="00E22A5D" w:rsidP="00166AF3">
            <w:pPr>
              <w:pStyle w:val="TableBody"/>
            </w:pPr>
            <w:r w:rsidRPr="00794639">
              <w:t>AT+CXXX?</w:t>
            </w:r>
          </w:p>
        </w:tc>
        <w:tc>
          <w:tcPr>
            <w:tcW w:w="2794" w:type="pct"/>
          </w:tcPr>
          <w:p w14:paraId="3CA1BC0B" w14:textId="77777777" w:rsidR="00E22A5D" w:rsidRPr="00794639" w:rsidRDefault="00E22A5D" w:rsidP="00166AF3">
            <w:pPr>
              <w:pStyle w:val="TableBody"/>
            </w:pPr>
            <w:r w:rsidRPr="00794639">
              <w:t>This command returns the currently set value of parameters</w:t>
            </w:r>
          </w:p>
        </w:tc>
      </w:tr>
      <w:tr w:rsidR="00E22A5D" w:rsidRPr="00794639" w14:paraId="64F7945A" w14:textId="77777777" w:rsidTr="00166AF3">
        <w:trPr>
          <w:trHeight w:val="360"/>
        </w:trPr>
        <w:tc>
          <w:tcPr>
            <w:tcW w:w="1158" w:type="pct"/>
          </w:tcPr>
          <w:p w14:paraId="59E906E2" w14:textId="77777777" w:rsidR="00E22A5D" w:rsidRPr="00794639" w:rsidRDefault="00E22A5D" w:rsidP="00166AF3">
            <w:pPr>
              <w:pStyle w:val="TableBody"/>
            </w:pPr>
            <w:r w:rsidRPr="00794639">
              <w:t xml:space="preserve">Write Command </w:t>
            </w:r>
          </w:p>
        </w:tc>
        <w:tc>
          <w:tcPr>
            <w:tcW w:w="1048" w:type="pct"/>
          </w:tcPr>
          <w:p w14:paraId="5BB9F0BB" w14:textId="77777777" w:rsidR="00E22A5D" w:rsidRPr="00794639" w:rsidRDefault="00E22A5D" w:rsidP="00166AF3">
            <w:pPr>
              <w:pStyle w:val="TableBody"/>
            </w:pPr>
            <w:r w:rsidRPr="00794639">
              <w:t>AT+CXXX=&lt;…&gt;</w:t>
            </w:r>
          </w:p>
        </w:tc>
        <w:tc>
          <w:tcPr>
            <w:tcW w:w="2794" w:type="pct"/>
          </w:tcPr>
          <w:p w14:paraId="07550D9A" w14:textId="77777777" w:rsidR="00E22A5D" w:rsidRPr="00794639" w:rsidRDefault="00E22A5D" w:rsidP="00166AF3">
            <w:pPr>
              <w:pStyle w:val="TableBody"/>
            </w:pPr>
            <w:r w:rsidRPr="00794639">
              <w:t>This command sets user-related parameter values</w:t>
            </w:r>
          </w:p>
        </w:tc>
      </w:tr>
      <w:tr w:rsidR="00E22A5D" w:rsidRPr="00794639" w14:paraId="69AF6305" w14:textId="77777777" w:rsidTr="00166AF3">
        <w:trPr>
          <w:trHeight w:val="360"/>
        </w:trPr>
        <w:tc>
          <w:tcPr>
            <w:tcW w:w="1158" w:type="pct"/>
          </w:tcPr>
          <w:p w14:paraId="09031E82" w14:textId="77777777" w:rsidR="00E22A5D" w:rsidRPr="00794639" w:rsidRDefault="00E22A5D" w:rsidP="00166AF3">
            <w:pPr>
              <w:pStyle w:val="TableBody"/>
            </w:pPr>
            <w:r w:rsidRPr="00794639">
              <w:t>Execution command</w:t>
            </w:r>
          </w:p>
        </w:tc>
        <w:tc>
          <w:tcPr>
            <w:tcW w:w="1048" w:type="pct"/>
          </w:tcPr>
          <w:p w14:paraId="57B62496" w14:textId="77777777" w:rsidR="00E22A5D" w:rsidRPr="00794639" w:rsidRDefault="00E22A5D" w:rsidP="00166AF3">
            <w:pPr>
              <w:pStyle w:val="TableBody"/>
            </w:pPr>
            <w:r w:rsidRPr="00794639">
              <w:t>AT+CXXX</w:t>
            </w:r>
          </w:p>
        </w:tc>
        <w:tc>
          <w:tcPr>
            <w:tcW w:w="2794" w:type="pct"/>
          </w:tcPr>
          <w:p w14:paraId="01A673A6" w14:textId="77777777" w:rsidR="00E22A5D" w:rsidRPr="00794639" w:rsidRDefault="00E22A5D" w:rsidP="00166AF3">
            <w:pPr>
              <w:pStyle w:val="TableBody"/>
            </w:pPr>
            <w:r w:rsidRPr="00794639">
              <w:t>The execution command reads non-variable parameters affected by internal processes in the equipment</w:t>
            </w:r>
          </w:p>
        </w:tc>
      </w:tr>
    </w:tbl>
    <w:p w14:paraId="0876AE1B" w14:textId="77777777" w:rsidR="00E22A5D" w:rsidRPr="00794639" w:rsidRDefault="00E22A5D" w:rsidP="0059466D">
      <w:pPr>
        <w:pStyle w:val="Heading3"/>
      </w:pPr>
      <w:bookmarkStart w:id="1110" w:name="_Toc170125763"/>
      <w:bookmarkStart w:id="1111" w:name="_Toc78179726"/>
      <w:bookmarkStart w:id="1112" w:name="_Toc345081191"/>
      <w:bookmarkStart w:id="1113" w:name="_Toc349752939"/>
      <w:bookmarkStart w:id="1114" w:name="_Toc349753826"/>
      <w:bookmarkStart w:id="1115" w:name="_Toc368585895"/>
      <w:bookmarkStart w:id="1116" w:name="_Toc486251487"/>
      <w:bookmarkStart w:id="1117" w:name="_Toc531700543"/>
      <w:r w:rsidRPr="00794639">
        <w:lastRenderedPageBreak/>
        <w:t>Parameters</w:t>
      </w:r>
      <w:bookmarkEnd w:id="1110"/>
      <w:bookmarkEnd w:id="1111"/>
      <w:bookmarkEnd w:id="1112"/>
      <w:bookmarkEnd w:id="1113"/>
      <w:bookmarkEnd w:id="1114"/>
      <w:bookmarkEnd w:id="1115"/>
      <w:bookmarkEnd w:id="1116"/>
      <w:bookmarkEnd w:id="1117"/>
    </w:p>
    <w:p w14:paraId="4C020757" w14:textId="238996DF" w:rsidR="00E22A5D" w:rsidRPr="00794639" w:rsidRDefault="00E22A5D" w:rsidP="00E22A5D">
      <w:r w:rsidRPr="00794639">
        <w:t>In this document, default parameters are underlined and optional parameters are enclosed in square brackets.</w:t>
      </w:r>
    </w:p>
    <w:p w14:paraId="04E08407" w14:textId="77777777" w:rsidR="00E22A5D" w:rsidRPr="00794639" w:rsidRDefault="00E22A5D" w:rsidP="00E22A5D">
      <w:r w:rsidRPr="00794639">
        <w:t>Optional parameters or sub-parameters can be omitted unless they are followed by other parameters. A parameter in the middle of a string can be omitted by replacing it with a comma.</w:t>
      </w:r>
    </w:p>
    <w:p w14:paraId="3435B7D7" w14:textId="77777777" w:rsidR="00E22A5D" w:rsidRPr="00794639" w:rsidRDefault="00E22A5D" w:rsidP="00E22A5D">
      <w:r w:rsidRPr="00794639">
        <w:t>When the parameter is a character string, the string must be enclosed in quotation marks.</w:t>
      </w:r>
    </w:p>
    <w:p w14:paraId="0BDA8EE5" w14:textId="77777777" w:rsidR="00E22A5D" w:rsidRPr="00794639" w:rsidRDefault="00E22A5D" w:rsidP="00E22A5D">
      <w:r w:rsidRPr="00794639">
        <w:t>All space characters will be ignored when using strings without quotation marks.</w:t>
      </w:r>
    </w:p>
    <w:p w14:paraId="5AA8AE39" w14:textId="77777777" w:rsidR="00E22A5D" w:rsidRPr="00794639" w:rsidRDefault="00E22A5D" w:rsidP="0059466D">
      <w:pPr>
        <w:pStyle w:val="Heading3"/>
      </w:pPr>
      <w:bookmarkStart w:id="1118" w:name="_Toc349752940"/>
      <w:bookmarkStart w:id="1119" w:name="_Toc349753827"/>
      <w:bookmarkStart w:id="1120" w:name="_Toc368585896"/>
      <w:bookmarkStart w:id="1121" w:name="_Toc486251488"/>
      <w:bookmarkStart w:id="1122" w:name="_Toc531700544"/>
      <w:r w:rsidRPr="00794639">
        <w:t xml:space="preserve">Answers and </w:t>
      </w:r>
      <w:bookmarkEnd w:id="1118"/>
      <w:bookmarkEnd w:id="1119"/>
      <w:bookmarkEnd w:id="1120"/>
      <w:r w:rsidRPr="00794639">
        <w:t>Responses</w:t>
      </w:r>
      <w:bookmarkEnd w:id="1121"/>
      <w:bookmarkEnd w:id="1122"/>
    </w:p>
    <w:p w14:paraId="1430A20B" w14:textId="06D04BDD" w:rsidR="00E22A5D" w:rsidRPr="00794639" w:rsidRDefault="00E22A5D" w:rsidP="00E22A5D">
      <w:r w:rsidRPr="00794639">
        <w:t xml:space="preserve">There is always an answer sent by the TA to an AT </w:t>
      </w:r>
      <w:r w:rsidR="002F347D" w:rsidRPr="00794639">
        <w:t>c</w:t>
      </w:r>
      <w:r w:rsidRPr="00794639">
        <w:t>ommand line (except the special case of a TA setup for no answer).</w:t>
      </w:r>
    </w:p>
    <w:p w14:paraId="28C5319A" w14:textId="61EDE954" w:rsidR="00E22A5D" w:rsidRPr="00794639" w:rsidRDefault="00E22A5D" w:rsidP="00E22A5D">
      <w:r w:rsidRPr="00794639">
        <w:t xml:space="preserve">The answer is always terminated by an indication of success or failure. However, </w:t>
      </w:r>
      <w:r w:rsidR="002F347D" w:rsidRPr="00794639">
        <w:t xml:space="preserve">the message may be different depending on </w:t>
      </w:r>
      <w:r w:rsidRPr="00794639">
        <w:t>the setup of the TA (</w:t>
      </w:r>
      <w:r w:rsidR="002F347D" w:rsidRPr="00794639">
        <w:t>using</w:t>
      </w:r>
      <w:r w:rsidRPr="00794639">
        <w:t xml:space="preserve"> AT </w:t>
      </w:r>
      <w:r w:rsidR="002F347D" w:rsidRPr="00794639">
        <w:t>c</w:t>
      </w:r>
      <w:r w:rsidRPr="00794639">
        <w:t>ommands).</w:t>
      </w:r>
    </w:p>
    <w:p w14:paraId="300C9DDD" w14:textId="77777777" w:rsidR="00E22A5D" w:rsidRPr="00794639" w:rsidRDefault="00E22A5D" w:rsidP="00E22A5D"/>
    <w:p w14:paraId="6F10F49C" w14:textId="77777777" w:rsidR="00E22A5D" w:rsidRPr="00794639" w:rsidRDefault="00E22A5D" w:rsidP="00E22A5D">
      <w:pPr>
        <w:tabs>
          <w:tab w:val="left" w:pos="4253"/>
        </w:tabs>
      </w:pPr>
      <w:r w:rsidRPr="00794639">
        <w:t>Classical messages</w:t>
      </w:r>
      <w:r w:rsidRPr="00794639">
        <w:tab/>
      </w:r>
      <w:r w:rsidRPr="00794639">
        <w:rPr>
          <w:b/>
        </w:rPr>
        <w:t>OK</w:t>
      </w:r>
      <w:r w:rsidRPr="00794639">
        <w:t xml:space="preserve"> or</w:t>
      </w:r>
      <w:r w:rsidRPr="00794639">
        <w:rPr>
          <w:b/>
        </w:rPr>
        <w:t xml:space="preserve"> ERROR</w:t>
      </w:r>
    </w:p>
    <w:p w14:paraId="7884EFE4" w14:textId="77777777" w:rsidR="00E22A5D" w:rsidRPr="00794639" w:rsidRDefault="00E22A5D" w:rsidP="00E22A5D">
      <w:pPr>
        <w:tabs>
          <w:tab w:val="left" w:pos="4253"/>
        </w:tabs>
      </w:pPr>
      <w:r w:rsidRPr="00794639">
        <w:t>Extended Error message (see AT+CMEE)</w:t>
      </w:r>
      <w:r w:rsidRPr="00794639">
        <w:tab/>
      </w:r>
      <w:r w:rsidRPr="00794639">
        <w:rPr>
          <w:b/>
        </w:rPr>
        <w:t>+CME ERROR: &lt;n&gt;</w:t>
      </w:r>
    </w:p>
    <w:p w14:paraId="1EF3FB56" w14:textId="77777777" w:rsidR="00E22A5D" w:rsidRPr="00794639" w:rsidRDefault="00E22A5D" w:rsidP="00E22A5D">
      <w:pPr>
        <w:tabs>
          <w:tab w:val="left" w:pos="4253"/>
        </w:tabs>
      </w:pPr>
      <w:r w:rsidRPr="00794639">
        <w:tab/>
        <w:t xml:space="preserve">(See Appendix for the different values for </w:t>
      </w:r>
      <w:r w:rsidRPr="00794639">
        <w:rPr>
          <w:b/>
        </w:rPr>
        <w:t>&lt;n&gt;</w:t>
      </w:r>
      <w:r w:rsidRPr="00794639">
        <w:t>)</w:t>
      </w:r>
    </w:p>
    <w:p w14:paraId="10FDCF50" w14:textId="7F1D34F9" w:rsidR="00E22A5D" w:rsidRPr="00794639" w:rsidRDefault="00E22A5D" w:rsidP="00E22A5D">
      <w:pPr>
        <w:tabs>
          <w:tab w:val="left" w:pos="4253"/>
        </w:tabs>
      </w:pPr>
      <w:r w:rsidRPr="00794639">
        <w:t>Numeric Mode</w:t>
      </w:r>
      <w:r w:rsidRPr="00794639">
        <w:tab/>
      </w:r>
      <w:r w:rsidRPr="00794639">
        <w:rPr>
          <w:b/>
        </w:rPr>
        <w:t>&lt;n&gt;</w:t>
      </w:r>
      <w:r w:rsidRPr="00794639">
        <w:t xml:space="preserve"> with: &lt;</w:t>
      </w:r>
      <w:r w:rsidRPr="00794639">
        <w:rPr>
          <w:b/>
        </w:rPr>
        <w:t>n&gt;</w:t>
      </w:r>
      <w:r w:rsidRPr="00794639">
        <w:t xml:space="preserve"> = 0 </w:t>
      </w:r>
      <w:r w:rsidRPr="00794639">
        <w:sym w:font="Wingdings" w:char="F0F3"/>
      </w:r>
      <w:r w:rsidRPr="00794639">
        <w:t xml:space="preserve"> OK or </w:t>
      </w:r>
      <w:r w:rsidRPr="00794639">
        <w:rPr>
          <w:b/>
        </w:rPr>
        <w:t>&lt;n&gt;</w:t>
      </w:r>
      <w:bookmarkStart w:id="1123" w:name="_Toc368585897"/>
      <w:bookmarkStart w:id="1124" w:name="_Toc170125765"/>
      <w:bookmarkStart w:id="1125" w:name="_Toc78179728"/>
      <w:bookmarkStart w:id="1126" w:name="_Toc345081193"/>
      <w:bookmarkStart w:id="1127" w:name="_Toc349752941"/>
      <w:bookmarkStart w:id="1128" w:name="_Toc349753828"/>
      <w:r w:rsidRPr="00794639">
        <w:t xml:space="preserve"> is an error code</w:t>
      </w:r>
    </w:p>
    <w:p w14:paraId="5152FC79" w14:textId="77777777" w:rsidR="00E22A5D" w:rsidRPr="005C602E" w:rsidRDefault="00E22A5D" w:rsidP="0059466D">
      <w:pPr>
        <w:pStyle w:val="Heading3"/>
      </w:pPr>
      <w:bookmarkStart w:id="1129" w:name="_Toc518913922"/>
      <w:bookmarkStart w:id="1130" w:name="_Toc518914381"/>
      <w:bookmarkStart w:id="1131" w:name="_Toc518913923"/>
      <w:bookmarkStart w:id="1132" w:name="_Toc518914382"/>
      <w:bookmarkStart w:id="1133" w:name="_Toc518913924"/>
      <w:bookmarkStart w:id="1134" w:name="_Toc518914383"/>
      <w:bookmarkStart w:id="1135" w:name="_Toc518913925"/>
      <w:bookmarkStart w:id="1136" w:name="_Toc518914384"/>
      <w:bookmarkStart w:id="1137" w:name="_Toc518913926"/>
      <w:bookmarkStart w:id="1138" w:name="_Toc518914385"/>
      <w:bookmarkStart w:id="1139" w:name="_Toc518913927"/>
      <w:bookmarkStart w:id="1140" w:name="_Toc518914386"/>
      <w:bookmarkStart w:id="1141" w:name="_Toc518913928"/>
      <w:bookmarkStart w:id="1142" w:name="_Toc518914387"/>
      <w:bookmarkStart w:id="1143" w:name="_Toc518913929"/>
      <w:bookmarkStart w:id="1144" w:name="_Toc518914388"/>
      <w:bookmarkStart w:id="1145" w:name="_Toc368585898"/>
      <w:bookmarkStart w:id="1146" w:name="_Toc170125766"/>
      <w:bookmarkStart w:id="1147" w:name="_Toc345081194"/>
      <w:bookmarkStart w:id="1148" w:name="_Toc349752942"/>
      <w:bookmarkStart w:id="1149" w:name="_Toc349753829"/>
      <w:bookmarkStart w:id="1150" w:name="_Toc486251490"/>
      <w:bookmarkStart w:id="1151" w:name="_Toc531700545"/>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r w:rsidRPr="005C602E">
        <w:t xml:space="preserve">AT Commands on </w:t>
      </w:r>
      <w:bookmarkEnd w:id="1145"/>
      <w:r w:rsidRPr="005C602E">
        <w:t xml:space="preserve">Separate </w:t>
      </w:r>
      <w:bookmarkEnd w:id="1146"/>
      <w:bookmarkEnd w:id="1147"/>
      <w:bookmarkEnd w:id="1148"/>
      <w:bookmarkEnd w:id="1149"/>
      <w:r w:rsidRPr="005C602E">
        <w:t>Lines</w:t>
      </w:r>
      <w:bookmarkEnd w:id="1150"/>
      <w:bookmarkEnd w:id="1151"/>
    </w:p>
    <w:p w14:paraId="77AC82C6" w14:textId="041FC958" w:rsidR="00E22A5D" w:rsidRPr="00794639" w:rsidRDefault="00E22A5D" w:rsidP="00E22A5D">
      <w:pPr>
        <w:rPr>
          <w:snapToGrid w:val="0"/>
        </w:rPr>
      </w:pPr>
      <w:r w:rsidRPr="00913410">
        <w:rPr>
          <w:snapToGrid w:val="0"/>
        </w:rPr>
        <w:t xml:space="preserve">When a series of AT commands </w:t>
      </w:r>
      <w:r w:rsidR="002F347D" w:rsidRPr="00A5422A">
        <w:rPr>
          <w:snapToGrid w:val="0"/>
        </w:rPr>
        <w:t xml:space="preserve">are entered </w:t>
      </w:r>
      <w:r w:rsidRPr="00A5422A">
        <w:rPr>
          <w:snapToGrid w:val="0"/>
        </w:rPr>
        <w:t xml:space="preserve">on </w:t>
      </w:r>
      <w:r w:rsidRPr="00A5422A">
        <w:rPr>
          <w:rFonts w:ascii="Arial,Italic" w:hAnsi="Arial,Italic"/>
          <w:i/>
          <w:snapToGrid w:val="0"/>
        </w:rPr>
        <w:t>separate</w:t>
      </w:r>
      <w:r w:rsidRPr="00794639">
        <w:rPr>
          <w:snapToGrid w:val="0"/>
        </w:rPr>
        <w:t xml:space="preserve"> lines, it is strongly advised to leave a pause between the preceding and the following command until the final answer (OK or Error message) appears. This avoids sending too many AT commands at a time without waiting for a response for each.</w:t>
      </w:r>
    </w:p>
    <w:p w14:paraId="3021D773" w14:textId="77777777" w:rsidR="00E22A5D" w:rsidRPr="00794639" w:rsidRDefault="00E22A5D" w:rsidP="0059466D">
      <w:pPr>
        <w:pStyle w:val="Heading2"/>
      </w:pPr>
      <w:bookmarkStart w:id="1152" w:name="_Toc310520617"/>
      <w:bookmarkStart w:id="1153" w:name="_Toc322595942"/>
      <w:bookmarkStart w:id="1154" w:name="_Toc345081196"/>
      <w:bookmarkStart w:id="1155" w:name="_Toc349752944"/>
      <w:bookmarkStart w:id="1156" w:name="_Toc349753831"/>
      <w:bookmarkStart w:id="1157" w:name="_Toc368585900"/>
      <w:bookmarkStart w:id="1158" w:name="_Toc486251491"/>
      <w:bookmarkStart w:id="1159" w:name="_Toc531700546"/>
      <w:r w:rsidRPr="00794639">
        <w:t>Unsolicited Result Codes (URCs)</w:t>
      </w:r>
      <w:bookmarkEnd w:id="1152"/>
      <w:bookmarkEnd w:id="1153"/>
      <w:bookmarkEnd w:id="1154"/>
      <w:bookmarkEnd w:id="1155"/>
      <w:bookmarkEnd w:id="1156"/>
      <w:bookmarkEnd w:id="1157"/>
      <w:bookmarkEnd w:id="1158"/>
      <w:bookmarkEnd w:id="1159"/>
    </w:p>
    <w:p w14:paraId="1D531173" w14:textId="748326C0" w:rsidR="00E22A5D" w:rsidRPr="00794639" w:rsidRDefault="00E22A5D" w:rsidP="00E22A5D">
      <w:pPr>
        <w:rPr>
          <w:snapToGrid w:val="0"/>
        </w:rPr>
      </w:pPr>
      <w:r w:rsidRPr="00794639">
        <w:rPr>
          <w:snapToGrid w:val="0"/>
        </w:rPr>
        <w:t xml:space="preserve">Unsolicited result codes (URCs) are sent simultaneously to all channels (UART) configured in AT command mode. </w:t>
      </w:r>
    </w:p>
    <w:p w14:paraId="16D124DF" w14:textId="66728663" w:rsidR="00E22A5D" w:rsidRPr="00794639" w:rsidRDefault="00E22A5D" w:rsidP="00E22A5D">
      <w:pPr>
        <w:rPr>
          <w:snapToGrid w:val="0"/>
        </w:rPr>
      </w:pPr>
      <w:r w:rsidRPr="00794639">
        <w:rPr>
          <w:snapToGrid w:val="0"/>
        </w:rPr>
        <w:t>URCs are not sent to channels configured in Data/Traces modes.</w:t>
      </w:r>
    </w:p>
    <w:p w14:paraId="3E1105A4" w14:textId="32D1470C" w:rsidR="00802A2C" w:rsidRPr="00794639" w:rsidRDefault="00802A2C" w:rsidP="0059466D">
      <w:pPr>
        <w:pStyle w:val="Heading2"/>
        <w:rPr>
          <w:snapToGrid w:val="0"/>
        </w:rPr>
      </w:pPr>
      <w:bookmarkStart w:id="1160" w:name="_Toc518913932"/>
      <w:bookmarkStart w:id="1161" w:name="_Toc518914391"/>
      <w:bookmarkStart w:id="1162" w:name="_Toc518317745"/>
      <w:bookmarkStart w:id="1163" w:name="_Toc518402311"/>
      <w:bookmarkStart w:id="1164" w:name="_Toc518404001"/>
      <w:bookmarkStart w:id="1165" w:name="_Toc518455758"/>
      <w:bookmarkStart w:id="1166" w:name="_Toc489456269"/>
      <w:bookmarkStart w:id="1167" w:name="_Toc503183652"/>
      <w:bookmarkStart w:id="1168" w:name="_Toc503189673"/>
      <w:bookmarkStart w:id="1169" w:name="_Toc503195694"/>
      <w:bookmarkStart w:id="1170" w:name="_Toc503201715"/>
      <w:bookmarkStart w:id="1171" w:name="_Toc489456270"/>
      <w:bookmarkStart w:id="1172" w:name="_Toc503183653"/>
      <w:bookmarkStart w:id="1173" w:name="_Toc503189674"/>
      <w:bookmarkStart w:id="1174" w:name="_Toc503195695"/>
      <w:bookmarkStart w:id="1175" w:name="_Toc503201716"/>
      <w:bookmarkStart w:id="1176" w:name="_Toc489456271"/>
      <w:bookmarkStart w:id="1177" w:name="_Toc503183654"/>
      <w:bookmarkStart w:id="1178" w:name="_Toc503189675"/>
      <w:bookmarkStart w:id="1179" w:name="_Toc503195696"/>
      <w:bookmarkStart w:id="1180" w:name="_Toc503201717"/>
      <w:bookmarkStart w:id="1181" w:name="_Toc489456272"/>
      <w:bookmarkStart w:id="1182" w:name="_Toc503183655"/>
      <w:bookmarkStart w:id="1183" w:name="_Toc503189676"/>
      <w:bookmarkStart w:id="1184" w:name="_Toc503195697"/>
      <w:bookmarkStart w:id="1185" w:name="_Toc503201718"/>
      <w:bookmarkStart w:id="1186" w:name="_Toc489456273"/>
      <w:bookmarkStart w:id="1187" w:name="_Toc503183656"/>
      <w:bookmarkStart w:id="1188" w:name="_Toc503189677"/>
      <w:bookmarkStart w:id="1189" w:name="_Toc503195698"/>
      <w:bookmarkStart w:id="1190" w:name="_Toc503201719"/>
      <w:bookmarkStart w:id="1191" w:name="_Toc489456274"/>
      <w:bookmarkStart w:id="1192" w:name="_Toc503183657"/>
      <w:bookmarkStart w:id="1193" w:name="_Toc503189678"/>
      <w:bookmarkStart w:id="1194" w:name="_Toc503195699"/>
      <w:bookmarkStart w:id="1195" w:name="_Toc503201720"/>
      <w:bookmarkStart w:id="1196" w:name="_Toc489456275"/>
      <w:bookmarkStart w:id="1197" w:name="_Toc503183658"/>
      <w:bookmarkStart w:id="1198" w:name="_Toc503189679"/>
      <w:bookmarkStart w:id="1199" w:name="_Toc503195700"/>
      <w:bookmarkStart w:id="1200" w:name="_Toc503201721"/>
      <w:bookmarkStart w:id="1201" w:name="_Toc489456276"/>
      <w:bookmarkStart w:id="1202" w:name="_Toc503183659"/>
      <w:bookmarkStart w:id="1203" w:name="_Toc503189680"/>
      <w:bookmarkStart w:id="1204" w:name="_Toc503195701"/>
      <w:bookmarkStart w:id="1205" w:name="_Toc503201722"/>
      <w:bookmarkStart w:id="1206" w:name="_Toc489456277"/>
      <w:bookmarkStart w:id="1207" w:name="_Toc503183660"/>
      <w:bookmarkStart w:id="1208" w:name="_Toc503189681"/>
      <w:bookmarkStart w:id="1209" w:name="_Toc503195702"/>
      <w:bookmarkStart w:id="1210" w:name="_Toc503201723"/>
      <w:bookmarkStart w:id="1211" w:name="_Toc489456278"/>
      <w:bookmarkStart w:id="1212" w:name="_Toc503183661"/>
      <w:bookmarkStart w:id="1213" w:name="_Toc503189682"/>
      <w:bookmarkStart w:id="1214" w:name="_Toc503195703"/>
      <w:bookmarkStart w:id="1215" w:name="_Toc503201724"/>
      <w:bookmarkStart w:id="1216" w:name="_Toc489456279"/>
      <w:bookmarkStart w:id="1217" w:name="_Toc503183662"/>
      <w:bookmarkStart w:id="1218" w:name="_Toc503189683"/>
      <w:bookmarkStart w:id="1219" w:name="_Toc503195704"/>
      <w:bookmarkStart w:id="1220" w:name="_Toc503201725"/>
      <w:bookmarkStart w:id="1221" w:name="_Toc489456280"/>
      <w:bookmarkStart w:id="1222" w:name="_Toc503183663"/>
      <w:bookmarkStart w:id="1223" w:name="_Toc503189684"/>
      <w:bookmarkStart w:id="1224" w:name="_Toc503195705"/>
      <w:bookmarkStart w:id="1225" w:name="_Toc503201726"/>
      <w:bookmarkStart w:id="1226" w:name="_Toc489456281"/>
      <w:bookmarkStart w:id="1227" w:name="_Toc503183664"/>
      <w:bookmarkStart w:id="1228" w:name="_Toc503189685"/>
      <w:bookmarkStart w:id="1229" w:name="_Toc503195706"/>
      <w:bookmarkStart w:id="1230" w:name="_Toc503201727"/>
      <w:bookmarkStart w:id="1231" w:name="_Toc489456282"/>
      <w:bookmarkStart w:id="1232" w:name="_Toc503183665"/>
      <w:bookmarkStart w:id="1233" w:name="_Toc503189686"/>
      <w:bookmarkStart w:id="1234" w:name="_Toc503195707"/>
      <w:bookmarkStart w:id="1235" w:name="_Toc503201728"/>
      <w:bookmarkStart w:id="1236" w:name="_Toc489456283"/>
      <w:bookmarkStart w:id="1237" w:name="_Toc503183666"/>
      <w:bookmarkStart w:id="1238" w:name="_Toc503189687"/>
      <w:bookmarkStart w:id="1239" w:name="_Toc503195708"/>
      <w:bookmarkStart w:id="1240" w:name="_Toc503201729"/>
      <w:bookmarkStart w:id="1241" w:name="_Toc489456284"/>
      <w:bookmarkStart w:id="1242" w:name="_Toc503183667"/>
      <w:bookmarkStart w:id="1243" w:name="_Toc503189688"/>
      <w:bookmarkStart w:id="1244" w:name="_Toc503195709"/>
      <w:bookmarkStart w:id="1245" w:name="_Toc503201730"/>
      <w:bookmarkStart w:id="1246" w:name="_Toc489456285"/>
      <w:bookmarkStart w:id="1247" w:name="_Toc503183668"/>
      <w:bookmarkStart w:id="1248" w:name="_Toc503189689"/>
      <w:bookmarkStart w:id="1249" w:name="_Toc503195710"/>
      <w:bookmarkStart w:id="1250" w:name="_Toc503201731"/>
      <w:bookmarkStart w:id="1251" w:name="_Toc489456286"/>
      <w:bookmarkStart w:id="1252" w:name="_Toc503183669"/>
      <w:bookmarkStart w:id="1253" w:name="_Toc503189690"/>
      <w:bookmarkStart w:id="1254" w:name="_Toc503195711"/>
      <w:bookmarkStart w:id="1255" w:name="_Toc503201732"/>
      <w:bookmarkStart w:id="1256" w:name="_Toc489456287"/>
      <w:bookmarkStart w:id="1257" w:name="_Toc503183670"/>
      <w:bookmarkStart w:id="1258" w:name="_Toc503189691"/>
      <w:bookmarkStart w:id="1259" w:name="_Toc503195712"/>
      <w:bookmarkStart w:id="1260" w:name="_Toc503201733"/>
      <w:bookmarkStart w:id="1261" w:name="_Toc489456288"/>
      <w:bookmarkStart w:id="1262" w:name="_Toc503183671"/>
      <w:bookmarkStart w:id="1263" w:name="_Toc503189692"/>
      <w:bookmarkStart w:id="1264" w:name="_Toc503195713"/>
      <w:bookmarkStart w:id="1265" w:name="_Toc503201734"/>
      <w:bookmarkStart w:id="1266" w:name="_Toc489456289"/>
      <w:bookmarkStart w:id="1267" w:name="_Toc503183672"/>
      <w:bookmarkStart w:id="1268" w:name="_Toc503189693"/>
      <w:bookmarkStart w:id="1269" w:name="_Toc503195714"/>
      <w:bookmarkStart w:id="1270" w:name="_Toc503201735"/>
      <w:bookmarkStart w:id="1271" w:name="_Toc489456290"/>
      <w:bookmarkStart w:id="1272" w:name="_Toc503183673"/>
      <w:bookmarkStart w:id="1273" w:name="_Toc503189694"/>
      <w:bookmarkStart w:id="1274" w:name="_Toc503195715"/>
      <w:bookmarkStart w:id="1275" w:name="_Toc503201736"/>
      <w:bookmarkStart w:id="1276" w:name="_Ref525918086"/>
      <w:bookmarkStart w:id="1277" w:name="_Ref525918087"/>
      <w:bookmarkStart w:id="1278" w:name="_Toc531700547"/>
      <w:bookmarkStart w:id="1279" w:name="_Toc349752945"/>
      <w:bookmarkStart w:id="1280" w:name="_Toc349753832"/>
      <w:bookmarkStart w:id="1281" w:name="_Toc368585901"/>
      <w:bookmarkStart w:id="1282" w:name="_Toc486251494"/>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commentRangeStart w:id="1283"/>
      <w:r w:rsidRPr="00794639">
        <w:rPr>
          <w:snapToGrid w:val="0"/>
        </w:rPr>
        <w:t>SIM Application Toolkit</w:t>
      </w:r>
      <w:commentRangeEnd w:id="1283"/>
      <w:r w:rsidRPr="00794639">
        <w:rPr>
          <w:rStyle w:val="CommentReference"/>
          <w:rFonts w:ascii="Verdana" w:eastAsia="Times New Roman" w:hAnsi="Verdana" w:cs="Times New Roman"/>
          <w:b w:val="0"/>
          <w:lang w:eastAsia="en-US"/>
        </w:rPr>
        <w:commentReference w:id="1283"/>
      </w:r>
      <w:bookmarkEnd w:id="1276"/>
      <w:bookmarkEnd w:id="1277"/>
      <w:bookmarkEnd w:id="1278"/>
    </w:p>
    <w:p w14:paraId="219F6476" w14:textId="73498D7A" w:rsidR="00802A2C" w:rsidRPr="00913410" w:rsidRDefault="00802A2C" w:rsidP="00A37A42">
      <w:r w:rsidRPr="005C602E">
        <w:rPr>
          <w:lang w:eastAsia="zh-CN"/>
        </w:rPr>
        <w:t>SIM Toolkit modes cannot be managed by AT commands. B</w:t>
      </w:r>
      <w:r w:rsidR="00A37A42" w:rsidRPr="00913410">
        <w:rPr>
          <w:lang w:eastAsia="zh-CN"/>
        </w:rPr>
        <w:t>y</w:t>
      </w:r>
      <w:r w:rsidRPr="00913410">
        <w:rPr>
          <w:lang w:eastAsia="zh-CN"/>
        </w:rPr>
        <w:t xml:space="preserve"> default, SIM Toolkit is active and in silent mode.</w:t>
      </w:r>
    </w:p>
    <w:p w14:paraId="67C0C97A" w14:textId="6E75F3A5" w:rsidR="00E22A5D" w:rsidRPr="00A5422A" w:rsidRDefault="00E22A5D" w:rsidP="0059466D">
      <w:pPr>
        <w:pStyle w:val="Heading2"/>
        <w:rPr>
          <w:snapToGrid w:val="0"/>
        </w:rPr>
      </w:pPr>
      <w:bookmarkStart w:id="1284" w:name="_Toc531700548"/>
      <w:r w:rsidRPr="00A5422A">
        <w:rPr>
          <w:snapToGrid w:val="0"/>
        </w:rPr>
        <w:t>Document Modification</w:t>
      </w:r>
      <w:bookmarkEnd w:id="1279"/>
      <w:bookmarkEnd w:id="1280"/>
      <w:bookmarkEnd w:id="1281"/>
      <w:bookmarkEnd w:id="1282"/>
      <w:bookmarkEnd w:id="1284"/>
    </w:p>
    <w:p w14:paraId="69FE3E3C" w14:textId="43B4DE72" w:rsidR="00E22A5D" w:rsidRPr="00794639" w:rsidRDefault="00E22A5D" w:rsidP="00E22A5D">
      <w:pPr>
        <w:rPr>
          <w:snapToGrid w:val="0"/>
        </w:rPr>
      </w:pPr>
      <w:r w:rsidRPr="00794639">
        <w:rPr>
          <w:snapToGrid w:val="0"/>
        </w:rPr>
        <w:t xml:space="preserve">The commands described in this document are only to be used for usual AT command use. </w:t>
      </w:r>
    </w:p>
    <w:p w14:paraId="59A679BC" w14:textId="0CC69F86" w:rsidR="00E22A5D" w:rsidRPr="00794639" w:rsidRDefault="002F347D" w:rsidP="00E22A5D">
      <w:pPr>
        <w:rPr>
          <w:snapToGrid w:val="0"/>
        </w:rPr>
      </w:pPr>
      <w:r w:rsidRPr="00794639">
        <w:rPr>
          <w:snapToGrid w:val="0"/>
        </w:rPr>
        <w:t>I</w:t>
      </w:r>
      <w:r w:rsidR="00E22A5D" w:rsidRPr="00794639">
        <w:rPr>
          <w:snapToGrid w:val="0"/>
        </w:rPr>
        <w:t>nformation provided for the commands are subject to change without notice.</w:t>
      </w:r>
    </w:p>
    <w:p w14:paraId="6298F763" w14:textId="77777777" w:rsidR="00E22A5D" w:rsidRPr="00794639" w:rsidRDefault="00E22A5D" w:rsidP="00CF5A45">
      <w:pPr>
        <w:pStyle w:val="Heading2"/>
      </w:pPr>
      <w:bookmarkStart w:id="1285" w:name="_Toc126999364"/>
      <w:bookmarkStart w:id="1286" w:name="_Toc127252918"/>
      <w:bookmarkStart w:id="1287" w:name="_Toc254698374"/>
      <w:bookmarkStart w:id="1288" w:name="_Toc349752946"/>
      <w:bookmarkStart w:id="1289" w:name="_Toc349753833"/>
      <w:bookmarkStart w:id="1290" w:name="_Toc368585902"/>
      <w:bookmarkStart w:id="1291" w:name="_Toc486251495"/>
      <w:bookmarkStart w:id="1292" w:name="_Toc531700549"/>
      <w:r w:rsidRPr="00794639">
        <w:lastRenderedPageBreak/>
        <w:t>Abbreviations</w:t>
      </w:r>
      <w:bookmarkEnd w:id="1285"/>
      <w:bookmarkEnd w:id="1286"/>
      <w:bookmarkEnd w:id="1287"/>
      <w:bookmarkEnd w:id="1288"/>
      <w:bookmarkEnd w:id="1289"/>
      <w:bookmarkEnd w:id="1290"/>
      <w:bookmarkEnd w:id="1291"/>
      <w:bookmarkEnd w:id="1292"/>
    </w:p>
    <w:tbl>
      <w:tblPr>
        <w:tblStyle w:val="TableSWI"/>
        <w:tblW w:w="5023" w:type="pct"/>
        <w:tblLayout w:type="fixed"/>
        <w:tblLook w:val="04A0" w:firstRow="1" w:lastRow="0" w:firstColumn="1" w:lastColumn="0" w:noHBand="0" w:noVBand="1"/>
      </w:tblPr>
      <w:tblGrid>
        <w:gridCol w:w="2038"/>
        <w:gridCol w:w="7027"/>
      </w:tblGrid>
      <w:tr w:rsidR="00E22A5D" w:rsidRPr="00794639" w14:paraId="444ED125" w14:textId="77777777" w:rsidTr="00166AF3">
        <w:trPr>
          <w:cnfStyle w:val="100000000000" w:firstRow="1" w:lastRow="0" w:firstColumn="0" w:lastColumn="0" w:oddVBand="0" w:evenVBand="0" w:oddHBand="0" w:evenHBand="0" w:firstRowFirstColumn="0" w:firstRowLastColumn="0" w:lastRowFirstColumn="0" w:lastRowLastColumn="0"/>
        </w:trPr>
        <w:tc>
          <w:tcPr>
            <w:tcW w:w="1124" w:type="pct"/>
          </w:tcPr>
          <w:p w14:paraId="215785DB" w14:textId="77777777" w:rsidR="00E22A5D" w:rsidRPr="00794639" w:rsidRDefault="00E22A5D" w:rsidP="000124AC">
            <w:pPr>
              <w:pStyle w:val="TableColumnHead"/>
              <w:spacing w:before="144" w:after="144"/>
              <w:rPr>
                <w:bCs w:val="0"/>
              </w:rPr>
            </w:pPr>
            <w:r w:rsidRPr="00794639">
              <w:t>Abbreviation</w:t>
            </w:r>
          </w:p>
        </w:tc>
        <w:tc>
          <w:tcPr>
            <w:tcW w:w="3876" w:type="pct"/>
          </w:tcPr>
          <w:p w14:paraId="35B6E3D2" w14:textId="77777777" w:rsidR="00E22A5D" w:rsidRPr="00794639" w:rsidRDefault="00E22A5D">
            <w:pPr>
              <w:pStyle w:val="TableColumnHead"/>
              <w:spacing w:before="144" w:after="144"/>
              <w:rPr>
                <w:bCs w:val="0"/>
              </w:rPr>
            </w:pPr>
            <w:r w:rsidRPr="00794639">
              <w:t>Definition</w:t>
            </w:r>
          </w:p>
        </w:tc>
      </w:tr>
      <w:tr w:rsidR="00E22A5D" w:rsidRPr="00794639" w14:paraId="6BF176F0" w14:textId="77777777" w:rsidTr="00166AF3">
        <w:tc>
          <w:tcPr>
            <w:tcW w:w="1124" w:type="pct"/>
          </w:tcPr>
          <w:p w14:paraId="1EBA5AD3" w14:textId="77777777" w:rsidR="00E22A5D" w:rsidRPr="00794639" w:rsidRDefault="00E22A5D" w:rsidP="004651D1">
            <w:pPr>
              <w:pStyle w:val="TableBody"/>
              <w:keepNext/>
            </w:pPr>
            <w:r w:rsidRPr="00794639">
              <w:t>ACM</w:t>
            </w:r>
          </w:p>
        </w:tc>
        <w:tc>
          <w:tcPr>
            <w:tcW w:w="3876" w:type="pct"/>
          </w:tcPr>
          <w:p w14:paraId="6E3B1715" w14:textId="77777777" w:rsidR="00E22A5D" w:rsidRPr="00794639" w:rsidRDefault="00E22A5D" w:rsidP="004651D1">
            <w:pPr>
              <w:pStyle w:val="TableBody"/>
              <w:keepNext/>
            </w:pPr>
            <w:r w:rsidRPr="00794639">
              <w:t>Accumulated Call Meter</w:t>
            </w:r>
          </w:p>
        </w:tc>
      </w:tr>
      <w:tr w:rsidR="00E22A5D" w:rsidRPr="00794639" w14:paraId="050A16C3" w14:textId="77777777" w:rsidTr="00166AF3">
        <w:tc>
          <w:tcPr>
            <w:tcW w:w="1124" w:type="pct"/>
          </w:tcPr>
          <w:p w14:paraId="296CCE33" w14:textId="77777777" w:rsidR="00E22A5D" w:rsidRPr="00794639" w:rsidRDefault="00E22A5D" w:rsidP="004651D1">
            <w:pPr>
              <w:pStyle w:val="TableBody"/>
              <w:keepNext/>
            </w:pPr>
            <w:r w:rsidRPr="00794639">
              <w:t>ADC</w:t>
            </w:r>
          </w:p>
        </w:tc>
        <w:tc>
          <w:tcPr>
            <w:tcW w:w="3876" w:type="pct"/>
          </w:tcPr>
          <w:p w14:paraId="4E2F3B7D" w14:textId="77777777" w:rsidR="00E22A5D" w:rsidRPr="00794639" w:rsidRDefault="00E22A5D" w:rsidP="004651D1">
            <w:pPr>
              <w:pStyle w:val="TableBody"/>
              <w:keepNext/>
            </w:pPr>
            <w:r w:rsidRPr="00794639">
              <w:t>Analog Digital Converter</w:t>
            </w:r>
          </w:p>
        </w:tc>
      </w:tr>
      <w:tr w:rsidR="00E22A5D" w:rsidRPr="00794639" w14:paraId="7212B2EE" w14:textId="77777777" w:rsidTr="00166AF3">
        <w:tc>
          <w:tcPr>
            <w:tcW w:w="1124" w:type="pct"/>
          </w:tcPr>
          <w:p w14:paraId="6F17DCFA" w14:textId="77777777" w:rsidR="00E22A5D" w:rsidRPr="00794639" w:rsidRDefault="00E22A5D" w:rsidP="004651D1">
            <w:pPr>
              <w:pStyle w:val="TableBody"/>
              <w:keepNext/>
            </w:pPr>
            <w:r w:rsidRPr="00794639">
              <w:t>ADN</w:t>
            </w:r>
          </w:p>
        </w:tc>
        <w:tc>
          <w:tcPr>
            <w:tcW w:w="3876" w:type="pct"/>
          </w:tcPr>
          <w:p w14:paraId="01854E1F" w14:textId="77777777" w:rsidR="00E22A5D" w:rsidRPr="00794639" w:rsidRDefault="00E22A5D" w:rsidP="004651D1">
            <w:pPr>
              <w:pStyle w:val="TableBody"/>
              <w:keepNext/>
            </w:pPr>
            <w:r w:rsidRPr="00794639">
              <w:t>Abbreviated Dialing Number (Phonebook)</w:t>
            </w:r>
          </w:p>
        </w:tc>
      </w:tr>
      <w:tr w:rsidR="00E22A5D" w:rsidRPr="00794639" w14:paraId="454184BB" w14:textId="77777777" w:rsidTr="00166AF3">
        <w:tc>
          <w:tcPr>
            <w:tcW w:w="1124" w:type="pct"/>
          </w:tcPr>
          <w:p w14:paraId="52675317" w14:textId="77777777" w:rsidR="00E22A5D" w:rsidRPr="00794639" w:rsidRDefault="00E22A5D" w:rsidP="00166AF3">
            <w:pPr>
              <w:pStyle w:val="TableBody"/>
            </w:pPr>
            <w:r w:rsidRPr="00794639">
              <w:t>AMR</w:t>
            </w:r>
          </w:p>
        </w:tc>
        <w:tc>
          <w:tcPr>
            <w:tcW w:w="3876" w:type="pct"/>
          </w:tcPr>
          <w:p w14:paraId="60EB7DAF" w14:textId="77777777" w:rsidR="00E22A5D" w:rsidRPr="00794639" w:rsidRDefault="00E22A5D" w:rsidP="00166AF3">
            <w:pPr>
              <w:pStyle w:val="TableBody"/>
            </w:pPr>
            <w:r w:rsidRPr="00794639">
              <w:t>Adaptive Multi-Rate</w:t>
            </w:r>
          </w:p>
        </w:tc>
      </w:tr>
      <w:tr w:rsidR="00E22A5D" w:rsidRPr="00794639" w14:paraId="4B1C402D" w14:textId="77777777" w:rsidTr="00166AF3">
        <w:tc>
          <w:tcPr>
            <w:tcW w:w="1124" w:type="pct"/>
          </w:tcPr>
          <w:p w14:paraId="7D8DD1D2" w14:textId="77777777" w:rsidR="00E22A5D" w:rsidRPr="00794639" w:rsidRDefault="00E22A5D" w:rsidP="00166AF3">
            <w:pPr>
              <w:pStyle w:val="TableBody"/>
            </w:pPr>
            <w:r w:rsidRPr="00794639">
              <w:t>AMR-FR</w:t>
            </w:r>
          </w:p>
        </w:tc>
        <w:tc>
          <w:tcPr>
            <w:tcW w:w="3876" w:type="pct"/>
          </w:tcPr>
          <w:p w14:paraId="44B767F7" w14:textId="77777777" w:rsidR="00E22A5D" w:rsidRPr="00794639" w:rsidRDefault="00E22A5D" w:rsidP="00166AF3">
            <w:pPr>
              <w:pStyle w:val="TableBody"/>
            </w:pPr>
            <w:r w:rsidRPr="00794639">
              <w:t>AMR Full Rate (full rate speech version 3)</w:t>
            </w:r>
          </w:p>
        </w:tc>
      </w:tr>
      <w:tr w:rsidR="00E22A5D" w:rsidRPr="00794639" w14:paraId="1D5F9FBF" w14:textId="77777777" w:rsidTr="00166AF3">
        <w:tc>
          <w:tcPr>
            <w:tcW w:w="1124" w:type="pct"/>
          </w:tcPr>
          <w:p w14:paraId="15D6E933" w14:textId="77777777" w:rsidR="00E22A5D" w:rsidRPr="00794639" w:rsidRDefault="00E22A5D" w:rsidP="00166AF3">
            <w:pPr>
              <w:pStyle w:val="TableBody"/>
            </w:pPr>
            <w:r w:rsidRPr="00794639">
              <w:t>AMR-HR</w:t>
            </w:r>
          </w:p>
        </w:tc>
        <w:tc>
          <w:tcPr>
            <w:tcW w:w="3876" w:type="pct"/>
          </w:tcPr>
          <w:p w14:paraId="70BCFDC0" w14:textId="77777777" w:rsidR="00E22A5D" w:rsidRPr="00794639" w:rsidRDefault="00E22A5D" w:rsidP="00166AF3">
            <w:pPr>
              <w:pStyle w:val="TableBody"/>
            </w:pPr>
            <w:r w:rsidRPr="00794639">
              <w:t>AMR Half Rate (half rate speech version 3)</w:t>
            </w:r>
          </w:p>
        </w:tc>
      </w:tr>
      <w:tr w:rsidR="00E22A5D" w:rsidRPr="00794639" w14:paraId="2F52AD5B" w14:textId="77777777" w:rsidTr="00166AF3">
        <w:tc>
          <w:tcPr>
            <w:tcW w:w="1124" w:type="pct"/>
          </w:tcPr>
          <w:p w14:paraId="78801290" w14:textId="77777777" w:rsidR="00E22A5D" w:rsidRPr="00794639" w:rsidRDefault="00E22A5D" w:rsidP="00166AF3">
            <w:pPr>
              <w:pStyle w:val="TableBody"/>
            </w:pPr>
            <w:r w:rsidRPr="00794639">
              <w:t>AOC</w:t>
            </w:r>
          </w:p>
        </w:tc>
        <w:tc>
          <w:tcPr>
            <w:tcW w:w="3876" w:type="pct"/>
          </w:tcPr>
          <w:p w14:paraId="645516A5" w14:textId="3AE27E91" w:rsidR="00E22A5D" w:rsidRPr="00794639" w:rsidRDefault="00E22A5D" w:rsidP="00166AF3">
            <w:pPr>
              <w:pStyle w:val="TableBody"/>
            </w:pPr>
            <w:r w:rsidRPr="00794639">
              <w:t xml:space="preserve">Advice </w:t>
            </w:r>
            <w:r w:rsidR="002F347D" w:rsidRPr="00794639">
              <w:t>o</w:t>
            </w:r>
            <w:r w:rsidRPr="00794639">
              <w:t>f Charge</w:t>
            </w:r>
          </w:p>
        </w:tc>
      </w:tr>
      <w:tr w:rsidR="00E22A5D" w:rsidRPr="00794639" w14:paraId="0A399F21" w14:textId="77777777" w:rsidTr="00166AF3">
        <w:tc>
          <w:tcPr>
            <w:tcW w:w="1124" w:type="pct"/>
          </w:tcPr>
          <w:p w14:paraId="11D147BD" w14:textId="77777777" w:rsidR="00E22A5D" w:rsidRPr="00794639" w:rsidRDefault="00E22A5D" w:rsidP="00166AF3">
            <w:pPr>
              <w:pStyle w:val="TableBody"/>
            </w:pPr>
            <w:r w:rsidRPr="00794639">
              <w:t>APN</w:t>
            </w:r>
          </w:p>
        </w:tc>
        <w:tc>
          <w:tcPr>
            <w:tcW w:w="3876" w:type="pct"/>
          </w:tcPr>
          <w:p w14:paraId="24B9E2AC" w14:textId="77777777" w:rsidR="00E22A5D" w:rsidRPr="00794639" w:rsidRDefault="00E22A5D" w:rsidP="00166AF3">
            <w:pPr>
              <w:pStyle w:val="TableBody"/>
            </w:pPr>
            <w:r w:rsidRPr="00794639">
              <w:t>Access Point Name</w:t>
            </w:r>
          </w:p>
        </w:tc>
      </w:tr>
      <w:tr w:rsidR="00E22A5D" w:rsidRPr="00794639" w14:paraId="6C11FD9D" w14:textId="77777777" w:rsidTr="00166AF3">
        <w:tc>
          <w:tcPr>
            <w:tcW w:w="1124" w:type="pct"/>
          </w:tcPr>
          <w:p w14:paraId="5F9A62C5" w14:textId="77777777" w:rsidR="00E22A5D" w:rsidRPr="00794639" w:rsidRDefault="00E22A5D" w:rsidP="00166AF3">
            <w:pPr>
              <w:pStyle w:val="TableBody"/>
            </w:pPr>
            <w:r w:rsidRPr="00794639">
              <w:t>ARN</w:t>
            </w:r>
          </w:p>
        </w:tc>
        <w:tc>
          <w:tcPr>
            <w:tcW w:w="3876" w:type="pct"/>
          </w:tcPr>
          <w:p w14:paraId="40CBF8BB" w14:textId="77777777" w:rsidR="00E22A5D" w:rsidRPr="00794639" w:rsidRDefault="00E22A5D" w:rsidP="00166AF3">
            <w:pPr>
              <w:pStyle w:val="TableBody"/>
            </w:pPr>
            <w:r w:rsidRPr="00794639">
              <w:t>Address Resolution Protocol</w:t>
            </w:r>
          </w:p>
        </w:tc>
      </w:tr>
      <w:tr w:rsidR="00E22A5D" w:rsidRPr="00794639" w14:paraId="7D8C3248" w14:textId="77777777" w:rsidTr="00166AF3">
        <w:tc>
          <w:tcPr>
            <w:tcW w:w="1124" w:type="pct"/>
          </w:tcPr>
          <w:p w14:paraId="093B6E85" w14:textId="77777777" w:rsidR="00E22A5D" w:rsidRPr="00794639" w:rsidRDefault="00E22A5D" w:rsidP="00166AF3">
            <w:pPr>
              <w:pStyle w:val="TableBody"/>
            </w:pPr>
            <w:r w:rsidRPr="00794639">
              <w:t>ARFCN</w:t>
            </w:r>
          </w:p>
        </w:tc>
        <w:tc>
          <w:tcPr>
            <w:tcW w:w="3876" w:type="pct"/>
          </w:tcPr>
          <w:p w14:paraId="480B88CE" w14:textId="77777777" w:rsidR="00E22A5D" w:rsidRPr="00794639" w:rsidRDefault="00E22A5D" w:rsidP="00166AF3">
            <w:pPr>
              <w:pStyle w:val="TableBody"/>
            </w:pPr>
            <w:r w:rsidRPr="00794639">
              <w:t>Absolute Radio Frequency Channel Number</w:t>
            </w:r>
          </w:p>
        </w:tc>
      </w:tr>
      <w:tr w:rsidR="00E22A5D" w:rsidRPr="00794639" w14:paraId="55188680" w14:textId="77777777" w:rsidTr="00166AF3">
        <w:tc>
          <w:tcPr>
            <w:tcW w:w="1124" w:type="pct"/>
          </w:tcPr>
          <w:p w14:paraId="0671E022" w14:textId="77777777" w:rsidR="00E22A5D" w:rsidRPr="00794639" w:rsidRDefault="00E22A5D" w:rsidP="00166AF3">
            <w:pPr>
              <w:pStyle w:val="TableBody"/>
            </w:pPr>
            <w:r w:rsidRPr="00794639">
              <w:t>ASCII</w:t>
            </w:r>
          </w:p>
        </w:tc>
        <w:tc>
          <w:tcPr>
            <w:tcW w:w="3876" w:type="pct"/>
          </w:tcPr>
          <w:p w14:paraId="59B02216" w14:textId="77777777" w:rsidR="00E22A5D" w:rsidRPr="00794639" w:rsidRDefault="00E22A5D" w:rsidP="00166AF3">
            <w:pPr>
              <w:pStyle w:val="TableBody"/>
            </w:pPr>
            <w:r w:rsidRPr="00794639">
              <w:t>American Standard Code for Information Interchange</w:t>
            </w:r>
          </w:p>
        </w:tc>
      </w:tr>
      <w:tr w:rsidR="00E22A5D" w:rsidRPr="00794639" w14:paraId="219D04CF" w14:textId="77777777" w:rsidTr="00166AF3">
        <w:tc>
          <w:tcPr>
            <w:tcW w:w="1124" w:type="pct"/>
          </w:tcPr>
          <w:p w14:paraId="28ECB48B" w14:textId="77777777" w:rsidR="00E22A5D" w:rsidRPr="00794639" w:rsidRDefault="00E22A5D" w:rsidP="00166AF3">
            <w:pPr>
              <w:pStyle w:val="TableBody"/>
            </w:pPr>
            <w:r w:rsidRPr="00794639">
              <w:t xml:space="preserve">AT </w:t>
            </w:r>
          </w:p>
        </w:tc>
        <w:tc>
          <w:tcPr>
            <w:tcW w:w="3876" w:type="pct"/>
          </w:tcPr>
          <w:p w14:paraId="1BD6FC62" w14:textId="1E1E64EF" w:rsidR="00E22A5D" w:rsidRPr="00794639" w:rsidRDefault="00E22A5D" w:rsidP="00166AF3">
            <w:pPr>
              <w:pStyle w:val="TableBody"/>
            </w:pPr>
            <w:r w:rsidRPr="00794639">
              <w:t>A</w:t>
            </w:r>
            <w:r w:rsidR="002F347D" w:rsidRPr="00794639">
              <w:t>t</w:t>
            </w:r>
            <w:r w:rsidRPr="00794639">
              <w:t>tention; Hayes Standard AT command Set</w:t>
            </w:r>
          </w:p>
        </w:tc>
      </w:tr>
      <w:tr w:rsidR="00E22A5D" w:rsidRPr="00794639" w14:paraId="52F461CB" w14:textId="77777777" w:rsidTr="00166AF3">
        <w:tc>
          <w:tcPr>
            <w:tcW w:w="1124" w:type="pct"/>
          </w:tcPr>
          <w:p w14:paraId="1FCE3E6F" w14:textId="77777777" w:rsidR="00E22A5D" w:rsidRPr="00794639" w:rsidRDefault="00E22A5D" w:rsidP="00166AF3">
            <w:pPr>
              <w:pStyle w:val="TableBody"/>
            </w:pPr>
            <w:r w:rsidRPr="00794639">
              <w:t>BCCH</w:t>
            </w:r>
          </w:p>
        </w:tc>
        <w:tc>
          <w:tcPr>
            <w:tcW w:w="3876" w:type="pct"/>
          </w:tcPr>
          <w:p w14:paraId="463DFBDF" w14:textId="77777777" w:rsidR="00E22A5D" w:rsidRPr="00794639" w:rsidRDefault="00E22A5D" w:rsidP="00166AF3">
            <w:pPr>
              <w:pStyle w:val="TableBody"/>
            </w:pPr>
            <w:r w:rsidRPr="00794639">
              <w:t>Broadcast Channel</w:t>
            </w:r>
          </w:p>
        </w:tc>
      </w:tr>
      <w:tr w:rsidR="00E22A5D" w:rsidRPr="00794639" w14:paraId="094C4DFF" w14:textId="77777777" w:rsidTr="00166AF3">
        <w:tc>
          <w:tcPr>
            <w:tcW w:w="1124" w:type="pct"/>
          </w:tcPr>
          <w:p w14:paraId="0458830A" w14:textId="77777777" w:rsidR="00E22A5D" w:rsidRPr="00794639" w:rsidRDefault="00E22A5D" w:rsidP="00166AF3">
            <w:pPr>
              <w:pStyle w:val="TableBody"/>
            </w:pPr>
            <w:r w:rsidRPr="00794639">
              <w:t>BER</w:t>
            </w:r>
          </w:p>
        </w:tc>
        <w:tc>
          <w:tcPr>
            <w:tcW w:w="3876" w:type="pct"/>
          </w:tcPr>
          <w:p w14:paraId="52A7C563" w14:textId="4CD2F343" w:rsidR="00E22A5D" w:rsidRPr="00794639" w:rsidRDefault="00E22A5D" w:rsidP="00166AF3">
            <w:pPr>
              <w:pStyle w:val="TableBody"/>
            </w:pPr>
            <w:r w:rsidRPr="00794639">
              <w:t>Bit Err</w:t>
            </w:r>
            <w:r w:rsidR="002F347D" w:rsidRPr="00794639">
              <w:t>or</w:t>
            </w:r>
            <w:r w:rsidRPr="00794639">
              <w:t xml:space="preserve"> Rate</w:t>
            </w:r>
          </w:p>
        </w:tc>
      </w:tr>
      <w:tr w:rsidR="00E22A5D" w:rsidRPr="00794639" w14:paraId="6D8C934F" w14:textId="77777777" w:rsidTr="00166AF3">
        <w:tc>
          <w:tcPr>
            <w:tcW w:w="1124" w:type="pct"/>
          </w:tcPr>
          <w:p w14:paraId="4F58D9BF" w14:textId="77777777" w:rsidR="00E22A5D" w:rsidRPr="00794639" w:rsidRDefault="00E22A5D" w:rsidP="00166AF3">
            <w:pPr>
              <w:pStyle w:val="TableBody"/>
            </w:pPr>
            <w:r w:rsidRPr="00794639">
              <w:t>BM</w:t>
            </w:r>
          </w:p>
        </w:tc>
        <w:tc>
          <w:tcPr>
            <w:tcW w:w="3876" w:type="pct"/>
          </w:tcPr>
          <w:p w14:paraId="1EA65160" w14:textId="77777777" w:rsidR="00E22A5D" w:rsidRPr="00794639" w:rsidRDefault="00E22A5D" w:rsidP="00166AF3">
            <w:pPr>
              <w:pStyle w:val="TableBody"/>
            </w:pPr>
            <w:r w:rsidRPr="00794639">
              <w:t>Broadcast Message Storage</w:t>
            </w:r>
          </w:p>
        </w:tc>
      </w:tr>
      <w:tr w:rsidR="00E22A5D" w:rsidRPr="00794639" w14:paraId="7A39B76A" w14:textId="77777777" w:rsidTr="00166AF3">
        <w:tc>
          <w:tcPr>
            <w:tcW w:w="1124" w:type="pct"/>
          </w:tcPr>
          <w:p w14:paraId="44FC29D2" w14:textId="77777777" w:rsidR="00E22A5D" w:rsidRPr="00794639" w:rsidRDefault="00E22A5D" w:rsidP="00166AF3">
            <w:pPr>
              <w:pStyle w:val="TableBody"/>
            </w:pPr>
            <w:r w:rsidRPr="00794639">
              <w:t>CBM</w:t>
            </w:r>
          </w:p>
        </w:tc>
        <w:tc>
          <w:tcPr>
            <w:tcW w:w="3876" w:type="pct"/>
          </w:tcPr>
          <w:p w14:paraId="18DD3B54" w14:textId="77777777" w:rsidR="00E22A5D" w:rsidRPr="00794639" w:rsidRDefault="00E22A5D" w:rsidP="00166AF3">
            <w:pPr>
              <w:pStyle w:val="TableBody"/>
            </w:pPr>
            <w:r w:rsidRPr="00794639">
              <w:t>Cell Broadcast Message</w:t>
            </w:r>
          </w:p>
        </w:tc>
      </w:tr>
      <w:tr w:rsidR="00E22A5D" w:rsidRPr="00794639" w14:paraId="6DEE942C" w14:textId="77777777" w:rsidTr="00166AF3">
        <w:tc>
          <w:tcPr>
            <w:tcW w:w="1124" w:type="pct"/>
          </w:tcPr>
          <w:p w14:paraId="133E5CAA" w14:textId="77777777" w:rsidR="00E22A5D" w:rsidRPr="00794639" w:rsidRDefault="00E22A5D" w:rsidP="00166AF3">
            <w:pPr>
              <w:pStyle w:val="TableBody"/>
            </w:pPr>
            <w:r w:rsidRPr="00794639">
              <w:t>CB</w:t>
            </w:r>
          </w:p>
        </w:tc>
        <w:tc>
          <w:tcPr>
            <w:tcW w:w="3876" w:type="pct"/>
          </w:tcPr>
          <w:p w14:paraId="5A75A2AC" w14:textId="77777777" w:rsidR="00E22A5D" w:rsidRPr="00794639" w:rsidRDefault="00E22A5D" w:rsidP="00166AF3">
            <w:pPr>
              <w:pStyle w:val="TableBody"/>
            </w:pPr>
            <w:r w:rsidRPr="00794639">
              <w:t>Cell Broadcast</w:t>
            </w:r>
          </w:p>
        </w:tc>
      </w:tr>
      <w:tr w:rsidR="00E22A5D" w:rsidRPr="00794639" w14:paraId="73AA6D1E" w14:textId="77777777" w:rsidTr="00166AF3">
        <w:tc>
          <w:tcPr>
            <w:tcW w:w="1124" w:type="pct"/>
          </w:tcPr>
          <w:p w14:paraId="74B74734" w14:textId="77777777" w:rsidR="00E22A5D" w:rsidRPr="00794639" w:rsidRDefault="00E22A5D" w:rsidP="00166AF3">
            <w:pPr>
              <w:pStyle w:val="TableBody"/>
            </w:pPr>
            <w:r w:rsidRPr="00794639">
              <w:t>CCK</w:t>
            </w:r>
          </w:p>
        </w:tc>
        <w:tc>
          <w:tcPr>
            <w:tcW w:w="3876" w:type="pct"/>
          </w:tcPr>
          <w:p w14:paraId="36339365" w14:textId="77777777" w:rsidR="00E22A5D" w:rsidRPr="00794639" w:rsidRDefault="00E22A5D" w:rsidP="00166AF3">
            <w:pPr>
              <w:pStyle w:val="TableBody"/>
            </w:pPr>
            <w:r w:rsidRPr="00794639">
              <w:t>Corporate Control Key</w:t>
            </w:r>
          </w:p>
        </w:tc>
      </w:tr>
      <w:tr w:rsidR="00E22A5D" w:rsidRPr="00794639" w14:paraId="45894707" w14:textId="77777777" w:rsidTr="00166AF3">
        <w:tc>
          <w:tcPr>
            <w:tcW w:w="1124" w:type="pct"/>
          </w:tcPr>
          <w:p w14:paraId="6C291986" w14:textId="77777777" w:rsidR="00E22A5D" w:rsidRPr="00794639" w:rsidRDefault="00E22A5D" w:rsidP="00166AF3">
            <w:pPr>
              <w:pStyle w:val="TableBody"/>
            </w:pPr>
            <w:r w:rsidRPr="00794639">
              <w:t>CCM</w:t>
            </w:r>
          </w:p>
        </w:tc>
        <w:tc>
          <w:tcPr>
            <w:tcW w:w="3876" w:type="pct"/>
          </w:tcPr>
          <w:p w14:paraId="7FC50CCE" w14:textId="77777777" w:rsidR="00E22A5D" w:rsidRPr="00794639" w:rsidRDefault="00E22A5D" w:rsidP="00166AF3">
            <w:pPr>
              <w:pStyle w:val="TableBody"/>
            </w:pPr>
            <w:r w:rsidRPr="00794639">
              <w:t>Current Call Meter</w:t>
            </w:r>
          </w:p>
        </w:tc>
      </w:tr>
      <w:tr w:rsidR="00E22A5D" w:rsidRPr="00794639" w14:paraId="0731BD22" w14:textId="77777777" w:rsidTr="00166AF3">
        <w:tc>
          <w:tcPr>
            <w:tcW w:w="1124" w:type="pct"/>
          </w:tcPr>
          <w:p w14:paraId="3E76ABB0" w14:textId="77777777" w:rsidR="00E22A5D" w:rsidRPr="00794639" w:rsidRDefault="00E22A5D" w:rsidP="00166AF3">
            <w:pPr>
              <w:pStyle w:val="TableBody"/>
            </w:pPr>
            <w:r w:rsidRPr="00794639">
              <w:t>CHV</w:t>
            </w:r>
          </w:p>
        </w:tc>
        <w:tc>
          <w:tcPr>
            <w:tcW w:w="3876" w:type="pct"/>
          </w:tcPr>
          <w:p w14:paraId="69A5581A" w14:textId="77777777" w:rsidR="00E22A5D" w:rsidRPr="00794639" w:rsidRDefault="00E22A5D" w:rsidP="00166AF3">
            <w:pPr>
              <w:pStyle w:val="TableBody"/>
            </w:pPr>
            <w:r w:rsidRPr="00794639">
              <w:t>Card Holder Verification</w:t>
            </w:r>
          </w:p>
        </w:tc>
      </w:tr>
      <w:tr w:rsidR="00E22A5D" w:rsidRPr="00794639" w14:paraId="4FC247D7" w14:textId="77777777" w:rsidTr="00166AF3">
        <w:tc>
          <w:tcPr>
            <w:tcW w:w="1124" w:type="pct"/>
          </w:tcPr>
          <w:p w14:paraId="1A31731B" w14:textId="77777777" w:rsidR="00E22A5D" w:rsidRPr="00794639" w:rsidRDefault="00E22A5D" w:rsidP="00166AF3">
            <w:pPr>
              <w:pStyle w:val="TableBody"/>
            </w:pPr>
            <w:r w:rsidRPr="00794639">
              <w:t>CHAP</w:t>
            </w:r>
          </w:p>
        </w:tc>
        <w:tc>
          <w:tcPr>
            <w:tcW w:w="3876" w:type="pct"/>
          </w:tcPr>
          <w:p w14:paraId="76199DA9" w14:textId="77777777" w:rsidR="00E22A5D" w:rsidRPr="00794639" w:rsidRDefault="00E22A5D" w:rsidP="00166AF3">
            <w:pPr>
              <w:pStyle w:val="TableBody"/>
            </w:pPr>
            <w:r w:rsidRPr="00794639">
              <w:rPr>
                <w:rFonts w:eastAsia="MS Mincho"/>
              </w:rPr>
              <w:t>Challenge handshake Authentication Protocol</w:t>
            </w:r>
          </w:p>
        </w:tc>
      </w:tr>
      <w:tr w:rsidR="00E22A5D" w:rsidRPr="00794639" w14:paraId="06659E5B" w14:textId="77777777" w:rsidTr="00166AF3">
        <w:tc>
          <w:tcPr>
            <w:tcW w:w="1124" w:type="pct"/>
          </w:tcPr>
          <w:p w14:paraId="6B4AEF3A" w14:textId="77777777" w:rsidR="00E22A5D" w:rsidRPr="00794639" w:rsidRDefault="00E22A5D" w:rsidP="00166AF3">
            <w:pPr>
              <w:pStyle w:val="TableBody"/>
            </w:pPr>
            <w:r w:rsidRPr="00794639">
              <w:t>CI</w:t>
            </w:r>
          </w:p>
        </w:tc>
        <w:tc>
          <w:tcPr>
            <w:tcW w:w="3876" w:type="pct"/>
          </w:tcPr>
          <w:p w14:paraId="34C86208" w14:textId="77777777" w:rsidR="00E22A5D" w:rsidRPr="00794639" w:rsidRDefault="00E22A5D" w:rsidP="00166AF3">
            <w:pPr>
              <w:pStyle w:val="TableBody"/>
            </w:pPr>
            <w:r w:rsidRPr="00794639">
              <w:t>Cell Identifier</w:t>
            </w:r>
          </w:p>
        </w:tc>
      </w:tr>
      <w:tr w:rsidR="00E22A5D" w:rsidRPr="00794639" w14:paraId="52789E9F" w14:textId="77777777" w:rsidTr="00166AF3">
        <w:tc>
          <w:tcPr>
            <w:tcW w:w="1124" w:type="pct"/>
          </w:tcPr>
          <w:p w14:paraId="0378CD8C" w14:textId="77777777" w:rsidR="00E22A5D" w:rsidRPr="00794639" w:rsidRDefault="00E22A5D" w:rsidP="00166AF3">
            <w:pPr>
              <w:pStyle w:val="TableBody"/>
            </w:pPr>
            <w:r w:rsidRPr="00794639">
              <w:t>CLI</w:t>
            </w:r>
          </w:p>
        </w:tc>
        <w:tc>
          <w:tcPr>
            <w:tcW w:w="3876" w:type="pct"/>
          </w:tcPr>
          <w:p w14:paraId="4C722815" w14:textId="77777777" w:rsidR="00E22A5D" w:rsidRPr="00794639" w:rsidRDefault="00E22A5D" w:rsidP="00166AF3">
            <w:pPr>
              <w:pStyle w:val="TableBody"/>
            </w:pPr>
            <w:r w:rsidRPr="00794639">
              <w:t>Client Line Identification</w:t>
            </w:r>
          </w:p>
        </w:tc>
      </w:tr>
      <w:tr w:rsidR="00E22A5D" w:rsidRPr="00794639" w14:paraId="5F626FBF" w14:textId="77777777" w:rsidTr="00166AF3">
        <w:tc>
          <w:tcPr>
            <w:tcW w:w="1124" w:type="pct"/>
          </w:tcPr>
          <w:p w14:paraId="786A104D" w14:textId="77777777" w:rsidR="00E22A5D" w:rsidRPr="00794639" w:rsidRDefault="00E22A5D" w:rsidP="00166AF3">
            <w:pPr>
              <w:pStyle w:val="TableBody"/>
            </w:pPr>
            <w:r w:rsidRPr="00794639">
              <w:t>CNL</w:t>
            </w:r>
          </w:p>
        </w:tc>
        <w:tc>
          <w:tcPr>
            <w:tcW w:w="3876" w:type="pct"/>
          </w:tcPr>
          <w:p w14:paraId="1800524F" w14:textId="77777777" w:rsidR="00E22A5D" w:rsidRPr="00794639" w:rsidRDefault="00E22A5D" w:rsidP="00166AF3">
            <w:pPr>
              <w:pStyle w:val="TableBody"/>
            </w:pPr>
            <w:r w:rsidRPr="00794639">
              <w:t>Cooperative Network List</w:t>
            </w:r>
          </w:p>
        </w:tc>
      </w:tr>
      <w:tr w:rsidR="00E22A5D" w:rsidRPr="00794639" w14:paraId="3FA65319" w14:textId="77777777" w:rsidTr="00166AF3">
        <w:tc>
          <w:tcPr>
            <w:tcW w:w="1124" w:type="pct"/>
          </w:tcPr>
          <w:p w14:paraId="5E65E46D" w14:textId="77777777" w:rsidR="00E22A5D" w:rsidRPr="00794639" w:rsidRDefault="00E22A5D" w:rsidP="00166AF3">
            <w:pPr>
              <w:pStyle w:val="TableBody"/>
            </w:pPr>
            <w:r w:rsidRPr="00794639">
              <w:t>CODEC</w:t>
            </w:r>
          </w:p>
        </w:tc>
        <w:tc>
          <w:tcPr>
            <w:tcW w:w="3876" w:type="pct"/>
          </w:tcPr>
          <w:p w14:paraId="05F914F9" w14:textId="77777777" w:rsidR="00E22A5D" w:rsidRPr="00794639" w:rsidRDefault="00E22A5D" w:rsidP="00166AF3">
            <w:pPr>
              <w:pStyle w:val="TableBody"/>
            </w:pPr>
            <w:r w:rsidRPr="00794639">
              <w:t>Coder Decoder</w:t>
            </w:r>
          </w:p>
        </w:tc>
      </w:tr>
      <w:tr w:rsidR="00E22A5D" w:rsidRPr="00794639" w14:paraId="660709A1" w14:textId="77777777" w:rsidTr="00166AF3">
        <w:tc>
          <w:tcPr>
            <w:tcW w:w="1124" w:type="pct"/>
          </w:tcPr>
          <w:p w14:paraId="6ACEBA39" w14:textId="77777777" w:rsidR="00E22A5D" w:rsidRPr="00794639" w:rsidRDefault="00E22A5D" w:rsidP="00166AF3">
            <w:pPr>
              <w:pStyle w:val="TableBody"/>
            </w:pPr>
            <w:r w:rsidRPr="00794639">
              <w:t>COLP</w:t>
            </w:r>
          </w:p>
        </w:tc>
        <w:tc>
          <w:tcPr>
            <w:tcW w:w="3876" w:type="pct"/>
          </w:tcPr>
          <w:p w14:paraId="17CB1C3D" w14:textId="77777777" w:rsidR="00E22A5D" w:rsidRPr="00794639" w:rsidRDefault="00E22A5D" w:rsidP="00166AF3">
            <w:pPr>
              <w:pStyle w:val="TableBody"/>
            </w:pPr>
            <w:r w:rsidRPr="00794639">
              <w:t>Connected Line Identification Presentation</w:t>
            </w:r>
          </w:p>
        </w:tc>
      </w:tr>
      <w:tr w:rsidR="00E22A5D" w:rsidRPr="00794639" w14:paraId="7A59B600" w14:textId="77777777" w:rsidTr="00166AF3">
        <w:tc>
          <w:tcPr>
            <w:tcW w:w="1124" w:type="pct"/>
          </w:tcPr>
          <w:p w14:paraId="37094B8B" w14:textId="77777777" w:rsidR="00E22A5D" w:rsidRPr="00794639" w:rsidRDefault="00E22A5D" w:rsidP="00166AF3">
            <w:pPr>
              <w:pStyle w:val="TableBody"/>
            </w:pPr>
            <w:r w:rsidRPr="00794639">
              <w:t>CPHS</w:t>
            </w:r>
          </w:p>
        </w:tc>
        <w:tc>
          <w:tcPr>
            <w:tcW w:w="3876" w:type="pct"/>
          </w:tcPr>
          <w:p w14:paraId="7AA3D61B" w14:textId="77777777" w:rsidR="00E22A5D" w:rsidRPr="00794639" w:rsidRDefault="00E22A5D" w:rsidP="00166AF3">
            <w:pPr>
              <w:pStyle w:val="TableBody"/>
            </w:pPr>
            <w:r w:rsidRPr="00794639">
              <w:t>Common PCN Handset Specification</w:t>
            </w:r>
          </w:p>
        </w:tc>
      </w:tr>
      <w:tr w:rsidR="00E22A5D" w:rsidRPr="00794639" w14:paraId="13A4BF65" w14:textId="77777777" w:rsidTr="00166AF3">
        <w:tc>
          <w:tcPr>
            <w:tcW w:w="1124" w:type="pct"/>
          </w:tcPr>
          <w:p w14:paraId="5EA8294A" w14:textId="77777777" w:rsidR="00E22A5D" w:rsidRPr="00794639" w:rsidRDefault="00E22A5D" w:rsidP="00166AF3">
            <w:pPr>
              <w:pStyle w:val="TableBody"/>
            </w:pPr>
            <w:r w:rsidRPr="00794639">
              <w:t xml:space="preserve">CPU </w:t>
            </w:r>
          </w:p>
        </w:tc>
        <w:tc>
          <w:tcPr>
            <w:tcW w:w="3876" w:type="pct"/>
          </w:tcPr>
          <w:p w14:paraId="7444EF7F" w14:textId="77777777" w:rsidR="00E22A5D" w:rsidRPr="00794639" w:rsidRDefault="00E22A5D" w:rsidP="00166AF3">
            <w:pPr>
              <w:pStyle w:val="TableBody"/>
            </w:pPr>
            <w:r w:rsidRPr="00794639">
              <w:t>Central Processing Unit</w:t>
            </w:r>
          </w:p>
        </w:tc>
      </w:tr>
      <w:tr w:rsidR="00E22A5D" w:rsidRPr="00794639" w14:paraId="6ED27472" w14:textId="77777777" w:rsidTr="00166AF3">
        <w:tc>
          <w:tcPr>
            <w:tcW w:w="1124" w:type="pct"/>
          </w:tcPr>
          <w:p w14:paraId="324F3AAB" w14:textId="77777777" w:rsidR="00E22A5D" w:rsidRPr="00794639" w:rsidRDefault="00E22A5D" w:rsidP="00166AF3">
            <w:pPr>
              <w:pStyle w:val="TableBody"/>
            </w:pPr>
            <w:r w:rsidRPr="00794639">
              <w:t>CSD</w:t>
            </w:r>
          </w:p>
        </w:tc>
        <w:tc>
          <w:tcPr>
            <w:tcW w:w="3876" w:type="pct"/>
          </w:tcPr>
          <w:p w14:paraId="248A75B5" w14:textId="77777777" w:rsidR="00E22A5D" w:rsidRPr="00794639" w:rsidRDefault="00E22A5D" w:rsidP="00166AF3">
            <w:pPr>
              <w:pStyle w:val="TableBody"/>
            </w:pPr>
            <w:r w:rsidRPr="00794639">
              <w:t xml:space="preserve">Circuit Switched Data </w:t>
            </w:r>
          </w:p>
        </w:tc>
      </w:tr>
      <w:tr w:rsidR="00E22A5D" w:rsidRPr="00794639" w14:paraId="0CE6AFF2" w14:textId="77777777" w:rsidTr="00166AF3">
        <w:tc>
          <w:tcPr>
            <w:tcW w:w="1124" w:type="pct"/>
          </w:tcPr>
          <w:p w14:paraId="1ACA357F" w14:textId="77777777" w:rsidR="00E22A5D" w:rsidRPr="00794639" w:rsidRDefault="00E22A5D" w:rsidP="00166AF3">
            <w:pPr>
              <w:pStyle w:val="TableBody"/>
            </w:pPr>
            <w:r w:rsidRPr="00794639">
              <w:t>CSP</w:t>
            </w:r>
          </w:p>
        </w:tc>
        <w:tc>
          <w:tcPr>
            <w:tcW w:w="3876" w:type="pct"/>
          </w:tcPr>
          <w:p w14:paraId="5A731B2F" w14:textId="77777777" w:rsidR="00E22A5D" w:rsidRPr="00794639" w:rsidRDefault="00E22A5D" w:rsidP="00166AF3">
            <w:pPr>
              <w:pStyle w:val="TableBody"/>
            </w:pPr>
            <w:r w:rsidRPr="00794639">
              <w:t xml:space="preserve">Customer Service Profile  </w:t>
            </w:r>
          </w:p>
        </w:tc>
      </w:tr>
      <w:tr w:rsidR="00E22A5D" w:rsidRPr="00794639" w14:paraId="664EF46C" w14:textId="77777777" w:rsidTr="00166AF3">
        <w:tc>
          <w:tcPr>
            <w:tcW w:w="1124" w:type="pct"/>
          </w:tcPr>
          <w:p w14:paraId="08F8908A" w14:textId="77777777" w:rsidR="00E22A5D" w:rsidRPr="00794639" w:rsidRDefault="00E22A5D" w:rsidP="00166AF3">
            <w:pPr>
              <w:pStyle w:val="TableBody"/>
            </w:pPr>
            <w:r w:rsidRPr="00794639">
              <w:t>CTM</w:t>
            </w:r>
          </w:p>
        </w:tc>
        <w:tc>
          <w:tcPr>
            <w:tcW w:w="3876" w:type="pct"/>
          </w:tcPr>
          <w:p w14:paraId="42CDA565" w14:textId="77777777" w:rsidR="00E22A5D" w:rsidRPr="00794639" w:rsidRDefault="00E22A5D" w:rsidP="00166AF3">
            <w:pPr>
              <w:pStyle w:val="TableBody"/>
            </w:pPr>
            <w:r w:rsidRPr="00794639">
              <w:t>Cellular Text telephone Modem</w:t>
            </w:r>
          </w:p>
        </w:tc>
      </w:tr>
      <w:tr w:rsidR="00E22A5D" w:rsidRPr="00794639" w14:paraId="55CEF1FC" w14:textId="77777777" w:rsidTr="00166AF3">
        <w:tc>
          <w:tcPr>
            <w:tcW w:w="1124" w:type="pct"/>
          </w:tcPr>
          <w:p w14:paraId="7E03C02D" w14:textId="77777777" w:rsidR="00E22A5D" w:rsidRPr="00794639" w:rsidRDefault="00E22A5D" w:rsidP="00166AF3">
            <w:pPr>
              <w:pStyle w:val="TableBody"/>
            </w:pPr>
            <w:r w:rsidRPr="00794639">
              <w:t>CTS</w:t>
            </w:r>
          </w:p>
        </w:tc>
        <w:tc>
          <w:tcPr>
            <w:tcW w:w="3876" w:type="pct"/>
          </w:tcPr>
          <w:p w14:paraId="70F08298" w14:textId="0F12D9A7" w:rsidR="00E22A5D" w:rsidRPr="00794639" w:rsidRDefault="00E22A5D" w:rsidP="00166AF3">
            <w:pPr>
              <w:pStyle w:val="TableBody"/>
            </w:pPr>
            <w:r w:rsidRPr="00794639">
              <w:t xml:space="preserve">Clear </w:t>
            </w:r>
            <w:r w:rsidR="002F347D" w:rsidRPr="00794639">
              <w:t>t</w:t>
            </w:r>
            <w:r w:rsidRPr="00794639">
              <w:t>o Send signal</w:t>
            </w:r>
          </w:p>
        </w:tc>
      </w:tr>
      <w:tr w:rsidR="00E22A5D" w:rsidRPr="00794639" w14:paraId="3F3682D5" w14:textId="77777777" w:rsidTr="00166AF3">
        <w:tc>
          <w:tcPr>
            <w:tcW w:w="1124" w:type="pct"/>
          </w:tcPr>
          <w:p w14:paraId="7F26389E" w14:textId="77777777" w:rsidR="00E22A5D" w:rsidRPr="00794639" w:rsidRDefault="00E22A5D" w:rsidP="00166AF3">
            <w:pPr>
              <w:pStyle w:val="TableBody"/>
            </w:pPr>
            <w:r w:rsidRPr="00794639">
              <w:t>CUG</w:t>
            </w:r>
          </w:p>
        </w:tc>
        <w:tc>
          <w:tcPr>
            <w:tcW w:w="3876" w:type="pct"/>
          </w:tcPr>
          <w:p w14:paraId="78571110" w14:textId="77777777" w:rsidR="00E22A5D" w:rsidRPr="00794639" w:rsidRDefault="00E22A5D" w:rsidP="00166AF3">
            <w:pPr>
              <w:pStyle w:val="TableBody"/>
            </w:pPr>
            <w:r w:rsidRPr="00794639">
              <w:t>Closed User Group</w:t>
            </w:r>
          </w:p>
        </w:tc>
      </w:tr>
      <w:tr w:rsidR="00E22A5D" w:rsidRPr="00794639" w14:paraId="3747F8C6" w14:textId="77777777" w:rsidTr="00166AF3">
        <w:tc>
          <w:tcPr>
            <w:tcW w:w="1124" w:type="pct"/>
          </w:tcPr>
          <w:p w14:paraId="2945EE23" w14:textId="77777777" w:rsidR="00E22A5D" w:rsidRPr="00794639" w:rsidRDefault="00E22A5D" w:rsidP="00166AF3">
            <w:pPr>
              <w:pStyle w:val="TableBody"/>
            </w:pPr>
            <w:r w:rsidRPr="00794639">
              <w:t>DAC</w:t>
            </w:r>
          </w:p>
        </w:tc>
        <w:tc>
          <w:tcPr>
            <w:tcW w:w="3876" w:type="pct"/>
          </w:tcPr>
          <w:p w14:paraId="7ACD7680" w14:textId="77777777" w:rsidR="00E22A5D" w:rsidRPr="00794639" w:rsidRDefault="00E22A5D" w:rsidP="00166AF3">
            <w:pPr>
              <w:pStyle w:val="TableBody"/>
            </w:pPr>
            <w:r w:rsidRPr="00794639">
              <w:t>Digital to Analog Converter</w:t>
            </w:r>
          </w:p>
        </w:tc>
      </w:tr>
      <w:tr w:rsidR="00E22A5D" w:rsidRPr="00794639" w14:paraId="1DD92F13" w14:textId="77777777" w:rsidTr="00166AF3">
        <w:tc>
          <w:tcPr>
            <w:tcW w:w="1124" w:type="pct"/>
          </w:tcPr>
          <w:p w14:paraId="5F1F8989" w14:textId="77777777" w:rsidR="00E22A5D" w:rsidRPr="00794639" w:rsidRDefault="00E22A5D" w:rsidP="00166AF3">
            <w:pPr>
              <w:pStyle w:val="TableBody"/>
            </w:pPr>
            <w:r w:rsidRPr="00794639">
              <w:t>DCS</w:t>
            </w:r>
          </w:p>
        </w:tc>
        <w:tc>
          <w:tcPr>
            <w:tcW w:w="3876" w:type="pct"/>
          </w:tcPr>
          <w:p w14:paraId="57EC4328" w14:textId="77777777" w:rsidR="00E22A5D" w:rsidRPr="00794639" w:rsidRDefault="00E22A5D" w:rsidP="00166AF3">
            <w:pPr>
              <w:pStyle w:val="TableBody"/>
            </w:pPr>
            <w:r w:rsidRPr="00794639">
              <w:t>Digital Cellular System</w:t>
            </w:r>
          </w:p>
        </w:tc>
      </w:tr>
      <w:tr w:rsidR="00E22A5D" w:rsidRPr="00794639" w14:paraId="0A891FA6" w14:textId="77777777" w:rsidTr="00166AF3">
        <w:tc>
          <w:tcPr>
            <w:tcW w:w="1124" w:type="pct"/>
          </w:tcPr>
          <w:p w14:paraId="2FEFA1B4" w14:textId="77777777" w:rsidR="00E22A5D" w:rsidRPr="00794639" w:rsidRDefault="00E22A5D" w:rsidP="00166AF3">
            <w:pPr>
              <w:pStyle w:val="TableBody"/>
            </w:pPr>
            <w:r w:rsidRPr="00794639">
              <w:t>DCE</w:t>
            </w:r>
          </w:p>
        </w:tc>
        <w:tc>
          <w:tcPr>
            <w:tcW w:w="3876" w:type="pct"/>
          </w:tcPr>
          <w:p w14:paraId="171B39E7" w14:textId="77777777" w:rsidR="00E22A5D" w:rsidRPr="00794639" w:rsidRDefault="00E22A5D" w:rsidP="00166AF3">
            <w:pPr>
              <w:pStyle w:val="TableBody"/>
            </w:pPr>
            <w:r w:rsidRPr="00794639">
              <w:t>Data Circuit Equipment</w:t>
            </w:r>
          </w:p>
        </w:tc>
      </w:tr>
      <w:tr w:rsidR="00E22A5D" w:rsidRPr="00794639" w14:paraId="708DD7E7" w14:textId="77777777" w:rsidTr="00166AF3">
        <w:tc>
          <w:tcPr>
            <w:tcW w:w="1124" w:type="pct"/>
          </w:tcPr>
          <w:p w14:paraId="498FD6C8" w14:textId="77777777" w:rsidR="00E22A5D" w:rsidRPr="00794639" w:rsidRDefault="00E22A5D" w:rsidP="00166AF3">
            <w:pPr>
              <w:pStyle w:val="TableBody"/>
            </w:pPr>
            <w:r w:rsidRPr="00794639">
              <w:t>DCD</w:t>
            </w:r>
          </w:p>
        </w:tc>
        <w:tc>
          <w:tcPr>
            <w:tcW w:w="3876" w:type="pct"/>
          </w:tcPr>
          <w:p w14:paraId="2E2F8854" w14:textId="77777777" w:rsidR="00E22A5D" w:rsidRPr="00794639" w:rsidRDefault="00E22A5D" w:rsidP="00166AF3">
            <w:pPr>
              <w:pStyle w:val="TableBody"/>
            </w:pPr>
            <w:r w:rsidRPr="00794639">
              <w:t>Data Carrier Detect</w:t>
            </w:r>
          </w:p>
        </w:tc>
      </w:tr>
      <w:tr w:rsidR="00E22A5D" w:rsidRPr="00794639" w14:paraId="5D30AC29" w14:textId="77777777" w:rsidTr="00166AF3">
        <w:tc>
          <w:tcPr>
            <w:tcW w:w="1124" w:type="pct"/>
          </w:tcPr>
          <w:p w14:paraId="0CA0AD83" w14:textId="77777777" w:rsidR="00E22A5D" w:rsidRPr="00794639" w:rsidRDefault="00E22A5D" w:rsidP="00166AF3">
            <w:pPr>
              <w:pStyle w:val="TableBody"/>
            </w:pPr>
            <w:r w:rsidRPr="00794639">
              <w:t>DLC</w:t>
            </w:r>
          </w:p>
        </w:tc>
        <w:tc>
          <w:tcPr>
            <w:tcW w:w="3876" w:type="pct"/>
          </w:tcPr>
          <w:p w14:paraId="0B2D1FFC" w14:textId="61349151" w:rsidR="00E22A5D" w:rsidRPr="00794639" w:rsidRDefault="00E22A5D" w:rsidP="00166AF3">
            <w:pPr>
              <w:pStyle w:val="TableBody"/>
            </w:pPr>
            <w:r w:rsidRPr="00794639">
              <w:t>Data Link Connection</w:t>
            </w:r>
          </w:p>
        </w:tc>
      </w:tr>
      <w:tr w:rsidR="00E22A5D" w:rsidRPr="00794639" w14:paraId="72419834" w14:textId="77777777" w:rsidTr="00166AF3">
        <w:tc>
          <w:tcPr>
            <w:tcW w:w="1124" w:type="pct"/>
          </w:tcPr>
          <w:p w14:paraId="2F4981C7" w14:textId="77777777" w:rsidR="00E22A5D" w:rsidRPr="00794639" w:rsidRDefault="00E22A5D" w:rsidP="00166AF3">
            <w:pPr>
              <w:pStyle w:val="TableBody"/>
            </w:pPr>
            <w:r w:rsidRPr="00794639">
              <w:t>DLCI</w:t>
            </w:r>
          </w:p>
        </w:tc>
        <w:tc>
          <w:tcPr>
            <w:tcW w:w="3876" w:type="pct"/>
          </w:tcPr>
          <w:p w14:paraId="320483D0" w14:textId="77777777" w:rsidR="00E22A5D" w:rsidRPr="00794639" w:rsidRDefault="00E22A5D" w:rsidP="00166AF3">
            <w:pPr>
              <w:pStyle w:val="TableBody"/>
            </w:pPr>
            <w:r w:rsidRPr="00794639">
              <w:t>Data Link Connection Identifier</w:t>
            </w:r>
          </w:p>
        </w:tc>
      </w:tr>
      <w:tr w:rsidR="00E22A5D" w:rsidRPr="00794639" w14:paraId="57DEF5FF" w14:textId="77777777" w:rsidTr="00166AF3">
        <w:tc>
          <w:tcPr>
            <w:tcW w:w="1124" w:type="pct"/>
          </w:tcPr>
          <w:p w14:paraId="5978F455" w14:textId="77777777" w:rsidR="00E22A5D" w:rsidRPr="00794639" w:rsidRDefault="00E22A5D" w:rsidP="00166AF3">
            <w:pPr>
              <w:pStyle w:val="TableBody"/>
            </w:pPr>
            <w:r w:rsidRPr="00794639">
              <w:t>DM</w:t>
            </w:r>
          </w:p>
        </w:tc>
        <w:tc>
          <w:tcPr>
            <w:tcW w:w="3876" w:type="pct"/>
          </w:tcPr>
          <w:p w14:paraId="10423B05" w14:textId="77777777" w:rsidR="00E22A5D" w:rsidRPr="00794639" w:rsidRDefault="00E22A5D" w:rsidP="00166AF3">
            <w:pPr>
              <w:pStyle w:val="TableBody"/>
            </w:pPr>
            <w:r w:rsidRPr="00794639">
              <w:t>Device Management</w:t>
            </w:r>
          </w:p>
        </w:tc>
      </w:tr>
      <w:tr w:rsidR="00E22A5D" w:rsidRPr="00794639" w14:paraId="1989A465" w14:textId="77777777" w:rsidTr="00166AF3">
        <w:tc>
          <w:tcPr>
            <w:tcW w:w="1124" w:type="pct"/>
          </w:tcPr>
          <w:p w14:paraId="1F9026E8" w14:textId="77777777" w:rsidR="00E22A5D" w:rsidRPr="00794639" w:rsidRDefault="00E22A5D" w:rsidP="00166AF3">
            <w:pPr>
              <w:pStyle w:val="TableBody"/>
            </w:pPr>
            <w:r w:rsidRPr="00794639">
              <w:t>DNS</w:t>
            </w:r>
          </w:p>
        </w:tc>
        <w:tc>
          <w:tcPr>
            <w:tcW w:w="3876" w:type="pct"/>
          </w:tcPr>
          <w:p w14:paraId="78316200" w14:textId="77777777" w:rsidR="00E22A5D" w:rsidRPr="00794639" w:rsidRDefault="00E22A5D" w:rsidP="00166AF3">
            <w:pPr>
              <w:pStyle w:val="TableBody"/>
            </w:pPr>
            <w:r w:rsidRPr="00794639">
              <w:t>Domain Name System</w:t>
            </w:r>
          </w:p>
        </w:tc>
      </w:tr>
      <w:tr w:rsidR="00E22A5D" w:rsidRPr="00794639" w14:paraId="0E02E416" w14:textId="77777777" w:rsidTr="00166AF3">
        <w:tc>
          <w:tcPr>
            <w:tcW w:w="1124" w:type="pct"/>
          </w:tcPr>
          <w:p w14:paraId="50747D0C" w14:textId="77777777" w:rsidR="00E22A5D" w:rsidRPr="00794639" w:rsidRDefault="00E22A5D" w:rsidP="00166AF3">
            <w:pPr>
              <w:pStyle w:val="TableBody"/>
            </w:pPr>
            <w:r w:rsidRPr="00794639">
              <w:t>DSR</w:t>
            </w:r>
          </w:p>
        </w:tc>
        <w:tc>
          <w:tcPr>
            <w:tcW w:w="3876" w:type="pct"/>
          </w:tcPr>
          <w:p w14:paraId="1FEE24B5" w14:textId="77777777" w:rsidR="00E22A5D" w:rsidRPr="00794639" w:rsidRDefault="00E22A5D" w:rsidP="00166AF3">
            <w:pPr>
              <w:pStyle w:val="TableBody"/>
            </w:pPr>
            <w:r w:rsidRPr="00794639">
              <w:t>Data Set Ready</w:t>
            </w:r>
          </w:p>
        </w:tc>
      </w:tr>
      <w:tr w:rsidR="00E22A5D" w:rsidRPr="00794639" w14:paraId="2FFDAF3D" w14:textId="77777777" w:rsidTr="00166AF3">
        <w:tc>
          <w:tcPr>
            <w:tcW w:w="1124" w:type="pct"/>
          </w:tcPr>
          <w:p w14:paraId="1FF4D98A" w14:textId="77777777" w:rsidR="00E22A5D" w:rsidRPr="00794639" w:rsidRDefault="00E22A5D" w:rsidP="00166AF3">
            <w:pPr>
              <w:pStyle w:val="TableBody"/>
            </w:pPr>
            <w:r w:rsidRPr="00794639">
              <w:lastRenderedPageBreak/>
              <w:t>DTE</w:t>
            </w:r>
          </w:p>
        </w:tc>
        <w:tc>
          <w:tcPr>
            <w:tcW w:w="3876" w:type="pct"/>
          </w:tcPr>
          <w:p w14:paraId="0F4A49CB" w14:textId="77777777" w:rsidR="00E22A5D" w:rsidRPr="00794639" w:rsidRDefault="00E22A5D" w:rsidP="00166AF3">
            <w:pPr>
              <w:pStyle w:val="TableBody"/>
            </w:pPr>
            <w:r w:rsidRPr="00794639">
              <w:t>Date Terminal Equipment</w:t>
            </w:r>
          </w:p>
        </w:tc>
      </w:tr>
      <w:tr w:rsidR="00E22A5D" w:rsidRPr="00794639" w14:paraId="5A3B0685" w14:textId="77777777" w:rsidTr="00166AF3">
        <w:tc>
          <w:tcPr>
            <w:tcW w:w="1124" w:type="pct"/>
          </w:tcPr>
          <w:p w14:paraId="32387D5E" w14:textId="77777777" w:rsidR="00E22A5D" w:rsidRPr="00794639" w:rsidRDefault="00E22A5D" w:rsidP="00166AF3">
            <w:pPr>
              <w:pStyle w:val="TableBody"/>
            </w:pPr>
            <w:r w:rsidRPr="00794639">
              <w:t>DTMF</w:t>
            </w:r>
          </w:p>
        </w:tc>
        <w:tc>
          <w:tcPr>
            <w:tcW w:w="3876" w:type="pct"/>
          </w:tcPr>
          <w:p w14:paraId="3C2E608E" w14:textId="77777777" w:rsidR="00E22A5D" w:rsidRPr="00794639" w:rsidRDefault="00E22A5D" w:rsidP="00166AF3">
            <w:pPr>
              <w:pStyle w:val="TableBody"/>
            </w:pPr>
            <w:r w:rsidRPr="00794639">
              <w:t>Dual Tone Multi-Frequency</w:t>
            </w:r>
          </w:p>
        </w:tc>
      </w:tr>
      <w:tr w:rsidR="00E22A5D" w:rsidRPr="00794639" w14:paraId="5B8DB884" w14:textId="77777777" w:rsidTr="00166AF3">
        <w:tc>
          <w:tcPr>
            <w:tcW w:w="1124" w:type="pct"/>
          </w:tcPr>
          <w:p w14:paraId="2575FB7A" w14:textId="77777777" w:rsidR="00E22A5D" w:rsidRPr="00794639" w:rsidRDefault="00E22A5D" w:rsidP="00166AF3">
            <w:pPr>
              <w:pStyle w:val="TableBody"/>
            </w:pPr>
            <w:r w:rsidRPr="00794639">
              <w:t>DTR</w:t>
            </w:r>
          </w:p>
        </w:tc>
        <w:tc>
          <w:tcPr>
            <w:tcW w:w="3876" w:type="pct"/>
          </w:tcPr>
          <w:p w14:paraId="3A3D4506" w14:textId="77777777" w:rsidR="00E22A5D" w:rsidRPr="00794639" w:rsidRDefault="00E22A5D" w:rsidP="00166AF3">
            <w:pPr>
              <w:pStyle w:val="TableBody"/>
            </w:pPr>
            <w:r w:rsidRPr="00794639">
              <w:t>Data Terminal Ready</w:t>
            </w:r>
          </w:p>
        </w:tc>
      </w:tr>
      <w:tr w:rsidR="00E22A5D" w:rsidRPr="00794639" w14:paraId="37E2C665" w14:textId="77777777" w:rsidTr="00166AF3">
        <w:tc>
          <w:tcPr>
            <w:tcW w:w="1124" w:type="pct"/>
          </w:tcPr>
          <w:p w14:paraId="66EC88C7" w14:textId="77777777" w:rsidR="00E22A5D" w:rsidRPr="00794639" w:rsidRDefault="00E22A5D" w:rsidP="00166AF3">
            <w:pPr>
              <w:pStyle w:val="TableBody"/>
            </w:pPr>
            <w:r w:rsidRPr="00794639">
              <w:t>ECC</w:t>
            </w:r>
          </w:p>
        </w:tc>
        <w:tc>
          <w:tcPr>
            <w:tcW w:w="3876" w:type="pct"/>
          </w:tcPr>
          <w:p w14:paraId="1B48188E" w14:textId="77777777" w:rsidR="00E22A5D" w:rsidRPr="00794639" w:rsidRDefault="00E22A5D" w:rsidP="00166AF3">
            <w:pPr>
              <w:pStyle w:val="TableBody"/>
            </w:pPr>
            <w:r w:rsidRPr="00794639">
              <w:t>Emergency Call Codes</w:t>
            </w:r>
          </w:p>
        </w:tc>
      </w:tr>
      <w:tr w:rsidR="00E22A5D" w:rsidRPr="00794639" w14:paraId="32980F3A" w14:textId="77777777" w:rsidTr="00166AF3">
        <w:tc>
          <w:tcPr>
            <w:tcW w:w="1124" w:type="pct"/>
          </w:tcPr>
          <w:p w14:paraId="11E1DD1F" w14:textId="77777777" w:rsidR="00E22A5D" w:rsidRPr="00794639" w:rsidRDefault="00E22A5D" w:rsidP="00166AF3">
            <w:pPr>
              <w:pStyle w:val="TableBody"/>
            </w:pPr>
            <w:r w:rsidRPr="00794639">
              <w:t>ECM</w:t>
            </w:r>
          </w:p>
        </w:tc>
        <w:tc>
          <w:tcPr>
            <w:tcW w:w="3876" w:type="pct"/>
          </w:tcPr>
          <w:p w14:paraId="20ECAC3B" w14:textId="77777777" w:rsidR="00E22A5D" w:rsidRPr="00794639" w:rsidRDefault="00E22A5D" w:rsidP="00166AF3">
            <w:pPr>
              <w:pStyle w:val="TableBody"/>
            </w:pPr>
            <w:r w:rsidRPr="00794639">
              <w:t>Error Correction Mode</w:t>
            </w:r>
          </w:p>
        </w:tc>
      </w:tr>
      <w:tr w:rsidR="00E22A5D" w:rsidRPr="00794639" w14:paraId="24AD2CA9" w14:textId="77777777" w:rsidTr="00166AF3">
        <w:tc>
          <w:tcPr>
            <w:tcW w:w="1124" w:type="pct"/>
          </w:tcPr>
          <w:p w14:paraId="0E8CFBF7" w14:textId="77777777" w:rsidR="00E22A5D" w:rsidRPr="00794639" w:rsidRDefault="00E22A5D" w:rsidP="00166AF3">
            <w:pPr>
              <w:pStyle w:val="TableBody"/>
            </w:pPr>
            <w:r w:rsidRPr="00794639">
              <w:t>ECT</w:t>
            </w:r>
          </w:p>
        </w:tc>
        <w:tc>
          <w:tcPr>
            <w:tcW w:w="3876" w:type="pct"/>
          </w:tcPr>
          <w:p w14:paraId="51AAE8AE" w14:textId="77777777" w:rsidR="00E22A5D" w:rsidRPr="00794639" w:rsidRDefault="00E22A5D" w:rsidP="00166AF3">
            <w:pPr>
              <w:pStyle w:val="TableBody"/>
            </w:pPr>
            <w:r w:rsidRPr="00794639">
              <w:t>Explicit Call Transfer</w:t>
            </w:r>
          </w:p>
        </w:tc>
      </w:tr>
      <w:tr w:rsidR="00E22A5D" w:rsidRPr="00794639" w14:paraId="43555625" w14:textId="77777777" w:rsidTr="00166AF3">
        <w:tc>
          <w:tcPr>
            <w:tcW w:w="1124" w:type="pct"/>
          </w:tcPr>
          <w:p w14:paraId="229713E2" w14:textId="77777777" w:rsidR="00E22A5D" w:rsidRPr="00794639" w:rsidRDefault="00E22A5D" w:rsidP="00166AF3">
            <w:pPr>
              <w:pStyle w:val="TableBody"/>
            </w:pPr>
            <w:r w:rsidRPr="00794639">
              <w:t>EDGE</w:t>
            </w:r>
          </w:p>
        </w:tc>
        <w:tc>
          <w:tcPr>
            <w:tcW w:w="3876" w:type="pct"/>
          </w:tcPr>
          <w:p w14:paraId="18E27954" w14:textId="77777777" w:rsidR="00E22A5D" w:rsidRPr="00794639" w:rsidRDefault="00E22A5D" w:rsidP="00166AF3">
            <w:pPr>
              <w:pStyle w:val="TableBody"/>
            </w:pPr>
            <w:r w:rsidRPr="00794639">
              <w:t>Enhanced Data rates for GSM Evolution</w:t>
            </w:r>
          </w:p>
        </w:tc>
      </w:tr>
      <w:tr w:rsidR="00E22A5D" w:rsidRPr="00794639" w14:paraId="0E84B538" w14:textId="77777777" w:rsidTr="00166AF3">
        <w:tc>
          <w:tcPr>
            <w:tcW w:w="1124" w:type="pct"/>
          </w:tcPr>
          <w:p w14:paraId="3BD69FFC" w14:textId="77777777" w:rsidR="00E22A5D" w:rsidRPr="00794639" w:rsidRDefault="00E22A5D" w:rsidP="00166AF3">
            <w:pPr>
              <w:pStyle w:val="TableBody"/>
            </w:pPr>
            <w:r w:rsidRPr="00794639">
              <w:t>EEPROM</w:t>
            </w:r>
          </w:p>
        </w:tc>
        <w:tc>
          <w:tcPr>
            <w:tcW w:w="3876" w:type="pct"/>
          </w:tcPr>
          <w:p w14:paraId="33C45885" w14:textId="77777777" w:rsidR="00E22A5D" w:rsidRPr="00794639" w:rsidRDefault="00E22A5D" w:rsidP="00166AF3">
            <w:pPr>
              <w:pStyle w:val="TableBody"/>
            </w:pPr>
            <w:r w:rsidRPr="00794639">
              <w:t>Electrically Erasable Programming Only Memory</w:t>
            </w:r>
          </w:p>
        </w:tc>
      </w:tr>
      <w:tr w:rsidR="00E22A5D" w:rsidRPr="00794639" w14:paraId="34567EC7" w14:textId="77777777" w:rsidTr="00166AF3">
        <w:tc>
          <w:tcPr>
            <w:tcW w:w="1124" w:type="pct"/>
          </w:tcPr>
          <w:p w14:paraId="1428E316" w14:textId="77777777" w:rsidR="00E22A5D" w:rsidRPr="00794639" w:rsidRDefault="00E22A5D" w:rsidP="00166AF3">
            <w:pPr>
              <w:pStyle w:val="TableBody"/>
            </w:pPr>
            <w:r w:rsidRPr="00794639">
              <w:t>EF</w:t>
            </w:r>
          </w:p>
        </w:tc>
        <w:tc>
          <w:tcPr>
            <w:tcW w:w="3876" w:type="pct"/>
          </w:tcPr>
          <w:p w14:paraId="7F9C903D" w14:textId="77777777" w:rsidR="00E22A5D" w:rsidRPr="00794639" w:rsidRDefault="00E22A5D" w:rsidP="00166AF3">
            <w:pPr>
              <w:pStyle w:val="TableBody"/>
            </w:pPr>
            <w:r w:rsidRPr="00794639">
              <w:t>Elementary Files</w:t>
            </w:r>
          </w:p>
        </w:tc>
      </w:tr>
      <w:tr w:rsidR="00E22A5D" w:rsidRPr="00794639" w14:paraId="52698988" w14:textId="77777777" w:rsidTr="00166AF3">
        <w:tc>
          <w:tcPr>
            <w:tcW w:w="1124" w:type="pct"/>
          </w:tcPr>
          <w:p w14:paraId="754A73A1" w14:textId="77777777" w:rsidR="00E22A5D" w:rsidRPr="00794639" w:rsidRDefault="00E22A5D" w:rsidP="00166AF3">
            <w:pPr>
              <w:pStyle w:val="TableBody"/>
            </w:pPr>
            <w:r w:rsidRPr="00794639">
              <w:t>EFR</w:t>
            </w:r>
          </w:p>
        </w:tc>
        <w:tc>
          <w:tcPr>
            <w:tcW w:w="3876" w:type="pct"/>
          </w:tcPr>
          <w:p w14:paraId="4442D170" w14:textId="77777777" w:rsidR="00E22A5D" w:rsidRPr="00794639" w:rsidRDefault="00E22A5D" w:rsidP="00166AF3">
            <w:pPr>
              <w:pStyle w:val="TableBody"/>
            </w:pPr>
            <w:r w:rsidRPr="00794639">
              <w:t>Enhanced Full Rate (full rate speech version 2)</w:t>
            </w:r>
          </w:p>
        </w:tc>
      </w:tr>
      <w:tr w:rsidR="00E22A5D" w:rsidRPr="00794639" w14:paraId="02CA7105" w14:textId="77777777" w:rsidTr="00166AF3">
        <w:tc>
          <w:tcPr>
            <w:tcW w:w="1124" w:type="pct"/>
          </w:tcPr>
          <w:p w14:paraId="35CE0A10" w14:textId="77777777" w:rsidR="00E22A5D" w:rsidRPr="00794639" w:rsidRDefault="00E22A5D" w:rsidP="00166AF3">
            <w:pPr>
              <w:pStyle w:val="TableBody"/>
            </w:pPr>
            <w:r w:rsidRPr="00794639">
              <w:t>EGPRS</w:t>
            </w:r>
          </w:p>
        </w:tc>
        <w:tc>
          <w:tcPr>
            <w:tcW w:w="3876" w:type="pct"/>
          </w:tcPr>
          <w:p w14:paraId="3C64D19E" w14:textId="77777777" w:rsidR="00E22A5D" w:rsidRPr="00794639" w:rsidRDefault="00E22A5D" w:rsidP="00166AF3">
            <w:pPr>
              <w:pStyle w:val="TableBody"/>
            </w:pPr>
            <w:r w:rsidRPr="00794639">
              <w:t>Enhanced GPRS</w:t>
            </w:r>
          </w:p>
        </w:tc>
      </w:tr>
      <w:tr w:rsidR="00E22A5D" w:rsidRPr="00794639" w14:paraId="2B66C714" w14:textId="77777777" w:rsidTr="00166AF3">
        <w:tc>
          <w:tcPr>
            <w:tcW w:w="1124" w:type="pct"/>
          </w:tcPr>
          <w:p w14:paraId="2B5E7F65" w14:textId="77777777" w:rsidR="00E22A5D" w:rsidRPr="00794639" w:rsidRDefault="00E22A5D" w:rsidP="00166AF3">
            <w:pPr>
              <w:pStyle w:val="TableBody"/>
            </w:pPr>
            <w:r w:rsidRPr="00794639">
              <w:t>ENS</w:t>
            </w:r>
          </w:p>
        </w:tc>
        <w:tc>
          <w:tcPr>
            <w:tcW w:w="3876" w:type="pct"/>
          </w:tcPr>
          <w:p w14:paraId="634A1078" w14:textId="77777777" w:rsidR="00E22A5D" w:rsidRPr="00794639" w:rsidRDefault="00E22A5D" w:rsidP="00166AF3">
            <w:pPr>
              <w:pStyle w:val="TableBody"/>
            </w:pPr>
            <w:r w:rsidRPr="00794639">
              <w:t>Enhanced Network Selection</w:t>
            </w:r>
          </w:p>
        </w:tc>
      </w:tr>
      <w:tr w:rsidR="00E22A5D" w:rsidRPr="00794639" w14:paraId="37C2D9D0" w14:textId="77777777" w:rsidTr="00166AF3">
        <w:tc>
          <w:tcPr>
            <w:tcW w:w="1124" w:type="pct"/>
          </w:tcPr>
          <w:p w14:paraId="20F00AEE" w14:textId="77777777" w:rsidR="00E22A5D" w:rsidRPr="00794639" w:rsidRDefault="00E22A5D" w:rsidP="00166AF3">
            <w:pPr>
              <w:pStyle w:val="TableBody"/>
            </w:pPr>
            <w:r w:rsidRPr="00794639">
              <w:t xml:space="preserve">E-ONS </w:t>
            </w:r>
          </w:p>
        </w:tc>
        <w:tc>
          <w:tcPr>
            <w:tcW w:w="3876" w:type="pct"/>
          </w:tcPr>
          <w:p w14:paraId="33E01CEF" w14:textId="77777777" w:rsidR="00E22A5D" w:rsidRPr="00794639" w:rsidRDefault="00E22A5D" w:rsidP="00166AF3">
            <w:pPr>
              <w:pStyle w:val="TableBody"/>
            </w:pPr>
            <w:r w:rsidRPr="00794639">
              <w:t>Enhanced Operator Name Service</w:t>
            </w:r>
          </w:p>
        </w:tc>
      </w:tr>
      <w:tr w:rsidR="00E22A5D" w:rsidRPr="00794639" w14:paraId="15536571" w14:textId="77777777" w:rsidTr="00166AF3">
        <w:tc>
          <w:tcPr>
            <w:tcW w:w="1124" w:type="pct"/>
          </w:tcPr>
          <w:p w14:paraId="492AC3FF" w14:textId="77777777" w:rsidR="00E22A5D" w:rsidRPr="00794639" w:rsidRDefault="00E22A5D" w:rsidP="00166AF3">
            <w:pPr>
              <w:pStyle w:val="TableBody"/>
            </w:pPr>
            <w:r w:rsidRPr="00794639">
              <w:t>ERMES</w:t>
            </w:r>
          </w:p>
        </w:tc>
        <w:tc>
          <w:tcPr>
            <w:tcW w:w="3876" w:type="pct"/>
          </w:tcPr>
          <w:p w14:paraId="08ADF9C3" w14:textId="77777777" w:rsidR="00E22A5D" w:rsidRPr="00794639" w:rsidRDefault="00E22A5D" w:rsidP="00166AF3">
            <w:pPr>
              <w:pStyle w:val="TableBody"/>
            </w:pPr>
            <w:r w:rsidRPr="00794639">
              <w:t>European Radio Messaging System</w:t>
            </w:r>
          </w:p>
        </w:tc>
      </w:tr>
      <w:tr w:rsidR="00E22A5D" w:rsidRPr="00794639" w14:paraId="1BFDA556" w14:textId="77777777" w:rsidTr="00166AF3">
        <w:tc>
          <w:tcPr>
            <w:tcW w:w="1124" w:type="pct"/>
          </w:tcPr>
          <w:p w14:paraId="3B674AFC" w14:textId="77777777" w:rsidR="00E22A5D" w:rsidRPr="00794639" w:rsidRDefault="00E22A5D" w:rsidP="00166AF3">
            <w:pPr>
              <w:pStyle w:val="TableBody"/>
            </w:pPr>
            <w:r w:rsidRPr="00794639">
              <w:t>ETSI</w:t>
            </w:r>
          </w:p>
        </w:tc>
        <w:tc>
          <w:tcPr>
            <w:tcW w:w="3876" w:type="pct"/>
          </w:tcPr>
          <w:p w14:paraId="04B48276" w14:textId="77777777" w:rsidR="00E22A5D" w:rsidRPr="00794639" w:rsidRDefault="00E22A5D" w:rsidP="00166AF3">
            <w:pPr>
              <w:pStyle w:val="TableBody"/>
            </w:pPr>
            <w:r w:rsidRPr="00794639">
              <w:t>European Telecommunications Standards Institute</w:t>
            </w:r>
          </w:p>
        </w:tc>
      </w:tr>
      <w:tr w:rsidR="00E22A5D" w:rsidRPr="00794639" w14:paraId="0C93A1BB" w14:textId="77777777" w:rsidTr="00166AF3">
        <w:tc>
          <w:tcPr>
            <w:tcW w:w="1124" w:type="pct"/>
          </w:tcPr>
          <w:p w14:paraId="6CBC9E1E" w14:textId="77777777" w:rsidR="00E22A5D" w:rsidRPr="00794639" w:rsidRDefault="00E22A5D" w:rsidP="00166AF3">
            <w:pPr>
              <w:pStyle w:val="TableBody"/>
            </w:pPr>
            <w:r w:rsidRPr="00794639">
              <w:t>FD</w:t>
            </w:r>
          </w:p>
        </w:tc>
        <w:tc>
          <w:tcPr>
            <w:tcW w:w="3876" w:type="pct"/>
          </w:tcPr>
          <w:p w14:paraId="1B0AE8DA" w14:textId="77777777" w:rsidR="00E22A5D" w:rsidRPr="00794639" w:rsidRDefault="00E22A5D" w:rsidP="00166AF3">
            <w:pPr>
              <w:pStyle w:val="TableBody"/>
            </w:pPr>
            <w:r w:rsidRPr="00794639">
              <w:t>FIFO depth</w:t>
            </w:r>
          </w:p>
        </w:tc>
      </w:tr>
      <w:tr w:rsidR="00E22A5D" w:rsidRPr="00794639" w14:paraId="055D2F95" w14:textId="77777777" w:rsidTr="00166AF3">
        <w:tc>
          <w:tcPr>
            <w:tcW w:w="1124" w:type="pct"/>
          </w:tcPr>
          <w:p w14:paraId="16B02EB2" w14:textId="77777777" w:rsidR="00E22A5D" w:rsidRPr="00794639" w:rsidRDefault="00E22A5D" w:rsidP="00166AF3">
            <w:pPr>
              <w:pStyle w:val="TableBody"/>
            </w:pPr>
            <w:r w:rsidRPr="00794639">
              <w:t>FDN</w:t>
            </w:r>
          </w:p>
        </w:tc>
        <w:tc>
          <w:tcPr>
            <w:tcW w:w="3876" w:type="pct"/>
          </w:tcPr>
          <w:p w14:paraId="7FFC1922" w14:textId="77777777" w:rsidR="00E22A5D" w:rsidRPr="00794639" w:rsidRDefault="00E22A5D" w:rsidP="00166AF3">
            <w:pPr>
              <w:pStyle w:val="TableBody"/>
            </w:pPr>
            <w:r w:rsidRPr="00794639">
              <w:t>Fixed Dialing Number (Phonebook)</w:t>
            </w:r>
          </w:p>
        </w:tc>
      </w:tr>
      <w:tr w:rsidR="00E22A5D" w:rsidRPr="00794639" w14:paraId="263958A2" w14:textId="77777777" w:rsidTr="00166AF3">
        <w:tc>
          <w:tcPr>
            <w:tcW w:w="1124" w:type="pct"/>
          </w:tcPr>
          <w:p w14:paraId="62F70EEA" w14:textId="77777777" w:rsidR="00E22A5D" w:rsidRPr="00794639" w:rsidRDefault="00E22A5D" w:rsidP="00166AF3">
            <w:pPr>
              <w:pStyle w:val="TableBody"/>
            </w:pPr>
            <w:r w:rsidRPr="00794639">
              <w:t>FR</w:t>
            </w:r>
          </w:p>
        </w:tc>
        <w:tc>
          <w:tcPr>
            <w:tcW w:w="3876" w:type="pct"/>
          </w:tcPr>
          <w:p w14:paraId="3B041228" w14:textId="77777777" w:rsidR="00E22A5D" w:rsidRPr="00794639" w:rsidRDefault="00E22A5D" w:rsidP="00166AF3">
            <w:pPr>
              <w:pStyle w:val="TableBody"/>
            </w:pPr>
            <w:r w:rsidRPr="00794639">
              <w:t>Full Rate (full rate speech version 1)</w:t>
            </w:r>
          </w:p>
        </w:tc>
      </w:tr>
      <w:tr w:rsidR="00E22A5D" w:rsidRPr="00794639" w14:paraId="45B2A519" w14:textId="77777777" w:rsidTr="00166AF3">
        <w:tc>
          <w:tcPr>
            <w:tcW w:w="1124" w:type="pct"/>
          </w:tcPr>
          <w:p w14:paraId="0109F900" w14:textId="77777777" w:rsidR="00E22A5D" w:rsidRPr="00794639" w:rsidRDefault="00E22A5D" w:rsidP="00166AF3">
            <w:pPr>
              <w:pStyle w:val="TableBody"/>
            </w:pPr>
            <w:r w:rsidRPr="00794639">
              <w:t>GERAN</w:t>
            </w:r>
          </w:p>
        </w:tc>
        <w:tc>
          <w:tcPr>
            <w:tcW w:w="3876" w:type="pct"/>
          </w:tcPr>
          <w:p w14:paraId="76A226AD" w14:textId="77777777" w:rsidR="00E22A5D" w:rsidRPr="00794639" w:rsidRDefault="00E22A5D" w:rsidP="00166AF3">
            <w:pPr>
              <w:pStyle w:val="TableBody"/>
            </w:pPr>
            <w:r w:rsidRPr="00794639">
              <w:t>GSM EDGE Radio Access Network</w:t>
            </w:r>
          </w:p>
        </w:tc>
      </w:tr>
      <w:tr w:rsidR="00E22A5D" w:rsidRPr="00794639" w14:paraId="2C87F2C2" w14:textId="77777777" w:rsidTr="00166AF3">
        <w:tc>
          <w:tcPr>
            <w:tcW w:w="1124" w:type="pct"/>
          </w:tcPr>
          <w:p w14:paraId="717484D3" w14:textId="77777777" w:rsidR="00E22A5D" w:rsidRPr="00794639" w:rsidRDefault="00E22A5D" w:rsidP="00166AF3">
            <w:pPr>
              <w:pStyle w:val="TableBody"/>
            </w:pPr>
            <w:r w:rsidRPr="00794639">
              <w:t>GPIO</w:t>
            </w:r>
          </w:p>
        </w:tc>
        <w:tc>
          <w:tcPr>
            <w:tcW w:w="3876" w:type="pct"/>
          </w:tcPr>
          <w:p w14:paraId="1E187D34" w14:textId="77777777" w:rsidR="00E22A5D" w:rsidRPr="00794639" w:rsidRDefault="00E22A5D" w:rsidP="00166AF3">
            <w:pPr>
              <w:pStyle w:val="TableBody"/>
            </w:pPr>
            <w:r w:rsidRPr="00794639">
              <w:t>General Purpose Input Output</w:t>
            </w:r>
          </w:p>
        </w:tc>
      </w:tr>
      <w:tr w:rsidR="00E22A5D" w:rsidRPr="00794639" w14:paraId="715FCF54" w14:textId="77777777" w:rsidTr="00166AF3">
        <w:tc>
          <w:tcPr>
            <w:tcW w:w="1124" w:type="pct"/>
          </w:tcPr>
          <w:p w14:paraId="7678BF29" w14:textId="77777777" w:rsidR="00E22A5D" w:rsidRPr="00794639" w:rsidRDefault="00E22A5D" w:rsidP="00166AF3">
            <w:pPr>
              <w:pStyle w:val="TableBody"/>
            </w:pPr>
            <w:r w:rsidRPr="00794639">
              <w:t>GPRS</w:t>
            </w:r>
          </w:p>
        </w:tc>
        <w:tc>
          <w:tcPr>
            <w:tcW w:w="3876" w:type="pct"/>
          </w:tcPr>
          <w:p w14:paraId="114A7B10" w14:textId="77777777" w:rsidR="00E22A5D" w:rsidRPr="00794639" w:rsidRDefault="00E22A5D" w:rsidP="00166AF3">
            <w:pPr>
              <w:pStyle w:val="TableBody"/>
            </w:pPr>
            <w:r w:rsidRPr="00794639">
              <w:t>General Packet Radio Service</w:t>
            </w:r>
          </w:p>
        </w:tc>
      </w:tr>
      <w:tr w:rsidR="00E22A5D" w:rsidRPr="00794639" w14:paraId="2489681C" w14:textId="77777777" w:rsidTr="00166AF3">
        <w:tc>
          <w:tcPr>
            <w:tcW w:w="1124" w:type="pct"/>
          </w:tcPr>
          <w:p w14:paraId="03A1C467" w14:textId="77777777" w:rsidR="00E22A5D" w:rsidRPr="00794639" w:rsidRDefault="00E22A5D" w:rsidP="00166AF3">
            <w:pPr>
              <w:pStyle w:val="TableBody"/>
            </w:pPr>
            <w:r w:rsidRPr="00794639">
              <w:t>GSM</w:t>
            </w:r>
          </w:p>
        </w:tc>
        <w:tc>
          <w:tcPr>
            <w:tcW w:w="3876" w:type="pct"/>
          </w:tcPr>
          <w:p w14:paraId="6FF852B2" w14:textId="77777777" w:rsidR="00E22A5D" w:rsidRPr="00794639" w:rsidRDefault="00E22A5D" w:rsidP="00166AF3">
            <w:pPr>
              <w:pStyle w:val="TableBody"/>
            </w:pPr>
            <w:r w:rsidRPr="00794639">
              <w:t>Global System for Mobile communication</w:t>
            </w:r>
          </w:p>
        </w:tc>
      </w:tr>
      <w:tr w:rsidR="00E22A5D" w:rsidRPr="00794639" w14:paraId="258719C6" w14:textId="77777777" w:rsidTr="00166AF3">
        <w:tc>
          <w:tcPr>
            <w:tcW w:w="1124" w:type="pct"/>
          </w:tcPr>
          <w:p w14:paraId="466BADF2" w14:textId="77777777" w:rsidR="00E22A5D" w:rsidRPr="00794639" w:rsidRDefault="00E22A5D" w:rsidP="00166AF3">
            <w:pPr>
              <w:pStyle w:val="TableBody"/>
            </w:pPr>
            <w:r w:rsidRPr="00794639">
              <w:t>HDLC</w:t>
            </w:r>
          </w:p>
        </w:tc>
        <w:tc>
          <w:tcPr>
            <w:tcW w:w="3876" w:type="pct"/>
          </w:tcPr>
          <w:p w14:paraId="2BFD0A76" w14:textId="77777777" w:rsidR="00E22A5D" w:rsidRPr="00794639" w:rsidRDefault="00E22A5D" w:rsidP="00166AF3">
            <w:pPr>
              <w:pStyle w:val="TableBody"/>
            </w:pPr>
            <w:r w:rsidRPr="00794639">
              <w:t>High-level Data Link Control</w:t>
            </w:r>
          </w:p>
        </w:tc>
      </w:tr>
      <w:tr w:rsidR="00E22A5D" w:rsidRPr="00794639" w14:paraId="70FEAB4F" w14:textId="77777777" w:rsidTr="00166AF3">
        <w:tc>
          <w:tcPr>
            <w:tcW w:w="1124" w:type="pct"/>
          </w:tcPr>
          <w:p w14:paraId="4AF490A7" w14:textId="77777777" w:rsidR="00E22A5D" w:rsidRPr="00794639" w:rsidRDefault="00E22A5D" w:rsidP="00166AF3">
            <w:pPr>
              <w:pStyle w:val="TableBody"/>
            </w:pPr>
            <w:r w:rsidRPr="00794639">
              <w:t>HFR</w:t>
            </w:r>
          </w:p>
        </w:tc>
        <w:tc>
          <w:tcPr>
            <w:tcW w:w="3876" w:type="pct"/>
          </w:tcPr>
          <w:p w14:paraId="235E3AB3" w14:textId="77777777" w:rsidR="00E22A5D" w:rsidRPr="00794639" w:rsidRDefault="00E22A5D" w:rsidP="00166AF3">
            <w:pPr>
              <w:pStyle w:val="TableBody"/>
            </w:pPr>
            <w:r w:rsidRPr="00794639">
              <w:t>High Frequency Regeneration</w:t>
            </w:r>
          </w:p>
        </w:tc>
      </w:tr>
      <w:tr w:rsidR="00E22A5D" w:rsidRPr="00794639" w14:paraId="6C7380F5" w14:textId="77777777" w:rsidTr="00166AF3">
        <w:tc>
          <w:tcPr>
            <w:tcW w:w="1124" w:type="pct"/>
          </w:tcPr>
          <w:p w14:paraId="74FEDE12" w14:textId="77777777" w:rsidR="00E22A5D" w:rsidRPr="00794639" w:rsidRDefault="00E22A5D" w:rsidP="00166AF3">
            <w:pPr>
              <w:pStyle w:val="TableBody"/>
            </w:pPr>
            <w:r w:rsidRPr="00794639">
              <w:t>HLR</w:t>
            </w:r>
          </w:p>
        </w:tc>
        <w:tc>
          <w:tcPr>
            <w:tcW w:w="3876" w:type="pct"/>
          </w:tcPr>
          <w:p w14:paraId="709A59CA" w14:textId="77777777" w:rsidR="00E22A5D" w:rsidRPr="00794639" w:rsidRDefault="00E22A5D" w:rsidP="00166AF3">
            <w:pPr>
              <w:pStyle w:val="TableBody"/>
            </w:pPr>
            <w:r w:rsidRPr="00794639">
              <w:t>Home Location Register</w:t>
            </w:r>
          </w:p>
        </w:tc>
      </w:tr>
      <w:tr w:rsidR="00E22A5D" w:rsidRPr="00794639" w14:paraId="3D2C94F2" w14:textId="77777777" w:rsidTr="00166AF3">
        <w:tc>
          <w:tcPr>
            <w:tcW w:w="1124" w:type="pct"/>
          </w:tcPr>
          <w:p w14:paraId="26272A78" w14:textId="77777777" w:rsidR="00E22A5D" w:rsidRPr="00794639" w:rsidRDefault="00E22A5D" w:rsidP="00166AF3">
            <w:pPr>
              <w:pStyle w:val="TableBody"/>
            </w:pPr>
            <w:r w:rsidRPr="00794639">
              <w:t>HR</w:t>
            </w:r>
          </w:p>
        </w:tc>
        <w:tc>
          <w:tcPr>
            <w:tcW w:w="3876" w:type="pct"/>
          </w:tcPr>
          <w:p w14:paraId="479513FC" w14:textId="77777777" w:rsidR="00E22A5D" w:rsidRPr="00794639" w:rsidRDefault="00E22A5D" w:rsidP="00166AF3">
            <w:pPr>
              <w:pStyle w:val="TableBody"/>
            </w:pPr>
            <w:r w:rsidRPr="00794639">
              <w:t>Half Rate (half rate speech version 1)</w:t>
            </w:r>
          </w:p>
        </w:tc>
      </w:tr>
      <w:tr w:rsidR="00E22A5D" w:rsidRPr="00794639" w14:paraId="69F3667E" w14:textId="77777777" w:rsidTr="00166AF3">
        <w:tc>
          <w:tcPr>
            <w:tcW w:w="1124" w:type="pct"/>
          </w:tcPr>
          <w:p w14:paraId="725ADF0E" w14:textId="77777777" w:rsidR="00E22A5D" w:rsidRPr="00794639" w:rsidRDefault="00E22A5D" w:rsidP="00166AF3">
            <w:pPr>
              <w:pStyle w:val="TableBody"/>
            </w:pPr>
            <w:r w:rsidRPr="00794639">
              <w:t>ID</w:t>
            </w:r>
          </w:p>
        </w:tc>
        <w:tc>
          <w:tcPr>
            <w:tcW w:w="3876" w:type="pct"/>
          </w:tcPr>
          <w:p w14:paraId="232BFF71" w14:textId="38B7AC5D" w:rsidR="00E22A5D" w:rsidRPr="00794639" w:rsidRDefault="00E22A5D" w:rsidP="00166AF3">
            <w:pPr>
              <w:pStyle w:val="TableBody"/>
            </w:pPr>
            <w:r w:rsidRPr="00794639">
              <w:t>I</w:t>
            </w:r>
            <w:r w:rsidR="002F347D" w:rsidRPr="00794639">
              <w:t>d</w:t>
            </w:r>
            <w:r w:rsidRPr="00794639">
              <w:t>entifier</w:t>
            </w:r>
          </w:p>
        </w:tc>
      </w:tr>
      <w:tr w:rsidR="00E22A5D" w:rsidRPr="00794639" w14:paraId="43ADE874" w14:textId="77777777" w:rsidTr="00166AF3">
        <w:tc>
          <w:tcPr>
            <w:tcW w:w="1124" w:type="pct"/>
          </w:tcPr>
          <w:p w14:paraId="39AFE4D0" w14:textId="77777777" w:rsidR="00E22A5D" w:rsidRPr="00794639" w:rsidRDefault="00E22A5D" w:rsidP="00166AF3">
            <w:pPr>
              <w:pStyle w:val="TableBody"/>
            </w:pPr>
            <w:r w:rsidRPr="00794639">
              <w:t>IETF</w:t>
            </w:r>
          </w:p>
        </w:tc>
        <w:tc>
          <w:tcPr>
            <w:tcW w:w="3876" w:type="pct"/>
          </w:tcPr>
          <w:p w14:paraId="2BE9CEC3" w14:textId="77777777" w:rsidR="00E22A5D" w:rsidRPr="00794639" w:rsidRDefault="00E22A5D" w:rsidP="00166AF3">
            <w:pPr>
              <w:pStyle w:val="TableBody"/>
            </w:pPr>
            <w:r w:rsidRPr="00794639">
              <w:t>Internet Engineering Task Force</w:t>
            </w:r>
          </w:p>
        </w:tc>
      </w:tr>
      <w:tr w:rsidR="00E22A5D" w:rsidRPr="00794639" w14:paraId="6BDFC664" w14:textId="77777777" w:rsidTr="00166AF3">
        <w:tc>
          <w:tcPr>
            <w:tcW w:w="1124" w:type="pct"/>
          </w:tcPr>
          <w:p w14:paraId="01BB8D46" w14:textId="77777777" w:rsidR="00E22A5D" w:rsidRPr="00794639" w:rsidRDefault="00E22A5D" w:rsidP="00166AF3">
            <w:pPr>
              <w:pStyle w:val="TableBody"/>
            </w:pPr>
            <w:r w:rsidRPr="00794639">
              <w:t>IMEI</w:t>
            </w:r>
          </w:p>
        </w:tc>
        <w:tc>
          <w:tcPr>
            <w:tcW w:w="3876" w:type="pct"/>
          </w:tcPr>
          <w:p w14:paraId="132775D2" w14:textId="77777777" w:rsidR="00E22A5D" w:rsidRPr="00794639" w:rsidRDefault="00E22A5D" w:rsidP="00166AF3">
            <w:pPr>
              <w:pStyle w:val="TableBody"/>
            </w:pPr>
            <w:r w:rsidRPr="00794639">
              <w:t>International Mobile Equipment Identity</w:t>
            </w:r>
          </w:p>
        </w:tc>
      </w:tr>
      <w:tr w:rsidR="00E22A5D" w:rsidRPr="00794639" w14:paraId="6C77BD14" w14:textId="77777777" w:rsidTr="00166AF3">
        <w:tc>
          <w:tcPr>
            <w:tcW w:w="1124" w:type="pct"/>
          </w:tcPr>
          <w:p w14:paraId="02CAD7A7" w14:textId="77777777" w:rsidR="00E22A5D" w:rsidRPr="00794639" w:rsidRDefault="00E22A5D" w:rsidP="00166AF3">
            <w:pPr>
              <w:pStyle w:val="TableBody"/>
            </w:pPr>
            <w:r w:rsidRPr="00794639">
              <w:t>IMSI</w:t>
            </w:r>
          </w:p>
        </w:tc>
        <w:tc>
          <w:tcPr>
            <w:tcW w:w="3876" w:type="pct"/>
          </w:tcPr>
          <w:p w14:paraId="3ABFD5BE" w14:textId="77777777" w:rsidR="00E22A5D" w:rsidRPr="00794639" w:rsidRDefault="00E22A5D" w:rsidP="00166AF3">
            <w:pPr>
              <w:pStyle w:val="TableBody"/>
            </w:pPr>
            <w:r w:rsidRPr="00794639">
              <w:t>International Mobile Subscriber Identity</w:t>
            </w:r>
          </w:p>
        </w:tc>
      </w:tr>
      <w:tr w:rsidR="00E22A5D" w:rsidRPr="00794639" w14:paraId="684AEC4A" w14:textId="77777777" w:rsidTr="00166AF3">
        <w:tc>
          <w:tcPr>
            <w:tcW w:w="1124" w:type="pct"/>
          </w:tcPr>
          <w:p w14:paraId="489D9E0D" w14:textId="77777777" w:rsidR="00E22A5D" w:rsidRPr="00794639" w:rsidRDefault="00E22A5D" w:rsidP="00166AF3">
            <w:pPr>
              <w:pStyle w:val="TableBody"/>
            </w:pPr>
            <w:r w:rsidRPr="00794639">
              <w:t>IN/OUT/IN_OUT</w:t>
            </w:r>
          </w:p>
        </w:tc>
        <w:tc>
          <w:tcPr>
            <w:tcW w:w="3876" w:type="pct"/>
          </w:tcPr>
          <w:p w14:paraId="61C5473D" w14:textId="795C40C0" w:rsidR="00E22A5D" w:rsidRPr="00794639" w:rsidRDefault="00E22A5D" w:rsidP="00166AF3">
            <w:pPr>
              <w:pStyle w:val="TableBody"/>
            </w:pPr>
            <w:r w:rsidRPr="00794639">
              <w:t xml:space="preserve">In, out or </w:t>
            </w:r>
            <w:r w:rsidR="002F347D" w:rsidRPr="00794639">
              <w:t>in/out</w:t>
            </w:r>
          </w:p>
        </w:tc>
      </w:tr>
      <w:tr w:rsidR="00E22A5D" w:rsidRPr="00794639" w14:paraId="0912B81B" w14:textId="77777777" w:rsidTr="00166AF3">
        <w:tc>
          <w:tcPr>
            <w:tcW w:w="1124" w:type="pct"/>
          </w:tcPr>
          <w:p w14:paraId="1D57B9C3" w14:textId="77777777" w:rsidR="00E22A5D" w:rsidRPr="00794639" w:rsidRDefault="00E22A5D" w:rsidP="00166AF3">
            <w:pPr>
              <w:pStyle w:val="TableBody"/>
            </w:pPr>
            <w:r w:rsidRPr="00794639">
              <w:t>I/O</w:t>
            </w:r>
          </w:p>
        </w:tc>
        <w:tc>
          <w:tcPr>
            <w:tcW w:w="3876" w:type="pct"/>
          </w:tcPr>
          <w:p w14:paraId="497E3060" w14:textId="77777777" w:rsidR="00E22A5D" w:rsidRPr="00794639" w:rsidRDefault="00E22A5D" w:rsidP="00166AF3">
            <w:pPr>
              <w:pStyle w:val="TableBody"/>
            </w:pPr>
            <w:r w:rsidRPr="00794639">
              <w:t>Input/Output</w:t>
            </w:r>
          </w:p>
        </w:tc>
      </w:tr>
      <w:tr w:rsidR="00E22A5D" w:rsidRPr="00794639" w14:paraId="7E9E31FE" w14:textId="77777777" w:rsidTr="00166AF3">
        <w:tc>
          <w:tcPr>
            <w:tcW w:w="1124" w:type="pct"/>
          </w:tcPr>
          <w:p w14:paraId="2E2DA67F" w14:textId="77777777" w:rsidR="00E22A5D" w:rsidRPr="00794639" w:rsidRDefault="00E22A5D" w:rsidP="00166AF3">
            <w:pPr>
              <w:pStyle w:val="TableBody"/>
            </w:pPr>
            <w:r w:rsidRPr="00794639">
              <w:t>IP</w:t>
            </w:r>
          </w:p>
        </w:tc>
        <w:tc>
          <w:tcPr>
            <w:tcW w:w="3876" w:type="pct"/>
          </w:tcPr>
          <w:p w14:paraId="285922F1" w14:textId="77777777" w:rsidR="00E22A5D" w:rsidRPr="00794639" w:rsidRDefault="00E22A5D" w:rsidP="00166AF3">
            <w:pPr>
              <w:pStyle w:val="TableBody"/>
            </w:pPr>
            <w:r w:rsidRPr="00794639">
              <w:t>Internet Protocol</w:t>
            </w:r>
          </w:p>
        </w:tc>
      </w:tr>
      <w:tr w:rsidR="00E22A5D" w:rsidRPr="00794639" w14:paraId="5E628D77" w14:textId="77777777" w:rsidTr="00166AF3">
        <w:tc>
          <w:tcPr>
            <w:tcW w:w="1124" w:type="pct"/>
          </w:tcPr>
          <w:p w14:paraId="15F0D131" w14:textId="77777777" w:rsidR="00E22A5D" w:rsidRPr="00794639" w:rsidRDefault="00E22A5D" w:rsidP="00166AF3">
            <w:pPr>
              <w:pStyle w:val="TableBody"/>
            </w:pPr>
            <w:r w:rsidRPr="00794639">
              <w:t>LAC</w:t>
            </w:r>
          </w:p>
        </w:tc>
        <w:tc>
          <w:tcPr>
            <w:tcW w:w="3876" w:type="pct"/>
          </w:tcPr>
          <w:p w14:paraId="5295F847" w14:textId="77777777" w:rsidR="00E22A5D" w:rsidRPr="00794639" w:rsidRDefault="00E22A5D" w:rsidP="00166AF3">
            <w:pPr>
              <w:pStyle w:val="TableBody"/>
            </w:pPr>
            <w:r w:rsidRPr="00794639">
              <w:t>Local Area Code</w:t>
            </w:r>
          </w:p>
        </w:tc>
      </w:tr>
      <w:tr w:rsidR="00E22A5D" w:rsidRPr="00794639" w14:paraId="380891AA" w14:textId="77777777" w:rsidTr="00166AF3">
        <w:tc>
          <w:tcPr>
            <w:tcW w:w="1124" w:type="pct"/>
          </w:tcPr>
          <w:p w14:paraId="05D9E7A0" w14:textId="77777777" w:rsidR="00E22A5D" w:rsidRPr="00794639" w:rsidRDefault="00E22A5D" w:rsidP="00166AF3">
            <w:pPr>
              <w:pStyle w:val="TableBody"/>
            </w:pPr>
            <w:r w:rsidRPr="00794639">
              <w:t>LED</w:t>
            </w:r>
          </w:p>
        </w:tc>
        <w:tc>
          <w:tcPr>
            <w:tcW w:w="3876" w:type="pct"/>
          </w:tcPr>
          <w:p w14:paraId="13978CFD" w14:textId="77777777" w:rsidR="00E22A5D" w:rsidRPr="00794639" w:rsidRDefault="00E22A5D" w:rsidP="00166AF3">
            <w:pPr>
              <w:pStyle w:val="TableBody"/>
            </w:pPr>
            <w:r w:rsidRPr="00794639">
              <w:t>Light Emitting Diode</w:t>
            </w:r>
          </w:p>
        </w:tc>
      </w:tr>
      <w:tr w:rsidR="00E22A5D" w:rsidRPr="00794639" w14:paraId="6A5B743A" w14:textId="77777777" w:rsidTr="00166AF3">
        <w:tc>
          <w:tcPr>
            <w:tcW w:w="1124" w:type="pct"/>
          </w:tcPr>
          <w:p w14:paraId="3BC8F2BC" w14:textId="77777777" w:rsidR="00E22A5D" w:rsidRPr="00794639" w:rsidRDefault="00E22A5D" w:rsidP="00166AF3">
            <w:pPr>
              <w:pStyle w:val="TableBody"/>
            </w:pPr>
            <w:r w:rsidRPr="00794639">
              <w:t>LND</w:t>
            </w:r>
          </w:p>
        </w:tc>
        <w:tc>
          <w:tcPr>
            <w:tcW w:w="3876" w:type="pct"/>
          </w:tcPr>
          <w:p w14:paraId="2714F72E" w14:textId="77777777" w:rsidR="00E22A5D" w:rsidRPr="00794639" w:rsidRDefault="00E22A5D" w:rsidP="00166AF3">
            <w:pPr>
              <w:pStyle w:val="TableBody"/>
            </w:pPr>
            <w:r w:rsidRPr="00794639">
              <w:t>Last Number Dialed</w:t>
            </w:r>
          </w:p>
        </w:tc>
      </w:tr>
      <w:tr w:rsidR="00E22A5D" w:rsidRPr="00794639" w14:paraId="41F984F5" w14:textId="77777777" w:rsidTr="00166AF3">
        <w:tc>
          <w:tcPr>
            <w:tcW w:w="1124" w:type="pct"/>
          </w:tcPr>
          <w:p w14:paraId="5186D113" w14:textId="77777777" w:rsidR="00E22A5D" w:rsidRPr="00794639" w:rsidRDefault="00E22A5D" w:rsidP="00166AF3">
            <w:pPr>
              <w:pStyle w:val="TableBody"/>
            </w:pPr>
            <w:r w:rsidRPr="00794639">
              <w:t>LP</w:t>
            </w:r>
          </w:p>
        </w:tc>
        <w:tc>
          <w:tcPr>
            <w:tcW w:w="3876" w:type="pct"/>
          </w:tcPr>
          <w:p w14:paraId="3C0FB758" w14:textId="77777777" w:rsidR="00E22A5D" w:rsidRPr="00794639" w:rsidRDefault="00E22A5D" w:rsidP="00166AF3">
            <w:pPr>
              <w:pStyle w:val="TableBody"/>
            </w:pPr>
            <w:r w:rsidRPr="00794639">
              <w:t xml:space="preserve">Language Preferred </w:t>
            </w:r>
          </w:p>
        </w:tc>
      </w:tr>
      <w:tr w:rsidR="00E22A5D" w:rsidRPr="00794639" w14:paraId="41042C0D" w14:textId="77777777" w:rsidTr="00166AF3">
        <w:tc>
          <w:tcPr>
            <w:tcW w:w="1124" w:type="pct"/>
          </w:tcPr>
          <w:p w14:paraId="1C6E8A9D" w14:textId="77777777" w:rsidR="00E22A5D" w:rsidRPr="00794639" w:rsidRDefault="00E22A5D" w:rsidP="00166AF3">
            <w:pPr>
              <w:pStyle w:val="TableBody"/>
            </w:pPr>
            <w:r w:rsidRPr="00794639">
              <w:t>LPI</w:t>
            </w:r>
          </w:p>
        </w:tc>
        <w:tc>
          <w:tcPr>
            <w:tcW w:w="3876" w:type="pct"/>
          </w:tcPr>
          <w:p w14:paraId="57C87A2E" w14:textId="77777777" w:rsidR="00E22A5D" w:rsidRPr="00794639" w:rsidRDefault="00E22A5D" w:rsidP="00166AF3">
            <w:pPr>
              <w:pStyle w:val="TableBody"/>
            </w:pPr>
            <w:r w:rsidRPr="00794639">
              <w:t>Lines Per Inch</w:t>
            </w:r>
          </w:p>
        </w:tc>
      </w:tr>
      <w:tr w:rsidR="00E22A5D" w:rsidRPr="00794639" w14:paraId="42CDB0C5" w14:textId="77777777" w:rsidTr="00166AF3">
        <w:tc>
          <w:tcPr>
            <w:tcW w:w="1124" w:type="pct"/>
          </w:tcPr>
          <w:p w14:paraId="581AB36E" w14:textId="77777777" w:rsidR="00E22A5D" w:rsidRPr="00794639" w:rsidRDefault="00E22A5D" w:rsidP="00166AF3">
            <w:pPr>
              <w:pStyle w:val="TableBody"/>
            </w:pPr>
            <w:r w:rsidRPr="00794639">
              <w:t>M</w:t>
            </w:r>
          </w:p>
        </w:tc>
        <w:tc>
          <w:tcPr>
            <w:tcW w:w="3876" w:type="pct"/>
          </w:tcPr>
          <w:p w14:paraId="13627275" w14:textId="77777777" w:rsidR="00E22A5D" w:rsidRPr="00794639" w:rsidRDefault="00E22A5D" w:rsidP="00166AF3">
            <w:pPr>
              <w:pStyle w:val="TableBody"/>
            </w:pPr>
            <w:r w:rsidRPr="00794639">
              <w:t>Mandatory</w:t>
            </w:r>
          </w:p>
        </w:tc>
      </w:tr>
      <w:tr w:rsidR="00E22A5D" w:rsidRPr="00794639" w14:paraId="3AABAEB4" w14:textId="77777777" w:rsidTr="00166AF3">
        <w:tc>
          <w:tcPr>
            <w:tcW w:w="1124" w:type="pct"/>
          </w:tcPr>
          <w:p w14:paraId="68034D3B" w14:textId="77777777" w:rsidR="00E22A5D" w:rsidRPr="00794639" w:rsidRDefault="00E22A5D" w:rsidP="00166AF3">
            <w:pPr>
              <w:pStyle w:val="TableBody"/>
            </w:pPr>
            <w:r w:rsidRPr="00794639">
              <w:t>MCC</w:t>
            </w:r>
          </w:p>
        </w:tc>
        <w:tc>
          <w:tcPr>
            <w:tcW w:w="3876" w:type="pct"/>
          </w:tcPr>
          <w:p w14:paraId="61B6BE34" w14:textId="77777777" w:rsidR="00E22A5D" w:rsidRPr="00794639" w:rsidRDefault="00E22A5D" w:rsidP="00166AF3">
            <w:pPr>
              <w:pStyle w:val="TableBody"/>
            </w:pPr>
            <w:r w:rsidRPr="00794639">
              <w:t>Mobile Country Code</w:t>
            </w:r>
          </w:p>
        </w:tc>
      </w:tr>
      <w:tr w:rsidR="00E22A5D" w:rsidRPr="00794639" w14:paraId="43D74400" w14:textId="77777777" w:rsidTr="00166AF3">
        <w:tc>
          <w:tcPr>
            <w:tcW w:w="1124" w:type="pct"/>
          </w:tcPr>
          <w:p w14:paraId="6759F2C0" w14:textId="77777777" w:rsidR="00E22A5D" w:rsidRPr="00794639" w:rsidRDefault="00E22A5D" w:rsidP="00166AF3">
            <w:pPr>
              <w:pStyle w:val="TableBody"/>
            </w:pPr>
            <w:r w:rsidRPr="00794639">
              <w:t>ME</w:t>
            </w:r>
          </w:p>
        </w:tc>
        <w:tc>
          <w:tcPr>
            <w:tcW w:w="3876" w:type="pct"/>
          </w:tcPr>
          <w:p w14:paraId="00C294E8" w14:textId="77777777" w:rsidR="00E22A5D" w:rsidRPr="00794639" w:rsidRDefault="00E22A5D" w:rsidP="00166AF3">
            <w:pPr>
              <w:pStyle w:val="TableBody"/>
            </w:pPr>
            <w:r w:rsidRPr="00794639">
              <w:t>Mobile Equipment</w:t>
            </w:r>
          </w:p>
        </w:tc>
      </w:tr>
      <w:tr w:rsidR="00E22A5D" w:rsidRPr="00794639" w14:paraId="157938E9" w14:textId="77777777" w:rsidTr="00166AF3">
        <w:tc>
          <w:tcPr>
            <w:tcW w:w="1124" w:type="pct"/>
          </w:tcPr>
          <w:p w14:paraId="345884ED" w14:textId="77777777" w:rsidR="00E22A5D" w:rsidRPr="00794639" w:rsidRDefault="00E22A5D" w:rsidP="00166AF3">
            <w:pPr>
              <w:pStyle w:val="TableBody"/>
            </w:pPr>
            <w:r w:rsidRPr="00794639">
              <w:t>MMI</w:t>
            </w:r>
          </w:p>
        </w:tc>
        <w:tc>
          <w:tcPr>
            <w:tcW w:w="3876" w:type="pct"/>
          </w:tcPr>
          <w:p w14:paraId="42F03DA2" w14:textId="77777777" w:rsidR="00E22A5D" w:rsidRPr="00794639" w:rsidRDefault="00E22A5D" w:rsidP="00166AF3">
            <w:pPr>
              <w:pStyle w:val="TableBody"/>
            </w:pPr>
            <w:r w:rsidRPr="00794639">
              <w:t>Man Machine Interface</w:t>
            </w:r>
          </w:p>
        </w:tc>
      </w:tr>
      <w:tr w:rsidR="00E22A5D" w:rsidRPr="00794639" w14:paraId="293AC6A4" w14:textId="77777777" w:rsidTr="00166AF3">
        <w:tc>
          <w:tcPr>
            <w:tcW w:w="1124" w:type="pct"/>
          </w:tcPr>
          <w:p w14:paraId="6688F9F1" w14:textId="77777777" w:rsidR="00E22A5D" w:rsidRPr="00794639" w:rsidRDefault="00E22A5D" w:rsidP="00166AF3">
            <w:pPr>
              <w:pStyle w:val="TableBody"/>
            </w:pPr>
            <w:r w:rsidRPr="00794639">
              <w:t>MNC</w:t>
            </w:r>
          </w:p>
        </w:tc>
        <w:tc>
          <w:tcPr>
            <w:tcW w:w="3876" w:type="pct"/>
          </w:tcPr>
          <w:p w14:paraId="2FE96E57" w14:textId="77777777" w:rsidR="00E22A5D" w:rsidRPr="00794639" w:rsidRDefault="00E22A5D" w:rsidP="00166AF3">
            <w:pPr>
              <w:pStyle w:val="TableBody"/>
            </w:pPr>
            <w:r w:rsidRPr="00794639">
              <w:t>Mobile Network Code</w:t>
            </w:r>
          </w:p>
        </w:tc>
      </w:tr>
      <w:tr w:rsidR="00E22A5D" w:rsidRPr="00794639" w14:paraId="7357E7EE" w14:textId="77777777" w:rsidTr="00166AF3">
        <w:tc>
          <w:tcPr>
            <w:tcW w:w="1124" w:type="pct"/>
          </w:tcPr>
          <w:p w14:paraId="4EE33C8C" w14:textId="77777777" w:rsidR="00E22A5D" w:rsidRPr="00794639" w:rsidRDefault="00E22A5D" w:rsidP="00166AF3">
            <w:pPr>
              <w:pStyle w:val="TableBody"/>
            </w:pPr>
            <w:r w:rsidRPr="00794639">
              <w:t>MNP</w:t>
            </w:r>
          </w:p>
        </w:tc>
        <w:tc>
          <w:tcPr>
            <w:tcW w:w="3876" w:type="pct"/>
          </w:tcPr>
          <w:p w14:paraId="7E969ED2" w14:textId="77777777" w:rsidR="00E22A5D" w:rsidRPr="00794639" w:rsidRDefault="00E22A5D" w:rsidP="00166AF3">
            <w:pPr>
              <w:pStyle w:val="TableBody"/>
            </w:pPr>
            <w:r w:rsidRPr="00794639">
              <w:t>Microcom Networking Protocol</w:t>
            </w:r>
          </w:p>
        </w:tc>
      </w:tr>
      <w:tr w:rsidR="00E22A5D" w:rsidRPr="00794639" w14:paraId="1469C760" w14:textId="77777777" w:rsidTr="00166AF3">
        <w:tc>
          <w:tcPr>
            <w:tcW w:w="1124" w:type="pct"/>
          </w:tcPr>
          <w:p w14:paraId="0E69893A" w14:textId="77777777" w:rsidR="00E22A5D" w:rsidRPr="00794639" w:rsidRDefault="00E22A5D" w:rsidP="00166AF3">
            <w:pPr>
              <w:pStyle w:val="TableBody"/>
            </w:pPr>
            <w:r w:rsidRPr="00794639">
              <w:lastRenderedPageBreak/>
              <w:t>MO</w:t>
            </w:r>
          </w:p>
        </w:tc>
        <w:tc>
          <w:tcPr>
            <w:tcW w:w="3876" w:type="pct"/>
          </w:tcPr>
          <w:p w14:paraId="01C241FA" w14:textId="77777777" w:rsidR="00E22A5D" w:rsidRPr="00794639" w:rsidRDefault="00E22A5D" w:rsidP="00166AF3">
            <w:pPr>
              <w:pStyle w:val="TableBody"/>
            </w:pPr>
            <w:r w:rsidRPr="00794639">
              <w:t>Mobile Originated</w:t>
            </w:r>
          </w:p>
        </w:tc>
      </w:tr>
      <w:tr w:rsidR="00E22A5D" w:rsidRPr="00794639" w14:paraId="3A544896" w14:textId="77777777" w:rsidTr="00166AF3">
        <w:tc>
          <w:tcPr>
            <w:tcW w:w="1124" w:type="pct"/>
          </w:tcPr>
          <w:p w14:paraId="39126028" w14:textId="77777777" w:rsidR="00E22A5D" w:rsidRPr="00794639" w:rsidRDefault="00E22A5D" w:rsidP="00166AF3">
            <w:pPr>
              <w:pStyle w:val="TableBody"/>
            </w:pPr>
            <w:r w:rsidRPr="00794639">
              <w:t>MOC</w:t>
            </w:r>
          </w:p>
        </w:tc>
        <w:tc>
          <w:tcPr>
            <w:tcW w:w="3876" w:type="pct"/>
          </w:tcPr>
          <w:p w14:paraId="10FFA471" w14:textId="77777777" w:rsidR="00E22A5D" w:rsidRPr="00794639" w:rsidRDefault="00E22A5D" w:rsidP="00166AF3">
            <w:pPr>
              <w:pStyle w:val="TableBody"/>
            </w:pPr>
            <w:r w:rsidRPr="00794639">
              <w:t>Mobile Originated Call (outgoing call)</w:t>
            </w:r>
          </w:p>
        </w:tc>
      </w:tr>
      <w:tr w:rsidR="00E22A5D" w:rsidRPr="00794639" w14:paraId="2488451B" w14:textId="77777777" w:rsidTr="00166AF3">
        <w:tc>
          <w:tcPr>
            <w:tcW w:w="1124" w:type="pct"/>
          </w:tcPr>
          <w:p w14:paraId="4E716B8C" w14:textId="77777777" w:rsidR="00E22A5D" w:rsidRPr="00794639" w:rsidRDefault="00E22A5D" w:rsidP="00166AF3">
            <w:pPr>
              <w:pStyle w:val="TableBody"/>
            </w:pPr>
            <w:r w:rsidRPr="00794639">
              <w:t>MS</w:t>
            </w:r>
          </w:p>
        </w:tc>
        <w:tc>
          <w:tcPr>
            <w:tcW w:w="3876" w:type="pct"/>
          </w:tcPr>
          <w:p w14:paraId="7037B784" w14:textId="77777777" w:rsidR="00E22A5D" w:rsidRPr="00794639" w:rsidRDefault="00E22A5D" w:rsidP="00166AF3">
            <w:pPr>
              <w:pStyle w:val="TableBody"/>
            </w:pPr>
            <w:r w:rsidRPr="00794639">
              <w:t>Mobile Station</w:t>
            </w:r>
          </w:p>
        </w:tc>
      </w:tr>
      <w:tr w:rsidR="00E22A5D" w:rsidRPr="00794639" w14:paraId="7F4C5A8A" w14:textId="77777777" w:rsidTr="00166AF3">
        <w:tc>
          <w:tcPr>
            <w:tcW w:w="1124" w:type="pct"/>
          </w:tcPr>
          <w:p w14:paraId="1ACFE3EB" w14:textId="77777777" w:rsidR="00E22A5D" w:rsidRPr="00794639" w:rsidRDefault="00E22A5D" w:rsidP="00166AF3">
            <w:pPr>
              <w:pStyle w:val="TableBody"/>
            </w:pPr>
            <w:r w:rsidRPr="00794639">
              <w:t>MSB</w:t>
            </w:r>
          </w:p>
        </w:tc>
        <w:tc>
          <w:tcPr>
            <w:tcW w:w="3876" w:type="pct"/>
          </w:tcPr>
          <w:p w14:paraId="3467704F" w14:textId="77777777" w:rsidR="00E22A5D" w:rsidRPr="00794639" w:rsidRDefault="00E22A5D" w:rsidP="00166AF3">
            <w:pPr>
              <w:pStyle w:val="TableBody"/>
            </w:pPr>
            <w:r w:rsidRPr="00794639">
              <w:t>Most Significant Bit</w:t>
            </w:r>
          </w:p>
        </w:tc>
      </w:tr>
      <w:tr w:rsidR="00E22A5D" w:rsidRPr="00794639" w14:paraId="00019DD2" w14:textId="77777777" w:rsidTr="00166AF3">
        <w:tc>
          <w:tcPr>
            <w:tcW w:w="1124" w:type="pct"/>
          </w:tcPr>
          <w:p w14:paraId="2F3A6A27" w14:textId="77777777" w:rsidR="00E22A5D" w:rsidRPr="00794639" w:rsidRDefault="00E22A5D" w:rsidP="00166AF3">
            <w:pPr>
              <w:pStyle w:val="TableBody"/>
            </w:pPr>
            <w:r w:rsidRPr="00794639">
              <w:t>MSISDN</w:t>
            </w:r>
          </w:p>
        </w:tc>
        <w:tc>
          <w:tcPr>
            <w:tcW w:w="3876" w:type="pct"/>
          </w:tcPr>
          <w:p w14:paraId="6F07241F" w14:textId="77777777" w:rsidR="00E22A5D" w:rsidRPr="00794639" w:rsidRDefault="00E22A5D" w:rsidP="00166AF3">
            <w:pPr>
              <w:pStyle w:val="TableBody"/>
            </w:pPr>
            <w:r w:rsidRPr="00794639">
              <w:t>Mobile Station International ISDN Number</w:t>
            </w:r>
          </w:p>
        </w:tc>
      </w:tr>
      <w:tr w:rsidR="00E22A5D" w:rsidRPr="00794639" w14:paraId="3BBD19BF" w14:textId="77777777" w:rsidTr="00166AF3">
        <w:tc>
          <w:tcPr>
            <w:tcW w:w="1124" w:type="pct"/>
          </w:tcPr>
          <w:p w14:paraId="59102BC6" w14:textId="77777777" w:rsidR="00E22A5D" w:rsidRPr="00794639" w:rsidRDefault="00E22A5D" w:rsidP="00166AF3">
            <w:pPr>
              <w:pStyle w:val="TableBody"/>
            </w:pPr>
            <w:r w:rsidRPr="00794639">
              <w:t>MT</w:t>
            </w:r>
          </w:p>
        </w:tc>
        <w:tc>
          <w:tcPr>
            <w:tcW w:w="3876" w:type="pct"/>
          </w:tcPr>
          <w:p w14:paraId="5C6C2465" w14:textId="77777777" w:rsidR="00E22A5D" w:rsidRPr="00794639" w:rsidRDefault="00E22A5D" w:rsidP="00166AF3">
            <w:pPr>
              <w:pStyle w:val="TableBody"/>
            </w:pPr>
            <w:r w:rsidRPr="00794639">
              <w:t>Mobile Terminal</w:t>
            </w:r>
          </w:p>
        </w:tc>
      </w:tr>
      <w:tr w:rsidR="00E22A5D" w:rsidRPr="00794639" w14:paraId="4B8B5732" w14:textId="77777777" w:rsidTr="00166AF3">
        <w:tc>
          <w:tcPr>
            <w:tcW w:w="1124" w:type="pct"/>
          </w:tcPr>
          <w:p w14:paraId="6091932B" w14:textId="77777777" w:rsidR="00E22A5D" w:rsidRPr="00794639" w:rsidRDefault="00E22A5D" w:rsidP="00166AF3">
            <w:pPr>
              <w:pStyle w:val="TableBody"/>
            </w:pPr>
            <w:r w:rsidRPr="00794639">
              <w:t>MTC</w:t>
            </w:r>
          </w:p>
        </w:tc>
        <w:tc>
          <w:tcPr>
            <w:tcW w:w="3876" w:type="pct"/>
          </w:tcPr>
          <w:p w14:paraId="4BC7D035" w14:textId="77777777" w:rsidR="00E22A5D" w:rsidRPr="00794639" w:rsidRDefault="00E22A5D" w:rsidP="00166AF3">
            <w:pPr>
              <w:pStyle w:val="TableBody"/>
            </w:pPr>
            <w:r w:rsidRPr="00794639">
              <w:t>Mobile Terminated Call (incoming call)</w:t>
            </w:r>
          </w:p>
        </w:tc>
      </w:tr>
      <w:tr w:rsidR="00E22A5D" w:rsidRPr="00794639" w14:paraId="38587887" w14:textId="77777777" w:rsidTr="00166AF3">
        <w:tc>
          <w:tcPr>
            <w:tcW w:w="1124" w:type="pct"/>
          </w:tcPr>
          <w:p w14:paraId="3B9D001E" w14:textId="77777777" w:rsidR="00E22A5D" w:rsidRPr="00794639" w:rsidRDefault="00E22A5D" w:rsidP="00166AF3">
            <w:pPr>
              <w:pStyle w:val="TableBody"/>
            </w:pPr>
            <w:r w:rsidRPr="00794639">
              <w:t>N.A.</w:t>
            </w:r>
          </w:p>
        </w:tc>
        <w:tc>
          <w:tcPr>
            <w:tcW w:w="3876" w:type="pct"/>
          </w:tcPr>
          <w:p w14:paraId="111A4868" w14:textId="77777777" w:rsidR="00E22A5D" w:rsidRPr="00794639" w:rsidRDefault="00E22A5D" w:rsidP="00166AF3">
            <w:pPr>
              <w:pStyle w:val="TableBody"/>
            </w:pPr>
            <w:r w:rsidRPr="00794639">
              <w:t>Not applicable</w:t>
            </w:r>
          </w:p>
        </w:tc>
      </w:tr>
      <w:tr w:rsidR="00E22A5D" w:rsidRPr="00794639" w14:paraId="39B3658F" w14:textId="77777777" w:rsidTr="00166AF3">
        <w:tc>
          <w:tcPr>
            <w:tcW w:w="1124" w:type="pct"/>
          </w:tcPr>
          <w:p w14:paraId="3514961B" w14:textId="77777777" w:rsidR="00E22A5D" w:rsidRPr="00794639" w:rsidRDefault="00E22A5D" w:rsidP="00166AF3">
            <w:pPr>
              <w:pStyle w:val="TableBody"/>
            </w:pPr>
            <w:r w:rsidRPr="00794639">
              <w:t>NCK</w:t>
            </w:r>
          </w:p>
        </w:tc>
        <w:tc>
          <w:tcPr>
            <w:tcW w:w="3876" w:type="pct"/>
          </w:tcPr>
          <w:p w14:paraId="71CF5316" w14:textId="77777777" w:rsidR="00E22A5D" w:rsidRPr="00794639" w:rsidRDefault="00E22A5D" w:rsidP="00166AF3">
            <w:pPr>
              <w:pStyle w:val="TableBody"/>
            </w:pPr>
            <w:r w:rsidRPr="00794639">
              <w:t>Network Control Key</w:t>
            </w:r>
          </w:p>
        </w:tc>
      </w:tr>
      <w:tr w:rsidR="00E22A5D" w:rsidRPr="00794639" w14:paraId="08E8F091" w14:textId="77777777" w:rsidTr="00166AF3">
        <w:tc>
          <w:tcPr>
            <w:tcW w:w="1124" w:type="pct"/>
          </w:tcPr>
          <w:p w14:paraId="324BEE73" w14:textId="77777777" w:rsidR="00E22A5D" w:rsidRPr="00794639" w:rsidRDefault="00E22A5D" w:rsidP="00166AF3">
            <w:pPr>
              <w:pStyle w:val="TableBody"/>
            </w:pPr>
            <w:r w:rsidRPr="00794639">
              <w:t>NITZ</w:t>
            </w:r>
          </w:p>
        </w:tc>
        <w:tc>
          <w:tcPr>
            <w:tcW w:w="3876" w:type="pct"/>
          </w:tcPr>
          <w:p w14:paraId="260780E7" w14:textId="77777777" w:rsidR="00E22A5D" w:rsidRPr="00794639" w:rsidRDefault="00E22A5D" w:rsidP="00166AF3">
            <w:pPr>
              <w:pStyle w:val="TableBody"/>
            </w:pPr>
            <w:r w:rsidRPr="00794639">
              <w:t>Network Information and Time Zone</w:t>
            </w:r>
          </w:p>
        </w:tc>
      </w:tr>
      <w:tr w:rsidR="00E22A5D" w:rsidRPr="00794639" w14:paraId="14918F00" w14:textId="77777777" w:rsidTr="00166AF3">
        <w:tc>
          <w:tcPr>
            <w:tcW w:w="1124" w:type="pct"/>
          </w:tcPr>
          <w:p w14:paraId="6B61AB90" w14:textId="77777777" w:rsidR="00E22A5D" w:rsidRPr="00794639" w:rsidRDefault="00E22A5D" w:rsidP="00166AF3">
            <w:pPr>
              <w:pStyle w:val="TableBody"/>
            </w:pPr>
            <w:r w:rsidRPr="00794639">
              <w:t>NSCK</w:t>
            </w:r>
          </w:p>
        </w:tc>
        <w:tc>
          <w:tcPr>
            <w:tcW w:w="3876" w:type="pct"/>
          </w:tcPr>
          <w:p w14:paraId="1CFF98B1" w14:textId="77777777" w:rsidR="00E22A5D" w:rsidRPr="00794639" w:rsidRDefault="00E22A5D" w:rsidP="00166AF3">
            <w:pPr>
              <w:pStyle w:val="TableBody"/>
            </w:pPr>
            <w:r w:rsidRPr="00794639">
              <w:t>Network Subset Control Key</w:t>
            </w:r>
          </w:p>
        </w:tc>
      </w:tr>
      <w:tr w:rsidR="00E22A5D" w:rsidRPr="00794639" w14:paraId="7F2F1B90" w14:textId="77777777" w:rsidTr="00166AF3">
        <w:tc>
          <w:tcPr>
            <w:tcW w:w="1124" w:type="pct"/>
          </w:tcPr>
          <w:p w14:paraId="2F27BE87" w14:textId="77777777" w:rsidR="00E22A5D" w:rsidRPr="00794639" w:rsidRDefault="00E22A5D" w:rsidP="00166AF3">
            <w:pPr>
              <w:pStyle w:val="TableBody"/>
            </w:pPr>
            <w:r w:rsidRPr="00794639">
              <w:t>NTC</w:t>
            </w:r>
          </w:p>
        </w:tc>
        <w:tc>
          <w:tcPr>
            <w:tcW w:w="3876" w:type="pct"/>
          </w:tcPr>
          <w:p w14:paraId="22C51E7B" w14:textId="77777777" w:rsidR="00E22A5D" w:rsidRPr="00794639" w:rsidRDefault="00E22A5D" w:rsidP="00166AF3">
            <w:pPr>
              <w:pStyle w:val="TableBody"/>
            </w:pPr>
            <w:r w:rsidRPr="00794639">
              <w:t>Negative Temperature Coefficient</w:t>
            </w:r>
          </w:p>
        </w:tc>
      </w:tr>
      <w:tr w:rsidR="00E22A5D" w:rsidRPr="00794639" w14:paraId="0C7B70CB" w14:textId="77777777" w:rsidTr="00166AF3">
        <w:tc>
          <w:tcPr>
            <w:tcW w:w="1124" w:type="pct"/>
          </w:tcPr>
          <w:p w14:paraId="4D415D12" w14:textId="77777777" w:rsidR="00E22A5D" w:rsidRPr="00794639" w:rsidRDefault="00E22A5D" w:rsidP="00166AF3">
            <w:pPr>
              <w:pStyle w:val="TableBody"/>
            </w:pPr>
            <w:r w:rsidRPr="00794639">
              <w:t>N.U.</w:t>
            </w:r>
          </w:p>
        </w:tc>
        <w:tc>
          <w:tcPr>
            <w:tcW w:w="3876" w:type="pct"/>
          </w:tcPr>
          <w:p w14:paraId="5F9C5BD2" w14:textId="77777777" w:rsidR="00E22A5D" w:rsidRPr="00794639" w:rsidRDefault="00E22A5D" w:rsidP="00166AF3">
            <w:pPr>
              <w:pStyle w:val="TableBody"/>
            </w:pPr>
            <w:r w:rsidRPr="00794639">
              <w:t>Not used</w:t>
            </w:r>
          </w:p>
        </w:tc>
      </w:tr>
      <w:tr w:rsidR="00E22A5D" w:rsidRPr="00794639" w14:paraId="43F863C6" w14:textId="77777777" w:rsidTr="00166AF3">
        <w:tc>
          <w:tcPr>
            <w:tcW w:w="1124" w:type="pct"/>
          </w:tcPr>
          <w:p w14:paraId="76A2C5A1" w14:textId="77777777" w:rsidR="00E22A5D" w:rsidRPr="00794639" w:rsidRDefault="00E22A5D" w:rsidP="00166AF3">
            <w:pPr>
              <w:pStyle w:val="TableBody"/>
            </w:pPr>
            <w:r w:rsidRPr="00794639">
              <w:t>O</w:t>
            </w:r>
          </w:p>
        </w:tc>
        <w:tc>
          <w:tcPr>
            <w:tcW w:w="3876" w:type="pct"/>
          </w:tcPr>
          <w:p w14:paraId="5D849FEE" w14:textId="77777777" w:rsidR="00E22A5D" w:rsidRPr="00794639" w:rsidRDefault="00E22A5D" w:rsidP="00166AF3">
            <w:pPr>
              <w:pStyle w:val="TableBody"/>
            </w:pPr>
            <w:r w:rsidRPr="00794639">
              <w:t>Optional</w:t>
            </w:r>
          </w:p>
        </w:tc>
      </w:tr>
      <w:tr w:rsidR="00E22A5D" w:rsidRPr="00794639" w14:paraId="6778D527" w14:textId="77777777" w:rsidTr="00166AF3">
        <w:tc>
          <w:tcPr>
            <w:tcW w:w="1124" w:type="pct"/>
          </w:tcPr>
          <w:p w14:paraId="2B187581" w14:textId="77777777" w:rsidR="00E22A5D" w:rsidRPr="00794639" w:rsidRDefault="00E22A5D" w:rsidP="00166AF3">
            <w:pPr>
              <w:pStyle w:val="TableBody"/>
            </w:pPr>
            <w:r w:rsidRPr="00794639">
              <w:t>OA</w:t>
            </w:r>
          </w:p>
        </w:tc>
        <w:tc>
          <w:tcPr>
            <w:tcW w:w="3876" w:type="pct"/>
          </w:tcPr>
          <w:p w14:paraId="64608FC8" w14:textId="77777777" w:rsidR="00E22A5D" w:rsidRPr="00794639" w:rsidRDefault="00E22A5D" w:rsidP="00166AF3">
            <w:pPr>
              <w:pStyle w:val="TableBody"/>
            </w:pPr>
            <w:r w:rsidRPr="00794639">
              <w:t>Outgoing Access</w:t>
            </w:r>
          </w:p>
        </w:tc>
      </w:tr>
      <w:tr w:rsidR="00E22A5D" w:rsidRPr="00794639" w14:paraId="22CEC976" w14:textId="77777777" w:rsidTr="00166AF3">
        <w:tc>
          <w:tcPr>
            <w:tcW w:w="1124" w:type="pct"/>
          </w:tcPr>
          <w:p w14:paraId="21962FC8" w14:textId="77777777" w:rsidR="00E22A5D" w:rsidRPr="00794639" w:rsidRDefault="00E22A5D" w:rsidP="00166AF3">
            <w:pPr>
              <w:pStyle w:val="TableBody"/>
            </w:pPr>
            <w:r w:rsidRPr="00794639">
              <w:t>OPL</w:t>
            </w:r>
          </w:p>
        </w:tc>
        <w:tc>
          <w:tcPr>
            <w:tcW w:w="3876" w:type="pct"/>
          </w:tcPr>
          <w:p w14:paraId="19B3D3BD" w14:textId="77777777" w:rsidR="00E22A5D" w:rsidRPr="00794639" w:rsidRDefault="00E22A5D" w:rsidP="00166AF3">
            <w:pPr>
              <w:pStyle w:val="TableBody"/>
            </w:pPr>
            <w:r w:rsidRPr="00794639">
              <w:t>Operator PLMN List</w:t>
            </w:r>
          </w:p>
        </w:tc>
      </w:tr>
      <w:tr w:rsidR="00E22A5D" w:rsidRPr="00794639" w14:paraId="32016201" w14:textId="77777777" w:rsidTr="00166AF3">
        <w:tc>
          <w:tcPr>
            <w:tcW w:w="1124" w:type="pct"/>
          </w:tcPr>
          <w:p w14:paraId="72137880" w14:textId="77777777" w:rsidR="00E22A5D" w:rsidRPr="00794639" w:rsidRDefault="00E22A5D" w:rsidP="00166AF3">
            <w:pPr>
              <w:pStyle w:val="TableBody"/>
            </w:pPr>
            <w:r w:rsidRPr="00794639">
              <w:t>OS</w:t>
            </w:r>
          </w:p>
        </w:tc>
        <w:tc>
          <w:tcPr>
            <w:tcW w:w="3876" w:type="pct"/>
          </w:tcPr>
          <w:p w14:paraId="7002AF06" w14:textId="77777777" w:rsidR="00E22A5D" w:rsidRPr="00794639" w:rsidRDefault="00E22A5D" w:rsidP="00166AF3">
            <w:pPr>
              <w:pStyle w:val="TableBody"/>
            </w:pPr>
            <w:r w:rsidRPr="00794639">
              <w:t>Operating System</w:t>
            </w:r>
          </w:p>
        </w:tc>
      </w:tr>
      <w:tr w:rsidR="00E22A5D" w:rsidRPr="00794639" w14:paraId="0413D54C" w14:textId="77777777" w:rsidTr="00166AF3">
        <w:tc>
          <w:tcPr>
            <w:tcW w:w="1124" w:type="pct"/>
          </w:tcPr>
          <w:p w14:paraId="7A199EB2" w14:textId="77777777" w:rsidR="00E22A5D" w:rsidRPr="00794639" w:rsidRDefault="00E22A5D" w:rsidP="00166AF3">
            <w:pPr>
              <w:pStyle w:val="TableBody"/>
            </w:pPr>
            <w:r w:rsidRPr="00794639">
              <w:t>OTA</w:t>
            </w:r>
          </w:p>
        </w:tc>
        <w:tc>
          <w:tcPr>
            <w:tcW w:w="3876" w:type="pct"/>
          </w:tcPr>
          <w:p w14:paraId="43EA06CE" w14:textId="77777777" w:rsidR="00E22A5D" w:rsidRPr="00794639" w:rsidRDefault="00E22A5D" w:rsidP="00166AF3">
            <w:pPr>
              <w:pStyle w:val="TableBody"/>
            </w:pPr>
            <w:r w:rsidRPr="00794639">
              <w:t>Over the Air</w:t>
            </w:r>
          </w:p>
        </w:tc>
      </w:tr>
      <w:tr w:rsidR="00E22A5D" w:rsidRPr="00794639" w14:paraId="363635F0" w14:textId="77777777" w:rsidTr="00166AF3">
        <w:tc>
          <w:tcPr>
            <w:tcW w:w="1124" w:type="pct"/>
          </w:tcPr>
          <w:p w14:paraId="07EA6A87" w14:textId="77777777" w:rsidR="00E22A5D" w:rsidRPr="00794639" w:rsidRDefault="00E22A5D" w:rsidP="00166AF3">
            <w:pPr>
              <w:pStyle w:val="TableBody"/>
            </w:pPr>
            <w:r w:rsidRPr="00794639">
              <w:t>PAD</w:t>
            </w:r>
          </w:p>
        </w:tc>
        <w:tc>
          <w:tcPr>
            <w:tcW w:w="3876" w:type="pct"/>
          </w:tcPr>
          <w:p w14:paraId="47056D12" w14:textId="77777777" w:rsidR="00E22A5D" w:rsidRPr="00794639" w:rsidRDefault="00E22A5D" w:rsidP="00166AF3">
            <w:pPr>
              <w:pStyle w:val="TableBody"/>
            </w:pPr>
            <w:r w:rsidRPr="00794639">
              <w:t>Portable Application Description</w:t>
            </w:r>
          </w:p>
        </w:tc>
      </w:tr>
      <w:tr w:rsidR="00E22A5D" w:rsidRPr="00794639" w14:paraId="6643FB4E" w14:textId="77777777" w:rsidTr="00166AF3">
        <w:tc>
          <w:tcPr>
            <w:tcW w:w="1124" w:type="pct"/>
          </w:tcPr>
          <w:p w14:paraId="58C00F54" w14:textId="77777777" w:rsidR="00E22A5D" w:rsidRPr="00794639" w:rsidRDefault="00E22A5D" w:rsidP="00166AF3">
            <w:pPr>
              <w:pStyle w:val="TableBody"/>
            </w:pPr>
            <w:r w:rsidRPr="00794639">
              <w:t>PAP</w:t>
            </w:r>
          </w:p>
        </w:tc>
        <w:tc>
          <w:tcPr>
            <w:tcW w:w="3876" w:type="pct"/>
          </w:tcPr>
          <w:p w14:paraId="5B18ECDF" w14:textId="77777777" w:rsidR="00E22A5D" w:rsidRPr="00794639" w:rsidRDefault="00E22A5D" w:rsidP="00166AF3">
            <w:pPr>
              <w:pStyle w:val="TableBody"/>
            </w:pPr>
            <w:r w:rsidRPr="00794639">
              <w:rPr>
                <w:rFonts w:eastAsia="MS Mincho"/>
              </w:rPr>
              <w:t>Password Authentication Protocol</w:t>
            </w:r>
          </w:p>
        </w:tc>
      </w:tr>
      <w:tr w:rsidR="00E22A5D" w:rsidRPr="00794639" w14:paraId="6DCA60DA" w14:textId="77777777" w:rsidTr="00166AF3">
        <w:tc>
          <w:tcPr>
            <w:tcW w:w="1124" w:type="pct"/>
          </w:tcPr>
          <w:p w14:paraId="590CC670" w14:textId="77777777" w:rsidR="00E22A5D" w:rsidRPr="00794639" w:rsidRDefault="00E22A5D" w:rsidP="00166AF3">
            <w:pPr>
              <w:pStyle w:val="TableBody"/>
            </w:pPr>
            <w:r w:rsidRPr="00794639">
              <w:t>PC</w:t>
            </w:r>
          </w:p>
        </w:tc>
        <w:tc>
          <w:tcPr>
            <w:tcW w:w="3876" w:type="pct"/>
          </w:tcPr>
          <w:p w14:paraId="5A258E21" w14:textId="77777777" w:rsidR="00E22A5D" w:rsidRPr="00794639" w:rsidRDefault="00E22A5D" w:rsidP="00166AF3">
            <w:pPr>
              <w:pStyle w:val="TableBody"/>
            </w:pPr>
            <w:r w:rsidRPr="00794639">
              <w:t>Personal Computer</w:t>
            </w:r>
          </w:p>
        </w:tc>
      </w:tr>
      <w:tr w:rsidR="00E22A5D" w:rsidRPr="00D55DF6" w14:paraId="7E6D91F9" w14:textId="77777777" w:rsidTr="00166AF3">
        <w:tc>
          <w:tcPr>
            <w:tcW w:w="1124" w:type="pct"/>
          </w:tcPr>
          <w:p w14:paraId="07F2755F" w14:textId="77777777" w:rsidR="00E22A5D" w:rsidRPr="00794639" w:rsidRDefault="00E22A5D" w:rsidP="00166AF3">
            <w:pPr>
              <w:pStyle w:val="TableBody"/>
            </w:pPr>
            <w:r w:rsidRPr="00794639">
              <w:t>PCCP</w:t>
            </w:r>
          </w:p>
        </w:tc>
        <w:tc>
          <w:tcPr>
            <w:tcW w:w="3876" w:type="pct"/>
          </w:tcPr>
          <w:p w14:paraId="7B8D7FD2" w14:textId="77777777" w:rsidR="00E22A5D" w:rsidRPr="004C3278" w:rsidRDefault="00E22A5D" w:rsidP="00166AF3">
            <w:pPr>
              <w:pStyle w:val="TableBody"/>
            </w:pPr>
            <w:r w:rsidRPr="004C3278">
              <w:t>PC character set Code Page</w:t>
            </w:r>
          </w:p>
        </w:tc>
      </w:tr>
      <w:tr w:rsidR="00E22A5D" w:rsidRPr="00794639" w14:paraId="5DCCCB2E" w14:textId="77777777" w:rsidTr="00166AF3">
        <w:tc>
          <w:tcPr>
            <w:tcW w:w="1124" w:type="pct"/>
          </w:tcPr>
          <w:p w14:paraId="4C85F2DF" w14:textId="77777777" w:rsidR="00E22A5D" w:rsidRPr="00794639" w:rsidRDefault="00E22A5D" w:rsidP="00166AF3">
            <w:pPr>
              <w:pStyle w:val="TableBody"/>
            </w:pPr>
            <w:r w:rsidRPr="00794639">
              <w:t>PCK</w:t>
            </w:r>
          </w:p>
        </w:tc>
        <w:tc>
          <w:tcPr>
            <w:tcW w:w="3876" w:type="pct"/>
          </w:tcPr>
          <w:p w14:paraId="49C320C4" w14:textId="77777777" w:rsidR="00E22A5D" w:rsidRPr="00794639" w:rsidRDefault="00E22A5D" w:rsidP="00166AF3">
            <w:pPr>
              <w:pStyle w:val="TableBody"/>
            </w:pPr>
            <w:r w:rsidRPr="00794639">
              <w:t>Personalization Control Key</w:t>
            </w:r>
          </w:p>
        </w:tc>
      </w:tr>
      <w:tr w:rsidR="00E22A5D" w:rsidRPr="00794639" w14:paraId="3AA91B4E" w14:textId="77777777" w:rsidTr="00166AF3">
        <w:tc>
          <w:tcPr>
            <w:tcW w:w="1124" w:type="pct"/>
          </w:tcPr>
          <w:p w14:paraId="149B8499" w14:textId="77777777" w:rsidR="00E22A5D" w:rsidRPr="00794639" w:rsidRDefault="00E22A5D" w:rsidP="00166AF3">
            <w:pPr>
              <w:pStyle w:val="TableBody"/>
            </w:pPr>
            <w:r w:rsidRPr="00794639">
              <w:t>PCL</w:t>
            </w:r>
          </w:p>
        </w:tc>
        <w:tc>
          <w:tcPr>
            <w:tcW w:w="3876" w:type="pct"/>
          </w:tcPr>
          <w:p w14:paraId="2D3A8FBD" w14:textId="77777777" w:rsidR="00E22A5D" w:rsidRPr="00794639" w:rsidRDefault="00E22A5D" w:rsidP="00166AF3">
            <w:pPr>
              <w:pStyle w:val="TableBody"/>
            </w:pPr>
            <w:r w:rsidRPr="00794639">
              <w:t>Power Control Level</w:t>
            </w:r>
          </w:p>
        </w:tc>
      </w:tr>
      <w:tr w:rsidR="00E22A5D" w:rsidRPr="00794639" w14:paraId="59E54DBE" w14:textId="77777777" w:rsidTr="00166AF3">
        <w:tc>
          <w:tcPr>
            <w:tcW w:w="1124" w:type="pct"/>
          </w:tcPr>
          <w:p w14:paraId="04894A6B" w14:textId="77777777" w:rsidR="00E22A5D" w:rsidRPr="00794639" w:rsidRDefault="00E22A5D" w:rsidP="00166AF3">
            <w:pPr>
              <w:pStyle w:val="TableBody"/>
            </w:pPr>
            <w:r w:rsidRPr="00794639">
              <w:t>PCM</w:t>
            </w:r>
          </w:p>
        </w:tc>
        <w:tc>
          <w:tcPr>
            <w:tcW w:w="3876" w:type="pct"/>
          </w:tcPr>
          <w:p w14:paraId="21F89E80" w14:textId="77777777" w:rsidR="00E22A5D" w:rsidRPr="00794639" w:rsidRDefault="00E22A5D" w:rsidP="00166AF3">
            <w:pPr>
              <w:pStyle w:val="TableBody"/>
            </w:pPr>
            <w:r w:rsidRPr="00794639">
              <w:t>Protection Circuit Module</w:t>
            </w:r>
          </w:p>
        </w:tc>
      </w:tr>
      <w:tr w:rsidR="00E22A5D" w:rsidRPr="00794639" w14:paraId="40E51319" w14:textId="77777777" w:rsidTr="00166AF3">
        <w:tc>
          <w:tcPr>
            <w:tcW w:w="1124" w:type="pct"/>
          </w:tcPr>
          <w:p w14:paraId="4CE46989" w14:textId="77777777" w:rsidR="00E22A5D" w:rsidRPr="00794639" w:rsidRDefault="00E22A5D" w:rsidP="00166AF3">
            <w:pPr>
              <w:pStyle w:val="TableBody"/>
            </w:pPr>
            <w:r w:rsidRPr="00794639">
              <w:t xml:space="preserve">PCN </w:t>
            </w:r>
          </w:p>
        </w:tc>
        <w:tc>
          <w:tcPr>
            <w:tcW w:w="3876" w:type="pct"/>
          </w:tcPr>
          <w:p w14:paraId="71B17BBE" w14:textId="77777777" w:rsidR="00E22A5D" w:rsidRPr="00794639" w:rsidRDefault="00E22A5D" w:rsidP="00166AF3">
            <w:pPr>
              <w:pStyle w:val="TableBody"/>
            </w:pPr>
            <w:r w:rsidRPr="00794639">
              <w:t>Personal Communication Network</w:t>
            </w:r>
          </w:p>
        </w:tc>
      </w:tr>
      <w:tr w:rsidR="00E22A5D" w:rsidRPr="00794639" w14:paraId="4E186571" w14:textId="77777777" w:rsidTr="00166AF3">
        <w:tc>
          <w:tcPr>
            <w:tcW w:w="1124" w:type="pct"/>
          </w:tcPr>
          <w:p w14:paraId="2F1A6F4A" w14:textId="77777777" w:rsidR="00E22A5D" w:rsidRPr="00794639" w:rsidRDefault="00E22A5D" w:rsidP="00166AF3">
            <w:pPr>
              <w:pStyle w:val="TableBody"/>
            </w:pPr>
            <w:r w:rsidRPr="00794639">
              <w:t>PCS 1900</w:t>
            </w:r>
          </w:p>
        </w:tc>
        <w:tc>
          <w:tcPr>
            <w:tcW w:w="3876" w:type="pct"/>
          </w:tcPr>
          <w:p w14:paraId="242C2F1E" w14:textId="77777777" w:rsidR="00E22A5D" w:rsidRPr="00794639" w:rsidRDefault="00E22A5D" w:rsidP="00166AF3">
            <w:pPr>
              <w:pStyle w:val="TableBody"/>
            </w:pPr>
            <w:r w:rsidRPr="00794639">
              <w:t xml:space="preserve">Personal Communication Service </w:t>
            </w:r>
          </w:p>
        </w:tc>
      </w:tr>
      <w:tr w:rsidR="00E22A5D" w:rsidRPr="00794639" w14:paraId="048FAD43" w14:textId="77777777" w:rsidTr="00166AF3">
        <w:tc>
          <w:tcPr>
            <w:tcW w:w="1124" w:type="pct"/>
          </w:tcPr>
          <w:p w14:paraId="18F88E33" w14:textId="77777777" w:rsidR="00E22A5D" w:rsidRPr="00794639" w:rsidRDefault="00E22A5D" w:rsidP="00166AF3">
            <w:pPr>
              <w:pStyle w:val="TableBody"/>
            </w:pPr>
            <w:r w:rsidRPr="00794639">
              <w:t>PDP</w:t>
            </w:r>
          </w:p>
        </w:tc>
        <w:tc>
          <w:tcPr>
            <w:tcW w:w="3876" w:type="pct"/>
          </w:tcPr>
          <w:p w14:paraId="1273EE75" w14:textId="77777777" w:rsidR="00E22A5D" w:rsidRPr="00794639" w:rsidRDefault="00E22A5D" w:rsidP="00166AF3">
            <w:pPr>
              <w:pStyle w:val="TableBody"/>
            </w:pPr>
            <w:r w:rsidRPr="00794639">
              <w:t>Packet Data Protocol</w:t>
            </w:r>
          </w:p>
        </w:tc>
      </w:tr>
      <w:tr w:rsidR="00E22A5D" w:rsidRPr="00794639" w14:paraId="562110BA" w14:textId="77777777" w:rsidTr="00166AF3">
        <w:tc>
          <w:tcPr>
            <w:tcW w:w="1124" w:type="pct"/>
          </w:tcPr>
          <w:p w14:paraId="16F6A401" w14:textId="77777777" w:rsidR="00E22A5D" w:rsidRPr="00794639" w:rsidRDefault="00E22A5D" w:rsidP="00166AF3">
            <w:pPr>
              <w:pStyle w:val="TableBody"/>
            </w:pPr>
            <w:r w:rsidRPr="00794639">
              <w:t>PDU</w:t>
            </w:r>
          </w:p>
        </w:tc>
        <w:tc>
          <w:tcPr>
            <w:tcW w:w="3876" w:type="pct"/>
          </w:tcPr>
          <w:p w14:paraId="0EFE8AD7" w14:textId="77777777" w:rsidR="00E22A5D" w:rsidRPr="00794639" w:rsidRDefault="00E22A5D" w:rsidP="00166AF3">
            <w:pPr>
              <w:pStyle w:val="TableBody"/>
            </w:pPr>
            <w:r w:rsidRPr="00794639">
              <w:t>Protocol Description Unit</w:t>
            </w:r>
          </w:p>
        </w:tc>
      </w:tr>
      <w:tr w:rsidR="00E22A5D" w:rsidRPr="00794639" w14:paraId="0FC31008" w14:textId="77777777" w:rsidTr="00166AF3">
        <w:tc>
          <w:tcPr>
            <w:tcW w:w="1124" w:type="pct"/>
          </w:tcPr>
          <w:p w14:paraId="4D8B995E" w14:textId="77777777" w:rsidR="00E22A5D" w:rsidRPr="00794639" w:rsidRDefault="00E22A5D" w:rsidP="00166AF3">
            <w:pPr>
              <w:pStyle w:val="TableBody"/>
            </w:pPr>
            <w:r w:rsidRPr="00794639">
              <w:t>PIN</w:t>
            </w:r>
          </w:p>
        </w:tc>
        <w:tc>
          <w:tcPr>
            <w:tcW w:w="3876" w:type="pct"/>
          </w:tcPr>
          <w:p w14:paraId="7F879744" w14:textId="77777777" w:rsidR="00E22A5D" w:rsidRPr="00794639" w:rsidRDefault="00E22A5D" w:rsidP="00166AF3">
            <w:pPr>
              <w:pStyle w:val="TableBody"/>
            </w:pPr>
            <w:r w:rsidRPr="00794639">
              <w:t>Personal Identification Number</w:t>
            </w:r>
          </w:p>
        </w:tc>
      </w:tr>
      <w:tr w:rsidR="00E22A5D" w:rsidRPr="00794639" w14:paraId="4873C611" w14:textId="77777777" w:rsidTr="00166AF3">
        <w:tc>
          <w:tcPr>
            <w:tcW w:w="1124" w:type="pct"/>
          </w:tcPr>
          <w:p w14:paraId="494AADFD" w14:textId="77777777" w:rsidR="00E22A5D" w:rsidRPr="00794639" w:rsidRDefault="00E22A5D" w:rsidP="00166AF3">
            <w:pPr>
              <w:pStyle w:val="TableBody"/>
            </w:pPr>
            <w:r w:rsidRPr="00794639">
              <w:t>PLMN</w:t>
            </w:r>
          </w:p>
        </w:tc>
        <w:tc>
          <w:tcPr>
            <w:tcW w:w="3876" w:type="pct"/>
          </w:tcPr>
          <w:p w14:paraId="5101ADC2" w14:textId="77777777" w:rsidR="00E22A5D" w:rsidRPr="00794639" w:rsidRDefault="00E22A5D" w:rsidP="00166AF3">
            <w:pPr>
              <w:pStyle w:val="TableBody"/>
            </w:pPr>
            <w:r w:rsidRPr="00794639">
              <w:t>Public Land Mobile Networks</w:t>
            </w:r>
          </w:p>
        </w:tc>
      </w:tr>
      <w:tr w:rsidR="00E22A5D" w:rsidRPr="00794639" w14:paraId="41558036" w14:textId="77777777" w:rsidTr="00166AF3">
        <w:tc>
          <w:tcPr>
            <w:tcW w:w="1124" w:type="pct"/>
          </w:tcPr>
          <w:p w14:paraId="1C8244CF" w14:textId="77777777" w:rsidR="00E22A5D" w:rsidRPr="00794639" w:rsidRDefault="00E22A5D" w:rsidP="00166AF3">
            <w:pPr>
              <w:pStyle w:val="TableBody"/>
            </w:pPr>
            <w:r w:rsidRPr="00794639">
              <w:t>PNN</w:t>
            </w:r>
          </w:p>
        </w:tc>
        <w:tc>
          <w:tcPr>
            <w:tcW w:w="3876" w:type="pct"/>
          </w:tcPr>
          <w:p w14:paraId="4C966961" w14:textId="77777777" w:rsidR="00E22A5D" w:rsidRPr="00794639" w:rsidRDefault="00E22A5D" w:rsidP="00166AF3">
            <w:pPr>
              <w:pStyle w:val="TableBody"/>
            </w:pPr>
            <w:r w:rsidRPr="00794639">
              <w:t>PLMN Network Name</w:t>
            </w:r>
          </w:p>
        </w:tc>
      </w:tr>
      <w:tr w:rsidR="00E22A5D" w:rsidRPr="00794639" w14:paraId="2D579EB4" w14:textId="77777777" w:rsidTr="00166AF3">
        <w:tc>
          <w:tcPr>
            <w:tcW w:w="1124" w:type="pct"/>
          </w:tcPr>
          <w:p w14:paraId="08246685" w14:textId="77777777" w:rsidR="00E22A5D" w:rsidRPr="00794639" w:rsidRDefault="00E22A5D" w:rsidP="00166AF3">
            <w:pPr>
              <w:pStyle w:val="TableBody"/>
            </w:pPr>
            <w:r w:rsidRPr="00794639">
              <w:t>PPP</w:t>
            </w:r>
          </w:p>
        </w:tc>
        <w:tc>
          <w:tcPr>
            <w:tcW w:w="3876" w:type="pct"/>
          </w:tcPr>
          <w:p w14:paraId="777DBA0E" w14:textId="77777777" w:rsidR="00E22A5D" w:rsidRPr="00794639" w:rsidRDefault="00E22A5D" w:rsidP="00166AF3">
            <w:pPr>
              <w:pStyle w:val="TableBody"/>
            </w:pPr>
            <w:r w:rsidRPr="00794639">
              <w:t>Point-to-Point Protocol/</w:t>
            </w:r>
            <w:r w:rsidRPr="00794639">
              <w:rPr>
                <w:rFonts w:eastAsia="MS Mincho"/>
              </w:rPr>
              <w:t>Peer to Peer</w:t>
            </w:r>
          </w:p>
        </w:tc>
      </w:tr>
      <w:tr w:rsidR="00E22A5D" w:rsidRPr="00794639" w14:paraId="20E52BE0" w14:textId="77777777" w:rsidTr="00166AF3">
        <w:tc>
          <w:tcPr>
            <w:tcW w:w="1124" w:type="pct"/>
          </w:tcPr>
          <w:p w14:paraId="15701D5C" w14:textId="77777777" w:rsidR="00E22A5D" w:rsidRPr="00794639" w:rsidRDefault="00E22A5D" w:rsidP="00166AF3">
            <w:pPr>
              <w:pStyle w:val="TableBody"/>
            </w:pPr>
            <w:r w:rsidRPr="00794639">
              <w:t>PSTN</w:t>
            </w:r>
          </w:p>
        </w:tc>
        <w:tc>
          <w:tcPr>
            <w:tcW w:w="3876" w:type="pct"/>
          </w:tcPr>
          <w:p w14:paraId="09230E38" w14:textId="77777777" w:rsidR="00E22A5D" w:rsidRPr="00794639" w:rsidRDefault="00E22A5D" w:rsidP="00166AF3">
            <w:pPr>
              <w:pStyle w:val="TableBody"/>
            </w:pPr>
            <w:r w:rsidRPr="00794639">
              <w:t>Public Switched Telephone Network</w:t>
            </w:r>
          </w:p>
        </w:tc>
      </w:tr>
      <w:tr w:rsidR="00E22A5D" w:rsidRPr="00794639" w14:paraId="4CC90B6E" w14:textId="77777777" w:rsidTr="00166AF3">
        <w:tc>
          <w:tcPr>
            <w:tcW w:w="1124" w:type="pct"/>
          </w:tcPr>
          <w:p w14:paraId="12D0E654" w14:textId="77777777" w:rsidR="00E22A5D" w:rsidRPr="00794639" w:rsidRDefault="00E22A5D" w:rsidP="00166AF3">
            <w:pPr>
              <w:pStyle w:val="TableBody"/>
            </w:pPr>
            <w:r w:rsidRPr="00794639">
              <w:t>PTS</w:t>
            </w:r>
          </w:p>
        </w:tc>
        <w:tc>
          <w:tcPr>
            <w:tcW w:w="3876" w:type="pct"/>
          </w:tcPr>
          <w:p w14:paraId="7320CF99" w14:textId="77777777" w:rsidR="00E22A5D" w:rsidRPr="00794639" w:rsidRDefault="00E22A5D" w:rsidP="00166AF3">
            <w:pPr>
              <w:pStyle w:val="TableBody"/>
            </w:pPr>
            <w:r w:rsidRPr="00794639">
              <w:t>Product Technical Specification</w:t>
            </w:r>
          </w:p>
        </w:tc>
      </w:tr>
      <w:tr w:rsidR="00E22A5D" w:rsidRPr="00794639" w14:paraId="19FA7185" w14:textId="77777777" w:rsidTr="00166AF3">
        <w:tc>
          <w:tcPr>
            <w:tcW w:w="1124" w:type="pct"/>
          </w:tcPr>
          <w:p w14:paraId="57C855B3" w14:textId="77777777" w:rsidR="00E22A5D" w:rsidRPr="00794639" w:rsidRDefault="00E22A5D" w:rsidP="00166AF3">
            <w:pPr>
              <w:pStyle w:val="TableBody"/>
            </w:pPr>
            <w:r w:rsidRPr="00794639">
              <w:t>PUCT</w:t>
            </w:r>
          </w:p>
        </w:tc>
        <w:tc>
          <w:tcPr>
            <w:tcW w:w="3876" w:type="pct"/>
          </w:tcPr>
          <w:p w14:paraId="3B8C8C98" w14:textId="77777777" w:rsidR="00E22A5D" w:rsidRPr="00794639" w:rsidRDefault="00E22A5D" w:rsidP="00166AF3">
            <w:pPr>
              <w:pStyle w:val="TableBody"/>
            </w:pPr>
            <w:r w:rsidRPr="00794639">
              <w:t>Price per Unit and Currency Table</w:t>
            </w:r>
          </w:p>
        </w:tc>
      </w:tr>
      <w:tr w:rsidR="00E22A5D" w:rsidRPr="00794639" w14:paraId="553A25AB" w14:textId="77777777" w:rsidTr="00166AF3">
        <w:tc>
          <w:tcPr>
            <w:tcW w:w="1124" w:type="pct"/>
          </w:tcPr>
          <w:p w14:paraId="37E1CE0A" w14:textId="77777777" w:rsidR="00E22A5D" w:rsidRPr="00794639" w:rsidRDefault="00E22A5D" w:rsidP="00166AF3">
            <w:pPr>
              <w:pStyle w:val="TableBody"/>
            </w:pPr>
            <w:r w:rsidRPr="00794639">
              <w:t>PUK</w:t>
            </w:r>
          </w:p>
        </w:tc>
        <w:tc>
          <w:tcPr>
            <w:tcW w:w="3876" w:type="pct"/>
          </w:tcPr>
          <w:p w14:paraId="6CAA1D7D" w14:textId="77777777" w:rsidR="00E22A5D" w:rsidRPr="00794639" w:rsidRDefault="00E22A5D" w:rsidP="00166AF3">
            <w:pPr>
              <w:pStyle w:val="TableBody"/>
            </w:pPr>
            <w:r w:rsidRPr="00794639">
              <w:t>PIN Unlock Key</w:t>
            </w:r>
          </w:p>
        </w:tc>
      </w:tr>
      <w:tr w:rsidR="00E22A5D" w:rsidRPr="00794639" w14:paraId="79C1AAB4" w14:textId="77777777" w:rsidTr="00166AF3">
        <w:tc>
          <w:tcPr>
            <w:tcW w:w="1124" w:type="pct"/>
          </w:tcPr>
          <w:p w14:paraId="32C3E245" w14:textId="77777777" w:rsidR="00E22A5D" w:rsidRPr="00794639" w:rsidRDefault="00E22A5D" w:rsidP="00166AF3">
            <w:pPr>
              <w:pStyle w:val="TableBody"/>
            </w:pPr>
            <w:r w:rsidRPr="00794639">
              <w:t>PWM</w:t>
            </w:r>
          </w:p>
        </w:tc>
        <w:tc>
          <w:tcPr>
            <w:tcW w:w="3876" w:type="pct"/>
          </w:tcPr>
          <w:p w14:paraId="1FCC400B" w14:textId="77777777" w:rsidR="00E22A5D" w:rsidRPr="00794639" w:rsidRDefault="00E22A5D" w:rsidP="00166AF3">
            <w:pPr>
              <w:pStyle w:val="TableBody"/>
            </w:pPr>
            <w:r w:rsidRPr="00794639">
              <w:t>Pulse Width Modulation</w:t>
            </w:r>
          </w:p>
        </w:tc>
      </w:tr>
      <w:tr w:rsidR="00E22A5D" w:rsidRPr="00794639" w14:paraId="1826D19A" w14:textId="77777777" w:rsidTr="00166AF3">
        <w:tc>
          <w:tcPr>
            <w:tcW w:w="1124" w:type="pct"/>
          </w:tcPr>
          <w:p w14:paraId="15BEAAE3" w14:textId="77777777" w:rsidR="00E22A5D" w:rsidRPr="00794639" w:rsidRDefault="00E22A5D" w:rsidP="00166AF3">
            <w:pPr>
              <w:pStyle w:val="TableBody"/>
            </w:pPr>
            <w:r w:rsidRPr="00794639">
              <w:t>QoS</w:t>
            </w:r>
          </w:p>
        </w:tc>
        <w:tc>
          <w:tcPr>
            <w:tcW w:w="3876" w:type="pct"/>
          </w:tcPr>
          <w:p w14:paraId="4EAE84BB" w14:textId="77777777" w:rsidR="00E22A5D" w:rsidRPr="00794639" w:rsidRDefault="00E22A5D" w:rsidP="00166AF3">
            <w:pPr>
              <w:pStyle w:val="TableBody"/>
            </w:pPr>
            <w:r w:rsidRPr="00794639">
              <w:t>Quality of Service</w:t>
            </w:r>
          </w:p>
        </w:tc>
      </w:tr>
      <w:tr w:rsidR="00E22A5D" w:rsidRPr="00794639" w14:paraId="18EEF897" w14:textId="77777777" w:rsidTr="00166AF3">
        <w:tc>
          <w:tcPr>
            <w:tcW w:w="1124" w:type="pct"/>
          </w:tcPr>
          <w:p w14:paraId="2443C85B" w14:textId="77777777" w:rsidR="00E22A5D" w:rsidRPr="00794639" w:rsidRDefault="00E22A5D" w:rsidP="00166AF3">
            <w:pPr>
              <w:pStyle w:val="TableBody"/>
            </w:pPr>
            <w:r w:rsidRPr="00794639">
              <w:t>RAM</w:t>
            </w:r>
          </w:p>
        </w:tc>
        <w:tc>
          <w:tcPr>
            <w:tcW w:w="3876" w:type="pct"/>
          </w:tcPr>
          <w:p w14:paraId="576A0281" w14:textId="77777777" w:rsidR="00E22A5D" w:rsidRPr="00794639" w:rsidRDefault="00E22A5D" w:rsidP="00166AF3">
            <w:pPr>
              <w:pStyle w:val="TableBody"/>
            </w:pPr>
            <w:r w:rsidRPr="00794639">
              <w:t>Random Access Memory</w:t>
            </w:r>
          </w:p>
        </w:tc>
      </w:tr>
      <w:tr w:rsidR="00E22A5D" w:rsidRPr="00794639" w14:paraId="7032D21A" w14:textId="77777777" w:rsidTr="00166AF3">
        <w:tc>
          <w:tcPr>
            <w:tcW w:w="1124" w:type="pct"/>
          </w:tcPr>
          <w:p w14:paraId="22C377A6" w14:textId="77777777" w:rsidR="00E22A5D" w:rsidRPr="00794639" w:rsidRDefault="00E22A5D" w:rsidP="00166AF3">
            <w:pPr>
              <w:pStyle w:val="TableBody"/>
            </w:pPr>
            <w:r w:rsidRPr="00794639">
              <w:t>RDMS</w:t>
            </w:r>
          </w:p>
        </w:tc>
        <w:tc>
          <w:tcPr>
            <w:tcW w:w="3876" w:type="pct"/>
          </w:tcPr>
          <w:p w14:paraId="3FD1D706" w14:textId="77777777" w:rsidR="00E22A5D" w:rsidRPr="00794639" w:rsidRDefault="00E22A5D" w:rsidP="00166AF3">
            <w:pPr>
              <w:pStyle w:val="TableBody"/>
            </w:pPr>
            <w:r w:rsidRPr="00794639">
              <w:t>Remote Device Management Services</w:t>
            </w:r>
          </w:p>
        </w:tc>
      </w:tr>
      <w:tr w:rsidR="00E22A5D" w:rsidRPr="00794639" w14:paraId="7AF00270" w14:textId="77777777" w:rsidTr="00166AF3">
        <w:tc>
          <w:tcPr>
            <w:tcW w:w="1124" w:type="pct"/>
          </w:tcPr>
          <w:p w14:paraId="68B30FE0" w14:textId="77777777" w:rsidR="00E22A5D" w:rsidRPr="00794639" w:rsidRDefault="00E22A5D" w:rsidP="00166AF3">
            <w:pPr>
              <w:pStyle w:val="TableBody"/>
            </w:pPr>
            <w:r w:rsidRPr="00794639">
              <w:t>RI</w:t>
            </w:r>
          </w:p>
        </w:tc>
        <w:tc>
          <w:tcPr>
            <w:tcW w:w="3876" w:type="pct"/>
          </w:tcPr>
          <w:p w14:paraId="3874FBE3" w14:textId="77777777" w:rsidR="00E22A5D" w:rsidRPr="00794639" w:rsidRDefault="00E22A5D" w:rsidP="00166AF3">
            <w:pPr>
              <w:pStyle w:val="TableBody"/>
            </w:pPr>
            <w:r w:rsidRPr="00794639">
              <w:t>Ring Indicator</w:t>
            </w:r>
          </w:p>
        </w:tc>
      </w:tr>
      <w:tr w:rsidR="00E22A5D" w:rsidRPr="00794639" w14:paraId="0855E099" w14:textId="77777777" w:rsidTr="00166AF3">
        <w:tc>
          <w:tcPr>
            <w:tcW w:w="1124" w:type="pct"/>
          </w:tcPr>
          <w:p w14:paraId="649A6DC2" w14:textId="77777777" w:rsidR="00E22A5D" w:rsidRPr="00794639" w:rsidRDefault="00E22A5D" w:rsidP="00166AF3">
            <w:pPr>
              <w:pStyle w:val="TableBody"/>
            </w:pPr>
            <w:r w:rsidRPr="00794639">
              <w:t>RIL</w:t>
            </w:r>
          </w:p>
        </w:tc>
        <w:tc>
          <w:tcPr>
            <w:tcW w:w="3876" w:type="pct"/>
          </w:tcPr>
          <w:p w14:paraId="13719B0C" w14:textId="77777777" w:rsidR="00E22A5D" w:rsidRPr="00794639" w:rsidRDefault="00E22A5D" w:rsidP="00166AF3">
            <w:pPr>
              <w:pStyle w:val="TableBody"/>
            </w:pPr>
            <w:r w:rsidRPr="00794639">
              <w:t>Radio Interface Layer</w:t>
            </w:r>
          </w:p>
        </w:tc>
      </w:tr>
      <w:tr w:rsidR="00E22A5D" w:rsidRPr="00794639" w14:paraId="1979B5D7" w14:textId="77777777" w:rsidTr="00166AF3">
        <w:tc>
          <w:tcPr>
            <w:tcW w:w="1124" w:type="pct"/>
          </w:tcPr>
          <w:p w14:paraId="6195FAC3" w14:textId="77777777" w:rsidR="00E22A5D" w:rsidRPr="00794639" w:rsidRDefault="00E22A5D" w:rsidP="00166AF3">
            <w:pPr>
              <w:pStyle w:val="TableBody"/>
            </w:pPr>
            <w:r w:rsidRPr="00794639">
              <w:t>RLP</w:t>
            </w:r>
          </w:p>
        </w:tc>
        <w:tc>
          <w:tcPr>
            <w:tcW w:w="3876" w:type="pct"/>
          </w:tcPr>
          <w:p w14:paraId="51C1F8FC" w14:textId="77777777" w:rsidR="00E22A5D" w:rsidRPr="00794639" w:rsidRDefault="00E22A5D" w:rsidP="00166AF3">
            <w:pPr>
              <w:pStyle w:val="TableBody"/>
            </w:pPr>
            <w:r w:rsidRPr="00794639">
              <w:t>Radio Link Protocol</w:t>
            </w:r>
          </w:p>
        </w:tc>
      </w:tr>
      <w:tr w:rsidR="00E22A5D" w:rsidRPr="00794639" w14:paraId="23A5FFD4" w14:textId="77777777" w:rsidTr="00166AF3">
        <w:tc>
          <w:tcPr>
            <w:tcW w:w="1124" w:type="pct"/>
          </w:tcPr>
          <w:p w14:paraId="6D41A7DC" w14:textId="77777777" w:rsidR="00E22A5D" w:rsidRPr="00794639" w:rsidRDefault="00E22A5D" w:rsidP="00166AF3">
            <w:pPr>
              <w:pStyle w:val="TableBody"/>
            </w:pPr>
            <w:r w:rsidRPr="00794639">
              <w:lastRenderedPageBreak/>
              <w:t>RSSI</w:t>
            </w:r>
          </w:p>
        </w:tc>
        <w:tc>
          <w:tcPr>
            <w:tcW w:w="3876" w:type="pct"/>
          </w:tcPr>
          <w:p w14:paraId="0AD189F4" w14:textId="77777777" w:rsidR="00E22A5D" w:rsidRPr="00794639" w:rsidRDefault="00E22A5D" w:rsidP="00166AF3">
            <w:pPr>
              <w:pStyle w:val="TableBody"/>
            </w:pPr>
            <w:r w:rsidRPr="00794639">
              <w:t>Received Signal Strength Indication</w:t>
            </w:r>
          </w:p>
        </w:tc>
      </w:tr>
      <w:tr w:rsidR="00E22A5D" w:rsidRPr="00794639" w14:paraId="124E000C" w14:textId="77777777" w:rsidTr="00166AF3">
        <w:tc>
          <w:tcPr>
            <w:tcW w:w="1124" w:type="pct"/>
          </w:tcPr>
          <w:p w14:paraId="3254259C" w14:textId="77777777" w:rsidR="00E22A5D" w:rsidRPr="00794639" w:rsidRDefault="00E22A5D" w:rsidP="00166AF3">
            <w:pPr>
              <w:pStyle w:val="TableBody"/>
            </w:pPr>
            <w:r w:rsidRPr="00794639">
              <w:t>RTS</w:t>
            </w:r>
          </w:p>
        </w:tc>
        <w:tc>
          <w:tcPr>
            <w:tcW w:w="3876" w:type="pct"/>
          </w:tcPr>
          <w:p w14:paraId="613390FC" w14:textId="632D0534" w:rsidR="00E22A5D" w:rsidRPr="00794639" w:rsidRDefault="00E22A5D" w:rsidP="00166AF3">
            <w:pPr>
              <w:pStyle w:val="TableBody"/>
            </w:pPr>
            <w:r w:rsidRPr="00794639">
              <w:t xml:space="preserve">Ready </w:t>
            </w:r>
            <w:r w:rsidR="002F347D" w:rsidRPr="00794639">
              <w:t>t</w:t>
            </w:r>
            <w:r w:rsidRPr="00794639">
              <w:t>o Send signal</w:t>
            </w:r>
          </w:p>
        </w:tc>
      </w:tr>
      <w:tr w:rsidR="00E22A5D" w:rsidRPr="00794639" w14:paraId="14FB3907" w14:textId="77777777" w:rsidTr="00166AF3">
        <w:tc>
          <w:tcPr>
            <w:tcW w:w="1124" w:type="pct"/>
          </w:tcPr>
          <w:p w14:paraId="5564806F" w14:textId="77777777" w:rsidR="00E22A5D" w:rsidRPr="00794639" w:rsidRDefault="00E22A5D" w:rsidP="00166AF3">
            <w:pPr>
              <w:pStyle w:val="TableBody"/>
            </w:pPr>
            <w:r w:rsidRPr="00794639">
              <w:t>RX</w:t>
            </w:r>
          </w:p>
        </w:tc>
        <w:tc>
          <w:tcPr>
            <w:tcW w:w="3876" w:type="pct"/>
          </w:tcPr>
          <w:p w14:paraId="0BA00562" w14:textId="77777777" w:rsidR="00E22A5D" w:rsidRPr="00794639" w:rsidRDefault="00E22A5D" w:rsidP="00166AF3">
            <w:pPr>
              <w:pStyle w:val="TableBody"/>
            </w:pPr>
            <w:r w:rsidRPr="00794639">
              <w:t>Reception</w:t>
            </w:r>
          </w:p>
        </w:tc>
      </w:tr>
      <w:tr w:rsidR="00E22A5D" w:rsidRPr="00794639" w14:paraId="35ED8D60" w14:textId="77777777" w:rsidTr="00166AF3">
        <w:tc>
          <w:tcPr>
            <w:tcW w:w="1124" w:type="pct"/>
          </w:tcPr>
          <w:p w14:paraId="04C76C68" w14:textId="77777777" w:rsidR="00E22A5D" w:rsidRPr="00794639" w:rsidRDefault="00E22A5D" w:rsidP="00166AF3">
            <w:pPr>
              <w:pStyle w:val="TableBody"/>
            </w:pPr>
            <w:r w:rsidRPr="00794639">
              <w:t>SAP</w:t>
            </w:r>
          </w:p>
        </w:tc>
        <w:tc>
          <w:tcPr>
            <w:tcW w:w="3876" w:type="pct"/>
          </w:tcPr>
          <w:p w14:paraId="7196815C" w14:textId="77777777" w:rsidR="00E22A5D" w:rsidRPr="00794639" w:rsidRDefault="00E22A5D" w:rsidP="00166AF3">
            <w:pPr>
              <w:pStyle w:val="TableBody"/>
            </w:pPr>
            <w:r w:rsidRPr="00794639">
              <w:t>Service Access Point</w:t>
            </w:r>
          </w:p>
        </w:tc>
      </w:tr>
      <w:tr w:rsidR="00E22A5D" w:rsidRPr="00794639" w14:paraId="68F5BC52" w14:textId="77777777" w:rsidTr="00166AF3">
        <w:tc>
          <w:tcPr>
            <w:tcW w:w="1124" w:type="pct"/>
          </w:tcPr>
          <w:p w14:paraId="75556587" w14:textId="77777777" w:rsidR="00E22A5D" w:rsidRPr="00794639" w:rsidRDefault="00E22A5D" w:rsidP="00166AF3">
            <w:pPr>
              <w:pStyle w:val="TableBody"/>
            </w:pPr>
            <w:r w:rsidRPr="00794639">
              <w:t>SC</w:t>
            </w:r>
          </w:p>
        </w:tc>
        <w:tc>
          <w:tcPr>
            <w:tcW w:w="3876" w:type="pct"/>
          </w:tcPr>
          <w:p w14:paraId="6824DB16" w14:textId="77777777" w:rsidR="00E22A5D" w:rsidRPr="00794639" w:rsidRDefault="00E22A5D" w:rsidP="00166AF3">
            <w:pPr>
              <w:pStyle w:val="TableBody"/>
            </w:pPr>
            <w:r w:rsidRPr="00794639">
              <w:t>Service Center</w:t>
            </w:r>
          </w:p>
        </w:tc>
      </w:tr>
      <w:tr w:rsidR="00E22A5D" w:rsidRPr="00794639" w14:paraId="299E800A" w14:textId="77777777" w:rsidTr="00166AF3">
        <w:tc>
          <w:tcPr>
            <w:tcW w:w="1124" w:type="pct"/>
          </w:tcPr>
          <w:p w14:paraId="3646941E" w14:textId="77777777" w:rsidR="00E22A5D" w:rsidRPr="00794639" w:rsidRDefault="00E22A5D" w:rsidP="00166AF3">
            <w:pPr>
              <w:pStyle w:val="TableBody"/>
            </w:pPr>
            <w:r w:rsidRPr="00794639">
              <w:t>SDU</w:t>
            </w:r>
          </w:p>
        </w:tc>
        <w:tc>
          <w:tcPr>
            <w:tcW w:w="3876" w:type="pct"/>
          </w:tcPr>
          <w:p w14:paraId="4CAD262E" w14:textId="77777777" w:rsidR="00E22A5D" w:rsidRPr="00794639" w:rsidRDefault="00E22A5D" w:rsidP="00166AF3">
            <w:pPr>
              <w:pStyle w:val="TableBody"/>
            </w:pPr>
            <w:r w:rsidRPr="00794639">
              <w:t>Service Data Unit</w:t>
            </w:r>
          </w:p>
        </w:tc>
      </w:tr>
      <w:tr w:rsidR="00E22A5D" w:rsidRPr="00794639" w14:paraId="5182D07E" w14:textId="77777777" w:rsidTr="00166AF3">
        <w:tc>
          <w:tcPr>
            <w:tcW w:w="1124" w:type="pct"/>
          </w:tcPr>
          <w:p w14:paraId="40A2C47E" w14:textId="77777777" w:rsidR="00E22A5D" w:rsidRPr="00794639" w:rsidRDefault="00E22A5D" w:rsidP="00166AF3">
            <w:pPr>
              <w:pStyle w:val="TableBody"/>
            </w:pPr>
            <w:r w:rsidRPr="00794639">
              <w:t>SIM</w:t>
            </w:r>
          </w:p>
        </w:tc>
        <w:tc>
          <w:tcPr>
            <w:tcW w:w="3876" w:type="pct"/>
          </w:tcPr>
          <w:p w14:paraId="3F58ECD7" w14:textId="77777777" w:rsidR="00E22A5D" w:rsidRPr="00794639" w:rsidRDefault="00E22A5D" w:rsidP="00166AF3">
            <w:pPr>
              <w:pStyle w:val="TableBody"/>
            </w:pPr>
            <w:r w:rsidRPr="00794639">
              <w:t>Subscriber Information Module</w:t>
            </w:r>
          </w:p>
        </w:tc>
      </w:tr>
      <w:tr w:rsidR="00E22A5D" w:rsidRPr="00794639" w14:paraId="2538F839" w14:textId="77777777" w:rsidTr="00166AF3">
        <w:tc>
          <w:tcPr>
            <w:tcW w:w="1124" w:type="pct"/>
          </w:tcPr>
          <w:p w14:paraId="22854A31" w14:textId="77777777" w:rsidR="00E22A5D" w:rsidRPr="00794639" w:rsidRDefault="00E22A5D" w:rsidP="00166AF3">
            <w:pPr>
              <w:pStyle w:val="TableBody"/>
            </w:pPr>
            <w:r w:rsidRPr="00794639">
              <w:t>SMSR</w:t>
            </w:r>
          </w:p>
        </w:tc>
        <w:tc>
          <w:tcPr>
            <w:tcW w:w="3876" w:type="pct"/>
          </w:tcPr>
          <w:p w14:paraId="6E7BFA29" w14:textId="77777777" w:rsidR="00E22A5D" w:rsidRPr="00794639" w:rsidRDefault="00E22A5D" w:rsidP="00166AF3">
            <w:pPr>
              <w:pStyle w:val="TableBody"/>
            </w:pPr>
            <w:r w:rsidRPr="00794639">
              <w:t>Short Message Status Report</w:t>
            </w:r>
          </w:p>
        </w:tc>
      </w:tr>
      <w:tr w:rsidR="00E22A5D" w:rsidRPr="00794639" w14:paraId="74F61DE9" w14:textId="77777777" w:rsidTr="00166AF3">
        <w:tc>
          <w:tcPr>
            <w:tcW w:w="1124" w:type="pct"/>
          </w:tcPr>
          <w:p w14:paraId="159769F7" w14:textId="77777777" w:rsidR="00E22A5D" w:rsidRPr="00794639" w:rsidRDefault="00E22A5D" w:rsidP="00166AF3">
            <w:pPr>
              <w:pStyle w:val="TableBody"/>
            </w:pPr>
            <w:r w:rsidRPr="00794639">
              <w:t>SMS</w:t>
            </w:r>
          </w:p>
        </w:tc>
        <w:tc>
          <w:tcPr>
            <w:tcW w:w="3876" w:type="pct"/>
          </w:tcPr>
          <w:p w14:paraId="6CC8F89A" w14:textId="77777777" w:rsidR="00E22A5D" w:rsidRPr="00794639" w:rsidRDefault="00E22A5D" w:rsidP="00166AF3">
            <w:pPr>
              <w:pStyle w:val="TableBody"/>
            </w:pPr>
            <w:r w:rsidRPr="00794639">
              <w:t>Short Message Service</w:t>
            </w:r>
          </w:p>
        </w:tc>
      </w:tr>
      <w:tr w:rsidR="00E22A5D" w:rsidRPr="00794639" w14:paraId="18718B95" w14:textId="77777777" w:rsidTr="00166AF3">
        <w:tc>
          <w:tcPr>
            <w:tcW w:w="1124" w:type="pct"/>
          </w:tcPr>
          <w:p w14:paraId="20E65820" w14:textId="77777777" w:rsidR="00E22A5D" w:rsidRPr="00794639" w:rsidRDefault="00E22A5D" w:rsidP="00166AF3">
            <w:pPr>
              <w:pStyle w:val="TableBody"/>
            </w:pPr>
            <w:r w:rsidRPr="00794639">
              <w:t>SS</w:t>
            </w:r>
          </w:p>
        </w:tc>
        <w:tc>
          <w:tcPr>
            <w:tcW w:w="3876" w:type="pct"/>
          </w:tcPr>
          <w:p w14:paraId="3FCF8D6E" w14:textId="77777777" w:rsidR="00E22A5D" w:rsidRPr="00794639" w:rsidRDefault="00E22A5D" w:rsidP="00166AF3">
            <w:pPr>
              <w:pStyle w:val="TableBody"/>
            </w:pPr>
            <w:r w:rsidRPr="00794639">
              <w:t>Supplementary Services</w:t>
            </w:r>
          </w:p>
        </w:tc>
      </w:tr>
      <w:tr w:rsidR="00E22A5D" w:rsidRPr="00794639" w14:paraId="491AB4E3" w14:textId="77777777" w:rsidTr="00166AF3">
        <w:tc>
          <w:tcPr>
            <w:tcW w:w="1124" w:type="pct"/>
          </w:tcPr>
          <w:p w14:paraId="570485B4" w14:textId="77777777" w:rsidR="00E22A5D" w:rsidRPr="00794639" w:rsidRDefault="00E22A5D" w:rsidP="00166AF3">
            <w:pPr>
              <w:pStyle w:val="TableBody"/>
            </w:pPr>
            <w:r w:rsidRPr="00794639">
              <w:t>SPCK</w:t>
            </w:r>
          </w:p>
        </w:tc>
        <w:tc>
          <w:tcPr>
            <w:tcW w:w="3876" w:type="pct"/>
          </w:tcPr>
          <w:p w14:paraId="638A3B88" w14:textId="77777777" w:rsidR="00E22A5D" w:rsidRPr="00794639" w:rsidRDefault="00E22A5D" w:rsidP="00166AF3">
            <w:pPr>
              <w:pStyle w:val="TableBody"/>
            </w:pPr>
            <w:r w:rsidRPr="00794639">
              <w:t>Service Provider Control Key</w:t>
            </w:r>
          </w:p>
        </w:tc>
      </w:tr>
      <w:tr w:rsidR="00E22A5D" w:rsidRPr="00794639" w14:paraId="32F543A0" w14:textId="77777777" w:rsidTr="00166AF3">
        <w:tc>
          <w:tcPr>
            <w:tcW w:w="1124" w:type="pct"/>
          </w:tcPr>
          <w:p w14:paraId="209A3232" w14:textId="77777777" w:rsidR="00E22A5D" w:rsidRPr="00794639" w:rsidRDefault="00E22A5D" w:rsidP="00166AF3">
            <w:pPr>
              <w:pStyle w:val="TableBody"/>
            </w:pPr>
            <w:r w:rsidRPr="00794639">
              <w:t>SPN</w:t>
            </w:r>
          </w:p>
        </w:tc>
        <w:tc>
          <w:tcPr>
            <w:tcW w:w="3876" w:type="pct"/>
          </w:tcPr>
          <w:p w14:paraId="568477D0" w14:textId="77777777" w:rsidR="00E22A5D" w:rsidRPr="00794639" w:rsidRDefault="00E22A5D" w:rsidP="00166AF3">
            <w:pPr>
              <w:pStyle w:val="TableBody"/>
            </w:pPr>
            <w:r w:rsidRPr="00794639">
              <w:t>Service Provider Name</w:t>
            </w:r>
          </w:p>
        </w:tc>
      </w:tr>
      <w:tr w:rsidR="00E22A5D" w:rsidRPr="00794639" w14:paraId="65FE6E54" w14:textId="77777777" w:rsidTr="00166AF3">
        <w:tc>
          <w:tcPr>
            <w:tcW w:w="1124" w:type="pct"/>
          </w:tcPr>
          <w:p w14:paraId="06301B88" w14:textId="77777777" w:rsidR="00E22A5D" w:rsidRPr="00794639" w:rsidRDefault="00E22A5D" w:rsidP="00166AF3">
            <w:pPr>
              <w:pStyle w:val="TableBody"/>
            </w:pPr>
            <w:r w:rsidRPr="00794639">
              <w:t>STK</w:t>
            </w:r>
          </w:p>
        </w:tc>
        <w:tc>
          <w:tcPr>
            <w:tcW w:w="3876" w:type="pct"/>
          </w:tcPr>
          <w:p w14:paraId="7E9CF20A" w14:textId="77777777" w:rsidR="00E22A5D" w:rsidRPr="00794639" w:rsidRDefault="00E22A5D" w:rsidP="00166AF3">
            <w:pPr>
              <w:pStyle w:val="TableBody"/>
            </w:pPr>
            <w:r w:rsidRPr="00794639">
              <w:t>SIM ToolKit</w:t>
            </w:r>
          </w:p>
        </w:tc>
      </w:tr>
      <w:tr w:rsidR="00E22A5D" w:rsidRPr="00794639" w14:paraId="0E5FB2FD" w14:textId="77777777" w:rsidTr="00166AF3">
        <w:tc>
          <w:tcPr>
            <w:tcW w:w="1124" w:type="pct"/>
          </w:tcPr>
          <w:p w14:paraId="6CDB80BA" w14:textId="77777777" w:rsidR="00E22A5D" w:rsidRPr="00794639" w:rsidRDefault="00E22A5D" w:rsidP="00166AF3">
            <w:pPr>
              <w:pStyle w:val="TableBody"/>
            </w:pPr>
            <w:r w:rsidRPr="00794639">
              <w:t>SVN</w:t>
            </w:r>
          </w:p>
        </w:tc>
        <w:tc>
          <w:tcPr>
            <w:tcW w:w="3876" w:type="pct"/>
          </w:tcPr>
          <w:p w14:paraId="3BE65535" w14:textId="77777777" w:rsidR="00E22A5D" w:rsidRPr="00794639" w:rsidRDefault="00E22A5D" w:rsidP="00166AF3">
            <w:pPr>
              <w:pStyle w:val="TableBody"/>
            </w:pPr>
            <w:r w:rsidRPr="00794639">
              <w:t>Software Version Number</w:t>
            </w:r>
          </w:p>
        </w:tc>
      </w:tr>
      <w:tr w:rsidR="00E22A5D" w:rsidRPr="00794639" w14:paraId="03B32ABA" w14:textId="77777777" w:rsidTr="00166AF3">
        <w:tc>
          <w:tcPr>
            <w:tcW w:w="1124" w:type="pct"/>
          </w:tcPr>
          <w:p w14:paraId="08625A7F" w14:textId="77777777" w:rsidR="00E22A5D" w:rsidRPr="00794639" w:rsidRDefault="00E22A5D" w:rsidP="00166AF3">
            <w:pPr>
              <w:pStyle w:val="TableBody"/>
            </w:pPr>
            <w:r w:rsidRPr="00794639">
              <w:t>TA</w:t>
            </w:r>
          </w:p>
        </w:tc>
        <w:tc>
          <w:tcPr>
            <w:tcW w:w="3876" w:type="pct"/>
          </w:tcPr>
          <w:p w14:paraId="403671A9" w14:textId="77777777" w:rsidR="00E22A5D" w:rsidRPr="00794639" w:rsidRDefault="00E22A5D" w:rsidP="00166AF3">
            <w:pPr>
              <w:pStyle w:val="TableBody"/>
            </w:pPr>
            <w:r w:rsidRPr="00794639">
              <w:t>Terminal Adaptor</w:t>
            </w:r>
          </w:p>
        </w:tc>
      </w:tr>
      <w:tr w:rsidR="00E22A5D" w:rsidRPr="00794639" w14:paraId="12EB64CD" w14:textId="77777777" w:rsidTr="00166AF3">
        <w:tc>
          <w:tcPr>
            <w:tcW w:w="1124" w:type="pct"/>
          </w:tcPr>
          <w:p w14:paraId="0B7ADC3E" w14:textId="77777777" w:rsidR="00E22A5D" w:rsidRPr="00794639" w:rsidRDefault="00E22A5D" w:rsidP="00166AF3">
            <w:pPr>
              <w:pStyle w:val="TableBody"/>
            </w:pPr>
            <w:r w:rsidRPr="00794639">
              <w:t>TBF</w:t>
            </w:r>
          </w:p>
        </w:tc>
        <w:tc>
          <w:tcPr>
            <w:tcW w:w="3876" w:type="pct"/>
          </w:tcPr>
          <w:p w14:paraId="035FF29F" w14:textId="77777777" w:rsidR="00E22A5D" w:rsidRPr="00794639" w:rsidRDefault="00E22A5D" w:rsidP="00166AF3">
            <w:pPr>
              <w:pStyle w:val="TableBody"/>
            </w:pPr>
            <w:r w:rsidRPr="00794639">
              <w:t>Temporary Block Flow</w:t>
            </w:r>
          </w:p>
        </w:tc>
      </w:tr>
      <w:tr w:rsidR="00E22A5D" w:rsidRPr="00794639" w14:paraId="33091835" w14:textId="77777777" w:rsidTr="00166AF3">
        <w:tc>
          <w:tcPr>
            <w:tcW w:w="1124" w:type="pct"/>
          </w:tcPr>
          <w:p w14:paraId="6B86D84C" w14:textId="77777777" w:rsidR="00E22A5D" w:rsidRPr="00794639" w:rsidRDefault="00E22A5D" w:rsidP="00166AF3">
            <w:pPr>
              <w:pStyle w:val="TableBody"/>
            </w:pPr>
            <w:r w:rsidRPr="00794639">
              <w:t>TE</w:t>
            </w:r>
          </w:p>
        </w:tc>
        <w:tc>
          <w:tcPr>
            <w:tcW w:w="3876" w:type="pct"/>
          </w:tcPr>
          <w:p w14:paraId="2F24D4EB" w14:textId="77777777" w:rsidR="00E22A5D" w:rsidRPr="00794639" w:rsidRDefault="00E22A5D" w:rsidP="00166AF3">
            <w:pPr>
              <w:pStyle w:val="TableBody"/>
            </w:pPr>
            <w:r w:rsidRPr="00794639">
              <w:t>Terminal Equipment</w:t>
            </w:r>
          </w:p>
        </w:tc>
      </w:tr>
      <w:tr w:rsidR="00E22A5D" w:rsidRPr="00794639" w14:paraId="755B5DD6" w14:textId="77777777" w:rsidTr="00166AF3">
        <w:tc>
          <w:tcPr>
            <w:tcW w:w="1124" w:type="pct"/>
          </w:tcPr>
          <w:p w14:paraId="7EF2851D" w14:textId="77777777" w:rsidR="00E22A5D" w:rsidRPr="00794639" w:rsidRDefault="00E22A5D" w:rsidP="00166AF3">
            <w:pPr>
              <w:pStyle w:val="TableBody"/>
            </w:pPr>
            <w:r w:rsidRPr="00794639">
              <w:t>TTY</w:t>
            </w:r>
          </w:p>
        </w:tc>
        <w:tc>
          <w:tcPr>
            <w:tcW w:w="3876" w:type="pct"/>
          </w:tcPr>
          <w:p w14:paraId="38E99DE6" w14:textId="77777777" w:rsidR="00E22A5D" w:rsidRPr="00794639" w:rsidRDefault="00E22A5D" w:rsidP="00166AF3">
            <w:pPr>
              <w:pStyle w:val="TableBody"/>
            </w:pPr>
            <w:r w:rsidRPr="00794639">
              <w:t>TeleTYpe</w:t>
            </w:r>
          </w:p>
        </w:tc>
      </w:tr>
      <w:tr w:rsidR="00E22A5D" w:rsidRPr="00794639" w14:paraId="548A50E6" w14:textId="77777777" w:rsidTr="00166AF3">
        <w:tc>
          <w:tcPr>
            <w:tcW w:w="1124" w:type="pct"/>
          </w:tcPr>
          <w:p w14:paraId="4D2BE06A" w14:textId="77777777" w:rsidR="00E22A5D" w:rsidRPr="00794639" w:rsidRDefault="00E22A5D" w:rsidP="00166AF3">
            <w:pPr>
              <w:pStyle w:val="TableBody"/>
            </w:pPr>
            <w:r w:rsidRPr="00794639">
              <w:t>TON/NPI</w:t>
            </w:r>
          </w:p>
        </w:tc>
        <w:tc>
          <w:tcPr>
            <w:tcW w:w="3876" w:type="pct"/>
          </w:tcPr>
          <w:p w14:paraId="274D1E26" w14:textId="512D74AE" w:rsidR="00E22A5D" w:rsidRPr="00794639" w:rsidRDefault="00E22A5D" w:rsidP="00166AF3">
            <w:pPr>
              <w:pStyle w:val="TableBody"/>
            </w:pPr>
            <w:r w:rsidRPr="00794639">
              <w:t xml:space="preserve">Type </w:t>
            </w:r>
            <w:r w:rsidR="002F347D" w:rsidRPr="00794639">
              <w:t>o</w:t>
            </w:r>
            <w:r w:rsidRPr="00794639">
              <w:t>f Number/Numbering Plan Identification</w:t>
            </w:r>
          </w:p>
        </w:tc>
      </w:tr>
      <w:tr w:rsidR="00E22A5D" w:rsidRPr="00794639" w14:paraId="6B647336" w14:textId="77777777" w:rsidTr="00166AF3">
        <w:tc>
          <w:tcPr>
            <w:tcW w:w="1124" w:type="pct"/>
          </w:tcPr>
          <w:p w14:paraId="594E7121" w14:textId="77777777" w:rsidR="00E22A5D" w:rsidRPr="00794639" w:rsidRDefault="00E22A5D" w:rsidP="00166AF3">
            <w:pPr>
              <w:pStyle w:val="TableBody"/>
            </w:pPr>
            <w:r w:rsidRPr="00794639">
              <w:t>TX</w:t>
            </w:r>
          </w:p>
        </w:tc>
        <w:tc>
          <w:tcPr>
            <w:tcW w:w="3876" w:type="pct"/>
          </w:tcPr>
          <w:p w14:paraId="3156D635" w14:textId="77777777" w:rsidR="00E22A5D" w:rsidRPr="00794639" w:rsidRDefault="00E22A5D" w:rsidP="00166AF3">
            <w:pPr>
              <w:pStyle w:val="TableBody"/>
            </w:pPr>
            <w:r w:rsidRPr="00794639">
              <w:t>Transmission</w:t>
            </w:r>
          </w:p>
        </w:tc>
      </w:tr>
      <w:tr w:rsidR="00E22A5D" w:rsidRPr="00794639" w14:paraId="5600ED9A" w14:textId="77777777" w:rsidTr="00166AF3">
        <w:tc>
          <w:tcPr>
            <w:tcW w:w="1124" w:type="pct"/>
          </w:tcPr>
          <w:p w14:paraId="07A4D528" w14:textId="77777777" w:rsidR="00E22A5D" w:rsidRPr="00794639" w:rsidRDefault="00E22A5D" w:rsidP="00166AF3">
            <w:pPr>
              <w:pStyle w:val="TableBody"/>
            </w:pPr>
            <w:r w:rsidRPr="00794639">
              <w:t>UART</w:t>
            </w:r>
          </w:p>
        </w:tc>
        <w:tc>
          <w:tcPr>
            <w:tcW w:w="3876" w:type="pct"/>
          </w:tcPr>
          <w:p w14:paraId="599220CB" w14:textId="77777777" w:rsidR="00E22A5D" w:rsidRPr="00794639" w:rsidRDefault="00E22A5D" w:rsidP="00166AF3">
            <w:pPr>
              <w:pStyle w:val="TableBody"/>
            </w:pPr>
            <w:r w:rsidRPr="00794639">
              <w:t>Universal Asynchronous Receiver Transmitter</w:t>
            </w:r>
          </w:p>
        </w:tc>
      </w:tr>
      <w:tr w:rsidR="00E22A5D" w:rsidRPr="00794639" w14:paraId="5B166D39" w14:textId="77777777" w:rsidTr="00166AF3">
        <w:tc>
          <w:tcPr>
            <w:tcW w:w="1124" w:type="pct"/>
          </w:tcPr>
          <w:p w14:paraId="7CA80F53" w14:textId="77777777" w:rsidR="00E22A5D" w:rsidRPr="00794639" w:rsidRDefault="00E22A5D" w:rsidP="00166AF3">
            <w:pPr>
              <w:pStyle w:val="TableBody"/>
            </w:pPr>
            <w:r w:rsidRPr="00794639">
              <w:t>UCS2</w:t>
            </w:r>
          </w:p>
        </w:tc>
        <w:tc>
          <w:tcPr>
            <w:tcW w:w="3876" w:type="pct"/>
          </w:tcPr>
          <w:p w14:paraId="5660CFF2" w14:textId="77777777" w:rsidR="00E22A5D" w:rsidRPr="00794639" w:rsidRDefault="00E22A5D" w:rsidP="00166AF3">
            <w:pPr>
              <w:pStyle w:val="TableBody"/>
            </w:pPr>
            <w:r w:rsidRPr="00794639">
              <w:t>Universal Character Set 2 Character table (2-byte coding)</w:t>
            </w:r>
          </w:p>
        </w:tc>
      </w:tr>
      <w:tr w:rsidR="00E22A5D" w:rsidRPr="00794639" w14:paraId="0D0DA46D" w14:textId="77777777" w:rsidTr="00166AF3">
        <w:tc>
          <w:tcPr>
            <w:tcW w:w="1124" w:type="pct"/>
          </w:tcPr>
          <w:p w14:paraId="06691CA5" w14:textId="77777777" w:rsidR="00E22A5D" w:rsidRPr="00794639" w:rsidRDefault="00E22A5D" w:rsidP="00166AF3">
            <w:pPr>
              <w:pStyle w:val="TableBody"/>
            </w:pPr>
            <w:r w:rsidRPr="00794639">
              <w:t>UDUB</w:t>
            </w:r>
          </w:p>
        </w:tc>
        <w:tc>
          <w:tcPr>
            <w:tcW w:w="3876" w:type="pct"/>
          </w:tcPr>
          <w:p w14:paraId="097C9FDD" w14:textId="77777777" w:rsidR="00E22A5D" w:rsidRPr="00794639" w:rsidRDefault="00E22A5D" w:rsidP="00166AF3">
            <w:pPr>
              <w:pStyle w:val="TableBody"/>
            </w:pPr>
            <w:r w:rsidRPr="00794639">
              <w:t>User Determined User Busy</w:t>
            </w:r>
          </w:p>
        </w:tc>
      </w:tr>
      <w:tr w:rsidR="00E22A5D" w:rsidRPr="00794639" w14:paraId="25AFF5CA" w14:textId="77777777" w:rsidTr="00166AF3">
        <w:tc>
          <w:tcPr>
            <w:tcW w:w="1124" w:type="pct"/>
          </w:tcPr>
          <w:p w14:paraId="5F69937B" w14:textId="77777777" w:rsidR="00E22A5D" w:rsidRPr="00794639" w:rsidRDefault="00E22A5D" w:rsidP="00166AF3">
            <w:pPr>
              <w:pStyle w:val="TableBody"/>
            </w:pPr>
            <w:r w:rsidRPr="00794639">
              <w:t>UIH</w:t>
            </w:r>
          </w:p>
        </w:tc>
        <w:tc>
          <w:tcPr>
            <w:tcW w:w="3876" w:type="pct"/>
          </w:tcPr>
          <w:p w14:paraId="704BC420" w14:textId="77777777" w:rsidR="00E22A5D" w:rsidRPr="00794639" w:rsidRDefault="00E22A5D" w:rsidP="00166AF3">
            <w:pPr>
              <w:pStyle w:val="TableBody"/>
            </w:pPr>
            <w:r w:rsidRPr="00794639">
              <w:t>Unnumbered Information with Header check</w:t>
            </w:r>
          </w:p>
        </w:tc>
      </w:tr>
      <w:tr w:rsidR="00E22A5D" w:rsidRPr="00794639" w14:paraId="128B4977" w14:textId="77777777" w:rsidTr="00166AF3">
        <w:tc>
          <w:tcPr>
            <w:tcW w:w="1124" w:type="pct"/>
          </w:tcPr>
          <w:p w14:paraId="6A750B17" w14:textId="77777777" w:rsidR="00E22A5D" w:rsidRPr="00794639" w:rsidRDefault="00E22A5D" w:rsidP="00166AF3">
            <w:pPr>
              <w:pStyle w:val="TableBody"/>
            </w:pPr>
            <w:r w:rsidRPr="00794639">
              <w:t>USB</w:t>
            </w:r>
          </w:p>
        </w:tc>
        <w:tc>
          <w:tcPr>
            <w:tcW w:w="3876" w:type="pct"/>
          </w:tcPr>
          <w:p w14:paraId="273760DA" w14:textId="77777777" w:rsidR="00E22A5D" w:rsidRPr="00794639" w:rsidRDefault="00E22A5D" w:rsidP="00166AF3">
            <w:pPr>
              <w:pStyle w:val="TableBody"/>
            </w:pPr>
            <w:r w:rsidRPr="00794639">
              <w:t>Universal Serial Bus</w:t>
            </w:r>
          </w:p>
        </w:tc>
      </w:tr>
      <w:tr w:rsidR="00E22A5D" w:rsidRPr="00794639" w14:paraId="0E8CF229" w14:textId="77777777" w:rsidTr="00166AF3">
        <w:tc>
          <w:tcPr>
            <w:tcW w:w="1124" w:type="pct"/>
          </w:tcPr>
          <w:p w14:paraId="048E0B8A" w14:textId="77777777" w:rsidR="00E22A5D" w:rsidRPr="00794639" w:rsidRDefault="00E22A5D" w:rsidP="00166AF3">
            <w:pPr>
              <w:pStyle w:val="TableBody"/>
            </w:pPr>
            <w:r w:rsidRPr="00794639">
              <w:t>USSD</w:t>
            </w:r>
          </w:p>
        </w:tc>
        <w:tc>
          <w:tcPr>
            <w:tcW w:w="3876" w:type="pct"/>
          </w:tcPr>
          <w:p w14:paraId="585D4E2D" w14:textId="77777777" w:rsidR="00E22A5D" w:rsidRPr="00794639" w:rsidRDefault="00E22A5D" w:rsidP="00166AF3">
            <w:pPr>
              <w:pStyle w:val="TableBody"/>
            </w:pPr>
            <w:r w:rsidRPr="00794639">
              <w:t>Unstructured Supplementary Service Data</w:t>
            </w:r>
          </w:p>
        </w:tc>
      </w:tr>
    </w:tbl>
    <w:p w14:paraId="5032D241" w14:textId="77777777" w:rsidR="00B87BF9" w:rsidRPr="00794639" w:rsidRDefault="00B87BF9" w:rsidP="00AC7137"/>
    <w:p w14:paraId="48B8ECC4" w14:textId="77777777" w:rsidR="00EB621B" w:rsidRPr="00794639" w:rsidRDefault="00EB621B" w:rsidP="00EB621B"/>
    <w:p w14:paraId="795FFD48" w14:textId="77777777" w:rsidR="00EB621B" w:rsidRPr="00794639" w:rsidRDefault="00EB621B" w:rsidP="00EB621B">
      <w:pPr>
        <w:pStyle w:val="Heading1"/>
        <w:sectPr w:rsidR="00EB621B" w:rsidRPr="00794639" w:rsidSect="004F7779">
          <w:headerReference w:type="even" r:id="rId30"/>
          <w:pgSz w:w="11909" w:h="16834" w:code="9"/>
          <w:pgMar w:top="1440" w:right="1440" w:bottom="1440" w:left="1440" w:header="720" w:footer="720" w:gutter="0"/>
          <w:cols w:space="720"/>
          <w:titlePg/>
          <w:docGrid w:linePitch="360"/>
        </w:sectPr>
      </w:pPr>
    </w:p>
    <w:p w14:paraId="7284AA70" w14:textId="77777777" w:rsidR="00EB621B" w:rsidRPr="00794639" w:rsidRDefault="00E22A5D" w:rsidP="00EB621B">
      <w:pPr>
        <w:pStyle w:val="Heading1"/>
      </w:pPr>
      <w:bookmarkStart w:id="1293" w:name="_Toc486251496"/>
      <w:bookmarkStart w:id="1294" w:name="_Toc531700550"/>
      <w:r w:rsidRPr="00794639">
        <w:lastRenderedPageBreak/>
        <w:t>V25ter AT Commands</w:t>
      </w:r>
      <w:bookmarkEnd w:id="1293"/>
      <w:bookmarkEnd w:id="1294"/>
    </w:p>
    <w:p w14:paraId="668B917B" w14:textId="77777777" w:rsidR="00E22A5D" w:rsidRPr="00794639" w:rsidRDefault="00E22A5D" w:rsidP="0059466D">
      <w:pPr>
        <w:pStyle w:val="Heading2"/>
      </w:pPr>
      <w:bookmarkStart w:id="1295" w:name="_Toc345081200"/>
      <w:bookmarkStart w:id="1296" w:name="_Toc349752948"/>
      <w:bookmarkStart w:id="1297" w:name="_Toc349753836"/>
      <w:bookmarkStart w:id="1298" w:name="_Ref366743542"/>
      <w:bookmarkStart w:id="1299" w:name="_Ref369078388"/>
      <w:bookmarkStart w:id="1300" w:name="_Ref369078521"/>
      <w:bookmarkStart w:id="1301" w:name="_Toc368585905"/>
      <w:bookmarkStart w:id="1302" w:name="_Ref408244054"/>
      <w:bookmarkStart w:id="1303" w:name="_Ref410636902"/>
      <w:bookmarkStart w:id="1304" w:name="_Ref410636904"/>
      <w:bookmarkStart w:id="1305" w:name="_Toc486251497"/>
      <w:bookmarkStart w:id="1306" w:name="_Toc531700551"/>
      <w:bookmarkStart w:id="1307" w:name="_Toc78179732"/>
      <w:bookmarkStart w:id="1308" w:name="_Toc170125769"/>
      <w:bookmarkStart w:id="1309" w:name="_Toc345081199"/>
      <w:bookmarkStart w:id="1310" w:name="_Toc349752947"/>
      <w:bookmarkStart w:id="1311" w:name="_Toc349753835"/>
      <w:bookmarkStart w:id="1312" w:name="_Ref366743536"/>
      <w:bookmarkStart w:id="1313" w:name="_Ref369078384"/>
      <w:bookmarkStart w:id="1314" w:name="_Ref369078517"/>
      <w:bookmarkStart w:id="1315" w:name="_Toc368585904"/>
      <w:r w:rsidRPr="00794639">
        <w:t xml:space="preserve">+++ Command: Switch from Data Mode to Command </w:t>
      </w:r>
      <w:bookmarkEnd w:id="1295"/>
      <w:r w:rsidRPr="00794639">
        <w:t>Mode</w:t>
      </w:r>
      <w:bookmarkEnd w:id="1296"/>
      <w:bookmarkEnd w:id="1297"/>
      <w:bookmarkEnd w:id="1298"/>
      <w:bookmarkEnd w:id="1299"/>
      <w:bookmarkEnd w:id="1300"/>
      <w:bookmarkEnd w:id="1301"/>
      <w:bookmarkEnd w:id="1302"/>
      <w:bookmarkEnd w:id="1303"/>
      <w:bookmarkEnd w:id="1304"/>
      <w:bookmarkEnd w:id="1305"/>
      <w:bookmarkEnd w:id="1306"/>
    </w:p>
    <w:tbl>
      <w:tblPr>
        <w:tblStyle w:val="TableSWIleft"/>
        <w:tblW w:w="8997" w:type="dxa"/>
        <w:tblLayout w:type="fixed"/>
        <w:tblLook w:val="04A0" w:firstRow="1" w:lastRow="0" w:firstColumn="1" w:lastColumn="0" w:noHBand="0" w:noVBand="1"/>
      </w:tblPr>
      <w:tblGrid>
        <w:gridCol w:w="1707"/>
        <w:gridCol w:w="7290"/>
      </w:tblGrid>
      <w:tr w:rsidR="00E22A5D" w:rsidRPr="00794639" w14:paraId="5B42342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3591333" w14:textId="41DF4504" w:rsidR="00E22A5D" w:rsidRPr="00794639" w:rsidRDefault="00F22490">
            <w:pPr>
              <w:pStyle w:val="TableRowHead"/>
              <w:spacing w:before="144" w:after="144"/>
              <w:rPr>
                <w:bCs w:val="0"/>
              </w:rPr>
            </w:pPr>
            <w:r w:rsidRPr="00794639">
              <w:t>HL7800</w:t>
            </w:r>
          </w:p>
        </w:tc>
      </w:tr>
      <w:tr w:rsidR="00E22A5D" w:rsidRPr="00794639" w14:paraId="5A718202" w14:textId="77777777" w:rsidTr="00953CD3">
        <w:trPr>
          <w:trHeight w:val="35"/>
        </w:trPr>
        <w:tc>
          <w:tcPr>
            <w:tcW w:w="1707" w:type="dxa"/>
          </w:tcPr>
          <w:p w14:paraId="15D70DCA" w14:textId="77777777" w:rsidR="00E22A5D" w:rsidRPr="00794639" w:rsidRDefault="00E22A5D" w:rsidP="00166AF3">
            <w:pPr>
              <w:pStyle w:val="TableBody"/>
              <w:rPr>
                <w:i/>
              </w:rPr>
            </w:pPr>
            <w:r w:rsidRPr="00794639">
              <w:rPr>
                <w:i/>
              </w:rPr>
              <w:t>Execute command</w:t>
            </w:r>
          </w:p>
          <w:p w14:paraId="7638C783" w14:textId="77777777" w:rsidR="00E22A5D" w:rsidRPr="00794639" w:rsidRDefault="00E22A5D" w:rsidP="00166AF3">
            <w:pPr>
              <w:pStyle w:val="TableBody"/>
            </w:pPr>
          </w:p>
          <w:p w14:paraId="7B4AD137" w14:textId="77777777" w:rsidR="00E22A5D" w:rsidRPr="00794639" w:rsidRDefault="00E22A5D" w:rsidP="00166AF3">
            <w:pPr>
              <w:pStyle w:val="TableBody"/>
              <w:rPr>
                <w:u w:val="single"/>
              </w:rPr>
            </w:pPr>
            <w:r w:rsidRPr="00794639">
              <w:rPr>
                <w:u w:val="single"/>
              </w:rPr>
              <w:t>Syntax</w:t>
            </w:r>
          </w:p>
          <w:p w14:paraId="00492917" w14:textId="77777777" w:rsidR="00E22A5D" w:rsidRPr="00794639" w:rsidRDefault="00E22A5D" w:rsidP="00166AF3">
            <w:pPr>
              <w:pStyle w:val="TableBody"/>
              <w:rPr>
                <w:lang w:eastAsia="zh-CN"/>
              </w:rPr>
            </w:pPr>
            <w:r w:rsidRPr="00794639">
              <w:rPr>
                <w:b/>
              </w:rPr>
              <w:t>+++</w:t>
            </w:r>
          </w:p>
        </w:tc>
        <w:tc>
          <w:tcPr>
            <w:tcW w:w="7290" w:type="dxa"/>
          </w:tcPr>
          <w:p w14:paraId="11B9FF72" w14:textId="77777777" w:rsidR="00E22A5D" w:rsidRPr="00794639" w:rsidRDefault="00E22A5D" w:rsidP="00166AF3">
            <w:pPr>
              <w:pStyle w:val="TableBody"/>
              <w:rPr>
                <w:u w:val="single"/>
              </w:rPr>
            </w:pPr>
          </w:p>
          <w:p w14:paraId="278972B6" w14:textId="77777777" w:rsidR="00E22A5D" w:rsidRPr="00794639" w:rsidRDefault="00E22A5D" w:rsidP="00166AF3">
            <w:pPr>
              <w:pStyle w:val="TableBody"/>
              <w:rPr>
                <w:u w:val="single"/>
              </w:rPr>
            </w:pPr>
          </w:p>
          <w:p w14:paraId="5F027E19" w14:textId="77777777" w:rsidR="00E22A5D" w:rsidRPr="00794639" w:rsidRDefault="00E22A5D" w:rsidP="00166AF3">
            <w:pPr>
              <w:pStyle w:val="TableBody"/>
              <w:rPr>
                <w:u w:val="single"/>
              </w:rPr>
            </w:pPr>
            <w:r w:rsidRPr="00794639">
              <w:rPr>
                <w:u w:val="single"/>
              </w:rPr>
              <w:t>Response</w:t>
            </w:r>
          </w:p>
          <w:p w14:paraId="7DAC6A28" w14:textId="77777777" w:rsidR="00E22A5D" w:rsidRPr="00794639" w:rsidRDefault="00E22A5D" w:rsidP="00166AF3">
            <w:pPr>
              <w:pStyle w:val="TableBody"/>
            </w:pPr>
            <w:r w:rsidRPr="00794639">
              <w:rPr>
                <w:b/>
              </w:rPr>
              <w:t>OK</w:t>
            </w:r>
          </w:p>
        </w:tc>
      </w:tr>
      <w:tr w:rsidR="00E22A5D" w:rsidRPr="00794639" w14:paraId="6B333855" w14:textId="77777777" w:rsidTr="00953CD3">
        <w:trPr>
          <w:trHeight w:val="539"/>
        </w:trPr>
        <w:tc>
          <w:tcPr>
            <w:tcW w:w="1707" w:type="dxa"/>
          </w:tcPr>
          <w:p w14:paraId="4F955BC5" w14:textId="77777777" w:rsidR="00E22A5D" w:rsidRPr="00794639" w:rsidRDefault="00E22A5D" w:rsidP="00166AF3">
            <w:pPr>
              <w:pStyle w:val="TableBody"/>
              <w:rPr>
                <w:u w:val="single"/>
              </w:rPr>
            </w:pPr>
            <w:r w:rsidRPr="00794639">
              <w:rPr>
                <w:u w:val="single"/>
              </w:rPr>
              <w:t>Reference</w:t>
            </w:r>
          </w:p>
          <w:p w14:paraId="2FEE74A0" w14:textId="77777777" w:rsidR="00E22A5D" w:rsidRPr="00794639" w:rsidRDefault="00E22A5D" w:rsidP="00166AF3">
            <w:pPr>
              <w:pStyle w:val="TableBody"/>
            </w:pPr>
            <w:r w:rsidRPr="00794639">
              <w:t>V.25Ter</w:t>
            </w:r>
          </w:p>
        </w:tc>
        <w:tc>
          <w:tcPr>
            <w:tcW w:w="7290" w:type="dxa"/>
          </w:tcPr>
          <w:p w14:paraId="69FCF2B8" w14:textId="77777777" w:rsidR="00E22A5D" w:rsidRPr="00794639" w:rsidRDefault="00E22A5D" w:rsidP="00166AF3">
            <w:pPr>
              <w:pStyle w:val="TableBody"/>
              <w:rPr>
                <w:u w:val="single"/>
              </w:rPr>
            </w:pPr>
            <w:r w:rsidRPr="00794639">
              <w:rPr>
                <w:u w:val="single"/>
              </w:rPr>
              <w:t>Notes</w:t>
            </w:r>
          </w:p>
          <w:p w14:paraId="27F85975" w14:textId="77777777" w:rsidR="00E22A5D" w:rsidRPr="00794639" w:rsidRDefault="00E22A5D" w:rsidP="0059466D">
            <w:pPr>
              <w:pStyle w:val="TableBody"/>
              <w:numPr>
                <w:ilvl w:val="0"/>
                <w:numId w:val="37"/>
              </w:numPr>
            </w:pPr>
            <w:r w:rsidRPr="00794639">
              <w:t xml:space="preserve">This command is only available during data mode. The +++ character sequence suspends </w:t>
            </w:r>
            <w:r w:rsidRPr="00794639">
              <w:rPr>
                <w:lang w:eastAsia="zh-CN"/>
              </w:rPr>
              <w:t>the</w:t>
            </w:r>
            <w:r w:rsidRPr="00794639">
              <w:t xml:space="preserve"> data flow over the AT interface and switches to command mode. This allows entering AT commands while maintaining the data connection to the remote device.</w:t>
            </w:r>
          </w:p>
          <w:p w14:paraId="7D8CA475" w14:textId="008DD861" w:rsidR="00E22A5D" w:rsidRPr="00794639" w:rsidRDefault="00E22A5D" w:rsidP="0059466D">
            <w:pPr>
              <w:pStyle w:val="TableBody"/>
              <w:numPr>
                <w:ilvl w:val="0"/>
                <w:numId w:val="37"/>
              </w:numPr>
            </w:pPr>
            <w:r w:rsidRPr="00794639">
              <w:t>To return to data mode, use</w:t>
            </w:r>
            <w:r w:rsidR="00F03D65" w:rsidRPr="00794639">
              <w:t xml:space="preserve"> </w:t>
            </w:r>
            <w:r w:rsidRPr="00794639">
              <w:rPr>
                <w:rStyle w:val="Code"/>
              </w:rPr>
              <w:t>ATO[n]</w:t>
            </w:r>
            <w:r w:rsidRPr="00794639">
              <w:t>.</w:t>
            </w:r>
          </w:p>
          <w:p w14:paraId="178E1D3C" w14:textId="77777777" w:rsidR="00E22A5D" w:rsidRPr="00794639" w:rsidRDefault="00E22A5D" w:rsidP="0059466D">
            <w:pPr>
              <w:pStyle w:val="TableBody"/>
              <w:numPr>
                <w:ilvl w:val="0"/>
                <w:numId w:val="37"/>
              </w:numPr>
            </w:pPr>
            <w:r w:rsidRPr="00794639">
              <w:t>Line needs one second silence before and one second after (do not end with terminating character).</w:t>
            </w:r>
          </w:p>
          <w:p w14:paraId="42043CAC" w14:textId="4BBDC554" w:rsidR="00E22A5D" w:rsidRPr="00794639" w:rsidRDefault="00E22A5D" w:rsidP="0059466D">
            <w:pPr>
              <w:pStyle w:val="TableBody"/>
              <w:numPr>
                <w:ilvl w:val="0"/>
                <w:numId w:val="37"/>
              </w:numPr>
            </w:pPr>
            <w:r w:rsidRPr="00794639">
              <w:t xml:space="preserve">The "+" character may be changed with </w:t>
            </w:r>
            <w:r w:rsidRPr="00794639">
              <w:rPr>
                <w:rStyle w:val="Code"/>
              </w:rPr>
              <w:t>ATS2</w:t>
            </w:r>
            <w:r w:rsidRPr="00794639">
              <w:t>.</w:t>
            </w:r>
          </w:p>
          <w:p w14:paraId="37985CF7" w14:textId="77777777" w:rsidR="00E22A5D" w:rsidRPr="00794639" w:rsidRDefault="00E22A5D" w:rsidP="0059466D">
            <w:pPr>
              <w:pStyle w:val="TableBody"/>
              <w:numPr>
                <w:ilvl w:val="0"/>
                <w:numId w:val="37"/>
              </w:numPr>
            </w:pPr>
            <w:r w:rsidRPr="00794639">
              <w:t>The +++ characters are not transmitted in the data flow.</w:t>
            </w:r>
          </w:p>
        </w:tc>
      </w:tr>
    </w:tbl>
    <w:p w14:paraId="49C94CE8" w14:textId="77777777" w:rsidR="00E22A5D" w:rsidRPr="00794639" w:rsidRDefault="00E22A5D" w:rsidP="0059466D">
      <w:pPr>
        <w:pStyle w:val="Heading2"/>
      </w:pPr>
      <w:bookmarkStart w:id="1316" w:name="_Toc489456295"/>
      <w:bookmarkStart w:id="1317" w:name="_Toc503183678"/>
      <w:bookmarkStart w:id="1318" w:name="_Toc503189699"/>
      <w:bookmarkStart w:id="1319" w:name="_Toc503195720"/>
      <w:bookmarkStart w:id="1320" w:name="_Toc503201741"/>
      <w:bookmarkStart w:id="1321" w:name="_Toc345081201"/>
      <w:bookmarkStart w:id="1322" w:name="_Toc349752949"/>
      <w:bookmarkStart w:id="1323" w:name="_Toc349753837"/>
      <w:bookmarkStart w:id="1324" w:name="_Ref366743546"/>
      <w:bookmarkStart w:id="1325" w:name="_Ref366763269"/>
      <w:bookmarkStart w:id="1326" w:name="_Ref369078394"/>
      <w:bookmarkStart w:id="1327" w:name="_Ref369078526"/>
      <w:bookmarkStart w:id="1328" w:name="_Toc368585906"/>
      <w:bookmarkStart w:id="1329" w:name="_Toc486251499"/>
      <w:bookmarkStart w:id="1330" w:name="_Toc531700552"/>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r w:rsidRPr="00794639">
        <w:t xml:space="preserve">O Command: Switch from Command Mode to Data </w:t>
      </w:r>
      <w:bookmarkEnd w:id="1321"/>
      <w:r w:rsidRPr="00794639">
        <w:t>Mode</w:t>
      </w:r>
      <w:bookmarkEnd w:id="1322"/>
      <w:bookmarkEnd w:id="1323"/>
      <w:bookmarkEnd w:id="1324"/>
      <w:bookmarkEnd w:id="1325"/>
      <w:bookmarkEnd w:id="1326"/>
      <w:bookmarkEnd w:id="1327"/>
      <w:bookmarkEnd w:id="1328"/>
      <w:bookmarkEnd w:id="1329"/>
      <w:bookmarkEnd w:id="1330"/>
    </w:p>
    <w:tbl>
      <w:tblPr>
        <w:tblStyle w:val="TableSWIleft"/>
        <w:tblW w:w="8997" w:type="dxa"/>
        <w:tblLayout w:type="fixed"/>
        <w:tblLook w:val="04A0" w:firstRow="1" w:lastRow="0" w:firstColumn="1" w:lastColumn="0" w:noHBand="0" w:noVBand="1"/>
      </w:tblPr>
      <w:tblGrid>
        <w:gridCol w:w="1707"/>
        <w:gridCol w:w="7290"/>
      </w:tblGrid>
      <w:tr w:rsidR="00E22A5D" w:rsidRPr="00794639" w14:paraId="4CA44CD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A9837DF" w14:textId="5E72B51C" w:rsidR="00E22A5D" w:rsidRPr="00794639" w:rsidRDefault="00F22490">
            <w:pPr>
              <w:pStyle w:val="TableRowHead"/>
              <w:spacing w:before="144" w:after="144"/>
              <w:rPr>
                <w:bCs w:val="0"/>
              </w:rPr>
            </w:pPr>
            <w:r w:rsidRPr="00794639">
              <w:t>HL7800</w:t>
            </w:r>
          </w:p>
        </w:tc>
      </w:tr>
      <w:tr w:rsidR="00E22A5D" w:rsidRPr="00794639" w14:paraId="149540CB" w14:textId="77777777" w:rsidTr="00953CD3">
        <w:trPr>
          <w:cantSplit w:val="0"/>
          <w:trHeight w:val="1214"/>
        </w:trPr>
        <w:tc>
          <w:tcPr>
            <w:tcW w:w="1707" w:type="dxa"/>
          </w:tcPr>
          <w:p w14:paraId="5623A97E" w14:textId="77777777" w:rsidR="00E22A5D" w:rsidRPr="00794639" w:rsidRDefault="00E22A5D" w:rsidP="00166AF3">
            <w:pPr>
              <w:pStyle w:val="TableBody"/>
              <w:rPr>
                <w:i/>
              </w:rPr>
            </w:pPr>
            <w:r w:rsidRPr="00794639">
              <w:rPr>
                <w:i/>
              </w:rPr>
              <w:t>Test command</w:t>
            </w:r>
          </w:p>
          <w:p w14:paraId="312A3020" w14:textId="77777777" w:rsidR="00E22A5D" w:rsidRPr="00794639" w:rsidRDefault="00E22A5D" w:rsidP="00166AF3">
            <w:pPr>
              <w:pStyle w:val="TableBody"/>
            </w:pPr>
          </w:p>
          <w:p w14:paraId="3A84FDF0" w14:textId="77777777" w:rsidR="00E22A5D" w:rsidRPr="00794639" w:rsidRDefault="00E22A5D" w:rsidP="00166AF3">
            <w:pPr>
              <w:pStyle w:val="TableBody"/>
              <w:rPr>
                <w:u w:val="single"/>
              </w:rPr>
            </w:pPr>
            <w:r w:rsidRPr="00794639">
              <w:rPr>
                <w:u w:val="single"/>
              </w:rPr>
              <w:t>Syntax</w:t>
            </w:r>
          </w:p>
          <w:p w14:paraId="1B0EB083" w14:textId="77777777" w:rsidR="00E22A5D" w:rsidRPr="00794639" w:rsidRDefault="00E22A5D" w:rsidP="00166AF3">
            <w:pPr>
              <w:pStyle w:val="TableBody"/>
            </w:pPr>
            <w:r w:rsidRPr="00794639">
              <w:rPr>
                <w:b/>
              </w:rPr>
              <w:t>ATO[&lt;n&gt;]</w:t>
            </w:r>
          </w:p>
        </w:tc>
        <w:tc>
          <w:tcPr>
            <w:tcW w:w="7290" w:type="dxa"/>
          </w:tcPr>
          <w:p w14:paraId="1D9660A4" w14:textId="77777777" w:rsidR="00E22A5D" w:rsidRPr="00794639" w:rsidRDefault="00E22A5D" w:rsidP="00166AF3">
            <w:pPr>
              <w:pStyle w:val="TableBody"/>
              <w:rPr>
                <w:u w:val="single"/>
              </w:rPr>
            </w:pPr>
          </w:p>
          <w:p w14:paraId="2D063F42" w14:textId="77777777" w:rsidR="00E22A5D" w:rsidRPr="00794639" w:rsidRDefault="00E22A5D" w:rsidP="00166AF3">
            <w:pPr>
              <w:pStyle w:val="TableBody"/>
              <w:rPr>
                <w:u w:val="single"/>
              </w:rPr>
            </w:pPr>
          </w:p>
          <w:p w14:paraId="63B58BFC" w14:textId="77777777" w:rsidR="00E22A5D" w:rsidRPr="00794639" w:rsidRDefault="00E22A5D" w:rsidP="00166AF3">
            <w:pPr>
              <w:pStyle w:val="TableBody"/>
              <w:rPr>
                <w:u w:val="single"/>
              </w:rPr>
            </w:pPr>
            <w:r w:rsidRPr="00794639">
              <w:rPr>
                <w:u w:val="single"/>
              </w:rPr>
              <w:t>Response</w:t>
            </w:r>
          </w:p>
          <w:p w14:paraId="46C8278D" w14:textId="77777777" w:rsidR="00E22A5D" w:rsidRPr="00794639" w:rsidRDefault="00E22A5D" w:rsidP="00166AF3">
            <w:pPr>
              <w:pStyle w:val="TableBody"/>
              <w:rPr>
                <w:snapToGrid w:val="0"/>
              </w:rPr>
            </w:pPr>
            <w:r w:rsidRPr="00794639">
              <w:rPr>
                <w:snapToGrid w:val="0"/>
              </w:rPr>
              <w:t>TA returns to data mode from command mode:</w:t>
            </w:r>
          </w:p>
          <w:p w14:paraId="07A2205F" w14:textId="77777777" w:rsidR="00E22A5D" w:rsidRPr="00794639" w:rsidRDefault="00E22A5D" w:rsidP="00166AF3">
            <w:pPr>
              <w:pStyle w:val="TableBody"/>
              <w:rPr>
                <w:b/>
              </w:rPr>
            </w:pPr>
            <w:r w:rsidRPr="00794639">
              <w:rPr>
                <w:b/>
              </w:rPr>
              <w:t>CONNECT &lt;text&gt;</w:t>
            </w:r>
          </w:p>
          <w:p w14:paraId="71C08F4F" w14:textId="77777777" w:rsidR="00E22A5D" w:rsidRPr="00794639" w:rsidRDefault="00E22A5D" w:rsidP="00166AF3">
            <w:pPr>
              <w:pStyle w:val="TableBody"/>
              <w:rPr>
                <w:snapToGrid w:val="0"/>
              </w:rPr>
            </w:pPr>
          </w:p>
          <w:p w14:paraId="0346CFC0" w14:textId="77777777" w:rsidR="00E22A5D" w:rsidRPr="00794639" w:rsidRDefault="00E22A5D" w:rsidP="00166AF3">
            <w:pPr>
              <w:pStyle w:val="TableBody"/>
              <w:rPr>
                <w:snapToGrid w:val="0"/>
              </w:rPr>
            </w:pPr>
            <w:r w:rsidRPr="00794639">
              <w:rPr>
                <w:snapToGrid w:val="0"/>
              </w:rPr>
              <w:t>If connection is not successfully resumed:</w:t>
            </w:r>
          </w:p>
          <w:p w14:paraId="4E9CAA94" w14:textId="77777777" w:rsidR="00E22A5D" w:rsidRPr="00794639" w:rsidRDefault="00E22A5D" w:rsidP="00166AF3">
            <w:pPr>
              <w:pStyle w:val="TableBody"/>
              <w:rPr>
                <w:b/>
              </w:rPr>
            </w:pPr>
            <w:r w:rsidRPr="00794639">
              <w:rPr>
                <w:b/>
              </w:rPr>
              <w:t>NO CARRIER</w:t>
            </w:r>
          </w:p>
          <w:p w14:paraId="6B48C196" w14:textId="77777777" w:rsidR="00E22A5D" w:rsidRPr="00794639" w:rsidRDefault="00E22A5D" w:rsidP="00166AF3">
            <w:pPr>
              <w:pStyle w:val="TableBody"/>
              <w:rPr>
                <w:snapToGrid w:val="0"/>
              </w:rPr>
            </w:pPr>
          </w:p>
          <w:p w14:paraId="613795D2" w14:textId="77777777" w:rsidR="00E22A5D" w:rsidRPr="00794639" w:rsidRDefault="00E22A5D" w:rsidP="00166AF3">
            <w:pPr>
              <w:pStyle w:val="TableBody"/>
              <w:rPr>
                <w:snapToGrid w:val="0"/>
                <w:u w:val="single"/>
              </w:rPr>
            </w:pPr>
            <w:r w:rsidRPr="00794639">
              <w:rPr>
                <w:u w:val="single"/>
              </w:rPr>
              <w:t>Parameter</w:t>
            </w:r>
          </w:p>
          <w:p w14:paraId="2C7B7CB8" w14:textId="77777777" w:rsidR="00E22A5D" w:rsidRPr="00794639" w:rsidRDefault="00E22A5D" w:rsidP="00166AF3">
            <w:pPr>
              <w:pStyle w:val="TableBody"/>
              <w:rPr>
                <w:snapToGrid w:val="0"/>
                <w:lang w:eastAsia="zh-CN"/>
              </w:rPr>
            </w:pPr>
            <w:r w:rsidRPr="00794639">
              <w:rPr>
                <w:b/>
              </w:rPr>
              <w:t>&lt;n&gt;</w:t>
            </w:r>
            <w:r w:rsidRPr="00794639">
              <w:rPr>
                <w:snapToGrid w:val="0"/>
              </w:rPr>
              <w:tab/>
              <w:t>0</w:t>
            </w:r>
            <w:r w:rsidRPr="00794639">
              <w:rPr>
                <w:snapToGrid w:val="0"/>
              </w:rPr>
              <w:tab/>
            </w:r>
            <w:r w:rsidRPr="00794639">
              <w:rPr>
                <w:snapToGrid w:val="0"/>
                <w:lang w:eastAsia="zh-CN"/>
              </w:rPr>
              <w:tab/>
            </w:r>
            <w:r w:rsidRPr="00794639">
              <w:rPr>
                <w:snapToGrid w:val="0"/>
              </w:rPr>
              <w:t>Switch fro</w:t>
            </w:r>
            <w:r w:rsidRPr="00794639">
              <w:t>m command mode to data</w:t>
            </w:r>
            <w:r w:rsidRPr="00794639">
              <w:rPr>
                <w:snapToGrid w:val="0"/>
              </w:rPr>
              <w:t xml:space="preserve"> mode</w:t>
            </w:r>
          </w:p>
          <w:p w14:paraId="186C7A1C" w14:textId="77777777" w:rsidR="00E22A5D" w:rsidRPr="00794639" w:rsidRDefault="00E22A5D" w:rsidP="00166AF3">
            <w:pPr>
              <w:pStyle w:val="TableBody"/>
              <w:rPr>
                <w:snapToGrid w:val="0"/>
                <w:lang w:eastAsia="zh-CN"/>
              </w:rPr>
            </w:pPr>
            <w:r w:rsidRPr="00794639">
              <w:rPr>
                <w:snapToGrid w:val="0"/>
                <w:lang w:eastAsia="zh-CN"/>
              </w:rPr>
              <w:t xml:space="preserve">  </w:t>
            </w:r>
            <w:r w:rsidRPr="00794639">
              <w:rPr>
                <w:snapToGrid w:val="0"/>
                <w:lang w:eastAsia="zh-CN"/>
              </w:rPr>
              <w:tab/>
              <w:t>1 – 200</w:t>
            </w:r>
            <w:r w:rsidRPr="00794639">
              <w:rPr>
                <w:snapToGrid w:val="0"/>
                <w:lang w:eastAsia="zh-CN"/>
              </w:rPr>
              <w:tab/>
            </w:r>
            <w:r w:rsidRPr="00794639">
              <w:rPr>
                <w:snapToGrid w:val="0"/>
              </w:rPr>
              <w:t>Session</w:t>
            </w:r>
            <w:r w:rsidRPr="00794639">
              <w:rPr>
                <w:snapToGrid w:val="0"/>
                <w:lang w:eastAsia="zh-CN"/>
              </w:rPr>
              <w:t xml:space="preserve"> ID</w:t>
            </w:r>
          </w:p>
        </w:tc>
      </w:tr>
      <w:tr w:rsidR="00E22A5D" w:rsidRPr="00794639" w14:paraId="79F40402" w14:textId="77777777" w:rsidTr="00953CD3">
        <w:trPr>
          <w:trHeight w:val="539"/>
        </w:trPr>
        <w:tc>
          <w:tcPr>
            <w:tcW w:w="1707" w:type="dxa"/>
          </w:tcPr>
          <w:p w14:paraId="3CE35D33" w14:textId="77777777" w:rsidR="00E22A5D" w:rsidRPr="00794639" w:rsidRDefault="00E22A5D" w:rsidP="00166AF3">
            <w:pPr>
              <w:pStyle w:val="TableBody"/>
            </w:pPr>
            <w:r w:rsidRPr="00794639">
              <w:rPr>
                <w:u w:val="single"/>
              </w:rPr>
              <w:t>Reference</w:t>
            </w:r>
          </w:p>
          <w:p w14:paraId="797B42DE" w14:textId="77777777" w:rsidR="00E22A5D" w:rsidRPr="00794639" w:rsidRDefault="00E22A5D" w:rsidP="00166AF3">
            <w:pPr>
              <w:pStyle w:val="TableBody"/>
            </w:pPr>
            <w:r w:rsidRPr="00794639">
              <w:t xml:space="preserve">V.25Ter </w:t>
            </w:r>
          </w:p>
        </w:tc>
        <w:tc>
          <w:tcPr>
            <w:tcW w:w="7290" w:type="dxa"/>
          </w:tcPr>
          <w:p w14:paraId="08C13A95" w14:textId="77777777" w:rsidR="00E22A5D" w:rsidRPr="00794639" w:rsidRDefault="00E22A5D" w:rsidP="00166AF3">
            <w:pPr>
              <w:pStyle w:val="TableBody"/>
              <w:rPr>
                <w:u w:val="single"/>
              </w:rPr>
            </w:pPr>
            <w:r w:rsidRPr="00794639">
              <w:rPr>
                <w:u w:val="single"/>
              </w:rPr>
              <w:t>Notes</w:t>
            </w:r>
          </w:p>
          <w:p w14:paraId="77F12A63" w14:textId="128D3373" w:rsidR="00E22A5D" w:rsidRPr="000656F8" w:rsidRDefault="00E22A5D" w:rsidP="00166AF3">
            <w:pPr>
              <w:pStyle w:val="TableBody"/>
            </w:pPr>
            <w:r w:rsidRPr="00794639">
              <w:rPr>
                <w:rStyle w:val="Code"/>
              </w:rPr>
              <w:t>ATO</w:t>
            </w:r>
            <w:r w:rsidRPr="00794639">
              <w:t xml:space="preserve"> is the alternative command to the +++ escape sequence described in section </w:t>
            </w:r>
            <w:r w:rsidRPr="00794639">
              <w:fldChar w:fldCharType="begin"/>
            </w:r>
            <w:r w:rsidRPr="00794639">
              <w:instrText xml:space="preserve"> REF _Ref408244054 \w \h </w:instrText>
            </w:r>
            <w:r w:rsidR="00385BA2" w:rsidRPr="00794639">
              <w:instrText xml:space="preserve"> \* MERGEFORMAT </w:instrText>
            </w:r>
            <w:r w:rsidRPr="00794639">
              <w:fldChar w:fldCharType="separate"/>
            </w:r>
            <w:r w:rsidR="003C1515">
              <w:t>2.1</w:t>
            </w:r>
            <w:r w:rsidRPr="00794639">
              <w:fldChar w:fldCharType="end"/>
            </w:r>
            <w:r w:rsidRPr="00794639">
              <w:t xml:space="preserve">. When a data call has been established and TA is in command mode, </w:t>
            </w:r>
            <w:r w:rsidRPr="00794639">
              <w:rPr>
                <w:rStyle w:val="Code"/>
              </w:rPr>
              <w:t>ATO</w:t>
            </w:r>
            <w:r w:rsidRPr="000656F8">
              <w:t xml:space="preserve"> causes the TA to resume the data connection and return to data mode.</w:t>
            </w:r>
          </w:p>
        </w:tc>
      </w:tr>
    </w:tbl>
    <w:p w14:paraId="214ABE3C" w14:textId="77777777" w:rsidR="00E22A5D" w:rsidRPr="00794639" w:rsidRDefault="00E22A5D" w:rsidP="0059466D">
      <w:pPr>
        <w:pStyle w:val="Heading2"/>
      </w:pPr>
      <w:bookmarkStart w:id="1331" w:name="_Toc349752950"/>
      <w:bookmarkStart w:id="1332" w:name="_Toc349753838"/>
      <w:bookmarkStart w:id="1333" w:name="_Ref366743561"/>
      <w:bookmarkStart w:id="1334" w:name="_Ref369078531"/>
      <w:bookmarkStart w:id="1335" w:name="_Toc368585907"/>
      <w:bookmarkStart w:id="1336" w:name="_Toc486251500"/>
      <w:bookmarkStart w:id="1337" w:name="_Toc531700553"/>
      <w:bookmarkStart w:id="1338" w:name="_Toc345081202"/>
      <w:r w:rsidRPr="00794639">
        <w:lastRenderedPageBreak/>
        <w:t>E Command: Enable Echo Command</w:t>
      </w:r>
      <w:bookmarkEnd w:id="1331"/>
      <w:bookmarkEnd w:id="1332"/>
      <w:bookmarkEnd w:id="1333"/>
      <w:bookmarkEnd w:id="1334"/>
      <w:bookmarkEnd w:id="1335"/>
      <w:bookmarkEnd w:id="1336"/>
      <w:bookmarkEnd w:id="1337"/>
      <w:r w:rsidRPr="00794639">
        <w:t xml:space="preserve"> </w:t>
      </w:r>
      <w:bookmarkEnd w:id="1338"/>
    </w:p>
    <w:tbl>
      <w:tblPr>
        <w:tblStyle w:val="TableSWIleft"/>
        <w:tblW w:w="8997" w:type="dxa"/>
        <w:tblLayout w:type="fixed"/>
        <w:tblLook w:val="04A0" w:firstRow="1" w:lastRow="0" w:firstColumn="1" w:lastColumn="0" w:noHBand="0" w:noVBand="1"/>
      </w:tblPr>
      <w:tblGrid>
        <w:gridCol w:w="1707"/>
        <w:gridCol w:w="7290"/>
      </w:tblGrid>
      <w:tr w:rsidR="00E22A5D" w:rsidRPr="00794639" w14:paraId="3FA3B98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B70C0DD" w14:textId="5E8911CA" w:rsidR="00E22A5D" w:rsidRPr="00794639" w:rsidRDefault="00F22490">
            <w:pPr>
              <w:pStyle w:val="TableRowHead"/>
              <w:spacing w:before="144" w:after="144"/>
              <w:rPr>
                <w:bCs w:val="0"/>
              </w:rPr>
            </w:pPr>
            <w:r w:rsidRPr="00794639">
              <w:t>HL7800</w:t>
            </w:r>
          </w:p>
        </w:tc>
      </w:tr>
      <w:tr w:rsidR="00E22A5D" w:rsidRPr="00794639" w14:paraId="1E658686" w14:textId="77777777" w:rsidTr="00953CD3">
        <w:trPr>
          <w:trHeight w:val="1214"/>
        </w:trPr>
        <w:tc>
          <w:tcPr>
            <w:tcW w:w="1707" w:type="dxa"/>
          </w:tcPr>
          <w:p w14:paraId="071212D8" w14:textId="77777777" w:rsidR="00E22A5D" w:rsidRPr="00794639" w:rsidRDefault="00E22A5D" w:rsidP="00166AF3">
            <w:pPr>
              <w:pStyle w:val="TableBody"/>
              <w:rPr>
                <w:i/>
              </w:rPr>
            </w:pPr>
            <w:r w:rsidRPr="00794639">
              <w:rPr>
                <w:i/>
              </w:rPr>
              <w:t>Execute command</w:t>
            </w:r>
          </w:p>
          <w:p w14:paraId="5B6999EC" w14:textId="77777777" w:rsidR="00E22A5D" w:rsidRPr="00794639" w:rsidRDefault="00E22A5D" w:rsidP="00166AF3">
            <w:pPr>
              <w:pStyle w:val="TableBody"/>
            </w:pPr>
          </w:p>
          <w:p w14:paraId="7D42C813" w14:textId="77777777" w:rsidR="00E22A5D" w:rsidRPr="00794639" w:rsidRDefault="00E22A5D" w:rsidP="00166AF3">
            <w:pPr>
              <w:pStyle w:val="TableBody"/>
              <w:rPr>
                <w:u w:val="single"/>
              </w:rPr>
            </w:pPr>
            <w:r w:rsidRPr="00794639">
              <w:rPr>
                <w:u w:val="single"/>
              </w:rPr>
              <w:t>Syntax</w:t>
            </w:r>
          </w:p>
          <w:p w14:paraId="06027CD6" w14:textId="77777777" w:rsidR="00E22A5D" w:rsidRPr="00794639" w:rsidRDefault="00E22A5D" w:rsidP="00166AF3">
            <w:pPr>
              <w:pStyle w:val="TableBody"/>
              <w:rPr>
                <w:b/>
              </w:rPr>
            </w:pPr>
            <w:r w:rsidRPr="00794639">
              <w:rPr>
                <w:b/>
              </w:rPr>
              <w:t>ATE[&lt;value&gt;]</w:t>
            </w:r>
          </w:p>
          <w:p w14:paraId="287BE201" w14:textId="77777777" w:rsidR="00E22A5D" w:rsidRPr="00794639" w:rsidRDefault="00E22A5D" w:rsidP="00166AF3">
            <w:pPr>
              <w:pStyle w:val="TableBody"/>
            </w:pPr>
          </w:p>
        </w:tc>
        <w:tc>
          <w:tcPr>
            <w:tcW w:w="7290" w:type="dxa"/>
          </w:tcPr>
          <w:p w14:paraId="339A060C" w14:textId="77777777" w:rsidR="00E22A5D" w:rsidRPr="00794639" w:rsidRDefault="00E22A5D" w:rsidP="00166AF3">
            <w:pPr>
              <w:pStyle w:val="TableBody"/>
              <w:rPr>
                <w:u w:val="single"/>
              </w:rPr>
            </w:pPr>
          </w:p>
          <w:p w14:paraId="36E6D15A" w14:textId="77777777" w:rsidR="00E22A5D" w:rsidRPr="00794639" w:rsidRDefault="00E22A5D" w:rsidP="00166AF3">
            <w:pPr>
              <w:pStyle w:val="TableBody"/>
              <w:rPr>
                <w:u w:val="single"/>
              </w:rPr>
            </w:pPr>
          </w:p>
          <w:p w14:paraId="4FFA3F1D" w14:textId="77777777" w:rsidR="00E22A5D" w:rsidRPr="00794639" w:rsidRDefault="00E22A5D" w:rsidP="00166AF3">
            <w:pPr>
              <w:pStyle w:val="TableBody"/>
              <w:rPr>
                <w:u w:val="single"/>
              </w:rPr>
            </w:pPr>
            <w:r w:rsidRPr="00794639">
              <w:rPr>
                <w:u w:val="single"/>
              </w:rPr>
              <w:t>Response</w:t>
            </w:r>
          </w:p>
          <w:p w14:paraId="4E541812" w14:textId="77777777" w:rsidR="00E22A5D" w:rsidRPr="00794639" w:rsidRDefault="00E22A5D" w:rsidP="00166AF3">
            <w:pPr>
              <w:pStyle w:val="TableBody"/>
              <w:rPr>
                <w:b/>
              </w:rPr>
            </w:pPr>
            <w:r w:rsidRPr="00794639">
              <w:rPr>
                <w:b/>
              </w:rPr>
              <w:t>OK</w:t>
            </w:r>
          </w:p>
          <w:p w14:paraId="0B2C50E5" w14:textId="77777777" w:rsidR="00E22A5D" w:rsidRPr="00794639" w:rsidRDefault="00E22A5D" w:rsidP="00166AF3">
            <w:pPr>
              <w:pStyle w:val="TableBody"/>
            </w:pPr>
          </w:p>
          <w:p w14:paraId="3E281950" w14:textId="77777777" w:rsidR="00E22A5D" w:rsidRPr="00794639" w:rsidRDefault="00E22A5D" w:rsidP="00166AF3">
            <w:pPr>
              <w:pStyle w:val="TableBody"/>
            </w:pPr>
            <w:r w:rsidRPr="00794639">
              <w:t>or</w:t>
            </w:r>
          </w:p>
          <w:p w14:paraId="235FEDC7" w14:textId="77777777" w:rsidR="00E22A5D" w:rsidRPr="00794639" w:rsidRDefault="00E22A5D" w:rsidP="00166AF3">
            <w:pPr>
              <w:pStyle w:val="TableBody"/>
              <w:rPr>
                <w:b/>
              </w:rPr>
            </w:pPr>
            <w:r w:rsidRPr="00794639">
              <w:rPr>
                <w:b/>
              </w:rPr>
              <w:t>+CME ERROR: &lt;err&gt;</w:t>
            </w:r>
          </w:p>
          <w:p w14:paraId="3231AB5C" w14:textId="77777777" w:rsidR="00E22A5D" w:rsidRPr="00794639" w:rsidRDefault="00E22A5D" w:rsidP="00166AF3">
            <w:pPr>
              <w:pStyle w:val="TableBody"/>
            </w:pPr>
          </w:p>
          <w:p w14:paraId="3687A783" w14:textId="77777777" w:rsidR="00E22A5D" w:rsidRPr="00794639" w:rsidRDefault="00E22A5D" w:rsidP="00166AF3">
            <w:pPr>
              <w:pStyle w:val="TableBody"/>
              <w:rPr>
                <w:u w:val="single"/>
              </w:rPr>
            </w:pPr>
            <w:r w:rsidRPr="00794639">
              <w:rPr>
                <w:u w:val="single"/>
              </w:rPr>
              <w:t>Parameter</w:t>
            </w:r>
          </w:p>
          <w:p w14:paraId="0D32242F" w14:textId="77777777" w:rsidR="00E22A5D" w:rsidRPr="00794639" w:rsidRDefault="00E22A5D" w:rsidP="00166AF3">
            <w:pPr>
              <w:pStyle w:val="TableBody"/>
              <w:rPr>
                <w:snapToGrid w:val="0"/>
              </w:rPr>
            </w:pPr>
            <w:r w:rsidRPr="00794639">
              <w:rPr>
                <w:b/>
              </w:rPr>
              <w:t>&lt;value&gt;</w:t>
            </w:r>
            <w:r w:rsidRPr="00794639">
              <w:rPr>
                <w:b/>
              </w:rPr>
              <w:tab/>
            </w:r>
            <w:r w:rsidRPr="00794639">
              <w:rPr>
                <w:snapToGrid w:val="0"/>
              </w:rPr>
              <w:t>0</w:t>
            </w:r>
            <w:r w:rsidRPr="00794639">
              <w:rPr>
                <w:snapToGrid w:val="0"/>
              </w:rPr>
              <w:tab/>
              <w:t>Echo OFF</w:t>
            </w:r>
          </w:p>
          <w:p w14:paraId="57A2DF83" w14:textId="77777777" w:rsidR="00E22A5D" w:rsidRPr="00794639" w:rsidRDefault="00E22A5D" w:rsidP="00166AF3">
            <w:pPr>
              <w:pStyle w:val="TableBody"/>
              <w:rPr>
                <w:rFonts w:ascii="TimesNewRoman,Bold" w:hAnsi="TimesNewRoman,Bold"/>
                <w:snapToGrid w:val="0"/>
              </w:rPr>
            </w:pPr>
            <w:r w:rsidRPr="00794639">
              <w:rPr>
                <w:snapToGrid w:val="0"/>
              </w:rPr>
              <w:tab/>
            </w:r>
            <w:r w:rsidRPr="00794639">
              <w:rPr>
                <w:snapToGrid w:val="0"/>
              </w:rPr>
              <w:tab/>
            </w:r>
            <w:r w:rsidRPr="00794639">
              <w:rPr>
                <w:snapToGrid w:val="0"/>
                <w:u w:val="single"/>
              </w:rPr>
              <w:t>1</w:t>
            </w:r>
            <w:r w:rsidRPr="00794639">
              <w:rPr>
                <w:snapToGrid w:val="0"/>
              </w:rPr>
              <w:tab/>
              <w:t>Echo ON</w:t>
            </w:r>
          </w:p>
        </w:tc>
      </w:tr>
      <w:tr w:rsidR="00E22A5D" w:rsidRPr="00794639" w14:paraId="67A9A45A" w14:textId="77777777" w:rsidTr="00953CD3">
        <w:trPr>
          <w:trHeight w:val="72"/>
        </w:trPr>
        <w:tc>
          <w:tcPr>
            <w:tcW w:w="1707" w:type="dxa"/>
          </w:tcPr>
          <w:p w14:paraId="37E685AB" w14:textId="77777777" w:rsidR="00E22A5D" w:rsidRPr="00794639" w:rsidRDefault="00E22A5D" w:rsidP="00166AF3">
            <w:pPr>
              <w:pStyle w:val="TableBody"/>
              <w:rPr>
                <w:u w:val="single"/>
                <w:lang w:eastAsia="zh-CN"/>
              </w:rPr>
            </w:pPr>
            <w:r w:rsidRPr="00794639">
              <w:rPr>
                <w:u w:val="single"/>
              </w:rPr>
              <w:t>Notes</w:t>
            </w:r>
          </w:p>
        </w:tc>
        <w:tc>
          <w:tcPr>
            <w:tcW w:w="7290" w:type="dxa"/>
          </w:tcPr>
          <w:p w14:paraId="188158A4" w14:textId="181C413B" w:rsidR="009068D2" w:rsidRPr="00794639" w:rsidRDefault="009068D2" w:rsidP="009068D2">
            <w:pPr>
              <w:pStyle w:val="TableBody"/>
              <w:numPr>
                <w:ilvl w:val="0"/>
                <w:numId w:val="41"/>
              </w:numPr>
            </w:pPr>
            <w:r w:rsidRPr="00794639">
              <w:t xml:space="preserve">This setting determines </w:t>
            </w:r>
            <w:r w:rsidR="002F347D" w:rsidRPr="00794639">
              <w:t>whether</w:t>
            </w:r>
            <w:r w:rsidRPr="00794639">
              <w:t xml:space="preserve"> the TA echoes characters received from the TE in the command state.</w:t>
            </w:r>
          </w:p>
          <w:p w14:paraId="79CA79A5" w14:textId="35325AEE" w:rsidR="00E22A5D" w:rsidRPr="00794639" w:rsidRDefault="009068D2" w:rsidP="009068D2">
            <w:pPr>
              <w:pStyle w:val="TableBody"/>
              <w:numPr>
                <w:ilvl w:val="0"/>
                <w:numId w:val="41"/>
              </w:numPr>
              <w:rPr>
                <w:snapToGrid w:val="0"/>
                <w:u w:val="single"/>
              </w:rPr>
            </w:pPr>
            <w:r w:rsidRPr="00794639">
              <w:t>&lt;value&gt; is set for all AT ports.</w:t>
            </w:r>
          </w:p>
        </w:tc>
      </w:tr>
    </w:tbl>
    <w:p w14:paraId="1079A200" w14:textId="77777777" w:rsidR="00E22A5D" w:rsidRPr="00794639" w:rsidRDefault="00E22A5D" w:rsidP="0059466D">
      <w:pPr>
        <w:pStyle w:val="Heading2"/>
      </w:pPr>
      <w:bookmarkStart w:id="1339" w:name="_Toc489456314"/>
      <w:bookmarkStart w:id="1340" w:name="_Toc503183697"/>
      <w:bookmarkStart w:id="1341" w:name="_Toc503189718"/>
      <w:bookmarkStart w:id="1342" w:name="_Toc503195739"/>
      <w:bookmarkStart w:id="1343" w:name="_Toc503201760"/>
      <w:bookmarkStart w:id="1344" w:name="_Toc489456335"/>
      <w:bookmarkStart w:id="1345" w:name="_Toc503183718"/>
      <w:bookmarkStart w:id="1346" w:name="_Toc503189739"/>
      <w:bookmarkStart w:id="1347" w:name="_Toc503195760"/>
      <w:bookmarkStart w:id="1348" w:name="_Toc503201781"/>
      <w:bookmarkStart w:id="1349" w:name="_Toc503183749"/>
      <w:bookmarkStart w:id="1350" w:name="_Toc503189770"/>
      <w:bookmarkStart w:id="1351" w:name="_Toc503195791"/>
      <w:bookmarkStart w:id="1352" w:name="_Toc503201812"/>
      <w:bookmarkStart w:id="1353" w:name="_Toc511145890"/>
      <w:bookmarkStart w:id="1354" w:name="_Toc511203934"/>
      <w:bookmarkStart w:id="1355" w:name="_Toc512618344"/>
      <w:bookmarkStart w:id="1356" w:name="_Toc512858562"/>
      <w:bookmarkStart w:id="1357" w:name="_Toc512858815"/>
      <w:bookmarkStart w:id="1358" w:name="_Toc514424862"/>
      <w:bookmarkStart w:id="1359" w:name="_Toc514668348"/>
      <w:bookmarkStart w:id="1360" w:name="_Toc368922788"/>
      <w:bookmarkStart w:id="1361" w:name="_Toc369096297"/>
      <w:bookmarkStart w:id="1362" w:name="_Toc369270133"/>
      <w:bookmarkStart w:id="1363" w:name="_Toc369683808"/>
      <w:bookmarkStart w:id="1364" w:name="_Toc489456367"/>
      <w:bookmarkStart w:id="1365" w:name="_Toc503183750"/>
      <w:bookmarkStart w:id="1366" w:name="_Toc503189771"/>
      <w:bookmarkStart w:id="1367" w:name="_Toc503195792"/>
      <w:bookmarkStart w:id="1368" w:name="_Toc503201813"/>
      <w:bookmarkStart w:id="1369" w:name="_Toc489456395"/>
      <w:bookmarkStart w:id="1370" w:name="_Toc503183778"/>
      <w:bookmarkStart w:id="1371" w:name="_Toc503189799"/>
      <w:bookmarkStart w:id="1372" w:name="_Toc503195820"/>
      <w:bookmarkStart w:id="1373" w:name="_Toc503201841"/>
      <w:bookmarkStart w:id="1374" w:name="_Toc489456424"/>
      <w:bookmarkStart w:id="1375" w:name="_Toc503183807"/>
      <w:bookmarkStart w:id="1376" w:name="_Toc503189828"/>
      <w:bookmarkStart w:id="1377" w:name="_Toc503195849"/>
      <w:bookmarkStart w:id="1378" w:name="_Toc503201870"/>
      <w:bookmarkStart w:id="1379" w:name="_Toc368922792"/>
      <w:bookmarkStart w:id="1380" w:name="_Toc369096301"/>
      <w:bookmarkStart w:id="1381" w:name="_Toc369270137"/>
      <w:bookmarkStart w:id="1382" w:name="_Toc369683812"/>
      <w:bookmarkStart w:id="1383" w:name="_Toc503183833"/>
      <w:bookmarkStart w:id="1384" w:name="_Toc503189854"/>
      <w:bookmarkStart w:id="1385" w:name="_Toc503195875"/>
      <w:bookmarkStart w:id="1386" w:name="_Toc503201896"/>
      <w:bookmarkStart w:id="1387" w:name="_Toc511145891"/>
      <w:bookmarkStart w:id="1388" w:name="_Toc511203935"/>
      <w:bookmarkStart w:id="1389" w:name="_Toc512618345"/>
      <w:bookmarkStart w:id="1390" w:name="_Toc512858563"/>
      <w:bookmarkStart w:id="1391" w:name="_Toc512858816"/>
      <w:bookmarkStart w:id="1392" w:name="_Toc514424891"/>
      <w:bookmarkStart w:id="1393" w:name="_Toc514668377"/>
      <w:bookmarkStart w:id="1394" w:name="_Toc503183834"/>
      <w:bookmarkStart w:id="1395" w:name="_Toc503189855"/>
      <w:bookmarkStart w:id="1396" w:name="_Toc503195876"/>
      <w:bookmarkStart w:id="1397" w:name="_Toc503201897"/>
      <w:bookmarkStart w:id="1398" w:name="_Toc511145892"/>
      <w:bookmarkStart w:id="1399" w:name="_Toc511203936"/>
      <w:bookmarkStart w:id="1400" w:name="_Toc512618346"/>
      <w:bookmarkStart w:id="1401" w:name="_Toc512858564"/>
      <w:bookmarkStart w:id="1402" w:name="_Toc512858817"/>
      <w:bookmarkStart w:id="1403" w:name="_Toc514424912"/>
      <w:bookmarkStart w:id="1404" w:name="_Toc514668398"/>
      <w:bookmarkStart w:id="1405" w:name="_Toc503183835"/>
      <w:bookmarkStart w:id="1406" w:name="_Toc503189856"/>
      <w:bookmarkStart w:id="1407" w:name="_Toc503195877"/>
      <w:bookmarkStart w:id="1408" w:name="_Toc503201898"/>
      <w:bookmarkStart w:id="1409" w:name="_Toc511145893"/>
      <w:bookmarkStart w:id="1410" w:name="_Toc511203937"/>
      <w:bookmarkStart w:id="1411" w:name="_Toc512618347"/>
      <w:bookmarkStart w:id="1412" w:name="_Toc512858565"/>
      <w:bookmarkStart w:id="1413" w:name="_Toc512858818"/>
      <w:bookmarkStart w:id="1414" w:name="_Toc514424938"/>
      <w:bookmarkStart w:id="1415" w:name="_Toc514668424"/>
      <w:bookmarkStart w:id="1416" w:name="_Toc368922797"/>
      <w:bookmarkStart w:id="1417" w:name="_Toc369096306"/>
      <w:bookmarkStart w:id="1418" w:name="_Toc369270142"/>
      <w:bookmarkStart w:id="1419" w:name="_Toc368922798"/>
      <w:bookmarkStart w:id="1420" w:name="_Toc369096307"/>
      <w:bookmarkStart w:id="1421" w:name="_Toc369270143"/>
      <w:bookmarkStart w:id="1422" w:name="_Toc368922800"/>
      <w:bookmarkStart w:id="1423" w:name="_Toc369096309"/>
      <w:bookmarkStart w:id="1424" w:name="_Toc369270145"/>
      <w:bookmarkStart w:id="1425" w:name="_Toc368922803"/>
      <w:bookmarkStart w:id="1426" w:name="_Toc369096312"/>
      <w:bookmarkStart w:id="1427" w:name="_Toc369270148"/>
      <w:bookmarkStart w:id="1428" w:name="_Toc369683817"/>
      <w:bookmarkStart w:id="1429" w:name="_Toc369683818"/>
      <w:bookmarkStart w:id="1430" w:name="_Toc369683820"/>
      <w:bookmarkStart w:id="1431" w:name="_Toc369683823"/>
      <w:bookmarkStart w:id="1432" w:name="_Toc368922807"/>
      <w:bookmarkStart w:id="1433" w:name="_Toc369096316"/>
      <w:bookmarkStart w:id="1434" w:name="_Toc369270152"/>
      <w:bookmarkStart w:id="1435" w:name="_Toc369683827"/>
      <w:bookmarkStart w:id="1436" w:name="_Toc503183836"/>
      <w:bookmarkStart w:id="1437" w:name="_Toc503189857"/>
      <w:bookmarkStart w:id="1438" w:name="_Toc503195878"/>
      <w:bookmarkStart w:id="1439" w:name="_Toc503201899"/>
      <w:bookmarkStart w:id="1440" w:name="_Toc511145894"/>
      <w:bookmarkStart w:id="1441" w:name="_Toc511203938"/>
      <w:bookmarkStart w:id="1442" w:name="_Toc512618348"/>
      <w:bookmarkStart w:id="1443" w:name="_Toc512858566"/>
      <w:bookmarkStart w:id="1444" w:name="_Toc512858819"/>
      <w:bookmarkStart w:id="1445" w:name="_Toc514424968"/>
      <w:bookmarkStart w:id="1446" w:name="_Toc514668454"/>
      <w:bookmarkStart w:id="1447" w:name="_Toc503183837"/>
      <w:bookmarkStart w:id="1448" w:name="_Toc503189858"/>
      <w:bookmarkStart w:id="1449" w:name="_Toc503195879"/>
      <w:bookmarkStart w:id="1450" w:name="_Toc503201900"/>
      <w:bookmarkStart w:id="1451" w:name="_Toc511145895"/>
      <w:bookmarkStart w:id="1452" w:name="_Toc511203939"/>
      <w:bookmarkStart w:id="1453" w:name="_Toc512618349"/>
      <w:bookmarkStart w:id="1454" w:name="_Toc512858567"/>
      <w:bookmarkStart w:id="1455" w:name="_Toc512858820"/>
      <w:bookmarkStart w:id="1456" w:name="_Toc514425000"/>
      <w:bookmarkStart w:id="1457" w:name="_Toc514668486"/>
      <w:bookmarkStart w:id="1458" w:name="_Toc345081220"/>
      <w:bookmarkStart w:id="1459" w:name="_Toc349752968"/>
      <w:bookmarkStart w:id="1460" w:name="_Toc349753856"/>
      <w:bookmarkStart w:id="1461" w:name="_Ref366743669"/>
      <w:bookmarkStart w:id="1462" w:name="_Ref369078624"/>
      <w:bookmarkStart w:id="1463" w:name="_Toc368585925"/>
      <w:bookmarkStart w:id="1464" w:name="_Ref390073578"/>
      <w:bookmarkStart w:id="1465" w:name="_Ref390073581"/>
      <w:bookmarkStart w:id="1466" w:name="_Toc398286099"/>
      <w:bookmarkStart w:id="1467" w:name="_Ref402354823"/>
      <w:bookmarkStart w:id="1468" w:name="_Ref402354824"/>
      <w:bookmarkStart w:id="1469" w:name="_Toc448912132"/>
      <w:bookmarkStart w:id="1470" w:name="_Ref448916188"/>
      <w:bookmarkStart w:id="1471" w:name="_Toc486251512"/>
      <w:bookmarkStart w:id="1472" w:name="_Ref518913309"/>
      <w:bookmarkStart w:id="1473" w:name="_Ref518913311"/>
      <w:bookmarkStart w:id="1474" w:name="_Toc531700554"/>
      <w:bookmarkStart w:id="1475" w:name="_Toc345081217"/>
      <w:bookmarkStart w:id="1476" w:name="_Toc349752965"/>
      <w:bookmarkStart w:id="1477" w:name="_Toc349753853"/>
      <w:bookmarkStart w:id="1478" w:name="_Ref366743653"/>
      <w:bookmarkStart w:id="1479" w:name="_Ref369078604"/>
      <w:bookmarkStart w:id="1480" w:name="_Toc368585922"/>
      <w:bookmarkStart w:id="1481" w:name="_Ref381793136"/>
      <w:bookmarkStart w:id="1482" w:name="_Ref381793139"/>
      <w:bookmarkStart w:id="1483" w:name="_Ref393184634"/>
      <w:bookmarkStart w:id="1484" w:name="_Ref393184636"/>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r w:rsidRPr="00794639">
        <w:t xml:space="preserve">&amp;K Command: Flow Control </w:t>
      </w:r>
      <w:bookmarkEnd w:id="1458"/>
      <w:r w:rsidRPr="00794639">
        <w:t>Option</w:t>
      </w:r>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p>
    <w:tbl>
      <w:tblPr>
        <w:tblStyle w:val="TableSWIleft"/>
        <w:tblW w:w="8997" w:type="dxa"/>
        <w:tblLayout w:type="fixed"/>
        <w:tblLook w:val="04A0" w:firstRow="1" w:lastRow="0" w:firstColumn="1" w:lastColumn="0" w:noHBand="0" w:noVBand="1"/>
      </w:tblPr>
      <w:tblGrid>
        <w:gridCol w:w="1728"/>
        <w:gridCol w:w="7269"/>
      </w:tblGrid>
      <w:tr w:rsidR="00E22A5D" w:rsidRPr="00794639" w14:paraId="6C56E84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4893B2" w14:textId="39A8845D" w:rsidR="00E22A5D" w:rsidRPr="00794639" w:rsidRDefault="00F22490">
            <w:pPr>
              <w:pStyle w:val="TableRowHead"/>
              <w:spacing w:before="144" w:after="144"/>
            </w:pPr>
            <w:r w:rsidRPr="00794639">
              <w:t>HL7800</w:t>
            </w:r>
          </w:p>
        </w:tc>
      </w:tr>
      <w:tr w:rsidR="00E22A5D" w:rsidRPr="00794639" w14:paraId="1F04B297" w14:textId="77777777" w:rsidTr="00170927">
        <w:trPr>
          <w:trHeight w:val="1316"/>
        </w:trPr>
        <w:tc>
          <w:tcPr>
            <w:tcW w:w="0" w:type="dxa"/>
          </w:tcPr>
          <w:p w14:paraId="5D190896" w14:textId="77777777" w:rsidR="00E22A5D" w:rsidRPr="00794639" w:rsidRDefault="00E22A5D" w:rsidP="00166AF3">
            <w:pPr>
              <w:pStyle w:val="TableBody"/>
              <w:rPr>
                <w:i/>
                <w:iCs/>
              </w:rPr>
            </w:pPr>
            <w:r w:rsidRPr="00794639">
              <w:rPr>
                <w:i/>
                <w:iCs/>
              </w:rPr>
              <w:t>Execute command</w:t>
            </w:r>
          </w:p>
          <w:p w14:paraId="246B4FD1" w14:textId="77777777" w:rsidR="00E22A5D" w:rsidRPr="00794639" w:rsidRDefault="00E22A5D" w:rsidP="00166AF3">
            <w:pPr>
              <w:pStyle w:val="TableBody"/>
            </w:pPr>
          </w:p>
          <w:p w14:paraId="43E1B8ED" w14:textId="77777777" w:rsidR="00E22A5D" w:rsidRPr="00794639" w:rsidRDefault="00E22A5D" w:rsidP="00166AF3">
            <w:pPr>
              <w:pStyle w:val="TableBody"/>
              <w:rPr>
                <w:u w:val="single"/>
              </w:rPr>
            </w:pPr>
            <w:r w:rsidRPr="00794639">
              <w:rPr>
                <w:u w:val="single"/>
              </w:rPr>
              <w:t>Syntax</w:t>
            </w:r>
          </w:p>
          <w:p w14:paraId="4580382F" w14:textId="77777777" w:rsidR="00E22A5D" w:rsidRPr="00794639" w:rsidRDefault="00E22A5D" w:rsidP="00166AF3">
            <w:pPr>
              <w:pStyle w:val="TableBody"/>
              <w:rPr>
                <w:b/>
                <w:bCs/>
              </w:rPr>
            </w:pPr>
            <w:r w:rsidRPr="00794639">
              <w:rPr>
                <w:b/>
                <w:bCs/>
              </w:rPr>
              <w:t>AT&amp;K[&lt;mode&gt;]</w:t>
            </w:r>
          </w:p>
        </w:tc>
        <w:tc>
          <w:tcPr>
            <w:tcW w:w="7269" w:type="dxa"/>
          </w:tcPr>
          <w:p w14:paraId="62F845FA" w14:textId="77777777" w:rsidR="00E22A5D" w:rsidRPr="00794639" w:rsidRDefault="00E22A5D" w:rsidP="00166AF3">
            <w:pPr>
              <w:pStyle w:val="TableBody"/>
            </w:pPr>
          </w:p>
          <w:p w14:paraId="69A17F07" w14:textId="77777777" w:rsidR="00E22A5D" w:rsidRPr="00794639" w:rsidRDefault="00E22A5D" w:rsidP="00166AF3">
            <w:pPr>
              <w:pStyle w:val="TableBody"/>
            </w:pPr>
          </w:p>
          <w:p w14:paraId="73932F5E" w14:textId="77777777" w:rsidR="00E22A5D" w:rsidRPr="00794639" w:rsidRDefault="00E22A5D" w:rsidP="00166AF3">
            <w:pPr>
              <w:pStyle w:val="TableBody"/>
              <w:rPr>
                <w:u w:val="single"/>
              </w:rPr>
            </w:pPr>
            <w:r w:rsidRPr="00794639">
              <w:rPr>
                <w:u w:val="single"/>
              </w:rPr>
              <w:t>Response</w:t>
            </w:r>
          </w:p>
          <w:p w14:paraId="708D24B4" w14:textId="77777777" w:rsidR="00E22A5D" w:rsidRPr="00794639" w:rsidRDefault="00E22A5D" w:rsidP="00166AF3">
            <w:pPr>
              <w:pStyle w:val="TableBody"/>
              <w:rPr>
                <w:b/>
                <w:bCs/>
              </w:rPr>
            </w:pPr>
            <w:r w:rsidRPr="00794639">
              <w:rPr>
                <w:b/>
                <w:bCs/>
              </w:rPr>
              <w:t>OK</w:t>
            </w:r>
          </w:p>
          <w:p w14:paraId="71C5FB75" w14:textId="77777777" w:rsidR="00E22A5D" w:rsidRPr="00794639" w:rsidRDefault="00E22A5D" w:rsidP="00166AF3">
            <w:pPr>
              <w:pStyle w:val="TableBody"/>
            </w:pPr>
          </w:p>
          <w:p w14:paraId="534CB143" w14:textId="77777777" w:rsidR="00E22A5D" w:rsidRPr="00794639" w:rsidRDefault="00E22A5D" w:rsidP="00166AF3">
            <w:pPr>
              <w:pStyle w:val="TableBody"/>
              <w:rPr>
                <w:u w:val="single"/>
              </w:rPr>
            </w:pPr>
            <w:r w:rsidRPr="00794639">
              <w:rPr>
                <w:u w:val="single"/>
              </w:rPr>
              <w:t>Parameter</w:t>
            </w:r>
          </w:p>
          <w:p w14:paraId="70877E0C" w14:textId="0CA6C96F" w:rsidR="009B543D" w:rsidRPr="00794639" w:rsidRDefault="00E22A5D" w:rsidP="009B543D">
            <w:pPr>
              <w:pStyle w:val="TableBody"/>
            </w:pPr>
            <w:r w:rsidRPr="00794639">
              <w:rPr>
                <w:b/>
                <w:bCs/>
              </w:rPr>
              <w:t>&lt;mode&gt;</w:t>
            </w:r>
            <w:r w:rsidR="009B543D" w:rsidRPr="00794639">
              <w:rPr>
                <w:b/>
                <w:bCs/>
              </w:rPr>
              <w:tab/>
            </w:r>
            <w:r w:rsidR="009B543D" w:rsidRPr="00794639">
              <w:t>0</w:t>
            </w:r>
            <w:r w:rsidR="009B543D" w:rsidRPr="00794639">
              <w:tab/>
              <w:t>Disable all flow control</w:t>
            </w:r>
          </w:p>
          <w:p w14:paraId="6E17B842" w14:textId="561DEF6A" w:rsidR="00E22A5D" w:rsidRPr="00794639" w:rsidRDefault="009B543D" w:rsidP="00166AF3">
            <w:pPr>
              <w:pStyle w:val="TableBody"/>
            </w:pPr>
            <w:r w:rsidRPr="00794639">
              <w:tab/>
            </w:r>
            <w:r w:rsidRPr="00794639">
              <w:tab/>
              <w:t>3</w:t>
            </w:r>
            <w:r w:rsidRPr="00794639">
              <w:tab/>
              <w:t>Enable RTS/CTS flow control</w:t>
            </w:r>
          </w:p>
        </w:tc>
      </w:tr>
      <w:tr w:rsidR="00E22A5D" w:rsidRPr="00794639" w14:paraId="77AFFDEA" w14:textId="77777777" w:rsidTr="00170927">
        <w:trPr>
          <w:trHeight w:val="49"/>
        </w:trPr>
        <w:tc>
          <w:tcPr>
            <w:tcW w:w="1728" w:type="dxa"/>
          </w:tcPr>
          <w:p w14:paraId="12441304" w14:textId="77777777" w:rsidR="00E22A5D" w:rsidRPr="00794639" w:rsidRDefault="00E22A5D" w:rsidP="004651D1">
            <w:pPr>
              <w:pStyle w:val="tablebody0"/>
              <w:rPr>
                <w:u w:val="single"/>
                <w:lang w:val="en-US"/>
              </w:rPr>
            </w:pPr>
            <w:r w:rsidRPr="00794639">
              <w:rPr>
                <w:u w:val="single"/>
                <w:lang w:val="en-US"/>
              </w:rPr>
              <w:t>Reference</w:t>
            </w:r>
          </w:p>
          <w:p w14:paraId="589A30DB" w14:textId="4B99FAF9" w:rsidR="00E22A5D" w:rsidRPr="00794639" w:rsidRDefault="006726C7" w:rsidP="004651D1">
            <w:pPr>
              <w:pStyle w:val="tablebody0"/>
              <w:rPr>
                <w:lang w:val="en-US"/>
              </w:rPr>
            </w:pPr>
            <w:r w:rsidRPr="00794639">
              <w:rPr>
                <w:lang w:val="en-US"/>
              </w:rPr>
              <w:t>Rockwell Rev4</w:t>
            </w:r>
          </w:p>
        </w:tc>
        <w:tc>
          <w:tcPr>
            <w:tcW w:w="7269" w:type="dxa"/>
          </w:tcPr>
          <w:p w14:paraId="2E512870" w14:textId="77777777" w:rsidR="00E22A5D" w:rsidRPr="00794639" w:rsidRDefault="00E22A5D" w:rsidP="00166AF3">
            <w:pPr>
              <w:pStyle w:val="TableBody"/>
              <w:rPr>
                <w:u w:val="single"/>
              </w:rPr>
            </w:pPr>
            <w:r w:rsidRPr="00794639">
              <w:rPr>
                <w:u w:val="single"/>
              </w:rPr>
              <w:t>Notes</w:t>
            </w:r>
          </w:p>
          <w:p w14:paraId="43A6F91F" w14:textId="42001EB7" w:rsidR="00E22A5D" w:rsidRPr="00794639" w:rsidRDefault="00E22A5D" w:rsidP="004651D1">
            <w:pPr>
              <w:pStyle w:val="TableBody"/>
            </w:pPr>
            <w:r w:rsidRPr="00794639">
              <w:t>Sierra Wireless recommends the use of hardware flow control.</w:t>
            </w:r>
          </w:p>
        </w:tc>
      </w:tr>
    </w:tbl>
    <w:p w14:paraId="4F60ED54" w14:textId="77777777" w:rsidR="003F5D15" w:rsidRPr="00794639" w:rsidRDefault="003F5D15" w:rsidP="003F5D15">
      <w:pPr>
        <w:pStyle w:val="Heading2"/>
      </w:pPr>
      <w:bookmarkStart w:id="1485" w:name="_Toc503183839"/>
      <w:bookmarkStart w:id="1486" w:name="_Toc503189860"/>
      <w:bookmarkStart w:id="1487" w:name="_Toc503195881"/>
      <w:bookmarkStart w:id="1488" w:name="_Toc503201902"/>
      <w:bookmarkStart w:id="1489" w:name="_Toc511145897"/>
      <w:bookmarkStart w:id="1490" w:name="_Toc511203941"/>
      <w:bookmarkStart w:id="1491" w:name="_Toc512618351"/>
      <w:bookmarkStart w:id="1492" w:name="_Toc512858569"/>
      <w:bookmarkStart w:id="1493" w:name="_Toc512858822"/>
      <w:bookmarkStart w:id="1494" w:name="_Toc514425043"/>
      <w:bookmarkStart w:id="1495" w:name="_Toc514668529"/>
      <w:bookmarkStart w:id="1496" w:name="_Toc503183840"/>
      <w:bookmarkStart w:id="1497" w:name="_Toc503189861"/>
      <w:bookmarkStart w:id="1498" w:name="_Toc503195882"/>
      <w:bookmarkStart w:id="1499" w:name="_Toc503201903"/>
      <w:bookmarkStart w:id="1500" w:name="_Toc511145898"/>
      <w:bookmarkStart w:id="1501" w:name="_Toc511203942"/>
      <w:bookmarkStart w:id="1502" w:name="_Toc512618352"/>
      <w:bookmarkStart w:id="1503" w:name="_Toc512858570"/>
      <w:bookmarkStart w:id="1504" w:name="_Toc512858823"/>
      <w:bookmarkStart w:id="1505" w:name="_Toc514425064"/>
      <w:bookmarkStart w:id="1506" w:name="_Toc514668550"/>
      <w:bookmarkStart w:id="1507" w:name="_Toc368922809"/>
      <w:bookmarkStart w:id="1508" w:name="_Toc369096318"/>
      <w:bookmarkStart w:id="1509" w:name="_Toc369270154"/>
      <w:bookmarkStart w:id="1510" w:name="_Toc369683829"/>
      <w:bookmarkStart w:id="1511" w:name="_Toc368922822"/>
      <w:bookmarkStart w:id="1512" w:name="_Toc369096331"/>
      <w:bookmarkStart w:id="1513" w:name="_Toc369270167"/>
      <w:bookmarkStart w:id="1514" w:name="_Toc369683842"/>
      <w:bookmarkStart w:id="1515" w:name="_Toc489456458"/>
      <w:bookmarkStart w:id="1516" w:name="_Toc503183841"/>
      <w:bookmarkStart w:id="1517" w:name="_Toc503189862"/>
      <w:bookmarkStart w:id="1518" w:name="_Toc503195883"/>
      <w:bookmarkStart w:id="1519" w:name="_Toc503201904"/>
      <w:bookmarkStart w:id="1520" w:name="_Toc489456459"/>
      <w:bookmarkStart w:id="1521" w:name="_Toc503183842"/>
      <w:bookmarkStart w:id="1522" w:name="_Toc503189863"/>
      <w:bookmarkStart w:id="1523" w:name="_Toc503195884"/>
      <w:bookmarkStart w:id="1524" w:name="_Toc503201905"/>
      <w:bookmarkStart w:id="1525" w:name="_Toc489456477"/>
      <w:bookmarkStart w:id="1526" w:name="_Toc503183860"/>
      <w:bookmarkStart w:id="1527" w:name="_Toc503189881"/>
      <w:bookmarkStart w:id="1528" w:name="_Toc503195902"/>
      <w:bookmarkStart w:id="1529" w:name="_Toc503201923"/>
      <w:bookmarkStart w:id="1530" w:name="_Toc489456478"/>
      <w:bookmarkStart w:id="1531" w:name="_Toc503183861"/>
      <w:bookmarkStart w:id="1532" w:name="_Toc503189882"/>
      <w:bookmarkStart w:id="1533" w:name="_Toc503195903"/>
      <w:bookmarkStart w:id="1534" w:name="_Toc503201924"/>
      <w:bookmarkStart w:id="1535" w:name="_Toc345081214"/>
      <w:bookmarkStart w:id="1536" w:name="_Toc349752962"/>
      <w:bookmarkStart w:id="1537" w:name="_Toc349753850"/>
      <w:bookmarkStart w:id="1538" w:name="_Ref366743636"/>
      <w:bookmarkStart w:id="1539" w:name="_Ref369078591"/>
      <w:bookmarkStart w:id="1540" w:name="_Toc368585919"/>
      <w:bookmarkStart w:id="1541" w:name="_Ref384283648"/>
      <w:bookmarkStart w:id="1542" w:name="_Ref384283651"/>
      <w:bookmarkStart w:id="1543" w:name="_Ref387740568"/>
      <w:bookmarkStart w:id="1544" w:name="_Ref387740570"/>
      <w:bookmarkStart w:id="1545" w:name="_Ref406502629"/>
      <w:bookmarkStart w:id="1546" w:name="_Ref406502632"/>
      <w:bookmarkStart w:id="1547" w:name="_Toc464721447"/>
      <w:bookmarkStart w:id="1548" w:name="_Toc471720948"/>
      <w:bookmarkStart w:id="1549" w:name="_Ref518912586"/>
      <w:bookmarkStart w:id="1550" w:name="_Ref518912589"/>
      <w:bookmarkStart w:id="1551" w:name="_Ref525918138"/>
      <w:bookmarkStart w:id="1552" w:name="_Ref525918140"/>
      <w:bookmarkStart w:id="1553" w:name="_Toc531700555"/>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commentRangeStart w:id="1554"/>
      <w:r w:rsidRPr="00794639">
        <w:t xml:space="preserve">&amp;F Command: Restore Factory </w:t>
      </w:r>
      <w:bookmarkEnd w:id="1535"/>
      <w:r w:rsidRPr="00794639">
        <w:t>Settings</w:t>
      </w:r>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commentRangeEnd w:id="1554"/>
      <w:r w:rsidR="002F3C41" w:rsidRPr="00794639">
        <w:rPr>
          <w:rStyle w:val="CommentReference"/>
          <w:rFonts w:ascii="Verdana" w:eastAsia="Times New Roman" w:hAnsi="Verdana" w:cs="Times New Roman"/>
          <w:b w:val="0"/>
          <w:lang w:eastAsia="en-US"/>
        </w:rPr>
        <w:commentReference w:id="1554"/>
      </w:r>
      <w:bookmarkEnd w:id="1551"/>
      <w:bookmarkEnd w:id="1552"/>
      <w:bookmarkEnd w:id="1553"/>
    </w:p>
    <w:tbl>
      <w:tblPr>
        <w:tblStyle w:val="TableSWIleft"/>
        <w:tblW w:w="8997" w:type="dxa"/>
        <w:tblLayout w:type="fixed"/>
        <w:tblLook w:val="04A0" w:firstRow="1" w:lastRow="0" w:firstColumn="1" w:lastColumn="0" w:noHBand="0" w:noVBand="1"/>
      </w:tblPr>
      <w:tblGrid>
        <w:gridCol w:w="1707"/>
        <w:gridCol w:w="7290"/>
      </w:tblGrid>
      <w:tr w:rsidR="003F5D15" w:rsidRPr="00794639" w14:paraId="721BF66C" w14:textId="77777777" w:rsidTr="00170927">
        <w:trPr>
          <w:cnfStyle w:val="100000000000" w:firstRow="1" w:lastRow="0" w:firstColumn="0" w:lastColumn="0" w:oddVBand="0" w:evenVBand="0" w:oddHBand="0" w:evenHBand="0" w:firstRowFirstColumn="0" w:firstRowLastColumn="0" w:lastRowFirstColumn="0" w:lastRowLastColumn="0"/>
          <w:trHeight w:val="467"/>
        </w:trPr>
        <w:tc>
          <w:tcPr>
            <w:tcW w:w="8997" w:type="dxa"/>
            <w:gridSpan w:val="2"/>
          </w:tcPr>
          <w:p w14:paraId="547D9DCF" w14:textId="2C7FEE02" w:rsidR="003F5D15" w:rsidRPr="005C602E" w:rsidRDefault="003F5D15">
            <w:pPr>
              <w:pStyle w:val="TableRowHead"/>
              <w:spacing w:before="144" w:after="144"/>
              <w:rPr>
                <w:bCs w:val="0"/>
              </w:rPr>
            </w:pPr>
            <w:r w:rsidRPr="005C602E">
              <w:t>HL78</w:t>
            </w:r>
            <w:r w:rsidR="00AA7BFF" w:rsidRPr="005C602E">
              <w:t>00</w:t>
            </w:r>
          </w:p>
        </w:tc>
      </w:tr>
      <w:tr w:rsidR="003F5D15" w:rsidRPr="00794639" w14:paraId="2B85F9B7" w14:textId="77777777" w:rsidTr="00953CD3">
        <w:trPr>
          <w:trHeight w:val="1173"/>
        </w:trPr>
        <w:tc>
          <w:tcPr>
            <w:tcW w:w="1707" w:type="dxa"/>
          </w:tcPr>
          <w:p w14:paraId="35C9807A" w14:textId="77777777" w:rsidR="003F5D15" w:rsidRPr="00794639" w:rsidRDefault="003F5D15" w:rsidP="0038560E">
            <w:pPr>
              <w:pStyle w:val="TableBody"/>
              <w:rPr>
                <w:i/>
              </w:rPr>
            </w:pPr>
            <w:r w:rsidRPr="00794639">
              <w:rPr>
                <w:i/>
              </w:rPr>
              <w:t>Execute command</w:t>
            </w:r>
          </w:p>
          <w:p w14:paraId="0E5289E3" w14:textId="77777777" w:rsidR="003F5D15" w:rsidRPr="00794639" w:rsidRDefault="003F5D15" w:rsidP="0038560E">
            <w:pPr>
              <w:pStyle w:val="TableBody"/>
            </w:pPr>
          </w:p>
          <w:p w14:paraId="0F807A79" w14:textId="77777777" w:rsidR="003F5D15" w:rsidRPr="00794639" w:rsidRDefault="003F5D15" w:rsidP="0038560E">
            <w:pPr>
              <w:pStyle w:val="TableBody"/>
            </w:pPr>
            <w:r w:rsidRPr="00794639">
              <w:rPr>
                <w:u w:val="single"/>
              </w:rPr>
              <w:t>Syntax</w:t>
            </w:r>
          </w:p>
          <w:p w14:paraId="4EE71F7D" w14:textId="77777777" w:rsidR="003F5D15" w:rsidRPr="00794639" w:rsidRDefault="003F5D15" w:rsidP="0038560E">
            <w:pPr>
              <w:pStyle w:val="TableBody"/>
              <w:rPr>
                <w:b/>
              </w:rPr>
            </w:pPr>
            <w:r w:rsidRPr="00794639">
              <w:rPr>
                <w:b/>
              </w:rPr>
              <w:t>AT&amp;F[&lt;value&gt;]</w:t>
            </w:r>
          </w:p>
          <w:p w14:paraId="13AFECB5" w14:textId="77777777" w:rsidR="003F5D15" w:rsidRPr="00794639" w:rsidRDefault="003F5D15" w:rsidP="0038560E">
            <w:pPr>
              <w:pStyle w:val="TableBody"/>
              <w:rPr>
                <w:u w:val="single"/>
              </w:rPr>
            </w:pPr>
          </w:p>
          <w:p w14:paraId="5F189D9D" w14:textId="77777777" w:rsidR="003F5D15" w:rsidRPr="00794639" w:rsidRDefault="003F5D15" w:rsidP="0038560E">
            <w:pPr>
              <w:pStyle w:val="TableBody"/>
            </w:pPr>
          </w:p>
        </w:tc>
        <w:tc>
          <w:tcPr>
            <w:tcW w:w="0" w:type="dxa"/>
          </w:tcPr>
          <w:p w14:paraId="4E638346" w14:textId="77777777" w:rsidR="003F5D15" w:rsidRPr="00794639" w:rsidRDefault="003F5D15" w:rsidP="0038560E">
            <w:pPr>
              <w:pStyle w:val="TableBody"/>
              <w:rPr>
                <w:u w:val="single"/>
              </w:rPr>
            </w:pPr>
          </w:p>
          <w:p w14:paraId="5AAFFC34" w14:textId="77777777" w:rsidR="003F5D15" w:rsidRPr="00794639" w:rsidRDefault="003F5D15" w:rsidP="0038560E">
            <w:pPr>
              <w:pStyle w:val="TableBody"/>
              <w:rPr>
                <w:u w:val="single"/>
              </w:rPr>
            </w:pPr>
          </w:p>
          <w:p w14:paraId="2C6B46AF" w14:textId="77777777" w:rsidR="003F5D15" w:rsidRPr="00794639" w:rsidRDefault="003F5D15" w:rsidP="0038560E">
            <w:pPr>
              <w:pStyle w:val="TableBody"/>
              <w:rPr>
                <w:u w:val="single"/>
              </w:rPr>
            </w:pPr>
            <w:r w:rsidRPr="00794639">
              <w:rPr>
                <w:u w:val="single"/>
              </w:rPr>
              <w:t>Response</w:t>
            </w:r>
          </w:p>
          <w:p w14:paraId="2A8381B7" w14:textId="77777777" w:rsidR="003F5D15" w:rsidRPr="00794639" w:rsidRDefault="003F5D15" w:rsidP="0038560E">
            <w:pPr>
              <w:pStyle w:val="TableBody"/>
              <w:rPr>
                <w:b/>
              </w:rPr>
            </w:pPr>
            <w:r w:rsidRPr="00794639">
              <w:rPr>
                <w:b/>
              </w:rPr>
              <w:t>OK</w:t>
            </w:r>
          </w:p>
          <w:p w14:paraId="121410AA" w14:textId="77777777" w:rsidR="003F5D15" w:rsidRPr="00794639" w:rsidRDefault="003F5D15" w:rsidP="0038560E">
            <w:pPr>
              <w:pStyle w:val="TableBody"/>
            </w:pPr>
          </w:p>
          <w:p w14:paraId="26D012AA" w14:textId="3B6416C1" w:rsidR="003F5D15" w:rsidRPr="00794639" w:rsidRDefault="003F5D15" w:rsidP="0038560E">
            <w:pPr>
              <w:pStyle w:val="TableBody"/>
              <w:rPr>
                <w:u w:val="single"/>
              </w:rPr>
            </w:pPr>
            <w:r w:rsidRPr="00794639">
              <w:rPr>
                <w:u w:val="single"/>
              </w:rPr>
              <w:t>Parameter</w:t>
            </w:r>
          </w:p>
          <w:p w14:paraId="1768D37C" w14:textId="09C9AE14" w:rsidR="003F5D15" w:rsidRPr="00794639" w:rsidRDefault="003F5D15" w:rsidP="0038560E">
            <w:pPr>
              <w:pStyle w:val="TableBody"/>
              <w:rPr>
                <w:snapToGrid w:val="0"/>
              </w:rPr>
            </w:pPr>
            <w:r w:rsidRPr="00794639">
              <w:rPr>
                <w:b/>
              </w:rPr>
              <w:t>&lt;value&gt;</w:t>
            </w:r>
            <w:r w:rsidRPr="00794639">
              <w:rPr>
                <w:snapToGrid w:val="0"/>
              </w:rPr>
              <w:tab/>
              <w:t>0 or Omitted</w:t>
            </w:r>
            <w:r w:rsidR="008610FD" w:rsidRPr="00794639">
              <w:rPr>
                <w:snapToGrid w:val="0"/>
              </w:rPr>
              <w:tab/>
            </w:r>
            <w:r w:rsidRPr="00794639">
              <w:rPr>
                <w:snapToGrid w:val="0"/>
              </w:rPr>
              <w:t>Restore p</w:t>
            </w:r>
            <w:r w:rsidRPr="00794639">
              <w:t>arameters to f</w:t>
            </w:r>
            <w:r w:rsidRPr="00794639">
              <w:rPr>
                <w:snapToGrid w:val="0"/>
              </w:rPr>
              <w:t>actory settings</w:t>
            </w:r>
          </w:p>
        </w:tc>
      </w:tr>
      <w:tr w:rsidR="00D95EE3" w:rsidRPr="00794639" w14:paraId="1E535141" w14:textId="77777777" w:rsidTr="00AC560D">
        <w:trPr>
          <w:trHeight w:val="69"/>
        </w:trPr>
        <w:tc>
          <w:tcPr>
            <w:tcW w:w="1707" w:type="dxa"/>
          </w:tcPr>
          <w:p w14:paraId="598F420F" w14:textId="77777777" w:rsidR="00D95EE3" w:rsidRPr="00794639" w:rsidRDefault="00D95EE3" w:rsidP="00AC560D">
            <w:pPr>
              <w:pStyle w:val="TableBody"/>
              <w:rPr>
                <w:u w:val="single"/>
              </w:rPr>
            </w:pPr>
            <w:commentRangeStart w:id="1555"/>
            <w:r w:rsidRPr="00794639">
              <w:rPr>
                <w:u w:val="single"/>
              </w:rPr>
              <w:lastRenderedPageBreak/>
              <w:t>Reference</w:t>
            </w:r>
          </w:p>
          <w:p w14:paraId="67E61276" w14:textId="77777777" w:rsidR="00D95EE3" w:rsidRPr="00794639" w:rsidRDefault="00D95EE3" w:rsidP="00AC560D">
            <w:pPr>
              <w:pStyle w:val="TableBody"/>
              <w:rPr>
                <w:u w:val="single"/>
              </w:rPr>
            </w:pPr>
            <w:r w:rsidRPr="00794639">
              <w:t>V.25Ter</w:t>
            </w:r>
          </w:p>
        </w:tc>
        <w:tc>
          <w:tcPr>
            <w:tcW w:w="7290" w:type="dxa"/>
          </w:tcPr>
          <w:p w14:paraId="005F30FB" w14:textId="77777777" w:rsidR="00D95EE3" w:rsidRPr="00794639" w:rsidRDefault="00D95EE3" w:rsidP="00AC560D">
            <w:pPr>
              <w:pStyle w:val="TableBody"/>
              <w:rPr>
                <w:u w:val="single"/>
              </w:rPr>
            </w:pPr>
            <w:r w:rsidRPr="00794639">
              <w:rPr>
                <w:u w:val="single"/>
              </w:rPr>
              <w:t>Notes</w:t>
            </w:r>
          </w:p>
          <w:p w14:paraId="5EE6C72D" w14:textId="77777777" w:rsidR="00D95EE3" w:rsidRPr="00794639" w:rsidRDefault="00D95EE3" w:rsidP="00AC560D">
            <w:pPr>
              <w:pStyle w:val="TableBody"/>
              <w:numPr>
                <w:ilvl w:val="0"/>
                <w:numId w:val="37"/>
              </w:numPr>
            </w:pPr>
            <w:r w:rsidRPr="00794639">
              <w:t xml:space="preserve">See also </w:t>
            </w:r>
            <w:r w:rsidRPr="00794639">
              <w:rPr>
                <w:rStyle w:val="Code"/>
              </w:rPr>
              <w:t>AT&amp;V</w:t>
            </w:r>
            <w:r w:rsidRPr="00794639">
              <w:t>.</w:t>
            </w:r>
          </w:p>
          <w:p w14:paraId="5673F9D1" w14:textId="77777777" w:rsidR="00D95EE3" w:rsidRPr="00794639" w:rsidRDefault="00D95EE3" w:rsidP="00AC560D">
            <w:pPr>
              <w:pStyle w:val="TableBody"/>
              <w:numPr>
                <w:ilvl w:val="0"/>
                <w:numId w:val="37"/>
              </w:numPr>
            </w:pPr>
            <w:r w:rsidRPr="00794639">
              <w:t>Restore factory settings to active profile.</w:t>
            </w:r>
          </w:p>
          <w:p w14:paraId="295433C8" w14:textId="49EEE032" w:rsidR="00D95EE3" w:rsidRPr="00794639" w:rsidRDefault="00D95EE3" w:rsidP="00953CD3">
            <w:pPr>
              <w:pStyle w:val="TableBody"/>
              <w:numPr>
                <w:ilvl w:val="0"/>
                <w:numId w:val="37"/>
              </w:numPr>
              <w:rPr>
                <w:u w:val="single"/>
              </w:rPr>
            </w:pPr>
            <w:r w:rsidRPr="00794639">
              <w:t>Default factory settings for HL78xx are:</w:t>
            </w:r>
            <w:r w:rsidRPr="00794639">
              <w:br/>
            </w:r>
            <w:r w:rsidRPr="00794639">
              <w:rPr>
                <w:b/>
              </w:rPr>
              <w:t>E1 Q0 V1 X4 &amp;C1 &amp;D1 &amp;R1 &amp;S0 +IFC=2,2 &amp;K3 +IPR=115200 +FCLASS0 S00:0 S01:0 S03:13 S04:10 S05:8 S07:255 S08:0 S10:1</w:t>
            </w:r>
            <w:r w:rsidRPr="00794639">
              <w:tab/>
            </w:r>
            <w:commentRangeEnd w:id="1555"/>
            <w:r w:rsidRPr="00794639">
              <w:rPr>
                <w:rStyle w:val="CommentReference"/>
                <w:rFonts w:ascii="Verdana" w:hAnsi="Verdana" w:cs="Times New Roman"/>
                <w:lang w:eastAsia="en-US"/>
              </w:rPr>
              <w:commentReference w:id="1555"/>
            </w:r>
          </w:p>
        </w:tc>
      </w:tr>
      <w:tr w:rsidR="00420336" w:rsidRPr="00794639" w14:paraId="2840899A" w14:textId="77777777" w:rsidTr="00953CD3">
        <w:trPr>
          <w:trHeight w:val="69"/>
        </w:trPr>
        <w:tc>
          <w:tcPr>
            <w:tcW w:w="1707" w:type="dxa"/>
          </w:tcPr>
          <w:p w14:paraId="2FCDCB51" w14:textId="4953BB05" w:rsidR="00420336" w:rsidRPr="00794639" w:rsidRDefault="00420336" w:rsidP="00420336">
            <w:pPr>
              <w:pStyle w:val="TableBody"/>
              <w:rPr>
                <w:u w:val="single"/>
              </w:rPr>
            </w:pPr>
            <w:r w:rsidRPr="00794639">
              <w:rPr>
                <w:u w:val="single"/>
              </w:rPr>
              <w:t>Examples</w:t>
            </w:r>
          </w:p>
        </w:tc>
        <w:tc>
          <w:tcPr>
            <w:tcW w:w="0" w:type="dxa"/>
          </w:tcPr>
          <w:p w14:paraId="04D6EEC1" w14:textId="77777777" w:rsidR="00420336" w:rsidRPr="00794639" w:rsidRDefault="00420336" w:rsidP="00420336">
            <w:pPr>
              <w:pStyle w:val="TableBody"/>
              <w:rPr>
                <w:b/>
              </w:rPr>
            </w:pPr>
            <w:r w:rsidRPr="00794639">
              <w:rPr>
                <w:b/>
              </w:rPr>
              <w:t>AT&amp;F</w:t>
            </w:r>
          </w:p>
          <w:p w14:paraId="449209E6" w14:textId="77777777" w:rsidR="00420336" w:rsidRPr="00794639" w:rsidRDefault="00420336" w:rsidP="00420336">
            <w:pPr>
              <w:pStyle w:val="TableBody"/>
              <w:rPr>
                <w:b/>
              </w:rPr>
            </w:pPr>
            <w:r w:rsidRPr="00794639">
              <w:rPr>
                <w:b/>
              </w:rPr>
              <w:t>OK</w:t>
            </w:r>
            <w:r w:rsidRPr="00794639">
              <w:rPr>
                <w:b/>
              </w:rPr>
              <w:tab/>
            </w:r>
          </w:p>
          <w:p w14:paraId="3192A7B4" w14:textId="77777777" w:rsidR="00420336" w:rsidRPr="00794639" w:rsidRDefault="00420336" w:rsidP="00420336">
            <w:pPr>
              <w:pStyle w:val="TableBody"/>
              <w:rPr>
                <w:b/>
              </w:rPr>
            </w:pPr>
            <w:r w:rsidRPr="00794639">
              <w:rPr>
                <w:b/>
              </w:rPr>
              <w:tab/>
            </w:r>
          </w:p>
          <w:p w14:paraId="6238747D" w14:textId="77777777" w:rsidR="00420336" w:rsidRPr="00794639" w:rsidRDefault="00420336" w:rsidP="00420336">
            <w:pPr>
              <w:pStyle w:val="TableBody"/>
              <w:rPr>
                <w:b/>
              </w:rPr>
            </w:pPr>
            <w:r w:rsidRPr="00794639">
              <w:rPr>
                <w:b/>
              </w:rPr>
              <w:t>AT&amp;F0</w:t>
            </w:r>
          </w:p>
          <w:p w14:paraId="2AD9BFEB" w14:textId="77777777" w:rsidR="00420336" w:rsidRPr="00794639" w:rsidRDefault="00420336" w:rsidP="00420336">
            <w:pPr>
              <w:pStyle w:val="TableBody"/>
              <w:rPr>
                <w:b/>
              </w:rPr>
            </w:pPr>
            <w:r w:rsidRPr="00794639">
              <w:rPr>
                <w:b/>
              </w:rPr>
              <w:t>OK</w:t>
            </w:r>
            <w:r w:rsidRPr="00794639">
              <w:rPr>
                <w:b/>
              </w:rPr>
              <w:tab/>
            </w:r>
          </w:p>
          <w:p w14:paraId="7EA47269" w14:textId="77777777" w:rsidR="00420336" w:rsidRPr="00794639" w:rsidRDefault="00420336" w:rsidP="00420336">
            <w:pPr>
              <w:pStyle w:val="TableBody"/>
              <w:rPr>
                <w:b/>
              </w:rPr>
            </w:pPr>
            <w:r w:rsidRPr="00794639">
              <w:rPr>
                <w:b/>
              </w:rPr>
              <w:tab/>
            </w:r>
          </w:p>
          <w:p w14:paraId="05C61066" w14:textId="77777777" w:rsidR="00420336" w:rsidRPr="00794639" w:rsidRDefault="00420336" w:rsidP="00420336">
            <w:pPr>
              <w:pStyle w:val="TableBody"/>
              <w:rPr>
                <w:b/>
              </w:rPr>
            </w:pPr>
            <w:r w:rsidRPr="00794639">
              <w:rPr>
                <w:b/>
              </w:rPr>
              <w:t>AT&amp;F1</w:t>
            </w:r>
          </w:p>
          <w:p w14:paraId="35661501" w14:textId="790E2907" w:rsidR="00420336" w:rsidRPr="00794639" w:rsidRDefault="00420336" w:rsidP="00D95EE3">
            <w:pPr>
              <w:pStyle w:val="TableBody"/>
            </w:pPr>
            <w:r w:rsidRPr="00794639">
              <w:rPr>
                <w:b/>
              </w:rPr>
              <w:t>ERROR</w:t>
            </w:r>
          </w:p>
        </w:tc>
      </w:tr>
    </w:tbl>
    <w:p w14:paraId="044A728C" w14:textId="77777777" w:rsidR="003F5D15" w:rsidRPr="00794639" w:rsidRDefault="003F5D15" w:rsidP="003F5D15">
      <w:pPr>
        <w:pStyle w:val="Heading2"/>
      </w:pPr>
      <w:bookmarkStart w:id="1556" w:name="_Toc345081216"/>
      <w:bookmarkStart w:id="1557" w:name="_Toc349752964"/>
      <w:bookmarkStart w:id="1558" w:name="_Toc349753852"/>
      <w:bookmarkStart w:id="1559" w:name="_Ref366743648"/>
      <w:bookmarkStart w:id="1560" w:name="_Ref369078600"/>
      <w:bookmarkStart w:id="1561" w:name="_Toc368585921"/>
      <w:bookmarkStart w:id="1562" w:name="_Ref372105846"/>
      <w:bookmarkStart w:id="1563" w:name="_Ref387740585"/>
      <w:bookmarkStart w:id="1564" w:name="_Ref387740587"/>
      <w:bookmarkStart w:id="1565" w:name="_Toc464721449"/>
      <w:bookmarkStart w:id="1566" w:name="_Toc471720949"/>
      <w:bookmarkStart w:id="1567" w:name="_Ref518912592"/>
      <w:bookmarkStart w:id="1568" w:name="_Ref518912594"/>
      <w:bookmarkStart w:id="1569" w:name="_Ref525918143"/>
      <w:bookmarkStart w:id="1570" w:name="_Ref525918145"/>
      <w:bookmarkStart w:id="1571" w:name="_Toc531700556"/>
      <w:commentRangeStart w:id="1572"/>
      <w:r w:rsidRPr="00794639">
        <w:t xml:space="preserve">&amp;V Command: Display Current </w:t>
      </w:r>
      <w:bookmarkEnd w:id="1556"/>
      <w:r w:rsidRPr="00794639">
        <w:t>Configuration</w:t>
      </w:r>
      <w:bookmarkEnd w:id="1557"/>
      <w:bookmarkEnd w:id="1558"/>
      <w:bookmarkEnd w:id="1559"/>
      <w:bookmarkEnd w:id="1560"/>
      <w:bookmarkEnd w:id="1561"/>
      <w:bookmarkEnd w:id="1562"/>
      <w:bookmarkEnd w:id="1563"/>
      <w:bookmarkEnd w:id="1564"/>
      <w:bookmarkEnd w:id="1565"/>
      <w:bookmarkEnd w:id="1566"/>
      <w:bookmarkEnd w:id="1567"/>
      <w:bookmarkEnd w:id="1568"/>
      <w:commentRangeEnd w:id="1572"/>
      <w:r w:rsidR="002F3C41" w:rsidRPr="00794639">
        <w:rPr>
          <w:rStyle w:val="CommentReference"/>
          <w:rFonts w:ascii="Verdana" w:eastAsia="Times New Roman" w:hAnsi="Verdana" w:cs="Times New Roman"/>
          <w:b w:val="0"/>
          <w:lang w:eastAsia="en-US"/>
        </w:rPr>
        <w:commentReference w:id="1572"/>
      </w:r>
      <w:bookmarkEnd w:id="1569"/>
      <w:bookmarkEnd w:id="1570"/>
      <w:bookmarkEnd w:id="1571"/>
    </w:p>
    <w:tbl>
      <w:tblPr>
        <w:tblStyle w:val="TableSWIleft"/>
        <w:tblW w:w="8997" w:type="dxa"/>
        <w:tblLayout w:type="fixed"/>
        <w:tblLook w:val="04A0" w:firstRow="1" w:lastRow="0" w:firstColumn="1" w:lastColumn="0" w:noHBand="0" w:noVBand="1"/>
      </w:tblPr>
      <w:tblGrid>
        <w:gridCol w:w="1707"/>
        <w:gridCol w:w="7290"/>
      </w:tblGrid>
      <w:tr w:rsidR="003F5D15" w:rsidRPr="00794639" w14:paraId="59C181A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7191EDB" w14:textId="4CC16B93" w:rsidR="003F5D15" w:rsidRPr="00913410" w:rsidRDefault="003F5D15">
            <w:pPr>
              <w:pStyle w:val="TableRowHead"/>
              <w:spacing w:before="144" w:after="144"/>
              <w:rPr>
                <w:bCs w:val="0"/>
              </w:rPr>
            </w:pPr>
            <w:r w:rsidRPr="005C602E">
              <w:t>HL78</w:t>
            </w:r>
            <w:r w:rsidR="00AA7BFF" w:rsidRPr="005C602E">
              <w:t>0</w:t>
            </w:r>
            <w:r w:rsidR="00AA7BFF" w:rsidRPr="00913410">
              <w:t>0</w:t>
            </w:r>
          </w:p>
        </w:tc>
      </w:tr>
      <w:tr w:rsidR="003F5D15" w:rsidRPr="00794639" w14:paraId="5EDE5E58" w14:textId="77777777" w:rsidTr="00953CD3">
        <w:trPr>
          <w:cantSplit w:val="0"/>
          <w:trHeight w:val="1214"/>
        </w:trPr>
        <w:tc>
          <w:tcPr>
            <w:tcW w:w="1707" w:type="dxa"/>
          </w:tcPr>
          <w:p w14:paraId="6F9822E2" w14:textId="77777777" w:rsidR="003F5D15" w:rsidRPr="00794639" w:rsidRDefault="003F5D15" w:rsidP="0038560E">
            <w:pPr>
              <w:pStyle w:val="TableBody"/>
              <w:keepNext/>
              <w:widowControl w:val="0"/>
              <w:rPr>
                <w:i/>
              </w:rPr>
            </w:pPr>
            <w:r w:rsidRPr="00794639">
              <w:rPr>
                <w:i/>
              </w:rPr>
              <w:t>Execute command</w:t>
            </w:r>
          </w:p>
          <w:p w14:paraId="3A7F26EC" w14:textId="77777777" w:rsidR="003F5D15" w:rsidRPr="00794639" w:rsidRDefault="003F5D15" w:rsidP="0038560E">
            <w:pPr>
              <w:pStyle w:val="TableBody"/>
              <w:keepNext/>
              <w:widowControl w:val="0"/>
            </w:pPr>
          </w:p>
          <w:p w14:paraId="3B04F816" w14:textId="77777777" w:rsidR="003F5D15" w:rsidRPr="00794639" w:rsidRDefault="003F5D15" w:rsidP="0038560E">
            <w:pPr>
              <w:pStyle w:val="TableBody"/>
              <w:keepNext/>
              <w:widowControl w:val="0"/>
              <w:rPr>
                <w:u w:val="single"/>
              </w:rPr>
            </w:pPr>
            <w:r w:rsidRPr="00794639">
              <w:rPr>
                <w:u w:val="single"/>
              </w:rPr>
              <w:t>Syntax</w:t>
            </w:r>
          </w:p>
          <w:p w14:paraId="48AE415A" w14:textId="77777777" w:rsidR="003F5D15" w:rsidRPr="00794639" w:rsidRDefault="003F5D15" w:rsidP="0038560E">
            <w:pPr>
              <w:pStyle w:val="TableBody"/>
              <w:keepNext/>
              <w:widowControl w:val="0"/>
            </w:pPr>
            <w:r w:rsidRPr="00794639">
              <w:rPr>
                <w:b/>
              </w:rPr>
              <w:t>AT&amp;V[&lt;value&gt;]</w:t>
            </w:r>
          </w:p>
        </w:tc>
        <w:tc>
          <w:tcPr>
            <w:tcW w:w="0" w:type="dxa"/>
          </w:tcPr>
          <w:p w14:paraId="600DFFF9" w14:textId="77777777" w:rsidR="003F5D15" w:rsidRPr="00794639" w:rsidRDefault="003F5D15" w:rsidP="0038560E">
            <w:pPr>
              <w:pStyle w:val="TableBody"/>
              <w:keepNext/>
              <w:widowControl w:val="0"/>
              <w:rPr>
                <w:u w:val="single"/>
              </w:rPr>
            </w:pPr>
          </w:p>
          <w:p w14:paraId="1421CAFA" w14:textId="77777777" w:rsidR="003F5D15" w:rsidRPr="00794639" w:rsidRDefault="003F5D15" w:rsidP="0038560E">
            <w:pPr>
              <w:pStyle w:val="TableBody"/>
              <w:keepNext/>
              <w:widowControl w:val="0"/>
              <w:rPr>
                <w:u w:val="single"/>
              </w:rPr>
            </w:pPr>
          </w:p>
          <w:p w14:paraId="6F74924A" w14:textId="77777777" w:rsidR="003F5D15" w:rsidRPr="00794639" w:rsidRDefault="003F5D15" w:rsidP="0038560E">
            <w:pPr>
              <w:pStyle w:val="TableBody"/>
              <w:keepNext/>
              <w:widowControl w:val="0"/>
              <w:rPr>
                <w:u w:val="single"/>
              </w:rPr>
            </w:pPr>
            <w:r w:rsidRPr="00794639">
              <w:rPr>
                <w:u w:val="single"/>
              </w:rPr>
              <w:t>Response</w:t>
            </w:r>
          </w:p>
          <w:p w14:paraId="422A9E31" w14:textId="77777777" w:rsidR="008F402F" w:rsidRPr="00794639" w:rsidRDefault="003F5D15" w:rsidP="0038560E">
            <w:pPr>
              <w:pStyle w:val="TableBody"/>
              <w:keepNext/>
              <w:widowControl w:val="0"/>
              <w:rPr>
                <w:b/>
              </w:rPr>
            </w:pPr>
            <w:r w:rsidRPr="00794639">
              <w:rPr>
                <w:b/>
              </w:rPr>
              <w:t xml:space="preserve">ACTIVE PROFILE: </w:t>
            </w:r>
          </w:p>
          <w:p w14:paraId="661D06EF" w14:textId="482803E7" w:rsidR="003F5D15" w:rsidRPr="00794639" w:rsidRDefault="003F5D15" w:rsidP="0038560E">
            <w:pPr>
              <w:pStyle w:val="TableBody"/>
              <w:keepNext/>
              <w:widowControl w:val="0"/>
              <w:rPr>
                <w:b/>
                <w:lang w:eastAsia="zh-CN"/>
              </w:rPr>
            </w:pPr>
            <w:r w:rsidRPr="00794639">
              <w:rPr>
                <w:b/>
              </w:rPr>
              <w:t>&lt;current configuration&gt;</w:t>
            </w:r>
          </w:p>
          <w:p w14:paraId="45D0131E" w14:textId="77777777" w:rsidR="008F402F" w:rsidRPr="00794639" w:rsidRDefault="003F5D15" w:rsidP="0038560E">
            <w:pPr>
              <w:pStyle w:val="TableBody"/>
              <w:keepNext/>
              <w:widowControl w:val="0"/>
              <w:rPr>
                <w:b/>
              </w:rPr>
            </w:pPr>
            <w:r w:rsidRPr="00794639">
              <w:rPr>
                <w:b/>
              </w:rPr>
              <w:t xml:space="preserve">STORED PROFILE 0: </w:t>
            </w:r>
          </w:p>
          <w:p w14:paraId="029FE7F4" w14:textId="198CB387" w:rsidR="003F5D15" w:rsidRPr="00794639" w:rsidRDefault="003F5D15" w:rsidP="0038560E">
            <w:pPr>
              <w:pStyle w:val="TableBody"/>
              <w:keepNext/>
              <w:widowControl w:val="0"/>
              <w:rPr>
                <w:b/>
                <w:lang w:eastAsia="zh-CN"/>
              </w:rPr>
            </w:pPr>
            <w:r w:rsidRPr="00794639">
              <w:rPr>
                <w:b/>
              </w:rPr>
              <w:t>&lt;user0 default configuration&gt;</w:t>
            </w:r>
          </w:p>
          <w:p w14:paraId="57CFAFE2" w14:textId="77777777" w:rsidR="008F402F" w:rsidRPr="00794639" w:rsidRDefault="003F5D15" w:rsidP="0038560E">
            <w:pPr>
              <w:pStyle w:val="TableBody"/>
              <w:keepNext/>
              <w:widowControl w:val="0"/>
              <w:rPr>
                <w:b/>
              </w:rPr>
            </w:pPr>
            <w:r w:rsidRPr="00794639">
              <w:rPr>
                <w:b/>
              </w:rPr>
              <w:t xml:space="preserve">STORED PROFILE 1: </w:t>
            </w:r>
          </w:p>
          <w:p w14:paraId="4B92290C" w14:textId="7605CE7E" w:rsidR="003F5D15" w:rsidRPr="00794639" w:rsidRDefault="003F5D15" w:rsidP="0038560E">
            <w:pPr>
              <w:pStyle w:val="TableBody"/>
              <w:keepNext/>
              <w:widowControl w:val="0"/>
              <w:rPr>
                <w:b/>
              </w:rPr>
            </w:pPr>
            <w:r w:rsidRPr="00794639">
              <w:rPr>
                <w:b/>
              </w:rPr>
              <w:t>&lt;user1 default configuration&gt;</w:t>
            </w:r>
          </w:p>
          <w:p w14:paraId="413D8E0C" w14:textId="77777777" w:rsidR="003F5D15" w:rsidRPr="00794639" w:rsidRDefault="003F5D15" w:rsidP="0038560E">
            <w:pPr>
              <w:pStyle w:val="TableBody"/>
              <w:keepNext/>
              <w:widowControl w:val="0"/>
              <w:rPr>
                <w:b/>
                <w:lang w:eastAsia="zh-CN"/>
              </w:rPr>
            </w:pPr>
            <w:r w:rsidRPr="00794639">
              <w:rPr>
                <w:b/>
                <w:lang w:eastAsia="zh-CN"/>
              </w:rPr>
              <w:t>OK</w:t>
            </w:r>
          </w:p>
          <w:p w14:paraId="717F4749" w14:textId="77777777" w:rsidR="003F5D15" w:rsidRPr="00794639" w:rsidRDefault="003F5D15" w:rsidP="0038560E">
            <w:pPr>
              <w:pStyle w:val="TableBody"/>
              <w:keepNext/>
              <w:widowControl w:val="0"/>
              <w:rPr>
                <w:lang w:eastAsia="zh-CN"/>
              </w:rPr>
            </w:pPr>
          </w:p>
          <w:p w14:paraId="3ADEAF0F" w14:textId="3522C3EA" w:rsidR="003F5D15" w:rsidRPr="00794639" w:rsidRDefault="003F5D15" w:rsidP="0038560E">
            <w:pPr>
              <w:pStyle w:val="TableBody"/>
              <w:keepNext/>
              <w:widowControl w:val="0"/>
              <w:rPr>
                <w:u w:val="single"/>
              </w:rPr>
            </w:pPr>
            <w:r w:rsidRPr="00794639">
              <w:rPr>
                <w:u w:val="single"/>
              </w:rPr>
              <w:t>Parameter</w:t>
            </w:r>
          </w:p>
          <w:p w14:paraId="0BEEAFE3" w14:textId="11C2A800" w:rsidR="003F5D15" w:rsidRPr="00794639" w:rsidRDefault="003F5D15" w:rsidP="0038560E">
            <w:pPr>
              <w:pStyle w:val="TableBody"/>
              <w:keepNext/>
              <w:widowControl w:val="0"/>
              <w:rPr>
                <w:lang w:eastAsia="zh-CN"/>
              </w:rPr>
            </w:pPr>
            <w:r w:rsidRPr="00794639">
              <w:rPr>
                <w:b/>
              </w:rPr>
              <w:t>&lt;value&gt;</w:t>
            </w:r>
            <w:r w:rsidRPr="00794639">
              <w:rPr>
                <w:snapToGrid w:val="0"/>
              </w:rPr>
              <w:tab/>
            </w:r>
            <w:r w:rsidRPr="00794639">
              <w:rPr>
                <w:snapToGrid w:val="0"/>
                <w:u w:val="single"/>
              </w:rPr>
              <w:t>0</w:t>
            </w:r>
            <w:r w:rsidRPr="00794639">
              <w:rPr>
                <w:snapToGrid w:val="0"/>
              </w:rPr>
              <w:t xml:space="preserve"> or </w:t>
            </w:r>
            <w:r w:rsidR="008610FD" w:rsidRPr="00794639">
              <w:rPr>
                <w:snapToGrid w:val="0"/>
                <w:u w:val="single"/>
              </w:rPr>
              <w:t>O</w:t>
            </w:r>
            <w:r w:rsidRPr="00794639">
              <w:rPr>
                <w:snapToGrid w:val="0"/>
                <w:u w:val="single"/>
              </w:rPr>
              <w:t>mitted</w:t>
            </w:r>
            <w:r w:rsidRPr="00794639">
              <w:rPr>
                <w:snapToGrid w:val="0"/>
              </w:rPr>
              <w:tab/>
              <w:t>All Profiles</w:t>
            </w:r>
            <w:r w:rsidRPr="00794639">
              <w:rPr>
                <w:rFonts w:eastAsia="PMingLiU"/>
                <w:snapToGrid w:val="0"/>
                <w:lang w:eastAsia="zh-TW"/>
              </w:rPr>
              <w:t xml:space="preserve"> </w:t>
            </w:r>
          </w:p>
        </w:tc>
      </w:tr>
      <w:tr w:rsidR="00D95EE3" w:rsidRPr="00794639" w14:paraId="2DDFCB8F" w14:textId="77777777" w:rsidTr="00AC560D">
        <w:trPr>
          <w:trHeight w:val="65"/>
        </w:trPr>
        <w:tc>
          <w:tcPr>
            <w:tcW w:w="1707" w:type="dxa"/>
          </w:tcPr>
          <w:p w14:paraId="73681F00" w14:textId="77777777" w:rsidR="00D95EE3" w:rsidRPr="00794639" w:rsidRDefault="00D95EE3" w:rsidP="00AC560D">
            <w:pPr>
              <w:pStyle w:val="TableBody"/>
              <w:rPr>
                <w:u w:val="single"/>
              </w:rPr>
            </w:pPr>
            <w:commentRangeStart w:id="1573"/>
            <w:r w:rsidRPr="00794639">
              <w:rPr>
                <w:u w:val="single"/>
              </w:rPr>
              <w:t>Reference</w:t>
            </w:r>
          </w:p>
          <w:p w14:paraId="7C7A2886" w14:textId="77777777" w:rsidR="00D95EE3" w:rsidRPr="00794639" w:rsidRDefault="00D95EE3" w:rsidP="00AC560D">
            <w:pPr>
              <w:pStyle w:val="TableBody"/>
              <w:rPr>
                <w:u w:val="single"/>
              </w:rPr>
            </w:pPr>
            <w:r w:rsidRPr="00794639">
              <w:t>Sierra Wireless Proprietary</w:t>
            </w:r>
          </w:p>
        </w:tc>
        <w:tc>
          <w:tcPr>
            <w:tcW w:w="7290" w:type="dxa"/>
          </w:tcPr>
          <w:p w14:paraId="7571A1AD" w14:textId="77777777" w:rsidR="00D95EE3" w:rsidRPr="00794639" w:rsidRDefault="00D95EE3" w:rsidP="00AC560D">
            <w:pPr>
              <w:pStyle w:val="TableBody"/>
              <w:rPr>
                <w:u w:val="single"/>
              </w:rPr>
            </w:pPr>
            <w:r w:rsidRPr="00794639">
              <w:rPr>
                <w:u w:val="single"/>
              </w:rPr>
              <w:t>Notes</w:t>
            </w:r>
          </w:p>
          <w:p w14:paraId="23545393" w14:textId="77777777" w:rsidR="00D95EE3" w:rsidRPr="00794639" w:rsidRDefault="00D95EE3" w:rsidP="00AC560D">
            <w:pPr>
              <w:pStyle w:val="TableBody"/>
              <w:numPr>
                <w:ilvl w:val="0"/>
                <w:numId w:val="37"/>
              </w:numPr>
            </w:pPr>
            <w:r w:rsidRPr="00794639">
              <w:t xml:space="preserve">At startup, the latest profile stored with </w:t>
            </w:r>
            <w:r w:rsidRPr="00794639">
              <w:rPr>
                <w:rStyle w:val="Code"/>
              </w:rPr>
              <w:t>AT&amp;W</w:t>
            </w:r>
            <w:r w:rsidRPr="00794639">
              <w:t xml:space="preserve"> is restored to the Active profile (no restoration if </w:t>
            </w:r>
            <w:r w:rsidRPr="00794639">
              <w:rPr>
                <w:rStyle w:val="Code"/>
              </w:rPr>
              <w:t>AT&amp;W</w:t>
            </w:r>
            <w:r w:rsidRPr="00794639">
              <w:t xml:space="preserve"> has not been used).</w:t>
            </w:r>
          </w:p>
          <w:p w14:paraId="2B4F0D08" w14:textId="77777777" w:rsidR="00D95EE3" w:rsidRPr="00794639" w:rsidRDefault="00D95EE3" w:rsidP="00AC560D">
            <w:pPr>
              <w:pStyle w:val="TableBody"/>
              <w:numPr>
                <w:ilvl w:val="0"/>
                <w:numId w:val="37"/>
              </w:numPr>
            </w:pPr>
            <w:r w:rsidRPr="00794639">
              <w:t>The configuration is a text string on multiple lines as shown in the example below. This string may vary depending on the manufactory, the product and the user setup.</w:t>
            </w:r>
          </w:p>
          <w:p w14:paraId="0F3CE311" w14:textId="2C9105A4" w:rsidR="00D95EE3" w:rsidRPr="00794639" w:rsidRDefault="00D95EE3" w:rsidP="00953CD3">
            <w:pPr>
              <w:pStyle w:val="TableBody"/>
              <w:numPr>
                <w:ilvl w:val="0"/>
                <w:numId w:val="37"/>
              </w:numPr>
            </w:pPr>
            <w:r w:rsidRPr="00794639">
              <w:rPr>
                <w:rStyle w:val="Code"/>
              </w:rPr>
              <w:t>AT&amp;V</w:t>
            </w:r>
            <w:r w:rsidRPr="00794639">
              <w:t xml:space="preserve"> lists </w:t>
            </w:r>
            <w:r w:rsidRPr="00794639">
              <w:rPr>
                <w:rStyle w:val="Code"/>
              </w:rPr>
              <w:t>+IFC</w:t>
            </w:r>
            <w:r w:rsidRPr="00794639">
              <w:t xml:space="preserve"> and </w:t>
            </w:r>
            <w:r w:rsidRPr="00794639">
              <w:rPr>
                <w:rStyle w:val="Code"/>
              </w:rPr>
              <w:t>S01</w:t>
            </w:r>
            <w:r w:rsidRPr="00794639">
              <w:t xml:space="preserve"> parameters which are directly editable. </w:t>
            </w:r>
            <w:r w:rsidRPr="00794639">
              <w:rPr>
                <w:rStyle w:val="Code"/>
              </w:rPr>
              <w:t>+IFC</w:t>
            </w:r>
            <w:r w:rsidRPr="00794639">
              <w:t xml:space="preserve"> answer reflects the flow control parameters set by </w:t>
            </w:r>
            <w:r w:rsidRPr="00794639">
              <w:rPr>
                <w:rStyle w:val="Code"/>
              </w:rPr>
              <w:t>AT&amp;K</w:t>
            </w:r>
            <w:r w:rsidRPr="00794639">
              <w:t>.</w:t>
            </w:r>
            <w:commentRangeEnd w:id="1573"/>
            <w:r w:rsidRPr="00794639">
              <w:rPr>
                <w:rStyle w:val="CommentReference"/>
                <w:rFonts w:ascii="Verdana" w:hAnsi="Verdana" w:cs="Times New Roman"/>
                <w:lang w:eastAsia="en-US"/>
              </w:rPr>
              <w:commentReference w:id="1573"/>
            </w:r>
          </w:p>
        </w:tc>
      </w:tr>
      <w:tr w:rsidR="008F402F" w:rsidRPr="00794639" w14:paraId="32FFEF19" w14:textId="77777777" w:rsidTr="00953CD3">
        <w:trPr>
          <w:trHeight w:val="65"/>
        </w:trPr>
        <w:tc>
          <w:tcPr>
            <w:tcW w:w="1707" w:type="dxa"/>
          </w:tcPr>
          <w:p w14:paraId="6C2E95EB" w14:textId="01518ECD" w:rsidR="008F402F" w:rsidRPr="00794639" w:rsidRDefault="008F402F" w:rsidP="008F402F">
            <w:pPr>
              <w:pStyle w:val="TableBody"/>
              <w:rPr>
                <w:u w:val="single"/>
              </w:rPr>
            </w:pPr>
            <w:r w:rsidRPr="00794639">
              <w:rPr>
                <w:u w:val="single"/>
              </w:rPr>
              <w:t>Example</w:t>
            </w:r>
          </w:p>
        </w:tc>
        <w:tc>
          <w:tcPr>
            <w:tcW w:w="0" w:type="dxa"/>
          </w:tcPr>
          <w:p w14:paraId="46BAA30C" w14:textId="77777777" w:rsidR="008F402F" w:rsidRPr="00794639" w:rsidRDefault="008F402F" w:rsidP="008F402F">
            <w:pPr>
              <w:pStyle w:val="TableBody"/>
              <w:keepNext/>
              <w:rPr>
                <w:b/>
              </w:rPr>
            </w:pPr>
            <w:r w:rsidRPr="00794639">
              <w:rPr>
                <w:b/>
              </w:rPr>
              <w:t>E1 Q0 V1 X4 &amp;C1 &amp;D1 &amp;R1 &amp;S0 +IFC=2,2 &amp;K3 +IPR=115200 +FCLASS0</w:t>
            </w:r>
          </w:p>
          <w:p w14:paraId="010DD15D" w14:textId="6628D371" w:rsidR="008F402F" w:rsidRPr="00794639" w:rsidRDefault="008F402F" w:rsidP="008F402F">
            <w:pPr>
              <w:pStyle w:val="TableBody"/>
              <w:keepNext/>
              <w:rPr>
                <w:b/>
              </w:rPr>
            </w:pPr>
            <w:r w:rsidRPr="00794639">
              <w:rPr>
                <w:b/>
              </w:rPr>
              <w:t>S00:0 S01:0 S03:13 S04:10 S05:8 S07:255 S08:0 S10:1</w:t>
            </w:r>
          </w:p>
          <w:p w14:paraId="474482C6" w14:textId="77777777" w:rsidR="00D95EE3" w:rsidRPr="00794639" w:rsidRDefault="00D95EE3" w:rsidP="00953CD3">
            <w:pPr>
              <w:pStyle w:val="TableBody"/>
              <w:keepNext/>
              <w:rPr>
                <w:b/>
              </w:rPr>
            </w:pPr>
          </w:p>
          <w:p w14:paraId="0A2593A3" w14:textId="37CCC2A6" w:rsidR="008F402F" w:rsidRPr="00794639" w:rsidRDefault="008F402F" w:rsidP="00953CD3">
            <w:pPr>
              <w:pStyle w:val="TableBody"/>
              <w:keepNext/>
            </w:pPr>
            <w:r w:rsidRPr="00794639">
              <w:t>This command indicates the result of certain actions as shown below:</w:t>
            </w:r>
          </w:p>
          <w:p w14:paraId="1ACFDA8C" w14:textId="52F54762" w:rsidR="008F402F" w:rsidRPr="00794639" w:rsidRDefault="008F402F" w:rsidP="00953CD3">
            <w:pPr>
              <w:pStyle w:val="TableBody"/>
              <w:ind w:left="720"/>
              <w:rPr>
                <w:b/>
              </w:rPr>
            </w:pPr>
            <w:r w:rsidRPr="00794639">
              <w:rPr>
                <w:noProof/>
              </w:rPr>
              <mc:AlternateContent>
                <mc:Choice Requires="wpg">
                  <w:drawing>
                    <wp:inline distT="0" distB="0" distL="0" distR="0" wp14:anchorId="5C31F10F" wp14:editId="24B9698E">
                      <wp:extent cx="2790825" cy="1097280"/>
                      <wp:effectExtent l="0" t="0" r="0" b="7620"/>
                      <wp:docPr id="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0825" cy="1097280"/>
                                <a:chOff x="0" y="92"/>
                                <a:chExt cx="4752" cy="1243"/>
                              </a:xfrm>
                            </wpg:grpSpPr>
                            <wps:wsp>
                              <wps:cNvPr id="2" name="Text Box 37"/>
                              <wps:cNvSpPr txBox="1">
                                <a:spLocks noChangeArrowheads="1"/>
                              </wps:cNvSpPr>
                              <wps:spPr bwMode="auto">
                                <a:xfrm>
                                  <a:off x="1503" y="92"/>
                                  <a:ext cx="158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4BB41"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Active Profile</w:t>
                                    </w:r>
                                  </w:p>
                                  <w:p w14:paraId="5BB078D0" w14:textId="77777777" w:rsidR="00AF18B7" w:rsidRDefault="00AF18B7" w:rsidP="00EE146E">
                                    <w:pPr>
                                      <w:jc w:val="center"/>
                                    </w:pPr>
                                  </w:p>
                                </w:txbxContent>
                              </wps:txbx>
                              <wps:bodyPr rot="0" vert="horz" wrap="square" lIns="91440" tIns="45720" rIns="91440" bIns="45720" anchor="t" anchorCtr="0" upright="1">
                                <a:noAutofit/>
                              </wps:bodyPr>
                            </wps:wsp>
                            <wps:wsp>
                              <wps:cNvPr id="3" name="Text Box 38"/>
                              <wps:cNvSpPr txBox="1">
                                <a:spLocks noChangeArrowheads="1"/>
                              </wps:cNvSpPr>
                              <wps:spPr bwMode="auto">
                                <a:xfrm>
                                  <a:off x="0" y="1008"/>
                                  <a:ext cx="2113"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E79DA" w14:textId="77777777" w:rsidR="00AF18B7" w:rsidRPr="006D4693" w:rsidRDefault="00AF18B7" w:rsidP="00EE146E">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30576F6" w14:textId="77777777" w:rsidR="00AF18B7" w:rsidRDefault="00AF18B7" w:rsidP="00EE146E"/>
                                </w:txbxContent>
                              </wps:txbx>
                              <wps:bodyPr rot="0" vert="horz" wrap="square" lIns="91440" tIns="45720" rIns="91440" bIns="45720" anchor="t" anchorCtr="0" upright="1">
                                <a:noAutofit/>
                              </wps:bodyPr>
                            </wps:wsp>
                            <wps:wsp>
                              <wps:cNvPr id="6" name="Text Box 39"/>
                              <wps:cNvSpPr txBox="1">
                                <a:spLocks noChangeArrowheads="1"/>
                              </wps:cNvSpPr>
                              <wps:spPr bwMode="auto">
                                <a:xfrm>
                                  <a:off x="2880" y="1008"/>
                                  <a:ext cx="1872"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A0D80"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Default Settings</w:t>
                                    </w:r>
                                  </w:p>
                                  <w:p w14:paraId="56D4AD55" w14:textId="77777777" w:rsidR="00AF18B7" w:rsidRDefault="00AF18B7" w:rsidP="00EE146E">
                                    <w:pPr>
                                      <w:jc w:val="center"/>
                                    </w:pPr>
                                  </w:p>
                                </w:txbxContent>
                              </wps:txbx>
                              <wps:bodyPr rot="0" vert="horz" wrap="square" lIns="91440" tIns="45720" rIns="91440" bIns="45720" anchor="t" anchorCtr="0" upright="1">
                                <a:noAutofit/>
                              </wps:bodyPr>
                            </wps:wsp>
                            <wps:wsp>
                              <wps:cNvPr id="7" name="Line 40"/>
                              <wps:cNvCnPr/>
                              <wps:spPr bwMode="auto">
                                <a:xfrm flipV="1">
                                  <a:off x="864"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0" name="Line 41"/>
                              <wps:cNvCnPr/>
                              <wps:spPr bwMode="auto">
                                <a:xfrm flipH="1" flipV="1">
                                  <a:off x="259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2" name="Line 42"/>
                              <wps:cNvCnPr/>
                              <wps:spPr bwMode="auto">
                                <a:xfrm flipH="1">
                                  <a:off x="1152" y="432"/>
                                  <a:ext cx="864" cy="576"/>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3" name="Text Box 43"/>
                              <wps:cNvSpPr txBox="1">
                                <a:spLocks noChangeArrowheads="1"/>
                              </wps:cNvSpPr>
                              <wps:spPr bwMode="auto">
                                <a:xfrm>
                                  <a:off x="432"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62461"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ATZ</w:t>
                                    </w:r>
                                  </w:p>
                                  <w:p w14:paraId="3D7E5429" w14:textId="77777777" w:rsidR="00AF18B7" w:rsidRDefault="00AF18B7" w:rsidP="00EE146E"/>
                                </w:txbxContent>
                              </wps:txbx>
                              <wps:bodyPr rot="0" vert="horz" wrap="square" lIns="91440" tIns="45720" rIns="91440" bIns="45720" anchor="t" anchorCtr="0" upright="1">
                                <a:noAutofit/>
                              </wps:bodyPr>
                            </wps:wsp>
                            <wps:wsp>
                              <wps:cNvPr id="229" name="Text Box 44"/>
                              <wps:cNvSpPr txBox="1">
                                <a:spLocks noChangeArrowheads="1"/>
                              </wps:cNvSpPr>
                              <wps:spPr bwMode="auto">
                                <a:xfrm>
                                  <a:off x="2880" y="432"/>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C90E86"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AT&amp;F</w:t>
                                    </w:r>
                                  </w:p>
                                  <w:p w14:paraId="6B3F3080" w14:textId="77777777" w:rsidR="00AF18B7" w:rsidRDefault="00AF18B7" w:rsidP="00EE146E">
                                    <w:pPr>
                                      <w:jc w:val="center"/>
                                    </w:pPr>
                                  </w:p>
                                </w:txbxContent>
                              </wps:txbx>
                              <wps:bodyPr rot="0" vert="horz" wrap="square" lIns="91440" tIns="45720" rIns="91440" bIns="45720" anchor="t" anchorCtr="0" upright="1">
                                <a:noAutofit/>
                              </wps:bodyPr>
                            </wps:wsp>
                            <wps:wsp>
                              <wps:cNvPr id="235" name="Text Box 45"/>
                              <wps:cNvSpPr txBox="1">
                                <a:spLocks noChangeArrowheads="1"/>
                              </wps:cNvSpPr>
                              <wps:spPr bwMode="auto">
                                <a:xfrm>
                                  <a:off x="1584" y="576"/>
                                  <a:ext cx="115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5AD7EF"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AT&amp;W</w:t>
                                    </w:r>
                                  </w:p>
                                  <w:p w14:paraId="0C1AD4F4" w14:textId="77777777" w:rsidR="00AF18B7" w:rsidRDefault="00AF18B7" w:rsidP="00EE146E">
                                    <w:pPr>
                                      <w:jc w:val="center"/>
                                    </w:pPr>
                                  </w:p>
                                </w:txbxContent>
                              </wps:txbx>
                              <wps:bodyPr rot="0" vert="horz" wrap="square" lIns="91440" tIns="45720" rIns="91440" bIns="45720" anchor="t" anchorCtr="0" upright="1">
                                <a:noAutofit/>
                              </wps:bodyPr>
                            </wps:wsp>
                          </wpg:wgp>
                        </a:graphicData>
                      </a:graphic>
                    </wp:inline>
                  </w:drawing>
                </mc:Choice>
                <mc:Fallback>
                  <w:pict>
                    <v:group w14:anchorId="5C31F10F" id="Group 36" o:spid="_x0000_s1037" style="width:219.75pt;height:86.4pt;mso-position-horizontal-relative:char;mso-position-vertical-relative:line" coordorigin=",92" coordsize="4752,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">
                      <v:shape id="Text Box 37" o:spid="_x0000_s1038" type="#_x0000_t202" style="position:absolute;left:1503;top:92;width:158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45A4BB41"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Active Profile</w:t>
                              </w:r>
                            </w:p>
                            <w:p w14:paraId="5BB078D0" w14:textId="77777777" w:rsidR="00AF18B7" w:rsidRDefault="00AF18B7" w:rsidP="00EE146E">
                              <w:pPr>
                                <w:jc w:val="center"/>
                              </w:pPr>
                            </w:p>
                          </w:txbxContent>
                        </v:textbox>
                      </v:shape>
                      <v:shape id="Text Box 38" o:spid="_x0000_s1039" type="#_x0000_t202" style="position:absolute;top:1008;width:2113;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552E79DA" w14:textId="77777777" w:rsidR="00AF18B7" w:rsidRPr="006D4693" w:rsidRDefault="00AF18B7" w:rsidP="00EE146E">
                              <w:pPr>
                                <w:spacing w:before="0"/>
                                <w:jc w:val="center"/>
                                <w:rPr>
                                  <w:rFonts w:ascii="Arial" w:eastAsia="PMingLiU" w:hAnsi="Arial" w:cs="Arial"/>
                                  <w:b/>
                                  <w:sz w:val="18"/>
                                  <w:szCs w:val="18"/>
                                  <w:lang w:eastAsia="zh-TW"/>
                                </w:rPr>
                              </w:pPr>
                              <w:r w:rsidRPr="006D4693">
                                <w:rPr>
                                  <w:rFonts w:ascii="Arial" w:hAnsi="Arial" w:cs="Arial"/>
                                  <w:sz w:val="18"/>
                                  <w:szCs w:val="18"/>
                                </w:rPr>
                                <w:t>Stored profile</w:t>
                              </w:r>
                            </w:p>
                            <w:p w14:paraId="730576F6" w14:textId="77777777" w:rsidR="00AF18B7" w:rsidRDefault="00AF18B7" w:rsidP="00EE146E"/>
                          </w:txbxContent>
                        </v:textbox>
                      </v:shape>
                      <v:shape id="Text Box 39" o:spid="_x0000_s1040" type="#_x0000_t202" style="position:absolute;left:2880;top:1008;width:1872;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40AA0D80"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Default Settings</w:t>
                              </w:r>
                            </w:p>
                            <w:p w14:paraId="56D4AD55" w14:textId="77777777" w:rsidR="00AF18B7" w:rsidRDefault="00AF18B7" w:rsidP="00EE146E">
                              <w:pPr>
                                <w:jc w:val="center"/>
                              </w:pPr>
                            </w:p>
                          </w:txbxContent>
                        </v:textbox>
                      </v:shape>
                      <v:line id="Line 40" o:spid="_x0000_s1041" style="position:absolute;flip:y;visibility:visible;mso-wrap-style:square" from="864,432" to="1728,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">
                        <v:stroke endarrow="block" endarrowwidth="narrow" endarrowlength="short"/>
                      </v:line>
                      <v:line id="Line 41" o:spid="_x0000_s1042" style="position:absolute;flip:x y;visibility:visible;mso-wrap-style:square" from="2592,432" to="345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">
                        <v:stroke endarrow="block" endarrowwidth="narrow" endarrowlength="short"/>
                      </v:line>
                      <v:line id="Line 42" o:spid="_x0000_s1043" style="position:absolute;flip:x;visibility:visible;mso-wrap-style:square" from="1152,432" to="2016,1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">
                        <v:stroke endarrow="block" endarrowwidth="narrow" endarrowlength="short"/>
                      </v:line>
                      <v:shape id="Text Box 43" o:spid="_x0000_s1044" type="#_x0000_t202" style="position:absolute;left:432;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05162461"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ATZ</w:t>
                              </w:r>
                            </w:p>
                            <w:p w14:paraId="3D7E5429" w14:textId="77777777" w:rsidR="00AF18B7" w:rsidRDefault="00AF18B7" w:rsidP="00EE146E"/>
                          </w:txbxContent>
                        </v:textbox>
                      </v:shape>
                      <v:shape id="Text Box 44" o:spid="_x0000_s1045" type="#_x0000_t202" style="position:absolute;left:2880;top:432;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7BC90E86"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AT&amp;F</w:t>
                              </w:r>
                            </w:p>
                            <w:p w14:paraId="6B3F3080" w14:textId="77777777" w:rsidR="00AF18B7" w:rsidRDefault="00AF18B7" w:rsidP="00EE146E">
                              <w:pPr>
                                <w:jc w:val="center"/>
                              </w:pPr>
                            </w:p>
                          </w:txbxContent>
                        </v:textbox>
                      </v:shape>
                      <v:shape id="Text Box 45" o:spid="_x0000_s1046" type="#_x0000_t202" style="position:absolute;left:1584;top:576;width:115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645AD7EF" w14:textId="77777777" w:rsidR="00AF18B7" w:rsidRPr="006D4693" w:rsidRDefault="00AF18B7" w:rsidP="00EE146E">
                              <w:pPr>
                                <w:spacing w:before="0"/>
                                <w:jc w:val="center"/>
                                <w:rPr>
                                  <w:rFonts w:ascii="Arial" w:hAnsi="Arial" w:cs="Arial"/>
                                  <w:sz w:val="18"/>
                                  <w:szCs w:val="18"/>
                                </w:rPr>
                              </w:pPr>
                              <w:r w:rsidRPr="006D4693">
                                <w:rPr>
                                  <w:rFonts w:ascii="Arial" w:hAnsi="Arial" w:cs="Arial"/>
                                  <w:sz w:val="18"/>
                                  <w:szCs w:val="18"/>
                                </w:rPr>
                                <w:t>AT&amp;W</w:t>
                              </w:r>
                            </w:p>
                            <w:p w14:paraId="0C1AD4F4" w14:textId="77777777" w:rsidR="00AF18B7" w:rsidRDefault="00AF18B7" w:rsidP="00EE146E">
                              <w:pPr>
                                <w:jc w:val="center"/>
                              </w:pPr>
                            </w:p>
                          </w:txbxContent>
                        </v:textbox>
                      </v:shape>
                      <w10:anchorlock/>
                    </v:group>
                  </w:pict>
                </mc:Fallback>
              </mc:AlternateContent>
            </w:r>
          </w:p>
        </w:tc>
      </w:tr>
    </w:tbl>
    <w:p w14:paraId="45774511" w14:textId="3ADDA718" w:rsidR="003F5D15" w:rsidRPr="00794639" w:rsidRDefault="003F5D15">
      <w:pPr>
        <w:pStyle w:val="Heading2"/>
      </w:pPr>
      <w:bookmarkStart w:id="1574" w:name="_Toc525916143"/>
      <w:bookmarkStart w:id="1575" w:name="_Toc525919379"/>
      <w:bookmarkStart w:id="1576" w:name="_Toc526242140"/>
      <w:bookmarkStart w:id="1577" w:name="_Toc526416224"/>
      <w:bookmarkStart w:id="1578" w:name="_Toc471720950"/>
      <w:bookmarkStart w:id="1579" w:name="_Ref518318205"/>
      <w:bookmarkStart w:id="1580" w:name="_Ref518897248"/>
      <w:bookmarkStart w:id="1581" w:name="_Ref525918147"/>
      <w:bookmarkStart w:id="1582" w:name="_Ref525918150"/>
      <w:bookmarkStart w:id="1583" w:name="_Toc531700557"/>
      <w:bookmarkEnd w:id="1574"/>
      <w:bookmarkEnd w:id="1575"/>
      <w:bookmarkEnd w:id="1576"/>
      <w:bookmarkEnd w:id="1577"/>
      <w:commentRangeStart w:id="1584"/>
      <w:r w:rsidRPr="00794639">
        <w:lastRenderedPageBreak/>
        <w:t>&amp;W</w:t>
      </w:r>
      <w:bookmarkEnd w:id="1578"/>
      <w:r w:rsidRPr="00794639">
        <w:t xml:space="preserve"> Command: Write Current Configuration</w:t>
      </w:r>
      <w:bookmarkEnd w:id="1579"/>
      <w:bookmarkEnd w:id="1580"/>
      <w:commentRangeEnd w:id="1584"/>
      <w:r w:rsidR="002F3C41" w:rsidRPr="00794639">
        <w:rPr>
          <w:rStyle w:val="CommentReference"/>
          <w:rFonts w:ascii="Verdana" w:eastAsia="Times New Roman" w:hAnsi="Verdana" w:cs="Times New Roman"/>
          <w:b w:val="0"/>
          <w:lang w:eastAsia="en-US"/>
        </w:rPr>
        <w:commentReference w:id="1584"/>
      </w:r>
      <w:bookmarkEnd w:id="1581"/>
      <w:bookmarkEnd w:id="1582"/>
      <w:bookmarkEnd w:id="1583"/>
    </w:p>
    <w:tbl>
      <w:tblPr>
        <w:tblStyle w:val="TableSWIleft"/>
        <w:tblW w:w="8997" w:type="dxa"/>
        <w:tblLayout w:type="fixed"/>
        <w:tblLook w:val="04A0" w:firstRow="1" w:lastRow="0" w:firstColumn="1" w:lastColumn="0" w:noHBand="0" w:noVBand="1"/>
      </w:tblPr>
      <w:tblGrid>
        <w:gridCol w:w="1705"/>
        <w:gridCol w:w="7292"/>
      </w:tblGrid>
      <w:tr w:rsidR="003F5D15" w:rsidRPr="00794639" w14:paraId="4E878D4B"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BA18568" w14:textId="72F29787" w:rsidR="003F5D15" w:rsidRPr="00913410" w:rsidRDefault="003F5D15">
            <w:pPr>
              <w:pStyle w:val="TableRowHead"/>
              <w:spacing w:before="144" w:after="144"/>
            </w:pPr>
            <w:r w:rsidRPr="005C602E">
              <w:t>HL78</w:t>
            </w:r>
            <w:r w:rsidR="00AA7BFF" w:rsidRPr="005C602E">
              <w:t>0</w:t>
            </w:r>
            <w:r w:rsidR="00AA7BFF" w:rsidRPr="00913410">
              <w:t>0</w:t>
            </w:r>
          </w:p>
        </w:tc>
      </w:tr>
      <w:tr w:rsidR="003F5D15" w:rsidRPr="00794639" w14:paraId="7BB5872F" w14:textId="77777777" w:rsidTr="00953CD3">
        <w:trPr>
          <w:trHeight w:val="781"/>
        </w:trPr>
        <w:tc>
          <w:tcPr>
            <w:tcW w:w="1705" w:type="dxa"/>
          </w:tcPr>
          <w:p w14:paraId="41445E06" w14:textId="77777777" w:rsidR="003F5D15" w:rsidRPr="00794639" w:rsidRDefault="003F5D15" w:rsidP="004651D1">
            <w:pPr>
              <w:pStyle w:val="TableBody"/>
              <w:keepNext/>
              <w:rPr>
                <w:i/>
              </w:rPr>
            </w:pPr>
            <w:r w:rsidRPr="00794639">
              <w:rPr>
                <w:i/>
              </w:rPr>
              <w:t>Execute command</w:t>
            </w:r>
          </w:p>
          <w:p w14:paraId="76D7D59B" w14:textId="77777777" w:rsidR="003F5D15" w:rsidRPr="00794639" w:rsidRDefault="003F5D15" w:rsidP="004651D1">
            <w:pPr>
              <w:pStyle w:val="TableBody"/>
              <w:keepNext/>
            </w:pPr>
          </w:p>
          <w:p w14:paraId="512A9BCF" w14:textId="77777777" w:rsidR="003F5D15" w:rsidRPr="00794639" w:rsidRDefault="003F5D15" w:rsidP="004651D1">
            <w:pPr>
              <w:pStyle w:val="TableBody"/>
              <w:keepNext/>
              <w:rPr>
                <w:u w:val="single"/>
              </w:rPr>
            </w:pPr>
            <w:r w:rsidRPr="00794639">
              <w:rPr>
                <w:u w:val="single"/>
              </w:rPr>
              <w:t>Syntax</w:t>
            </w:r>
          </w:p>
          <w:p w14:paraId="53F1E529" w14:textId="2C195282" w:rsidR="003F5D15" w:rsidRPr="00794639" w:rsidRDefault="003F5D15" w:rsidP="004651D1">
            <w:pPr>
              <w:pStyle w:val="TableBody"/>
              <w:keepNext/>
            </w:pPr>
            <w:r w:rsidRPr="00794639">
              <w:rPr>
                <w:b/>
              </w:rPr>
              <w:t>AT&amp;W[&lt;value&gt;]</w:t>
            </w:r>
          </w:p>
        </w:tc>
        <w:tc>
          <w:tcPr>
            <w:tcW w:w="0" w:type="dxa"/>
          </w:tcPr>
          <w:p w14:paraId="01F147DD" w14:textId="77777777" w:rsidR="003F5D15" w:rsidRPr="00794639" w:rsidRDefault="003F5D15" w:rsidP="004651D1">
            <w:pPr>
              <w:pStyle w:val="TableBody"/>
              <w:keepNext/>
            </w:pPr>
          </w:p>
          <w:p w14:paraId="205EA754" w14:textId="77777777" w:rsidR="003F5D15" w:rsidRPr="00794639" w:rsidRDefault="003F5D15" w:rsidP="004651D1">
            <w:pPr>
              <w:pStyle w:val="TableBody"/>
              <w:keepNext/>
            </w:pPr>
          </w:p>
          <w:p w14:paraId="6A460447" w14:textId="77777777" w:rsidR="003F5D15" w:rsidRPr="00794639" w:rsidRDefault="003F5D15" w:rsidP="004651D1">
            <w:pPr>
              <w:pStyle w:val="TableBody"/>
              <w:keepNext/>
              <w:rPr>
                <w:u w:val="single"/>
              </w:rPr>
            </w:pPr>
            <w:r w:rsidRPr="00794639">
              <w:rPr>
                <w:u w:val="single"/>
              </w:rPr>
              <w:t>Response</w:t>
            </w:r>
          </w:p>
          <w:p w14:paraId="1B1F0292" w14:textId="77777777" w:rsidR="003F5D15" w:rsidRPr="00794639" w:rsidRDefault="003F5D15" w:rsidP="004651D1">
            <w:pPr>
              <w:pStyle w:val="TableBody"/>
              <w:keepNext/>
              <w:rPr>
                <w:b/>
              </w:rPr>
            </w:pPr>
            <w:r w:rsidRPr="00794639">
              <w:rPr>
                <w:b/>
              </w:rPr>
              <w:t>OK</w:t>
            </w:r>
          </w:p>
          <w:p w14:paraId="0FB2484D" w14:textId="77777777" w:rsidR="003F5D15" w:rsidRPr="00794639" w:rsidRDefault="003F5D15" w:rsidP="004651D1">
            <w:pPr>
              <w:pStyle w:val="TableBody"/>
              <w:keepNext/>
              <w:rPr>
                <w:b/>
              </w:rPr>
            </w:pPr>
          </w:p>
          <w:p w14:paraId="458C5A5C" w14:textId="627F1DB7" w:rsidR="003F5D15" w:rsidRPr="00794639" w:rsidRDefault="003F5D15" w:rsidP="004651D1">
            <w:pPr>
              <w:pStyle w:val="TableBody"/>
              <w:keepNext/>
              <w:rPr>
                <w:u w:val="single"/>
              </w:rPr>
            </w:pPr>
            <w:r w:rsidRPr="00794639">
              <w:rPr>
                <w:u w:val="single"/>
              </w:rPr>
              <w:t>Parameter</w:t>
            </w:r>
          </w:p>
          <w:p w14:paraId="34735197" w14:textId="77777777" w:rsidR="003F5D15" w:rsidRPr="00794639" w:rsidRDefault="003F5D15" w:rsidP="004651D1">
            <w:pPr>
              <w:pStyle w:val="TableBody"/>
              <w:keepNext/>
              <w:rPr>
                <w:rFonts w:eastAsia="PMingLiU"/>
              </w:rPr>
            </w:pPr>
            <w:r w:rsidRPr="00794639">
              <w:rPr>
                <w:b/>
              </w:rPr>
              <w:t>&lt;value&gt;</w:t>
            </w:r>
            <w:r w:rsidRPr="00794639">
              <w:tab/>
              <w:t>0 or Omitted</w:t>
            </w:r>
            <w:r w:rsidRPr="00794639">
              <w:tab/>
              <w:t xml:space="preserve">     Save in STORED PROFILE 0</w:t>
            </w:r>
          </w:p>
          <w:p w14:paraId="02225F7A" w14:textId="27770446" w:rsidR="003F5D15" w:rsidRPr="00794639" w:rsidRDefault="003F5D15" w:rsidP="004651D1">
            <w:pPr>
              <w:pStyle w:val="TableBody"/>
              <w:keepNext/>
            </w:pPr>
            <w:r w:rsidRPr="00794639">
              <w:tab/>
            </w:r>
            <w:r w:rsidRPr="00794639">
              <w:tab/>
              <w:t>1</w:t>
            </w:r>
            <w:r w:rsidRPr="00794639">
              <w:tab/>
            </w:r>
            <w:r w:rsidRPr="00794639">
              <w:tab/>
              <w:t xml:space="preserve">     Save in STORED PROFILE 1</w:t>
            </w:r>
          </w:p>
        </w:tc>
      </w:tr>
      <w:tr w:rsidR="005E3646" w:rsidRPr="00794639" w14:paraId="765F4986" w14:textId="77777777" w:rsidTr="005E3646">
        <w:trPr>
          <w:trHeight w:val="527"/>
        </w:trPr>
        <w:tc>
          <w:tcPr>
            <w:tcW w:w="1705" w:type="dxa"/>
          </w:tcPr>
          <w:p w14:paraId="7BF2B662" w14:textId="77777777" w:rsidR="005E3646" w:rsidRPr="00794639" w:rsidRDefault="005E3646" w:rsidP="005E3646">
            <w:pPr>
              <w:pStyle w:val="TableBody"/>
              <w:rPr>
                <w:u w:val="single"/>
              </w:rPr>
            </w:pPr>
            <w:r w:rsidRPr="00794639">
              <w:rPr>
                <w:u w:val="single"/>
              </w:rPr>
              <w:t>Reference</w:t>
            </w:r>
          </w:p>
          <w:p w14:paraId="294BD3CD" w14:textId="77777777" w:rsidR="005E3646" w:rsidRPr="00794639" w:rsidRDefault="005E3646" w:rsidP="005E3646">
            <w:pPr>
              <w:pStyle w:val="TableBody"/>
            </w:pPr>
            <w:r w:rsidRPr="00794639">
              <w:t>V.25Ter</w:t>
            </w:r>
          </w:p>
        </w:tc>
        <w:tc>
          <w:tcPr>
            <w:tcW w:w="7292" w:type="dxa"/>
          </w:tcPr>
          <w:p w14:paraId="5D091F3C" w14:textId="77777777" w:rsidR="005E3646" w:rsidRPr="00794639" w:rsidRDefault="005E3646" w:rsidP="005E3646">
            <w:pPr>
              <w:pStyle w:val="TableBody"/>
              <w:rPr>
                <w:u w:val="single"/>
              </w:rPr>
            </w:pPr>
            <w:r w:rsidRPr="00794639">
              <w:rPr>
                <w:u w:val="single"/>
              </w:rPr>
              <w:t>Notes</w:t>
            </w:r>
          </w:p>
          <w:p w14:paraId="420030BD" w14:textId="77777777" w:rsidR="005E3646" w:rsidRPr="00794639" w:rsidRDefault="005E3646" w:rsidP="005E3646">
            <w:pPr>
              <w:pStyle w:val="TableBody"/>
              <w:numPr>
                <w:ilvl w:val="0"/>
                <w:numId w:val="447"/>
              </w:numPr>
            </w:pPr>
            <w:r w:rsidRPr="00794639">
              <w:t>This command saves the current configuration in a non-erasable place.</w:t>
            </w:r>
          </w:p>
          <w:p w14:paraId="1C5AAABD" w14:textId="77777777" w:rsidR="005E3646" w:rsidRPr="00794639" w:rsidRDefault="005E3646" w:rsidP="005E3646">
            <w:pPr>
              <w:pStyle w:val="TableBody"/>
              <w:numPr>
                <w:ilvl w:val="0"/>
                <w:numId w:val="447"/>
              </w:numPr>
            </w:pPr>
            <w:r w:rsidRPr="00794639">
              <w:t xml:space="preserve">See also </w:t>
            </w:r>
            <w:r w:rsidRPr="00794639">
              <w:rPr>
                <w:rStyle w:val="Code"/>
              </w:rPr>
              <w:t>AT&amp;V</w:t>
            </w:r>
            <w:r w:rsidRPr="00794639">
              <w:t>.</w:t>
            </w:r>
          </w:p>
          <w:p w14:paraId="5D54D399" w14:textId="77777777" w:rsidR="005E3646" w:rsidRPr="00794639" w:rsidRDefault="005E3646" w:rsidP="005E3646">
            <w:pPr>
              <w:pStyle w:val="TableBody"/>
            </w:pPr>
          </w:p>
          <w:p w14:paraId="1A46849A" w14:textId="77777777" w:rsidR="005E3646" w:rsidRPr="00794639" w:rsidRDefault="005E3646" w:rsidP="005E3646">
            <w:pPr>
              <w:pStyle w:val="TableBody"/>
            </w:pPr>
            <w:r w:rsidRPr="00794639">
              <w:t>Configuration saved:</w:t>
            </w:r>
          </w:p>
          <w:p w14:paraId="1E59D0A1" w14:textId="77777777" w:rsidR="005E3646" w:rsidRPr="00794639" w:rsidRDefault="005E3646" w:rsidP="005E3646">
            <w:pPr>
              <w:pStyle w:val="TableBody"/>
            </w:pPr>
            <w:r w:rsidRPr="00794639">
              <w:t>E</w:t>
            </w:r>
            <w:r w:rsidRPr="00794639">
              <w:tab/>
            </w:r>
            <w:r w:rsidRPr="00794639">
              <w:tab/>
              <w:t xml:space="preserve">Echo </w:t>
            </w:r>
          </w:p>
          <w:p w14:paraId="76A56B4E" w14:textId="77777777" w:rsidR="005E3646" w:rsidRPr="00794639" w:rsidRDefault="005E3646" w:rsidP="005E3646">
            <w:pPr>
              <w:pStyle w:val="TableBody"/>
            </w:pPr>
            <w:r w:rsidRPr="00794639">
              <w:t>Q</w:t>
            </w:r>
            <w:r w:rsidRPr="00794639">
              <w:tab/>
            </w:r>
            <w:r w:rsidRPr="00794639">
              <w:tab/>
              <w:t>Set result code presentation mode</w:t>
            </w:r>
          </w:p>
          <w:p w14:paraId="43127FBA" w14:textId="77777777" w:rsidR="005E3646" w:rsidRPr="00794639" w:rsidRDefault="005E3646" w:rsidP="005E3646">
            <w:pPr>
              <w:pStyle w:val="TableBody"/>
            </w:pPr>
            <w:r w:rsidRPr="00794639">
              <w:t>V</w:t>
            </w:r>
            <w:r w:rsidRPr="00794639">
              <w:tab/>
            </w:r>
            <w:r w:rsidRPr="00794639">
              <w:tab/>
              <w:t>Verbose</w:t>
            </w:r>
          </w:p>
          <w:p w14:paraId="37BAEE18" w14:textId="77777777" w:rsidR="005E3646" w:rsidRPr="00794639" w:rsidRDefault="005E3646" w:rsidP="005E3646">
            <w:pPr>
              <w:pStyle w:val="TableBody"/>
            </w:pPr>
            <w:r w:rsidRPr="00794639">
              <w:t>X</w:t>
            </w:r>
            <w:r w:rsidRPr="00794639">
              <w:tab/>
            </w:r>
            <w:r w:rsidRPr="00794639">
              <w:tab/>
              <w:t>Extended result code</w:t>
            </w:r>
          </w:p>
          <w:p w14:paraId="194CDB4C" w14:textId="77777777" w:rsidR="005E3646" w:rsidRPr="00794639" w:rsidRDefault="005E3646" w:rsidP="005E3646">
            <w:pPr>
              <w:pStyle w:val="TableBody"/>
            </w:pPr>
            <w:r w:rsidRPr="00794639">
              <w:t>&amp;C</w:t>
            </w:r>
            <w:r w:rsidRPr="00794639">
              <w:tab/>
            </w:r>
            <w:r w:rsidRPr="00794639">
              <w:tab/>
              <w:t>DCD control</w:t>
            </w:r>
          </w:p>
          <w:p w14:paraId="3485BE83" w14:textId="77777777" w:rsidR="005E3646" w:rsidRPr="00794639" w:rsidRDefault="005E3646" w:rsidP="005E3646">
            <w:pPr>
              <w:pStyle w:val="TableBody"/>
            </w:pPr>
            <w:r w:rsidRPr="00794639">
              <w:t>&amp;D</w:t>
            </w:r>
            <w:r w:rsidRPr="00794639">
              <w:tab/>
            </w:r>
            <w:r w:rsidRPr="00794639">
              <w:tab/>
              <w:t>DTR behavior</w:t>
            </w:r>
          </w:p>
          <w:p w14:paraId="09EA8182" w14:textId="77777777" w:rsidR="005E3646" w:rsidRPr="00794639" w:rsidRDefault="005E3646" w:rsidP="005E3646">
            <w:pPr>
              <w:pStyle w:val="TableBody"/>
            </w:pPr>
            <w:r w:rsidRPr="00794639">
              <w:t>&amp;R</w:t>
            </w:r>
            <w:r w:rsidRPr="00794639">
              <w:tab/>
            </w:r>
            <w:r w:rsidRPr="00794639">
              <w:tab/>
              <w:t>RTS control</w:t>
            </w:r>
          </w:p>
          <w:p w14:paraId="04770A82" w14:textId="77777777" w:rsidR="005E3646" w:rsidRPr="00794639" w:rsidRDefault="005E3646" w:rsidP="005E3646">
            <w:pPr>
              <w:pStyle w:val="TableBody"/>
            </w:pPr>
            <w:r w:rsidRPr="00794639">
              <w:t xml:space="preserve">&amp;S </w:t>
            </w:r>
            <w:r w:rsidRPr="00794639">
              <w:tab/>
            </w:r>
            <w:r w:rsidRPr="00794639">
              <w:tab/>
              <w:t>DSR control</w:t>
            </w:r>
          </w:p>
          <w:p w14:paraId="65DACC21" w14:textId="77777777" w:rsidR="005E3646" w:rsidRPr="00794639" w:rsidRDefault="005E3646" w:rsidP="005E3646">
            <w:pPr>
              <w:pStyle w:val="TableBody"/>
            </w:pPr>
            <w:r w:rsidRPr="00794639">
              <w:t>+IFC</w:t>
            </w:r>
            <w:r w:rsidRPr="00794639">
              <w:tab/>
            </w:r>
            <w:r w:rsidRPr="00794639">
              <w:tab/>
              <w:t xml:space="preserve">Reflect Flow Control set by </w:t>
            </w:r>
            <w:r w:rsidRPr="00794639">
              <w:rPr>
                <w:rStyle w:val="Code"/>
              </w:rPr>
              <w:t>AT&amp;K</w:t>
            </w:r>
          </w:p>
          <w:p w14:paraId="15D602F4" w14:textId="77777777" w:rsidR="005E3646" w:rsidRPr="00794639" w:rsidRDefault="005E3646" w:rsidP="005E3646">
            <w:pPr>
              <w:pStyle w:val="TableBody"/>
            </w:pPr>
            <w:r w:rsidRPr="00794639">
              <w:t>&amp;K</w:t>
            </w:r>
            <w:r w:rsidRPr="00794639">
              <w:tab/>
            </w:r>
            <w:r w:rsidRPr="00794639">
              <w:tab/>
              <w:t>Flow control</w:t>
            </w:r>
          </w:p>
          <w:p w14:paraId="4E3C12DF" w14:textId="77777777" w:rsidR="005E3646" w:rsidRPr="00794639" w:rsidRDefault="005E3646" w:rsidP="005E3646">
            <w:pPr>
              <w:pStyle w:val="TableBody"/>
            </w:pPr>
            <w:commentRangeStart w:id="1585"/>
            <w:r w:rsidRPr="00794639">
              <w:t>+IPR              Set Fixed Local/DTE Rate</w:t>
            </w:r>
            <w:commentRangeEnd w:id="1585"/>
            <w:r w:rsidRPr="00794639">
              <w:rPr>
                <w:rStyle w:val="CommentReference"/>
                <w:rFonts w:ascii="Verdana" w:hAnsi="Verdana" w:cs="Times New Roman"/>
                <w:lang w:eastAsia="en-US"/>
              </w:rPr>
              <w:commentReference w:id="1585"/>
            </w:r>
          </w:p>
          <w:p w14:paraId="71ACD2BF" w14:textId="77777777" w:rsidR="005E3646" w:rsidRPr="00794639" w:rsidRDefault="005E3646" w:rsidP="005E3646">
            <w:pPr>
              <w:pStyle w:val="TableBody"/>
            </w:pPr>
            <w:r w:rsidRPr="00794639">
              <w:t xml:space="preserve">FCLASS </w:t>
            </w:r>
            <w:r w:rsidRPr="00794639">
              <w:tab/>
              <w:t>FCLASS</w:t>
            </w:r>
          </w:p>
          <w:p w14:paraId="0E1DCC25" w14:textId="77777777" w:rsidR="005E3646" w:rsidRPr="0048226A" w:rsidRDefault="005E3646" w:rsidP="005E3646">
            <w:pPr>
              <w:pStyle w:val="TableBody"/>
            </w:pPr>
            <w:r w:rsidRPr="000656F8">
              <w:t>S0</w:t>
            </w:r>
            <w:r w:rsidRPr="000656F8">
              <w:tab/>
            </w:r>
            <w:r w:rsidRPr="000656F8">
              <w:tab/>
              <w:t>Set number of rings before automatically answering the call</w:t>
            </w:r>
          </w:p>
          <w:p w14:paraId="282D6A81" w14:textId="77777777" w:rsidR="005E3646" w:rsidRPr="0048226A" w:rsidRDefault="005E3646" w:rsidP="005E3646">
            <w:pPr>
              <w:pStyle w:val="TableBody"/>
            </w:pPr>
            <w:r w:rsidRPr="0048226A">
              <w:t>S3</w:t>
            </w:r>
            <w:r w:rsidRPr="0048226A">
              <w:tab/>
            </w:r>
            <w:r w:rsidRPr="0048226A">
              <w:tab/>
              <w:t>Write command line termination character</w:t>
            </w:r>
          </w:p>
          <w:p w14:paraId="715BA024" w14:textId="77777777" w:rsidR="005E3646" w:rsidRPr="007E4A1F" w:rsidRDefault="005E3646" w:rsidP="005E3646">
            <w:pPr>
              <w:pStyle w:val="TableBody"/>
            </w:pPr>
            <w:r w:rsidRPr="0048226A">
              <w:t>S4</w:t>
            </w:r>
            <w:r w:rsidRPr="0048226A">
              <w:tab/>
            </w:r>
            <w:r w:rsidRPr="0048226A">
              <w:tab/>
              <w:t>Set response formatting character</w:t>
            </w:r>
          </w:p>
          <w:p w14:paraId="631B77A4" w14:textId="77777777" w:rsidR="005E3646" w:rsidRPr="007E4A1F" w:rsidRDefault="005E3646" w:rsidP="005E3646">
            <w:pPr>
              <w:pStyle w:val="TableBody"/>
            </w:pPr>
            <w:r w:rsidRPr="007E4A1F">
              <w:t>S5</w:t>
            </w:r>
            <w:r w:rsidRPr="007E4A1F">
              <w:tab/>
            </w:r>
            <w:r w:rsidRPr="007E4A1F">
              <w:tab/>
              <w:t>Write command line editing character</w:t>
            </w:r>
          </w:p>
          <w:p w14:paraId="2FC9C471" w14:textId="77777777" w:rsidR="005E3646" w:rsidRPr="00006D08" w:rsidRDefault="005E3646" w:rsidP="005E3646">
            <w:pPr>
              <w:pStyle w:val="TableBody"/>
            </w:pPr>
            <w:r w:rsidRPr="00006D08">
              <w:t>S7</w:t>
            </w:r>
            <w:r w:rsidRPr="00006D08">
              <w:tab/>
            </w:r>
            <w:r w:rsidRPr="00006D08">
              <w:tab/>
              <w:t>Set number of seconds to wait for connection completion</w:t>
            </w:r>
          </w:p>
          <w:p w14:paraId="6A81F22C" w14:textId="77777777" w:rsidR="005E3646" w:rsidRPr="00913410" w:rsidRDefault="005E3646" w:rsidP="005E3646">
            <w:pPr>
              <w:pStyle w:val="TableBody"/>
            </w:pPr>
            <w:r w:rsidRPr="005C602E">
              <w:t>S8</w:t>
            </w:r>
            <w:r w:rsidRPr="005C602E">
              <w:tab/>
            </w:r>
            <w:r w:rsidRPr="005C602E">
              <w:tab/>
              <w:t>Comma dial modifier time</w:t>
            </w:r>
          </w:p>
          <w:p w14:paraId="16347AFF" w14:textId="77777777" w:rsidR="005E3646" w:rsidRPr="00913410" w:rsidRDefault="005E3646" w:rsidP="005E3646">
            <w:pPr>
              <w:pStyle w:val="TableBody"/>
            </w:pPr>
            <w:r w:rsidRPr="00913410">
              <w:t>S10</w:t>
            </w:r>
            <w:r w:rsidRPr="00913410">
              <w:tab/>
            </w:r>
            <w:r w:rsidRPr="00913410">
              <w:tab/>
              <w:t>Automatic disconnect delay</w:t>
            </w:r>
          </w:p>
        </w:tc>
      </w:tr>
      <w:tr w:rsidR="008610FD" w:rsidRPr="00794639" w14:paraId="5C6A8956" w14:textId="77777777" w:rsidTr="00170927">
        <w:trPr>
          <w:trHeight w:val="781"/>
        </w:trPr>
        <w:tc>
          <w:tcPr>
            <w:tcW w:w="1705" w:type="dxa"/>
          </w:tcPr>
          <w:p w14:paraId="367F82FA" w14:textId="1F294F7D" w:rsidR="008610FD" w:rsidRPr="00794639" w:rsidRDefault="008610FD" w:rsidP="005E3646">
            <w:pPr>
              <w:pStyle w:val="TableBody"/>
              <w:rPr>
                <w:u w:val="single"/>
              </w:rPr>
            </w:pPr>
            <w:r w:rsidRPr="00794639">
              <w:rPr>
                <w:u w:val="single"/>
              </w:rPr>
              <w:t>Example</w:t>
            </w:r>
          </w:p>
        </w:tc>
        <w:tc>
          <w:tcPr>
            <w:tcW w:w="7292" w:type="dxa"/>
          </w:tcPr>
          <w:p w14:paraId="06F65DC3" w14:textId="77777777" w:rsidR="008610FD" w:rsidRPr="00794639" w:rsidRDefault="008610FD" w:rsidP="00953CD3">
            <w:pPr>
              <w:pStyle w:val="TableBody"/>
            </w:pPr>
            <w:r w:rsidRPr="00794639">
              <w:rPr>
                <w:b/>
              </w:rPr>
              <w:t>AT&amp;W</w:t>
            </w:r>
            <w:r w:rsidRPr="00794639">
              <w:rPr>
                <w:b/>
              </w:rPr>
              <w:tab/>
            </w:r>
            <w:r w:rsidRPr="00794639">
              <w:tab/>
              <w:t>// Save current configuration to Profile 0</w:t>
            </w:r>
          </w:p>
          <w:p w14:paraId="3477BC6F" w14:textId="77777777" w:rsidR="008610FD" w:rsidRPr="00794639" w:rsidRDefault="008610FD" w:rsidP="00953CD3">
            <w:pPr>
              <w:pStyle w:val="TableBody"/>
              <w:rPr>
                <w:b/>
              </w:rPr>
            </w:pPr>
            <w:r w:rsidRPr="00794639">
              <w:rPr>
                <w:b/>
              </w:rPr>
              <w:t>OK</w:t>
            </w:r>
            <w:r w:rsidRPr="00794639">
              <w:rPr>
                <w:b/>
              </w:rPr>
              <w:tab/>
            </w:r>
          </w:p>
          <w:p w14:paraId="7084C9CF" w14:textId="77777777" w:rsidR="008610FD" w:rsidRPr="00794639" w:rsidRDefault="008610FD" w:rsidP="00953CD3">
            <w:pPr>
              <w:pStyle w:val="TableBody"/>
            </w:pPr>
            <w:r w:rsidRPr="00794639">
              <w:tab/>
            </w:r>
          </w:p>
          <w:p w14:paraId="313F0216" w14:textId="77777777" w:rsidR="008610FD" w:rsidRPr="00794639" w:rsidRDefault="008610FD" w:rsidP="00953CD3">
            <w:pPr>
              <w:pStyle w:val="TableBody"/>
            </w:pPr>
            <w:r w:rsidRPr="00794639">
              <w:rPr>
                <w:b/>
              </w:rPr>
              <w:t>AT&amp;W0</w:t>
            </w:r>
            <w:r w:rsidRPr="00794639">
              <w:tab/>
              <w:t>// Save current configuration to Profile 0</w:t>
            </w:r>
          </w:p>
          <w:p w14:paraId="593FD172" w14:textId="77777777" w:rsidR="008610FD" w:rsidRPr="00794639" w:rsidRDefault="008610FD" w:rsidP="00953CD3">
            <w:pPr>
              <w:pStyle w:val="TableBody"/>
              <w:rPr>
                <w:b/>
              </w:rPr>
            </w:pPr>
            <w:r w:rsidRPr="00794639">
              <w:rPr>
                <w:b/>
              </w:rPr>
              <w:t>OK</w:t>
            </w:r>
            <w:r w:rsidRPr="00794639">
              <w:rPr>
                <w:b/>
              </w:rPr>
              <w:tab/>
            </w:r>
          </w:p>
          <w:p w14:paraId="0052D8E3" w14:textId="77777777" w:rsidR="008610FD" w:rsidRPr="00794639" w:rsidRDefault="008610FD" w:rsidP="00953CD3">
            <w:pPr>
              <w:pStyle w:val="TableBody"/>
              <w:rPr>
                <w:b/>
              </w:rPr>
            </w:pPr>
          </w:p>
          <w:p w14:paraId="0557211C" w14:textId="77777777" w:rsidR="008610FD" w:rsidRPr="00794639" w:rsidRDefault="008610FD" w:rsidP="00953CD3">
            <w:pPr>
              <w:pStyle w:val="TableBody"/>
            </w:pPr>
            <w:r w:rsidRPr="00794639">
              <w:rPr>
                <w:b/>
              </w:rPr>
              <w:t>AT&amp;W1</w:t>
            </w:r>
            <w:r w:rsidRPr="00794639">
              <w:tab/>
              <w:t>// Save current configuration to Profile 1</w:t>
            </w:r>
          </w:p>
          <w:p w14:paraId="54D076CD" w14:textId="7A9DDBD4" w:rsidR="008610FD" w:rsidRPr="00794639" w:rsidRDefault="008610FD" w:rsidP="005E3646">
            <w:pPr>
              <w:pStyle w:val="TableBody"/>
            </w:pPr>
            <w:r w:rsidRPr="00794639">
              <w:rPr>
                <w:b/>
              </w:rPr>
              <w:t>OK</w:t>
            </w:r>
          </w:p>
        </w:tc>
      </w:tr>
    </w:tbl>
    <w:p w14:paraId="032A5036" w14:textId="32836BB7" w:rsidR="005E3646" w:rsidRPr="00794639" w:rsidRDefault="005E3646" w:rsidP="00953CD3">
      <w:r w:rsidRPr="00794639">
        <w:br w:type="page"/>
      </w:r>
    </w:p>
    <w:p w14:paraId="5B764831" w14:textId="77777777" w:rsidR="003F5D15" w:rsidRPr="00794639" w:rsidRDefault="003F5D15" w:rsidP="005E3646">
      <w:pPr>
        <w:pStyle w:val="Heading2"/>
      </w:pPr>
      <w:bookmarkStart w:id="1586" w:name="_Toc525916145"/>
      <w:bookmarkStart w:id="1587" w:name="_Toc525919381"/>
      <w:bookmarkStart w:id="1588" w:name="_Toc526242142"/>
      <w:bookmarkStart w:id="1589" w:name="_Toc526416226"/>
      <w:bookmarkStart w:id="1590" w:name="_Toc345081235"/>
      <w:bookmarkStart w:id="1591" w:name="_Toc349752982"/>
      <w:bookmarkStart w:id="1592" w:name="_Toc349753871"/>
      <w:bookmarkStart w:id="1593" w:name="_Ref366743772"/>
      <w:bookmarkStart w:id="1594" w:name="_Ref369079200"/>
      <w:bookmarkStart w:id="1595" w:name="_Toc368585939"/>
      <w:bookmarkStart w:id="1596" w:name="_Ref372105857"/>
      <w:bookmarkStart w:id="1597" w:name="_Toc464721467"/>
      <w:bookmarkStart w:id="1598" w:name="_Toc471720951"/>
      <w:bookmarkStart w:id="1599" w:name="_Ref518912624"/>
      <w:bookmarkStart w:id="1600" w:name="_Ref518912626"/>
      <w:bookmarkStart w:id="1601" w:name="_Toc531700558"/>
      <w:bookmarkEnd w:id="1586"/>
      <w:bookmarkEnd w:id="1587"/>
      <w:bookmarkEnd w:id="1588"/>
      <w:bookmarkEnd w:id="1589"/>
      <w:commentRangeStart w:id="1602"/>
      <w:r w:rsidRPr="00794639">
        <w:lastRenderedPageBreak/>
        <w:t xml:space="preserve">Z Command: Reset and Restore User </w:t>
      </w:r>
      <w:bookmarkEnd w:id="1590"/>
      <w:r w:rsidRPr="00794639">
        <w:t>Configuration</w:t>
      </w:r>
      <w:bookmarkEnd w:id="1591"/>
      <w:bookmarkEnd w:id="1592"/>
      <w:bookmarkEnd w:id="1593"/>
      <w:bookmarkEnd w:id="1594"/>
      <w:bookmarkEnd w:id="1595"/>
      <w:bookmarkEnd w:id="1596"/>
      <w:bookmarkEnd w:id="1597"/>
      <w:bookmarkEnd w:id="1598"/>
      <w:bookmarkEnd w:id="1599"/>
      <w:bookmarkEnd w:id="1600"/>
      <w:commentRangeEnd w:id="1602"/>
      <w:r w:rsidR="002F3C41" w:rsidRPr="00794639">
        <w:rPr>
          <w:rStyle w:val="CommentReference"/>
          <w:rFonts w:ascii="Verdana" w:eastAsia="Times New Roman" w:hAnsi="Verdana" w:cs="Times New Roman"/>
          <w:b w:val="0"/>
          <w:lang w:eastAsia="en-US"/>
        </w:rPr>
        <w:commentReference w:id="1602"/>
      </w:r>
      <w:bookmarkEnd w:id="1601"/>
    </w:p>
    <w:tbl>
      <w:tblPr>
        <w:tblStyle w:val="TableSWIleft"/>
        <w:tblW w:w="8997" w:type="dxa"/>
        <w:tblLayout w:type="fixed"/>
        <w:tblLook w:val="04A0" w:firstRow="1" w:lastRow="0" w:firstColumn="1" w:lastColumn="0" w:noHBand="0" w:noVBand="1"/>
      </w:tblPr>
      <w:tblGrid>
        <w:gridCol w:w="1707"/>
        <w:gridCol w:w="7290"/>
      </w:tblGrid>
      <w:tr w:rsidR="003F5D15" w:rsidRPr="00794639" w14:paraId="4CF86C8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3BC6195" w14:textId="5FAC0024" w:rsidR="003F5D15" w:rsidRPr="00913410" w:rsidRDefault="003F5D15">
            <w:pPr>
              <w:pStyle w:val="TableRowHead"/>
              <w:spacing w:before="144" w:after="144"/>
              <w:rPr>
                <w:bCs w:val="0"/>
              </w:rPr>
            </w:pPr>
            <w:r w:rsidRPr="005C602E">
              <w:t>HL78</w:t>
            </w:r>
            <w:r w:rsidR="00AA7BFF" w:rsidRPr="005C602E">
              <w:t>0</w:t>
            </w:r>
            <w:r w:rsidR="00AA7BFF" w:rsidRPr="00913410">
              <w:t>0</w:t>
            </w:r>
          </w:p>
        </w:tc>
      </w:tr>
      <w:tr w:rsidR="003F5D15" w:rsidRPr="00794639" w14:paraId="2A6428B2" w14:textId="77777777" w:rsidTr="00953CD3">
        <w:trPr>
          <w:trHeight w:val="1214"/>
        </w:trPr>
        <w:tc>
          <w:tcPr>
            <w:tcW w:w="1707" w:type="dxa"/>
          </w:tcPr>
          <w:p w14:paraId="7168DB0C" w14:textId="77777777" w:rsidR="003F5D15" w:rsidRPr="00794639" w:rsidRDefault="003F5D15" w:rsidP="00953CD3">
            <w:pPr>
              <w:pStyle w:val="TableBody"/>
              <w:keepNext/>
              <w:tabs>
                <w:tab w:val="left" w:pos="1080"/>
              </w:tabs>
              <w:rPr>
                <w:i/>
              </w:rPr>
            </w:pPr>
            <w:r w:rsidRPr="00794639">
              <w:rPr>
                <w:i/>
              </w:rPr>
              <w:t>Execute command</w:t>
            </w:r>
          </w:p>
          <w:p w14:paraId="5EA8514C" w14:textId="77777777" w:rsidR="003F5D15" w:rsidRPr="00794639" w:rsidRDefault="003F5D15" w:rsidP="00953CD3">
            <w:pPr>
              <w:pStyle w:val="TableBody"/>
              <w:keepNext/>
              <w:tabs>
                <w:tab w:val="left" w:pos="1080"/>
              </w:tabs>
            </w:pPr>
          </w:p>
          <w:p w14:paraId="7A43A6D9" w14:textId="77777777" w:rsidR="003F5D15" w:rsidRPr="00794639" w:rsidRDefault="003F5D15" w:rsidP="00953CD3">
            <w:pPr>
              <w:pStyle w:val="TableBody"/>
              <w:keepNext/>
              <w:tabs>
                <w:tab w:val="left" w:pos="1080"/>
              </w:tabs>
              <w:rPr>
                <w:u w:val="single"/>
              </w:rPr>
            </w:pPr>
            <w:r w:rsidRPr="00794639">
              <w:rPr>
                <w:u w:val="single"/>
              </w:rPr>
              <w:t>Syntax</w:t>
            </w:r>
          </w:p>
          <w:p w14:paraId="07656D92" w14:textId="3D220877" w:rsidR="003F5D15" w:rsidRPr="00794639" w:rsidRDefault="003F5D15" w:rsidP="00953CD3">
            <w:pPr>
              <w:pStyle w:val="TableBody"/>
              <w:keepNext/>
              <w:tabs>
                <w:tab w:val="left" w:pos="1080"/>
              </w:tabs>
            </w:pPr>
            <w:r w:rsidRPr="00794639">
              <w:rPr>
                <w:b/>
              </w:rPr>
              <w:t>ATZ[&lt;value&gt;]</w:t>
            </w:r>
          </w:p>
        </w:tc>
        <w:tc>
          <w:tcPr>
            <w:tcW w:w="0" w:type="dxa"/>
          </w:tcPr>
          <w:p w14:paraId="59291DDB" w14:textId="77777777" w:rsidR="003F5D15" w:rsidRPr="00794639" w:rsidRDefault="003F5D15" w:rsidP="00953CD3">
            <w:pPr>
              <w:pStyle w:val="TableBody"/>
              <w:keepNext/>
              <w:tabs>
                <w:tab w:val="left" w:pos="1080"/>
              </w:tabs>
            </w:pPr>
          </w:p>
          <w:p w14:paraId="196B2DA8" w14:textId="77777777" w:rsidR="003F5D15" w:rsidRPr="00794639" w:rsidRDefault="003F5D15" w:rsidP="00953CD3">
            <w:pPr>
              <w:pStyle w:val="TableBody"/>
              <w:keepNext/>
              <w:tabs>
                <w:tab w:val="left" w:pos="1080"/>
              </w:tabs>
            </w:pPr>
          </w:p>
          <w:p w14:paraId="3FC34A5E" w14:textId="77777777" w:rsidR="003F5D15" w:rsidRPr="00794639" w:rsidRDefault="003F5D15" w:rsidP="00953CD3">
            <w:pPr>
              <w:pStyle w:val="TableBody"/>
              <w:keepNext/>
              <w:tabs>
                <w:tab w:val="left" w:pos="1080"/>
              </w:tabs>
              <w:rPr>
                <w:u w:val="single"/>
              </w:rPr>
            </w:pPr>
            <w:r w:rsidRPr="00794639">
              <w:rPr>
                <w:u w:val="single"/>
              </w:rPr>
              <w:t>Response</w:t>
            </w:r>
          </w:p>
          <w:p w14:paraId="4208C4CD" w14:textId="77777777" w:rsidR="003F5D15" w:rsidRPr="00794639" w:rsidRDefault="003F5D15" w:rsidP="00953CD3">
            <w:pPr>
              <w:pStyle w:val="TableBody"/>
              <w:keepNext/>
              <w:tabs>
                <w:tab w:val="left" w:pos="1080"/>
              </w:tabs>
              <w:rPr>
                <w:b/>
              </w:rPr>
            </w:pPr>
            <w:r w:rsidRPr="00794639">
              <w:rPr>
                <w:b/>
              </w:rPr>
              <w:t>OK</w:t>
            </w:r>
          </w:p>
          <w:p w14:paraId="6572BF57" w14:textId="77777777" w:rsidR="003F5D15" w:rsidRPr="00794639" w:rsidRDefault="003F5D15" w:rsidP="00953CD3">
            <w:pPr>
              <w:pStyle w:val="TableBody"/>
              <w:keepNext/>
              <w:tabs>
                <w:tab w:val="left" w:pos="1080"/>
              </w:tabs>
            </w:pPr>
          </w:p>
          <w:p w14:paraId="7E2368C2" w14:textId="77777777" w:rsidR="003F5D15" w:rsidRPr="00794639" w:rsidRDefault="003F5D15" w:rsidP="00953CD3">
            <w:pPr>
              <w:pStyle w:val="TableBody"/>
              <w:keepNext/>
              <w:tabs>
                <w:tab w:val="left" w:pos="1080"/>
              </w:tabs>
              <w:rPr>
                <w:u w:val="single"/>
              </w:rPr>
            </w:pPr>
            <w:r w:rsidRPr="00794639">
              <w:rPr>
                <w:u w:val="single"/>
              </w:rPr>
              <w:t>Parameter</w:t>
            </w:r>
          </w:p>
          <w:p w14:paraId="2F76D9DB" w14:textId="77777777" w:rsidR="003F5D15" w:rsidRPr="00794639" w:rsidRDefault="003F5D15" w:rsidP="00953CD3">
            <w:pPr>
              <w:pStyle w:val="TableBody"/>
              <w:keepNext/>
              <w:tabs>
                <w:tab w:val="left" w:pos="1080"/>
              </w:tabs>
            </w:pPr>
            <w:r w:rsidRPr="00794639">
              <w:rPr>
                <w:b/>
              </w:rPr>
              <w:t>&lt;value&gt;</w:t>
            </w:r>
            <w:r w:rsidRPr="00794639">
              <w:rPr>
                <w:b/>
              </w:rPr>
              <w:tab/>
            </w:r>
            <w:r w:rsidRPr="00794639">
              <w:rPr>
                <w:u w:val="single"/>
              </w:rPr>
              <w:t>0</w:t>
            </w:r>
            <w:r w:rsidRPr="00794639">
              <w:tab/>
              <w:t>Reset and restore user configuration with profile 0</w:t>
            </w:r>
          </w:p>
          <w:p w14:paraId="7D90784D" w14:textId="26C05AE3" w:rsidR="003F5D15" w:rsidRPr="00794639" w:rsidRDefault="003F5D15" w:rsidP="00953CD3">
            <w:pPr>
              <w:pStyle w:val="TableBody"/>
              <w:keepNext/>
              <w:tabs>
                <w:tab w:val="left" w:pos="1080"/>
              </w:tabs>
            </w:pPr>
            <w:r w:rsidRPr="00794639">
              <w:tab/>
              <w:t>1</w:t>
            </w:r>
            <w:r w:rsidRPr="00794639">
              <w:tab/>
              <w:t>Reset and restore user configuration with profile 1</w:t>
            </w:r>
          </w:p>
        </w:tc>
      </w:tr>
      <w:tr w:rsidR="003F5D15" w:rsidRPr="00794639" w14:paraId="74C11043" w14:textId="77777777" w:rsidTr="00953CD3">
        <w:trPr>
          <w:trHeight w:val="552"/>
        </w:trPr>
        <w:tc>
          <w:tcPr>
            <w:tcW w:w="1707" w:type="dxa"/>
          </w:tcPr>
          <w:p w14:paraId="5F79FEEB" w14:textId="77777777" w:rsidR="003F5D15" w:rsidRPr="00794639" w:rsidRDefault="003F5D15" w:rsidP="005E3646">
            <w:pPr>
              <w:pStyle w:val="TableBody"/>
              <w:rPr>
                <w:u w:val="single"/>
              </w:rPr>
            </w:pPr>
            <w:r w:rsidRPr="00794639">
              <w:rPr>
                <w:u w:val="single"/>
              </w:rPr>
              <w:t>Reference</w:t>
            </w:r>
          </w:p>
          <w:p w14:paraId="6635576F" w14:textId="77777777" w:rsidR="003F5D15" w:rsidRPr="00794639" w:rsidRDefault="003F5D15" w:rsidP="005E3646">
            <w:pPr>
              <w:pStyle w:val="TableBody"/>
            </w:pPr>
            <w:r w:rsidRPr="00794639">
              <w:t>V.25ter</w:t>
            </w:r>
          </w:p>
        </w:tc>
        <w:tc>
          <w:tcPr>
            <w:tcW w:w="0" w:type="dxa"/>
          </w:tcPr>
          <w:p w14:paraId="276823E7" w14:textId="77777777" w:rsidR="003F5D15" w:rsidRPr="00794639" w:rsidRDefault="003F5D15" w:rsidP="005E3646">
            <w:pPr>
              <w:pStyle w:val="TableBody"/>
              <w:rPr>
                <w:u w:val="single"/>
              </w:rPr>
            </w:pPr>
            <w:r w:rsidRPr="00794639">
              <w:rPr>
                <w:u w:val="single"/>
              </w:rPr>
              <w:t>Notes</w:t>
            </w:r>
          </w:p>
          <w:p w14:paraId="613621F1" w14:textId="77777777" w:rsidR="003F5D15" w:rsidRPr="00794639" w:rsidRDefault="003F5D15" w:rsidP="005E3646">
            <w:pPr>
              <w:pStyle w:val="TableBody"/>
            </w:pPr>
            <w:r w:rsidRPr="00794639">
              <w:t>See also AT&amp;V</w:t>
            </w:r>
          </w:p>
        </w:tc>
      </w:tr>
    </w:tbl>
    <w:p w14:paraId="1E2C1649" w14:textId="77777777" w:rsidR="00257DC1" w:rsidRPr="00794639" w:rsidRDefault="00257DC1" w:rsidP="00953CD3">
      <w:pPr>
        <w:pStyle w:val="Heading2"/>
        <w:keepNext w:val="0"/>
      </w:pPr>
      <w:bookmarkStart w:id="1603" w:name="_Toc518913951"/>
      <w:bookmarkStart w:id="1604" w:name="_Toc518914410"/>
      <w:bookmarkStart w:id="1605" w:name="_Ref502928950"/>
      <w:bookmarkStart w:id="1606" w:name="_Ref502928951"/>
      <w:bookmarkStart w:id="1607" w:name="_Toc510602701"/>
      <w:bookmarkStart w:id="1608" w:name="_Ref528143696"/>
      <w:bookmarkStart w:id="1609" w:name="_Ref528143698"/>
      <w:bookmarkStart w:id="1610" w:name="_Toc531700559"/>
      <w:bookmarkEnd w:id="1603"/>
      <w:bookmarkEnd w:id="1604"/>
      <w:commentRangeStart w:id="1611"/>
      <w:r w:rsidRPr="00794639">
        <w:t>+IPR Command: Set Fixed Local/DTE Rate</w:t>
      </w:r>
      <w:bookmarkEnd w:id="1605"/>
      <w:bookmarkEnd w:id="1606"/>
      <w:bookmarkEnd w:id="1607"/>
      <w:commentRangeEnd w:id="1611"/>
      <w:r w:rsidR="002F3C41" w:rsidRPr="00794639">
        <w:rPr>
          <w:rStyle w:val="CommentReference"/>
          <w:rFonts w:ascii="Verdana" w:eastAsia="Times New Roman" w:hAnsi="Verdana" w:cs="Times New Roman"/>
          <w:b w:val="0"/>
          <w:lang w:eastAsia="en-US"/>
        </w:rPr>
        <w:commentReference w:id="1611"/>
      </w:r>
      <w:bookmarkEnd w:id="1608"/>
      <w:bookmarkEnd w:id="1609"/>
      <w:bookmarkEnd w:id="1610"/>
    </w:p>
    <w:tbl>
      <w:tblPr>
        <w:tblStyle w:val="TableSWIleft"/>
        <w:tblW w:w="8997" w:type="dxa"/>
        <w:tblLayout w:type="fixed"/>
        <w:tblLook w:val="04A0" w:firstRow="1" w:lastRow="0" w:firstColumn="1" w:lastColumn="0" w:noHBand="0" w:noVBand="1"/>
      </w:tblPr>
      <w:tblGrid>
        <w:gridCol w:w="1707"/>
        <w:gridCol w:w="7290"/>
      </w:tblGrid>
      <w:tr w:rsidR="00257DC1" w:rsidRPr="00794639" w14:paraId="1C801DA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C5FA66B" w14:textId="4F4FF499" w:rsidR="00257DC1" w:rsidRPr="005C602E" w:rsidRDefault="00257DC1">
            <w:pPr>
              <w:pStyle w:val="TableRowHead"/>
              <w:spacing w:before="144" w:after="144"/>
              <w:rPr>
                <w:bCs w:val="0"/>
              </w:rPr>
            </w:pPr>
            <w:r w:rsidRPr="005C602E">
              <w:t>HL7800</w:t>
            </w:r>
          </w:p>
        </w:tc>
      </w:tr>
      <w:tr w:rsidR="00257DC1" w:rsidRPr="00794639" w14:paraId="386DEAA9" w14:textId="77777777" w:rsidTr="00953CD3">
        <w:trPr>
          <w:trHeight w:val="35"/>
        </w:trPr>
        <w:tc>
          <w:tcPr>
            <w:tcW w:w="1707" w:type="dxa"/>
          </w:tcPr>
          <w:p w14:paraId="79FF68A2" w14:textId="77777777" w:rsidR="00257DC1" w:rsidRPr="00794639" w:rsidRDefault="00257DC1" w:rsidP="0038560E">
            <w:pPr>
              <w:pStyle w:val="TableBody"/>
              <w:keepNext/>
              <w:rPr>
                <w:i/>
              </w:rPr>
            </w:pPr>
            <w:r w:rsidRPr="00794639">
              <w:rPr>
                <w:i/>
              </w:rPr>
              <w:t>Test command</w:t>
            </w:r>
          </w:p>
          <w:p w14:paraId="565E198B" w14:textId="77777777" w:rsidR="00257DC1" w:rsidRPr="00794639" w:rsidRDefault="00257DC1" w:rsidP="0038560E">
            <w:pPr>
              <w:pStyle w:val="TableBody"/>
              <w:keepNext/>
            </w:pPr>
          </w:p>
          <w:p w14:paraId="7306CBB9" w14:textId="77777777" w:rsidR="00257DC1" w:rsidRPr="00794639" w:rsidRDefault="00257DC1" w:rsidP="0038560E">
            <w:pPr>
              <w:pStyle w:val="TableBody"/>
              <w:keepNext/>
              <w:rPr>
                <w:u w:val="single"/>
              </w:rPr>
            </w:pPr>
            <w:r w:rsidRPr="00794639">
              <w:rPr>
                <w:u w:val="single"/>
              </w:rPr>
              <w:t>Syntax</w:t>
            </w:r>
          </w:p>
          <w:p w14:paraId="66C27D6D" w14:textId="77777777" w:rsidR="00257DC1" w:rsidRPr="00794639" w:rsidRDefault="00257DC1" w:rsidP="0038560E">
            <w:pPr>
              <w:pStyle w:val="TableBody"/>
              <w:keepNext/>
              <w:rPr>
                <w:u w:val="single"/>
              </w:rPr>
            </w:pPr>
            <w:r w:rsidRPr="00794639">
              <w:rPr>
                <w:b/>
              </w:rPr>
              <w:t>AT+IPR=?</w:t>
            </w:r>
          </w:p>
        </w:tc>
        <w:tc>
          <w:tcPr>
            <w:tcW w:w="7290" w:type="dxa"/>
          </w:tcPr>
          <w:p w14:paraId="4E52BD4D" w14:textId="77777777" w:rsidR="00257DC1" w:rsidRPr="00794639" w:rsidRDefault="00257DC1" w:rsidP="0038560E">
            <w:pPr>
              <w:pStyle w:val="TableBody"/>
              <w:keepNext/>
              <w:rPr>
                <w:u w:val="single"/>
              </w:rPr>
            </w:pPr>
          </w:p>
          <w:p w14:paraId="573512BB" w14:textId="77777777" w:rsidR="00257DC1" w:rsidRPr="00794639" w:rsidRDefault="00257DC1" w:rsidP="0038560E">
            <w:pPr>
              <w:pStyle w:val="TableBody"/>
              <w:keepNext/>
              <w:rPr>
                <w:u w:val="single"/>
              </w:rPr>
            </w:pPr>
          </w:p>
          <w:p w14:paraId="2A1C6F05" w14:textId="77777777" w:rsidR="00257DC1" w:rsidRPr="00794639" w:rsidRDefault="00257DC1" w:rsidP="0038560E">
            <w:pPr>
              <w:pStyle w:val="TableBody"/>
              <w:keepNext/>
              <w:rPr>
                <w:u w:val="single"/>
              </w:rPr>
            </w:pPr>
            <w:r w:rsidRPr="00794639">
              <w:rPr>
                <w:u w:val="single"/>
              </w:rPr>
              <w:t>Response</w:t>
            </w:r>
          </w:p>
          <w:p w14:paraId="1FDBD98D" w14:textId="77777777" w:rsidR="00257DC1" w:rsidRPr="00794639" w:rsidRDefault="00257DC1" w:rsidP="0038560E">
            <w:pPr>
              <w:pStyle w:val="TableBody"/>
              <w:keepNext/>
              <w:rPr>
                <w:b/>
              </w:rPr>
            </w:pPr>
            <w:r w:rsidRPr="00794639">
              <w:rPr>
                <w:b/>
              </w:rPr>
              <w:t>+IPR: (</w:t>
            </w:r>
            <w:r w:rsidRPr="00794639">
              <w:t>list of supported auto-detectable</w:t>
            </w:r>
            <w:r w:rsidRPr="00794639">
              <w:rPr>
                <w:b/>
              </w:rPr>
              <w:t xml:space="preserve"> &lt;rate&gt;</w:t>
            </w:r>
            <w:r w:rsidRPr="00794639">
              <w:t>s</w:t>
            </w:r>
            <w:r w:rsidRPr="00794639">
              <w:rPr>
                <w:b/>
              </w:rPr>
              <w:t>)[,(</w:t>
            </w:r>
            <w:r w:rsidRPr="00794639">
              <w:t>list of fixed-only</w:t>
            </w:r>
            <w:r w:rsidRPr="00794639">
              <w:rPr>
                <w:b/>
              </w:rPr>
              <w:t xml:space="preserve"> &lt;rate&gt;</w:t>
            </w:r>
            <w:r w:rsidRPr="00794639">
              <w:t>s</w:t>
            </w:r>
            <w:r w:rsidRPr="00794639">
              <w:rPr>
                <w:b/>
              </w:rPr>
              <w:t>)]</w:t>
            </w:r>
          </w:p>
          <w:p w14:paraId="5035BBAE" w14:textId="77777777" w:rsidR="00257DC1" w:rsidRPr="00794639" w:rsidRDefault="00257DC1" w:rsidP="0038560E">
            <w:pPr>
              <w:pStyle w:val="TableBody"/>
              <w:keepNext/>
              <w:rPr>
                <w:u w:val="single"/>
              </w:rPr>
            </w:pPr>
            <w:r w:rsidRPr="00794639">
              <w:rPr>
                <w:b/>
              </w:rPr>
              <w:t>OK</w:t>
            </w:r>
          </w:p>
        </w:tc>
      </w:tr>
      <w:tr w:rsidR="00257DC1" w:rsidRPr="00794639" w14:paraId="1867AF5E" w14:textId="77777777" w:rsidTr="00953CD3">
        <w:trPr>
          <w:trHeight w:val="35"/>
        </w:trPr>
        <w:tc>
          <w:tcPr>
            <w:tcW w:w="1707" w:type="dxa"/>
          </w:tcPr>
          <w:p w14:paraId="6BD0372C" w14:textId="77777777" w:rsidR="00257DC1" w:rsidRPr="00794639" w:rsidRDefault="00257DC1" w:rsidP="0038560E">
            <w:pPr>
              <w:pStyle w:val="TableBody"/>
              <w:rPr>
                <w:i/>
              </w:rPr>
            </w:pPr>
            <w:r w:rsidRPr="00794639">
              <w:rPr>
                <w:i/>
              </w:rPr>
              <w:t>Read command</w:t>
            </w:r>
          </w:p>
          <w:p w14:paraId="2DE194C3" w14:textId="77777777" w:rsidR="00257DC1" w:rsidRPr="00794639" w:rsidRDefault="00257DC1" w:rsidP="0038560E">
            <w:pPr>
              <w:pStyle w:val="TableBody"/>
            </w:pPr>
          </w:p>
          <w:p w14:paraId="4214C765" w14:textId="77777777" w:rsidR="00257DC1" w:rsidRPr="00794639" w:rsidRDefault="00257DC1" w:rsidP="0038560E">
            <w:pPr>
              <w:pStyle w:val="TableBody"/>
              <w:rPr>
                <w:u w:val="single"/>
              </w:rPr>
            </w:pPr>
            <w:r w:rsidRPr="00794639">
              <w:rPr>
                <w:u w:val="single"/>
              </w:rPr>
              <w:t>Syntax</w:t>
            </w:r>
          </w:p>
          <w:p w14:paraId="32323D44" w14:textId="77777777" w:rsidR="00257DC1" w:rsidRPr="00794639" w:rsidRDefault="00257DC1" w:rsidP="0038560E">
            <w:pPr>
              <w:pStyle w:val="TableBody"/>
              <w:rPr>
                <w:u w:val="single"/>
              </w:rPr>
            </w:pPr>
            <w:r w:rsidRPr="00794639">
              <w:rPr>
                <w:b/>
              </w:rPr>
              <w:t>AT+IPR?</w:t>
            </w:r>
          </w:p>
        </w:tc>
        <w:tc>
          <w:tcPr>
            <w:tcW w:w="7290" w:type="dxa"/>
          </w:tcPr>
          <w:p w14:paraId="4C652FCC" w14:textId="77777777" w:rsidR="00257DC1" w:rsidRPr="00794639" w:rsidRDefault="00257DC1" w:rsidP="0038560E">
            <w:pPr>
              <w:pStyle w:val="TableBody"/>
              <w:rPr>
                <w:u w:val="single"/>
              </w:rPr>
            </w:pPr>
          </w:p>
          <w:p w14:paraId="60E773A2" w14:textId="77777777" w:rsidR="00257DC1" w:rsidRPr="00794639" w:rsidRDefault="00257DC1" w:rsidP="0038560E">
            <w:pPr>
              <w:pStyle w:val="TableBody"/>
              <w:rPr>
                <w:u w:val="single"/>
              </w:rPr>
            </w:pPr>
          </w:p>
          <w:p w14:paraId="2A4BF57B" w14:textId="77777777" w:rsidR="00257DC1" w:rsidRPr="00794639" w:rsidRDefault="00257DC1" w:rsidP="0038560E">
            <w:pPr>
              <w:pStyle w:val="TableBody"/>
              <w:rPr>
                <w:u w:val="single"/>
              </w:rPr>
            </w:pPr>
            <w:r w:rsidRPr="00794639">
              <w:rPr>
                <w:u w:val="single"/>
              </w:rPr>
              <w:t>Response</w:t>
            </w:r>
          </w:p>
          <w:p w14:paraId="3F152B2D" w14:textId="77777777" w:rsidR="00257DC1" w:rsidRPr="00794639" w:rsidRDefault="00257DC1" w:rsidP="0038560E">
            <w:pPr>
              <w:pStyle w:val="TableBody"/>
              <w:rPr>
                <w:b/>
                <w:lang w:eastAsia="zh-CN"/>
              </w:rPr>
            </w:pPr>
            <w:r w:rsidRPr="00794639">
              <w:rPr>
                <w:b/>
              </w:rPr>
              <w:t>+IPR:</w:t>
            </w:r>
            <w:r w:rsidRPr="00794639">
              <w:rPr>
                <w:b/>
                <w:lang w:eastAsia="zh-CN"/>
              </w:rPr>
              <w:t xml:space="preserve"> </w:t>
            </w:r>
            <w:r w:rsidRPr="00794639">
              <w:rPr>
                <w:b/>
              </w:rPr>
              <w:t>&lt;rate&gt;</w:t>
            </w:r>
          </w:p>
          <w:p w14:paraId="2A263FBB" w14:textId="77777777" w:rsidR="00257DC1" w:rsidRPr="00794639" w:rsidRDefault="00257DC1" w:rsidP="0038560E">
            <w:pPr>
              <w:pStyle w:val="TableBody"/>
              <w:rPr>
                <w:u w:val="single"/>
              </w:rPr>
            </w:pPr>
            <w:r w:rsidRPr="00794639">
              <w:rPr>
                <w:b/>
              </w:rPr>
              <w:t>OK</w:t>
            </w:r>
          </w:p>
        </w:tc>
      </w:tr>
      <w:tr w:rsidR="00257DC1" w:rsidRPr="00794639" w14:paraId="66781E77" w14:textId="77777777" w:rsidTr="00953CD3">
        <w:trPr>
          <w:trHeight w:val="35"/>
        </w:trPr>
        <w:tc>
          <w:tcPr>
            <w:tcW w:w="1707" w:type="dxa"/>
          </w:tcPr>
          <w:p w14:paraId="5CBF7918" w14:textId="77777777" w:rsidR="00257DC1" w:rsidRPr="00794639" w:rsidRDefault="00257DC1" w:rsidP="0038560E">
            <w:pPr>
              <w:pStyle w:val="TableBody"/>
              <w:rPr>
                <w:i/>
              </w:rPr>
            </w:pPr>
            <w:r w:rsidRPr="00794639">
              <w:rPr>
                <w:i/>
              </w:rPr>
              <w:t>Write command</w:t>
            </w:r>
          </w:p>
          <w:p w14:paraId="389586A7" w14:textId="77777777" w:rsidR="00257DC1" w:rsidRPr="00794639" w:rsidRDefault="00257DC1" w:rsidP="0038560E">
            <w:pPr>
              <w:pStyle w:val="TableBody"/>
            </w:pPr>
          </w:p>
          <w:p w14:paraId="5B5B94F3" w14:textId="77777777" w:rsidR="00257DC1" w:rsidRPr="00794639" w:rsidRDefault="00257DC1" w:rsidP="0038560E">
            <w:pPr>
              <w:pStyle w:val="TableBody"/>
              <w:rPr>
                <w:u w:val="single"/>
              </w:rPr>
            </w:pPr>
            <w:r w:rsidRPr="00794639">
              <w:rPr>
                <w:u w:val="single"/>
              </w:rPr>
              <w:t>Syntax</w:t>
            </w:r>
          </w:p>
          <w:p w14:paraId="636E17C6" w14:textId="77777777" w:rsidR="00257DC1" w:rsidRPr="00794639" w:rsidRDefault="00257DC1" w:rsidP="0038560E">
            <w:pPr>
              <w:pStyle w:val="TableBody"/>
              <w:rPr>
                <w:u w:val="single"/>
              </w:rPr>
            </w:pPr>
            <w:r w:rsidRPr="00794639">
              <w:rPr>
                <w:b/>
              </w:rPr>
              <w:t>AT+IPR=&lt;rate&gt;</w:t>
            </w:r>
          </w:p>
        </w:tc>
        <w:tc>
          <w:tcPr>
            <w:tcW w:w="7290" w:type="dxa"/>
          </w:tcPr>
          <w:p w14:paraId="1192FD8B" w14:textId="77777777" w:rsidR="00257DC1" w:rsidRPr="00794639" w:rsidRDefault="00257DC1" w:rsidP="0038560E">
            <w:pPr>
              <w:pStyle w:val="TableBody"/>
              <w:rPr>
                <w:u w:val="single"/>
              </w:rPr>
            </w:pPr>
          </w:p>
          <w:p w14:paraId="4F158594" w14:textId="77777777" w:rsidR="00257DC1" w:rsidRPr="00794639" w:rsidRDefault="00257DC1" w:rsidP="0038560E">
            <w:pPr>
              <w:pStyle w:val="TableBody"/>
              <w:rPr>
                <w:u w:val="single"/>
              </w:rPr>
            </w:pPr>
          </w:p>
          <w:p w14:paraId="07B24E91" w14:textId="77777777" w:rsidR="00257DC1" w:rsidRPr="00794639" w:rsidRDefault="00257DC1" w:rsidP="0038560E">
            <w:pPr>
              <w:pStyle w:val="TableBody"/>
              <w:rPr>
                <w:u w:val="single"/>
              </w:rPr>
            </w:pPr>
            <w:r w:rsidRPr="00794639">
              <w:rPr>
                <w:u w:val="single"/>
              </w:rPr>
              <w:t>Response</w:t>
            </w:r>
          </w:p>
          <w:p w14:paraId="5E7CD54F" w14:textId="77777777" w:rsidR="00257DC1" w:rsidRPr="00794639" w:rsidRDefault="00257DC1" w:rsidP="0038560E">
            <w:pPr>
              <w:pStyle w:val="TableBody"/>
              <w:rPr>
                <w:b/>
              </w:rPr>
            </w:pPr>
            <w:r w:rsidRPr="00794639">
              <w:rPr>
                <w:b/>
              </w:rPr>
              <w:t>OK</w:t>
            </w:r>
          </w:p>
          <w:p w14:paraId="76102039" w14:textId="77777777" w:rsidR="00257DC1" w:rsidRPr="00794639" w:rsidRDefault="00257DC1" w:rsidP="0038560E">
            <w:pPr>
              <w:pStyle w:val="TableBody"/>
              <w:rPr>
                <w:b/>
              </w:rPr>
            </w:pPr>
          </w:p>
          <w:p w14:paraId="63B11374" w14:textId="77777777" w:rsidR="00257DC1" w:rsidRPr="00794639" w:rsidRDefault="00257DC1" w:rsidP="0038560E">
            <w:pPr>
              <w:pStyle w:val="TableBody"/>
            </w:pPr>
            <w:r w:rsidRPr="00794639">
              <w:t>or</w:t>
            </w:r>
          </w:p>
          <w:p w14:paraId="1B4446F3" w14:textId="77777777" w:rsidR="00257DC1" w:rsidRPr="00794639" w:rsidRDefault="00257DC1" w:rsidP="0038560E">
            <w:pPr>
              <w:pStyle w:val="TableBody"/>
              <w:rPr>
                <w:b/>
              </w:rPr>
            </w:pPr>
            <w:r w:rsidRPr="00794639">
              <w:rPr>
                <w:b/>
              </w:rPr>
              <w:t>ERROR</w:t>
            </w:r>
          </w:p>
          <w:p w14:paraId="25628AC8" w14:textId="77777777" w:rsidR="00257DC1" w:rsidRPr="00794639" w:rsidRDefault="00257DC1" w:rsidP="0038560E">
            <w:pPr>
              <w:pStyle w:val="TableBody"/>
            </w:pPr>
          </w:p>
          <w:p w14:paraId="5072DE77" w14:textId="77777777" w:rsidR="00257DC1" w:rsidRPr="00794639" w:rsidRDefault="00257DC1" w:rsidP="0038560E">
            <w:pPr>
              <w:pStyle w:val="TableBody"/>
              <w:rPr>
                <w:u w:val="single"/>
              </w:rPr>
            </w:pPr>
            <w:r w:rsidRPr="00794639">
              <w:rPr>
                <w:u w:val="single"/>
              </w:rPr>
              <w:t>Parameter</w:t>
            </w:r>
            <w:del w:id="1612" w:author="Elaine Baricante" w:date="2018-11-26T15:41:00Z">
              <w:r w:rsidRPr="00794639" w:rsidDel="00E766F2">
                <w:rPr>
                  <w:u w:val="single"/>
                </w:rPr>
                <w:delText>s</w:delText>
              </w:r>
            </w:del>
          </w:p>
          <w:p w14:paraId="61CD63D4" w14:textId="77777777" w:rsidR="00257DC1" w:rsidRPr="00794639" w:rsidRDefault="00257DC1" w:rsidP="0038560E">
            <w:pPr>
              <w:pStyle w:val="TableBody"/>
            </w:pPr>
            <w:r w:rsidRPr="00794639">
              <w:rPr>
                <w:b/>
              </w:rPr>
              <w:t>&lt;rate&gt;</w:t>
            </w:r>
            <w:r w:rsidRPr="00794639">
              <w:rPr>
                <w:b/>
              </w:rPr>
              <w:tab/>
            </w:r>
            <w:r w:rsidRPr="00794639">
              <w:tab/>
              <w:t>Rate in bits per second</w:t>
            </w:r>
          </w:p>
          <w:p w14:paraId="1F7BABBC" w14:textId="77777777" w:rsidR="00257DC1" w:rsidRPr="00794639" w:rsidRDefault="00257DC1" w:rsidP="0038560E">
            <w:pPr>
              <w:pStyle w:val="TableBody"/>
            </w:pPr>
            <w:r w:rsidRPr="00794639">
              <w:t xml:space="preserve">4800, 9600, 19200, 38400, 57600, </w:t>
            </w:r>
            <w:r w:rsidRPr="00794639">
              <w:rPr>
                <w:u w:val="single"/>
              </w:rPr>
              <w:t>115200</w:t>
            </w:r>
            <w:r w:rsidRPr="00794639">
              <w:t xml:space="preserve"> (default value), 230400, 460800</w:t>
            </w:r>
          </w:p>
        </w:tc>
      </w:tr>
      <w:tr w:rsidR="00257DC1" w:rsidRPr="00794639" w14:paraId="6B18C7BB" w14:textId="77777777" w:rsidTr="00953CD3">
        <w:trPr>
          <w:trHeight w:val="35"/>
        </w:trPr>
        <w:tc>
          <w:tcPr>
            <w:tcW w:w="1707" w:type="dxa"/>
          </w:tcPr>
          <w:p w14:paraId="3DC61544" w14:textId="77777777" w:rsidR="00257DC1" w:rsidRPr="00794639" w:rsidRDefault="00257DC1" w:rsidP="000124AC">
            <w:pPr>
              <w:pStyle w:val="TableBody"/>
              <w:rPr>
                <w:u w:val="single"/>
              </w:rPr>
            </w:pPr>
            <w:r w:rsidRPr="00794639">
              <w:rPr>
                <w:u w:val="single"/>
              </w:rPr>
              <w:t>Reference</w:t>
            </w:r>
          </w:p>
          <w:p w14:paraId="0B36BC17" w14:textId="24EC5119" w:rsidR="00365D20" w:rsidRPr="00794639" w:rsidRDefault="00365D20" w:rsidP="000124AC">
            <w:pPr>
              <w:pStyle w:val="TableBody"/>
              <w:rPr>
                <w:u w:val="single"/>
              </w:rPr>
            </w:pPr>
            <w:r w:rsidRPr="00794639">
              <w:t>ITU-T V.250</w:t>
            </w:r>
          </w:p>
        </w:tc>
        <w:tc>
          <w:tcPr>
            <w:tcW w:w="7290" w:type="dxa"/>
          </w:tcPr>
          <w:p w14:paraId="47FD555C" w14:textId="3C6B799A" w:rsidR="00257DC1" w:rsidRPr="00794639" w:rsidRDefault="00CD018D" w:rsidP="0038560E">
            <w:pPr>
              <w:pStyle w:val="TableBody"/>
              <w:rPr>
                <w:u w:val="single"/>
              </w:rPr>
            </w:pPr>
            <w:r w:rsidRPr="00794639">
              <w:rPr>
                <w:u w:val="single"/>
              </w:rPr>
              <w:t>Notes</w:t>
            </w:r>
          </w:p>
          <w:p w14:paraId="29E4731D" w14:textId="400D3B8C" w:rsidR="00CD018D" w:rsidRPr="00794639" w:rsidRDefault="00CD018D" w:rsidP="00F4516C">
            <w:pPr>
              <w:pStyle w:val="TableBody"/>
              <w:numPr>
                <w:ilvl w:val="0"/>
                <w:numId w:val="471"/>
              </w:numPr>
            </w:pPr>
            <w:r w:rsidRPr="00794639">
              <w:t xml:space="preserve">Configuration is saved in non-volatile memory using </w:t>
            </w:r>
            <w:r w:rsidRPr="00DF20AD">
              <w:rPr>
                <w:rStyle w:val="Code"/>
              </w:rPr>
              <w:t>AT&amp;</w:t>
            </w:r>
            <w:commentRangeStart w:id="1613"/>
            <w:r w:rsidRPr="00DF20AD">
              <w:rPr>
                <w:rStyle w:val="Code"/>
              </w:rPr>
              <w:t>W</w:t>
            </w:r>
            <w:commentRangeEnd w:id="1613"/>
            <w:r w:rsidR="00365D20" w:rsidRPr="00DF20AD">
              <w:rPr>
                <w:rStyle w:val="Code"/>
              </w:rPr>
              <w:commentReference w:id="1613"/>
            </w:r>
            <w:r w:rsidR="00AC2946" w:rsidRPr="00794639">
              <w:t>.</w:t>
            </w:r>
          </w:p>
          <w:p w14:paraId="4F50D56E" w14:textId="7B0D9038" w:rsidR="00F4516C" w:rsidRPr="0048226A" w:rsidRDefault="00F4516C" w:rsidP="00DF20AD">
            <w:pPr>
              <w:pStyle w:val="TableBody"/>
              <w:numPr>
                <w:ilvl w:val="0"/>
                <w:numId w:val="471"/>
              </w:numPr>
              <w:rPr>
                <w:u w:val="single"/>
              </w:rPr>
            </w:pPr>
            <w:commentRangeStart w:id="1614"/>
            <w:r w:rsidRPr="00794639">
              <w:t>Once</w:t>
            </w:r>
            <w:commentRangeEnd w:id="1614"/>
            <w:r w:rsidRPr="00794639">
              <w:rPr>
                <w:rStyle w:val="CommentReference"/>
                <w:rFonts w:ascii="Verdana" w:hAnsi="Verdana" w:cs="Times New Roman"/>
                <w:lang w:eastAsia="en-US"/>
              </w:rPr>
              <w:commentReference w:id="1614"/>
            </w:r>
            <w:r w:rsidRPr="00794639">
              <w:t xml:space="preserve"> the </w:t>
            </w:r>
            <w:r w:rsidRPr="00DF20AD">
              <w:rPr>
                <w:rStyle w:val="Code"/>
              </w:rPr>
              <w:t>OK</w:t>
            </w:r>
            <w:r w:rsidRPr="00794639">
              <w:t xml:space="preserve"> response is received, the new &lt;rate&gt; is effective after about </w:t>
            </w:r>
            <w:del w:id="1615" w:author="Sevan Sirapian [2]" w:date="2018-11-26T11:12:00Z">
              <w:r w:rsidRPr="00794639">
                <w:delText>1s</w:delText>
              </w:r>
            </w:del>
            <w:commentRangeStart w:id="1616"/>
            <w:ins w:id="1617" w:author="Sevan Sirapian [2]" w:date="2018-11-26T11:12:00Z">
              <w:r w:rsidR="00C43655">
                <w:t>2</w:t>
              </w:r>
              <w:r w:rsidRPr="00794639">
                <w:t>s</w:t>
              </w:r>
              <w:commentRangeEnd w:id="1616"/>
              <w:r w:rsidR="00AD6F9C">
                <w:rPr>
                  <w:rStyle w:val="CommentReference"/>
                  <w:rFonts w:ascii="Verdana" w:hAnsi="Verdana" w:cs="Times New Roman"/>
                  <w:lang w:eastAsia="en-US"/>
                </w:rPr>
                <w:commentReference w:id="1616"/>
              </w:r>
            </w:ins>
            <w:r w:rsidRPr="00794639">
              <w:t>.</w:t>
            </w:r>
          </w:p>
        </w:tc>
      </w:tr>
    </w:tbl>
    <w:p w14:paraId="74AA5642" w14:textId="68A9DC57" w:rsidR="00AA7BFF" w:rsidRPr="00794639" w:rsidRDefault="00AA7BFF" w:rsidP="00AA7BFF">
      <w:pPr>
        <w:pStyle w:val="Heading2"/>
      </w:pPr>
      <w:bookmarkStart w:id="1618" w:name="_Ref520814219"/>
      <w:bookmarkStart w:id="1619" w:name="_Toc531700560"/>
      <w:r w:rsidRPr="00794639">
        <w:lastRenderedPageBreak/>
        <w:t>&amp;C Command: Set Data Carrier Detect (DCD) Function Mode</w:t>
      </w:r>
      <w:bookmarkEnd w:id="1618"/>
      <w:bookmarkEnd w:id="1619"/>
    </w:p>
    <w:tbl>
      <w:tblPr>
        <w:tblStyle w:val="TableSWIleft"/>
        <w:tblW w:w="8997" w:type="dxa"/>
        <w:tblLayout w:type="fixed"/>
        <w:tblLook w:val="04A0" w:firstRow="1" w:lastRow="0" w:firstColumn="1" w:lastColumn="0" w:noHBand="0" w:noVBand="1"/>
      </w:tblPr>
      <w:tblGrid>
        <w:gridCol w:w="1707"/>
        <w:gridCol w:w="7290"/>
      </w:tblGrid>
      <w:tr w:rsidR="00AA7BFF" w:rsidRPr="00794639" w14:paraId="5D33138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5BC2061" w14:textId="77777777" w:rsidR="00AA7BFF" w:rsidRPr="00794639" w:rsidRDefault="00AA7BFF">
            <w:pPr>
              <w:pStyle w:val="TableRowHead"/>
              <w:spacing w:before="144" w:after="144"/>
              <w:rPr>
                <w:bCs w:val="0"/>
              </w:rPr>
            </w:pPr>
            <w:r w:rsidRPr="00794639">
              <w:t>HL7800</w:t>
            </w:r>
          </w:p>
        </w:tc>
      </w:tr>
      <w:tr w:rsidR="00AA7BFF" w:rsidRPr="00794639" w14:paraId="55C85798" w14:textId="77777777" w:rsidTr="00953CD3">
        <w:trPr>
          <w:trHeight w:val="35"/>
        </w:trPr>
        <w:tc>
          <w:tcPr>
            <w:tcW w:w="1707" w:type="dxa"/>
          </w:tcPr>
          <w:p w14:paraId="13A67BDA" w14:textId="77777777" w:rsidR="00AA7BFF" w:rsidRPr="00794639" w:rsidRDefault="00AA7BFF" w:rsidP="00AA7BFF">
            <w:pPr>
              <w:pStyle w:val="TableBody"/>
              <w:rPr>
                <w:i/>
              </w:rPr>
            </w:pPr>
            <w:r w:rsidRPr="00794639">
              <w:rPr>
                <w:i/>
              </w:rPr>
              <w:t>Execute command</w:t>
            </w:r>
          </w:p>
          <w:p w14:paraId="74EA1DED" w14:textId="77777777" w:rsidR="00AA7BFF" w:rsidRPr="00794639" w:rsidRDefault="00AA7BFF" w:rsidP="00AA7BFF">
            <w:pPr>
              <w:pStyle w:val="TableBody"/>
            </w:pPr>
          </w:p>
          <w:p w14:paraId="548B1517" w14:textId="77777777" w:rsidR="00AA7BFF" w:rsidRPr="00794639" w:rsidRDefault="00AA7BFF" w:rsidP="00AA7BFF">
            <w:pPr>
              <w:pStyle w:val="TableBody"/>
              <w:rPr>
                <w:u w:val="single"/>
              </w:rPr>
            </w:pPr>
            <w:r w:rsidRPr="00794639">
              <w:rPr>
                <w:u w:val="single"/>
              </w:rPr>
              <w:t>Syntax</w:t>
            </w:r>
          </w:p>
          <w:p w14:paraId="3BEFF335" w14:textId="5EF50FD9" w:rsidR="00AA7BFF" w:rsidRPr="00794639" w:rsidRDefault="00AA7BFF" w:rsidP="00170927">
            <w:pPr>
              <w:pStyle w:val="TableBody"/>
              <w:rPr>
                <w:u w:val="single"/>
              </w:rPr>
            </w:pPr>
            <w:r w:rsidRPr="00794639">
              <w:rPr>
                <w:b/>
              </w:rPr>
              <w:t>AT&amp;C&lt;value&gt;</w:t>
            </w:r>
          </w:p>
        </w:tc>
        <w:tc>
          <w:tcPr>
            <w:tcW w:w="7290" w:type="dxa"/>
          </w:tcPr>
          <w:p w14:paraId="760AE659" w14:textId="77777777" w:rsidR="00AA7BFF" w:rsidRPr="00794639" w:rsidRDefault="00AA7BFF" w:rsidP="00AA7BFF">
            <w:pPr>
              <w:pStyle w:val="TableBody"/>
              <w:rPr>
                <w:u w:val="single"/>
              </w:rPr>
            </w:pPr>
          </w:p>
          <w:p w14:paraId="1B33D63A" w14:textId="77777777" w:rsidR="00AA7BFF" w:rsidRPr="00794639" w:rsidRDefault="00AA7BFF" w:rsidP="00AA7BFF">
            <w:pPr>
              <w:pStyle w:val="TableBody"/>
              <w:rPr>
                <w:u w:val="single"/>
              </w:rPr>
            </w:pPr>
          </w:p>
          <w:p w14:paraId="2EAE2625" w14:textId="77777777" w:rsidR="00AA7BFF" w:rsidRPr="00794639" w:rsidRDefault="00AA7BFF" w:rsidP="00AA7BFF">
            <w:pPr>
              <w:pStyle w:val="TableBody"/>
              <w:rPr>
                <w:u w:val="single"/>
              </w:rPr>
            </w:pPr>
            <w:r w:rsidRPr="00794639">
              <w:rPr>
                <w:u w:val="single"/>
              </w:rPr>
              <w:t>Response</w:t>
            </w:r>
          </w:p>
          <w:p w14:paraId="69FA2052" w14:textId="77777777" w:rsidR="00AA7BFF" w:rsidRPr="00794639" w:rsidRDefault="00AA7BFF" w:rsidP="00AA7BFF">
            <w:pPr>
              <w:pStyle w:val="TableBody"/>
              <w:rPr>
                <w:b/>
              </w:rPr>
            </w:pPr>
            <w:r w:rsidRPr="00794639">
              <w:rPr>
                <w:b/>
              </w:rPr>
              <w:t>OK</w:t>
            </w:r>
          </w:p>
          <w:p w14:paraId="3BB6E38C" w14:textId="77777777" w:rsidR="00AA7BFF" w:rsidRPr="00794639" w:rsidRDefault="00AA7BFF" w:rsidP="00AA7BFF">
            <w:pPr>
              <w:pStyle w:val="TableBody"/>
              <w:rPr>
                <w:sz w:val="14"/>
                <w:szCs w:val="14"/>
              </w:rPr>
            </w:pPr>
          </w:p>
          <w:p w14:paraId="72445211" w14:textId="3E0EAE60" w:rsidR="00AA7BFF" w:rsidRPr="00794639" w:rsidRDefault="00AA7BFF" w:rsidP="00AA7BFF">
            <w:pPr>
              <w:pStyle w:val="TableBody"/>
              <w:rPr>
                <w:u w:val="single"/>
              </w:rPr>
            </w:pPr>
            <w:r w:rsidRPr="00794639">
              <w:rPr>
                <w:u w:val="single"/>
              </w:rPr>
              <w:t>Parameter</w:t>
            </w:r>
          </w:p>
          <w:p w14:paraId="420D38B5" w14:textId="77777777" w:rsidR="00AA7BFF" w:rsidRPr="00794639" w:rsidRDefault="00AA7BFF" w:rsidP="00AA7BFF">
            <w:pPr>
              <w:pStyle w:val="TableBody"/>
            </w:pPr>
            <w:r w:rsidRPr="00794639">
              <w:rPr>
                <w:b/>
              </w:rPr>
              <w:t>&lt;value&gt;</w:t>
            </w:r>
            <w:r w:rsidRPr="00794639">
              <w:tab/>
              <w:t>0</w:t>
            </w:r>
            <w:r w:rsidRPr="00794639">
              <w:tab/>
              <w:t>DCD line is always active</w:t>
            </w:r>
          </w:p>
          <w:p w14:paraId="1DE0D7ED" w14:textId="742BFD88" w:rsidR="00AA7BFF" w:rsidRPr="00794639" w:rsidRDefault="00AA7BFF" w:rsidP="00AA7BFF">
            <w:pPr>
              <w:pStyle w:val="TableBody"/>
              <w:keepNext/>
              <w:rPr>
                <w:u w:val="single"/>
              </w:rPr>
            </w:pPr>
            <w:r w:rsidRPr="00794639">
              <w:tab/>
            </w:r>
            <w:r w:rsidRPr="00794639">
              <w:tab/>
            </w:r>
            <w:r w:rsidRPr="00794639">
              <w:rPr>
                <w:u w:val="single"/>
              </w:rPr>
              <w:t>1</w:t>
            </w:r>
            <w:r w:rsidRPr="00794639">
              <w:rPr>
                <w:lang w:eastAsia="zh-CN"/>
              </w:rPr>
              <w:tab/>
            </w:r>
            <w:r w:rsidRPr="00794639">
              <w:rPr>
                <w:snapToGrid w:val="0"/>
              </w:rPr>
              <w:t>DCD line is active in the presence of data carrier only</w:t>
            </w:r>
            <w:ins w:id="1620" w:author="Sevan Sirapian [2]" w:date="2018-11-26T11:12:00Z">
              <w:r w:rsidR="0003191A">
                <w:rPr>
                  <w:snapToGrid w:val="0"/>
                </w:rPr>
                <w:t xml:space="preserve"> (data call </w:t>
              </w:r>
            </w:ins>
            <w:ins w:id="1621" w:author="Elaine Baricante" w:date="2018-11-26T11:18:00Z">
              <w:r w:rsidR="004C3278">
                <w:rPr>
                  <w:snapToGrid w:val="0"/>
                </w:rPr>
                <w:tab/>
              </w:r>
              <w:r w:rsidR="004C3278">
                <w:rPr>
                  <w:snapToGrid w:val="0"/>
                </w:rPr>
                <w:tab/>
              </w:r>
              <w:r w:rsidR="004C3278">
                <w:rPr>
                  <w:snapToGrid w:val="0"/>
                </w:rPr>
                <w:tab/>
              </w:r>
            </w:ins>
            <w:ins w:id="1622" w:author="Sevan Sirapian [2]" w:date="2018-11-26T11:12:00Z">
              <w:r w:rsidR="0003191A">
                <w:rPr>
                  <w:snapToGrid w:val="0"/>
                </w:rPr>
                <w:t>ongoing)</w:t>
              </w:r>
            </w:ins>
          </w:p>
        </w:tc>
      </w:tr>
      <w:tr w:rsidR="00AA7BFF" w:rsidRPr="00794639" w14:paraId="06014D77" w14:textId="77777777" w:rsidTr="00953CD3">
        <w:trPr>
          <w:trHeight w:val="35"/>
        </w:trPr>
        <w:tc>
          <w:tcPr>
            <w:tcW w:w="1707" w:type="dxa"/>
          </w:tcPr>
          <w:p w14:paraId="7B0574F7" w14:textId="77777777" w:rsidR="00AA7BFF" w:rsidRPr="00794639" w:rsidRDefault="00AA7BFF" w:rsidP="00AA7BFF">
            <w:pPr>
              <w:pStyle w:val="TableBody"/>
              <w:rPr>
                <w:u w:val="single"/>
              </w:rPr>
            </w:pPr>
            <w:r w:rsidRPr="00794639">
              <w:rPr>
                <w:u w:val="single"/>
              </w:rPr>
              <w:t>Reference</w:t>
            </w:r>
          </w:p>
          <w:p w14:paraId="421804F8" w14:textId="4FB131B2" w:rsidR="00AA7BFF" w:rsidRPr="00794639" w:rsidRDefault="00AA7BFF" w:rsidP="00AA7BFF">
            <w:pPr>
              <w:pStyle w:val="TableBody"/>
              <w:rPr>
                <w:i/>
              </w:rPr>
            </w:pPr>
            <w:r w:rsidRPr="00794639">
              <w:t>V.25</w:t>
            </w:r>
            <w:ins w:id="1623" w:author="Elaine Baricante" w:date="2018-12-04T15:35:00Z">
              <w:r w:rsidR="00AC1D30">
                <w:t>t</w:t>
              </w:r>
            </w:ins>
            <w:del w:id="1624" w:author="Elaine Baricante" w:date="2018-12-04T15:35:00Z">
              <w:r w:rsidRPr="00794639" w:rsidDel="00AC1D30">
                <w:delText>T</w:delText>
              </w:r>
            </w:del>
            <w:r w:rsidRPr="00794639">
              <w:t>er</w:t>
            </w:r>
          </w:p>
        </w:tc>
        <w:tc>
          <w:tcPr>
            <w:tcW w:w="7290" w:type="dxa"/>
          </w:tcPr>
          <w:p w14:paraId="1232B394" w14:textId="77777777" w:rsidR="00AA7BFF" w:rsidRPr="00794639" w:rsidRDefault="00AA7BFF" w:rsidP="00AA7BFF">
            <w:pPr>
              <w:pStyle w:val="TableBody"/>
              <w:rPr>
                <w:u w:val="single"/>
              </w:rPr>
            </w:pPr>
            <w:r w:rsidRPr="00794639">
              <w:rPr>
                <w:u w:val="single"/>
              </w:rPr>
              <w:t>Notes</w:t>
            </w:r>
          </w:p>
          <w:p w14:paraId="2E83813A" w14:textId="3E1FE9AA" w:rsidR="00AA7BFF" w:rsidRPr="00794639" w:rsidRDefault="00AA7BFF" w:rsidP="00AA7BFF">
            <w:pPr>
              <w:pStyle w:val="TableBody"/>
              <w:rPr>
                <w:u w:val="single"/>
              </w:rPr>
            </w:pPr>
            <w:r w:rsidRPr="00794639">
              <w:t xml:space="preserve">See data stored by </w:t>
            </w:r>
            <w:r w:rsidRPr="00794639">
              <w:rPr>
                <w:rStyle w:val="Code"/>
              </w:rPr>
              <w:t>&amp;W</w:t>
            </w:r>
            <w:r w:rsidRPr="00794639">
              <w:t xml:space="preserve"> for default value.</w:t>
            </w:r>
          </w:p>
        </w:tc>
      </w:tr>
    </w:tbl>
    <w:p w14:paraId="6FB8A5E1" w14:textId="6D7E4A09" w:rsidR="00AA7BFF" w:rsidRPr="00794639" w:rsidRDefault="00AA7BFF" w:rsidP="00AA7BFF">
      <w:pPr>
        <w:pStyle w:val="Heading2"/>
      </w:pPr>
      <w:bookmarkStart w:id="1625" w:name="_Ref520814221"/>
      <w:bookmarkStart w:id="1626" w:name="_Toc531700561"/>
      <w:r w:rsidRPr="00794639">
        <w:t>&amp;D Command: Set Data Terminal Ready (DTR) Function Mode</w:t>
      </w:r>
      <w:bookmarkEnd w:id="1625"/>
      <w:bookmarkEnd w:id="1626"/>
    </w:p>
    <w:tbl>
      <w:tblPr>
        <w:tblStyle w:val="TableSWIleft"/>
        <w:tblW w:w="8997" w:type="dxa"/>
        <w:tblLayout w:type="fixed"/>
        <w:tblLook w:val="04A0" w:firstRow="1" w:lastRow="0" w:firstColumn="1" w:lastColumn="0" w:noHBand="0" w:noVBand="1"/>
      </w:tblPr>
      <w:tblGrid>
        <w:gridCol w:w="1707"/>
        <w:gridCol w:w="7290"/>
      </w:tblGrid>
      <w:tr w:rsidR="00AA7BFF" w:rsidRPr="00794639" w14:paraId="0ABA20D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9C08BA6" w14:textId="77777777" w:rsidR="00AA7BFF" w:rsidRPr="00794639" w:rsidRDefault="00AA7BFF">
            <w:pPr>
              <w:pStyle w:val="TableRowHead"/>
              <w:spacing w:before="144" w:after="144"/>
              <w:rPr>
                <w:bCs w:val="0"/>
              </w:rPr>
            </w:pPr>
            <w:r w:rsidRPr="00794639">
              <w:t>HL7800</w:t>
            </w:r>
          </w:p>
        </w:tc>
      </w:tr>
      <w:tr w:rsidR="00AA7BFF" w:rsidRPr="00794639" w14:paraId="5CD42E8F" w14:textId="77777777" w:rsidTr="00953CD3">
        <w:trPr>
          <w:trHeight w:val="35"/>
        </w:trPr>
        <w:tc>
          <w:tcPr>
            <w:tcW w:w="1707" w:type="dxa"/>
          </w:tcPr>
          <w:p w14:paraId="65904AE9" w14:textId="77777777" w:rsidR="00AA7BFF" w:rsidRPr="00794639" w:rsidRDefault="00AA7BFF" w:rsidP="00AA7BFF">
            <w:pPr>
              <w:pStyle w:val="TableBody"/>
              <w:rPr>
                <w:i/>
              </w:rPr>
            </w:pPr>
            <w:r w:rsidRPr="00794639">
              <w:rPr>
                <w:i/>
              </w:rPr>
              <w:t>Execute command</w:t>
            </w:r>
          </w:p>
          <w:p w14:paraId="6B96ADF9" w14:textId="77777777" w:rsidR="00AA7BFF" w:rsidRPr="00794639" w:rsidRDefault="00AA7BFF" w:rsidP="00AA7BFF">
            <w:pPr>
              <w:pStyle w:val="TableBody"/>
            </w:pPr>
          </w:p>
          <w:p w14:paraId="0E9D27CA" w14:textId="77777777" w:rsidR="00AA7BFF" w:rsidRPr="00794639" w:rsidRDefault="00AA7BFF" w:rsidP="00AA7BFF">
            <w:pPr>
              <w:pStyle w:val="TableBody"/>
              <w:rPr>
                <w:u w:val="single"/>
              </w:rPr>
            </w:pPr>
            <w:r w:rsidRPr="00794639">
              <w:rPr>
                <w:u w:val="single"/>
              </w:rPr>
              <w:t>Syntax</w:t>
            </w:r>
          </w:p>
          <w:p w14:paraId="1AEA455A" w14:textId="3E0C2D73" w:rsidR="00AA7BFF" w:rsidRPr="00794639" w:rsidRDefault="00AA7BFF" w:rsidP="00AA7BFF">
            <w:pPr>
              <w:pStyle w:val="TableBody"/>
              <w:rPr>
                <w:u w:val="single"/>
              </w:rPr>
            </w:pPr>
            <w:r w:rsidRPr="00794639">
              <w:rPr>
                <w:b/>
              </w:rPr>
              <w:t>AT&amp;D&lt;value&gt;</w:t>
            </w:r>
          </w:p>
        </w:tc>
        <w:tc>
          <w:tcPr>
            <w:tcW w:w="7290" w:type="dxa"/>
          </w:tcPr>
          <w:p w14:paraId="3C49A37A" w14:textId="77777777" w:rsidR="00AA7BFF" w:rsidRPr="00794639" w:rsidRDefault="00AA7BFF" w:rsidP="00AA7BFF">
            <w:pPr>
              <w:pStyle w:val="TableBody"/>
              <w:rPr>
                <w:u w:val="single"/>
              </w:rPr>
            </w:pPr>
          </w:p>
          <w:p w14:paraId="70115A81" w14:textId="77777777" w:rsidR="00AA7BFF" w:rsidRPr="00794639" w:rsidRDefault="00AA7BFF" w:rsidP="00AA7BFF">
            <w:pPr>
              <w:pStyle w:val="TableBody"/>
              <w:rPr>
                <w:u w:val="single"/>
              </w:rPr>
            </w:pPr>
          </w:p>
          <w:p w14:paraId="64CA093D" w14:textId="77777777" w:rsidR="00AA7BFF" w:rsidRPr="00794639" w:rsidRDefault="00AA7BFF" w:rsidP="00AA7BFF">
            <w:pPr>
              <w:pStyle w:val="TableBody"/>
              <w:rPr>
                <w:u w:val="single"/>
              </w:rPr>
            </w:pPr>
            <w:r w:rsidRPr="00794639">
              <w:rPr>
                <w:u w:val="single"/>
              </w:rPr>
              <w:t>Response</w:t>
            </w:r>
          </w:p>
          <w:p w14:paraId="35D14519" w14:textId="77777777" w:rsidR="00AA7BFF" w:rsidRPr="00794639" w:rsidRDefault="00AA7BFF" w:rsidP="00AA7BFF">
            <w:pPr>
              <w:pStyle w:val="TableBody"/>
              <w:rPr>
                <w:b/>
              </w:rPr>
            </w:pPr>
            <w:r w:rsidRPr="00794639">
              <w:rPr>
                <w:b/>
              </w:rPr>
              <w:t>OK</w:t>
            </w:r>
          </w:p>
          <w:p w14:paraId="3854A50D" w14:textId="77777777" w:rsidR="00AA7BFF" w:rsidRPr="00794639" w:rsidRDefault="00AA7BFF" w:rsidP="00AA7BFF">
            <w:pPr>
              <w:pStyle w:val="TableBody"/>
              <w:rPr>
                <w:sz w:val="14"/>
                <w:szCs w:val="14"/>
              </w:rPr>
            </w:pPr>
          </w:p>
          <w:p w14:paraId="224CBCD1" w14:textId="77777777" w:rsidR="00AA7BFF" w:rsidRPr="00794639" w:rsidRDefault="00AA7BFF" w:rsidP="00AA7BFF">
            <w:pPr>
              <w:pStyle w:val="TableBody"/>
              <w:rPr>
                <w:u w:val="single"/>
                <w:lang w:eastAsia="zh-CN"/>
              </w:rPr>
            </w:pPr>
            <w:r w:rsidRPr="00794639">
              <w:rPr>
                <w:u w:val="single"/>
              </w:rPr>
              <w:t>Parameters</w:t>
            </w:r>
          </w:p>
          <w:p w14:paraId="74F45046" w14:textId="77777777" w:rsidR="00AA7BFF" w:rsidRPr="00794639" w:rsidRDefault="00AA7BFF" w:rsidP="00AA7BFF">
            <w:pPr>
              <w:pStyle w:val="TableBody"/>
              <w:rPr>
                <w:snapToGrid w:val="0"/>
              </w:rPr>
            </w:pPr>
            <w:r w:rsidRPr="00794639">
              <w:rPr>
                <w:b/>
              </w:rPr>
              <w:t>&lt;value&gt;</w:t>
            </w:r>
            <w:r w:rsidRPr="00794639">
              <w:rPr>
                <w:snapToGrid w:val="0"/>
              </w:rPr>
              <w:tab/>
              <w:t>0</w:t>
            </w:r>
            <w:r w:rsidRPr="00794639">
              <w:rPr>
                <w:snapToGrid w:val="0"/>
              </w:rPr>
              <w:tab/>
              <w:t>TA ignores status on DTR</w:t>
            </w:r>
          </w:p>
          <w:p w14:paraId="5BB89007" w14:textId="27E378A9" w:rsidR="00AA7BFF" w:rsidRPr="00794639" w:rsidRDefault="00AA7BFF" w:rsidP="00AA7BFF">
            <w:pPr>
              <w:pStyle w:val="TableBody"/>
              <w:rPr>
                <w:snapToGrid w:val="0"/>
              </w:rPr>
            </w:pPr>
            <w:r w:rsidRPr="00794639">
              <w:rPr>
                <w:snapToGrid w:val="0"/>
              </w:rPr>
              <w:tab/>
            </w:r>
            <w:r w:rsidRPr="00794639">
              <w:rPr>
                <w:snapToGrid w:val="0"/>
              </w:rPr>
              <w:tab/>
            </w:r>
            <w:r w:rsidRPr="00794639">
              <w:rPr>
                <w:snapToGrid w:val="0"/>
                <w:u w:val="single"/>
              </w:rPr>
              <w:t>1</w:t>
            </w:r>
            <w:r w:rsidRPr="00794639">
              <w:rPr>
                <w:snapToGrid w:val="0"/>
              </w:rPr>
              <w:tab/>
            </w:r>
            <w:r w:rsidRPr="00794639">
              <w:t>DTR drops from active to inactive</w:t>
            </w:r>
            <w:r w:rsidRPr="00794639">
              <w:rPr>
                <w:snapToGrid w:val="0"/>
              </w:rPr>
              <w:t xml:space="preserve"> - change to command mode </w:t>
            </w:r>
            <w:r w:rsidR="003440EF" w:rsidRPr="00794639">
              <w:rPr>
                <w:snapToGrid w:val="0"/>
              </w:rPr>
              <w:tab/>
            </w:r>
            <w:r w:rsidR="003440EF" w:rsidRPr="00794639">
              <w:rPr>
                <w:snapToGrid w:val="0"/>
              </w:rPr>
              <w:tab/>
            </w:r>
            <w:r w:rsidR="003440EF" w:rsidRPr="00794639">
              <w:rPr>
                <w:snapToGrid w:val="0"/>
              </w:rPr>
              <w:tab/>
            </w:r>
            <w:r w:rsidR="003440EF" w:rsidRPr="00794639">
              <w:rPr>
                <w:snapToGrid w:val="0"/>
              </w:rPr>
              <w:tab/>
            </w:r>
            <w:r w:rsidRPr="00794639">
              <w:rPr>
                <w:snapToGrid w:val="0"/>
              </w:rPr>
              <w:t>while retaining the connected data call</w:t>
            </w:r>
          </w:p>
          <w:p w14:paraId="444316F3" w14:textId="5262ACFA" w:rsidR="00AA7BFF" w:rsidRPr="00794639" w:rsidRDefault="00AA7BFF" w:rsidP="00AA7BFF">
            <w:pPr>
              <w:pStyle w:val="TableBody"/>
              <w:keepNext/>
              <w:rPr>
                <w:u w:val="single"/>
              </w:rPr>
            </w:pPr>
            <w:r w:rsidRPr="00794639">
              <w:rPr>
                <w:snapToGrid w:val="0"/>
              </w:rPr>
              <w:tab/>
            </w:r>
            <w:r w:rsidRPr="00794639">
              <w:rPr>
                <w:snapToGrid w:val="0"/>
              </w:rPr>
              <w:tab/>
              <w:t>2</w:t>
            </w:r>
            <w:r w:rsidRPr="00794639">
              <w:rPr>
                <w:snapToGrid w:val="0"/>
              </w:rPr>
              <w:tab/>
            </w:r>
            <w:r w:rsidRPr="00794639">
              <w:t>DTR drop from active to inactive</w:t>
            </w:r>
            <w:r w:rsidRPr="00794639">
              <w:rPr>
                <w:snapToGrid w:val="0"/>
              </w:rPr>
              <w:t xml:space="preserve"> - disconnect data call, change to </w:t>
            </w:r>
            <w:r w:rsidRPr="00794639">
              <w:rPr>
                <w:snapToGrid w:val="0"/>
              </w:rPr>
              <w:tab/>
            </w:r>
            <w:r w:rsidRPr="00794639">
              <w:rPr>
                <w:snapToGrid w:val="0"/>
              </w:rPr>
              <w:tab/>
            </w:r>
            <w:r w:rsidRPr="00794639">
              <w:rPr>
                <w:snapToGrid w:val="0"/>
              </w:rPr>
              <w:tab/>
              <w:t xml:space="preserve">command mode. </w:t>
            </w:r>
            <w:del w:id="1627" w:author="Sevan Sirapian [2]" w:date="2018-11-26T11:12:00Z">
              <w:r w:rsidRPr="00794639">
                <w:rPr>
                  <w:snapToGrid w:val="0"/>
                </w:rPr>
                <w:delText>Auto-answer is off when DTR is inactive.</w:delText>
              </w:r>
            </w:del>
            <w:commentRangeStart w:id="1628"/>
            <w:commentRangeEnd w:id="1628"/>
            <w:r w:rsidR="0003191A">
              <w:rPr>
                <w:rStyle w:val="CommentReference"/>
                <w:rFonts w:ascii="Verdana" w:hAnsi="Verdana" w:cs="Times New Roman"/>
                <w:lang w:eastAsia="en-US"/>
              </w:rPr>
              <w:commentReference w:id="1628"/>
            </w:r>
          </w:p>
        </w:tc>
      </w:tr>
      <w:tr w:rsidR="00AA7BFF" w:rsidRPr="00794639" w14:paraId="6C14C4EA" w14:textId="77777777" w:rsidTr="00953CD3">
        <w:trPr>
          <w:trHeight w:val="35"/>
        </w:trPr>
        <w:tc>
          <w:tcPr>
            <w:tcW w:w="1707" w:type="dxa"/>
          </w:tcPr>
          <w:p w14:paraId="73D32763" w14:textId="77777777" w:rsidR="00AA7BFF" w:rsidRPr="00794639" w:rsidRDefault="00AA7BFF" w:rsidP="00AA7BFF">
            <w:pPr>
              <w:pStyle w:val="TableBody"/>
              <w:rPr>
                <w:u w:val="single"/>
              </w:rPr>
            </w:pPr>
            <w:r w:rsidRPr="00794639">
              <w:rPr>
                <w:u w:val="single"/>
              </w:rPr>
              <w:t>Reference</w:t>
            </w:r>
          </w:p>
          <w:p w14:paraId="4FA359F7" w14:textId="1CEAA615" w:rsidR="00AA7BFF" w:rsidRPr="00794639" w:rsidRDefault="00AA7BFF" w:rsidP="00AA7BFF">
            <w:pPr>
              <w:pStyle w:val="TableBody"/>
              <w:rPr>
                <w:i/>
              </w:rPr>
            </w:pPr>
            <w:r w:rsidRPr="00794639">
              <w:t>V.25</w:t>
            </w:r>
            <w:ins w:id="1629" w:author="Elaine Baricante" w:date="2018-12-04T15:34:00Z">
              <w:r w:rsidR="00AC1D30">
                <w:t>t</w:t>
              </w:r>
            </w:ins>
            <w:del w:id="1630" w:author="Elaine Baricante" w:date="2018-12-04T15:34:00Z">
              <w:r w:rsidRPr="00794639" w:rsidDel="00AC1D30">
                <w:delText>T</w:delText>
              </w:r>
            </w:del>
            <w:r w:rsidRPr="00794639">
              <w:t>er</w:t>
            </w:r>
          </w:p>
        </w:tc>
        <w:tc>
          <w:tcPr>
            <w:tcW w:w="7290" w:type="dxa"/>
          </w:tcPr>
          <w:p w14:paraId="00A301BD" w14:textId="77777777" w:rsidR="00AA7BFF" w:rsidRPr="00794639" w:rsidRDefault="00AA7BFF" w:rsidP="00AA7BFF">
            <w:pPr>
              <w:pStyle w:val="TableBody"/>
              <w:rPr>
                <w:u w:val="single"/>
              </w:rPr>
            </w:pPr>
            <w:r w:rsidRPr="00794639">
              <w:rPr>
                <w:u w:val="single"/>
              </w:rPr>
              <w:t>Notes</w:t>
            </w:r>
          </w:p>
          <w:p w14:paraId="48BF405B" w14:textId="5351A394" w:rsidR="00AA7BFF" w:rsidRPr="00794639" w:rsidRDefault="00AA7BFF" w:rsidP="00BB4174">
            <w:pPr>
              <w:pStyle w:val="TableBody"/>
              <w:rPr>
                <w:u w:val="single"/>
              </w:rPr>
            </w:pPr>
            <w:del w:id="1631" w:author="Sevan Sirapian [2]" w:date="2018-11-26T11:12:00Z">
              <w:r w:rsidRPr="00794639">
                <w:delText>This command only applies to</w:delText>
              </w:r>
            </w:del>
            <w:ins w:id="1632" w:author="Sevan Sirapian [2]" w:date="2018-11-26T11:12:00Z">
              <w:r w:rsidR="0003191A">
                <w:rPr>
                  <w:szCs w:val="18"/>
                </w:rPr>
                <w:t>See</w:t>
              </w:r>
            </w:ins>
            <w:r w:rsidR="0003191A">
              <w:rPr>
                <w:szCs w:val="18"/>
              </w:rPr>
              <w:t xml:space="preserve"> data </w:t>
            </w:r>
            <w:del w:id="1633" w:author="Sevan Sirapian [2]" w:date="2018-11-26T11:12:00Z">
              <w:r w:rsidRPr="00794639">
                <w:delText>calls</w:delText>
              </w:r>
            </w:del>
            <w:ins w:id="1634" w:author="Sevan Sirapian [2]" w:date="2018-11-26T11:12:00Z">
              <w:r w:rsidR="0003191A">
                <w:rPr>
                  <w:szCs w:val="18"/>
                </w:rPr>
                <w:t xml:space="preserve">stored by </w:t>
              </w:r>
              <w:r w:rsidR="0003191A" w:rsidRPr="00DF20AD">
                <w:rPr>
                  <w:rFonts w:ascii="Courier New" w:hAnsi="Courier New" w:cs="Courier New"/>
                  <w:b/>
                  <w:szCs w:val="18"/>
                </w:rPr>
                <w:t>&amp;W</w:t>
              </w:r>
              <w:r w:rsidR="0003191A">
                <w:rPr>
                  <w:szCs w:val="18"/>
                </w:rPr>
                <w:t xml:space="preserve"> for default value</w:t>
              </w:r>
            </w:ins>
            <w:r w:rsidR="0003191A">
              <w:rPr>
                <w:szCs w:val="18"/>
              </w:rPr>
              <w:t>.</w:t>
            </w:r>
          </w:p>
        </w:tc>
      </w:tr>
    </w:tbl>
    <w:p w14:paraId="4871C020" w14:textId="28566875" w:rsidR="009E6C68" w:rsidRPr="00794639" w:rsidRDefault="009E6C68" w:rsidP="009E6C68">
      <w:pPr>
        <w:pStyle w:val="Heading2"/>
      </w:pPr>
      <w:bookmarkStart w:id="1635" w:name="_Ref520814223"/>
      <w:bookmarkStart w:id="1636" w:name="_Toc531700562"/>
      <w:r w:rsidRPr="00794639">
        <w:t>&amp;S Command: DSR Option</w:t>
      </w:r>
      <w:bookmarkEnd w:id="1635"/>
      <w:bookmarkEnd w:id="1636"/>
    </w:p>
    <w:tbl>
      <w:tblPr>
        <w:tblStyle w:val="TableSWIleft"/>
        <w:tblW w:w="8997" w:type="dxa"/>
        <w:tblLayout w:type="fixed"/>
        <w:tblLook w:val="04A0" w:firstRow="1" w:lastRow="0" w:firstColumn="1" w:lastColumn="0" w:noHBand="0" w:noVBand="1"/>
      </w:tblPr>
      <w:tblGrid>
        <w:gridCol w:w="1707"/>
        <w:gridCol w:w="7290"/>
      </w:tblGrid>
      <w:tr w:rsidR="009E6C68" w:rsidRPr="00794639" w14:paraId="2C74082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EE46E9B" w14:textId="77777777" w:rsidR="009E6C68" w:rsidRPr="00794639" w:rsidRDefault="009E6C68">
            <w:pPr>
              <w:pStyle w:val="TableRowHead"/>
              <w:spacing w:before="144" w:after="144"/>
              <w:rPr>
                <w:bCs w:val="0"/>
              </w:rPr>
            </w:pPr>
            <w:r w:rsidRPr="00794639">
              <w:t>HL7800</w:t>
            </w:r>
          </w:p>
        </w:tc>
      </w:tr>
      <w:tr w:rsidR="009E6C68" w:rsidRPr="00794639" w14:paraId="6DD36EB6" w14:textId="77777777" w:rsidTr="00953CD3">
        <w:trPr>
          <w:trHeight w:val="35"/>
        </w:trPr>
        <w:tc>
          <w:tcPr>
            <w:tcW w:w="1707" w:type="dxa"/>
          </w:tcPr>
          <w:p w14:paraId="682CAE29" w14:textId="1C92376A" w:rsidR="009E6C68" w:rsidRPr="00794639" w:rsidRDefault="009E6C68" w:rsidP="009E6C68">
            <w:pPr>
              <w:pStyle w:val="TableBody"/>
              <w:rPr>
                <w:i/>
                <w:iCs/>
                <w:szCs w:val="20"/>
              </w:rPr>
            </w:pPr>
            <w:r w:rsidRPr="00794639">
              <w:rPr>
                <w:i/>
                <w:iCs/>
              </w:rPr>
              <w:t>Execute command</w:t>
            </w:r>
          </w:p>
          <w:p w14:paraId="15223F87" w14:textId="77777777" w:rsidR="009E6C68" w:rsidRPr="00794639" w:rsidRDefault="009E6C68" w:rsidP="009E6C68">
            <w:pPr>
              <w:pStyle w:val="TableBody"/>
            </w:pPr>
          </w:p>
          <w:p w14:paraId="5DEBCF58" w14:textId="77777777" w:rsidR="009E6C68" w:rsidRPr="00794639" w:rsidRDefault="009E6C68" w:rsidP="009E6C68">
            <w:pPr>
              <w:pStyle w:val="TableBody"/>
              <w:rPr>
                <w:u w:val="single"/>
              </w:rPr>
            </w:pPr>
            <w:r w:rsidRPr="00794639">
              <w:rPr>
                <w:u w:val="single"/>
              </w:rPr>
              <w:t>Syntax</w:t>
            </w:r>
          </w:p>
          <w:p w14:paraId="4FF4EA80" w14:textId="0B80FF8D" w:rsidR="009E6C68" w:rsidRPr="00794639" w:rsidRDefault="009E6C68" w:rsidP="009E6C68">
            <w:pPr>
              <w:pStyle w:val="TableBody"/>
              <w:rPr>
                <w:u w:val="single"/>
              </w:rPr>
            </w:pPr>
            <w:r w:rsidRPr="00794639">
              <w:rPr>
                <w:b/>
                <w:bCs/>
              </w:rPr>
              <w:t>AT&amp;S</w:t>
            </w:r>
            <w:r w:rsidRPr="00794639">
              <w:rPr>
                <w:b/>
                <w:bCs/>
              </w:rPr>
              <w:br/>
              <w:t>[&lt;override&gt;]</w:t>
            </w:r>
          </w:p>
        </w:tc>
        <w:tc>
          <w:tcPr>
            <w:tcW w:w="7290" w:type="dxa"/>
          </w:tcPr>
          <w:p w14:paraId="2E6F78D4" w14:textId="77777777" w:rsidR="009E6C68" w:rsidRPr="00794639" w:rsidRDefault="009E6C68" w:rsidP="009E6C68">
            <w:pPr>
              <w:pStyle w:val="TableBody"/>
            </w:pPr>
          </w:p>
          <w:p w14:paraId="057B3C1B" w14:textId="77777777" w:rsidR="009E6C68" w:rsidRPr="00794639" w:rsidRDefault="009E6C68" w:rsidP="009E6C68">
            <w:pPr>
              <w:pStyle w:val="TableBody"/>
            </w:pPr>
          </w:p>
          <w:p w14:paraId="63BD782D" w14:textId="77777777" w:rsidR="009E6C68" w:rsidRPr="00794639" w:rsidRDefault="009E6C68" w:rsidP="009E6C68">
            <w:pPr>
              <w:pStyle w:val="TableBody"/>
              <w:rPr>
                <w:u w:val="single"/>
              </w:rPr>
            </w:pPr>
            <w:r w:rsidRPr="00794639">
              <w:rPr>
                <w:u w:val="single"/>
              </w:rPr>
              <w:t>Response</w:t>
            </w:r>
          </w:p>
          <w:p w14:paraId="76B8422B" w14:textId="77777777" w:rsidR="009E6C68" w:rsidRPr="00794639" w:rsidRDefault="009E6C68" w:rsidP="009E6C68">
            <w:pPr>
              <w:pStyle w:val="TableBody"/>
              <w:rPr>
                <w:b/>
                <w:bCs/>
              </w:rPr>
            </w:pPr>
            <w:r w:rsidRPr="00794639">
              <w:rPr>
                <w:b/>
                <w:bCs/>
              </w:rPr>
              <w:t>OK</w:t>
            </w:r>
          </w:p>
          <w:p w14:paraId="15CF5413" w14:textId="77777777" w:rsidR="009E6C68" w:rsidRPr="00794639" w:rsidRDefault="009E6C68" w:rsidP="009E6C68">
            <w:pPr>
              <w:pStyle w:val="TableBody"/>
              <w:rPr>
                <w:sz w:val="14"/>
                <w:szCs w:val="14"/>
              </w:rPr>
            </w:pPr>
          </w:p>
          <w:p w14:paraId="4DD91878" w14:textId="77777777" w:rsidR="009E6C68" w:rsidRPr="00794639" w:rsidRDefault="009E6C68" w:rsidP="009E6C68">
            <w:pPr>
              <w:pStyle w:val="TableBody"/>
              <w:rPr>
                <w:u w:val="single"/>
              </w:rPr>
            </w:pPr>
            <w:r w:rsidRPr="00794639">
              <w:rPr>
                <w:u w:val="single"/>
              </w:rPr>
              <w:t>Parameter</w:t>
            </w:r>
          </w:p>
          <w:p w14:paraId="1C8C9CF2" w14:textId="7DFD51A2" w:rsidR="009E6C68" w:rsidRPr="00794639" w:rsidRDefault="009E6C68" w:rsidP="009E6C68">
            <w:pPr>
              <w:pStyle w:val="TableBody"/>
            </w:pPr>
            <w:r w:rsidRPr="00794639">
              <w:rPr>
                <w:b/>
                <w:bCs/>
              </w:rPr>
              <w:t>&lt;override&gt;</w:t>
            </w:r>
            <w:r w:rsidRPr="00794639">
              <w:t xml:space="preserve">           </w:t>
            </w:r>
            <w:r w:rsidRPr="00794639">
              <w:rPr>
                <w:u w:val="single"/>
              </w:rPr>
              <w:t>0</w:t>
            </w:r>
            <w:r w:rsidRPr="00794639">
              <w:t xml:space="preserve"> or Omitted          DSR signal is always </w:t>
            </w:r>
            <w:del w:id="1637" w:author="Sevan Sirapian [2]" w:date="2018-11-26T11:12:00Z">
              <w:r w:rsidRPr="00794639">
                <w:delText>ON</w:delText>
              </w:r>
            </w:del>
            <w:commentRangeStart w:id="1638"/>
            <w:ins w:id="1639" w:author="Sevan Sirapian [2]" w:date="2018-11-26T11:12:00Z">
              <w:r w:rsidR="0003191A">
                <w:t>active</w:t>
              </w:r>
            </w:ins>
          </w:p>
          <w:p w14:paraId="1A1D36FE" w14:textId="7A31B121" w:rsidR="009E6C68" w:rsidRPr="00794639" w:rsidRDefault="009E6C68" w:rsidP="009E6C68">
            <w:pPr>
              <w:pStyle w:val="TableBody"/>
              <w:keepNext/>
              <w:rPr>
                <w:u w:val="single"/>
              </w:rPr>
            </w:pPr>
            <w:r w:rsidRPr="00794639">
              <w:t xml:space="preserve">                             1                            DSR signal is always </w:t>
            </w:r>
            <w:del w:id="1640" w:author="Sevan Sirapian [2]" w:date="2018-11-26T11:12:00Z">
              <w:r w:rsidRPr="00794639">
                <w:delText>OFF</w:delText>
              </w:r>
            </w:del>
            <w:ins w:id="1641" w:author="Sevan Sirapian [2]" w:date="2018-11-26T11:12:00Z">
              <w:r w:rsidR="0003191A">
                <w:t>inactive</w:t>
              </w:r>
              <w:commentRangeEnd w:id="1638"/>
              <w:r w:rsidR="0003191A">
                <w:rPr>
                  <w:rStyle w:val="CommentReference"/>
                  <w:rFonts w:ascii="Verdana" w:hAnsi="Verdana" w:cs="Times New Roman"/>
                  <w:lang w:eastAsia="en-US"/>
                </w:rPr>
                <w:commentReference w:id="1638"/>
              </w:r>
            </w:ins>
          </w:p>
        </w:tc>
      </w:tr>
      <w:tr w:rsidR="009E6C68" w:rsidRPr="00794639" w14:paraId="1CE9680F" w14:textId="77777777" w:rsidTr="00953CD3">
        <w:trPr>
          <w:trHeight w:val="35"/>
        </w:trPr>
        <w:tc>
          <w:tcPr>
            <w:tcW w:w="1707" w:type="dxa"/>
          </w:tcPr>
          <w:p w14:paraId="4149DB98" w14:textId="77777777" w:rsidR="009E6C68" w:rsidRPr="00794639" w:rsidRDefault="009E6C68" w:rsidP="009E6C68">
            <w:pPr>
              <w:pStyle w:val="TableBody"/>
              <w:rPr>
                <w:u w:val="single"/>
              </w:rPr>
            </w:pPr>
            <w:r w:rsidRPr="00794639">
              <w:rPr>
                <w:u w:val="single"/>
              </w:rPr>
              <w:lastRenderedPageBreak/>
              <w:t>Reference</w:t>
            </w:r>
          </w:p>
          <w:p w14:paraId="256994B4" w14:textId="497A2F62" w:rsidR="009E6C68" w:rsidRPr="00794639" w:rsidRDefault="009E6C68" w:rsidP="009E6C68">
            <w:pPr>
              <w:pStyle w:val="TableBody"/>
              <w:rPr>
                <w:i/>
                <w:iCs/>
              </w:rPr>
            </w:pPr>
            <w:r w:rsidRPr="00794639">
              <w:t>V.25ter</w:t>
            </w:r>
          </w:p>
        </w:tc>
        <w:tc>
          <w:tcPr>
            <w:tcW w:w="7290" w:type="dxa"/>
          </w:tcPr>
          <w:p w14:paraId="6F78A248" w14:textId="77777777" w:rsidR="009E6C68" w:rsidRPr="00794639" w:rsidRDefault="009E6C68" w:rsidP="009E6C68">
            <w:pPr>
              <w:pStyle w:val="TableBody"/>
              <w:rPr>
                <w:u w:val="single"/>
              </w:rPr>
            </w:pPr>
            <w:r w:rsidRPr="00794639">
              <w:rPr>
                <w:u w:val="single"/>
              </w:rPr>
              <w:t>Notes</w:t>
            </w:r>
          </w:p>
          <w:p w14:paraId="5E7A8266" w14:textId="5F6533CD" w:rsidR="009E6C68" w:rsidRPr="00794639" w:rsidRDefault="009E6C68" w:rsidP="009E6C68">
            <w:pPr>
              <w:pStyle w:val="TableBody"/>
            </w:pPr>
            <w:del w:id="1642" w:author="Sevan Sirapian [2]" w:date="2018-11-26T11:12:00Z">
              <w:r w:rsidRPr="00794639">
                <w:delText>This is a dummy command and has no effect on the DSR signal.</w:delText>
              </w:r>
            </w:del>
            <w:ins w:id="1643" w:author="Sevan Sirapian [2]" w:date="2018-11-26T11:12:00Z">
              <w:r w:rsidR="0003191A">
                <w:rPr>
                  <w:szCs w:val="18"/>
                </w:rPr>
                <w:t xml:space="preserve">See data stored by </w:t>
              </w:r>
              <w:r w:rsidR="0003191A" w:rsidRPr="00DF20AD">
                <w:rPr>
                  <w:rFonts w:ascii="Courier New" w:hAnsi="Courier New" w:cs="Courier New"/>
                  <w:b/>
                  <w:szCs w:val="18"/>
                </w:rPr>
                <w:t>&amp;W</w:t>
              </w:r>
              <w:r w:rsidR="0003191A">
                <w:rPr>
                  <w:szCs w:val="18"/>
                </w:rPr>
                <w:t xml:space="preserve"> for default value.</w:t>
              </w:r>
            </w:ins>
          </w:p>
        </w:tc>
      </w:tr>
    </w:tbl>
    <w:p w14:paraId="096FC554" w14:textId="6D87D174" w:rsidR="009E6C68" w:rsidRPr="00794639" w:rsidRDefault="009E6C68" w:rsidP="009E6C68">
      <w:pPr>
        <w:pStyle w:val="Heading2"/>
      </w:pPr>
      <w:bookmarkStart w:id="1644" w:name="_Ref520814224"/>
      <w:bookmarkStart w:id="1645" w:name="_Toc531700563"/>
      <w:r w:rsidRPr="00794639">
        <w:t>&amp;R Command: RTS/CTS Option</w:t>
      </w:r>
      <w:bookmarkEnd w:id="1644"/>
      <w:bookmarkEnd w:id="1645"/>
    </w:p>
    <w:tbl>
      <w:tblPr>
        <w:tblStyle w:val="TableSWIleft"/>
        <w:tblW w:w="8997" w:type="dxa"/>
        <w:tblLayout w:type="fixed"/>
        <w:tblLook w:val="04A0" w:firstRow="1" w:lastRow="0" w:firstColumn="1" w:lastColumn="0" w:noHBand="0" w:noVBand="1"/>
      </w:tblPr>
      <w:tblGrid>
        <w:gridCol w:w="1707"/>
        <w:gridCol w:w="7290"/>
      </w:tblGrid>
      <w:tr w:rsidR="009E6C68" w:rsidRPr="00794639" w14:paraId="1BA1DD0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FF1D5C0" w14:textId="77777777" w:rsidR="009E6C68" w:rsidRPr="00794639" w:rsidRDefault="009E6C68">
            <w:pPr>
              <w:pStyle w:val="TableRowHead"/>
              <w:spacing w:before="144" w:after="144"/>
              <w:rPr>
                <w:bCs w:val="0"/>
              </w:rPr>
            </w:pPr>
            <w:r w:rsidRPr="00794639">
              <w:t>HL7800</w:t>
            </w:r>
          </w:p>
        </w:tc>
      </w:tr>
      <w:tr w:rsidR="009E6C68" w:rsidRPr="00794639" w14:paraId="6F42E2CA" w14:textId="77777777" w:rsidTr="00953CD3">
        <w:trPr>
          <w:trHeight w:val="35"/>
        </w:trPr>
        <w:tc>
          <w:tcPr>
            <w:tcW w:w="1707" w:type="dxa"/>
          </w:tcPr>
          <w:p w14:paraId="682CF0A9" w14:textId="4D590399" w:rsidR="009E6C68" w:rsidRPr="00794639" w:rsidRDefault="009E6C68" w:rsidP="009E6C68">
            <w:pPr>
              <w:pStyle w:val="TableBody"/>
              <w:keepNext/>
              <w:rPr>
                <w:i/>
              </w:rPr>
            </w:pPr>
            <w:r w:rsidRPr="00794639">
              <w:rPr>
                <w:i/>
              </w:rPr>
              <w:t>Execute command</w:t>
            </w:r>
          </w:p>
          <w:p w14:paraId="1F196ADF" w14:textId="77777777" w:rsidR="009E6C68" w:rsidRPr="00794639" w:rsidRDefault="009E6C68" w:rsidP="009E6C68">
            <w:pPr>
              <w:pStyle w:val="TableBody"/>
              <w:keepNext/>
            </w:pPr>
          </w:p>
          <w:p w14:paraId="2D25C0EF" w14:textId="77777777" w:rsidR="009E6C68" w:rsidRPr="00794639" w:rsidRDefault="009E6C68" w:rsidP="009E6C68">
            <w:pPr>
              <w:pStyle w:val="TableBody"/>
              <w:keepNext/>
              <w:rPr>
                <w:u w:val="single"/>
              </w:rPr>
            </w:pPr>
            <w:r w:rsidRPr="00794639">
              <w:rPr>
                <w:u w:val="single"/>
              </w:rPr>
              <w:t>Syntax</w:t>
            </w:r>
          </w:p>
          <w:p w14:paraId="17C3EEB4" w14:textId="1F765387" w:rsidR="009E6C68" w:rsidRPr="00794639" w:rsidRDefault="009E6C68" w:rsidP="00170927">
            <w:pPr>
              <w:pStyle w:val="TableBody"/>
              <w:keepNext/>
              <w:rPr>
                <w:u w:val="single"/>
              </w:rPr>
            </w:pPr>
            <w:r w:rsidRPr="00794639">
              <w:rPr>
                <w:b/>
              </w:rPr>
              <w:t>AT&amp;R&lt;option&gt;</w:t>
            </w:r>
          </w:p>
        </w:tc>
        <w:tc>
          <w:tcPr>
            <w:tcW w:w="7290" w:type="dxa"/>
          </w:tcPr>
          <w:p w14:paraId="14BBDABC" w14:textId="77777777" w:rsidR="009E6C68" w:rsidRPr="00794639" w:rsidRDefault="009E6C68" w:rsidP="009E6C68">
            <w:pPr>
              <w:pStyle w:val="TableBody"/>
              <w:keepNext/>
              <w:rPr>
                <w:u w:val="single"/>
              </w:rPr>
            </w:pPr>
          </w:p>
          <w:p w14:paraId="05C3209D" w14:textId="77777777" w:rsidR="009E6C68" w:rsidRPr="00794639" w:rsidRDefault="009E6C68" w:rsidP="009E6C68">
            <w:pPr>
              <w:pStyle w:val="TableBody"/>
              <w:keepNext/>
              <w:rPr>
                <w:u w:val="single"/>
              </w:rPr>
            </w:pPr>
          </w:p>
          <w:p w14:paraId="29C6D0FF" w14:textId="77777777" w:rsidR="009E6C68" w:rsidRPr="00794639" w:rsidRDefault="009E6C68" w:rsidP="009E6C68">
            <w:pPr>
              <w:pStyle w:val="TableBody"/>
              <w:keepNext/>
              <w:rPr>
                <w:u w:val="single"/>
                <w:lang w:eastAsia="zh-CN"/>
              </w:rPr>
            </w:pPr>
            <w:r w:rsidRPr="00794639">
              <w:rPr>
                <w:u w:val="single"/>
              </w:rPr>
              <w:t>Response</w:t>
            </w:r>
          </w:p>
          <w:p w14:paraId="4B4C95B0" w14:textId="77777777" w:rsidR="009E6C68" w:rsidRPr="00794639" w:rsidRDefault="009E6C68" w:rsidP="009E6C68">
            <w:pPr>
              <w:pStyle w:val="TableBody"/>
              <w:keepNext/>
              <w:rPr>
                <w:b/>
                <w:snapToGrid w:val="0"/>
                <w:lang w:eastAsia="zh-CN"/>
              </w:rPr>
            </w:pPr>
            <w:r w:rsidRPr="00794639">
              <w:rPr>
                <w:b/>
                <w:snapToGrid w:val="0"/>
              </w:rPr>
              <w:t>OK</w:t>
            </w:r>
          </w:p>
          <w:p w14:paraId="54174C9D" w14:textId="77777777" w:rsidR="009E6C68" w:rsidRPr="00794639" w:rsidRDefault="009E6C68" w:rsidP="009E6C68">
            <w:pPr>
              <w:pStyle w:val="TableBody"/>
              <w:keepNext/>
              <w:rPr>
                <w:snapToGrid w:val="0"/>
              </w:rPr>
            </w:pPr>
          </w:p>
          <w:p w14:paraId="1CE30E69" w14:textId="77777777" w:rsidR="009E6C68" w:rsidRPr="00794639" w:rsidRDefault="009E6C68" w:rsidP="009E6C68">
            <w:pPr>
              <w:pStyle w:val="TableBody"/>
              <w:keepNext/>
              <w:rPr>
                <w:snapToGrid w:val="0"/>
                <w:u w:val="single"/>
              </w:rPr>
            </w:pPr>
            <w:r w:rsidRPr="00794639">
              <w:rPr>
                <w:snapToGrid w:val="0"/>
                <w:u w:val="single"/>
              </w:rPr>
              <w:t>Parameter</w:t>
            </w:r>
          </w:p>
          <w:p w14:paraId="40935579" w14:textId="0361C232" w:rsidR="009E6C68" w:rsidRPr="00794639" w:rsidRDefault="009E6C68" w:rsidP="009E6C68">
            <w:pPr>
              <w:pStyle w:val="TableBody"/>
              <w:keepNext/>
              <w:rPr>
                <w:u w:val="single"/>
              </w:rPr>
            </w:pPr>
            <w:r w:rsidRPr="00794639">
              <w:rPr>
                <w:b/>
              </w:rPr>
              <w:t>&lt;</w:t>
            </w:r>
            <w:r w:rsidRPr="00794639">
              <w:rPr>
                <w:b/>
                <w:snapToGrid w:val="0"/>
              </w:rPr>
              <w:t>option</w:t>
            </w:r>
            <w:r w:rsidRPr="00794639">
              <w:rPr>
                <w:b/>
              </w:rPr>
              <w:t>&gt;</w:t>
            </w:r>
            <w:r w:rsidRPr="00794639">
              <w:tab/>
            </w:r>
            <w:r w:rsidRPr="00794639">
              <w:rPr>
                <w:u w:val="single"/>
              </w:rPr>
              <w:t>1</w:t>
            </w:r>
            <w:r w:rsidRPr="00794639">
              <w:tab/>
            </w:r>
            <w:ins w:id="1646" w:author="Elaine Baricante" w:date="2018-12-04T15:04:00Z">
              <w:r w:rsidR="00EE721C">
                <w:t xml:space="preserve">Only for compatibility. See </w:t>
              </w:r>
              <w:r w:rsidR="00EE721C" w:rsidRPr="00EE721C">
                <w:rPr>
                  <w:rStyle w:val="Code"/>
                  <w:rPrChange w:id="1647" w:author="Elaine Baricante" w:date="2018-12-04T15:05:00Z">
                    <w:rPr/>
                  </w:rPrChange>
                </w:rPr>
                <w:t>AT&amp;K</w:t>
              </w:r>
              <w:r w:rsidR="00EE721C">
                <w:t xml:space="preserve"> for hardware handshaking.</w:t>
              </w:r>
            </w:ins>
            <w:del w:id="1648" w:author="Elaine Baricante" w:date="2018-12-04T15:04:00Z">
              <w:r w:rsidRPr="00794639" w:rsidDel="00EE721C">
                <w:delText>In sync mode, CTS is always ON (RTS transitions are ignored). In async mode, CTS will only drop if required by the flow control.</w:delText>
              </w:r>
            </w:del>
          </w:p>
        </w:tc>
      </w:tr>
      <w:tr w:rsidR="009E6C68" w:rsidRPr="00794639" w14:paraId="2958320C" w14:textId="77777777" w:rsidTr="00953CD3">
        <w:trPr>
          <w:trHeight w:val="35"/>
        </w:trPr>
        <w:tc>
          <w:tcPr>
            <w:tcW w:w="1707" w:type="dxa"/>
          </w:tcPr>
          <w:p w14:paraId="1CF9861C" w14:textId="77777777" w:rsidR="009E6C68" w:rsidRDefault="009E6C68" w:rsidP="009E6C68">
            <w:pPr>
              <w:pStyle w:val="TableBody"/>
              <w:keepNext/>
              <w:rPr>
                <w:ins w:id="1649" w:author="Elaine Baricante" w:date="2018-12-04T15:05:00Z"/>
              </w:rPr>
            </w:pPr>
            <w:del w:id="1650" w:author="Elaine Baricante" w:date="2018-12-04T15:05:00Z">
              <w:r w:rsidRPr="00794639" w:rsidDel="00EE721C">
                <w:rPr>
                  <w:u w:val="single"/>
                </w:rPr>
                <w:delText>Notes</w:delText>
              </w:r>
            </w:del>
            <w:ins w:id="1651" w:author="Elaine Baricante" w:date="2018-12-04T15:05:00Z">
              <w:r w:rsidR="00EE721C">
                <w:rPr>
                  <w:u w:val="single"/>
                </w:rPr>
                <w:t>Reference</w:t>
              </w:r>
            </w:ins>
          </w:p>
          <w:p w14:paraId="2467BE12" w14:textId="15796760" w:rsidR="00EE721C" w:rsidRPr="00EE721C" w:rsidRDefault="00EE721C" w:rsidP="009E6C68">
            <w:pPr>
              <w:pStyle w:val="TableBody"/>
              <w:keepNext/>
              <w:rPr>
                <w:rPrChange w:id="1652" w:author="Elaine Baricante" w:date="2018-12-04T15:05:00Z">
                  <w:rPr>
                    <w:i/>
                  </w:rPr>
                </w:rPrChange>
              </w:rPr>
            </w:pPr>
            <w:ins w:id="1653" w:author="Elaine Baricante" w:date="2018-12-04T15:05:00Z">
              <w:r w:rsidRPr="00EE721C">
                <w:rPr>
                  <w:rPrChange w:id="1654" w:author="Elaine Baricante" w:date="2018-12-04T15:05:00Z">
                    <w:rPr>
                      <w:i/>
                    </w:rPr>
                  </w:rPrChange>
                </w:rPr>
                <w:t>V.25</w:t>
              </w:r>
              <w:r>
                <w:t>t</w:t>
              </w:r>
              <w:r w:rsidRPr="00EE721C">
                <w:rPr>
                  <w:rPrChange w:id="1655" w:author="Elaine Baricante" w:date="2018-12-04T15:05:00Z">
                    <w:rPr>
                      <w:i/>
                    </w:rPr>
                  </w:rPrChange>
                </w:rPr>
                <w:t>er</w:t>
              </w:r>
            </w:ins>
          </w:p>
        </w:tc>
        <w:tc>
          <w:tcPr>
            <w:tcW w:w="7290" w:type="dxa"/>
          </w:tcPr>
          <w:p w14:paraId="0F140CD0" w14:textId="77777777" w:rsidR="00EE721C" w:rsidRPr="00EE721C" w:rsidRDefault="00EE721C" w:rsidP="009E6C68">
            <w:pPr>
              <w:pStyle w:val="TableBody"/>
              <w:keepNext/>
              <w:rPr>
                <w:ins w:id="1656" w:author="Elaine Baricante" w:date="2018-12-04T15:05:00Z"/>
                <w:u w:val="single"/>
                <w:rPrChange w:id="1657" w:author="Elaine Baricante" w:date="2018-12-04T15:05:00Z">
                  <w:rPr>
                    <w:ins w:id="1658" w:author="Elaine Baricante" w:date="2018-12-04T15:05:00Z"/>
                  </w:rPr>
                </w:rPrChange>
              </w:rPr>
            </w:pPr>
            <w:ins w:id="1659" w:author="Elaine Baricante" w:date="2018-12-04T15:04:00Z">
              <w:r w:rsidRPr="00EE721C">
                <w:rPr>
                  <w:u w:val="single"/>
                  <w:rPrChange w:id="1660" w:author="Elaine Baricante" w:date="2018-12-04T15:05:00Z">
                    <w:rPr/>
                  </w:rPrChange>
                </w:rPr>
                <w:t>Notes</w:t>
              </w:r>
            </w:ins>
          </w:p>
          <w:p w14:paraId="3AF3783B" w14:textId="2423DE4E" w:rsidR="009E6C68" w:rsidRPr="00794639" w:rsidRDefault="009E6C68" w:rsidP="009E6C68">
            <w:pPr>
              <w:pStyle w:val="TableBody"/>
              <w:keepNext/>
              <w:rPr>
                <w:u w:val="single"/>
              </w:rPr>
            </w:pPr>
            <w:del w:id="1661" w:author="Elaine Baricante" w:date="2018-12-04T15:04:00Z">
              <w:r w:rsidRPr="00794639" w:rsidDel="00EE721C">
                <w:delText xml:space="preserve">This selects how the modem controls CTS. CTS operation is modified if hardware flow control is selected (see </w:delText>
              </w:r>
              <w:r w:rsidRPr="00794639" w:rsidDel="00EE721C">
                <w:rPr>
                  <w:rStyle w:val="Code"/>
                </w:rPr>
                <w:delText>AT&amp;K</w:delText>
              </w:r>
              <w:r w:rsidRPr="00794639" w:rsidDel="00EE721C">
                <w:delText>). The parameter value, if valid, is written to S21 bit2.</w:delText>
              </w:r>
            </w:del>
            <w:ins w:id="1662" w:author="Elaine Baricante" w:date="2018-12-04T15:04:00Z">
              <w:r w:rsidR="00EE721C">
                <w:t xml:space="preserve">See data stored by </w:t>
              </w:r>
              <w:r w:rsidR="00EE721C" w:rsidRPr="00DF20AD">
                <w:rPr>
                  <w:rFonts w:ascii="Courier New" w:hAnsi="Courier New" w:cs="Courier New"/>
                  <w:b/>
                  <w:szCs w:val="18"/>
                </w:rPr>
                <w:t>&amp;W</w:t>
              </w:r>
              <w:r w:rsidR="00EE721C">
                <w:rPr>
                  <w:szCs w:val="18"/>
                </w:rPr>
                <w:t xml:space="preserve"> for default value.</w:t>
              </w:r>
            </w:ins>
          </w:p>
        </w:tc>
      </w:tr>
    </w:tbl>
    <w:p w14:paraId="6DB14562" w14:textId="77777777" w:rsidR="009E6C68" w:rsidRPr="00794639" w:rsidRDefault="009E6C68" w:rsidP="009E6C68">
      <w:pPr>
        <w:pStyle w:val="Heading2"/>
      </w:pPr>
      <w:bookmarkStart w:id="1663" w:name="_Ref520814225"/>
      <w:bookmarkStart w:id="1664" w:name="_Toc531700564"/>
      <w:r w:rsidRPr="00794639">
        <w:t>S2 Command: Set Character for the Escape Sequence (Data to Command Mode)</w:t>
      </w:r>
      <w:bookmarkEnd w:id="1663"/>
      <w:bookmarkEnd w:id="1664"/>
    </w:p>
    <w:tbl>
      <w:tblPr>
        <w:tblStyle w:val="TableSWIleft"/>
        <w:tblW w:w="8997" w:type="dxa"/>
        <w:tblLayout w:type="fixed"/>
        <w:tblLook w:val="04A0" w:firstRow="1" w:lastRow="0" w:firstColumn="1" w:lastColumn="0" w:noHBand="0" w:noVBand="1"/>
      </w:tblPr>
      <w:tblGrid>
        <w:gridCol w:w="1707"/>
        <w:gridCol w:w="7290"/>
      </w:tblGrid>
      <w:tr w:rsidR="009E6C68" w:rsidRPr="00794639" w14:paraId="06D9841D"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4BFA2E8" w14:textId="77777777" w:rsidR="009E6C68" w:rsidRPr="00794639" w:rsidRDefault="009E6C68">
            <w:pPr>
              <w:pStyle w:val="TableRowHead"/>
              <w:spacing w:before="144" w:after="144"/>
              <w:rPr>
                <w:bCs w:val="0"/>
              </w:rPr>
            </w:pPr>
            <w:r w:rsidRPr="00794639">
              <w:t>HL7800</w:t>
            </w:r>
          </w:p>
        </w:tc>
      </w:tr>
      <w:tr w:rsidR="009E6C68" w:rsidRPr="00794639" w14:paraId="145D7D7C" w14:textId="77777777" w:rsidTr="00953CD3">
        <w:trPr>
          <w:trHeight w:val="781"/>
        </w:trPr>
        <w:tc>
          <w:tcPr>
            <w:tcW w:w="1707" w:type="dxa"/>
          </w:tcPr>
          <w:p w14:paraId="61ADFA3D" w14:textId="77777777" w:rsidR="009E6C68" w:rsidRPr="00794639" w:rsidRDefault="009E6C68" w:rsidP="00076AEF">
            <w:pPr>
              <w:pStyle w:val="TableBody"/>
              <w:rPr>
                <w:i/>
              </w:rPr>
            </w:pPr>
            <w:r w:rsidRPr="00794639">
              <w:rPr>
                <w:i/>
              </w:rPr>
              <w:t>Read command</w:t>
            </w:r>
          </w:p>
          <w:p w14:paraId="6A65EEB8" w14:textId="77777777" w:rsidR="009E6C68" w:rsidRPr="00794639" w:rsidRDefault="009E6C68" w:rsidP="00076AEF">
            <w:pPr>
              <w:pStyle w:val="TableBody"/>
            </w:pPr>
          </w:p>
          <w:p w14:paraId="6383ECA5" w14:textId="77777777" w:rsidR="009E6C68" w:rsidRPr="00794639" w:rsidRDefault="009E6C68" w:rsidP="00076AEF">
            <w:pPr>
              <w:pStyle w:val="TableBody"/>
              <w:rPr>
                <w:u w:val="single"/>
              </w:rPr>
            </w:pPr>
            <w:r w:rsidRPr="00794639">
              <w:rPr>
                <w:u w:val="single"/>
              </w:rPr>
              <w:t>Syntax</w:t>
            </w:r>
          </w:p>
          <w:p w14:paraId="571A740B" w14:textId="77777777" w:rsidR="009E6C68" w:rsidRPr="00794639" w:rsidRDefault="009E6C68" w:rsidP="00076AEF">
            <w:pPr>
              <w:pStyle w:val="TableBody"/>
              <w:rPr>
                <w:b/>
              </w:rPr>
            </w:pPr>
            <w:r w:rsidRPr="00794639">
              <w:rPr>
                <w:b/>
              </w:rPr>
              <w:t>ATS2?</w:t>
            </w:r>
          </w:p>
        </w:tc>
        <w:tc>
          <w:tcPr>
            <w:tcW w:w="7290" w:type="dxa"/>
          </w:tcPr>
          <w:p w14:paraId="2CE2BEBC" w14:textId="77777777" w:rsidR="009E6C68" w:rsidRPr="00794639" w:rsidRDefault="009E6C68" w:rsidP="00076AEF">
            <w:pPr>
              <w:pStyle w:val="TableBody"/>
              <w:rPr>
                <w:u w:val="single"/>
              </w:rPr>
            </w:pPr>
          </w:p>
          <w:p w14:paraId="11BC0BFD" w14:textId="77777777" w:rsidR="009E6C68" w:rsidRPr="00794639" w:rsidRDefault="009E6C68" w:rsidP="00076AEF">
            <w:pPr>
              <w:pStyle w:val="TableBody"/>
              <w:rPr>
                <w:u w:val="single"/>
              </w:rPr>
            </w:pPr>
          </w:p>
          <w:p w14:paraId="7624ACA4" w14:textId="77777777" w:rsidR="009E6C68" w:rsidRPr="00794639" w:rsidRDefault="009E6C68" w:rsidP="00076AEF">
            <w:pPr>
              <w:pStyle w:val="TableBody"/>
              <w:rPr>
                <w:u w:val="single"/>
              </w:rPr>
            </w:pPr>
            <w:r w:rsidRPr="00794639">
              <w:rPr>
                <w:u w:val="single"/>
              </w:rPr>
              <w:t>Response</w:t>
            </w:r>
          </w:p>
          <w:p w14:paraId="78001792" w14:textId="77777777" w:rsidR="009E6C68" w:rsidRPr="00794639" w:rsidRDefault="009E6C68" w:rsidP="00076AEF">
            <w:pPr>
              <w:pStyle w:val="TableBody"/>
              <w:rPr>
                <w:b/>
              </w:rPr>
            </w:pPr>
            <w:r w:rsidRPr="00794639">
              <w:rPr>
                <w:b/>
              </w:rPr>
              <w:t>&lt;n&gt;</w:t>
            </w:r>
          </w:p>
          <w:p w14:paraId="36952FF4" w14:textId="77777777" w:rsidR="009E6C68" w:rsidRPr="00794639" w:rsidRDefault="009E6C68" w:rsidP="00076AEF">
            <w:pPr>
              <w:pStyle w:val="TableBody"/>
            </w:pPr>
            <w:r w:rsidRPr="00794639">
              <w:rPr>
                <w:b/>
              </w:rPr>
              <w:t>OK</w:t>
            </w:r>
          </w:p>
        </w:tc>
      </w:tr>
      <w:tr w:rsidR="009E6C68" w:rsidRPr="00794639" w14:paraId="1B1CDB10" w14:textId="77777777" w:rsidTr="00953CD3">
        <w:trPr>
          <w:trHeight w:val="781"/>
        </w:trPr>
        <w:tc>
          <w:tcPr>
            <w:tcW w:w="1707" w:type="dxa"/>
          </w:tcPr>
          <w:p w14:paraId="61A3A95B" w14:textId="77777777" w:rsidR="009E6C68" w:rsidRPr="00794639" w:rsidRDefault="009E6C68" w:rsidP="00076AEF">
            <w:pPr>
              <w:pStyle w:val="TableBody"/>
              <w:rPr>
                <w:i/>
              </w:rPr>
            </w:pPr>
            <w:r w:rsidRPr="00794639">
              <w:rPr>
                <w:i/>
              </w:rPr>
              <w:t>Write command</w:t>
            </w:r>
          </w:p>
          <w:p w14:paraId="5EA4E172" w14:textId="77777777" w:rsidR="009E6C68" w:rsidRPr="00794639" w:rsidRDefault="009E6C68" w:rsidP="00076AEF">
            <w:pPr>
              <w:pStyle w:val="TableBody"/>
            </w:pPr>
          </w:p>
          <w:p w14:paraId="7669C700" w14:textId="77777777" w:rsidR="009E6C68" w:rsidRPr="00794639" w:rsidRDefault="009E6C68" w:rsidP="00076AEF">
            <w:pPr>
              <w:pStyle w:val="TableBody"/>
              <w:rPr>
                <w:u w:val="single"/>
              </w:rPr>
            </w:pPr>
            <w:r w:rsidRPr="00794639">
              <w:rPr>
                <w:u w:val="single"/>
              </w:rPr>
              <w:t>Syntax</w:t>
            </w:r>
          </w:p>
          <w:p w14:paraId="53043D1D" w14:textId="77777777" w:rsidR="009E6C68" w:rsidRPr="00794639" w:rsidRDefault="009E6C68" w:rsidP="00076AEF">
            <w:pPr>
              <w:pStyle w:val="TableBody"/>
            </w:pPr>
            <w:r w:rsidRPr="00794639">
              <w:rPr>
                <w:b/>
              </w:rPr>
              <w:t>ATS2=&lt;n&gt;</w:t>
            </w:r>
            <w:r w:rsidRPr="00794639">
              <w:rPr>
                <w:b/>
              </w:rPr>
              <w:tab/>
            </w:r>
          </w:p>
        </w:tc>
        <w:tc>
          <w:tcPr>
            <w:tcW w:w="7290" w:type="dxa"/>
          </w:tcPr>
          <w:p w14:paraId="64A973F3" w14:textId="77777777" w:rsidR="009E6C68" w:rsidRPr="00794639" w:rsidRDefault="009E6C68" w:rsidP="00076AEF">
            <w:pPr>
              <w:pStyle w:val="TableBody"/>
              <w:rPr>
                <w:u w:val="single"/>
              </w:rPr>
            </w:pPr>
          </w:p>
          <w:p w14:paraId="53D21921" w14:textId="77777777" w:rsidR="009E6C68" w:rsidRPr="00794639" w:rsidRDefault="009E6C68" w:rsidP="00076AEF">
            <w:pPr>
              <w:pStyle w:val="TableBody"/>
              <w:rPr>
                <w:u w:val="single"/>
              </w:rPr>
            </w:pPr>
          </w:p>
          <w:p w14:paraId="3E1AD763" w14:textId="77777777" w:rsidR="009E6C68" w:rsidRPr="00794639" w:rsidRDefault="009E6C68" w:rsidP="00076AEF">
            <w:pPr>
              <w:pStyle w:val="TableBody"/>
              <w:rPr>
                <w:u w:val="single"/>
              </w:rPr>
            </w:pPr>
            <w:r w:rsidRPr="00794639">
              <w:rPr>
                <w:u w:val="single"/>
              </w:rPr>
              <w:t>Response</w:t>
            </w:r>
          </w:p>
          <w:p w14:paraId="26C5C6FC" w14:textId="77777777" w:rsidR="009E6C68" w:rsidRPr="00794639" w:rsidRDefault="009E6C68" w:rsidP="00076AEF">
            <w:pPr>
              <w:pStyle w:val="TableBody"/>
              <w:rPr>
                <w:b/>
              </w:rPr>
            </w:pPr>
            <w:r w:rsidRPr="00794639">
              <w:rPr>
                <w:b/>
              </w:rPr>
              <w:t>OK</w:t>
            </w:r>
          </w:p>
          <w:p w14:paraId="0C6F791B" w14:textId="77777777" w:rsidR="009E6C68" w:rsidRPr="00794639" w:rsidRDefault="009E6C68" w:rsidP="00076AEF">
            <w:pPr>
              <w:pStyle w:val="TableBody"/>
            </w:pPr>
          </w:p>
          <w:p w14:paraId="2B85C632" w14:textId="77777777" w:rsidR="009E6C68" w:rsidRPr="00794639" w:rsidRDefault="009E6C68" w:rsidP="00076AEF">
            <w:pPr>
              <w:pStyle w:val="TableBody"/>
              <w:rPr>
                <w:u w:val="single"/>
              </w:rPr>
            </w:pPr>
            <w:r w:rsidRPr="00794639">
              <w:rPr>
                <w:u w:val="single"/>
              </w:rPr>
              <w:t>Parameter</w:t>
            </w:r>
          </w:p>
          <w:p w14:paraId="46112748" w14:textId="77777777" w:rsidR="009E6C68" w:rsidRPr="00794639" w:rsidRDefault="009E6C68" w:rsidP="00076AEF">
            <w:pPr>
              <w:pStyle w:val="TableBody"/>
            </w:pPr>
            <w:r w:rsidRPr="00794639">
              <w:rPr>
                <w:b/>
                <w:bCs/>
              </w:rPr>
              <w:t>&lt;n&gt;</w:t>
            </w:r>
            <w:r w:rsidRPr="00794639">
              <w:rPr>
                <w:b/>
                <w:bCs/>
              </w:rPr>
              <w:tab/>
            </w:r>
            <w:r w:rsidRPr="00794639">
              <w:rPr>
                <w:bCs/>
              </w:rPr>
              <w:t>Only 43 ("+") is supported</w:t>
            </w:r>
          </w:p>
        </w:tc>
      </w:tr>
      <w:tr w:rsidR="009E6C68" w:rsidRPr="00794639" w14:paraId="605A5F04" w14:textId="77777777" w:rsidTr="00953CD3">
        <w:trPr>
          <w:trHeight w:val="781"/>
        </w:trPr>
        <w:tc>
          <w:tcPr>
            <w:tcW w:w="1707" w:type="dxa"/>
          </w:tcPr>
          <w:p w14:paraId="3D0CA97D" w14:textId="77777777" w:rsidR="009E6C68" w:rsidRPr="00794639" w:rsidRDefault="009E6C68" w:rsidP="00F03D65">
            <w:pPr>
              <w:pStyle w:val="TableBody"/>
              <w:rPr>
                <w:u w:val="single"/>
              </w:rPr>
            </w:pPr>
            <w:r w:rsidRPr="00794639">
              <w:rPr>
                <w:u w:val="single"/>
              </w:rPr>
              <w:t>Reference</w:t>
            </w:r>
          </w:p>
          <w:p w14:paraId="29CEEE7D" w14:textId="7C73A98E" w:rsidR="009E6C68" w:rsidRPr="00794639" w:rsidRDefault="009E6C68" w:rsidP="00F03D65">
            <w:pPr>
              <w:pStyle w:val="TableBody"/>
              <w:rPr>
                <w:i/>
                <w:szCs w:val="18"/>
              </w:rPr>
            </w:pPr>
            <w:r w:rsidRPr="00794639">
              <w:t>V.25</w:t>
            </w:r>
            <w:ins w:id="1665" w:author="Elaine Baricante" w:date="2018-12-04T15:34:00Z">
              <w:r w:rsidR="00AC1D30">
                <w:t>t</w:t>
              </w:r>
            </w:ins>
            <w:del w:id="1666" w:author="Elaine Baricante" w:date="2018-12-04T15:34:00Z">
              <w:r w:rsidRPr="00794639" w:rsidDel="00AC1D30">
                <w:delText>T</w:delText>
              </w:r>
            </w:del>
            <w:r w:rsidRPr="00794639">
              <w:t>er</w:t>
            </w:r>
          </w:p>
        </w:tc>
        <w:tc>
          <w:tcPr>
            <w:tcW w:w="7290" w:type="dxa"/>
          </w:tcPr>
          <w:p w14:paraId="029FEF3B" w14:textId="77777777" w:rsidR="009E6C68" w:rsidRPr="00794639" w:rsidRDefault="009E6C68" w:rsidP="00F03D65">
            <w:pPr>
              <w:pStyle w:val="TableBody"/>
              <w:rPr>
                <w:szCs w:val="18"/>
                <w:u w:val="single"/>
              </w:rPr>
            </w:pPr>
            <w:r w:rsidRPr="00794639">
              <w:rPr>
                <w:szCs w:val="18"/>
                <w:u w:val="single"/>
              </w:rPr>
              <w:t>Notes</w:t>
            </w:r>
          </w:p>
          <w:p w14:paraId="4CA9584A" w14:textId="77777777" w:rsidR="009E6C68" w:rsidRPr="00794639" w:rsidRDefault="009E6C68" w:rsidP="00F03D65">
            <w:pPr>
              <w:pStyle w:val="TableBody"/>
              <w:numPr>
                <w:ilvl w:val="0"/>
                <w:numId w:val="453"/>
              </w:numPr>
            </w:pPr>
            <w:r w:rsidRPr="00794639">
              <w:t>This command has no effect and was only implemented for compliance with V.25ter.</w:t>
            </w:r>
          </w:p>
          <w:p w14:paraId="17ACEF05" w14:textId="77777777" w:rsidR="009E6C68" w:rsidRPr="00794639" w:rsidRDefault="009E6C68" w:rsidP="00F03D65">
            <w:pPr>
              <w:pStyle w:val="TableBody"/>
              <w:numPr>
                <w:ilvl w:val="0"/>
                <w:numId w:val="453"/>
              </w:numPr>
              <w:rPr>
                <w:u w:val="single"/>
              </w:rPr>
            </w:pPr>
            <w:r w:rsidRPr="00794639">
              <w:t>Parameters are ignored and are not saved in non-volatile memory.</w:t>
            </w:r>
          </w:p>
        </w:tc>
      </w:tr>
    </w:tbl>
    <w:p w14:paraId="09192E7A" w14:textId="6EDD470E" w:rsidR="009E6C68" w:rsidRPr="00794639" w:rsidRDefault="009E6C68" w:rsidP="00F03D65">
      <w:pPr>
        <w:pStyle w:val="Heading2"/>
      </w:pPr>
      <w:bookmarkStart w:id="1667" w:name="_Ref520814227"/>
      <w:bookmarkStart w:id="1668" w:name="_Toc531700565"/>
      <w:r w:rsidRPr="00794639">
        <w:lastRenderedPageBreak/>
        <w:t>S4 Command: Set Response Formatting Character</w:t>
      </w:r>
      <w:bookmarkEnd w:id="1667"/>
      <w:bookmarkEnd w:id="1668"/>
    </w:p>
    <w:tbl>
      <w:tblPr>
        <w:tblStyle w:val="TableSWIleft"/>
        <w:tblW w:w="8997" w:type="dxa"/>
        <w:tblLayout w:type="fixed"/>
        <w:tblLook w:val="04A0" w:firstRow="1" w:lastRow="0" w:firstColumn="1" w:lastColumn="0" w:noHBand="0" w:noVBand="1"/>
      </w:tblPr>
      <w:tblGrid>
        <w:gridCol w:w="1707"/>
        <w:gridCol w:w="7290"/>
      </w:tblGrid>
      <w:tr w:rsidR="009E6C68" w:rsidRPr="00794639" w14:paraId="1A6727E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618A463" w14:textId="77777777" w:rsidR="009E6C68" w:rsidRPr="00794639" w:rsidRDefault="009E6C68">
            <w:pPr>
              <w:pStyle w:val="TableRowHead"/>
              <w:spacing w:before="144" w:after="144"/>
              <w:rPr>
                <w:bCs w:val="0"/>
              </w:rPr>
            </w:pPr>
            <w:r w:rsidRPr="00794639">
              <w:t>HL7800</w:t>
            </w:r>
          </w:p>
        </w:tc>
      </w:tr>
      <w:tr w:rsidR="009E6C68" w:rsidRPr="00794639" w14:paraId="4C36275A" w14:textId="77777777" w:rsidTr="00953CD3">
        <w:trPr>
          <w:trHeight w:val="781"/>
        </w:trPr>
        <w:tc>
          <w:tcPr>
            <w:tcW w:w="1707" w:type="dxa"/>
          </w:tcPr>
          <w:p w14:paraId="4E9E5163" w14:textId="77777777" w:rsidR="009E6C68" w:rsidRPr="00794639" w:rsidRDefault="009E6C68" w:rsidP="00170927">
            <w:pPr>
              <w:pStyle w:val="TableBody"/>
              <w:keepNext/>
              <w:rPr>
                <w:i/>
              </w:rPr>
            </w:pPr>
            <w:r w:rsidRPr="00794639">
              <w:rPr>
                <w:i/>
              </w:rPr>
              <w:t>Read command</w:t>
            </w:r>
          </w:p>
          <w:p w14:paraId="2AA51E14" w14:textId="77777777" w:rsidR="009E6C68" w:rsidRPr="00794639" w:rsidRDefault="009E6C68" w:rsidP="00170927">
            <w:pPr>
              <w:pStyle w:val="TableBody"/>
              <w:keepNext/>
            </w:pPr>
          </w:p>
          <w:p w14:paraId="1B7FBA50" w14:textId="77777777" w:rsidR="009E6C68" w:rsidRPr="00794639" w:rsidRDefault="009E6C68" w:rsidP="00170927">
            <w:pPr>
              <w:pStyle w:val="TableBody"/>
              <w:keepNext/>
              <w:rPr>
                <w:u w:val="single"/>
              </w:rPr>
            </w:pPr>
            <w:r w:rsidRPr="00794639">
              <w:rPr>
                <w:u w:val="single"/>
              </w:rPr>
              <w:t>Syntax</w:t>
            </w:r>
          </w:p>
          <w:p w14:paraId="49F1AD9D" w14:textId="0E1B48C3" w:rsidR="009E6C68" w:rsidRPr="00794639" w:rsidRDefault="009E6C68" w:rsidP="00170927">
            <w:pPr>
              <w:pStyle w:val="TableBody"/>
              <w:keepNext/>
              <w:rPr>
                <w:b/>
              </w:rPr>
            </w:pPr>
            <w:r w:rsidRPr="00794639">
              <w:rPr>
                <w:b/>
              </w:rPr>
              <w:t>ATS4?</w:t>
            </w:r>
          </w:p>
        </w:tc>
        <w:tc>
          <w:tcPr>
            <w:tcW w:w="7290" w:type="dxa"/>
          </w:tcPr>
          <w:p w14:paraId="48C0FAFD" w14:textId="77777777" w:rsidR="009E6C68" w:rsidRPr="00794639" w:rsidRDefault="009E6C68" w:rsidP="00170927">
            <w:pPr>
              <w:pStyle w:val="TableBody"/>
              <w:keepNext/>
              <w:rPr>
                <w:u w:val="single"/>
              </w:rPr>
            </w:pPr>
          </w:p>
          <w:p w14:paraId="2E699800" w14:textId="77777777" w:rsidR="009E6C68" w:rsidRPr="00794639" w:rsidRDefault="009E6C68" w:rsidP="00170927">
            <w:pPr>
              <w:pStyle w:val="TableBody"/>
              <w:keepNext/>
              <w:rPr>
                <w:u w:val="single"/>
              </w:rPr>
            </w:pPr>
          </w:p>
          <w:p w14:paraId="23F8F48B" w14:textId="77777777" w:rsidR="009E6C68" w:rsidRPr="00794639" w:rsidRDefault="009E6C68" w:rsidP="00170927">
            <w:pPr>
              <w:pStyle w:val="TableBody"/>
              <w:keepNext/>
              <w:rPr>
                <w:u w:val="single"/>
              </w:rPr>
            </w:pPr>
            <w:r w:rsidRPr="00794639">
              <w:rPr>
                <w:u w:val="single"/>
              </w:rPr>
              <w:t>Response</w:t>
            </w:r>
          </w:p>
          <w:p w14:paraId="20CA4959" w14:textId="77777777" w:rsidR="009E6C68" w:rsidRPr="00794639" w:rsidRDefault="009E6C68" w:rsidP="00170927">
            <w:pPr>
              <w:pStyle w:val="TableBody"/>
              <w:keepNext/>
              <w:rPr>
                <w:b/>
              </w:rPr>
            </w:pPr>
            <w:r w:rsidRPr="00794639">
              <w:rPr>
                <w:b/>
              </w:rPr>
              <w:t>&lt;n&gt;</w:t>
            </w:r>
          </w:p>
          <w:p w14:paraId="3C66BB8F" w14:textId="0B6C8E70" w:rsidR="009E6C68" w:rsidRPr="00794639" w:rsidRDefault="009E6C68" w:rsidP="00170927">
            <w:pPr>
              <w:pStyle w:val="TableBody"/>
              <w:keepNext/>
            </w:pPr>
            <w:r w:rsidRPr="00794639">
              <w:rPr>
                <w:b/>
              </w:rPr>
              <w:t>OK</w:t>
            </w:r>
          </w:p>
        </w:tc>
      </w:tr>
      <w:tr w:rsidR="009E6C68" w:rsidRPr="00794639" w14:paraId="5F6EE01C" w14:textId="77777777" w:rsidTr="00953CD3">
        <w:trPr>
          <w:trHeight w:val="781"/>
        </w:trPr>
        <w:tc>
          <w:tcPr>
            <w:tcW w:w="1707" w:type="dxa"/>
          </w:tcPr>
          <w:p w14:paraId="3B9869B0" w14:textId="77777777" w:rsidR="009E6C68" w:rsidRPr="00794639" w:rsidRDefault="009E6C68" w:rsidP="00170927">
            <w:pPr>
              <w:pStyle w:val="TableBody"/>
              <w:keepNext/>
              <w:rPr>
                <w:i/>
              </w:rPr>
            </w:pPr>
            <w:r w:rsidRPr="00794639">
              <w:rPr>
                <w:i/>
              </w:rPr>
              <w:t>Write command</w:t>
            </w:r>
          </w:p>
          <w:p w14:paraId="611B64C5" w14:textId="77777777" w:rsidR="009E6C68" w:rsidRPr="00794639" w:rsidRDefault="009E6C68" w:rsidP="00170927">
            <w:pPr>
              <w:pStyle w:val="TableBody"/>
              <w:keepNext/>
            </w:pPr>
          </w:p>
          <w:p w14:paraId="72F5BF9E" w14:textId="77777777" w:rsidR="009E6C68" w:rsidRPr="00794639" w:rsidRDefault="009E6C68" w:rsidP="00170927">
            <w:pPr>
              <w:pStyle w:val="TableBody"/>
              <w:keepNext/>
              <w:rPr>
                <w:u w:val="single"/>
              </w:rPr>
            </w:pPr>
            <w:r w:rsidRPr="00794639">
              <w:rPr>
                <w:u w:val="single"/>
              </w:rPr>
              <w:t>Syntax</w:t>
            </w:r>
          </w:p>
          <w:p w14:paraId="36FD2CA1" w14:textId="58C4F95F" w:rsidR="009E6C68" w:rsidRPr="00794639" w:rsidRDefault="009E6C68" w:rsidP="00170927">
            <w:pPr>
              <w:pStyle w:val="TableBody"/>
              <w:keepNext/>
              <w:rPr>
                <w:i/>
              </w:rPr>
            </w:pPr>
            <w:r w:rsidRPr="00794639">
              <w:rPr>
                <w:b/>
              </w:rPr>
              <w:t>ATS4=&lt;n&gt;</w:t>
            </w:r>
          </w:p>
        </w:tc>
        <w:tc>
          <w:tcPr>
            <w:tcW w:w="7290" w:type="dxa"/>
          </w:tcPr>
          <w:p w14:paraId="179F9DC9" w14:textId="77777777" w:rsidR="009E6C68" w:rsidRPr="00794639" w:rsidRDefault="009E6C68" w:rsidP="00170927">
            <w:pPr>
              <w:pStyle w:val="TableBody"/>
              <w:keepNext/>
              <w:rPr>
                <w:u w:val="single"/>
              </w:rPr>
            </w:pPr>
          </w:p>
          <w:p w14:paraId="6174ED8D" w14:textId="77777777" w:rsidR="009E6C68" w:rsidRPr="00794639" w:rsidRDefault="009E6C68" w:rsidP="00170927">
            <w:pPr>
              <w:pStyle w:val="TableBody"/>
              <w:keepNext/>
              <w:rPr>
                <w:u w:val="single"/>
              </w:rPr>
            </w:pPr>
          </w:p>
          <w:p w14:paraId="5DCA29A4" w14:textId="77777777" w:rsidR="009E6C68" w:rsidRPr="00794639" w:rsidRDefault="009E6C68" w:rsidP="00170927">
            <w:pPr>
              <w:pStyle w:val="TableBody"/>
              <w:keepNext/>
              <w:rPr>
                <w:u w:val="single"/>
              </w:rPr>
            </w:pPr>
            <w:r w:rsidRPr="00794639">
              <w:rPr>
                <w:u w:val="single"/>
              </w:rPr>
              <w:t>Response</w:t>
            </w:r>
          </w:p>
          <w:p w14:paraId="2FAC563D" w14:textId="77777777" w:rsidR="009E6C68" w:rsidRPr="00794639" w:rsidRDefault="009E6C68" w:rsidP="00170927">
            <w:pPr>
              <w:pStyle w:val="TableBody"/>
              <w:keepNext/>
              <w:rPr>
                <w:b/>
              </w:rPr>
            </w:pPr>
            <w:r w:rsidRPr="00794639">
              <w:rPr>
                <w:b/>
              </w:rPr>
              <w:t>OK</w:t>
            </w:r>
          </w:p>
          <w:p w14:paraId="01753DF4" w14:textId="77777777" w:rsidR="009E6C68" w:rsidRPr="00794639" w:rsidRDefault="009E6C68" w:rsidP="00170927">
            <w:pPr>
              <w:pStyle w:val="TableBody"/>
              <w:keepNext/>
            </w:pPr>
          </w:p>
          <w:p w14:paraId="09D65A50" w14:textId="1482CCA1" w:rsidR="009E6C68" w:rsidRPr="00794639" w:rsidRDefault="009E6C68" w:rsidP="00170927">
            <w:pPr>
              <w:pStyle w:val="TableBody"/>
              <w:keepNext/>
              <w:rPr>
                <w:u w:val="single"/>
              </w:rPr>
            </w:pPr>
            <w:r w:rsidRPr="00794639">
              <w:rPr>
                <w:u w:val="single"/>
              </w:rPr>
              <w:t>Parameter</w:t>
            </w:r>
          </w:p>
          <w:p w14:paraId="29A5F9DA" w14:textId="1C66DFE0" w:rsidR="009E6C68" w:rsidRPr="00794639" w:rsidRDefault="009E6C68" w:rsidP="00170927">
            <w:pPr>
              <w:pStyle w:val="TableBody"/>
              <w:keepNext/>
              <w:rPr>
                <w:u w:val="single"/>
              </w:rPr>
            </w:pPr>
            <w:r w:rsidRPr="00794639">
              <w:rPr>
                <w:b/>
              </w:rPr>
              <w:t>&lt;n&gt;</w:t>
            </w:r>
            <w:r w:rsidRPr="00794639">
              <w:rPr>
                <w:b/>
              </w:rPr>
              <w:tab/>
            </w:r>
            <w:r w:rsidRPr="00794639">
              <w:t>10</w:t>
            </w:r>
            <w:r w:rsidRPr="00794639">
              <w:tab/>
              <w:t xml:space="preserve">Response formatting character &lt;LF&gt;:  line </w:t>
            </w:r>
            <w:r w:rsidRPr="00794639">
              <w:rPr>
                <w:snapToGrid w:val="0"/>
              </w:rPr>
              <w:t xml:space="preserve">feed. </w:t>
            </w:r>
          </w:p>
        </w:tc>
      </w:tr>
      <w:tr w:rsidR="009E6C68" w:rsidRPr="00794639" w14:paraId="00C0F4A7" w14:textId="77777777" w:rsidTr="00953CD3">
        <w:trPr>
          <w:trHeight w:val="781"/>
        </w:trPr>
        <w:tc>
          <w:tcPr>
            <w:tcW w:w="1707" w:type="dxa"/>
          </w:tcPr>
          <w:p w14:paraId="057660FF" w14:textId="77777777" w:rsidR="009E6C68" w:rsidRPr="00794639" w:rsidRDefault="009E6C68" w:rsidP="009E6C68">
            <w:pPr>
              <w:pStyle w:val="TableBody"/>
              <w:rPr>
                <w:u w:val="single"/>
              </w:rPr>
            </w:pPr>
            <w:r w:rsidRPr="00794639">
              <w:rPr>
                <w:u w:val="single"/>
              </w:rPr>
              <w:t>Reference</w:t>
            </w:r>
          </w:p>
          <w:p w14:paraId="10913ABA" w14:textId="5429599A" w:rsidR="009E6C68" w:rsidRPr="00794639" w:rsidRDefault="009E6C68" w:rsidP="009E6C68">
            <w:pPr>
              <w:pStyle w:val="TableBody"/>
              <w:rPr>
                <w:i/>
              </w:rPr>
            </w:pPr>
            <w:r w:rsidRPr="00794639">
              <w:t>V.25</w:t>
            </w:r>
            <w:ins w:id="1669" w:author="Elaine Baricante" w:date="2018-12-04T15:35:00Z">
              <w:r w:rsidR="00AC1D30">
                <w:t>t</w:t>
              </w:r>
            </w:ins>
            <w:del w:id="1670" w:author="Elaine Baricante" w:date="2018-12-04T15:35:00Z">
              <w:r w:rsidRPr="00794639" w:rsidDel="00AC1D30">
                <w:delText>T</w:delText>
              </w:r>
            </w:del>
            <w:r w:rsidRPr="00794639">
              <w:t>er</w:t>
            </w:r>
          </w:p>
        </w:tc>
        <w:tc>
          <w:tcPr>
            <w:tcW w:w="7290" w:type="dxa"/>
          </w:tcPr>
          <w:p w14:paraId="58548C44" w14:textId="77777777" w:rsidR="009E6C68" w:rsidRPr="00794639" w:rsidRDefault="009E6C68" w:rsidP="009E6C68">
            <w:pPr>
              <w:pStyle w:val="TableBody"/>
              <w:rPr>
                <w:u w:val="single"/>
              </w:rPr>
            </w:pPr>
            <w:r w:rsidRPr="00794639">
              <w:rPr>
                <w:u w:val="single"/>
              </w:rPr>
              <w:t>Notes</w:t>
            </w:r>
          </w:p>
          <w:p w14:paraId="032B8199" w14:textId="52D76189" w:rsidR="009E6C68" w:rsidRPr="00794639" w:rsidRDefault="009E6C68" w:rsidP="009E6C68">
            <w:pPr>
              <w:pStyle w:val="TableBody"/>
              <w:numPr>
                <w:ilvl w:val="0"/>
                <w:numId w:val="37"/>
              </w:numPr>
              <w:rPr>
                <w:u w:val="single"/>
              </w:rPr>
            </w:pPr>
            <w:r w:rsidRPr="00794639">
              <w:t>&lt;n&gt; determines the character recognized by TA to terminate answer line. The value is set to 10 and cannot be changed.</w:t>
            </w:r>
          </w:p>
          <w:p w14:paraId="2E86B455" w14:textId="65D6F96C" w:rsidR="009E6C68" w:rsidRPr="00794639" w:rsidRDefault="009E6C68" w:rsidP="00170927">
            <w:pPr>
              <w:pStyle w:val="TableBody"/>
              <w:numPr>
                <w:ilvl w:val="0"/>
                <w:numId w:val="37"/>
              </w:numPr>
              <w:rPr>
                <w:u w:val="single"/>
              </w:rPr>
            </w:pPr>
            <w:r w:rsidRPr="00794639">
              <w:t xml:space="preserve">See data stored by </w:t>
            </w:r>
            <w:r w:rsidRPr="00794639">
              <w:rPr>
                <w:rStyle w:val="Code"/>
              </w:rPr>
              <w:t>&amp;W</w:t>
            </w:r>
            <w:r w:rsidRPr="00794639">
              <w:t xml:space="preserve"> for default value.</w:t>
            </w:r>
          </w:p>
        </w:tc>
      </w:tr>
    </w:tbl>
    <w:p w14:paraId="312014E7" w14:textId="3F36101B" w:rsidR="00B11682" w:rsidRPr="00794639" w:rsidRDefault="00B11682" w:rsidP="00DF20AD">
      <w:pPr>
        <w:pStyle w:val="Heading2"/>
      </w:pPr>
      <w:bookmarkStart w:id="1671" w:name="_Toc526165167"/>
      <w:bookmarkStart w:id="1672" w:name="_Ref527363744"/>
      <w:bookmarkStart w:id="1673" w:name="_Toc531700566"/>
      <w:r w:rsidRPr="00794639">
        <w:t xml:space="preserve">+IFC Command: DTE-DCE Local Flow </w:t>
      </w:r>
      <w:commentRangeStart w:id="1674"/>
      <w:r w:rsidRPr="00794639">
        <w:t>Control</w:t>
      </w:r>
      <w:bookmarkEnd w:id="1671"/>
      <w:commentRangeEnd w:id="1674"/>
      <w:r w:rsidRPr="00794639">
        <w:rPr>
          <w:rStyle w:val="CommentReference"/>
          <w:rFonts w:ascii="Verdana" w:eastAsia="Times New Roman" w:hAnsi="Verdana" w:cs="Times New Roman"/>
          <w:b w:val="0"/>
          <w:lang w:eastAsia="en-US"/>
        </w:rPr>
        <w:commentReference w:id="1674"/>
      </w:r>
      <w:bookmarkEnd w:id="1672"/>
      <w:bookmarkEnd w:id="1673"/>
    </w:p>
    <w:tbl>
      <w:tblPr>
        <w:tblStyle w:val="TableSWIleft"/>
        <w:tblW w:w="8997" w:type="dxa"/>
        <w:tblLayout w:type="fixed"/>
        <w:tblLook w:val="04A0" w:firstRow="1" w:lastRow="0" w:firstColumn="1" w:lastColumn="0" w:noHBand="0" w:noVBand="1"/>
      </w:tblPr>
      <w:tblGrid>
        <w:gridCol w:w="1728"/>
        <w:gridCol w:w="7269"/>
      </w:tblGrid>
      <w:tr w:rsidR="00B11682" w:rsidRPr="00794639" w14:paraId="31932F58" w14:textId="77777777" w:rsidTr="00DF20A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6CEAB6C" w14:textId="77777777" w:rsidR="00B11682" w:rsidRPr="00794639" w:rsidRDefault="00B11682" w:rsidP="00FD78E1">
            <w:pPr>
              <w:pStyle w:val="TableRowHead"/>
              <w:spacing w:before="144" w:after="144"/>
              <w:rPr>
                <w:bCs w:val="0"/>
              </w:rPr>
            </w:pPr>
            <w:r w:rsidRPr="00794639">
              <w:t>HL78xx</w:t>
            </w:r>
          </w:p>
        </w:tc>
      </w:tr>
      <w:tr w:rsidR="00B11682" w:rsidRPr="00794639" w14:paraId="755FDA21" w14:textId="77777777" w:rsidTr="00DF20AD">
        <w:tc>
          <w:tcPr>
            <w:tcW w:w="0" w:type="dxa"/>
          </w:tcPr>
          <w:p w14:paraId="768C0607" w14:textId="77777777" w:rsidR="00B11682" w:rsidRPr="00794639" w:rsidRDefault="00B11682" w:rsidP="00FD78E1">
            <w:pPr>
              <w:pStyle w:val="TableBody"/>
              <w:rPr>
                <w:i/>
              </w:rPr>
            </w:pPr>
            <w:r w:rsidRPr="00794639">
              <w:rPr>
                <w:i/>
              </w:rPr>
              <w:t>Test command</w:t>
            </w:r>
          </w:p>
          <w:p w14:paraId="74D02A2F" w14:textId="77777777" w:rsidR="00B11682" w:rsidRPr="00794639" w:rsidRDefault="00B11682" w:rsidP="00FD78E1">
            <w:pPr>
              <w:pStyle w:val="TableBody"/>
            </w:pPr>
          </w:p>
          <w:p w14:paraId="70EF3FC9" w14:textId="77777777" w:rsidR="00B11682" w:rsidRPr="00794639" w:rsidRDefault="00B11682" w:rsidP="00FD78E1">
            <w:pPr>
              <w:pStyle w:val="TableBody"/>
              <w:rPr>
                <w:u w:val="single"/>
              </w:rPr>
            </w:pPr>
            <w:r w:rsidRPr="00794639">
              <w:rPr>
                <w:u w:val="single"/>
              </w:rPr>
              <w:t>Syntax</w:t>
            </w:r>
          </w:p>
          <w:p w14:paraId="256F05D2" w14:textId="77777777" w:rsidR="00B11682" w:rsidRPr="00794639" w:rsidRDefault="00B11682" w:rsidP="00FD78E1">
            <w:pPr>
              <w:pStyle w:val="TableBody"/>
              <w:rPr>
                <w:u w:val="single"/>
              </w:rPr>
            </w:pPr>
            <w:r w:rsidRPr="00794639">
              <w:rPr>
                <w:b/>
              </w:rPr>
              <w:t>AT+IFC=?</w:t>
            </w:r>
          </w:p>
        </w:tc>
        <w:tc>
          <w:tcPr>
            <w:tcW w:w="7269" w:type="dxa"/>
          </w:tcPr>
          <w:p w14:paraId="2F3F103F" w14:textId="77777777" w:rsidR="00B11682" w:rsidRPr="00794639" w:rsidRDefault="00B11682" w:rsidP="00FD78E1">
            <w:pPr>
              <w:pStyle w:val="TableBody"/>
              <w:rPr>
                <w:u w:val="single"/>
              </w:rPr>
            </w:pPr>
          </w:p>
          <w:p w14:paraId="215F1B41" w14:textId="77777777" w:rsidR="00B11682" w:rsidRPr="00794639" w:rsidRDefault="00B11682" w:rsidP="00FD78E1">
            <w:pPr>
              <w:pStyle w:val="TableBody"/>
              <w:rPr>
                <w:u w:val="single"/>
              </w:rPr>
            </w:pPr>
          </w:p>
          <w:p w14:paraId="58A54256" w14:textId="77777777" w:rsidR="00B11682" w:rsidRPr="00794639" w:rsidRDefault="00B11682" w:rsidP="00FD78E1">
            <w:pPr>
              <w:pStyle w:val="TableBody"/>
              <w:rPr>
                <w:u w:val="single"/>
              </w:rPr>
            </w:pPr>
            <w:r w:rsidRPr="00794639">
              <w:rPr>
                <w:u w:val="single"/>
              </w:rPr>
              <w:t>Response</w:t>
            </w:r>
          </w:p>
          <w:p w14:paraId="56EEC025" w14:textId="77777777" w:rsidR="00B11682" w:rsidRPr="00794639" w:rsidRDefault="00B11682" w:rsidP="00FD78E1">
            <w:pPr>
              <w:pStyle w:val="TableBody"/>
              <w:rPr>
                <w:b/>
              </w:rPr>
            </w:pPr>
            <w:r w:rsidRPr="00794639">
              <w:rPr>
                <w:b/>
              </w:rPr>
              <w:t>+IFC: (</w:t>
            </w:r>
            <w:r w:rsidRPr="00794639">
              <w:t>list of supported</w:t>
            </w:r>
            <w:r w:rsidRPr="00794639">
              <w:rPr>
                <w:b/>
              </w:rPr>
              <w:t xml:space="preserve"> &lt;DCE_by_DTE&gt;</w:t>
            </w:r>
            <w:r w:rsidRPr="00794639">
              <w:t>s</w:t>
            </w:r>
            <w:r w:rsidRPr="00794639">
              <w:rPr>
                <w:b/>
              </w:rPr>
              <w:t>),(</w:t>
            </w:r>
            <w:r w:rsidRPr="00794639">
              <w:t>list of supported</w:t>
            </w:r>
            <w:r w:rsidRPr="00794639">
              <w:rPr>
                <w:b/>
              </w:rPr>
              <w:t xml:space="preserve"> &lt;DTE_by_DCE&gt;</w:t>
            </w:r>
            <w:r w:rsidRPr="00794639">
              <w:t>s</w:t>
            </w:r>
            <w:r w:rsidRPr="00794639">
              <w:rPr>
                <w:b/>
              </w:rPr>
              <w:t>)</w:t>
            </w:r>
          </w:p>
          <w:p w14:paraId="204E42A8" w14:textId="77777777" w:rsidR="00B11682" w:rsidRPr="00794639" w:rsidRDefault="00B11682" w:rsidP="00FD78E1">
            <w:pPr>
              <w:pStyle w:val="TableBody"/>
              <w:rPr>
                <w:u w:val="single"/>
              </w:rPr>
            </w:pPr>
            <w:r w:rsidRPr="00794639">
              <w:rPr>
                <w:b/>
              </w:rPr>
              <w:t>OK</w:t>
            </w:r>
          </w:p>
        </w:tc>
      </w:tr>
      <w:tr w:rsidR="00B11682" w:rsidRPr="00794639" w14:paraId="4E9785FE" w14:textId="77777777" w:rsidTr="00DF20AD">
        <w:tc>
          <w:tcPr>
            <w:tcW w:w="0" w:type="dxa"/>
          </w:tcPr>
          <w:p w14:paraId="79401F8B" w14:textId="77777777" w:rsidR="00B11682" w:rsidRPr="00794639" w:rsidRDefault="00B11682" w:rsidP="00FD78E1">
            <w:pPr>
              <w:pStyle w:val="TableBody"/>
              <w:rPr>
                <w:i/>
              </w:rPr>
            </w:pPr>
            <w:r w:rsidRPr="00794639">
              <w:rPr>
                <w:i/>
              </w:rPr>
              <w:t>Read command</w:t>
            </w:r>
          </w:p>
          <w:p w14:paraId="2C070591" w14:textId="77777777" w:rsidR="00B11682" w:rsidRPr="00794639" w:rsidRDefault="00B11682" w:rsidP="00FD78E1">
            <w:pPr>
              <w:pStyle w:val="TableBody"/>
            </w:pPr>
          </w:p>
          <w:p w14:paraId="246D5F13" w14:textId="77777777" w:rsidR="00B11682" w:rsidRPr="00794639" w:rsidRDefault="00B11682" w:rsidP="00FD78E1">
            <w:pPr>
              <w:pStyle w:val="TableBody"/>
              <w:rPr>
                <w:u w:val="single"/>
              </w:rPr>
            </w:pPr>
            <w:r w:rsidRPr="00794639">
              <w:rPr>
                <w:u w:val="single"/>
              </w:rPr>
              <w:t>Syntax</w:t>
            </w:r>
          </w:p>
          <w:p w14:paraId="12E515C0" w14:textId="77777777" w:rsidR="00B11682" w:rsidRPr="00794639" w:rsidRDefault="00B11682" w:rsidP="00FD78E1">
            <w:pPr>
              <w:pStyle w:val="TableBody"/>
              <w:rPr>
                <w:i/>
              </w:rPr>
            </w:pPr>
            <w:r w:rsidRPr="00794639">
              <w:rPr>
                <w:b/>
              </w:rPr>
              <w:t>AT+IFC?</w:t>
            </w:r>
          </w:p>
        </w:tc>
        <w:tc>
          <w:tcPr>
            <w:tcW w:w="7269" w:type="dxa"/>
          </w:tcPr>
          <w:p w14:paraId="798022EA" w14:textId="77777777" w:rsidR="00B11682" w:rsidRPr="00794639" w:rsidRDefault="00B11682" w:rsidP="00FD78E1">
            <w:pPr>
              <w:pStyle w:val="TableBody"/>
              <w:rPr>
                <w:u w:val="single"/>
              </w:rPr>
            </w:pPr>
          </w:p>
          <w:p w14:paraId="43C865BE" w14:textId="77777777" w:rsidR="00B11682" w:rsidRPr="00794639" w:rsidRDefault="00B11682" w:rsidP="00FD78E1">
            <w:pPr>
              <w:pStyle w:val="TableBody"/>
              <w:rPr>
                <w:u w:val="single"/>
              </w:rPr>
            </w:pPr>
          </w:p>
          <w:p w14:paraId="79F3F1E0" w14:textId="77777777" w:rsidR="00B11682" w:rsidRPr="00794639" w:rsidRDefault="00B11682" w:rsidP="00FD78E1">
            <w:pPr>
              <w:pStyle w:val="TableBody"/>
              <w:rPr>
                <w:u w:val="single"/>
              </w:rPr>
            </w:pPr>
            <w:r w:rsidRPr="00794639">
              <w:rPr>
                <w:u w:val="single"/>
              </w:rPr>
              <w:t>Response</w:t>
            </w:r>
          </w:p>
          <w:p w14:paraId="1E9325FF" w14:textId="77777777" w:rsidR="00B11682" w:rsidRPr="00794639" w:rsidRDefault="00B11682" w:rsidP="00FD78E1">
            <w:pPr>
              <w:pStyle w:val="TableBody"/>
              <w:rPr>
                <w:b/>
                <w:lang w:eastAsia="zh-CN"/>
              </w:rPr>
            </w:pPr>
            <w:r w:rsidRPr="00794639">
              <w:rPr>
                <w:b/>
                <w:lang w:eastAsia="zh-CN"/>
              </w:rPr>
              <w:t>+IFC: &lt;DCE_by_DTE&gt;,&lt;DTE_by_DCE&gt;</w:t>
            </w:r>
          </w:p>
          <w:p w14:paraId="0E2578CA" w14:textId="77777777" w:rsidR="00B11682" w:rsidRPr="00794639" w:rsidRDefault="00B11682" w:rsidP="00FD78E1">
            <w:pPr>
              <w:pStyle w:val="TableBody"/>
              <w:rPr>
                <w:u w:val="single"/>
              </w:rPr>
            </w:pPr>
            <w:r w:rsidRPr="00794639">
              <w:rPr>
                <w:b/>
                <w:lang w:eastAsia="zh-CN"/>
              </w:rPr>
              <w:t>OK</w:t>
            </w:r>
          </w:p>
        </w:tc>
      </w:tr>
      <w:tr w:rsidR="00B11682" w:rsidRPr="00794639" w14:paraId="2392D6BE" w14:textId="77777777" w:rsidTr="00DF20AD">
        <w:tc>
          <w:tcPr>
            <w:tcW w:w="0" w:type="dxa"/>
          </w:tcPr>
          <w:p w14:paraId="25FC4C59" w14:textId="77777777" w:rsidR="00B11682" w:rsidRPr="00794639" w:rsidRDefault="00B11682" w:rsidP="00FD78E1">
            <w:pPr>
              <w:pStyle w:val="TableBody"/>
              <w:rPr>
                <w:i/>
              </w:rPr>
            </w:pPr>
            <w:r w:rsidRPr="00794639">
              <w:rPr>
                <w:i/>
              </w:rPr>
              <w:t>Write</w:t>
            </w:r>
            <w:r w:rsidRPr="00794639">
              <w:t xml:space="preserve"> </w:t>
            </w:r>
            <w:r w:rsidRPr="00794639">
              <w:rPr>
                <w:i/>
              </w:rPr>
              <w:t>command</w:t>
            </w:r>
          </w:p>
          <w:p w14:paraId="5B09BB76" w14:textId="77777777" w:rsidR="00B11682" w:rsidRPr="00794639" w:rsidRDefault="00B11682" w:rsidP="00FD78E1">
            <w:pPr>
              <w:pStyle w:val="TableBody"/>
              <w:rPr>
                <w:i/>
              </w:rPr>
            </w:pPr>
          </w:p>
          <w:p w14:paraId="1F698280" w14:textId="77777777" w:rsidR="00B11682" w:rsidRPr="00794639" w:rsidRDefault="00B11682" w:rsidP="00FD78E1">
            <w:pPr>
              <w:pStyle w:val="TableBody"/>
              <w:rPr>
                <w:u w:val="single"/>
              </w:rPr>
            </w:pPr>
            <w:r w:rsidRPr="00794639">
              <w:rPr>
                <w:u w:val="single"/>
              </w:rPr>
              <w:t>Syntax</w:t>
            </w:r>
          </w:p>
          <w:p w14:paraId="2DC019CE" w14:textId="77777777" w:rsidR="00B11682" w:rsidRPr="00794639" w:rsidRDefault="00B11682" w:rsidP="00FD78E1">
            <w:pPr>
              <w:pStyle w:val="TableBody"/>
              <w:rPr>
                <w:b/>
                <w:bCs/>
                <w:szCs w:val="18"/>
              </w:rPr>
            </w:pPr>
            <w:r w:rsidRPr="00794639">
              <w:rPr>
                <w:b/>
              </w:rPr>
              <w:t>AT+IFC=</w:t>
            </w:r>
            <w:r w:rsidRPr="00794639">
              <w:rPr>
                <w:b/>
              </w:rPr>
              <w:br/>
            </w:r>
            <w:r w:rsidRPr="00794639">
              <w:rPr>
                <w:b/>
                <w:bCs/>
                <w:szCs w:val="18"/>
              </w:rPr>
              <w:t>&lt;DCE_by_DTE&gt;,&lt;DTE_by_DCE&gt;</w:t>
            </w:r>
          </w:p>
        </w:tc>
        <w:tc>
          <w:tcPr>
            <w:tcW w:w="7269" w:type="dxa"/>
          </w:tcPr>
          <w:p w14:paraId="3DAABB3E" w14:textId="77777777" w:rsidR="00B11682" w:rsidRPr="00794639" w:rsidRDefault="00B11682" w:rsidP="00FD78E1">
            <w:pPr>
              <w:pStyle w:val="TableBody"/>
              <w:rPr>
                <w:u w:val="single"/>
              </w:rPr>
            </w:pPr>
          </w:p>
          <w:p w14:paraId="59DE1755" w14:textId="77777777" w:rsidR="00B11682" w:rsidRPr="00794639" w:rsidRDefault="00B11682" w:rsidP="00FD78E1">
            <w:pPr>
              <w:pStyle w:val="TableBody"/>
              <w:rPr>
                <w:u w:val="single"/>
              </w:rPr>
            </w:pPr>
          </w:p>
          <w:p w14:paraId="3832019B" w14:textId="77777777" w:rsidR="00B11682" w:rsidRPr="00794639" w:rsidRDefault="00B11682" w:rsidP="00FD78E1">
            <w:pPr>
              <w:pStyle w:val="TableBody"/>
              <w:rPr>
                <w:snapToGrid w:val="0"/>
              </w:rPr>
            </w:pPr>
            <w:r w:rsidRPr="00794639">
              <w:rPr>
                <w:u w:val="single"/>
              </w:rPr>
              <w:t>Response</w:t>
            </w:r>
          </w:p>
          <w:p w14:paraId="71745619" w14:textId="77777777" w:rsidR="00B11682" w:rsidRPr="00794639" w:rsidRDefault="00B11682" w:rsidP="00FD78E1">
            <w:pPr>
              <w:pStyle w:val="TableBody"/>
            </w:pPr>
            <w:r w:rsidRPr="00794639">
              <w:rPr>
                <w:b/>
              </w:rPr>
              <w:t>OK</w:t>
            </w:r>
          </w:p>
          <w:p w14:paraId="1717DF2A" w14:textId="77777777" w:rsidR="00B11682" w:rsidRPr="00DF20AD" w:rsidRDefault="00B11682" w:rsidP="000656F8">
            <w:pPr>
              <w:pStyle w:val="TableBody"/>
            </w:pPr>
          </w:p>
          <w:p w14:paraId="09D91F42" w14:textId="77777777" w:rsidR="00B11682" w:rsidRPr="0048226A" w:rsidRDefault="00B11682" w:rsidP="00FD78E1">
            <w:pPr>
              <w:pStyle w:val="TableBody"/>
              <w:rPr>
                <w:snapToGrid w:val="0"/>
                <w:u w:val="single"/>
              </w:rPr>
            </w:pPr>
            <w:r w:rsidRPr="000656F8">
              <w:rPr>
                <w:snapToGrid w:val="0"/>
                <w:u w:val="single"/>
              </w:rPr>
              <w:t>Parameters</w:t>
            </w:r>
          </w:p>
          <w:p w14:paraId="6990E803" w14:textId="77777777" w:rsidR="00B11682" w:rsidRPr="007E4A1F" w:rsidRDefault="00B11682" w:rsidP="00FD78E1">
            <w:pPr>
              <w:pStyle w:val="TableBody"/>
              <w:rPr>
                <w:lang w:eastAsia="zh-CN"/>
              </w:rPr>
            </w:pPr>
            <w:r w:rsidRPr="0048226A">
              <w:rPr>
                <w:b/>
                <w:bCs/>
                <w:szCs w:val="18"/>
              </w:rPr>
              <w:t>&lt;DCE_by_DTE&gt;</w:t>
            </w:r>
            <w:r w:rsidRPr="0048226A">
              <w:rPr>
                <w:bCs/>
                <w:szCs w:val="18"/>
              </w:rPr>
              <w:tab/>
              <w:t>L</w:t>
            </w:r>
            <w:r w:rsidRPr="007E4A1F">
              <w:rPr>
                <w:szCs w:val="18"/>
              </w:rPr>
              <w:t>ocal flow control parameter</w:t>
            </w:r>
          </w:p>
          <w:p w14:paraId="7721AE67" w14:textId="77777777" w:rsidR="00B11682" w:rsidRPr="00006D08" w:rsidRDefault="00B11682" w:rsidP="00FD78E1">
            <w:pPr>
              <w:pStyle w:val="TableBody"/>
              <w:rPr>
                <w:szCs w:val="18"/>
              </w:rPr>
            </w:pPr>
            <w:r w:rsidRPr="007E4A1F">
              <w:rPr>
                <w:szCs w:val="18"/>
              </w:rPr>
              <w:t>0</w:t>
            </w:r>
            <w:r w:rsidRPr="00006D08">
              <w:rPr>
                <w:szCs w:val="18"/>
              </w:rPr>
              <w:tab/>
              <w:t>None</w:t>
            </w:r>
          </w:p>
          <w:p w14:paraId="622C9429" w14:textId="77777777" w:rsidR="00B11682" w:rsidRPr="00794639" w:rsidRDefault="00B11682" w:rsidP="00FD78E1">
            <w:pPr>
              <w:pStyle w:val="TableBody"/>
            </w:pPr>
            <w:r w:rsidRPr="005C602E">
              <w:rPr>
                <w:szCs w:val="18"/>
                <w:u w:val="single"/>
              </w:rPr>
              <w:t>2</w:t>
            </w:r>
            <w:r w:rsidRPr="00794639">
              <w:rPr>
                <w:szCs w:val="18"/>
              </w:rPr>
              <w:tab/>
            </w:r>
            <w:r w:rsidRPr="00794639">
              <w:t>RTS (default value)</w:t>
            </w:r>
          </w:p>
          <w:p w14:paraId="633CD4B7" w14:textId="77777777" w:rsidR="00B11682" w:rsidRPr="00B61754" w:rsidRDefault="00B11682" w:rsidP="00B61754">
            <w:pPr>
              <w:pStyle w:val="TableBody"/>
              <w:rPr>
                <w:rPrChange w:id="1675" w:author="Elaine Baricante" w:date="2018-11-27T10:10:00Z">
                  <w:rPr>
                    <w:sz w:val="14"/>
                    <w:szCs w:val="14"/>
                  </w:rPr>
                </w:rPrChange>
              </w:rPr>
            </w:pPr>
          </w:p>
          <w:p w14:paraId="2FB958EF" w14:textId="77777777" w:rsidR="00B11682" w:rsidRPr="00794639" w:rsidRDefault="00B11682" w:rsidP="00FD78E1">
            <w:pPr>
              <w:pStyle w:val="TableBody"/>
              <w:rPr>
                <w:lang w:eastAsia="zh-CN"/>
              </w:rPr>
            </w:pPr>
            <w:r w:rsidRPr="00794639">
              <w:rPr>
                <w:b/>
              </w:rPr>
              <w:t>&lt;DTE_by_DCE&gt;</w:t>
            </w:r>
            <w:r w:rsidRPr="00794639">
              <w:tab/>
              <w:t>L</w:t>
            </w:r>
            <w:r w:rsidRPr="00794639">
              <w:rPr>
                <w:szCs w:val="18"/>
              </w:rPr>
              <w:t>ocal flow control parameter</w:t>
            </w:r>
          </w:p>
          <w:p w14:paraId="7495843D" w14:textId="77777777" w:rsidR="00B11682" w:rsidRPr="00794639" w:rsidRDefault="00B11682" w:rsidP="00FD78E1">
            <w:pPr>
              <w:pStyle w:val="TableBody"/>
              <w:rPr>
                <w:szCs w:val="18"/>
              </w:rPr>
            </w:pPr>
            <w:r w:rsidRPr="00794639">
              <w:rPr>
                <w:szCs w:val="18"/>
              </w:rPr>
              <w:t>0</w:t>
            </w:r>
            <w:r w:rsidRPr="00794639">
              <w:rPr>
                <w:szCs w:val="18"/>
              </w:rPr>
              <w:tab/>
              <w:t>None</w:t>
            </w:r>
          </w:p>
          <w:p w14:paraId="26FF19F0" w14:textId="77777777" w:rsidR="00B11682" w:rsidRPr="00794639" w:rsidRDefault="00B11682" w:rsidP="00FD78E1">
            <w:pPr>
              <w:pStyle w:val="TableBody"/>
            </w:pPr>
            <w:r w:rsidRPr="00794639">
              <w:rPr>
                <w:szCs w:val="18"/>
                <w:u w:val="single"/>
              </w:rPr>
              <w:t>2</w:t>
            </w:r>
            <w:r w:rsidRPr="00794639">
              <w:rPr>
                <w:szCs w:val="18"/>
              </w:rPr>
              <w:tab/>
            </w:r>
            <w:r w:rsidRPr="00DF20AD">
              <w:rPr>
                <w:szCs w:val="18"/>
              </w:rPr>
              <w:t>CTS (default value)</w:t>
            </w:r>
          </w:p>
        </w:tc>
      </w:tr>
      <w:tr w:rsidR="00B11682" w:rsidRPr="00794639" w14:paraId="26EB3813" w14:textId="77777777" w:rsidTr="00DF20AD">
        <w:tc>
          <w:tcPr>
            <w:tcW w:w="0" w:type="dxa"/>
          </w:tcPr>
          <w:p w14:paraId="53450699" w14:textId="77777777" w:rsidR="00B11682" w:rsidRPr="00794639" w:rsidRDefault="00B11682" w:rsidP="00FD78E1">
            <w:pPr>
              <w:pStyle w:val="TableBody"/>
              <w:rPr>
                <w:u w:val="single"/>
              </w:rPr>
            </w:pPr>
            <w:r w:rsidRPr="00794639">
              <w:rPr>
                <w:u w:val="single"/>
              </w:rPr>
              <w:lastRenderedPageBreak/>
              <w:t>Reference</w:t>
            </w:r>
          </w:p>
          <w:p w14:paraId="1A1AF1AD" w14:textId="77777777" w:rsidR="00B11682" w:rsidRPr="00794639" w:rsidRDefault="00B11682" w:rsidP="00FD78E1">
            <w:pPr>
              <w:pStyle w:val="TableBody"/>
              <w:rPr>
                <w:i/>
              </w:rPr>
            </w:pPr>
            <w:r w:rsidRPr="00794639">
              <w:t>Sierra Wireless Proprietary</w:t>
            </w:r>
          </w:p>
        </w:tc>
        <w:tc>
          <w:tcPr>
            <w:tcW w:w="7269" w:type="dxa"/>
          </w:tcPr>
          <w:p w14:paraId="16B64860" w14:textId="77777777" w:rsidR="00B11682" w:rsidRPr="00794639" w:rsidRDefault="00B11682" w:rsidP="00FD78E1">
            <w:pPr>
              <w:pStyle w:val="TableBody"/>
              <w:rPr>
                <w:u w:val="single"/>
                <w:lang w:eastAsia="zh-CN"/>
              </w:rPr>
            </w:pPr>
            <w:r w:rsidRPr="00794639">
              <w:rPr>
                <w:u w:val="single"/>
              </w:rPr>
              <w:t>Notes</w:t>
            </w:r>
          </w:p>
          <w:p w14:paraId="6A034C23" w14:textId="36662BAE" w:rsidR="00B11682" w:rsidRPr="00794639" w:rsidRDefault="00B11682" w:rsidP="00B11682">
            <w:pPr>
              <w:pStyle w:val="TableBody"/>
              <w:numPr>
                <w:ilvl w:val="0"/>
                <w:numId w:val="44"/>
              </w:numPr>
              <w:rPr>
                <w:rFonts w:ascii="Helvetica" w:hAnsi="Helvetica"/>
                <w:sz w:val="20"/>
              </w:rPr>
            </w:pPr>
            <w:r w:rsidRPr="00794639">
              <w:t>Hardware flow control is only effective for AT UART.</w:t>
            </w:r>
          </w:p>
          <w:p w14:paraId="1B8CBC93" w14:textId="77777777" w:rsidR="00B11682" w:rsidRPr="00794639" w:rsidRDefault="00B11682" w:rsidP="00B11682">
            <w:pPr>
              <w:pStyle w:val="TableBody"/>
              <w:numPr>
                <w:ilvl w:val="0"/>
                <w:numId w:val="44"/>
              </w:numPr>
              <w:rPr>
                <w:rFonts w:ascii="Helvetica" w:hAnsi="Helvetica"/>
                <w:sz w:val="20"/>
              </w:rPr>
            </w:pPr>
            <w:r w:rsidRPr="00794639">
              <w:t xml:space="preserve">Configuration is saved in non-volatile memory using </w:t>
            </w:r>
            <w:r w:rsidRPr="00DF20AD">
              <w:rPr>
                <w:rStyle w:val="Code"/>
              </w:rPr>
              <w:t>AT&amp;W</w:t>
            </w:r>
            <w:r w:rsidRPr="00794639">
              <w:t>.</w:t>
            </w:r>
          </w:p>
          <w:p w14:paraId="012B0F6D" w14:textId="56670D73" w:rsidR="00B11682" w:rsidRPr="0048226A" w:rsidRDefault="00B11682" w:rsidP="00B11682">
            <w:pPr>
              <w:pStyle w:val="TableBody"/>
              <w:numPr>
                <w:ilvl w:val="0"/>
                <w:numId w:val="44"/>
              </w:numPr>
              <w:rPr>
                <w:rFonts w:ascii="Helvetica" w:hAnsi="Helvetica"/>
                <w:sz w:val="20"/>
              </w:rPr>
            </w:pPr>
            <w:r w:rsidRPr="00794639">
              <w:t xml:space="preserve">The valid pairs of values for </w:t>
            </w:r>
            <w:r w:rsidRPr="00DF20AD">
              <w:rPr>
                <w:rStyle w:val="Code"/>
              </w:rPr>
              <w:t>AT+IFC</w:t>
            </w:r>
            <w:r w:rsidRPr="00794639">
              <w:t xml:space="preserve"> </w:t>
            </w:r>
            <w:r w:rsidRPr="000656F8">
              <w:t xml:space="preserve">are '0,0' and '2,2' as only 'Auto RTS CTS - Hardware' flow control or </w:t>
            </w:r>
            <w:r w:rsidR="00E81367" w:rsidRPr="000656F8">
              <w:t>no</w:t>
            </w:r>
            <w:r w:rsidR="00E81367" w:rsidRPr="0048226A">
              <w:t xml:space="preserve"> f</w:t>
            </w:r>
            <w:r w:rsidRPr="0048226A">
              <w:t>low control are supported.</w:t>
            </w:r>
          </w:p>
          <w:p w14:paraId="6BFB68AA" w14:textId="4A7BE099" w:rsidR="00B11682" w:rsidRPr="00794639" w:rsidRDefault="00B11682" w:rsidP="00B11682">
            <w:pPr>
              <w:pStyle w:val="TableBody"/>
              <w:numPr>
                <w:ilvl w:val="0"/>
                <w:numId w:val="44"/>
              </w:numPr>
              <w:rPr>
                <w:rFonts w:ascii="Helvetica" w:hAnsi="Helvetica"/>
                <w:sz w:val="20"/>
              </w:rPr>
            </w:pPr>
            <w:r w:rsidRPr="00DF20AD">
              <w:rPr>
                <w:rStyle w:val="Code"/>
              </w:rPr>
              <w:t>+IFC</w:t>
            </w:r>
            <w:r w:rsidRPr="00794639">
              <w:t xml:space="preserve"> </w:t>
            </w:r>
            <w:r w:rsidR="00E81367" w:rsidRPr="00794639">
              <w:t>r</w:t>
            </w:r>
            <w:r w:rsidR="00E81367" w:rsidRPr="000656F8">
              <w:t>esp</w:t>
            </w:r>
            <w:r w:rsidR="00E81367" w:rsidRPr="0048226A">
              <w:t xml:space="preserve">onse </w:t>
            </w:r>
            <w:r w:rsidRPr="0048226A">
              <w:t xml:space="preserve">reflects the flow control parameters set by </w:t>
            </w:r>
            <w:r w:rsidR="00E81367" w:rsidRPr="0048226A">
              <w:t xml:space="preserve">the </w:t>
            </w:r>
            <w:r w:rsidRPr="00DF20AD">
              <w:rPr>
                <w:rStyle w:val="Code"/>
              </w:rPr>
              <w:t>AT&amp;K</w:t>
            </w:r>
            <w:r w:rsidRPr="00794639">
              <w:t xml:space="preserve"> command.</w:t>
            </w:r>
          </w:p>
        </w:tc>
      </w:tr>
      <w:tr w:rsidR="00B11682" w:rsidRPr="00794639" w14:paraId="32B50AF5" w14:textId="77777777" w:rsidTr="00DF20AD">
        <w:trPr>
          <w:cantSplit w:val="0"/>
        </w:trPr>
        <w:tc>
          <w:tcPr>
            <w:tcW w:w="1728" w:type="dxa"/>
          </w:tcPr>
          <w:p w14:paraId="28D2E8BA" w14:textId="77777777" w:rsidR="00B11682" w:rsidRPr="00794639" w:rsidRDefault="00B11682" w:rsidP="00FD78E1">
            <w:pPr>
              <w:pStyle w:val="TableBody"/>
              <w:rPr>
                <w:u w:val="single"/>
              </w:rPr>
            </w:pPr>
            <w:r w:rsidRPr="00794639">
              <w:rPr>
                <w:u w:val="single"/>
              </w:rPr>
              <w:t>Examples</w:t>
            </w:r>
          </w:p>
        </w:tc>
        <w:tc>
          <w:tcPr>
            <w:tcW w:w="7269" w:type="dxa"/>
          </w:tcPr>
          <w:p w14:paraId="3E36E769" w14:textId="29F0093B" w:rsidR="00B11682" w:rsidRPr="00794639" w:rsidRDefault="00B11682" w:rsidP="00FD78E1">
            <w:pPr>
              <w:pStyle w:val="TableBody"/>
              <w:rPr>
                <w:b/>
                <w:lang w:eastAsia="zh-CN"/>
              </w:rPr>
            </w:pPr>
            <w:r w:rsidRPr="00794639">
              <w:rPr>
                <w:b/>
                <w:lang w:eastAsia="zh-CN"/>
              </w:rPr>
              <w:t>AT+IFC=?</w:t>
            </w:r>
          </w:p>
          <w:p w14:paraId="5B5877B1" w14:textId="77777777" w:rsidR="00B11682" w:rsidRPr="00794639" w:rsidRDefault="00B11682" w:rsidP="00FD78E1">
            <w:pPr>
              <w:pStyle w:val="TableBody"/>
              <w:rPr>
                <w:b/>
                <w:lang w:eastAsia="zh-CN"/>
              </w:rPr>
            </w:pPr>
            <w:r w:rsidRPr="00794639">
              <w:rPr>
                <w:b/>
                <w:lang w:eastAsia="zh-CN"/>
              </w:rPr>
              <w:t>+IFC: (0,2),(0,2)</w:t>
            </w:r>
          </w:p>
          <w:p w14:paraId="6BF4A541" w14:textId="77777777" w:rsidR="00B11682" w:rsidRPr="00794639" w:rsidRDefault="00B11682" w:rsidP="00FD78E1">
            <w:pPr>
              <w:pStyle w:val="TableBody"/>
              <w:rPr>
                <w:b/>
                <w:lang w:eastAsia="zh-CN"/>
              </w:rPr>
            </w:pPr>
            <w:r w:rsidRPr="00794639">
              <w:rPr>
                <w:b/>
                <w:lang w:eastAsia="zh-CN"/>
              </w:rPr>
              <w:t>OK</w:t>
            </w:r>
          </w:p>
          <w:p w14:paraId="2374944B" w14:textId="77777777" w:rsidR="00B11682" w:rsidRPr="00794639" w:rsidRDefault="00B11682" w:rsidP="00FD78E1">
            <w:pPr>
              <w:pStyle w:val="TableBody"/>
              <w:rPr>
                <w:b/>
                <w:lang w:eastAsia="zh-CN"/>
              </w:rPr>
            </w:pPr>
          </w:p>
          <w:p w14:paraId="4A69C774" w14:textId="77777777" w:rsidR="00B11682" w:rsidRPr="00DF20AD" w:rsidRDefault="00B11682" w:rsidP="00FD78E1">
            <w:pPr>
              <w:pStyle w:val="TableBody"/>
              <w:rPr>
                <w:lang w:eastAsia="zh-CN"/>
              </w:rPr>
            </w:pPr>
            <w:r w:rsidRPr="00DF20AD">
              <w:rPr>
                <w:lang w:eastAsia="zh-CN"/>
              </w:rPr>
              <w:t>// Possible settings:</w:t>
            </w:r>
          </w:p>
          <w:p w14:paraId="57158E8C" w14:textId="77777777" w:rsidR="00B11682" w:rsidRPr="00794639" w:rsidRDefault="00B11682" w:rsidP="00FD78E1">
            <w:pPr>
              <w:pStyle w:val="TableBody"/>
              <w:rPr>
                <w:b/>
                <w:lang w:eastAsia="zh-CN"/>
              </w:rPr>
            </w:pPr>
            <w:r w:rsidRPr="00794639">
              <w:rPr>
                <w:b/>
                <w:lang w:eastAsia="zh-CN"/>
              </w:rPr>
              <w:t xml:space="preserve">AT+IFC=0,0 </w:t>
            </w:r>
          </w:p>
          <w:p w14:paraId="710A6FCA" w14:textId="77777777" w:rsidR="00B11682" w:rsidRPr="000656F8" w:rsidRDefault="00B11682" w:rsidP="00FD78E1">
            <w:pPr>
              <w:pStyle w:val="TableBody"/>
              <w:rPr>
                <w:b/>
                <w:lang w:eastAsia="zh-CN"/>
              </w:rPr>
            </w:pPr>
            <w:r w:rsidRPr="00794639">
              <w:rPr>
                <w:b/>
                <w:lang w:eastAsia="zh-CN"/>
              </w:rPr>
              <w:t>OK</w:t>
            </w:r>
          </w:p>
          <w:p w14:paraId="386F9DE8" w14:textId="77777777" w:rsidR="00B11682" w:rsidRPr="000656F8" w:rsidRDefault="00B11682" w:rsidP="00FD78E1">
            <w:pPr>
              <w:pStyle w:val="TableBody"/>
              <w:rPr>
                <w:b/>
                <w:lang w:eastAsia="zh-CN"/>
              </w:rPr>
            </w:pPr>
          </w:p>
          <w:p w14:paraId="2D099B22" w14:textId="77777777" w:rsidR="00B11682" w:rsidRPr="0048226A" w:rsidRDefault="00B11682" w:rsidP="00FD78E1">
            <w:pPr>
              <w:pStyle w:val="TableBody"/>
              <w:rPr>
                <w:b/>
                <w:lang w:eastAsia="zh-CN"/>
              </w:rPr>
            </w:pPr>
            <w:r w:rsidRPr="0048226A">
              <w:rPr>
                <w:b/>
                <w:lang w:eastAsia="zh-CN"/>
              </w:rPr>
              <w:t>AT+IFC?</w:t>
            </w:r>
          </w:p>
          <w:p w14:paraId="649136A0" w14:textId="77777777" w:rsidR="00B11682" w:rsidRPr="007E4A1F" w:rsidRDefault="00B11682" w:rsidP="00FD78E1">
            <w:pPr>
              <w:pStyle w:val="TableBody"/>
              <w:rPr>
                <w:b/>
                <w:lang w:eastAsia="zh-CN"/>
              </w:rPr>
            </w:pPr>
            <w:r w:rsidRPr="0048226A">
              <w:rPr>
                <w:b/>
                <w:lang w:eastAsia="zh-CN"/>
              </w:rPr>
              <w:t>+IFC: 0,0</w:t>
            </w:r>
          </w:p>
          <w:p w14:paraId="31E978B5" w14:textId="77777777" w:rsidR="00B11682" w:rsidRPr="007E4A1F" w:rsidRDefault="00B11682" w:rsidP="00FD78E1">
            <w:pPr>
              <w:pStyle w:val="TableBody"/>
              <w:rPr>
                <w:b/>
                <w:lang w:eastAsia="zh-CN"/>
              </w:rPr>
            </w:pPr>
            <w:r w:rsidRPr="007E4A1F">
              <w:rPr>
                <w:b/>
                <w:lang w:eastAsia="zh-CN"/>
              </w:rPr>
              <w:t>OK</w:t>
            </w:r>
          </w:p>
          <w:p w14:paraId="64C896C3" w14:textId="77777777" w:rsidR="00B11682" w:rsidRPr="00006D08" w:rsidRDefault="00B11682" w:rsidP="00FD78E1">
            <w:pPr>
              <w:pStyle w:val="TableBody"/>
              <w:rPr>
                <w:b/>
                <w:lang w:eastAsia="zh-CN"/>
              </w:rPr>
            </w:pPr>
          </w:p>
          <w:p w14:paraId="7E4C9CF7" w14:textId="77777777" w:rsidR="00B11682" w:rsidRPr="005C602E" w:rsidRDefault="00B11682" w:rsidP="00FD78E1">
            <w:pPr>
              <w:pStyle w:val="TableBody"/>
              <w:rPr>
                <w:b/>
                <w:lang w:eastAsia="zh-CN"/>
              </w:rPr>
            </w:pPr>
            <w:r w:rsidRPr="00006D08">
              <w:rPr>
                <w:b/>
                <w:lang w:eastAsia="zh-CN"/>
              </w:rPr>
              <w:t xml:space="preserve">AT+IFC=2,2 </w:t>
            </w:r>
          </w:p>
          <w:p w14:paraId="5C2E9FAC" w14:textId="77777777" w:rsidR="00B11682" w:rsidRPr="00913410" w:rsidRDefault="00B11682" w:rsidP="00FD78E1">
            <w:pPr>
              <w:pStyle w:val="TableBody"/>
              <w:rPr>
                <w:b/>
                <w:lang w:eastAsia="zh-CN"/>
              </w:rPr>
            </w:pPr>
            <w:r w:rsidRPr="005C602E">
              <w:rPr>
                <w:b/>
                <w:lang w:eastAsia="zh-CN"/>
              </w:rPr>
              <w:t>OK</w:t>
            </w:r>
          </w:p>
          <w:p w14:paraId="03B071B7" w14:textId="77777777" w:rsidR="00B11682" w:rsidRPr="00913410" w:rsidRDefault="00B11682" w:rsidP="00FD78E1">
            <w:pPr>
              <w:pStyle w:val="TableBody"/>
              <w:rPr>
                <w:b/>
                <w:lang w:eastAsia="zh-CN"/>
              </w:rPr>
            </w:pPr>
          </w:p>
          <w:p w14:paraId="23071FFF" w14:textId="77777777" w:rsidR="00B11682" w:rsidRPr="00A5422A" w:rsidRDefault="00B11682" w:rsidP="00FD78E1">
            <w:pPr>
              <w:pStyle w:val="TableBody"/>
              <w:rPr>
                <w:b/>
                <w:lang w:eastAsia="zh-CN"/>
              </w:rPr>
            </w:pPr>
            <w:r w:rsidRPr="00913410">
              <w:rPr>
                <w:b/>
                <w:lang w:eastAsia="zh-CN"/>
              </w:rPr>
              <w:t>AT+IFC?</w:t>
            </w:r>
          </w:p>
          <w:p w14:paraId="63633B0C" w14:textId="77777777" w:rsidR="00B11682" w:rsidRPr="00794639" w:rsidRDefault="00B11682" w:rsidP="00FD78E1">
            <w:pPr>
              <w:pStyle w:val="TableBody"/>
              <w:rPr>
                <w:b/>
                <w:lang w:eastAsia="zh-CN"/>
              </w:rPr>
            </w:pPr>
            <w:r w:rsidRPr="00794639">
              <w:rPr>
                <w:b/>
                <w:lang w:eastAsia="zh-CN"/>
              </w:rPr>
              <w:t>+IFC: 2,2</w:t>
            </w:r>
          </w:p>
          <w:p w14:paraId="6FCD514E" w14:textId="0D643609" w:rsidR="00B11682" w:rsidRPr="00794639" w:rsidRDefault="00B11682" w:rsidP="00B5154D">
            <w:pPr>
              <w:pStyle w:val="TableBody"/>
              <w:rPr>
                <w:b/>
                <w:lang w:eastAsia="zh-CN"/>
              </w:rPr>
            </w:pPr>
            <w:r w:rsidRPr="00794639">
              <w:rPr>
                <w:b/>
                <w:lang w:eastAsia="zh-CN"/>
              </w:rPr>
              <w:t>OK</w:t>
            </w:r>
          </w:p>
        </w:tc>
      </w:tr>
    </w:tbl>
    <w:p w14:paraId="1551B0F8" w14:textId="77777777" w:rsidR="00904B9A" w:rsidRPr="00794639" w:rsidRDefault="00904B9A" w:rsidP="00E22A5D">
      <w:pPr>
        <w:pStyle w:val="Heading1"/>
        <w:sectPr w:rsidR="00904B9A" w:rsidRPr="00794639" w:rsidSect="004F7779">
          <w:headerReference w:type="even" r:id="rId31"/>
          <w:pgSz w:w="11909" w:h="16834" w:code="9"/>
          <w:pgMar w:top="1440" w:right="1440" w:bottom="1440" w:left="1440" w:header="720" w:footer="720" w:gutter="0"/>
          <w:cols w:space="720"/>
          <w:titlePg/>
          <w:docGrid w:linePitch="360"/>
        </w:sectPr>
      </w:pPr>
    </w:p>
    <w:p w14:paraId="05439B48" w14:textId="4999334B" w:rsidR="006E65B5" w:rsidRPr="00794639" w:rsidRDefault="00E22A5D" w:rsidP="00E22A5D">
      <w:pPr>
        <w:pStyle w:val="Heading1"/>
      </w:pPr>
      <w:bookmarkStart w:id="1676" w:name="_Toc531700567"/>
      <w:r w:rsidRPr="00794639">
        <w:lastRenderedPageBreak/>
        <w:t>General AT Commands</w:t>
      </w:r>
      <w:bookmarkEnd w:id="1676"/>
    </w:p>
    <w:p w14:paraId="0A459CF1" w14:textId="77777777" w:rsidR="00975CC4" w:rsidRPr="00794639" w:rsidRDefault="00975CC4" w:rsidP="0059466D">
      <w:pPr>
        <w:pStyle w:val="Heading2"/>
      </w:pPr>
      <w:bookmarkStart w:id="1677" w:name="_Toc345081234"/>
      <w:bookmarkStart w:id="1678" w:name="_Toc349752981"/>
      <w:bookmarkStart w:id="1679" w:name="_Toc349753870"/>
      <w:bookmarkStart w:id="1680" w:name="_Ref366743767"/>
      <w:bookmarkStart w:id="1681" w:name="_Ref368558981"/>
      <w:bookmarkStart w:id="1682" w:name="_Ref368558985"/>
      <w:bookmarkStart w:id="1683" w:name="_Ref369079193"/>
      <w:bookmarkStart w:id="1684" w:name="_Toc368585938"/>
      <w:bookmarkStart w:id="1685" w:name="_Ref387939658"/>
      <w:bookmarkStart w:id="1686" w:name="_Ref387939660"/>
      <w:bookmarkStart w:id="1687" w:name="_Ref390965324"/>
      <w:bookmarkStart w:id="1688" w:name="_Ref390965327"/>
      <w:bookmarkStart w:id="1689" w:name="_Ref433794272"/>
      <w:bookmarkStart w:id="1690" w:name="_Ref433794274"/>
      <w:bookmarkStart w:id="1691" w:name="_Toc486251518"/>
      <w:bookmarkStart w:id="1692" w:name="_Ref528144158"/>
      <w:bookmarkStart w:id="1693" w:name="_Ref528144160"/>
      <w:bookmarkStart w:id="1694" w:name="_Toc531700568"/>
      <w:bookmarkStart w:id="1695" w:name="_Toc170125794"/>
      <w:bookmarkStart w:id="1696" w:name="_Toc78179754"/>
      <w:r w:rsidRPr="00794639">
        <w:t>I Command: Request Identification Information</w:t>
      </w:r>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p>
    <w:tbl>
      <w:tblPr>
        <w:tblStyle w:val="TableSWIleft"/>
        <w:tblW w:w="8997" w:type="dxa"/>
        <w:tblLayout w:type="fixed"/>
        <w:tblLook w:val="04A0" w:firstRow="1" w:lastRow="0" w:firstColumn="1" w:lastColumn="0" w:noHBand="0" w:noVBand="1"/>
      </w:tblPr>
      <w:tblGrid>
        <w:gridCol w:w="1728"/>
        <w:gridCol w:w="7269"/>
      </w:tblGrid>
      <w:tr w:rsidR="00975CC4" w:rsidRPr="00794639" w14:paraId="143300C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bookmarkEnd w:id="1695"/>
          <w:bookmarkEnd w:id="1696"/>
          <w:p w14:paraId="2BA280C6" w14:textId="69E1EBA3" w:rsidR="00975CC4" w:rsidRPr="00794639" w:rsidRDefault="00F22490">
            <w:pPr>
              <w:pStyle w:val="TableRowHead"/>
              <w:spacing w:before="144" w:after="144"/>
            </w:pPr>
            <w:r w:rsidRPr="00794639">
              <w:t>HL7800</w:t>
            </w:r>
          </w:p>
        </w:tc>
      </w:tr>
      <w:tr w:rsidR="00975CC4" w:rsidRPr="00794639" w14:paraId="0E40FC36" w14:textId="77777777" w:rsidTr="00170927">
        <w:trPr>
          <w:cantSplit w:val="0"/>
          <w:trHeight w:val="35"/>
        </w:trPr>
        <w:tc>
          <w:tcPr>
            <w:tcW w:w="0" w:type="dxa"/>
          </w:tcPr>
          <w:p w14:paraId="03B090E8" w14:textId="77777777" w:rsidR="00975CC4" w:rsidRPr="00794639" w:rsidRDefault="00975CC4" w:rsidP="00166AF3">
            <w:pPr>
              <w:pStyle w:val="TableBody"/>
              <w:rPr>
                <w:i/>
              </w:rPr>
            </w:pPr>
            <w:r w:rsidRPr="00794639">
              <w:rPr>
                <w:i/>
              </w:rPr>
              <w:t>Execute command</w:t>
            </w:r>
          </w:p>
          <w:p w14:paraId="27B3CEE1" w14:textId="77777777" w:rsidR="00975CC4" w:rsidRPr="00794639" w:rsidRDefault="00975CC4" w:rsidP="00166AF3">
            <w:pPr>
              <w:pStyle w:val="TableBody"/>
            </w:pPr>
          </w:p>
          <w:p w14:paraId="381442DD" w14:textId="77777777" w:rsidR="00975CC4" w:rsidRPr="00794639" w:rsidRDefault="00975CC4" w:rsidP="00166AF3">
            <w:pPr>
              <w:pStyle w:val="TableBody"/>
              <w:rPr>
                <w:u w:val="single"/>
              </w:rPr>
            </w:pPr>
            <w:r w:rsidRPr="00794639">
              <w:rPr>
                <w:u w:val="single"/>
              </w:rPr>
              <w:t>Syntax</w:t>
            </w:r>
          </w:p>
          <w:p w14:paraId="7C55E9CE" w14:textId="38458775" w:rsidR="00975CC4" w:rsidRPr="00794639" w:rsidRDefault="00975CC4" w:rsidP="00166AF3">
            <w:pPr>
              <w:pStyle w:val="TableBody"/>
              <w:rPr>
                <w:b/>
              </w:rPr>
            </w:pPr>
            <w:r w:rsidRPr="00794639">
              <w:rPr>
                <w:b/>
              </w:rPr>
              <w:t>ATI[&lt;</w:t>
            </w:r>
            <w:r w:rsidR="00D87D87" w:rsidRPr="00794639">
              <w:rPr>
                <w:b/>
              </w:rPr>
              <w:t>n</w:t>
            </w:r>
            <w:r w:rsidRPr="00794639">
              <w:rPr>
                <w:b/>
              </w:rPr>
              <w:t>&gt;]</w:t>
            </w:r>
          </w:p>
          <w:p w14:paraId="06F775A8" w14:textId="77777777" w:rsidR="00975CC4" w:rsidRPr="00794639" w:rsidRDefault="00975CC4" w:rsidP="00166AF3">
            <w:pPr>
              <w:pStyle w:val="TableBody"/>
            </w:pPr>
          </w:p>
        </w:tc>
        <w:tc>
          <w:tcPr>
            <w:tcW w:w="7269" w:type="dxa"/>
          </w:tcPr>
          <w:p w14:paraId="532C374B" w14:textId="77777777" w:rsidR="00975CC4" w:rsidRPr="00794639" w:rsidRDefault="00975CC4" w:rsidP="00166AF3">
            <w:pPr>
              <w:pStyle w:val="TableBody"/>
            </w:pPr>
          </w:p>
          <w:p w14:paraId="046F666E" w14:textId="77777777" w:rsidR="002F347D" w:rsidRPr="00794639" w:rsidRDefault="002F347D" w:rsidP="00166AF3">
            <w:pPr>
              <w:pStyle w:val="TableBody"/>
            </w:pPr>
          </w:p>
          <w:p w14:paraId="46B227F7" w14:textId="77777777" w:rsidR="002F347D" w:rsidRPr="00794639" w:rsidRDefault="002F347D" w:rsidP="00166AF3">
            <w:pPr>
              <w:pStyle w:val="TableBody"/>
            </w:pPr>
            <w:bookmarkStart w:id="1697" w:name="_Hlk514429796"/>
            <w:r w:rsidRPr="00794639">
              <w:rPr>
                <w:u w:val="single"/>
              </w:rPr>
              <w:t>Response</w:t>
            </w:r>
          </w:p>
          <w:p w14:paraId="4DCBAEE4" w14:textId="741265C6" w:rsidR="002F347D" w:rsidRPr="00794639" w:rsidRDefault="00D87D87" w:rsidP="002F347D">
            <w:pPr>
              <w:pStyle w:val="TableBody"/>
              <w:rPr>
                <w:b/>
              </w:rPr>
            </w:pPr>
            <w:r w:rsidRPr="00794639">
              <w:t>// depends on &lt;n&gt;</w:t>
            </w:r>
          </w:p>
          <w:p w14:paraId="54667EDD" w14:textId="77777777" w:rsidR="002F347D" w:rsidRPr="00794639" w:rsidRDefault="002F347D" w:rsidP="002F347D">
            <w:pPr>
              <w:pStyle w:val="TableBody"/>
            </w:pPr>
            <w:r w:rsidRPr="00794639">
              <w:rPr>
                <w:b/>
              </w:rPr>
              <w:t>OK</w:t>
            </w:r>
          </w:p>
          <w:p w14:paraId="3F197A0B" w14:textId="77777777" w:rsidR="002F347D" w:rsidRPr="00794639" w:rsidRDefault="002F347D" w:rsidP="002F347D">
            <w:pPr>
              <w:pStyle w:val="TableBody"/>
            </w:pPr>
          </w:p>
          <w:p w14:paraId="413DC7E0" w14:textId="77777777" w:rsidR="002F347D" w:rsidRPr="00794639" w:rsidRDefault="002F347D" w:rsidP="002F347D">
            <w:pPr>
              <w:pStyle w:val="TableBody"/>
            </w:pPr>
            <w:r w:rsidRPr="00794639">
              <w:rPr>
                <w:u w:val="single"/>
              </w:rPr>
              <w:t>Parameters</w:t>
            </w:r>
          </w:p>
          <w:p w14:paraId="7C4EFF59" w14:textId="648E5DC9" w:rsidR="002F347D" w:rsidRPr="00794639" w:rsidRDefault="002F347D" w:rsidP="002F347D">
            <w:pPr>
              <w:pStyle w:val="TableBody"/>
            </w:pPr>
            <w:r w:rsidRPr="00794639">
              <w:rPr>
                <w:b/>
              </w:rPr>
              <w:t>&lt;</w:t>
            </w:r>
            <w:r w:rsidR="00D87D87" w:rsidRPr="00794639">
              <w:rPr>
                <w:b/>
              </w:rPr>
              <w:t>n</w:t>
            </w:r>
            <w:r w:rsidRPr="00794639">
              <w:rPr>
                <w:b/>
              </w:rPr>
              <w:t>&gt;</w:t>
            </w:r>
            <w:r w:rsidRPr="00794639">
              <w:tab/>
            </w:r>
            <w:r w:rsidR="00D87D87" w:rsidRPr="00794639">
              <w:t>0 or Omitted</w:t>
            </w:r>
            <w:r w:rsidR="00D87D87" w:rsidRPr="00794639">
              <w:tab/>
              <w:t>Display model information (equivalent to +CGMM</w:t>
            </w:r>
            <w:r w:rsidR="00311552" w:rsidRPr="00794639">
              <w:t>/+GMM</w:t>
            </w:r>
            <w:r w:rsidR="00D87D87" w:rsidRPr="00794639">
              <w:t>)</w:t>
            </w:r>
          </w:p>
          <w:p w14:paraId="4726782A" w14:textId="44B0D9C3" w:rsidR="00D87D87" w:rsidRPr="00794639" w:rsidRDefault="00D87D87" w:rsidP="002F347D">
            <w:pPr>
              <w:pStyle w:val="TableBody"/>
            </w:pPr>
            <w:r w:rsidRPr="00794639">
              <w:tab/>
              <w:t>3</w:t>
            </w:r>
            <w:r w:rsidRPr="00794639">
              <w:tab/>
            </w:r>
            <w:r w:rsidRPr="00794639">
              <w:tab/>
              <w:t>Display revision identification (equivalent to +CGMR</w:t>
            </w:r>
            <w:r w:rsidR="00311552" w:rsidRPr="00794639">
              <w:t>/+GMR</w:t>
            </w:r>
            <w:r w:rsidRPr="00794639">
              <w:t>)</w:t>
            </w:r>
          </w:p>
          <w:p w14:paraId="16D31CCA" w14:textId="4F9EDD57" w:rsidR="00D87D87" w:rsidRPr="00794639" w:rsidRDefault="00D87D87" w:rsidP="002F347D">
            <w:pPr>
              <w:pStyle w:val="TableBody"/>
            </w:pPr>
            <w:r w:rsidRPr="00794639">
              <w:tab/>
              <w:t>8</w:t>
            </w:r>
            <w:r w:rsidRPr="00794639">
              <w:tab/>
            </w:r>
            <w:r w:rsidRPr="00794639">
              <w:tab/>
              <w:t>Display modem software version</w:t>
            </w:r>
          </w:p>
          <w:p w14:paraId="0599A283" w14:textId="1C9E21BB" w:rsidR="00D87D87" w:rsidRPr="00794639" w:rsidRDefault="00D87D87" w:rsidP="002F347D">
            <w:pPr>
              <w:pStyle w:val="TableBody"/>
            </w:pPr>
            <w:r w:rsidRPr="00794639">
              <w:tab/>
              <w:t>9</w:t>
            </w:r>
            <w:r w:rsidRPr="00794639">
              <w:tab/>
            </w:r>
            <w:r w:rsidRPr="00794639">
              <w:tab/>
              <w:t>Display component details:</w:t>
            </w:r>
          </w:p>
          <w:p w14:paraId="6185CB06" w14:textId="7980D594" w:rsidR="00D87D87" w:rsidRPr="00794639" w:rsidRDefault="00D87D87" w:rsidP="00D87D87">
            <w:pPr>
              <w:pStyle w:val="TableBody"/>
            </w:pPr>
            <w:r w:rsidRPr="00794639">
              <w:tab/>
            </w:r>
            <w:r w:rsidRPr="00794639">
              <w:tab/>
            </w:r>
            <w:r w:rsidRPr="00794639">
              <w:tab/>
            </w:r>
            <w:r w:rsidRPr="00794639">
              <w:tab/>
              <w:t>&lt;Long revision identification&gt;</w:t>
            </w:r>
          </w:p>
          <w:p w14:paraId="64CA878F" w14:textId="5E8E7604" w:rsidR="00D87D87" w:rsidRPr="00794639" w:rsidRDefault="00D87D87" w:rsidP="00D87D87">
            <w:pPr>
              <w:pStyle w:val="TableBody"/>
            </w:pPr>
            <w:r w:rsidRPr="00794639">
              <w:tab/>
            </w:r>
            <w:r w:rsidRPr="00794639">
              <w:tab/>
            </w:r>
            <w:r w:rsidRPr="00794639">
              <w:tab/>
            </w:r>
            <w:r w:rsidRPr="00794639">
              <w:tab/>
              <w:t>&lt;Build Date and Time&gt;</w:t>
            </w:r>
          </w:p>
          <w:p w14:paraId="48BF65BF" w14:textId="1A525CFC" w:rsidR="00D87D87" w:rsidRPr="004C3278" w:rsidRDefault="00D87D87" w:rsidP="00D87D87">
            <w:pPr>
              <w:pStyle w:val="TableBody"/>
            </w:pPr>
            <w:r w:rsidRPr="00794639">
              <w:tab/>
            </w:r>
            <w:r w:rsidRPr="00794639">
              <w:tab/>
            </w:r>
            <w:r w:rsidRPr="00794639">
              <w:tab/>
            </w:r>
            <w:r w:rsidRPr="00DF20AD">
              <w:tab/>
            </w:r>
            <w:r w:rsidRPr="004C3278">
              <w:t>IMEI-SV: &lt;IMEI-SV version&gt;</w:t>
            </w:r>
          </w:p>
          <w:p w14:paraId="71AF2055" w14:textId="64C5E7BE" w:rsidR="00D87D87" w:rsidRPr="00794639" w:rsidRDefault="00D87D87" w:rsidP="00D87D87">
            <w:pPr>
              <w:pStyle w:val="TableBody"/>
            </w:pPr>
            <w:r w:rsidRPr="004C3278">
              <w:tab/>
            </w:r>
            <w:r w:rsidRPr="004C3278">
              <w:tab/>
            </w:r>
            <w:r w:rsidRPr="004C3278">
              <w:tab/>
            </w:r>
            <w:r w:rsidRPr="004C3278">
              <w:tab/>
            </w:r>
            <w:r w:rsidRPr="00794639">
              <w:t>Legato RTOS: &lt;Legato RTOS version and binary date&gt;</w:t>
            </w:r>
          </w:p>
          <w:p w14:paraId="667855D0" w14:textId="175846B5" w:rsidR="00D87D87" w:rsidRPr="004C3278" w:rsidRDefault="00D87D87" w:rsidP="00D87D87">
            <w:pPr>
              <w:pStyle w:val="TableBody"/>
            </w:pPr>
            <w:r w:rsidRPr="00794639">
              <w:tab/>
            </w:r>
            <w:r w:rsidRPr="00794639">
              <w:tab/>
            </w:r>
            <w:r w:rsidRPr="00794639">
              <w:tab/>
            </w:r>
            <w:r w:rsidRPr="00DF20AD">
              <w:tab/>
            </w:r>
            <w:r w:rsidRPr="004C3278">
              <w:t>&lt;Component&gt;: &lt;Component version&gt;</w:t>
            </w:r>
          </w:p>
          <w:p w14:paraId="3180ECFF" w14:textId="309D49B3" w:rsidR="00D87D87" w:rsidRPr="004C3278" w:rsidRDefault="00D87D87" w:rsidP="00D87D87">
            <w:pPr>
              <w:pStyle w:val="TableBody"/>
            </w:pPr>
            <w:r w:rsidRPr="004C3278">
              <w:tab/>
            </w:r>
            <w:r w:rsidRPr="004C3278">
              <w:tab/>
            </w:r>
            <w:r w:rsidRPr="004C3278">
              <w:tab/>
            </w:r>
            <w:r w:rsidRPr="004C3278">
              <w:tab/>
              <w:t>&lt;Component&gt;: &lt;Component version&gt;</w:t>
            </w:r>
          </w:p>
          <w:p w14:paraId="2E0888AA" w14:textId="1D21177E" w:rsidR="00D87D87" w:rsidRPr="00794639" w:rsidRDefault="00D87D87" w:rsidP="00D87D87">
            <w:pPr>
              <w:pStyle w:val="TableBody"/>
            </w:pPr>
            <w:r w:rsidRPr="004C3278">
              <w:tab/>
            </w:r>
            <w:r w:rsidRPr="004C3278">
              <w:tab/>
            </w:r>
            <w:r w:rsidRPr="004C3278">
              <w:tab/>
            </w:r>
            <w:r w:rsidRPr="004C3278">
              <w:tab/>
            </w:r>
            <w:r w:rsidRPr="00794639">
              <w:t>&lt;Component&gt;: &lt;Component version&gt;</w:t>
            </w:r>
          </w:p>
          <w:p w14:paraId="4700F09C" w14:textId="198F10D8" w:rsidR="002F347D" w:rsidRPr="000656F8" w:rsidRDefault="00D87D87" w:rsidP="002F347D">
            <w:pPr>
              <w:pStyle w:val="TableBody"/>
            </w:pPr>
            <w:r w:rsidRPr="00794639">
              <w:tab/>
            </w:r>
            <w:r w:rsidRPr="00794639">
              <w:tab/>
            </w:r>
            <w:r w:rsidRPr="00794639">
              <w:tab/>
            </w:r>
            <w:r w:rsidRPr="00794639">
              <w:tab/>
              <w:t>…</w:t>
            </w:r>
          </w:p>
          <w:p w14:paraId="13FA123D" w14:textId="77777777" w:rsidR="00D87D87" w:rsidRPr="000656F8" w:rsidRDefault="00D87D87" w:rsidP="002F347D">
            <w:pPr>
              <w:pStyle w:val="TableBody"/>
            </w:pPr>
          </w:p>
          <w:p w14:paraId="3426A27C" w14:textId="15E6B2D6" w:rsidR="00D87D87" w:rsidRPr="0048226A" w:rsidRDefault="00D87D87" w:rsidP="002F347D">
            <w:pPr>
              <w:pStyle w:val="TableBody"/>
            </w:pPr>
            <w:r w:rsidRPr="0048226A">
              <w:rPr>
                <w:b/>
              </w:rPr>
              <w:t>&lt;Long revision identification&gt;</w:t>
            </w:r>
            <w:r w:rsidRPr="0048226A">
              <w:tab/>
              <w:t>ASCII string</w:t>
            </w:r>
          </w:p>
          <w:p w14:paraId="4E676D0B" w14:textId="70CF2CC3" w:rsidR="00D87D87" w:rsidRPr="0048226A" w:rsidRDefault="00D87D87" w:rsidP="002F347D">
            <w:pPr>
              <w:pStyle w:val="TableBody"/>
            </w:pPr>
          </w:p>
          <w:p w14:paraId="56F53903" w14:textId="2C588BFD" w:rsidR="00D87D87" w:rsidRPr="007E4A1F" w:rsidRDefault="00D87D87" w:rsidP="002F347D">
            <w:pPr>
              <w:pStyle w:val="TableBody"/>
            </w:pPr>
            <w:r w:rsidRPr="007E4A1F">
              <w:rPr>
                <w:b/>
              </w:rPr>
              <w:t>&lt;Build Date and Time&gt;</w:t>
            </w:r>
            <w:r w:rsidRPr="007E4A1F">
              <w:tab/>
              <w:t>YYYY/MM/DD HH:MM:SS</w:t>
            </w:r>
          </w:p>
          <w:p w14:paraId="1B233E20" w14:textId="3358EEFE" w:rsidR="00D87D87" w:rsidRPr="00006D08" w:rsidRDefault="00D87D87" w:rsidP="002F347D">
            <w:pPr>
              <w:pStyle w:val="TableBody"/>
            </w:pPr>
          </w:p>
          <w:p w14:paraId="75D5576B" w14:textId="3709A368" w:rsidR="00D87D87" w:rsidRPr="005C602E" w:rsidRDefault="00D87D87" w:rsidP="002F347D">
            <w:pPr>
              <w:pStyle w:val="TableBody"/>
            </w:pPr>
            <w:r w:rsidRPr="00006D08">
              <w:rPr>
                <w:b/>
              </w:rPr>
              <w:t>&lt;Legato RTOS version and binary date&gt;</w:t>
            </w:r>
            <w:r w:rsidRPr="005C602E">
              <w:tab/>
              <w:t>ASCII string</w:t>
            </w:r>
          </w:p>
          <w:p w14:paraId="0F738B30" w14:textId="77777777" w:rsidR="00D87D87" w:rsidRPr="00913410" w:rsidRDefault="00D87D87" w:rsidP="002F347D">
            <w:pPr>
              <w:pStyle w:val="TableBody"/>
            </w:pPr>
          </w:p>
          <w:p w14:paraId="62797BA8" w14:textId="6913783F" w:rsidR="00AC560D" w:rsidRPr="00DF20AD" w:rsidRDefault="00D87D87" w:rsidP="00DF20AD">
            <w:pPr>
              <w:pStyle w:val="TableBody"/>
            </w:pPr>
            <w:r w:rsidRPr="00913410">
              <w:rPr>
                <w:b/>
              </w:rPr>
              <w:t>&lt;IMEI-SV version&gt;</w:t>
            </w:r>
            <w:r w:rsidR="0053479F" w:rsidRPr="00794639">
              <w:rPr>
                <w:b/>
              </w:rPr>
              <w:tab/>
            </w:r>
            <w:r w:rsidR="00AC560D" w:rsidRPr="00794639">
              <w:t xml:space="preserve">16 digits IMEISV (8 digits for TAC + 6 digits for SNR + 2 SVN </w:t>
            </w:r>
            <w:commentRangeStart w:id="1698"/>
            <w:r w:rsidR="00AC560D" w:rsidRPr="00794639">
              <w:t>digits</w:t>
            </w:r>
            <w:commentRangeEnd w:id="1698"/>
            <w:r w:rsidR="003155B3" w:rsidRPr="00DF20AD">
              <w:rPr>
                <w:rStyle w:val="CommentReference"/>
                <w:sz w:val="18"/>
                <w:szCs w:val="24"/>
              </w:rPr>
              <w:commentReference w:id="1698"/>
            </w:r>
            <w:r w:rsidR="00AC560D" w:rsidRPr="00794639">
              <w:t>)</w:t>
            </w:r>
          </w:p>
          <w:p w14:paraId="6530EC37" w14:textId="77777777" w:rsidR="00D87D87" w:rsidRPr="00794639" w:rsidRDefault="00D87D87" w:rsidP="002F347D">
            <w:pPr>
              <w:pStyle w:val="TableBody"/>
            </w:pPr>
          </w:p>
          <w:p w14:paraId="22779CED" w14:textId="701E9513" w:rsidR="00D87D87" w:rsidRPr="000656F8" w:rsidRDefault="00D87D87" w:rsidP="002F347D">
            <w:pPr>
              <w:pStyle w:val="TableBody"/>
            </w:pPr>
            <w:r w:rsidRPr="00794639">
              <w:rPr>
                <w:b/>
              </w:rPr>
              <w:t>&lt;Component&gt;</w:t>
            </w:r>
            <w:r w:rsidRPr="00794639">
              <w:tab/>
              <w:t>Embedded software component type; ASCII string</w:t>
            </w:r>
          </w:p>
          <w:p w14:paraId="59663831" w14:textId="77777777" w:rsidR="00D87D87" w:rsidRPr="0048226A" w:rsidRDefault="00D87D87" w:rsidP="002F347D">
            <w:pPr>
              <w:pStyle w:val="TableBody"/>
            </w:pPr>
            <w:r w:rsidRPr="000656F8">
              <w:t>"atSwi"</w:t>
            </w:r>
          </w:p>
          <w:p w14:paraId="7485BE06" w14:textId="77777777" w:rsidR="00D87D87" w:rsidRPr="0048226A" w:rsidRDefault="00D87D87" w:rsidP="002F347D">
            <w:pPr>
              <w:pStyle w:val="TableBody"/>
            </w:pPr>
            <w:r w:rsidRPr="0048226A">
              <w:t>"UBOOT"</w:t>
            </w:r>
          </w:p>
          <w:p w14:paraId="127EFCC6" w14:textId="77777777" w:rsidR="00D87D87" w:rsidRPr="0048226A" w:rsidRDefault="00D87D87" w:rsidP="002F347D">
            <w:pPr>
              <w:pStyle w:val="TableBody"/>
            </w:pPr>
            <w:r w:rsidRPr="0048226A">
              <w:t>"Apps"</w:t>
            </w:r>
          </w:p>
          <w:p w14:paraId="3780BBA0" w14:textId="77777777" w:rsidR="00D87D87" w:rsidRPr="0048226A" w:rsidRDefault="00D87D87" w:rsidP="002F347D">
            <w:pPr>
              <w:pStyle w:val="TableBody"/>
            </w:pPr>
            <w:r w:rsidRPr="0048226A">
              <w:t>"Modem Apps"</w:t>
            </w:r>
          </w:p>
          <w:p w14:paraId="449EDF57" w14:textId="77777777" w:rsidR="00D87D87" w:rsidRPr="007E4A1F" w:rsidRDefault="00D87D87" w:rsidP="002F347D">
            <w:pPr>
              <w:pStyle w:val="TableBody"/>
            </w:pPr>
            <w:r w:rsidRPr="007E4A1F">
              <w:t>"MAC"</w:t>
            </w:r>
          </w:p>
          <w:p w14:paraId="72728F20" w14:textId="77777777" w:rsidR="00D87D87" w:rsidRPr="00006D08" w:rsidRDefault="00D87D87" w:rsidP="002F347D">
            <w:pPr>
              <w:pStyle w:val="TableBody"/>
            </w:pPr>
            <w:r w:rsidRPr="007E4A1F">
              <w:t>"PHY"</w:t>
            </w:r>
          </w:p>
          <w:p w14:paraId="3161E0E1" w14:textId="0DBE1D06" w:rsidR="00D87D87" w:rsidRPr="005C602E" w:rsidRDefault="00D87D87" w:rsidP="002F347D">
            <w:pPr>
              <w:pStyle w:val="TableBody"/>
            </w:pPr>
            <w:r w:rsidRPr="00006D08">
              <w:t>"PMP"</w:t>
            </w:r>
          </w:p>
          <w:p w14:paraId="516C38E9" w14:textId="3FD0124B" w:rsidR="00D87D87" w:rsidRPr="005C602E" w:rsidRDefault="00D87D87" w:rsidP="002F347D">
            <w:pPr>
              <w:pStyle w:val="TableBody"/>
            </w:pPr>
          </w:p>
          <w:p w14:paraId="77DDACF4" w14:textId="5DE16CF2" w:rsidR="002F347D" w:rsidRPr="00794639" w:rsidRDefault="00D87D87" w:rsidP="002F347D">
            <w:pPr>
              <w:pStyle w:val="TableBody"/>
            </w:pPr>
            <w:r w:rsidRPr="00913410">
              <w:rPr>
                <w:b/>
              </w:rPr>
              <w:t>&lt;Component version&gt;</w:t>
            </w:r>
            <w:r w:rsidRPr="00913410">
              <w:tab/>
              <w:t>Version of the software component; ASCII string</w:t>
            </w:r>
            <w:r w:rsidR="002F347D" w:rsidRPr="00794639">
              <w:tab/>
            </w:r>
            <w:bookmarkEnd w:id="1697"/>
          </w:p>
        </w:tc>
      </w:tr>
      <w:tr w:rsidR="00975CC4" w:rsidRPr="00794639" w14:paraId="433C6A08" w14:textId="77777777" w:rsidTr="00170927">
        <w:trPr>
          <w:trHeight w:val="60"/>
        </w:trPr>
        <w:tc>
          <w:tcPr>
            <w:tcW w:w="0" w:type="dxa"/>
          </w:tcPr>
          <w:p w14:paraId="6E1868EC" w14:textId="77777777" w:rsidR="00975CC4" w:rsidRPr="00794639" w:rsidRDefault="00975CC4" w:rsidP="00166AF3">
            <w:pPr>
              <w:pStyle w:val="TableBody"/>
              <w:rPr>
                <w:u w:val="single"/>
              </w:rPr>
            </w:pPr>
            <w:r w:rsidRPr="00794639">
              <w:rPr>
                <w:u w:val="single"/>
              </w:rPr>
              <w:t>Reference</w:t>
            </w:r>
          </w:p>
          <w:p w14:paraId="397E269D" w14:textId="77777777" w:rsidR="00975CC4" w:rsidRPr="00794639" w:rsidRDefault="00975CC4" w:rsidP="00166AF3">
            <w:pPr>
              <w:pStyle w:val="TableBody"/>
              <w:rPr>
                <w:u w:val="single"/>
              </w:rPr>
            </w:pPr>
            <w:r w:rsidRPr="00794639">
              <w:t>V.25ter</w:t>
            </w:r>
          </w:p>
        </w:tc>
        <w:tc>
          <w:tcPr>
            <w:tcW w:w="7269" w:type="dxa"/>
          </w:tcPr>
          <w:p w14:paraId="379C18B2" w14:textId="77777777" w:rsidR="00975CC4" w:rsidRPr="00794639" w:rsidRDefault="00975CC4" w:rsidP="00166AF3">
            <w:pPr>
              <w:pStyle w:val="TableBody"/>
              <w:rPr>
                <w:u w:val="single"/>
              </w:rPr>
            </w:pPr>
            <w:r w:rsidRPr="00794639">
              <w:rPr>
                <w:u w:val="single"/>
              </w:rPr>
              <w:t>Notes</w:t>
            </w:r>
          </w:p>
          <w:p w14:paraId="7A6C3F53" w14:textId="77777777" w:rsidR="00975CC4" w:rsidRPr="00794639" w:rsidRDefault="00975CC4" w:rsidP="0059466D">
            <w:pPr>
              <w:pStyle w:val="TableBody"/>
              <w:numPr>
                <w:ilvl w:val="0"/>
                <w:numId w:val="153"/>
              </w:numPr>
              <w:rPr>
                <w:u w:val="single"/>
              </w:rPr>
            </w:pPr>
            <w:r w:rsidRPr="00794639">
              <w:rPr>
                <w:rStyle w:val="Code"/>
              </w:rPr>
              <w:t>ATI3</w:t>
            </w:r>
            <w:r w:rsidRPr="00794639">
              <w:t xml:space="preserve"> is identical to </w:t>
            </w:r>
            <w:r w:rsidRPr="00794639">
              <w:rPr>
                <w:rStyle w:val="Code"/>
              </w:rPr>
              <w:t>AT+GMR</w:t>
            </w:r>
            <w:r w:rsidRPr="00794639">
              <w:t xml:space="preserve"> and </w:t>
            </w:r>
            <w:r w:rsidRPr="00794639">
              <w:rPr>
                <w:rStyle w:val="Code"/>
              </w:rPr>
              <w:t>AT+CGMR</w:t>
            </w:r>
            <w:r w:rsidRPr="00794639">
              <w:t>.</w:t>
            </w:r>
          </w:p>
          <w:p w14:paraId="25C64B1D" w14:textId="356151C0" w:rsidR="00975CC4" w:rsidRPr="00794639" w:rsidRDefault="00647474" w:rsidP="0059466D">
            <w:pPr>
              <w:pStyle w:val="TableBody"/>
              <w:numPr>
                <w:ilvl w:val="0"/>
                <w:numId w:val="153"/>
              </w:numPr>
              <w:rPr>
                <w:u w:val="single"/>
              </w:rPr>
            </w:pPr>
            <w:r w:rsidRPr="00794639">
              <w:rPr>
                <w:rStyle w:val="Code"/>
              </w:rPr>
              <w:t>A</w:t>
            </w:r>
            <w:r w:rsidR="00975CC4" w:rsidRPr="00794639">
              <w:rPr>
                <w:rStyle w:val="Code"/>
              </w:rPr>
              <w:t>TI</w:t>
            </w:r>
            <w:r w:rsidR="00975CC4" w:rsidRPr="00794639">
              <w:t xml:space="preserve"> </w:t>
            </w:r>
            <w:r w:rsidRPr="00794639">
              <w:t>is</w:t>
            </w:r>
            <w:r w:rsidR="00975CC4" w:rsidRPr="00794639">
              <w:t xml:space="preserve"> identical to </w:t>
            </w:r>
            <w:r w:rsidR="00975CC4" w:rsidRPr="00794639">
              <w:rPr>
                <w:rStyle w:val="Code"/>
              </w:rPr>
              <w:t>AT+GMM</w:t>
            </w:r>
            <w:r w:rsidR="00975CC4" w:rsidRPr="00794639">
              <w:t xml:space="preserve"> and </w:t>
            </w:r>
            <w:r w:rsidR="00975CC4" w:rsidRPr="00794639">
              <w:rPr>
                <w:rStyle w:val="Code"/>
              </w:rPr>
              <w:t>AT+CGMM</w:t>
            </w:r>
            <w:r w:rsidR="00975CC4" w:rsidRPr="00794639">
              <w:t>.</w:t>
            </w:r>
          </w:p>
        </w:tc>
      </w:tr>
      <w:tr w:rsidR="00975CC4" w:rsidRPr="00794639" w14:paraId="2918C277" w14:textId="77777777" w:rsidTr="00170927">
        <w:trPr>
          <w:trHeight w:val="65"/>
        </w:trPr>
        <w:tc>
          <w:tcPr>
            <w:tcW w:w="1728" w:type="dxa"/>
          </w:tcPr>
          <w:p w14:paraId="7FBC8E38" w14:textId="77777777" w:rsidR="00975CC4" w:rsidRPr="00794639" w:rsidRDefault="00975CC4" w:rsidP="00166AF3">
            <w:pPr>
              <w:pStyle w:val="TableBody"/>
              <w:rPr>
                <w:rFonts w:eastAsia="PMingLiU"/>
                <w:highlight w:val="yellow"/>
                <w:u w:val="single"/>
              </w:rPr>
            </w:pPr>
            <w:r w:rsidRPr="00794639">
              <w:rPr>
                <w:rFonts w:eastAsia="PMingLiU"/>
                <w:u w:val="single"/>
              </w:rPr>
              <w:lastRenderedPageBreak/>
              <w:t>Examples</w:t>
            </w:r>
          </w:p>
        </w:tc>
        <w:tc>
          <w:tcPr>
            <w:tcW w:w="7269" w:type="dxa"/>
          </w:tcPr>
          <w:p w14:paraId="7FA8E7F6" w14:textId="4AEB6CB2" w:rsidR="00975CC4" w:rsidRPr="00794639" w:rsidRDefault="00975CC4" w:rsidP="00166AF3">
            <w:pPr>
              <w:pStyle w:val="TableBody"/>
              <w:rPr>
                <w:b/>
              </w:rPr>
            </w:pPr>
            <w:r w:rsidRPr="00794639">
              <w:rPr>
                <w:b/>
              </w:rPr>
              <w:t>ATI</w:t>
            </w:r>
          </w:p>
          <w:p w14:paraId="0DD7BEAF" w14:textId="208600AB" w:rsidR="00975CC4" w:rsidRPr="00794639" w:rsidRDefault="008A23E2" w:rsidP="00166AF3">
            <w:pPr>
              <w:pStyle w:val="TableBody"/>
              <w:rPr>
                <w:b/>
              </w:rPr>
            </w:pPr>
            <w:r w:rsidRPr="00794639">
              <w:rPr>
                <w:b/>
              </w:rPr>
              <w:t>HL7800</w:t>
            </w:r>
            <w:r w:rsidR="00975CC4" w:rsidRPr="00794639">
              <w:tab/>
            </w:r>
            <w:r w:rsidR="00975CC4" w:rsidRPr="00794639">
              <w:tab/>
              <w:t>//</w:t>
            </w:r>
            <w:r w:rsidR="00D87D87" w:rsidRPr="00794639">
              <w:t xml:space="preserve"> </w:t>
            </w:r>
            <w:r w:rsidR="00975CC4" w:rsidRPr="00794639">
              <w:t xml:space="preserve">When using an </w:t>
            </w:r>
            <w:r w:rsidRPr="00794639">
              <w:t>HL7800</w:t>
            </w:r>
            <w:r w:rsidR="00975CC4" w:rsidRPr="00794639">
              <w:t xml:space="preserve"> module</w:t>
            </w:r>
            <w:r w:rsidR="00D87D87" w:rsidRPr="00794639">
              <w:t xml:space="preserve">; model identification can be </w:t>
            </w:r>
            <w:r w:rsidR="00D87D87" w:rsidRPr="00794639">
              <w:tab/>
            </w:r>
            <w:r w:rsidR="00D87D87" w:rsidRPr="00794639">
              <w:tab/>
            </w:r>
            <w:r w:rsidR="00D87D87" w:rsidRPr="00794639">
              <w:tab/>
            </w:r>
            <w:r w:rsidR="00D87D87" w:rsidRPr="00794639">
              <w:tab/>
              <w:t>// customer dependent</w:t>
            </w:r>
          </w:p>
          <w:p w14:paraId="28BAEBDC" w14:textId="77777777" w:rsidR="00975CC4" w:rsidRPr="00794639" w:rsidRDefault="00975CC4" w:rsidP="00166AF3">
            <w:pPr>
              <w:pStyle w:val="TableBody"/>
              <w:rPr>
                <w:b/>
              </w:rPr>
            </w:pPr>
            <w:r w:rsidRPr="00794639">
              <w:rPr>
                <w:b/>
              </w:rPr>
              <w:t>OK</w:t>
            </w:r>
          </w:p>
          <w:p w14:paraId="25F717D0" w14:textId="703BCF94" w:rsidR="00975CC4" w:rsidRPr="00794639" w:rsidRDefault="00975CC4" w:rsidP="00166AF3">
            <w:pPr>
              <w:pStyle w:val="TableBody"/>
              <w:rPr>
                <w:b/>
              </w:rPr>
            </w:pPr>
          </w:p>
          <w:p w14:paraId="7ABDC0BB" w14:textId="0A066E93" w:rsidR="003155B3" w:rsidRPr="00DF20AD" w:rsidRDefault="003155B3" w:rsidP="0048226A">
            <w:pPr>
              <w:pStyle w:val="TableBody"/>
              <w:rPr>
                <w:b/>
              </w:rPr>
            </w:pPr>
            <w:r w:rsidRPr="00DF20AD">
              <w:rPr>
                <w:b/>
              </w:rPr>
              <w:t>ATI0</w:t>
            </w:r>
          </w:p>
          <w:p w14:paraId="5C97AE15" w14:textId="36D23F31" w:rsidR="003155B3" w:rsidRPr="00DF20AD" w:rsidRDefault="003155B3" w:rsidP="007E4A1F">
            <w:pPr>
              <w:pStyle w:val="TableBody"/>
              <w:rPr>
                <w:b/>
              </w:rPr>
            </w:pPr>
            <w:r w:rsidRPr="00DF20AD">
              <w:rPr>
                <w:b/>
              </w:rPr>
              <w:t>HL7800</w:t>
            </w:r>
          </w:p>
          <w:p w14:paraId="41FE480D" w14:textId="77777777" w:rsidR="003155B3" w:rsidRPr="00DF20AD" w:rsidRDefault="003155B3" w:rsidP="007E4A1F">
            <w:pPr>
              <w:pStyle w:val="TableBody"/>
              <w:rPr>
                <w:b/>
              </w:rPr>
            </w:pPr>
            <w:r w:rsidRPr="00DF20AD">
              <w:rPr>
                <w:b/>
              </w:rPr>
              <w:t>OK</w:t>
            </w:r>
          </w:p>
          <w:p w14:paraId="4197580D" w14:textId="77777777" w:rsidR="003155B3" w:rsidRPr="0048226A" w:rsidRDefault="003155B3" w:rsidP="00006D08">
            <w:pPr>
              <w:pStyle w:val="TableBody"/>
              <w:rPr>
                <w:b/>
              </w:rPr>
            </w:pPr>
          </w:p>
          <w:p w14:paraId="7CC36DC8" w14:textId="5EABFE19" w:rsidR="00975CC4" w:rsidRPr="007E4A1F" w:rsidRDefault="00975CC4" w:rsidP="00006D08">
            <w:pPr>
              <w:pStyle w:val="TableBody"/>
              <w:rPr>
                <w:b/>
              </w:rPr>
            </w:pPr>
            <w:r w:rsidRPr="007E4A1F">
              <w:rPr>
                <w:b/>
              </w:rPr>
              <w:t>ATI3</w:t>
            </w:r>
          </w:p>
          <w:p w14:paraId="70578AF6" w14:textId="0CC0BB5D" w:rsidR="00975CC4" w:rsidRPr="0048226A" w:rsidRDefault="008A23E2" w:rsidP="005C602E">
            <w:pPr>
              <w:pStyle w:val="TableBody"/>
              <w:rPr>
                <w:b/>
              </w:rPr>
            </w:pPr>
            <w:r w:rsidRPr="00006D08">
              <w:rPr>
                <w:b/>
              </w:rPr>
              <w:t>A</w:t>
            </w:r>
            <w:commentRangeStart w:id="1699"/>
            <w:r w:rsidRPr="00006D08">
              <w:rPr>
                <w:b/>
              </w:rPr>
              <w:t>HL78</w:t>
            </w:r>
            <w:r w:rsidR="001E581B" w:rsidRPr="00006D08">
              <w:rPr>
                <w:b/>
              </w:rPr>
              <w:t>00</w:t>
            </w:r>
            <w:commentRangeEnd w:id="1699"/>
            <w:r w:rsidR="002379A8" w:rsidRPr="00DF20AD">
              <w:rPr>
                <w:rStyle w:val="CommentReference"/>
                <w:b/>
                <w:sz w:val="18"/>
                <w:szCs w:val="24"/>
              </w:rPr>
              <w:commentReference w:id="1699"/>
            </w:r>
            <w:r w:rsidRPr="0048226A">
              <w:rPr>
                <w:b/>
              </w:rPr>
              <w:t>.1.2.0.20171116</w:t>
            </w:r>
          </w:p>
          <w:p w14:paraId="1C682867" w14:textId="186585AA" w:rsidR="00D87D87" w:rsidRPr="007E4A1F" w:rsidRDefault="00975CC4" w:rsidP="00913410">
            <w:pPr>
              <w:pStyle w:val="TableBody"/>
              <w:rPr>
                <w:b/>
              </w:rPr>
            </w:pPr>
            <w:r w:rsidRPr="007E4A1F">
              <w:rPr>
                <w:b/>
              </w:rPr>
              <w:t>OK</w:t>
            </w:r>
          </w:p>
          <w:p w14:paraId="1819CB2F" w14:textId="77777777" w:rsidR="00D87D87" w:rsidRPr="00006D08" w:rsidRDefault="00D87D87" w:rsidP="00913410">
            <w:pPr>
              <w:pStyle w:val="TableBody"/>
              <w:rPr>
                <w:b/>
              </w:rPr>
            </w:pPr>
          </w:p>
          <w:p w14:paraId="72DFC525" w14:textId="2DC9C9A2" w:rsidR="00975CC4" w:rsidRPr="005C602E" w:rsidRDefault="00D87D87" w:rsidP="00FB02AF">
            <w:pPr>
              <w:pStyle w:val="TableBody"/>
              <w:rPr>
                <w:b/>
              </w:rPr>
            </w:pPr>
            <w:r w:rsidRPr="00006D08">
              <w:rPr>
                <w:b/>
              </w:rPr>
              <w:t>ATI8</w:t>
            </w:r>
          </w:p>
          <w:p w14:paraId="7E7EC788" w14:textId="2D54BABF" w:rsidR="003155B3" w:rsidRPr="0048226A" w:rsidRDefault="003155B3" w:rsidP="00A5422A">
            <w:pPr>
              <w:pStyle w:val="TableBody"/>
              <w:rPr>
                <w:b/>
              </w:rPr>
            </w:pPr>
            <w:r w:rsidRPr="00DF20AD">
              <w:rPr>
                <w:b/>
              </w:rPr>
              <w:t>HL7800</w:t>
            </w:r>
            <w:r w:rsidRPr="0048226A">
              <w:rPr>
                <w:b/>
              </w:rPr>
              <w:t>.1.2.3</w:t>
            </w:r>
          </w:p>
          <w:p w14:paraId="53A5B399" w14:textId="77777777" w:rsidR="00D87D87" w:rsidRPr="0048226A" w:rsidRDefault="00D87D87">
            <w:pPr>
              <w:pStyle w:val="TableBody"/>
              <w:rPr>
                <w:b/>
              </w:rPr>
            </w:pPr>
            <w:r w:rsidRPr="0048226A">
              <w:rPr>
                <w:b/>
              </w:rPr>
              <w:t>OK</w:t>
            </w:r>
          </w:p>
          <w:p w14:paraId="52F06699" w14:textId="77777777" w:rsidR="00D87D87" w:rsidRPr="007E4A1F" w:rsidRDefault="00D87D87">
            <w:pPr>
              <w:pStyle w:val="TableBody"/>
              <w:rPr>
                <w:b/>
              </w:rPr>
            </w:pPr>
          </w:p>
          <w:p w14:paraId="261065AF" w14:textId="3E2AF221" w:rsidR="00D87D87" w:rsidRPr="007E4A1F" w:rsidRDefault="00D87D87">
            <w:pPr>
              <w:pStyle w:val="TableBody"/>
              <w:rPr>
                <w:b/>
              </w:rPr>
            </w:pPr>
            <w:r w:rsidRPr="007E4A1F">
              <w:rPr>
                <w:b/>
              </w:rPr>
              <w:t>ATI9</w:t>
            </w:r>
          </w:p>
          <w:p w14:paraId="44408A4A" w14:textId="77777777" w:rsidR="003155B3" w:rsidRPr="00DF20AD" w:rsidRDefault="003155B3">
            <w:pPr>
              <w:pStyle w:val="TableBody"/>
              <w:rPr>
                <w:b/>
              </w:rPr>
            </w:pPr>
            <w:r w:rsidRPr="00DF20AD">
              <w:rPr>
                <w:b/>
              </w:rPr>
              <w:t>HL7800.1.2.3</w:t>
            </w:r>
          </w:p>
          <w:p w14:paraId="7B061D49" w14:textId="77777777" w:rsidR="003155B3" w:rsidRPr="0048226A" w:rsidRDefault="003155B3">
            <w:pPr>
              <w:pStyle w:val="TableBody"/>
              <w:rPr>
                <w:b/>
              </w:rPr>
            </w:pPr>
            <w:r w:rsidRPr="0048226A">
              <w:rPr>
                <w:b/>
              </w:rPr>
              <w:t>AHL78xx.1.2.3.1.RK_01_00_00_00_14.20171211</w:t>
            </w:r>
          </w:p>
          <w:p w14:paraId="6DC0A9E7" w14:textId="77777777" w:rsidR="00D87D87" w:rsidRPr="007E4A1F" w:rsidRDefault="00D87D87">
            <w:pPr>
              <w:pStyle w:val="TableBody"/>
              <w:rPr>
                <w:b/>
              </w:rPr>
            </w:pPr>
            <w:r w:rsidRPr="007E4A1F">
              <w:rPr>
                <w:b/>
              </w:rPr>
              <w:t>2017/12/11 11:44:30</w:t>
            </w:r>
          </w:p>
          <w:p w14:paraId="1342FEC7" w14:textId="0A427546" w:rsidR="00D87D87" w:rsidRPr="0048226A" w:rsidRDefault="00D87D87">
            <w:pPr>
              <w:pStyle w:val="TableBody"/>
              <w:rPr>
                <w:b/>
              </w:rPr>
            </w:pPr>
            <w:r w:rsidRPr="007E4A1F">
              <w:rPr>
                <w:b/>
              </w:rPr>
              <w:t xml:space="preserve">IMEI: </w:t>
            </w:r>
            <w:commentRangeStart w:id="1700"/>
            <w:r w:rsidRPr="00006D08">
              <w:rPr>
                <w:b/>
              </w:rPr>
              <w:t>35334708000014</w:t>
            </w:r>
            <w:r w:rsidR="003155B3" w:rsidRPr="00006D08">
              <w:rPr>
                <w:b/>
              </w:rPr>
              <w:t>0</w:t>
            </w:r>
            <w:r w:rsidRPr="005C602E">
              <w:rPr>
                <w:b/>
              </w:rPr>
              <w:t>2</w:t>
            </w:r>
            <w:commentRangeEnd w:id="1700"/>
            <w:r w:rsidR="003155B3" w:rsidRPr="00DF20AD">
              <w:rPr>
                <w:rStyle w:val="CommentReference"/>
                <w:b/>
                <w:sz w:val="18"/>
                <w:szCs w:val="24"/>
              </w:rPr>
              <w:commentReference w:id="1700"/>
            </w:r>
          </w:p>
          <w:p w14:paraId="0C34D583" w14:textId="77777777" w:rsidR="00D87D87" w:rsidRPr="007E4A1F" w:rsidRDefault="00D87D87">
            <w:pPr>
              <w:pStyle w:val="TableBody"/>
              <w:rPr>
                <w:b/>
              </w:rPr>
            </w:pPr>
            <w:r w:rsidRPr="007E4A1F">
              <w:rPr>
                <w:b/>
              </w:rPr>
              <w:t>Legato RTOS: 17.06.0.rc5 2017/12/31 12:10</w:t>
            </w:r>
          </w:p>
          <w:p w14:paraId="61EFC56D" w14:textId="77777777" w:rsidR="00D87D87" w:rsidRPr="00006D08" w:rsidRDefault="00D87D87">
            <w:pPr>
              <w:pStyle w:val="TableBody"/>
              <w:rPr>
                <w:b/>
              </w:rPr>
            </w:pPr>
            <w:r w:rsidRPr="007E4A1F">
              <w:rPr>
                <w:b/>
              </w:rPr>
              <w:t>atSwi: 01.02</w:t>
            </w:r>
          </w:p>
          <w:p w14:paraId="4675C156" w14:textId="77777777" w:rsidR="00D87D87" w:rsidRPr="005C602E" w:rsidRDefault="00D87D87">
            <w:pPr>
              <w:pStyle w:val="TableBody"/>
              <w:rPr>
                <w:b/>
              </w:rPr>
            </w:pPr>
            <w:r w:rsidRPr="00006D08">
              <w:rPr>
                <w:b/>
              </w:rPr>
              <w:t>UBOOT: 01.02</w:t>
            </w:r>
          </w:p>
          <w:p w14:paraId="2E86D8CF" w14:textId="49459D13" w:rsidR="00D87D87" w:rsidRPr="00913410" w:rsidRDefault="00D87D87">
            <w:pPr>
              <w:pStyle w:val="TableBody"/>
              <w:rPr>
                <w:b/>
              </w:rPr>
            </w:pPr>
            <w:r w:rsidRPr="005C602E">
              <w:rPr>
                <w:b/>
              </w:rPr>
              <w:t>Apps: RKAPP_01_00_00_00_15__e41c9ccf65c771ccf41885ea1fbb762b320f3886</w:t>
            </w:r>
          </w:p>
          <w:p w14:paraId="06384B81" w14:textId="21D84BBB" w:rsidR="00D87D87" w:rsidRPr="00913410" w:rsidRDefault="00D87D87">
            <w:pPr>
              <w:pStyle w:val="TableBody"/>
              <w:rPr>
                <w:b/>
              </w:rPr>
            </w:pPr>
            <w:r w:rsidRPr="00913410">
              <w:rPr>
                <w:b/>
              </w:rPr>
              <w:t>Modem Apps: ALT1250_01_00_00_00_04_MA</w:t>
            </w:r>
          </w:p>
          <w:p w14:paraId="38B54039" w14:textId="77777777" w:rsidR="00D87D87" w:rsidRPr="00A5422A" w:rsidRDefault="00D87D87">
            <w:pPr>
              <w:pStyle w:val="TableBody"/>
              <w:rPr>
                <w:b/>
              </w:rPr>
            </w:pPr>
            <w:r w:rsidRPr="00A5422A">
              <w:rPr>
                <w:b/>
              </w:rPr>
              <w:t>MAC: ALT1250_01_00_00_00_11_FW</w:t>
            </w:r>
          </w:p>
          <w:p w14:paraId="1C6D9291" w14:textId="77777777" w:rsidR="00D87D87" w:rsidRPr="0048226A" w:rsidRDefault="00D87D87">
            <w:pPr>
              <w:pStyle w:val="TableBody"/>
              <w:rPr>
                <w:b/>
              </w:rPr>
            </w:pPr>
            <w:r w:rsidRPr="0048226A">
              <w:rPr>
                <w:b/>
              </w:rPr>
              <w:t>PHY: 12.10.158472</w:t>
            </w:r>
          </w:p>
          <w:p w14:paraId="09FCC473" w14:textId="3299B9ED" w:rsidR="003155B3" w:rsidRPr="0048226A" w:rsidRDefault="00D87D87">
            <w:pPr>
              <w:pStyle w:val="TableBody"/>
              <w:rPr>
                <w:b/>
              </w:rPr>
            </w:pPr>
            <w:r w:rsidRPr="0048226A">
              <w:rPr>
                <w:b/>
              </w:rPr>
              <w:t>PMP: 165845</w:t>
            </w:r>
          </w:p>
          <w:p w14:paraId="179ACF8B" w14:textId="6395AE93" w:rsidR="00D87D87" w:rsidRPr="0048226A" w:rsidRDefault="003155B3">
            <w:pPr>
              <w:pStyle w:val="TableBody"/>
            </w:pPr>
            <w:r w:rsidRPr="0048226A">
              <w:rPr>
                <w:b/>
              </w:rPr>
              <w:t>OK</w:t>
            </w:r>
          </w:p>
        </w:tc>
      </w:tr>
    </w:tbl>
    <w:p w14:paraId="718BA8AD" w14:textId="1882E09A" w:rsidR="00975CC4" w:rsidRPr="00794639" w:rsidRDefault="00975CC4" w:rsidP="0059466D">
      <w:pPr>
        <w:pStyle w:val="Heading2"/>
      </w:pPr>
      <w:bookmarkStart w:id="1701" w:name="_Toc369683847"/>
      <w:bookmarkStart w:id="1702" w:name="_Toc503183883"/>
      <w:bookmarkStart w:id="1703" w:name="_Toc503189904"/>
      <w:bookmarkStart w:id="1704" w:name="_Toc503195925"/>
      <w:bookmarkStart w:id="1705" w:name="_Toc503201946"/>
      <w:bookmarkStart w:id="1706" w:name="_Toc511145901"/>
      <w:bookmarkStart w:id="1707" w:name="_Toc511203945"/>
      <w:bookmarkStart w:id="1708" w:name="_Toc512618355"/>
      <w:bookmarkStart w:id="1709" w:name="_Toc512858573"/>
      <w:bookmarkStart w:id="1710" w:name="_Toc512858826"/>
      <w:bookmarkStart w:id="1711" w:name="_Toc514425119"/>
      <w:bookmarkStart w:id="1712" w:name="_Toc514668605"/>
      <w:bookmarkStart w:id="1713" w:name="_Toc345081236"/>
      <w:bookmarkStart w:id="1714" w:name="_Toc349752983"/>
      <w:bookmarkStart w:id="1715" w:name="_Toc349753872"/>
      <w:bookmarkStart w:id="1716" w:name="_Ref366743777"/>
      <w:bookmarkStart w:id="1717" w:name="_Ref369079206"/>
      <w:bookmarkStart w:id="1718" w:name="_Toc368585940"/>
      <w:bookmarkStart w:id="1719" w:name="_Ref387740652"/>
      <w:bookmarkStart w:id="1720" w:name="_Ref387740655"/>
      <w:bookmarkStart w:id="1721" w:name="_Ref433727227"/>
      <w:bookmarkStart w:id="1722" w:name="_Ref433727229"/>
      <w:bookmarkStart w:id="1723" w:name="_Toc486251520"/>
      <w:bookmarkStart w:id="1724" w:name="_Ref518318364"/>
      <w:bookmarkStart w:id="1725" w:name="_Toc531700569"/>
      <w:bookmarkEnd w:id="1701"/>
      <w:bookmarkEnd w:id="1702"/>
      <w:bookmarkEnd w:id="1703"/>
      <w:bookmarkEnd w:id="1704"/>
      <w:bookmarkEnd w:id="1705"/>
      <w:bookmarkEnd w:id="1706"/>
      <w:bookmarkEnd w:id="1707"/>
      <w:bookmarkEnd w:id="1708"/>
      <w:bookmarkEnd w:id="1709"/>
      <w:bookmarkEnd w:id="1710"/>
      <w:bookmarkEnd w:id="1711"/>
      <w:bookmarkEnd w:id="1712"/>
      <w:r w:rsidRPr="00794639">
        <w:t>+CGMI</w:t>
      </w:r>
      <w:r w:rsidR="00B7646C" w:rsidRPr="00794639">
        <w:t>/+GMI</w:t>
      </w:r>
      <w:r w:rsidRPr="00794639">
        <w:t xml:space="preserve"> Command: Request Manufacturer </w:t>
      </w:r>
      <w:bookmarkEnd w:id="1713"/>
      <w:r w:rsidRPr="00794639">
        <w:t>Identification</w:t>
      </w:r>
      <w:bookmarkStart w:id="1726" w:name="_Toc503195926"/>
      <w:bookmarkStart w:id="1727" w:name="_Toc503201947"/>
      <w:bookmarkStart w:id="1728" w:name="_Toc511145902"/>
      <w:bookmarkStart w:id="1729" w:name="_Toc511203946"/>
      <w:bookmarkStart w:id="1730" w:name="_Toc512618356"/>
      <w:bookmarkStart w:id="1731" w:name="_Toc512858574"/>
      <w:bookmarkStart w:id="1732" w:name="_Toc512858827"/>
      <w:bookmarkStart w:id="1733" w:name="_Toc514425139"/>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p>
    <w:tbl>
      <w:tblPr>
        <w:tblStyle w:val="TableSWIleft"/>
        <w:tblW w:w="8997" w:type="dxa"/>
        <w:tblLayout w:type="fixed"/>
        <w:tblLook w:val="04A0" w:firstRow="1" w:lastRow="0" w:firstColumn="1" w:lastColumn="0" w:noHBand="0" w:noVBand="1"/>
      </w:tblPr>
      <w:tblGrid>
        <w:gridCol w:w="1707"/>
        <w:gridCol w:w="7290"/>
      </w:tblGrid>
      <w:tr w:rsidR="00975CC4" w:rsidRPr="00794639" w14:paraId="58354F4C" w14:textId="602ECBB5"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5D2EF5C" w14:textId="1F9CDF4A" w:rsidR="00975CC4" w:rsidRPr="00794639" w:rsidRDefault="00F22490">
            <w:pPr>
              <w:pStyle w:val="TableRowHead"/>
              <w:spacing w:before="144" w:after="144"/>
            </w:pPr>
            <w:r w:rsidRPr="00794639">
              <w:t>HL7800</w:t>
            </w:r>
            <w:bookmarkStart w:id="1734" w:name="_Toc514425140"/>
            <w:bookmarkEnd w:id="1734"/>
          </w:p>
        </w:tc>
        <w:bookmarkStart w:id="1735" w:name="_Toc514425141"/>
        <w:bookmarkEnd w:id="1735"/>
      </w:tr>
      <w:tr w:rsidR="00975CC4" w:rsidRPr="00794639" w14:paraId="5A1A8440" w14:textId="18EB5D05" w:rsidTr="00953CD3">
        <w:trPr>
          <w:trHeight w:val="1008"/>
        </w:trPr>
        <w:tc>
          <w:tcPr>
            <w:tcW w:w="1707" w:type="dxa"/>
          </w:tcPr>
          <w:p w14:paraId="102FFD44" w14:textId="71C79C83" w:rsidR="00975CC4" w:rsidRPr="00794639" w:rsidRDefault="00975CC4" w:rsidP="00166AF3">
            <w:pPr>
              <w:pStyle w:val="TableBody"/>
              <w:rPr>
                <w:i/>
              </w:rPr>
            </w:pPr>
            <w:r w:rsidRPr="00794639">
              <w:rPr>
                <w:i/>
              </w:rPr>
              <w:t>Test command</w:t>
            </w:r>
            <w:bookmarkStart w:id="1736" w:name="_Toc514425142"/>
            <w:bookmarkEnd w:id="1736"/>
          </w:p>
          <w:p w14:paraId="1C13C756" w14:textId="11CC3A04" w:rsidR="00975CC4" w:rsidRPr="00794639" w:rsidRDefault="00975CC4" w:rsidP="00166AF3">
            <w:pPr>
              <w:pStyle w:val="TableBody"/>
            </w:pPr>
            <w:bookmarkStart w:id="1737" w:name="_Toc514425143"/>
            <w:bookmarkEnd w:id="1737"/>
          </w:p>
          <w:p w14:paraId="3DD2F978" w14:textId="6D872CFE" w:rsidR="00975CC4" w:rsidRPr="00794639" w:rsidRDefault="00975CC4" w:rsidP="00166AF3">
            <w:pPr>
              <w:pStyle w:val="TableBody"/>
              <w:rPr>
                <w:u w:val="single"/>
              </w:rPr>
            </w:pPr>
            <w:r w:rsidRPr="00794639">
              <w:rPr>
                <w:u w:val="single"/>
              </w:rPr>
              <w:t>Syntax</w:t>
            </w:r>
            <w:bookmarkStart w:id="1738" w:name="_Toc514425144"/>
            <w:bookmarkEnd w:id="1738"/>
          </w:p>
          <w:p w14:paraId="37E53160" w14:textId="77777777" w:rsidR="00975CC4" w:rsidRPr="00794639" w:rsidRDefault="00975CC4" w:rsidP="00166AF3">
            <w:pPr>
              <w:pStyle w:val="TableBody"/>
              <w:rPr>
                <w:b/>
              </w:rPr>
            </w:pPr>
            <w:r w:rsidRPr="00794639">
              <w:rPr>
                <w:b/>
              </w:rPr>
              <w:t>AT+CGMI=?</w:t>
            </w:r>
            <w:bookmarkStart w:id="1739" w:name="_Toc514425145"/>
            <w:bookmarkEnd w:id="1739"/>
          </w:p>
          <w:p w14:paraId="61B95884" w14:textId="6FA81D7E" w:rsidR="00B7646C" w:rsidRPr="00794639" w:rsidRDefault="00B7646C" w:rsidP="00166AF3">
            <w:pPr>
              <w:pStyle w:val="TableBody"/>
              <w:rPr>
                <w:b/>
              </w:rPr>
            </w:pPr>
            <w:r w:rsidRPr="00794639">
              <w:rPr>
                <w:b/>
              </w:rPr>
              <w:t>AT+GMI=?</w:t>
            </w:r>
          </w:p>
        </w:tc>
        <w:tc>
          <w:tcPr>
            <w:tcW w:w="7290" w:type="dxa"/>
          </w:tcPr>
          <w:p w14:paraId="1E85BDAF" w14:textId="28C9C5F4" w:rsidR="00975CC4" w:rsidRPr="00794639" w:rsidRDefault="00975CC4" w:rsidP="00166AF3">
            <w:pPr>
              <w:pStyle w:val="TableBody"/>
            </w:pPr>
            <w:bookmarkStart w:id="1740" w:name="_Toc514425146"/>
            <w:bookmarkEnd w:id="1740"/>
          </w:p>
          <w:p w14:paraId="0BCAB479" w14:textId="5FBBF4F6" w:rsidR="00975CC4" w:rsidRPr="00794639" w:rsidRDefault="00975CC4" w:rsidP="00166AF3">
            <w:pPr>
              <w:pStyle w:val="TableBody"/>
            </w:pPr>
            <w:bookmarkStart w:id="1741" w:name="_Toc514425147"/>
            <w:bookmarkEnd w:id="1741"/>
          </w:p>
          <w:p w14:paraId="7A7A4DE3" w14:textId="56EDD2F6" w:rsidR="00975CC4" w:rsidRPr="00794639" w:rsidRDefault="00975CC4" w:rsidP="00166AF3">
            <w:pPr>
              <w:pStyle w:val="TableBody"/>
              <w:rPr>
                <w:u w:val="single"/>
              </w:rPr>
            </w:pPr>
            <w:r w:rsidRPr="00794639">
              <w:rPr>
                <w:u w:val="single"/>
              </w:rPr>
              <w:t>Response</w:t>
            </w:r>
            <w:bookmarkStart w:id="1742" w:name="_Toc514425148"/>
            <w:bookmarkEnd w:id="1742"/>
          </w:p>
          <w:p w14:paraId="410AE5B1" w14:textId="5F31EA03" w:rsidR="00975CC4" w:rsidRPr="00794639" w:rsidRDefault="00975CC4" w:rsidP="00166AF3">
            <w:pPr>
              <w:pStyle w:val="TableBody"/>
              <w:rPr>
                <w:b/>
              </w:rPr>
            </w:pPr>
            <w:r w:rsidRPr="00794639">
              <w:rPr>
                <w:b/>
              </w:rPr>
              <w:t>OK</w:t>
            </w:r>
            <w:bookmarkStart w:id="1743" w:name="_Toc514425149"/>
            <w:bookmarkEnd w:id="1743"/>
          </w:p>
        </w:tc>
        <w:bookmarkStart w:id="1744" w:name="_Toc514425150"/>
        <w:bookmarkEnd w:id="1744"/>
      </w:tr>
      <w:tr w:rsidR="00975CC4" w:rsidRPr="00794639" w14:paraId="4AAB5CCB" w14:textId="6BFD6163" w:rsidTr="00953CD3">
        <w:trPr>
          <w:trHeight w:val="781"/>
        </w:trPr>
        <w:tc>
          <w:tcPr>
            <w:tcW w:w="1707" w:type="dxa"/>
          </w:tcPr>
          <w:p w14:paraId="465079FE" w14:textId="2522FF30" w:rsidR="00975CC4" w:rsidRPr="00794639" w:rsidRDefault="00975CC4" w:rsidP="00166AF3">
            <w:pPr>
              <w:pStyle w:val="TableBody"/>
              <w:rPr>
                <w:i/>
              </w:rPr>
            </w:pPr>
            <w:r w:rsidRPr="00794639">
              <w:rPr>
                <w:i/>
              </w:rPr>
              <w:t>Execute command</w:t>
            </w:r>
            <w:bookmarkStart w:id="1745" w:name="_Toc514425151"/>
            <w:bookmarkEnd w:id="1745"/>
          </w:p>
          <w:p w14:paraId="1864F0F3" w14:textId="4AA49C5E" w:rsidR="00975CC4" w:rsidRPr="00794639" w:rsidRDefault="00975CC4" w:rsidP="00166AF3">
            <w:pPr>
              <w:pStyle w:val="TableBody"/>
            </w:pPr>
            <w:bookmarkStart w:id="1746" w:name="_Toc514425152"/>
            <w:bookmarkEnd w:id="1746"/>
          </w:p>
          <w:p w14:paraId="737C4E6D" w14:textId="7C07F1C0" w:rsidR="00975CC4" w:rsidRPr="00794639" w:rsidRDefault="00975CC4" w:rsidP="00166AF3">
            <w:pPr>
              <w:pStyle w:val="TableBody"/>
              <w:rPr>
                <w:u w:val="single"/>
              </w:rPr>
            </w:pPr>
            <w:r w:rsidRPr="00794639">
              <w:rPr>
                <w:u w:val="single"/>
              </w:rPr>
              <w:t>Syntax</w:t>
            </w:r>
            <w:bookmarkStart w:id="1747" w:name="_Toc514425153"/>
            <w:bookmarkEnd w:id="1747"/>
          </w:p>
          <w:p w14:paraId="0B4CBF7A" w14:textId="77777777" w:rsidR="00975CC4" w:rsidRPr="00794639" w:rsidRDefault="00975CC4" w:rsidP="00166AF3">
            <w:pPr>
              <w:pStyle w:val="TableBody"/>
              <w:rPr>
                <w:b/>
              </w:rPr>
            </w:pPr>
            <w:r w:rsidRPr="00794639">
              <w:rPr>
                <w:b/>
              </w:rPr>
              <w:t>AT+CGMI</w:t>
            </w:r>
            <w:bookmarkStart w:id="1748" w:name="_Toc514425154"/>
            <w:bookmarkEnd w:id="1748"/>
          </w:p>
          <w:p w14:paraId="02D995A0" w14:textId="649899EC" w:rsidR="00B7646C" w:rsidRPr="00794639" w:rsidRDefault="00B7646C" w:rsidP="00166AF3">
            <w:pPr>
              <w:pStyle w:val="TableBody"/>
              <w:rPr>
                <w:b/>
              </w:rPr>
            </w:pPr>
            <w:r w:rsidRPr="00794639">
              <w:rPr>
                <w:b/>
              </w:rPr>
              <w:t>AT+GMI</w:t>
            </w:r>
          </w:p>
        </w:tc>
        <w:tc>
          <w:tcPr>
            <w:tcW w:w="7290" w:type="dxa"/>
          </w:tcPr>
          <w:p w14:paraId="704DCF7F" w14:textId="4B99D9F7" w:rsidR="00975CC4" w:rsidRPr="00794639" w:rsidRDefault="00975CC4" w:rsidP="00166AF3">
            <w:pPr>
              <w:pStyle w:val="TableBody"/>
            </w:pPr>
            <w:bookmarkStart w:id="1749" w:name="_Toc514425155"/>
            <w:bookmarkEnd w:id="1749"/>
          </w:p>
          <w:p w14:paraId="741E3A11" w14:textId="684BC227" w:rsidR="00975CC4" w:rsidRPr="00794639" w:rsidRDefault="00975CC4" w:rsidP="00166AF3">
            <w:pPr>
              <w:pStyle w:val="TableBody"/>
            </w:pPr>
            <w:bookmarkStart w:id="1750" w:name="_Toc514425156"/>
            <w:bookmarkEnd w:id="1750"/>
          </w:p>
          <w:p w14:paraId="46A6838E" w14:textId="4A3D94C4" w:rsidR="00975CC4" w:rsidRPr="00794639" w:rsidRDefault="00975CC4" w:rsidP="00166AF3">
            <w:pPr>
              <w:pStyle w:val="TableBody"/>
              <w:rPr>
                <w:u w:val="single"/>
              </w:rPr>
            </w:pPr>
            <w:r w:rsidRPr="00794639">
              <w:rPr>
                <w:u w:val="single"/>
              </w:rPr>
              <w:t>Response</w:t>
            </w:r>
            <w:bookmarkStart w:id="1751" w:name="_Toc514425157"/>
            <w:bookmarkEnd w:id="1751"/>
          </w:p>
          <w:p w14:paraId="7D11AF48" w14:textId="76C835CA" w:rsidR="00975CC4" w:rsidRPr="00794639" w:rsidRDefault="005761DB" w:rsidP="00166AF3">
            <w:pPr>
              <w:pStyle w:val="TableBody"/>
              <w:rPr>
                <w:b/>
              </w:rPr>
            </w:pPr>
            <w:bookmarkStart w:id="1752" w:name="_Toc514425158"/>
            <w:bookmarkEnd w:id="1752"/>
            <w:r w:rsidRPr="00794639">
              <w:rPr>
                <w:b/>
              </w:rPr>
              <w:t>Sierra Wireless</w:t>
            </w:r>
          </w:p>
          <w:p w14:paraId="2A7E4F0D" w14:textId="7B0438A1" w:rsidR="00975CC4" w:rsidRPr="00794639" w:rsidRDefault="00975CC4" w:rsidP="00166AF3">
            <w:pPr>
              <w:pStyle w:val="TableBody"/>
            </w:pPr>
            <w:r w:rsidRPr="00794639">
              <w:rPr>
                <w:b/>
              </w:rPr>
              <w:t>OK</w:t>
            </w:r>
            <w:bookmarkStart w:id="1753" w:name="_Toc514425159"/>
            <w:bookmarkEnd w:id="1753"/>
          </w:p>
        </w:tc>
        <w:bookmarkStart w:id="1754" w:name="_Toc514425160"/>
        <w:bookmarkEnd w:id="1754"/>
      </w:tr>
      <w:tr w:rsidR="00975CC4" w:rsidRPr="00794639" w14:paraId="6ACB4A40" w14:textId="1DAEB309" w:rsidTr="00953CD3">
        <w:trPr>
          <w:trHeight w:val="527"/>
        </w:trPr>
        <w:tc>
          <w:tcPr>
            <w:tcW w:w="1707" w:type="dxa"/>
          </w:tcPr>
          <w:p w14:paraId="3E6B35A4" w14:textId="4A3F78B4" w:rsidR="00975CC4" w:rsidRPr="00794639" w:rsidRDefault="00975CC4" w:rsidP="00166AF3">
            <w:pPr>
              <w:pStyle w:val="TableBody"/>
              <w:rPr>
                <w:u w:val="single"/>
              </w:rPr>
            </w:pPr>
            <w:r w:rsidRPr="00794639">
              <w:rPr>
                <w:u w:val="single"/>
              </w:rPr>
              <w:lastRenderedPageBreak/>
              <w:t>Example</w:t>
            </w:r>
            <w:bookmarkStart w:id="1755" w:name="_Toc514425166"/>
            <w:bookmarkEnd w:id="1755"/>
            <w:r w:rsidR="00B7646C" w:rsidRPr="00794639">
              <w:rPr>
                <w:u w:val="single"/>
              </w:rPr>
              <w:t>s</w:t>
            </w:r>
          </w:p>
        </w:tc>
        <w:tc>
          <w:tcPr>
            <w:tcW w:w="7290" w:type="dxa"/>
          </w:tcPr>
          <w:p w14:paraId="31F5A7F9" w14:textId="49C6CCC4" w:rsidR="00975CC4" w:rsidRPr="00794639" w:rsidRDefault="00975CC4" w:rsidP="00166AF3">
            <w:pPr>
              <w:pStyle w:val="TableBody"/>
              <w:rPr>
                <w:b/>
              </w:rPr>
            </w:pPr>
            <w:r w:rsidRPr="00794639">
              <w:rPr>
                <w:b/>
              </w:rPr>
              <w:t>AT+CGMI</w:t>
            </w:r>
            <w:bookmarkStart w:id="1756" w:name="_Toc514425167"/>
            <w:bookmarkEnd w:id="1756"/>
          </w:p>
          <w:p w14:paraId="3839DBAA" w14:textId="2140132F" w:rsidR="00975CC4" w:rsidRPr="00794639" w:rsidRDefault="00975CC4" w:rsidP="00166AF3">
            <w:pPr>
              <w:pStyle w:val="TableBody"/>
              <w:rPr>
                <w:b/>
              </w:rPr>
            </w:pPr>
            <w:r w:rsidRPr="00794639">
              <w:rPr>
                <w:b/>
              </w:rPr>
              <w:t>Sierra Wireless</w:t>
            </w:r>
            <w:bookmarkStart w:id="1757" w:name="_Toc514425168"/>
            <w:bookmarkEnd w:id="1757"/>
          </w:p>
          <w:p w14:paraId="3302AAD7" w14:textId="77777777" w:rsidR="00975CC4" w:rsidRPr="00794639" w:rsidRDefault="00975CC4" w:rsidP="00166AF3">
            <w:pPr>
              <w:pStyle w:val="TableBody"/>
              <w:rPr>
                <w:b/>
              </w:rPr>
            </w:pPr>
            <w:r w:rsidRPr="00794639">
              <w:rPr>
                <w:b/>
              </w:rPr>
              <w:t>OK</w:t>
            </w:r>
            <w:bookmarkStart w:id="1758" w:name="_Toc514425169"/>
            <w:bookmarkEnd w:id="1758"/>
          </w:p>
          <w:p w14:paraId="5A69DC33" w14:textId="77777777" w:rsidR="00B7646C" w:rsidRPr="00794639" w:rsidRDefault="00B7646C" w:rsidP="00166AF3">
            <w:pPr>
              <w:pStyle w:val="TableBody"/>
              <w:rPr>
                <w:b/>
              </w:rPr>
            </w:pPr>
          </w:p>
          <w:p w14:paraId="3CAED528" w14:textId="77777777" w:rsidR="00B7646C" w:rsidRPr="00794639" w:rsidRDefault="00B7646C" w:rsidP="00166AF3">
            <w:pPr>
              <w:pStyle w:val="TableBody"/>
              <w:rPr>
                <w:b/>
              </w:rPr>
            </w:pPr>
            <w:r w:rsidRPr="00794639">
              <w:rPr>
                <w:b/>
              </w:rPr>
              <w:t>AT+GMI</w:t>
            </w:r>
          </w:p>
          <w:p w14:paraId="7AFC49AB" w14:textId="77777777" w:rsidR="00B7646C" w:rsidRPr="00794639" w:rsidRDefault="00B7646C" w:rsidP="00166AF3">
            <w:pPr>
              <w:pStyle w:val="TableBody"/>
              <w:rPr>
                <w:b/>
              </w:rPr>
            </w:pPr>
            <w:r w:rsidRPr="00794639">
              <w:rPr>
                <w:b/>
              </w:rPr>
              <w:t>Sierra Wireless</w:t>
            </w:r>
          </w:p>
          <w:p w14:paraId="1EACEB4A" w14:textId="49BE9F64" w:rsidR="00B7646C" w:rsidRPr="00794639" w:rsidRDefault="00B7646C" w:rsidP="00166AF3">
            <w:pPr>
              <w:pStyle w:val="TableBody"/>
              <w:rPr>
                <w:u w:val="single"/>
              </w:rPr>
            </w:pPr>
            <w:r w:rsidRPr="00794639">
              <w:rPr>
                <w:b/>
              </w:rPr>
              <w:t>OK</w:t>
            </w:r>
          </w:p>
        </w:tc>
        <w:bookmarkStart w:id="1759" w:name="_Toc514425170"/>
        <w:bookmarkEnd w:id="1759"/>
      </w:tr>
    </w:tbl>
    <w:p w14:paraId="13EC6753" w14:textId="6F72F02E" w:rsidR="00975CC4" w:rsidRPr="00794639" w:rsidRDefault="00975CC4" w:rsidP="0059466D">
      <w:pPr>
        <w:pStyle w:val="Heading2"/>
      </w:pPr>
      <w:bookmarkStart w:id="1760" w:name="_Toc369683850"/>
      <w:bookmarkStart w:id="1761" w:name="_Toc345081237"/>
      <w:bookmarkStart w:id="1762" w:name="_Toc349752984"/>
      <w:bookmarkStart w:id="1763" w:name="_Toc349753873"/>
      <w:bookmarkStart w:id="1764" w:name="_Ref366743783"/>
      <w:bookmarkStart w:id="1765" w:name="_Ref369079214"/>
      <w:bookmarkStart w:id="1766" w:name="_Toc368585941"/>
      <w:bookmarkStart w:id="1767" w:name="_Toc486251521"/>
      <w:bookmarkStart w:id="1768" w:name="_Ref518318377"/>
      <w:bookmarkStart w:id="1769" w:name="_Toc531700570"/>
      <w:bookmarkEnd w:id="1760"/>
      <w:r w:rsidRPr="00794639">
        <w:t>+CGMM</w:t>
      </w:r>
      <w:r w:rsidR="00B7646C" w:rsidRPr="00794639">
        <w:t>/+GMM</w:t>
      </w:r>
      <w:r w:rsidRPr="00794639">
        <w:t xml:space="preserve"> Command: Request Model </w:t>
      </w:r>
      <w:bookmarkEnd w:id="1761"/>
      <w:r w:rsidRPr="00794639">
        <w:t>Identification</w:t>
      </w:r>
      <w:bookmarkStart w:id="1770" w:name="_Toc503195927"/>
      <w:bookmarkStart w:id="1771" w:name="_Toc503201948"/>
      <w:bookmarkStart w:id="1772" w:name="_Toc511145903"/>
      <w:bookmarkStart w:id="1773" w:name="_Toc511203947"/>
      <w:bookmarkStart w:id="1774" w:name="_Toc512618357"/>
      <w:bookmarkStart w:id="1775" w:name="_Toc512858575"/>
      <w:bookmarkStart w:id="1776" w:name="_Toc512858828"/>
      <w:bookmarkStart w:id="1777" w:name="_Toc51442517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p>
    <w:tbl>
      <w:tblPr>
        <w:tblStyle w:val="TableSWIleft"/>
        <w:tblW w:w="8997" w:type="dxa"/>
        <w:tblLayout w:type="fixed"/>
        <w:tblLook w:val="04A0" w:firstRow="1" w:lastRow="0" w:firstColumn="1" w:lastColumn="0" w:noHBand="0" w:noVBand="1"/>
      </w:tblPr>
      <w:tblGrid>
        <w:gridCol w:w="1707"/>
        <w:gridCol w:w="7290"/>
      </w:tblGrid>
      <w:tr w:rsidR="00975CC4" w:rsidRPr="00794639" w14:paraId="33295349" w14:textId="536FDCE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F44882F" w14:textId="1EC05454" w:rsidR="00975CC4" w:rsidRPr="00794639" w:rsidRDefault="00F22490">
            <w:pPr>
              <w:pStyle w:val="TableRowHead"/>
              <w:spacing w:before="144" w:after="144"/>
              <w:rPr>
                <w:bCs w:val="0"/>
              </w:rPr>
            </w:pPr>
            <w:r w:rsidRPr="00794639">
              <w:t>HL7800</w:t>
            </w:r>
            <w:bookmarkStart w:id="1778" w:name="_Toc514425172"/>
            <w:bookmarkEnd w:id="1778"/>
          </w:p>
        </w:tc>
        <w:bookmarkStart w:id="1779" w:name="_Toc514425173"/>
        <w:bookmarkEnd w:id="1779"/>
      </w:tr>
      <w:tr w:rsidR="00975CC4" w:rsidRPr="00794639" w14:paraId="2E7CB758" w14:textId="4FBB50EF" w:rsidTr="00953CD3">
        <w:trPr>
          <w:trHeight w:val="998"/>
        </w:trPr>
        <w:tc>
          <w:tcPr>
            <w:tcW w:w="1707" w:type="dxa"/>
          </w:tcPr>
          <w:p w14:paraId="536CD3B0" w14:textId="42F01F8C" w:rsidR="00975CC4" w:rsidRPr="00794639" w:rsidRDefault="00975CC4" w:rsidP="00166AF3">
            <w:pPr>
              <w:pStyle w:val="TableBody"/>
              <w:rPr>
                <w:i/>
              </w:rPr>
            </w:pPr>
            <w:r w:rsidRPr="00794639">
              <w:rPr>
                <w:i/>
              </w:rPr>
              <w:t>Test command</w:t>
            </w:r>
            <w:bookmarkStart w:id="1780" w:name="_Toc514425174"/>
            <w:bookmarkEnd w:id="1780"/>
          </w:p>
          <w:p w14:paraId="1101DB4F" w14:textId="10F709EA" w:rsidR="00975CC4" w:rsidRPr="00794639" w:rsidRDefault="00975CC4" w:rsidP="00166AF3">
            <w:pPr>
              <w:pStyle w:val="TableBody"/>
            </w:pPr>
            <w:bookmarkStart w:id="1781" w:name="_Toc514425175"/>
            <w:bookmarkEnd w:id="1781"/>
          </w:p>
          <w:p w14:paraId="0F472D69" w14:textId="7F463388" w:rsidR="00975CC4" w:rsidRPr="00794639" w:rsidRDefault="00975CC4" w:rsidP="00166AF3">
            <w:pPr>
              <w:pStyle w:val="TableBody"/>
              <w:rPr>
                <w:u w:val="single"/>
              </w:rPr>
            </w:pPr>
            <w:r w:rsidRPr="00794639">
              <w:rPr>
                <w:u w:val="single"/>
              </w:rPr>
              <w:t>Syntax</w:t>
            </w:r>
            <w:bookmarkStart w:id="1782" w:name="_Toc514425176"/>
            <w:bookmarkEnd w:id="1782"/>
          </w:p>
          <w:p w14:paraId="2F63566C" w14:textId="77777777" w:rsidR="00975CC4" w:rsidRPr="00794639" w:rsidRDefault="00975CC4" w:rsidP="00166AF3">
            <w:pPr>
              <w:pStyle w:val="TableBody"/>
              <w:rPr>
                <w:b/>
              </w:rPr>
            </w:pPr>
            <w:r w:rsidRPr="00794639">
              <w:rPr>
                <w:b/>
              </w:rPr>
              <w:t>AT+CGMM=?</w:t>
            </w:r>
            <w:bookmarkStart w:id="1783" w:name="_Toc514425177"/>
            <w:bookmarkEnd w:id="1783"/>
          </w:p>
          <w:p w14:paraId="38A5C21A" w14:textId="4876B291" w:rsidR="00B7646C" w:rsidRPr="00794639" w:rsidRDefault="00B7646C" w:rsidP="00166AF3">
            <w:pPr>
              <w:pStyle w:val="TableBody"/>
              <w:rPr>
                <w:b/>
              </w:rPr>
            </w:pPr>
            <w:r w:rsidRPr="00794639">
              <w:rPr>
                <w:b/>
              </w:rPr>
              <w:t>AT+GMM=?</w:t>
            </w:r>
          </w:p>
        </w:tc>
        <w:tc>
          <w:tcPr>
            <w:tcW w:w="7290" w:type="dxa"/>
          </w:tcPr>
          <w:p w14:paraId="4A1438AF" w14:textId="7AF78CB1" w:rsidR="00975CC4" w:rsidRPr="00794639" w:rsidRDefault="00975CC4" w:rsidP="00166AF3">
            <w:pPr>
              <w:pStyle w:val="TableBody"/>
            </w:pPr>
            <w:bookmarkStart w:id="1784" w:name="_Toc514425178"/>
            <w:bookmarkEnd w:id="1784"/>
          </w:p>
          <w:p w14:paraId="04CF783B" w14:textId="05DD6667" w:rsidR="00975CC4" w:rsidRPr="00794639" w:rsidRDefault="00975CC4" w:rsidP="00166AF3">
            <w:pPr>
              <w:pStyle w:val="TableBody"/>
            </w:pPr>
            <w:bookmarkStart w:id="1785" w:name="_Toc514425179"/>
            <w:bookmarkEnd w:id="1785"/>
          </w:p>
          <w:p w14:paraId="26441D11" w14:textId="4BEF8358" w:rsidR="00975CC4" w:rsidRPr="00794639" w:rsidRDefault="00975CC4" w:rsidP="00166AF3">
            <w:pPr>
              <w:pStyle w:val="TableBody"/>
              <w:rPr>
                <w:u w:val="single"/>
              </w:rPr>
            </w:pPr>
            <w:r w:rsidRPr="00794639">
              <w:rPr>
                <w:u w:val="single"/>
              </w:rPr>
              <w:t>Response</w:t>
            </w:r>
            <w:bookmarkStart w:id="1786" w:name="_Toc514425180"/>
            <w:bookmarkEnd w:id="1786"/>
          </w:p>
          <w:p w14:paraId="1E1BE068" w14:textId="014BB069" w:rsidR="00975CC4" w:rsidRPr="00794639" w:rsidRDefault="00975CC4" w:rsidP="00166AF3">
            <w:pPr>
              <w:pStyle w:val="TableBody"/>
              <w:rPr>
                <w:b/>
              </w:rPr>
            </w:pPr>
            <w:r w:rsidRPr="00794639">
              <w:rPr>
                <w:b/>
              </w:rPr>
              <w:t>OK</w:t>
            </w:r>
            <w:bookmarkStart w:id="1787" w:name="_Toc514425181"/>
            <w:bookmarkEnd w:id="1787"/>
          </w:p>
        </w:tc>
        <w:bookmarkStart w:id="1788" w:name="_Toc514425182"/>
        <w:bookmarkEnd w:id="1788"/>
      </w:tr>
      <w:tr w:rsidR="00975CC4" w:rsidRPr="00794639" w14:paraId="028B3E2D" w14:textId="1B3D3ABE" w:rsidTr="00953CD3">
        <w:trPr>
          <w:trHeight w:val="781"/>
        </w:trPr>
        <w:tc>
          <w:tcPr>
            <w:tcW w:w="1707" w:type="dxa"/>
          </w:tcPr>
          <w:p w14:paraId="01928257" w14:textId="4A42FC9B" w:rsidR="00975CC4" w:rsidRPr="00794639" w:rsidRDefault="00975CC4" w:rsidP="00166AF3">
            <w:pPr>
              <w:pStyle w:val="TableBody"/>
              <w:keepNext/>
              <w:rPr>
                <w:i/>
              </w:rPr>
            </w:pPr>
            <w:r w:rsidRPr="00794639">
              <w:rPr>
                <w:i/>
              </w:rPr>
              <w:t>Execute command</w:t>
            </w:r>
            <w:bookmarkStart w:id="1789" w:name="_Toc514425183"/>
            <w:bookmarkEnd w:id="1789"/>
          </w:p>
          <w:p w14:paraId="6C9EEF23" w14:textId="06E1B62E" w:rsidR="00975CC4" w:rsidRPr="00794639" w:rsidRDefault="00975CC4" w:rsidP="00166AF3">
            <w:pPr>
              <w:pStyle w:val="TableBody"/>
              <w:keepNext/>
            </w:pPr>
            <w:bookmarkStart w:id="1790" w:name="_Toc514425184"/>
            <w:bookmarkEnd w:id="1790"/>
          </w:p>
          <w:p w14:paraId="28490003" w14:textId="2F6EF491" w:rsidR="00975CC4" w:rsidRPr="00794639" w:rsidRDefault="00975CC4" w:rsidP="00166AF3">
            <w:pPr>
              <w:pStyle w:val="TableBody"/>
              <w:keepNext/>
              <w:rPr>
                <w:u w:val="single"/>
              </w:rPr>
            </w:pPr>
            <w:r w:rsidRPr="00794639">
              <w:rPr>
                <w:u w:val="single"/>
              </w:rPr>
              <w:t>Syntax</w:t>
            </w:r>
            <w:bookmarkStart w:id="1791" w:name="_Toc514425185"/>
            <w:bookmarkEnd w:id="1791"/>
          </w:p>
          <w:p w14:paraId="1392407E" w14:textId="026ABD56" w:rsidR="00975CC4" w:rsidRPr="00794639" w:rsidRDefault="00975CC4" w:rsidP="00166AF3">
            <w:pPr>
              <w:pStyle w:val="TableBody"/>
              <w:keepNext/>
              <w:rPr>
                <w:b/>
              </w:rPr>
            </w:pPr>
            <w:r w:rsidRPr="00794639">
              <w:rPr>
                <w:b/>
              </w:rPr>
              <w:t>AT+CGMM</w:t>
            </w:r>
            <w:bookmarkStart w:id="1792" w:name="_Toc514425186"/>
            <w:bookmarkEnd w:id="1792"/>
          </w:p>
          <w:p w14:paraId="53EE3633" w14:textId="681C4412" w:rsidR="00B7646C" w:rsidRPr="00794639" w:rsidRDefault="00B7646C" w:rsidP="00166AF3">
            <w:pPr>
              <w:pStyle w:val="TableBody"/>
              <w:keepNext/>
              <w:rPr>
                <w:b/>
              </w:rPr>
            </w:pPr>
            <w:r w:rsidRPr="00794639">
              <w:rPr>
                <w:b/>
              </w:rPr>
              <w:t>AT+GMM</w:t>
            </w:r>
          </w:p>
          <w:p w14:paraId="6CC0ED99" w14:textId="131DF6AE" w:rsidR="00975CC4" w:rsidRPr="00794639" w:rsidRDefault="00975CC4" w:rsidP="00166AF3">
            <w:pPr>
              <w:pStyle w:val="TableBody"/>
              <w:keepNext/>
            </w:pPr>
            <w:bookmarkStart w:id="1793" w:name="_Toc514425187"/>
            <w:bookmarkEnd w:id="1793"/>
          </w:p>
        </w:tc>
        <w:tc>
          <w:tcPr>
            <w:tcW w:w="7290" w:type="dxa"/>
          </w:tcPr>
          <w:p w14:paraId="4067FFE4" w14:textId="7F8D395D" w:rsidR="00975CC4" w:rsidRPr="00794639" w:rsidRDefault="00975CC4" w:rsidP="00166AF3">
            <w:pPr>
              <w:pStyle w:val="TableBody"/>
              <w:keepNext/>
            </w:pPr>
            <w:bookmarkStart w:id="1794" w:name="_Toc514425188"/>
            <w:bookmarkEnd w:id="1794"/>
          </w:p>
          <w:p w14:paraId="70D0AAA9" w14:textId="67DEA1EA" w:rsidR="00975CC4" w:rsidRPr="00794639" w:rsidRDefault="00975CC4" w:rsidP="00166AF3">
            <w:pPr>
              <w:pStyle w:val="TableBody"/>
              <w:keepNext/>
            </w:pPr>
            <w:bookmarkStart w:id="1795" w:name="_Toc514425189"/>
            <w:bookmarkEnd w:id="1795"/>
          </w:p>
          <w:p w14:paraId="103017A0" w14:textId="23F4AABF" w:rsidR="00975CC4" w:rsidRPr="00794639" w:rsidRDefault="00975CC4" w:rsidP="00166AF3">
            <w:pPr>
              <w:pStyle w:val="TableBody"/>
              <w:keepNext/>
              <w:rPr>
                <w:u w:val="single"/>
              </w:rPr>
            </w:pPr>
            <w:r w:rsidRPr="00794639">
              <w:rPr>
                <w:u w:val="single"/>
              </w:rPr>
              <w:t>Response</w:t>
            </w:r>
            <w:bookmarkStart w:id="1796" w:name="_Toc514425190"/>
            <w:bookmarkEnd w:id="1796"/>
          </w:p>
          <w:p w14:paraId="2006FCEA" w14:textId="499084D2" w:rsidR="00975CC4" w:rsidRPr="00794639" w:rsidRDefault="00975CC4" w:rsidP="00166AF3">
            <w:pPr>
              <w:pStyle w:val="TableBody"/>
              <w:keepNext/>
              <w:rPr>
                <w:b/>
              </w:rPr>
            </w:pPr>
            <w:r w:rsidRPr="00794639">
              <w:rPr>
                <w:b/>
              </w:rPr>
              <w:t>&lt;mode</w:t>
            </w:r>
            <w:r w:rsidR="00311552" w:rsidRPr="00794639">
              <w:rPr>
                <w:b/>
              </w:rPr>
              <w:t>l</w:t>
            </w:r>
            <w:r w:rsidRPr="00794639">
              <w:rPr>
                <w:b/>
              </w:rPr>
              <w:t>&gt;</w:t>
            </w:r>
            <w:bookmarkStart w:id="1797" w:name="_Toc514425191"/>
            <w:bookmarkEnd w:id="1797"/>
          </w:p>
          <w:p w14:paraId="472161CB" w14:textId="6489746E" w:rsidR="00975CC4" w:rsidRPr="00794639" w:rsidRDefault="00975CC4" w:rsidP="00166AF3">
            <w:pPr>
              <w:pStyle w:val="TableBody"/>
              <w:keepNext/>
              <w:rPr>
                <w:b/>
              </w:rPr>
            </w:pPr>
            <w:r w:rsidRPr="00794639">
              <w:rPr>
                <w:b/>
              </w:rPr>
              <w:t>OK</w:t>
            </w:r>
            <w:bookmarkStart w:id="1798" w:name="_Toc514425192"/>
            <w:bookmarkEnd w:id="1798"/>
          </w:p>
          <w:p w14:paraId="66B178D8" w14:textId="084497A0" w:rsidR="00975CC4" w:rsidRPr="00794639" w:rsidRDefault="00975CC4" w:rsidP="00166AF3">
            <w:pPr>
              <w:pStyle w:val="TableBody"/>
              <w:keepNext/>
              <w:rPr>
                <w:b/>
              </w:rPr>
            </w:pPr>
            <w:bookmarkStart w:id="1799" w:name="_Toc514425193"/>
            <w:bookmarkEnd w:id="1799"/>
          </w:p>
          <w:p w14:paraId="4175D6FA" w14:textId="33F02851" w:rsidR="00975CC4" w:rsidRPr="00794639" w:rsidRDefault="00975CC4" w:rsidP="00166AF3">
            <w:pPr>
              <w:pStyle w:val="TableBody"/>
              <w:keepNext/>
            </w:pPr>
            <w:r w:rsidRPr="00794639">
              <w:rPr>
                <w:u w:val="single"/>
              </w:rPr>
              <w:t>Parameter</w:t>
            </w:r>
            <w:bookmarkStart w:id="1800" w:name="_Toc514425194"/>
            <w:bookmarkEnd w:id="1800"/>
          </w:p>
          <w:p w14:paraId="60C50CDC" w14:textId="4FD45D90" w:rsidR="00975CC4" w:rsidRPr="00794639" w:rsidRDefault="00975CC4" w:rsidP="00166AF3">
            <w:pPr>
              <w:pStyle w:val="TableBody"/>
              <w:keepNext/>
            </w:pPr>
            <w:r w:rsidRPr="00794639">
              <w:rPr>
                <w:b/>
              </w:rPr>
              <w:t>&lt;mode</w:t>
            </w:r>
            <w:r w:rsidR="00311552" w:rsidRPr="00794639">
              <w:rPr>
                <w:b/>
              </w:rPr>
              <w:t>l</w:t>
            </w:r>
            <w:r w:rsidRPr="00794639">
              <w:rPr>
                <w:b/>
              </w:rPr>
              <w:t>&gt;</w:t>
            </w:r>
            <w:r w:rsidRPr="00794639">
              <w:tab/>
              <w:t xml:space="preserve">Model </w:t>
            </w:r>
            <w:bookmarkStart w:id="1801" w:name="_Toc514425195"/>
            <w:bookmarkEnd w:id="1801"/>
            <w:r w:rsidR="00311552" w:rsidRPr="00794639">
              <w:t xml:space="preserve">indentification text; maximum of 2048 characters (including line </w:t>
            </w:r>
            <w:r w:rsidR="00311552" w:rsidRPr="00794639">
              <w:tab/>
            </w:r>
            <w:r w:rsidR="00311552" w:rsidRPr="00794639">
              <w:tab/>
            </w:r>
            <w:r w:rsidR="00311552" w:rsidRPr="00794639">
              <w:tab/>
              <w:t>terminators)</w:t>
            </w:r>
          </w:p>
        </w:tc>
        <w:bookmarkStart w:id="1802" w:name="_Toc514425196"/>
        <w:bookmarkEnd w:id="1802"/>
      </w:tr>
      <w:tr w:rsidR="008538AE" w:rsidRPr="00794639" w14:paraId="6ED3693E" w14:textId="77777777" w:rsidTr="00953CD3">
        <w:trPr>
          <w:trHeight w:val="53"/>
        </w:trPr>
        <w:tc>
          <w:tcPr>
            <w:tcW w:w="1707" w:type="dxa"/>
          </w:tcPr>
          <w:p w14:paraId="5FA7580C" w14:textId="77777777" w:rsidR="008538AE" w:rsidRPr="00794639" w:rsidRDefault="008538AE" w:rsidP="009E30CD">
            <w:pPr>
              <w:pStyle w:val="TableBody"/>
              <w:rPr>
                <w:highlight w:val="yellow"/>
              </w:rPr>
            </w:pPr>
            <w:bookmarkStart w:id="1803" w:name="_Toc514425198"/>
            <w:bookmarkStart w:id="1804" w:name="_Hlk514679805"/>
            <w:bookmarkEnd w:id="1803"/>
            <w:r w:rsidRPr="00794639">
              <w:rPr>
                <w:u w:val="single"/>
              </w:rPr>
              <w:t>Notes</w:t>
            </w:r>
          </w:p>
        </w:tc>
        <w:tc>
          <w:tcPr>
            <w:tcW w:w="7290" w:type="dxa"/>
          </w:tcPr>
          <w:p w14:paraId="31E9BBB9" w14:textId="77777777" w:rsidR="008538AE" w:rsidRPr="00794639" w:rsidRDefault="008538AE" w:rsidP="009E30CD">
            <w:pPr>
              <w:pStyle w:val="TableBody"/>
            </w:pPr>
            <w:r w:rsidRPr="00794639">
              <w:t xml:space="preserve">This command is identical to </w:t>
            </w:r>
            <w:r w:rsidRPr="00794639">
              <w:rPr>
                <w:rStyle w:val="Code"/>
              </w:rPr>
              <w:t>ATI</w:t>
            </w:r>
            <w:r w:rsidRPr="00794639">
              <w:t xml:space="preserve"> and </w:t>
            </w:r>
            <w:r w:rsidRPr="00794639">
              <w:rPr>
                <w:rStyle w:val="Code"/>
              </w:rPr>
              <w:t>ATI0</w:t>
            </w:r>
            <w:r w:rsidRPr="00794639">
              <w:t>.</w:t>
            </w:r>
            <w:bookmarkStart w:id="1805" w:name="_Toc514425200"/>
            <w:bookmarkEnd w:id="1805"/>
          </w:p>
        </w:tc>
        <w:bookmarkStart w:id="1806" w:name="_Toc514425201"/>
        <w:bookmarkEnd w:id="1806"/>
      </w:tr>
      <w:bookmarkEnd w:id="1804"/>
      <w:tr w:rsidR="00975CC4" w:rsidRPr="00794639" w14:paraId="21AAAC8F" w14:textId="028939FD" w:rsidTr="00953CD3">
        <w:trPr>
          <w:trHeight w:val="515"/>
        </w:trPr>
        <w:tc>
          <w:tcPr>
            <w:tcW w:w="1707" w:type="dxa"/>
          </w:tcPr>
          <w:p w14:paraId="6A2C805D" w14:textId="2AFB225D" w:rsidR="00975CC4" w:rsidRPr="00794639" w:rsidRDefault="00975CC4" w:rsidP="00166AF3">
            <w:pPr>
              <w:pStyle w:val="TableBody"/>
              <w:rPr>
                <w:u w:val="single"/>
              </w:rPr>
            </w:pPr>
            <w:r w:rsidRPr="00794639">
              <w:rPr>
                <w:u w:val="single"/>
              </w:rPr>
              <w:t>Example</w:t>
            </w:r>
            <w:bookmarkStart w:id="1807" w:name="_Toc514425202"/>
            <w:bookmarkEnd w:id="1807"/>
            <w:r w:rsidR="00B7646C" w:rsidRPr="00794639">
              <w:rPr>
                <w:u w:val="single"/>
              </w:rPr>
              <w:t>s</w:t>
            </w:r>
          </w:p>
        </w:tc>
        <w:tc>
          <w:tcPr>
            <w:tcW w:w="7290" w:type="dxa"/>
          </w:tcPr>
          <w:p w14:paraId="48454FD8" w14:textId="0EE80826" w:rsidR="00975CC4" w:rsidRPr="00794639" w:rsidRDefault="00975CC4" w:rsidP="00166AF3">
            <w:pPr>
              <w:pStyle w:val="TableBody"/>
              <w:rPr>
                <w:b/>
              </w:rPr>
            </w:pPr>
            <w:r w:rsidRPr="00794639">
              <w:rPr>
                <w:b/>
              </w:rPr>
              <w:t>AT+CGMM</w:t>
            </w:r>
            <w:bookmarkStart w:id="1808" w:name="_Toc514425203"/>
            <w:bookmarkEnd w:id="1808"/>
          </w:p>
          <w:p w14:paraId="2614E611" w14:textId="2717434D" w:rsidR="00975CC4" w:rsidRPr="00794639" w:rsidRDefault="007A2E0B" w:rsidP="00166AF3">
            <w:pPr>
              <w:pStyle w:val="TableBody"/>
              <w:rPr>
                <w:b/>
              </w:rPr>
            </w:pPr>
            <w:r w:rsidRPr="00794639">
              <w:rPr>
                <w:b/>
              </w:rPr>
              <w:t>HL7800</w:t>
            </w:r>
            <w:r w:rsidR="00975CC4" w:rsidRPr="00794639">
              <w:tab/>
            </w:r>
            <w:r w:rsidR="00975CC4" w:rsidRPr="00794639">
              <w:tab/>
              <w:t xml:space="preserve">//When using an </w:t>
            </w:r>
            <w:r w:rsidRPr="00794639">
              <w:t>HL7800</w:t>
            </w:r>
            <w:r w:rsidR="00975CC4" w:rsidRPr="00794639">
              <w:t xml:space="preserve"> module</w:t>
            </w:r>
            <w:bookmarkStart w:id="1809" w:name="_Toc514425204"/>
            <w:bookmarkEnd w:id="1809"/>
          </w:p>
          <w:p w14:paraId="48F82F5A" w14:textId="77777777" w:rsidR="00975CC4" w:rsidRPr="00794639" w:rsidRDefault="00975CC4" w:rsidP="00166AF3">
            <w:pPr>
              <w:pStyle w:val="TableBody"/>
              <w:rPr>
                <w:b/>
              </w:rPr>
            </w:pPr>
            <w:r w:rsidRPr="00794639">
              <w:rPr>
                <w:b/>
              </w:rPr>
              <w:t>OK</w:t>
            </w:r>
            <w:bookmarkStart w:id="1810" w:name="_Toc514425205"/>
            <w:bookmarkEnd w:id="1810"/>
          </w:p>
          <w:p w14:paraId="1B3DA9C9" w14:textId="77777777" w:rsidR="00B7646C" w:rsidRPr="00794639" w:rsidRDefault="00B7646C" w:rsidP="00166AF3">
            <w:pPr>
              <w:pStyle w:val="TableBody"/>
              <w:rPr>
                <w:u w:val="single"/>
              </w:rPr>
            </w:pPr>
          </w:p>
          <w:p w14:paraId="4393B97C" w14:textId="6A30C552" w:rsidR="00B7646C" w:rsidRPr="00794639" w:rsidRDefault="00B7646C" w:rsidP="00B7646C">
            <w:pPr>
              <w:pStyle w:val="TableBody"/>
              <w:rPr>
                <w:b/>
              </w:rPr>
            </w:pPr>
            <w:r w:rsidRPr="00794639">
              <w:rPr>
                <w:b/>
              </w:rPr>
              <w:t>AT+GMM</w:t>
            </w:r>
          </w:p>
          <w:p w14:paraId="153FB2E0" w14:textId="77777777" w:rsidR="00B7646C" w:rsidRPr="00794639" w:rsidRDefault="00B7646C" w:rsidP="00B7646C">
            <w:pPr>
              <w:pStyle w:val="TableBody"/>
              <w:rPr>
                <w:b/>
              </w:rPr>
            </w:pPr>
            <w:r w:rsidRPr="00794639">
              <w:rPr>
                <w:b/>
              </w:rPr>
              <w:t>HL7800</w:t>
            </w:r>
            <w:r w:rsidRPr="00794639">
              <w:tab/>
            </w:r>
            <w:r w:rsidRPr="00794639">
              <w:tab/>
              <w:t>//When using an HL7800 module</w:t>
            </w:r>
          </w:p>
          <w:p w14:paraId="0ACAD06D" w14:textId="47BDF345" w:rsidR="00B7646C" w:rsidRPr="00794639" w:rsidRDefault="00B7646C" w:rsidP="00B7646C">
            <w:pPr>
              <w:pStyle w:val="TableBody"/>
              <w:rPr>
                <w:u w:val="single"/>
              </w:rPr>
            </w:pPr>
            <w:r w:rsidRPr="00794639">
              <w:rPr>
                <w:b/>
              </w:rPr>
              <w:t>OK</w:t>
            </w:r>
          </w:p>
        </w:tc>
        <w:bookmarkStart w:id="1811" w:name="_Toc514425206"/>
        <w:bookmarkEnd w:id="1811"/>
      </w:tr>
    </w:tbl>
    <w:p w14:paraId="2BAA9DF3" w14:textId="09929FD6" w:rsidR="00975CC4" w:rsidRPr="00794639" w:rsidRDefault="00975CC4" w:rsidP="0059466D">
      <w:pPr>
        <w:pStyle w:val="Heading2"/>
      </w:pPr>
      <w:bookmarkStart w:id="1812" w:name="_Toc345081238"/>
      <w:bookmarkStart w:id="1813" w:name="_Toc349752985"/>
      <w:bookmarkStart w:id="1814" w:name="_Toc349753874"/>
      <w:bookmarkStart w:id="1815" w:name="_Ref366743788"/>
      <w:bookmarkStart w:id="1816" w:name="_Ref368559257"/>
      <w:bookmarkStart w:id="1817" w:name="_Ref368559259"/>
      <w:bookmarkStart w:id="1818" w:name="_Ref369079219"/>
      <w:bookmarkStart w:id="1819" w:name="_Toc368585942"/>
      <w:bookmarkStart w:id="1820" w:name="_Toc486251522"/>
      <w:bookmarkStart w:id="1821" w:name="_Ref518318387"/>
      <w:bookmarkStart w:id="1822" w:name="_Toc531700571"/>
      <w:r w:rsidRPr="00794639">
        <w:lastRenderedPageBreak/>
        <w:t>+CGMR</w:t>
      </w:r>
      <w:r w:rsidR="00311552" w:rsidRPr="00794639">
        <w:t>/+GMR</w:t>
      </w:r>
      <w:r w:rsidRPr="00794639">
        <w:t xml:space="preserve"> Command: Request Revision </w:t>
      </w:r>
      <w:bookmarkEnd w:id="1812"/>
      <w:r w:rsidRPr="00794639">
        <w:t>Identification</w:t>
      </w:r>
      <w:bookmarkStart w:id="1823" w:name="_Toc503195928"/>
      <w:bookmarkStart w:id="1824" w:name="_Toc503201949"/>
      <w:bookmarkStart w:id="1825" w:name="_Toc511145904"/>
      <w:bookmarkStart w:id="1826" w:name="_Toc511203948"/>
      <w:bookmarkStart w:id="1827" w:name="_Toc512618358"/>
      <w:bookmarkStart w:id="1828" w:name="_Toc512858576"/>
      <w:bookmarkStart w:id="1829" w:name="_Toc512858829"/>
      <w:bookmarkStart w:id="1830" w:name="_Toc514425207"/>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p>
    <w:tbl>
      <w:tblPr>
        <w:tblStyle w:val="TableSWIleft"/>
        <w:tblW w:w="8997" w:type="dxa"/>
        <w:tblLayout w:type="fixed"/>
        <w:tblLook w:val="04A0" w:firstRow="1" w:lastRow="0" w:firstColumn="1" w:lastColumn="0" w:noHBand="0" w:noVBand="1"/>
      </w:tblPr>
      <w:tblGrid>
        <w:gridCol w:w="1707"/>
        <w:gridCol w:w="7290"/>
      </w:tblGrid>
      <w:tr w:rsidR="00975CC4" w:rsidRPr="00794639" w14:paraId="2E4385B1" w14:textId="570DCCE4"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B7A4F5D" w14:textId="21E486A3" w:rsidR="00975CC4" w:rsidRPr="00794639" w:rsidRDefault="00F22490">
            <w:pPr>
              <w:pStyle w:val="TableRowHead"/>
              <w:spacing w:before="144" w:after="144"/>
              <w:rPr>
                <w:bCs w:val="0"/>
              </w:rPr>
            </w:pPr>
            <w:r w:rsidRPr="00794639">
              <w:t>HL7800</w:t>
            </w:r>
            <w:bookmarkStart w:id="1831" w:name="_Toc514425208"/>
            <w:bookmarkEnd w:id="1831"/>
          </w:p>
        </w:tc>
        <w:bookmarkStart w:id="1832" w:name="_Toc514425209"/>
        <w:bookmarkEnd w:id="1832"/>
      </w:tr>
      <w:tr w:rsidR="00975CC4" w:rsidRPr="00794639" w14:paraId="33013495" w14:textId="52F24696" w:rsidTr="00953CD3">
        <w:trPr>
          <w:trHeight w:val="35"/>
        </w:trPr>
        <w:tc>
          <w:tcPr>
            <w:tcW w:w="1707" w:type="dxa"/>
          </w:tcPr>
          <w:p w14:paraId="6F6CA825" w14:textId="35B99579" w:rsidR="00975CC4" w:rsidRPr="00794639" w:rsidRDefault="00975CC4" w:rsidP="00166AF3">
            <w:pPr>
              <w:pStyle w:val="TableBody"/>
              <w:keepNext/>
              <w:rPr>
                <w:i/>
              </w:rPr>
            </w:pPr>
            <w:r w:rsidRPr="00794639">
              <w:rPr>
                <w:i/>
              </w:rPr>
              <w:t>Test command</w:t>
            </w:r>
            <w:bookmarkStart w:id="1833" w:name="_Toc514425210"/>
            <w:bookmarkEnd w:id="1833"/>
          </w:p>
          <w:p w14:paraId="367B9345" w14:textId="2BA80831" w:rsidR="00975CC4" w:rsidRPr="00794639" w:rsidRDefault="00975CC4" w:rsidP="00166AF3">
            <w:pPr>
              <w:pStyle w:val="TableBody"/>
              <w:keepNext/>
            </w:pPr>
            <w:bookmarkStart w:id="1834" w:name="_Toc514425211"/>
            <w:bookmarkEnd w:id="1834"/>
          </w:p>
          <w:p w14:paraId="3DCD9369" w14:textId="3CA6051D" w:rsidR="00975CC4" w:rsidRPr="00794639" w:rsidRDefault="00975CC4" w:rsidP="00166AF3">
            <w:pPr>
              <w:pStyle w:val="TableBody"/>
              <w:keepNext/>
              <w:rPr>
                <w:u w:val="single"/>
              </w:rPr>
            </w:pPr>
            <w:r w:rsidRPr="00794639">
              <w:rPr>
                <w:u w:val="single"/>
              </w:rPr>
              <w:t>Syntax</w:t>
            </w:r>
            <w:bookmarkStart w:id="1835" w:name="_Toc514425212"/>
            <w:bookmarkEnd w:id="1835"/>
          </w:p>
          <w:p w14:paraId="61AEA31F" w14:textId="77777777" w:rsidR="00975CC4" w:rsidRPr="00794639" w:rsidRDefault="00975CC4" w:rsidP="00166AF3">
            <w:pPr>
              <w:pStyle w:val="TableBody"/>
              <w:keepNext/>
              <w:rPr>
                <w:b/>
              </w:rPr>
            </w:pPr>
            <w:r w:rsidRPr="00794639">
              <w:rPr>
                <w:b/>
              </w:rPr>
              <w:t>AT+CGMR=?</w:t>
            </w:r>
            <w:bookmarkStart w:id="1836" w:name="_Toc514425213"/>
            <w:bookmarkEnd w:id="1836"/>
          </w:p>
          <w:p w14:paraId="129CF8B7" w14:textId="036B7CAD" w:rsidR="00311552" w:rsidRPr="00794639" w:rsidRDefault="00311552" w:rsidP="00166AF3">
            <w:pPr>
              <w:pStyle w:val="TableBody"/>
              <w:keepNext/>
              <w:rPr>
                <w:b/>
              </w:rPr>
            </w:pPr>
            <w:r w:rsidRPr="00794639">
              <w:rPr>
                <w:b/>
              </w:rPr>
              <w:t>AT+GMR=?</w:t>
            </w:r>
          </w:p>
        </w:tc>
        <w:tc>
          <w:tcPr>
            <w:tcW w:w="7290" w:type="dxa"/>
          </w:tcPr>
          <w:p w14:paraId="2AFE4898" w14:textId="55F28E97" w:rsidR="00975CC4" w:rsidRPr="00794639" w:rsidRDefault="00975CC4" w:rsidP="00166AF3">
            <w:pPr>
              <w:pStyle w:val="TableBody"/>
              <w:keepNext/>
            </w:pPr>
            <w:bookmarkStart w:id="1837" w:name="_Toc514425214"/>
            <w:bookmarkEnd w:id="1837"/>
          </w:p>
          <w:p w14:paraId="7833A6F6" w14:textId="55552DB1" w:rsidR="00975CC4" w:rsidRPr="00794639" w:rsidRDefault="00975CC4" w:rsidP="00166AF3">
            <w:pPr>
              <w:pStyle w:val="TableBody"/>
              <w:keepNext/>
            </w:pPr>
            <w:bookmarkStart w:id="1838" w:name="_Toc514425215"/>
            <w:bookmarkEnd w:id="1838"/>
          </w:p>
          <w:p w14:paraId="709930F6" w14:textId="46322651" w:rsidR="00975CC4" w:rsidRPr="00794639" w:rsidRDefault="00975CC4" w:rsidP="00166AF3">
            <w:pPr>
              <w:pStyle w:val="TableBody"/>
              <w:keepNext/>
              <w:rPr>
                <w:u w:val="single"/>
              </w:rPr>
            </w:pPr>
            <w:r w:rsidRPr="00794639">
              <w:rPr>
                <w:u w:val="single"/>
              </w:rPr>
              <w:t>Response</w:t>
            </w:r>
            <w:bookmarkStart w:id="1839" w:name="_Toc514425216"/>
            <w:bookmarkEnd w:id="1839"/>
          </w:p>
          <w:p w14:paraId="3FF8487A" w14:textId="28E421D2" w:rsidR="00975CC4" w:rsidRPr="00794639" w:rsidRDefault="00975CC4" w:rsidP="00166AF3">
            <w:pPr>
              <w:pStyle w:val="TableBody"/>
              <w:keepNext/>
              <w:rPr>
                <w:b/>
              </w:rPr>
            </w:pPr>
            <w:r w:rsidRPr="00794639">
              <w:rPr>
                <w:b/>
              </w:rPr>
              <w:t>OK</w:t>
            </w:r>
            <w:bookmarkStart w:id="1840" w:name="_Toc514425217"/>
            <w:bookmarkEnd w:id="1840"/>
          </w:p>
        </w:tc>
        <w:bookmarkStart w:id="1841" w:name="_Toc514425218"/>
        <w:bookmarkEnd w:id="1841"/>
      </w:tr>
      <w:tr w:rsidR="00975CC4" w:rsidRPr="00794639" w14:paraId="4FCD4AB8" w14:textId="534E0500" w:rsidTr="00953CD3">
        <w:trPr>
          <w:trHeight w:val="781"/>
        </w:trPr>
        <w:tc>
          <w:tcPr>
            <w:tcW w:w="1707" w:type="dxa"/>
          </w:tcPr>
          <w:p w14:paraId="504AFDD0" w14:textId="6DC3E33F" w:rsidR="00975CC4" w:rsidRPr="00794639" w:rsidRDefault="00975CC4" w:rsidP="00166AF3">
            <w:pPr>
              <w:pStyle w:val="TableBody"/>
              <w:rPr>
                <w:i/>
              </w:rPr>
            </w:pPr>
            <w:r w:rsidRPr="00794639">
              <w:rPr>
                <w:i/>
              </w:rPr>
              <w:t>Execute command</w:t>
            </w:r>
            <w:bookmarkStart w:id="1842" w:name="_Toc514425219"/>
            <w:bookmarkEnd w:id="1842"/>
          </w:p>
          <w:p w14:paraId="67F7EB8D" w14:textId="0EF1D822" w:rsidR="00975CC4" w:rsidRPr="00794639" w:rsidRDefault="00975CC4" w:rsidP="00166AF3">
            <w:pPr>
              <w:pStyle w:val="TableBody"/>
            </w:pPr>
            <w:bookmarkStart w:id="1843" w:name="_Toc514425220"/>
            <w:bookmarkEnd w:id="1843"/>
          </w:p>
          <w:p w14:paraId="2D147C01" w14:textId="05B566F7" w:rsidR="00975CC4" w:rsidRPr="00794639" w:rsidRDefault="00975CC4" w:rsidP="00166AF3">
            <w:pPr>
              <w:pStyle w:val="TableBody"/>
              <w:rPr>
                <w:u w:val="single"/>
              </w:rPr>
            </w:pPr>
            <w:r w:rsidRPr="00794639">
              <w:rPr>
                <w:u w:val="single"/>
              </w:rPr>
              <w:t>Syntax</w:t>
            </w:r>
            <w:bookmarkStart w:id="1844" w:name="_Toc514425221"/>
            <w:bookmarkEnd w:id="1844"/>
          </w:p>
          <w:p w14:paraId="05E60EE7" w14:textId="701787F4" w:rsidR="00975CC4" w:rsidRPr="00794639" w:rsidRDefault="00975CC4" w:rsidP="00166AF3">
            <w:pPr>
              <w:pStyle w:val="TableBody"/>
              <w:rPr>
                <w:b/>
              </w:rPr>
            </w:pPr>
            <w:r w:rsidRPr="00794639">
              <w:rPr>
                <w:b/>
              </w:rPr>
              <w:t>AT+CGMR</w:t>
            </w:r>
            <w:bookmarkStart w:id="1845" w:name="_Toc514425222"/>
            <w:bookmarkEnd w:id="1845"/>
          </w:p>
          <w:p w14:paraId="51C79313" w14:textId="5881091B" w:rsidR="00311552" w:rsidRPr="00794639" w:rsidRDefault="00311552" w:rsidP="00166AF3">
            <w:pPr>
              <w:pStyle w:val="TableBody"/>
              <w:rPr>
                <w:b/>
              </w:rPr>
            </w:pPr>
            <w:r w:rsidRPr="00794639">
              <w:rPr>
                <w:b/>
              </w:rPr>
              <w:t>AT+GMR</w:t>
            </w:r>
          </w:p>
          <w:p w14:paraId="65D673E8" w14:textId="1D1B8DBF" w:rsidR="00975CC4" w:rsidRPr="00794639" w:rsidRDefault="00975CC4" w:rsidP="00166AF3">
            <w:pPr>
              <w:pStyle w:val="TableBody"/>
            </w:pPr>
            <w:bookmarkStart w:id="1846" w:name="_Toc514425223"/>
            <w:bookmarkEnd w:id="1846"/>
          </w:p>
        </w:tc>
        <w:tc>
          <w:tcPr>
            <w:tcW w:w="7290" w:type="dxa"/>
          </w:tcPr>
          <w:p w14:paraId="6F2969C3" w14:textId="4519A7D0" w:rsidR="00975CC4" w:rsidRPr="00794639" w:rsidRDefault="00975CC4" w:rsidP="00166AF3">
            <w:pPr>
              <w:pStyle w:val="TableBody"/>
            </w:pPr>
            <w:bookmarkStart w:id="1847" w:name="_Toc514425224"/>
            <w:bookmarkEnd w:id="1847"/>
          </w:p>
          <w:p w14:paraId="22CB5FEB" w14:textId="04479EB9" w:rsidR="00975CC4" w:rsidRPr="00794639" w:rsidRDefault="00975CC4" w:rsidP="00166AF3">
            <w:pPr>
              <w:pStyle w:val="TableBody"/>
            </w:pPr>
            <w:bookmarkStart w:id="1848" w:name="_Toc514425225"/>
            <w:bookmarkEnd w:id="1848"/>
          </w:p>
          <w:p w14:paraId="6F2B7A6F" w14:textId="16497A8D" w:rsidR="00975CC4" w:rsidRPr="00794639" w:rsidRDefault="00975CC4" w:rsidP="00166AF3">
            <w:pPr>
              <w:pStyle w:val="TableBody"/>
              <w:rPr>
                <w:u w:val="single"/>
              </w:rPr>
            </w:pPr>
            <w:r w:rsidRPr="00794639">
              <w:rPr>
                <w:u w:val="single"/>
              </w:rPr>
              <w:t>Response</w:t>
            </w:r>
            <w:bookmarkStart w:id="1849" w:name="_Toc514425226"/>
            <w:bookmarkEnd w:id="1849"/>
          </w:p>
          <w:p w14:paraId="7204D9C6" w14:textId="5EA6EF81" w:rsidR="00975CC4" w:rsidRPr="00794639" w:rsidRDefault="00311552" w:rsidP="00166AF3">
            <w:pPr>
              <w:pStyle w:val="TableBody"/>
              <w:rPr>
                <w:b/>
              </w:rPr>
            </w:pPr>
            <w:bookmarkStart w:id="1850" w:name="_Toc514425227"/>
            <w:bookmarkEnd w:id="1850"/>
            <w:r w:rsidRPr="00794639">
              <w:rPr>
                <w:b/>
              </w:rPr>
              <w:t>&lt;SW release&gt;</w:t>
            </w:r>
          </w:p>
          <w:p w14:paraId="551BA9F0" w14:textId="77777777" w:rsidR="00975CC4" w:rsidRPr="00794639" w:rsidRDefault="00975CC4" w:rsidP="00166AF3">
            <w:pPr>
              <w:pStyle w:val="TableBody"/>
              <w:rPr>
                <w:b/>
              </w:rPr>
            </w:pPr>
            <w:r w:rsidRPr="00794639">
              <w:rPr>
                <w:b/>
              </w:rPr>
              <w:t>OK</w:t>
            </w:r>
            <w:bookmarkStart w:id="1851" w:name="_Toc514425228"/>
            <w:bookmarkEnd w:id="1851"/>
          </w:p>
          <w:p w14:paraId="25A2B7B4" w14:textId="77777777" w:rsidR="00311552" w:rsidRPr="00794639" w:rsidRDefault="00311552" w:rsidP="00166AF3">
            <w:pPr>
              <w:pStyle w:val="TableBody"/>
            </w:pPr>
          </w:p>
          <w:p w14:paraId="56D50A25" w14:textId="77777777" w:rsidR="00311552" w:rsidRPr="00794639" w:rsidRDefault="00311552" w:rsidP="00166AF3">
            <w:pPr>
              <w:pStyle w:val="TableBody"/>
            </w:pPr>
            <w:r w:rsidRPr="00794639">
              <w:rPr>
                <w:u w:val="single"/>
              </w:rPr>
              <w:t>Parameter</w:t>
            </w:r>
          </w:p>
          <w:p w14:paraId="3F237F09" w14:textId="7B29C2C6" w:rsidR="00311552" w:rsidRPr="00794639" w:rsidRDefault="00311552" w:rsidP="00166AF3">
            <w:pPr>
              <w:pStyle w:val="TableBody"/>
            </w:pPr>
            <w:r w:rsidRPr="00794639">
              <w:rPr>
                <w:b/>
              </w:rPr>
              <w:t>&lt;SW release&gt;</w:t>
            </w:r>
            <w:r w:rsidRPr="00794639">
              <w:tab/>
              <w:t>Software release</w:t>
            </w:r>
          </w:p>
        </w:tc>
        <w:bookmarkStart w:id="1852" w:name="_Toc514425229"/>
        <w:bookmarkEnd w:id="1852"/>
      </w:tr>
      <w:tr w:rsidR="008538AE" w:rsidRPr="00794639" w14:paraId="598618BE" w14:textId="77777777" w:rsidTr="00953CD3">
        <w:trPr>
          <w:trHeight w:val="65"/>
        </w:trPr>
        <w:tc>
          <w:tcPr>
            <w:tcW w:w="1707" w:type="dxa"/>
          </w:tcPr>
          <w:p w14:paraId="1210D891" w14:textId="77777777" w:rsidR="008538AE" w:rsidRPr="00794639" w:rsidRDefault="008538AE" w:rsidP="009E30CD">
            <w:pPr>
              <w:pStyle w:val="TableBody"/>
            </w:pPr>
            <w:bookmarkStart w:id="1853" w:name="_Toc514425231"/>
            <w:bookmarkStart w:id="1854" w:name="_Hlk514679851"/>
            <w:bookmarkEnd w:id="1853"/>
            <w:r w:rsidRPr="00794639">
              <w:rPr>
                <w:u w:val="single"/>
              </w:rPr>
              <w:t>Notes</w:t>
            </w:r>
          </w:p>
        </w:tc>
        <w:tc>
          <w:tcPr>
            <w:tcW w:w="7290" w:type="dxa"/>
          </w:tcPr>
          <w:p w14:paraId="2B50E5A1" w14:textId="77777777" w:rsidR="008538AE" w:rsidRPr="00794639" w:rsidRDefault="008538AE" w:rsidP="009E30CD">
            <w:pPr>
              <w:pStyle w:val="TableBody"/>
              <w:rPr>
                <w:b/>
                <w:highlight w:val="yellow"/>
              </w:rPr>
            </w:pPr>
            <w:r w:rsidRPr="00794639">
              <w:t xml:space="preserve">This command is identical to </w:t>
            </w:r>
            <w:r w:rsidRPr="00794639">
              <w:rPr>
                <w:rStyle w:val="Code"/>
              </w:rPr>
              <w:t>ATI3</w:t>
            </w:r>
            <w:r w:rsidRPr="00794639">
              <w:t>.</w:t>
            </w:r>
            <w:bookmarkStart w:id="1855" w:name="_Toc514425233"/>
            <w:bookmarkEnd w:id="1855"/>
          </w:p>
        </w:tc>
        <w:bookmarkStart w:id="1856" w:name="_Toc514425234"/>
        <w:bookmarkEnd w:id="1856"/>
      </w:tr>
      <w:bookmarkEnd w:id="1854"/>
      <w:tr w:rsidR="00975CC4" w:rsidRPr="00794639" w14:paraId="3D2442DC" w14:textId="55289E77" w:rsidTr="00953CD3">
        <w:trPr>
          <w:trHeight w:val="65"/>
        </w:trPr>
        <w:tc>
          <w:tcPr>
            <w:tcW w:w="1707" w:type="dxa"/>
          </w:tcPr>
          <w:p w14:paraId="45111981" w14:textId="722B96AC" w:rsidR="00975CC4" w:rsidRPr="00794639" w:rsidRDefault="00975CC4" w:rsidP="00166AF3">
            <w:pPr>
              <w:pStyle w:val="TableBody"/>
              <w:rPr>
                <w:u w:val="single"/>
              </w:rPr>
            </w:pPr>
            <w:r w:rsidRPr="00794639">
              <w:rPr>
                <w:u w:val="single"/>
              </w:rPr>
              <w:t>Examples</w:t>
            </w:r>
            <w:bookmarkStart w:id="1857" w:name="_Toc514425235"/>
            <w:bookmarkEnd w:id="1857"/>
          </w:p>
        </w:tc>
        <w:tc>
          <w:tcPr>
            <w:tcW w:w="7290" w:type="dxa"/>
          </w:tcPr>
          <w:p w14:paraId="3C0C3564" w14:textId="759505E3" w:rsidR="00975CC4" w:rsidRPr="00794639" w:rsidRDefault="00975CC4" w:rsidP="00166AF3">
            <w:pPr>
              <w:pStyle w:val="TableBody"/>
              <w:rPr>
                <w:b/>
              </w:rPr>
            </w:pPr>
            <w:r w:rsidRPr="00794639">
              <w:rPr>
                <w:b/>
              </w:rPr>
              <w:t>AT+CGMR</w:t>
            </w:r>
            <w:bookmarkStart w:id="1858" w:name="_Toc514425236"/>
            <w:bookmarkEnd w:id="1858"/>
          </w:p>
          <w:p w14:paraId="3B691AC4" w14:textId="637C3A17" w:rsidR="00975CC4" w:rsidRPr="00794639" w:rsidRDefault="00311552" w:rsidP="00166AF3">
            <w:pPr>
              <w:pStyle w:val="TableBody"/>
              <w:rPr>
                <w:b/>
              </w:rPr>
            </w:pPr>
            <w:r w:rsidRPr="00794639">
              <w:rPr>
                <w:b/>
              </w:rPr>
              <w:t>AHL7800.1.2.3.1.20171211</w:t>
            </w:r>
            <w:bookmarkStart w:id="1859" w:name="_Toc514425237"/>
            <w:bookmarkEnd w:id="1859"/>
          </w:p>
          <w:p w14:paraId="4A349816" w14:textId="43CA4858" w:rsidR="00975CC4" w:rsidRPr="00794639" w:rsidRDefault="00975CC4" w:rsidP="00166AF3">
            <w:pPr>
              <w:pStyle w:val="TableBody"/>
              <w:rPr>
                <w:b/>
              </w:rPr>
            </w:pPr>
            <w:r w:rsidRPr="00794639">
              <w:rPr>
                <w:b/>
              </w:rPr>
              <w:t>OK</w:t>
            </w:r>
            <w:bookmarkStart w:id="1860" w:name="_Toc514425238"/>
            <w:bookmarkEnd w:id="1860"/>
          </w:p>
          <w:p w14:paraId="5EBB5763" w14:textId="424620F3" w:rsidR="00975CC4" w:rsidRPr="00794639" w:rsidRDefault="00975CC4" w:rsidP="00166AF3">
            <w:pPr>
              <w:pStyle w:val="TableBody"/>
            </w:pPr>
            <w:bookmarkStart w:id="1861" w:name="_Toc514425239"/>
            <w:bookmarkEnd w:id="1861"/>
          </w:p>
          <w:p w14:paraId="5414512C" w14:textId="2FCD6F48" w:rsidR="00975CC4" w:rsidRPr="00794639" w:rsidRDefault="00975CC4" w:rsidP="00166AF3">
            <w:pPr>
              <w:pStyle w:val="TableBody"/>
              <w:rPr>
                <w:b/>
              </w:rPr>
            </w:pPr>
            <w:r w:rsidRPr="00794639">
              <w:rPr>
                <w:b/>
              </w:rPr>
              <w:t>AT+GMR</w:t>
            </w:r>
            <w:bookmarkStart w:id="1862" w:name="_Toc514425240"/>
            <w:bookmarkEnd w:id="1862"/>
          </w:p>
          <w:p w14:paraId="6FF3197A" w14:textId="21F490E2" w:rsidR="00311552" w:rsidRPr="00794639" w:rsidRDefault="00311552" w:rsidP="00311552">
            <w:pPr>
              <w:pStyle w:val="TableBody"/>
              <w:rPr>
                <w:b/>
              </w:rPr>
            </w:pPr>
            <w:r w:rsidRPr="00794639">
              <w:rPr>
                <w:b/>
              </w:rPr>
              <w:t>AHL7800.1.2.3.1.20171211</w:t>
            </w:r>
            <w:bookmarkStart w:id="1863" w:name="_Toc514425241"/>
            <w:bookmarkEnd w:id="1863"/>
          </w:p>
          <w:p w14:paraId="48108752" w14:textId="3567F372" w:rsidR="00975CC4" w:rsidRPr="00794639" w:rsidRDefault="00975CC4">
            <w:pPr>
              <w:pStyle w:val="TableBody"/>
              <w:rPr>
                <w:u w:val="single"/>
              </w:rPr>
            </w:pPr>
            <w:r w:rsidRPr="00794639">
              <w:rPr>
                <w:b/>
              </w:rPr>
              <w:t>OK</w:t>
            </w:r>
            <w:bookmarkStart w:id="1864" w:name="_Toc514425242"/>
            <w:bookmarkEnd w:id="1864"/>
          </w:p>
        </w:tc>
        <w:bookmarkStart w:id="1865" w:name="_Toc514425243"/>
        <w:bookmarkEnd w:id="1865"/>
      </w:tr>
    </w:tbl>
    <w:p w14:paraId="3325C53E" w14:textId="77777777" w:rsidR="00975CC4" w:rsidRPr="00794639" w:rsidRDefault="00975CC4" w:rsidP="0059466D">
      <w:pPr>
        <w:pStyle w:val="Heading2"/>
      </w:pPr>
      <w:bookmarkStart w:id="1866" w:name="_Toc345081239"/>
      <w:bookmarkStart w:id="1867" w:name="_Toc349752986"/>
      <w:bookmarkStart w:id="1868" w:name="_Toc349753875"/>
      <w:bookmarkStart w:id="1869" w:name="_Ref366743793"/>
      <w:bookmarkStart w:id="1870" w:name="_Ref369079224"/>
      <w:bookmarkStart w:id="1871" w:name="_Toc368585943"/>
      <w:bookmarkStart w:id="1872" w:name="_Toc486251523"/>
      <w:bookmarkStart w:id="1873" w:name="_Ref518913317"/>
      <w:bookmarkStart w:id="1874" w:name="_Ref518913319"/>
      <w:bookmarkStart w:id="1875" w:name="_Toc531700572"/>
      <w:r w:rsidRPr="00794639">
        <w:t>+CGSN Command: Request Product Serial Number Identification (IMEI)</w:t>
      </w:r>
      <w:bookmarkEnd w:id="1866"/>
      <w:bookmarkEnd w:id="1867"/>
      <w:bookmarkEnd w:id="1868"/>
      <w:bookmarkEnd w:id="1869"/>
      <w:bookmarkEnd w:id="1870"/>
      <w:bookmarkEnd w:id="1871"/>
      <w:bookmarkEnd w:id="1872"/>
      <w:bookmarkEnd w:id="1873"/>
      <w:bookmarkEnd w:id="1874"/>
      <w:bookmarkEnd w:id="1875"/>
    </w:p>
    <w:tbl>
      <w:tblPr>
        <w:tblStyle w:val="TableSWIleft"/>
        <w:tblW w:w="8997" w:type="dxa"/>
        <w:tblLayout w:type="fixed"/>
        <w:tblLook w:val="04A0" w:firstRow="1" w:lastRow="0" w:firstColumn="1" w:lastColumn="0" w:noHBand="0" w:noVBand="1"/>
      </w:tblPr>
      <w:tblGrid>
        <w:gridCol w:w="1728"/>
        <w:gridCol w:w="7269"/>
      </w:tblGrid>
      <w:tr w:rsidR="00975CC4" w:rsidRPr="00794639" w14:paraId="417F837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B0CB4C3" w14:textId="55398ADD" w:rsidR="00975CC4" w:rsidRPr="00794639" w:rsidRDefault="00F22490">
            <w:pPr>
              <w:pStyle w:val="TableRowHead"/>
              <w:spacing w:before="144" w:after="144"/>
            </w:pPr>
            <w:r w:rsidRPr="00794639">
              <w:rPr>
                <w:lang w:eastAsia="zh-CN"/>
              </w:rPr>
              <w:t>HL7800</w:t>
            </w:r>
          </w:p>
        </w:tc>
      </w:tr>
      <w:tr w:rsidR="00975CC4" w:rsidRPr="00794639" w14:paraId="6E046FE9" w14:textId="77777777" w:rsidTr="00170927">
        <w:trPr>
          <w:trHeight w:val="1027"/>
        </w:trPr>
        <w:tc>
          <w:tcPr>
            <w:tcW w:w="1728" w:type="dxa"/>
          </w:tcPr>
          <w:p w14:paraId="53E44CC4" w14:textId="77777777" w:rsidR="00975CC4" w:rsidRPr="00794639" w:rsidRDefault="00975CC4" w:rsidP="00166AF3">
            <w:pPr>
              <w:pStyle w:val="TableBody"/>
              <w:rPr>
                <w:i/>
              </w:rPr>
            </w:pPr>
            <w:r w:rsidRPr="00794639">
              <w:rPr>
                <w:i/>
              </w:rPr>
              <w:t>Test command</w:t>
            </w:r>
          </w:p>
          <w:p w14:paraId="7861ECCB" w14:textId="77777777" w:rsidR="00975CC4" w:rsidRPr="00794639" w:rsidRDefault="00975CC4" w:rsidP="00166AF3">
            <w:pPr>
              <w:pStyle w:val="TableBody"/>
            </w:pPr>
          </w:p>
          <w:p w14:paraId="5FC60FAC" w14:textId="77777777" w:rsidR="00975CC4" w:rsidRPr="00794639" w:rsidRDefault="00975CC4" w:rsidP="00166AF3">
            <w:pPr>
              <w:pStyle w:val="TableBody"/>
              <w:rPr>
                <w:u w:val="single"/>
              </w:rPr>
            </w:pPr>
            <w:r w:rsidRPr="00794639">
              <w:rPr>
                <w:u w:val="single"/>
              </w:rPr>
              <w:t>Syntax</w:t>
            </w:r>
          </w:p>
          <w:p w14:paraId="4C5410ED" w14:textId="77777777" w:rsidR="00975CC4" w:rsidRPr="00794639" w:rsidRDefault="00975CC4" w:rsidP="00166AF3">
            <w:pPr>
              <w:pStyle w:val="TableBody"/>
            </w:pPr>
            <w:commentRangeStart w:id="1876"/>
            <w:r w:rsidRPr="00794639">
              <w:rPr>
                <w:b/>
              </w:rPr>
              <w:t>AT+CGSN=?</w:t>
            </w:r>
            <w:commentRangeEnd w:id="1876"/>
            <w:r w:rsidR="00CA2B3E" w:rsidRPr="00794639">
              <w:rPr>
                <w:rStyle w:val="CommentReference"/>
                <w:rFonts w:ascii="Verdana" w:hAnsi="Verdana" w:cs="Times New Roman"/>
                <w:lang w:eastAsia="en-US"/>
              </w:rPr>
              <w:commentReference w:id="1876"/>
            </w:r>
          </w:p>
        </w:tc>
        <w:tc>
          <w:tcPr>
            <w:tcW w:w="7269" w:type="dxa"/>
          </w:tcPr>
          <w:p w14:paraId="501A2CF6" w14:textId="77777777" w:rsidR="00975CC4" w:rsidRPr="00794639" w:rsidRDefault="00975CC4" w:rsidP="00166AF3">
            <w:pPr>
              <w:pStyle w:val="TableBody"/>
            </w:pPr>
          </w:p>
          <w:p w14:paraId="173BC38B" w14:textId="77777777" w:rsidR="00975CC4" w:rsidRPr="00794639" w:rsidRDefault="00975CC4" w:rsidP="00166AF3">
            <w:pPr>
              <w:pStyle w:val="TableBody"/>
            </w:pPr>
          </w:p>
          <w:p w14:paraId="6AC96DBB" w14:textId="77777777" w:rsidR="00975CC4" w:rsidRPr="000656F8" w:rsidRDefault="00975CC4" w:rsidP="00166AF3">
            <w:pPr>
              <w:pStyle w:val="TableBody"/>
              <w:rPr>
                <w:u w:val="single"/>
              </w:rPr>
            </w:pPr>
            <w:r w:rsidRPr="000656F8">
              <w:rPr>
                <w:u w:val="single"/>
              </w:rPr>
              <w:t>Response</w:t>
            </w:r>
          </w:p>
          <w:p w14:paraId="64BAF57A" w14:textId="77777777" w:rsidR="00164ED6" w:rsidRPr="00A5422A" w:rsidRDefault="00164ED6" w:rsidP="00164ED6">
            <w:pPr>
              <w:pStyle w:val="Default"/>
              <w:rPr>
                <w:sz w:val="18"/>
                <w:szCs w:val="18"/>
              </w:rPr>
            </w:pPr>
            <w:r w:rsidRPr="005C602E">
              <w:rPr>
                <w:b/>
                <w:bCs/>
                <w:sz w:val="18"/>
                <w:szCs w:val="18"/>
              </w:rPr>
              <w:t>+CGSN: (</w:t>
            </w:r>
            <w:r w:rsidRPr="005C602E">
              <w:rPr>
                <w:sz w:val="18"/>
                <w:szCs w:val="18"/>
              </w:rPr>
              <w:t xml:space="preserve">list of supported </w:t>
            </w:r>
            <w:r w:rsidRPr="00913410">
              <w:rPr>
                <w:b/>
                <w:bCs/>
                <w:sz w:val="18"/>
                <w:szCs w:val="18"/>
              </w:rPr>
              <w:t>&lt;snt&gt;</w:t>
            </w:r>
            <w:r w:rsidRPr="00913410">
              <w:rPr>
                <w:sz w:val="18"/>
                <w:szCs w:val="18"/>
              </w:rPr>
              <w:t>s</w:t>
            </w:r>
            <w:r w:rsidRPr="00913410">
              <w:rPr>
                <w:b/>
                <w:bCs/>
                <w:sz w:val="18"/>
                <w:szCs w:val="18"/>
              </w:rPr>
              <w:t xml:space="preserve">) </w:t>
            </w:r>
          </w:p>
          <w:p w14:paraId="4C838EA7" w14:textId="2EFE4009" w:rsidR="00975CC4" w:rsidRPr="00794639" w:rsidRDefault="00164ED6" w:rsidP="00164ED6">
            <w:pPr>
              <w:pStyle w:val="TableBody"/>
            </w:pPr>
            <w:r w:rsidRPr="00794639">
              <w:rPr>
                <w:b/>
                <w:bCs/>
                <w:szCs w:val="18"/>
              </w:rPr>
              <w:t xml:space="preserve">OK </w:t>
            </w:r>
          </w:p>
        </w:tc>
      </w:tr>
      <w:tr w:rsidR="008610FD" w:rsidRPr="00794639" w14:paraId="080DBF95" w14:textId="77777777" w:rsidTr="00DF20AD">
        <w:trPr>
          <w:cantSplit w:val="0"/>
          <w:trHeight w:val="781"/>
        </w:trPr>
        <w:tc>
          <w:tcPr>
            <w:tcW w:w="0" w:type="dxa"/>
          </w:tcPr>
          <w:p w14:paraId="3B463648" w14:textId="77777777" w:rsidR="00975CC4" w:rsidRPr="00794639" w:rsidRDefault="00975CC4" w:rsidP="00166AF3">
            <w:pPr>
              <w:pStyle w:val="TableBody"/>
              <w:rPr>
                <w:i/>
              </w:rPr>
            </w:pPr>
            <w:r w:rsidRPr="00794639">
              <w:rPr>
                <w:i/>
              </w:rPr>
              <w:t>Execute command</w:t>
            </w:r>
          </w:p>
          <w:p w14:paraId="0F9D2CB8" w14:textId="77777777" w:rsidR="00975CC4" w:rsidRPr="00794639" w:rsidRDefault="00975CC4" w:rsidP="00166AF3">
            <w:pPr>
              <w:pStyle w:val="TableBody"/>
            </w:pPr>
          </w:p>
          <w:p w14:paraId="1BC94A0A" w14:textId="77777777" w:rsidR="00975CC4" w:rsidRPr="00794639" w:rsidRDefault="00975CC4" w:rsidP="00166AF3">
            <w:pPr>
              <w:pStyle w:val="TableBody"/>
              <w:rPr>
                <w:u w:val="single"/>
              </w:rPr>
            </w:pPr>
            <w:r w:rsidRPr="00794639">
              <w:rPr>
                <w:u w:val="single"/>
              </w:rPr>
              <w:t>Syntax</w:t>
            </w:r>
          </w:p>
          <w:p w14:paraId="3052C3FF" w14:textId="2A919D29" w:rsidR="00975CC4" w:rsidRPr="00794639" w:rsidRDefault="00975CC4" w:rsidP="00166AF3">
            <w:pPr>
              <w:pStyle w:val="TableBody"/>
            </w:pPr>
            <w:commentRangeStart w:id="1877"/>
            <w:r w:rsidRPr="00794639">
              <w:rPr>
                <w:rFonts w:eastAsiaTheme="minorHAnsi"/>
                <w:b/>
                <w:szCs w:val="18"/>
                <w:lang w:eastAsia="fr-FR"/>
              </w:rPr>
              <w:t>AT+CGSN</w:t>
            </w:r>
            <w:commentRangeEnd w:id="1877"/>
            <w:r w:rsidR="00985948" w:rsidRPr="00794639">
              <w:rPr>
                <w:rStyle w:val="CommentReference"/>
                <w:rFonts w:eastAsiaTheme="minorHAnsi"/>
                <w:b/>
                <w:sz w:val="18"/>
                <w:szCs w:val="18"/>
                <w:lang w:eastAsia="fr-FR"/>
              </w:rPr>
              <w:commentReference w:id="1877"/>
            </w:r>
            <w:r w:rsidR="008610FD" w:rsidRPr="00794639">
              <w:rPr>
                <w:b/>
              </w:rPr>
              <w:br/>
            </w:r>
            <w:r w:rsidR="00164ED6" w:rsidRPr="00794639">
              <w:rPr>
                <w:rFonts w:eastAsiaTheme="minorHAnsi"/>
                <w:b/>
                <w:szCs w:val="18"/>
                <w:lang w:eastAsia="fr-FR"/>
              </w:rPr>
              <w:t>[=&lt;snt&gt;]</w:t>
            </w:r>
          </w:p>
        </w:tc>
        <w:tc>
          <w:tcPr>
            <w:tcW w:w="0" w:type="dxa"/>
          </w:tcPr>
          <w:p w14:paraId="7235DC15" w14:textId="77777777" w:rsidR="00975CC4" w:rsidRPr="000656F8" w:rsidRDefault="00975CC4" w:rsidP="00166AF3">
            <w:pPr>
              <w:pStyle w:val="TableBody"/>
            </w:pPr>
          </w:p>
          <w:p w14:paraId="174918A7" w14:textId="77777777" w:rsidR="00975CC4" w:rsidRPr="000656F8" w:rsidRDefault="00975CC4" w:rsidP="00166AF3">
            <w:pPr>
              <w:pStyle w:val="TableBody"/>
            </w:pPr>
          </w:p>
          <w:p w14:paraId="6A437E6E" w14:textId="77777777" w:rsidR="00975CC4" w:rsidRPr="007E4A1F" w:rsidRDefault="00975CC4" w:rsidP="00166AF3">
            <w:pPr>
              <w:pStyle w:val="TableBody"/>
              <w:rPr>
                <w:u w:val="single"/>
              </w:rPr>
            </w:pPr>
            <w:r w:rsidRPr="007E4A1F">
              <w:rPr>
                <w:u w:val="single"/>
              </w:rPr>
              <w:t>Response</w:t>
            </w:r>
          </w:p>
          <w:p w14:paraId="3F21B97F" w14:textId="4B493035" w:rsidR="00164ED6" w:rsidRPr="005C602E" w:rsidRDefault="00164ED6" w:rsidP="00164ED6">
            <w:pPr>
              <w:pStyle w:val="Default"/>
              <w:rPr>
                <w:color w:val="3D3E40"/>
                <w:sz w:val="18"/>
                <w:szCs w:val="18"/>
              </w:rPr>
            </w:pPr>
            <w:r w:rsidRPr="005C602E">
              <w:rPr>
                <w:color w:val="3D3E40"/>
                <w:sz w:val="18"/>
                <w:szCs w:val="18"/>
              </w:rPr>
              <w:t xml:space="preserve">When &lt;snt&gt;=0 (or omitted) and command is successful: </w:t>
            </w:r>
          </w:p>
          <w:p w14:paraId="0BD61F7C" w14:textId="51CB394B" w:rsidR="00164ED6" w:rsidRPr="00913410" w:rsidRDefault="00164ED6" w:rsidP="00164ED6">
            <w:pPr>
              <w:pStyle w:val="Default"/>
              <w:rPr>
                <w:color w:val="3D3E40"/>
                <w:sz w:val="18"/>
                <w:szCs w:val="18"/>
              </w:rPr>
            </w:pPr>
            <w:r w:rsidRPr="00913410">
              <w:rPr>
                <w:b/>
                <w:bCs/>
                <w:color w:val="3D3E40"/>
                <w:sz w:val="18"/>
                <w:szCs w:val="18"/>
              </w:rPr>
              <w:t>&lt;sn&gt;</w:t>
            </w:r>
          </w:p>
          <w:p w14:paraId="308287DA" w14:textId="7C61DC7E" w:rsidR="00164ED6" w:rsidRPr="00A5422A" w:rsidRDefault="00164ED6" w:rsidP="00164ED6">
            <w:pPr>
              <w:pStyle w:val="Default"/>
              <w:rPr>
                <w:b/>
                <w:bCs/>
                <w:color w:val="3D3E40"/>
                <w:sz w:val="18"/>
                <w:szCs w:val="18"/>
              </w:rPr>
            </w:pPr>
            <w:r w:rsidRPr="00A5422A">
              <w:rPr>
                <w:b/>
                <w:bCs/>
                <w:color w:val="3D3E40"/>
                <w:sz w:val="18"/>
                <w:szCs w:val="18"/>
              </w:rPr>
              <w:t>OK</w:t>
            </w:r>
          </w:p>
          <w:p w14:paraId="1F0200B5" w14:textId="77777777" w:rsidR="008610FD" w:rsidRPr="00E4123A" w:rsidRDefault="008610FD" w:rsidP="00164ED6">
            <w:pPr>
              <w:pStyle w:val="Default"/>
              <w:rPr>
                <w:color w:val="3D3E40"/>
                <w:sz w:val="18"/>
                <w:szCs w:val="18"/>
              </w:rPr>
            </w:pPr>
          </w:p>
          <w:p w14:paraId="1AA28BB1" w14:textId="77777777" w:rsidR="00164ED6" w:rsidRPr="00794639" w:rsidRDefault="00164ED6" w:rsidP="00164ED6">
            <w:pPr>
              <w:pStyle w:val="Default"/>
              <w:rPr>
                <w:color w:val="3D3E40"/>
                <w:sz w:val="18"/>
                <w:szCs w:val="18"/>
              </w:rPr>
            </w:pPr>
            <w:r w:rsidRPr="00794639">
              <w:rPr>
                <w:color w:val="3D3E40"/>
                <w:sz w:val="18"/>
                <w:szCs w:val="18"/>
              </w:rPr>
              <w:t xml:space="preserve">When &lt;snt&gt;=1 and command is successful: </w:t>
            </w:r>
          </w:p>
          <w:p w14:paraId="68D5C271" w14:textId="5154BD57" w:rsidR="00164ED6" w:rsidRPr="00794639" w:rsidRDefault="00164ED6" w:rsidP="00164ED6">
            <w:pPr>
              <w:pStyle w:val="Default"/>
              <w:rPr>
                <w:color w:val="3D3E40"/>
                <w:sz w:val="18"/>
                <w:szCs w:val="18"/>
              </w:rPr>
            </w:pPr>
            <w:r w:rsidRPr="00794639">
              <w:rPr>
                <w:b/>
                <w:bCs/>
                <w:color w:val="3D3E40"/>
                <w:sz w:val="18"/>
                <w:szCs w:val="18"/>
              </w:rPr>
              <w:t>+CGSN: &lt;imei&gt;</w:t>
            </w:r>
          </w:p>
          <w:p w14:paraId="6B914B48" w14:textId="3AF09E47" w:rsidR="00164ED6" w:rsidRPr="00794639" w:rsidRDefault="00164ED6" w:rsidP="00164ED6">
            <w:pPr>
              <w:pStyle w:val="Default"/>
              <w:rPr>
                <w:b/>
                <w:bCs/>
                <w:color w:val="3D3E40"/>
                <w:sz w:val="18"/>
                <w:szCs w:val="18"/>
              </w:rPr>
            </w:pPr>
            <w:r w:rsidRPr="00794639">
              <w:rPr>
                <w:b/>
                <w:bCs/>
                <w:color w:val="3D3E40"/>
                <w:sz w:val="18"/>
                <w:szCs w:val="18"/>
              </w:rPr>
              <w:t>OK</w:t>
            </w:r>
          </w:p>
          <w:p w14:paraId="6501D49C" w14:textId="77777777" w:rsidR="008610FD" w:rsidRPr="00794639" w:rsidRDefault="008610FD" w:rsidP="00164ED6">
            <w:pPr>
              <w:pStyle w:val="Default"/>
              <w:rPr>
                <w:color w:val="3D3E40"/>
                <w:sz w:val="18"/>
                <w:szCs w:val="18"/>
              </w:rPr>
            </w:pPr>
          </w:p>
          <w:p w14:paraId="4001E804" w14:textId="77777777" w:rsidR="00164ED6" w:rsidRPr="00794639" w:rsidRDefault="00164ED6" w:rsidP="00164ED6">
            <w:pPr>
              <w:pStyle w:val="Default"/>
              <w:rPr>
                <w:color w:val="3D3E40"/>
                <w:sz w:val="18"/>
                <w:szCs w:val="18"/>
              </w:rPr>
            </w:pPr>
            <w:r w:rsidRPr="00794639">
              <w:rPr>
                <w:color w:val="3D3E40"/>
                <w:sz w:val="18"/>
                <w:szCs w:val="18"/>
              </w:rPr>
              <w:t xml:space="preserve">When &lt;snt&gt;=2 and command is successful: </w:t>
            </w:r>
          </w:p>
          <w:p w14:paraId="242EB9CC" w14:textId="3BF4E44F" w:rsidR="00164ED6" w:rsidRPr="00794639" w:rsidRDefault="00164ED6" w:rsidP="00164ED6">
            <w:pPr>
              <w:pStyle w:val="Default"/>
              <w:rPr>
                <w:color w:val="3D3E40"/>
                <w:sz w:val="18"/>
                <w:szCs w:val="18"/>
              </w:rPr>
            </w:pPr>
            <w:r w:rsidRPr="00794639">
              <w:rPr>
                <w:b/>
                <w:bCs/>
                <w:color w:val="3D3E40"/>
                <w:sz w:val="18"/>
                <w:szCs w:val="18"/>
              </w:rPr>
              <w:t>+CGSN: &lt;imeisv&gt;</w:t>
            </w:r>
          </w:p>
          <w:p w14:paraId="2F9A8081" w14:textId="3CE76E5C" w:rsidR="00164ED6" w:rsidRPr="00794639" w:rsidRDefault="00164ED6" w:rsidP="00164ED6">
            <w:pPr>
              <w:pStyle w:val="Default"/>
              <w:rPr>
                <w:b/>
                <w:bCs/>
                <w:color w:val="3D3E40"/>
                <w:sz w:val="18"/>
                <w:szCs w:val="18"/>
              </w:rPr>
            </w:pPr>
            <w:r w:rsidRPr="00794639">
              <w:rPr>
                <w:b/>
                <w:bCs/>
                <w:color w:val="3D3E40"/>
                <w:sz w:val="18"/>
                <w:szCs w:val="18"/>
              </w:rPr>
              <w:t>OK</w:t>
            </w:r>
          </w:p>
          <w:p w14:paraId="23CFBB9C" w14:textId="77777777" w:rsidR="008610FD" w:rsidRPr="00794639" w:rsidRDefault="008610FD" w:rsidP="00164ED6">
            <w:pPr>
              <w:pStyle w:val="Default"/>
              <w:rPr>
                <w:color w:val="3D3E40"/>
                <w:sz w:val="18"/>
                <w:szCs w:val="18"/>
              </w:rPr>
            </w:pPr>
          </w:p>
          <w:p w14:paraId="5540B3F2" w14:textId="77777777" w:rsidR="00164ED6" w:rsidRPr="00794639" w:rsidRDefault="00164ED6" w:rsidP="00164ED6">
            <w:pPr>
              <w:pStyle w:val="Default"/>
              <w:rPr>
                <w:color w:val="3D3E40"/>
                <w:sz w:val="18"/>
                <w:szCs w:val="18"/>
              </w:rPr>
            </w:pPr>
            <w:r w:rsidRPr="00794639">
              <w:rPr>
                <w:color w:val="3D3E40"/>
                <w:sz w:val="18"/>
                <w:szCs w:val="18"/>
              </w:rPr>
              <w:lastRenderedPageBreak/>
              <w:t xml:space="preserve">When &lt;snt&gt;=3 and command is successful: </w:t>
            </w:r>
          </w:p>
          <w:p w14:paraId="2E443803" w14:textId="15819A17" w:rsidR="00164ED6" w:rsidRPr="00794639" w:rsidRDefault="00164ED6" w:rsidP="00164ED6">
            <w:pPr>
              <w:pStyle w:val="Default"/>
              <w:rPr>
                <w:color w:val="3D3E40"/>
                <w:sz w:val="18"/>
                <w:szCs w:val="18"/>
              </w:rPr>
            </w:pPr>
            <w:r w:rsidRPr="00794639">
              <w:rPr>
                <w:b/>
                <w:bCs/>
                <w:color w:val="3D3E40"/>
                <w:sz w:val="18"/>
                <w:szCs w:val="18"/>
              </w:rPr>
              <w:t>+CGSN: &lt;svn&gt;</w:t>
            </w:r>
          </w:p>
          <w:p w14:paraId="5C05520E" w14:textId="77777777" w:rsidR="008610FD" w:rsidRPr="00794639" w:rsidRDefault="00164ED6" w:rsidP="00164ED6">
            <w:pPr>
              <w:pStyle w:val="Default"/>
              <w:rPr>
                <w:b/>
                <w:bCs/>
                <w:color w:val="3D3E40"/>
                <w:sz w:val="18"/>
                <w:szCs w:val="18"/>
              </w:rPr>
            </w:pPr>
            <w:r w:rsidRPr="00794639">
              <w:rPr>
                <w:b/>
                <w:bCs/>
                <w:color w:val="3D3E40"/>
                <w:sz w:val="18"/>
                <w:szCs w:val="18"/>
              </w:rPr>
              <w:t>OK</w:t>
            </w:r>
          </w:p>
          <w:p w14:paraId="0A25908D" w14:textId="38EC4AFB" w:rsidR="00164ED6" w:rsidRPr="00794639" w:rsidRDefault="00164ED6" w:rsidP="00164ED6">
            <w:pPr>
              <w:pStyle w:val="Default"/>
              <w:rPr>
                <w:color w:val="3D3E40"/>
                <w:sz w:val="18"/>
                <w:szCs w:val="18"/>
              </w:rPr>
            </w:pPr>
            <w:r w:rsidRPr="00794639">
              <w:rPr>
                <w:b/>
                <w:bCs/>
                <w:color w:val="3D3E40"/>
                <w:sz w:val="18"/>
                <w:szCs w:val="18"/>
              </w:rPr>
              <w:t xml:space="preserve"> </w:t>
            </w:r>
          </w:p>
          <w:p w14:paraId="5E27334F" w14:textId="28010F97" w:rsidR="00164ED6" w:rsidRPr="00794639" w:rsidRDefault="00164ED6" w:rsidP="00164ED6">
            <w:pPr>
              <w:pStyle w:val="Default"/>
              <w:rPr>
                <w:color w:val="3D3E40"/>
                <w:sz w:val="18"/>
                <w:szCs w:val="18"/>
              </w:rPr>
            </w:pPr>
            <w:r w:rsidRPr="00794639">
              <w:rPr>
                <w:color w:val="3D3E40"/>
                <w:sz w:val="18"/>
                <w:szCs w:val="18"/>
              </w:rPr>
              <w:t>or</w:t>
            </w:r>
          </w:p>
          <w:p w14:paraId="20E83F7C" w14:textId="572F5B87" w:rsidR="00164ED6" w:rsidRPr="00794639" w:rsidRDefault="00164ED6" w:rsidP="00164ED6">
            <w:pPr>
              <w:pStyle w:val="Default"/>
              <w:rPr>
                <w:b/>
                <w:bCs/>
                <w:color w:val="3D3E40"/>
                <w:sz w:val="18"/>
                <w:szCs w:val="18"/>
              </w:rPr>
            </w:pPr>
            <w:r w:rsidRPr="00794639">
              <w:rPr>
                <w:b/>
                <w:bCs/>
                <w:color w:val="3D3E40"/>
                <w:sz w:val="18"/>
                <w:szCs w:val="18"/>
              </w:rPr>
              <w:t>+CME ERROR: &lt;err&gt;</w:t>
            </w:r>
          </w:p>
          <w:p w14:paraId="4ED73E8E" w14:textId="77777777" w:rsidR="00164ED6" w:rsidRPr="00794639" w:rsidRDefault="00164ED6" w:rsidP="00164ED6">
            <w:pPr>
              <w:pStyle w:val="Default"/>
              <w:rPr>
                <w:color w:val="3D3E40"/>
                <w:sz w:val="18"/>
                <w:szCs w:val="18"/>
              </w:rPr>
            </w:pPr>
          </w:p>
          <w:p w14:paraId="08D82D1A" w14:textId="4BBFE647" w:rsidR="00164ED6" w:rsidRPr="00794639" w:rsidRDefault="00164ED6" w:rsidP="00164ED6">
            <w:pPr>
              <w:pStyle w:val="Default"/>
              <w:rPr>
                <w:color w:val="3D3E40"/>
                <w:sz w:val="18"/>
                <w:szCs w:val="18"/>
                <w:u w:val="single"/>
              </w:rPr>
            </w:pPr>
            <w:r w:rsidRPr="00794639">
              <w:rPr>
                <w:color w:val="3D3E40"/>
                <w:sz w:val="18"/>
                <w:szCs w:val="18"/>
                <w:u w:val="single"/>
              </w:rPr>
              <w:t>Parameters</w:t>
            </w:r>
          </w:p>
          <w:p w14:paraId="6846E2A2" w14:textId="3DD2EC01" w:rsidR="00164ED6" w:rsidRPr="00794639" w:rsidRDefault="00164ED6" w:rsidP="00164ED6">
            <w:pPr>
              <w:pStyle w:val="Default"/>
              <w:rPr>
                <w:color w:val="3D3E40"/>
                <w:sz w:val="18"/>
                <w:szCs w:val="18"/>
              </w:rPr>
            </w:pPr>
            <w:r w:rsidRPr="00794639">
              <w:rPr>
                <w:b/>
                <w:bCs/>
                <w:color w:val="3D3E40"/>
                <w:sz w:val="18"/>
                <w:szCs w:val="18"/>
              </w:rPr>
              <w:t>&lt;snt&gt;</w:t>
            </w:r>
            <w:r w:rsidR="008610FD" w:rsidRPr="00794639">
              <w:rPr>
                <w:b/>
                <w:bCs/>
                <w:color w:val="3D3E40"/>
                <w:sz w:val="18"/>
                <w:szCs w:val="18"/>
              </w:rPr>
              <w:tab/>
            </w:r>
            <w:r w:rsidRPr="00794639">
              <w:rPr>
                <w:color w:val="3D3E40"/>
                <w:sz w:val="18"/>
                <w:szCs w:val="18"/>
              </w:rPr>
              <w:t>0</w:t>
            </w:r>
            <w:r w:rsidR="008610FD" w:rsidRPr="00794639">
              <w:rPr>
                <w:color w:val="3D3E40"/>
                <w:sz w:val="18"/>
                <w:szCs w:val="18"/>
              </w:rPr>
              <w:tab/>
            </w:r>
            <w:r w:rsidRPr="00794639">
              <w:rPr>
                <w:color w:val="3D3E40"/>
                <w:sz w:val="18"/>
                <w:szCs w:val="18"/>
              </w:rPr>
              <w:t>Returns the IMEI</w:t>
            </w:r>
          </w:p>
          <w:p w14:paraId="64182180" w14:textId="47429362" w:rsidR="008610FD" w:rsidRPr="00794639" w:rsidRDefault="008610FD" w:rsidP="00164ED6">
            <w:pPr>
              <w:pStyle w:val="Default"/>
              <w:rPr>
                <w:color w:val="3D3E40"/>
                <w:sz w:val="18"/>
                <w:szCs w:val="18"/>
              </w:rPr>
            </w:pPr>
            <w:r w:rsidRPr="00794639">
              <w:rPr>
                <w:color w:val="3D3E40"/>
                <w:sz w:val="18"/>
                <w:szCs w:val="18"/>
              </w:rPr>
              <w:tab/>
            </w:r>
            <w:r w:rsidR="00164ED6" w:rsidRPr="00794639">
              <w:rPr>
                <w:color w:val="3D3E40"/>
                <w:sz w:val="18"/>
                <w:szCs w:val="18"/>
              </w:rPr>
              <w:t>1</w:t>
            </w:r>
            <w:r w:rsidRPr="00794639">
              <w:rPr>
                <w:color w:val="3D3E40"/>
                <w:sz w:val="18"/>
                <w:szCs w:val="18"/>
              </w:rPr>
              <w:tab/>
            </w:r>
            <w:r w:rsidR="00164ED6" w:rsidRPr="00794639">
              <w:rPr>
                <w:color w:val="3D3E40"/>
                <w:sz w:val="18"/>
                <w:szCs w:val="18"/>
              </w:rPr>
              <w:t>Returns the IMEI</w:t>
            </w:r>
          </w:p>
          <w:p w14:paraId="6D650578" w14:textId="3BB0A40A" w:rsidR="008610FD" w:rsidRPr="00794639" w:rsidRDefault="008610FD" w:rsidP="00164ED6">
            <w:pPr>
              <w:pStyle w:val="Default"/>
              <w:rPr>
                <w:color w:val="3D3E40"/>
                <w:sz w:val="18"/>
                <w:szCs w:val="18"/>
              </w:rPr>
            </w:pPr>
            <w:r w:rsidRPr="00794639">
              <w:rPr>
                <w:color w:val="3D3E40"/>
                <w:sz w:val="18"/>
                <w:szCs w:val="18"/>
              </w:rPr>
              <w:tab/>
            </w:r>
            <w:r w:rsidR="00164ED6" w:rsidRPr="00794639">
              <w:rPr>
                <w:color w:val="3D3E40"/>
                <w:sz w:val="18"/>
                <w:szCs w:val="18"/>
              </w:rPr>
              <w:t>2</w:t>
            </w:r>
            <w:r w:rsidRPr="00794639">
              <w:rPr>
                <w:color w:val="3D3E40"/>
                <w:sz w:val="18"/>
                <w:szCs w:val="18"/>
              </w:rPr>
              <w:tab/>
            </w:r>
            <w:r w:rsidR="00164ED6" w:rsidRPr="00794639">
              <w:rPr>
                <w:color w:val="3D3E40"/>
                <w:sz w:val="18"/>
                <w:szCs w:val="18"/>
              </w:rPr>
              <w:t>Returns the IMEISV</w:t>
            </w:r>
          </w:p>
          <w:p w14:paraId="21446BDA" w14:textId="0291E216" w:rsidR="00164ED6" w:rsidRPr="00794639" w:rsidRDefault="008610FD" w:rsidP="00164ED6">
            <w:pPr>
              <w:pStyle w:val="Default"/>
              <w:rPr>
                <w:color w:val="3D3E40"/>
                <w:sz w:val="18"/>
                <w:szCs w:val="18"/>
              </w:rPr>
            </w:pPr>
            <w:r w:rsidRPr="00794639">
              <w:rPr>
                <w:color w:val="3D3E40"/>
                <w:sz w:val="18"/>
                <w:szCs w:val="18"/>
              </w:rPr>
              <w:tab/>
            </w:r>
            <w:r w:rsidR="00164ED6" w:rsidRPr="00794639">
              <w:rPr>
                <w:color w:val="3D3E40"/>
                <w:sz w:val="18"/>
                <w:szCs w:val="18"/>
              </w:rPr>
              <w:t>3</w:t>
            </w:r>
            <w:r w:rsidRPr="00794639">
              <w:rPr>
                <w:color w:val="3D3E40"/>
                <w:sz w:val="18"/>
                <w:szCs w:val="18"/>
              </w:rPr>
              <w:tab/>
            </w:r>
            <w:r w:rsidR="00164ED6" w:rsidRPr="00794639">
              <w:rPr>
                <w:color w:val="3D3E40"/>
                <w:sz w:val="18"/>
                <w:szCs w:val="18"/>
              </w:rPr>
              <w:t xml:space="preserve">Returns the SVN </w:t>
            </w:r>
          </w:p>
          <w:p w14:paraId="3093F4B9" w14:textId="77777777" w:rsidR="00164ED6" w:rsidRPr="00794639" w:rsidRDefault="00164ED6" w:rsidP="00164ED6">
            <w:pPr>
              <w:pStyle w:val="Default"/>
              <w:rPr>
                <w:color w:val="3D3E40"/>
                <w:sz w:val="18"/>
                <w:szCs w:val="18"/>
              </w:rPr>
            </w:pPr>
          </w:p>
          <w:p w14:paraId="58EA3C19" w14:textId="27327680" w:rsidR="00164ED6" w:rsidRPr="00794639" w:rsidRDefault="00164ED6" w:rsidP="00164ED6">
            <w:pPr>
              <w:pStyle w:val="Default"/>
              <w:rPr>
                <w:color w:val="3D3E40"/>
                <w:sz w:val="18"/>
                <w:szCs w:val="18"/>
              </w:rPr>
            </w:pPr>
            <w:r w:rsidRPr="00794639">
              <w:rPr>
                <w:b/>
                <w:bCs/>
                <w:color w:val="3D3E40"/>
                <w:sz w:val="18"/>
                <w:szCs w:val="18"/>
              </w:rPr>
              <w:t>&lt;sn&gt;, &lt;imei&gt;</w:t>
            </w:r>
            <w:r w:rsidR="008610FD" w:rsidRPr="00794639">
              <w:rPr>
                <w:b/>
                <w:bCs/>
                <w:color w:val="3D3E40"/>
                <w:sz w:val="18"/>
                <w:szCs w:val="18"/>
              </w:rPr>
              <w:tab/>
            </w:r>
            <w:r w:rsidR="008610FD" w:rsidRPr="00794639">
              <w:rPr>
                <w:b/>
                <w:bCs/>
                <w:color w:val="3D3E40"/>
                <w:sz w:val="18"/>
                <w:szCs w:val="18"/>
              </w:rPr>
              <w:tab/>
            </w:r>
            <w:r w:rsidRPr="00794639">
              <w:rPr>
                <w:color w:val="3D3E40"/>
                <w:sz w:val="18"/>
                <w:szCs w:val="18"/>
              </w:rPr>
              <w:t>International Mobile Station Equipment Identity</w:t>
            </w:r>
          </w:p>
          <w:p w14:paraId="0BFCD2B2" w14:textId="77777777" w:rsidR="008610FD" w:rsidRPr="00794639" w:rsidRDefault="008610FD" w:rsidP="00164ED6">
            <w:pPr>
              <w:pStyle w:val="Default"/>
              <w:rPr>
                <w:color w:val="3D3E40"/>
                <w:sz w:val="18"/>
                <w:szCs w:val="18"/>
              </w:rPr>
            </w:pPr>
          </w:p>
          <w:p w14:paraId="0F0E9EDE" w14:textId="55F8DF25" w:rsidR="008610FD" w:rsidRPr="00794639" w:rsidRDefault="00164ED6" w:rsidP="00164ED6">
            <w:pPr>
              <w:pStyle w:val="Default"/>
              <w:rPr>
                <w:color w:val="3D3E40"/>
                <w:sz w:val="18"/>
                <w:szCs w:val="18"/>
              </w:rPr>
            </w:pPr>
            <w:r w:rsidRPr="00794639">
              <w:rPr>
                <w:b/>
                <w:bCs/>
                <w:color w:val="3D3E40"/>
                <w:sz w:val="18"/>
                <w:szCs w:val="18"/>
              </w:rPr>
              <w:t>&lt;imeisv&gt;</w:t>
            </w:r>
            <w:r w:rsidR="008610FD" w:rsidRPr="00794639">
              <w:rPr>
                <w:b/>
                <w:bCs/>
                <w:color w:val="3D3E40"/>
                <w:sz w:val="18"/>
                <w:szCs w:val="18"/>
              </w:rPr>
              <w:tab/>
            </w:r>
            <w:r w:rsidRPr="00794639">
              <w:rPr>
                <w:color w:val="3D3E40"/>
                <w:sz w:val="18"/>
                <w:szCs w:val="18"/>
              </w:rPr>
              <w:t>International Mobile Station Equipment Identity and Software Version Number</w:t>
            </w:r>
          </w:p>
          <w:p w14:paraId="2D1063E0" w14:textId="479575B1" w:rsidR="00164ED6" w:rsidRPr="00794639" w:rsidRDefault="00164ED6" w:rsidP="00164ED6">
            <w:pPr>
              <w:pStyle w:val="Default"/>
              <w:rPr>
                <w:color w:val="3D3E40"/>
                <w:sz w:val="18"/>
                <w:szCs w:val="18"/>
              </w:rPr>
            </w:pPr>
          </w:p>
          <w:p w14:paraId="17C552FF" w14:textId="4BD0ECAE" w:rsidR="00975CC4" w:rsidRPr="00794639" w:rsidRDefault="00164ED6" w:rsidP="00166AF3">
            <w:pPr>
              <w:pStyle w:val="TableBody"/>
            </w:pPr>
            <w:r w:rsidRPr="00794639">
              <w:rPr>
                <w:b/>
                <w:bCs/>
                <w:szCs w:val="18"/>
              </w:rPr>
              <w:t>&lt;svn&gt;</w:t>
            </w:r>
            <w:r w:rsidR="008610FD" w:rsidRPr="00794639">
              <w:rPr>
                <w:b/>
                <w:bCs/>
                <w:szCs w:val="18"/>
              </w:rPr>
              <w:tab/>
            </w:r>
            <w:r w:rsidR="008610FD" w:rsidRPr="00794639">
              <w:rPr>
                <w:b/>
                <w:bCs/>
                <w:szCs w:val="18"/>
              </w:rPr>
              <w:tab/>
            </w:r>
            <w:r w:rsidRPr="00794639">
              <w:rPr>
                <w:szCs w:val="18"/>
              </w:rPr>
              <w:t xml:space="preserve">Software Version Number </w:t>
            </w:r>
          </w:p>
        </w:tc>
      </w:tr>
      <w:tr w:rsidR="00975CC4" w:rsidRPr="00794639" w14:paraId="4D861FF7" w14:textId="77777777" w:rsidTr="00170927">
        <w:trPr>
          <w:trHeight w:val="587"/>
        </w:trPr>
        <w:tc>
          <w:tcPr>
            <w:tcW w:w="1728" w:type="dxa"/>
          </w:tcPr>
          <w:p w14:paraId="127B5A6C" w14:textId="77777777" w:rsidR="00975CC4" w:rsidRPr="00794639" w:rsidRDefault="00975CC4" w:rsidP="004651D1">
            <w:pPr>
              <w:pStyle w:val="tablebody0"/>
              <w:rPr>
                <w:u w:val="single"/>
                <w:lang w:val="en-US"/>
              </w:rPr>
            </w:pPr>
            <w:r w:rsidRPr="00794639">
              <w:rPr>
                <w:u w:val="single"/>
                <w:lang w:val="en-US"/>
              </w:rPr>
              <w:lastRenderedPageBreak/>
              <w:t>Reference</w:t>
            </w:r>
          </w:p>
          <w:p w14:paraId="6A8A1C3F" w14:textId="29149FD6" w:rsidR="00164ED6" w:rsidRPr="00794639" w:rsidRDefault="00164ED6" w:rsidP="004651D1">
            <w:pPr>
              <w:pStyle w:val="tablebody0"/>
              <w:rPr>
                <w:lang w:val="en-US"/>
              </w:rPr>
            </w:pPr>
            <w:r w:rsidRPr="00794639">
              <w:rPr>
                <w:lang w:val="en-US"/>
              </w:rPr>
              <w:t>27.007 Rev13</w:t>
            </w:r>
          </w:p>
          <w:p w14:paraId="2148A9EB" w14:textId="5B30B6CC" w:rsidR="00975CC4" w:rsidRPr="00794639" w:rsidRDefault="00975CC4" w:rsidP="004651D1">
            <w:pPr>
              <w:pStyle w:val="tablebody0"/>
              <w:rPr>
                <w:lang w:val="en-US"/>
              </w:rPr>
            </w:pPr>
          </w:p>
        </w:tc>
        <w:tc>
          <w:tcPr>
            <w:tcW w:w="7269" w:type="dxa"/>
          </w:tcPr>
          <w:p w14:paraId="7BAB5730" w14:textId="77777777" w:rsidR="00975CC4" w:rsidRPr="00794639" w:rsidRDefault="00975CC4" w:rsidP="004651D1">
            <w:pPr>
              <w:pStyle w:val="tablebody0"/>
              <w:rPr>
                <w:u w:val="single"/>
                <w:lang w:val="en-US"/>
              </w:rPr>
            </w:pPr>
            <w:r w:rsidRPr="00794639">
              <w:rPr>
                <w:u w:val="single"/>
                <w:lang w:val="en-US"/>
              </w:rPr>
              <w:t>Notes</w:t>
            </w:r>
          </w:p>
          <w:p w14:paraId="7024FC89" w14:textId="77777777" w:rsidR="00975CC4" w:rsidRPr="00794639" w:rsidRDefault="00975CC4" w:rsidP="004651D1">
            <w:pPr>
              <w:pStyle w:val="tablebody0"/>
              <w:numPr>
                <w:ilvl w:val="0"/>
                <w:numId w:val="448"/>
              </w:numPr>
              <w:rPr>
                <w:lang w:val="en-US"/>
              </w:rPr>
            </w:pPr>
            <w:r w:rsidRPr="00794639">
              <w:rPr>
                <w:lang w:val="en-US"/>
              </w:rPr>
              <w:t>This command can work with or without a SIM.</w:t>
            </w:r>
          </w:p>
          <w:p w14:paraId="55F906C9" w14:textId="77777777" w:rsidR="00975CC4" w:rsidRPr="00794639" w:rsidRDefault="00975CC4" w:rsidP="004651D1">
            <w:pPr>
              <w:pStyle w:val="tablebody0"/>
              <w:numPr>
                <w:ilvl w:val="0"/>
                <w:numId w:val="448"/>
              </w:numPr>
              <w:rPr>
                <w:lang w:val="en-US"/>
              </w:rPr>
            </w:pPr>
            <w:r w:rsidRPr="00794639">
              <w:rPr>
                <w:lang w:val="en-US"/>
              </w:rPr>
              <w:t xml:space="preserve">See also </w:t>
            </w:r>
            <w:commentRangeStart w:id="1878"/>
            <w:commentRangeStart w:id="1879"/>
            <w:r w:rsidRPr="00DF20AD">
              <w:rPr>
                <w:rStyle w:val="Code"/>
                <w:lang w:val="en-US"/>
              </w:rPr>
              <w:t>AT+KGSN</w:t>
            </w:r>
            <w:commentRangeEnd w:id="1878"/>
            <w:r w:rsidR="00CA2B3E" w:rsidRPr="00DF20AD">
              <w:rPr>
                <w:rStyle w:val="Code"/>
                <w:lang w:val="en-US"/>
              </w:rPr>
              <w:commentReference w:id="1878"/>
            </w:r>
            <w:commentRangeEnd w:id="1879"/>
            <w:r w:rsidR="002379A8" w:rsidRPr="00DF20AD">
              <w:rPr>
                <w:rStyle w:val="Code"/>
                <w:lang w:val="en-US"/>
              </w:rPr>
              <w:commentReference w:id="1879"/>
            </w:r>
            <w:r w:rsidRPr="00794639">
              <w:rPr>
                <w:lang w:val="en-US"/>
              </w:rPr>
              <w:t>.</w:t>
            </w:r>
          </w:p>
        </w:tc>
      </w:tr>
    </w:tbl>
    <w:p w14:paraId="5AE5A60F" w14:textId="77777777" w:rsidR="00E80A4C" w:rsidRPr="00794639" w:rsidRDefault="00E80A4C" w:rsidP="00E80A4C">
      <w:pPr>
        <w:pStyle w:val="Heading2"/>
      </w:pPr>
      <w:bookmarkStart w:id="1880" w:name="_Toc503183888"/>
      <w:bookmarkStart w:id="1881" w:name="_Toc503189909"/>
      <w:bookmarkStart w:id="1882" w:name="_Toc503195930"/>
      <w:bookmarkStart w:id="1883" w:name="_Toc503201951"/>
      <w:bookmarkStart w:id="1884" w:name="_Toc511145906"/>
      <w:bookmarkStart w:id="1885" w:name="_Toc511203950"/>
      <w:bookmarkStart w:id="1886" w:name="_Toc512618360"/>
      <w:bookmarkStart w:id="1887" w:name="_Toc512858578"/>
      <w:bookmarkStart w:id="1888" w:name="_Toc512858831"/>
      <w:bookmarkStart w:id="1889" w:name="_Toc514425245"/>
      <w:bookmarkStart w:id="1890" w:name="_Toc514668629"/>
      <w:bookmarkStart w:id="1891" w:name="_Toc503183889"/>
      <w:bookmarkStart w:id="1892" w:name="_Toc503189910"/>
      <w:bookmarkStart w:id="1893" w:name="_Toc503195931"/>
      <w:bookmarkStart w:id="1894" w:name="_Toc503201952"/>
      <w:bookmarkStart w:id="1895" w:name="_Toc511145907"/>
      <w:bookmarkStart w:id="1896" w:name="_Toc511203951"/>
      <w:bookmarkStart w:id="1897" w:name="_Toc512618361"/>
      <w:bookmarkStart w:id="1898" w:name="_Toc512858579"/>
      <w:bookmarkStart w:id="1899" w:name="_Toc512858832"/>
      <w:bookmarkStart w:id="1900" w:name="_Toc514425322"/>
      <w:bookmarkStart w:id="1901" w:name="_Toc514668706"/>
      <w:bookmarkStart w:id="1902" w:name="_Toc345081240"/>
      <w:bookmarkStart w:id="1903" w:name="_Toc349752987"/>
      <w:bookmarkStart w:id="1904" w:name="_Toc349753876"/>
      <w:bookmarkStart w:id="1905" w:name="_Ref366743816"/>
      <w:bookmarkStart w:id="1906" w:name="_Ref369079229"/>
      <w:bookmarkStart w:id="1907" w:name="_Toc368585944"/>
      <w:bookmarkStart w:id="1908" w:name="_Ref372105865"/>
      <w:bookmarkStart w:id="1909" w:name="_Toc464721472"/>
      <w:bookmarkStart w:id="1910" w:name="_Toc469062271"/>
      <w:bookmarkStart w:id="1911" w:name="_Toc469400611"/>
      <w:bookmarkStart w:id="1912" w:name="_Toc505933270"/>
      <w:bookmarkStart w:id="1913" w:name="_Ref518912657"/>
      <w:bookmarkStart w:id="1914" w:name="_Ref518912659"/>
      <w:bookmarkStart w:id="1915" w:name="_Ref525918155"/>
      <w:bookmarkStart w:id="1916" w:name="_Ref525918158"/>
      <w:bookmarkStart w:id="1917" w:name="_Toc531700573"/>
      <w:bookmarkStart w:id="1918" w:name="_Toc345081241"/>
      <w:bookmarkStart w:id="1919" w:name="_Toc349752988"/>
      <w:bookmarkStart w:id="1920" w:name="_Toc349753877"/>
      <w:bookmarkStart w:id="1921" w:name="_Ref366743822"/>
      <w:bookmarkStart w:id="1922" w:name="_Ref369079235"/>
      <w:bookmarkStart w:id="1923" w:name="_Toc368585945"/>
      <w:bookmarkStart w:id="1924" w:name="_Ref372105872"/>
      <w:bookmarkStart w:id="1925" w:name="_Toc486251526"/>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commentRangeStart w:id="1926"/>
      <w:r w:rsidRPr="00794639">
        <w:t>+KGSN Command: Request Product Serial Number and Software Version</w:t>
      </w:r>
      <w:bookmarkEnd w:id="1902"/>
      <w:bookmarkEnd w:id="1903"/>
      <w:bookmarkEnd w:id="1904"/>
      <w:bookmarkEnd w:id="1905"/>
      <w:bookmarkEnd w:id="1906"/>
      <w:bookmarkEnd w:id="1907"/>
      <w:bookmarkEnd w:id="1908"/>
      <w:bookmarkEnd w:id="1909"/>
      <w:bookmarkEnd w:id="1910"/>
      <w:bookmarkEnd w:id="1911"/>
      <w:bookmarkEnd w:id="1912"/>
      <w:bookmarkEnd w:id="1913"/>
      <w:bookmarkEnd w:id="1914"/>
      <w:commentRangeEnd w:id="1926"/>
      <w:r w:rsidR="002F3C41" w:rsidRPr="00794639">
        <w:rPr>
          <w:rStyle w:val="CommentReference"/>
          <w:rFonts w:ascii="Verdana" w:eastAsia="Times New Roman" w:hAnsi="Verdana" w:cs="Times New Roman"/>
          <w:b w:val="0"/>
          <w:lang w:eastAsia="en-US"/>
        </w:rPr>
        <w:commentReference w:id="1926"/>
      </w:r>
      <w:bookmarkEnd w:id="1915"/>
      <w:bookmarkEnd w:id="1916"/>
      <w:bookmarkEnd w:id="1917"/>
    </w:p>
    <w:tbl>
      <w:tblPr>
        <w:tblStyle w:val="TableSWIleft"/>
        <w:tblW w:w="8997" w:type="dxa"/>
        <w:tblLayout w:type="fixed"/>
        <w:tblLook w:val="04A0" w:firstRow="1" w:lastRow="0" w:firstColumn="1" w:lastColumn="0" w:noHBand="0" w:noVBand="1"/>
      </w:tblPr>
      <w:tblGrid>
        <w:gridCol w:w="1707"/>
        <w:gridCol w:w="7290"/>
      </w:tblGrid>
      <w:tr w:rsidR="00E80A4C" w:rsidRPr="00794639" w14:paraId="78264A7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D09B309" w14:textId="77777777" w:rsidR="00E80A4C" w:rsidRPr="005C602E" w:rsidRDefault="00E80A4C">
            <w:pPr>
              <w:pStyle w:val="TableRowHead"/>
              <w:spacing w:before="144" w:after="144"/>
              <w:rPr>
                <w:bCs w:val="0"/>
              </w:rPr>
            </w:pPr>
            <w:r w:rsidRPr="005C602E">
              <w:t>HL7800</w:t>
            </w:r>
          </w:p>
        </w:tc>
      </w:tr>
      <w:tr w:rsidR="00E80A4C" w:rsidRPr="00794639" w14:paraId="5B1BDEDB" w14:textId="77777777" w:rsidTr="00953CD3">
        <w:trPr>
          <w:trHeight w:val="978"/>
        </w:trPr>
        <w:tc>
          <w:tcPr>
            <w:tcW w:w="1707" w:type="dxa"/>
          </w:tcPr>
          <w:p w14:paraId="7002B9B9" w14:textId="77777777" w:rsidR="00E80A4C" w:rsidRPr="00794639" w:rsidRDefault="00E80A4C" w:rsidP="00E80A4C">
            <w:pPr>
              <w:pStyle w:val="TableBody"/>
              <w:rPr>
                <w:i/>
              </w:rPr>
            </w:pPr>
            <w:r w:rsidRPr="00794639">
              <w:rPr>
                <w:i/>
              </w:rPr>
              <w:t>Test command</w:t>
            </w:r>
          </w:p>
          <w:p w14:paraId="339BE4F8" w14:textId="77777777" w:rsidR="00E80A4C" w:rsidRPr="00794639" w:rsidRDefault="00E80A4C" w:rsidP="00E80A4C">
            <w:pPr>
              <w:pStyle w:val="TableBody"/>
            </w:pPr>
          </w:p>
          <w:p w14:paraId="7EABD42F" w14:textId="77777777" w:rsidR="00E80A4C" w:rsidRPr="00794639" w:rsidRDefault="00E80A4C" w:rsidP="00E80A4C">
            <w:pPr>
              <w:pStyle w:val="TableBody"/>
              <w:rPr>
                <w:u w:val="single"/>
              </w:rPr>
            </w:pPr>
            <w:r w:rsidRPr="00794639">
              <w:rPr>
                <w:u w:val="single"/>
              </w:rPr>
              <w:t>Syntax</w:t>
            </w:r>
          </w:p>
          <w:p w14:paraId="20F803F7" w14:textId="77777777" w:rsidR="00E80A4C" w:rsidRPr="00794639" w:rsidRDefault="00E80A4C" w:rsidP="00E80A4C">
            <w:pPr>
              <w:pStyle w:val="TableBody"/>
              <w:keepNext/>
              <w:rPr>
                <w:b/>
              </w:rPr>
            </w:pPr>
            <w:r w:rsidRPr="00794639">
              <w:rPr>
                <w:b/>
              </w:rPr>
              <w:t>AT+KGSN=?</w:t>
            </w:r>
          </w:p>
        </w:tc>
        <w:tc>
          <w:tcPr>
            <w:tcW w:w="0" w:type="dxa"/>
          </w:tcPr>
          <w:p w14:paraId="65BCDBFE" w14:textId="77777777" w:rsidR="00E80A4C" w:rsidRPr="00794639" w:rsidRDefault="00E80A4C" w:rsidP="00E80A4C">
            <w:pPr>
              <w:pStyle w:val="TableBody"/>
            </w:pPr>
          </w:p>
          <w:p w14:paraId="19508122" w14:textId="77777777" w:rsidR="00E80A4C" w:rsidRPr="00794639" w:rsidRDefault="00E80A4C" w:rsidP="00E80A4C">
            <w:pPr>
              <w:pStyle w:val="TableBody"/>
            </w:pPr>
          </w:p>
          <w:p w14:paraId="4076B15F" w14:textId="77777777" w:rsidR="00E80A4C" w:rsidRPr="00794639" w:rsidRDefault="00E80A4C" w:rsidP="00E80A4C">
            <w:pPr>
              <w:pStyle w:val="TableBody"/>
              <w:rPr>
                <w:u w:val="single"/>
              </w:rPr>
            </w:pPr>
            <w:r w:rsidRPr="00794639">
              <w:rPr>
                <w:u w:val="single"/>
              </w:rPr>
              <w:t>Response</w:t>
            </w:r>
          </w:p>
          <w:p w14:paraId="247F4FF2" w14:textId="77777777" w:rsidR="00E80A4C" w:rsidRPr="00794639" w:rsidRDefault="00E80A4C" w:rsidP="00E80A4C">
            <w:pPr>
              <w:pStyle w:val="TableBody"/>
            </w:pPr>
            <w:r w:rsidRPr="00794639">
              <w:rPr>
                <w:b/>
              </w:rPr>
              <w:t>+KGSN:</w:t>
            </w:r>
            <w:r w:rsidRPr="00794639">
              <w:t xml:space="preserve"> (list of supported </w:t>
            </w:r>
            <w:r w:rsidRPr="00794639">
              <w:rPr>
                <w:b/>
              </w:rPr>
              <w:t>&lt;number type&gt;</w:t>
            </w:r>
            <w:r w:rsidRPr="00794639">
              <w:t>s)</w:t>
            </w:r>
          </w:p>
          <w:p w14:paraId="432AC6DD" w14:textId="77777777" w:rsidR="00E80A4C" w:rsidRPr="00794639" w:rsidRDefault="00E80A4C" w:rsidP="00E80A4C">
            <w:pPr>
              <w:pStyle w:val="TableBody"/>
              <w:keepNext/>
            </w:pPr>
            <w:r w:rsidRPr="00794639">
              <w:rPr>
                <w:b/>
              </w:rPr>
              <w:t>OK</w:t>
            </w:r>
          </w:p>
        </w:tc>
      </w:tr>
      <w:tr w:rsidR="00E80A4C" w:rsidRPr="00794639" w14:paraId="3BA47422" w14:textId="77777777" w:rsidTr="00DF20AD">
        <w:trPr>
          <w:cantSplit w:val="0"/>
          <w:trHeight w:val="815"/>
        </w:trPr>
        <w:tc>
          <w:tcPr>
            <w:tcW w:w="0" w:type="dxa"/>
          </w:tcPr>
          <w:p w14:paraId="2A017E9A" w14:textId="77777777" w:rsidR="00E80A4C" w:rsidRPr="00794639" w:rsidRDefault="00E80A4C" w:rsidP="00E80A4C">
            <w:pPr>
              <w:pStyle w:val="TableBody"/>
              <w:rPr>
                <w:i/>
              </w:rPr>
            </w:pPr>
            <w:r w:rsidRPr="00794639">
              <w:rPr>
                <w:i/>
              </w:rPr>
              <w:t>Execute command</w:t>
            </w:r>
          </w:p>
          <w:p w14:paraId="1662B1C4" w14:textId="77777777" w:rsidR="00E80A4C" w:rsidRPr="00794639" w:rsidRDefault="00E80A4C" w:rsidP="00E80A4C">
            <w:pPr>
              <w:pStyle w:val="TableBody"/>
            </w:pPr>
          </w:p>
          <w:p w14:paraId="634A5B2E" w14:textId="77777777" w:rsidR="00E80A4C" w:rsidRPr="00794639" w:rsidRDefault="00E80A4C" w:rsidP="00E80A4C">
            <w:pPr>
              <w:pStyle w:val="TableBody"/>
              <w:rPr>
                <w:u w:val="single"/>
              </w:rPr>
            </w:pPr>
            <w:r w:rsidRPr="00794639">
              <w:rPr>
                <w:u w:val="single"/>
              </w:rPr>
              <w:t>Syntax</w:t>
            </w:r>
          </w:p>
          <w:p w14:paraId="242E510E" w14:textId="2B0F12ED" w:rsidR="00E80A4C" w:rsidRPr="00794639" w:rsidRDefault="00E80A4C">
            <w:pPr>
              <w:pStyle w:val="TableBody"/>
              <w:rPr>
                <w:b/>
              </w:rPr>
            </w:pPr>
            <w:r w:rsidRPr="00794639">
              <w:rPr>
                <w:b/>
              </w:rPr>
              <w:t>AT+KGSN=</w:t>
            </w:r>
            <w:r w:rsidRPr="00794639">
              <w:rPr>
                <w:b/>
              </w:rPr>
              <w:br/>
              <w:t>&lt;number type&gt;</w:t>
            </w:r>
          </w:p>
        </w:tc>
        <w:tc>
          <w:tcPr>
            <w:tcW w:w="0" w:type="dxa"/>
          </w:tcPr>
          <w:p w14:paraId="1FE83DD6" w14:textId="77777777" w:rsidR="00E80A4C" w:rsidRPr="00794639" w:rsidRDefault="00E80A4C" w:rsidP="00E80A4C">
            <w:pPr>
              <w:pStyle w:val="TableBody"/>
            </w:pPr>
          </w:p>
          <w:p w14:paraId="2B98F39D" w14:textId="77777777" w:rsidR="00E80A4C" w:rsidRPr="00794639" w:rsidRDefault="00E80A4C" w:rsidP="00E80A4C">
            <w:pPr>
              <w:pStyle w:val="TableBody"/>
            </w:pPr>
          </w:p>
          <w:p w14:paraId="25C6A2B5" w14:textId="77777777" w:rsidR="00E80A4C" w:rsidRPr="00794639" w:rsidRDefault="00E80A4C" w:rsidP="00E80A4C">
            <w:pPr>
              <w:pStyle w:val="TableBody"/>
              <w:rPr>
                <w:u w:val="single"/>
              </w:rPr>
            </w:pPr>
            <w:r w:rsidRPr="00794639">
              <w:rPr>
                <w:u w:val="single"/>
              </w:rPr>
              <w:t>Response</w:t>
            </w:r>
          </w:p>
          <w:p w14:paraId="505CB6F8" w14:textId="77777777" w:rsidR="00E80A4C" w:rsidRPr="00794639" w:rsidRDefault="00E80A4C" w:rsidP="00E80A4C">
            <w:pPr>
              <w:pStyle w:val="TableBody"/>
              <w:rPr>
                <w:bCs/>
              </w:rPr>
            </w:pPr>
            <w:r w:rsidRPr="00794639">
              <w:t>If &lt;number type&gt; = 0:</w:t>
            </w:r>
          </w:p>
          <w:p w14:paraId="0FE4314C" w14:textId="77777777" w:rsidR="00E80A4C" w:rsidRPr="00794639" w:rsidRDefault="00E80A4C" w:rsidP="00E80A4C">
            <w:pPr>
              <w:pStyle w:val="TableBody"/>
              <w:rPr>
                <w:b/>
                <w:bCs/>
              </w:rPr>
            </w:pPr>
            <w:r w:rsidRPr="00794639">
              <w:rPr>
                <w:b/>
              </w:rPr>
              <w:t>+KGSN: &lt;IMEI&gt;</w:t>
            </w:r>
          </w:p>
          <w:p w14:paraId="4043E4FC" w14:textId="32630404" w:rsidR="00E80A4C" w:rsidRPr="00794639" w:rsidRDefault="00E80A4C" w:rsidP="00E80A4C">
            <w:pPr>
              <w:pStyle w:val="TableBody"/>
              <w:rPr>
                <w:b/>
              </w:rPr>
            </w:pPr>
            <w:r w:rsidRPr="00794639">
              <w:rPr>
                <w:b/>
              </w:rPr>
              <w:t>OK</w:t>
            </w:r>
          </w:p>
          <w:p w14:paraId="1B9DD7EF" w14:textId="77777777" w:rsidR="00D55D58" w:rsidRPr="00794639" w:rsidRDefault="00D55D58" w:rsidP="00A438E3">
            <w:pPr>
              <w:pStyle w:val="TableBody"/>
            </w:pPr>
          </w:p>
          <w:p w14:paraId="24981C7B" w14:textId="77777777" w:rsidR="00D55D58" w:rsidRPr="00794639" w:rsidRDefault="00D55D58" w:rsidP="00D55D58">
            <w:pPr>
              <w:pStyle w:val="TableBody"/>
              <w:rPr>
                <w:bCs/>
              </w:rPr>
            </w:pPr>
            <w:r w:rsidRPr="00794639">
              <w:t>If &lt;number type&gt; = 1:</w:t>
            </w:r>
          </w:p>
          <w:p w14:paraId="7A8950B4" w14:textId="77777777" w:rsidR="00D55D58" w:rsidRPr="00794639" w:rsidRDefault="00D55D58" w:rsidP="00D55D58">
            <w:pPr>
              <w:pStyle w:val="TableBody"/>
              <w:rPr>
                <w:b/>
                <w:bCs/>
              </w:rPr>
            </w:pPr>
            <w:r w:rsidRPr="00794639">
              <w:rPr>
                <w:b/>
              </w:rPr>
              <w:t>+KGSN: &lt;IMEISV&gt;</w:t>
            </w:r>
          </w:p>
          <w:p w14:paraId="00EA082C" w14:textId="77777777" w:rsidR="00D55D58" w:rsidRPr="00794639" w:rsidRDefault="00D55D58" w:rsidP="00D55D58">
            <w:pPr>
              <w:pStyle w:val="TableBody"/>
              <w:rPr>
                <w:b/>
                <w:bCs/>
              </w:rPr>
            </w:pPr>
            <w:r w:rsidRPr="00794639">
              <w:rPr>
                <w:b/>
              </w:rPr>
              <w:t>OK</w:t>
            </w:r>
          </w:p>
          <w:p w14:paraId="2D484059" w14:textId="77777777" w:rsidR="00D55D58" w:rsidRPr="00794639" w:rsidRDefault="00D55D58" w:rsidP="00A438E3">
            <w:pPr>
              <w:pStyle w:val="TableBody"/>
            </w:pPr>
          </w:p>
          <w:p w14:paraId="47D9714C" w14:textId="77777777" w:rsidR="00D55D58" w:rsidRPr="00794639" w:rsidRDefault="00D55D58" w:rsidP="00D55D58">
            <w:pPr>
              <w:pStyle w:val="TableBody"/>
              <w:rPr>
                <w:bCs/>
              </w:rPr>
            </w:pPr>
            <w:r w:rsidRPr="00794639">
              <w:t>If &lt;number type&gt; = 2:</w:t>
            </w:r>
          </w:p>
          <w:p w14:paraId="7BDC4337" w14:textId="77777777" w:rsidR="00D55D58" w:rsidRPr="00794639" w:rsidRDefault="00D55D58" w:rsidP="00D55D58">
            <w:pPr>
              <w:pStyle w:val="TableBody"/>
              <w:rPr>
                <w:bCs/>
              </w:rPr>
            </w:pPr>
            <w:r w:rsidRPr="00794639">
              <w:rPr>
                <w:b/>
              </w:rPr>
              <w:t>+KGSN: &lt;IMEISV_STR&gt;</w:t>
            </w:r>
          </w:p>
          <w:p w14:paraId="4C0B8BF7" w14:textId="77777777" w:rsidR="00D55D58" w:rsidRPr="00794639" w:rsidRDefault="00D55D58" w:rsidP="00D55D58">
            <w:pPr>
              <w:pStyle w:val="TableBody"/>
              <w:rPr>
                <w:b/>
                <w:bCs/>
              </w:rPr>
            </w:pPr>
            <w:r w:rsidRPr="00794639">
              <w:rPr>
                <w:b/>
              </w:rPr>
              <w:t>OK</w:t>
            </w:r>
          </w:p>
          <w:p w14:paraId="5071591F" w14:textId="77777777" w:rsidR="00E80A4C" w:rsidRPr="00794639" w:rsidRDefault="00E80A4C" w:rsidP="00A438E3">
            <w:pPr>
              <w:pStyle w:val="TableBody"/>
            </w:pPr>
          </w:p>
          <w:p w14:paraId="2774E5EF" w14:textId="77777777" w:rsidR="00E80A4C" w:rsidRPr="00794639" w:rsidRDefault="00E80A4C" w:rsidP="00E80A4C">
            <w:pPr>
              <w:pStyle w:val="TableBody"/>
              <w:rPr>
                <w:bCs/>
              </w:rPr>
            </w:pPr>
            <w:r w:rsidRPr="00794639">
              <w:t>If &lt;number type&gt; = 3:</w:t>
            </w:r>
          </w:p>
          <w:p w14:paraId="4AA5DC56" w14:textId="77777777" w:rsidR="00E80A4C" w:rsidRPr="00794639" w:rsidRDefault="00E80A4C" w:rsidP="00E80A4C">
            <w:pPr>
              <w:pStyle w:val="TableBody"/>
              <w:rPr>
                <w:bCs/>
              </w:rPr>
            </w:pPr>
            <w:r w:rsidRPr="00794639">
              <w:rPr>
                <w:b/>
              </w:rPr>
              <w:t>+KGSN: &lt;FSN&gt;</w:t>
            </w:r>
          </w:p>
          <w:p w14:paraId="5802B944" w14:textId="77777777" w:rsidR="00E80A4C" w:rsidRPr="00794639" w:rsidRDefault="00E80A4C" w:rsidP="00E80A4C">
            <w:pPr>
              <w:pStyle w:val="TableBody"/>
            </w:pPr>
            <w:r w:rsidRPr="00794639">
              <w:rPr>
                <w:b/>
              </w:rPr>
              <w:t>OK</w:t>
            </w:r>
          </w:p>
          <w:p w14:paraId="7B8A405D" w14:textId="279C62BF" w:rsidR="00E80A4C" w:rsidRDefault="00E80A4C" w:rsidP="00A438E3">
            <w:pPr>
              <w:pStyle w:val="TableBody"/>
            </w:pPr>
          </w:p>
          <w:p w14:paraId="358511F4" w14:textId="77777777" w:rsidR="00E4123A" w:rsidRPr="00E4123A" w:rsidRDefault="00E4123A" w:rsidP="00A438E3">
            <w:pPr>
              <w:pStyle w:val="TableBody"/>
            </w:pPr>
          </w:p>
          <w:p w14:paraId="3B60DC0F" w14:textId="77777777" w:rsidR="009F68C6" w:rsidRPr="00794639" w:rsidRDefault="009F68C6" w:rsidP="009F68C6">
            <w:pPr>
              <w:pStyle w:val="TableBody"/>
              <w:rPr>
                <w:bCs/>
              </w:rPr>
            </w:pPr>
            <w:r w:rsidRPr="00794639">
              <w:lastRenderedPageBreak/>
              <w:t xml:space="preserve">If </w:t>
            </w:r>
            <w:r w:rsidRPr="00794639">
              <w:rPr>
                <w:b/>
              </w:rPr>
              <w:t>&lt;number type&gt;</w:t>
            </w:r>
            <w:r w:rsidRPr="00794639">
              <w:t xml:space="preserve"> = </w:t>
            </w:r>
            <w:commentRangeStart w:id="1927"/>
            <w:r w:rsidRPr="00794639">
              <w:t>4</w:t>
            </w:r>
            <w:commentRangeEnd w:id="1927"/>
            <w:r w:rsidR="00A2344A" w:rsidRPr="00794639">
              <w:rPr>
                <w:rStyle w:val="CommentReference"/>
                <w:rFonts w:ascii="Verdana" w:hAnsi="Verdana" w:cs="Times New Roman"/>
                <w:lang w:eastAsia="en-US"/>
              </w:rPr>
              <w:commentReference w:id="1927"/>
            </w:r>
          </w:p>
          <w:p w14:paraId="0DE6F34F" w14:textId="77777777" w:rsidR="009F68C6" w:rsidRPr="00794639" w:rsidRDefault="009F68C6" w:rsidP="009F68C6">
            <w:pPr>
              <w:pStyle w:val="TableBody"/>
              <w:rPr>
                <w:bCs/>
              </w:rPr>
            </w:pPr>
            <w:r w:rsidRPr="00794639">
              <w:rPr>
                <w:b/>
              </w:rPr>
              <w:t>+KGSN: &lt;CSN&gt;</w:t>
            </w:r>
          </w:p>
          <w:p w14:paraId="7010D897" w14:textId="77777777" w:rsidR="009F68C6" w:rsidRPr="000656F8" w:rsidRDefault="009F68C6" w:rsidP="00953CD3">
            <w:pPr>
              <w:pStyle w:val="TableBody"/>
              <w:rPr>
                <w:spacing w:val="10"/>
              </w:rPr>
            </w:pPr>
            <w:r w:rsidRPr="000656F8">
              <w:rPr>
                <w:b/>
              </w:rPr>
              <w:t>OK</w:t>
            </w:r>
          </w:p>
          <w:p w14:paraId="3D4847FA" w14:textId="77777777" w:rsidR="009F68C6" w:rsidRPr="007E4A1F" w:rsidRDefault="009F68C6" w:rsidP="00953CD3">
            <w:pPr>
              <w:pStyle w:val="TableBody"/>
            </w:pPr>
          </w:p>
          <w:p w14:paraId="01D427C0" w14:textId="77777777" w:rsidR="00E80A4C" w:rsidRPr="007E4A1F" w:rsidRDefault="00E80A4C" w:rsidP="00E80A4C">
            <w:pPr>
              <w:pStyle w:val="TableBody"/>
              <w:rPr>
                <w:bCs/>
                <w:u w:val="single"/>
              </w:rPr>
            </w:pPr>
            <w:r w:rsidRPr="007E4A1F">
              <w:rPr>
                <w:u w:val="single"/>
              </w:rPr>
              <w:t>Parameters</w:t>
            </w:r>
          </w:p>
          <w:p w14:paraId="43059CE2" w14:textId="04FAC785" w:rsidR="00E80A4C" w:rsidRPr="00006D08" w:rsidRDefault="00E80A4C" w:rsidP="00E80A4C">
            <w:pPr>
              <w:pStyle w:val="TableBody"/>
              <w:rPr>
                <w:bCs/>
              </w:rPr>
            </w:pPr>
            <w:r w:rsidRPr="007E4A1F">
              <w:rPr>
                <w:b/>
              </w:rPr>
              <w:t>&lt;IMEI&gt;</w:t>
            </w:r>
            <w:r w:rsidRPr="00006D08">
              <w:tab/>
              <w:t>15</w:t>
            </w:r>
            <w:r w:rsidR="008610FD" w:rsidRPr="00006D08">
              <w:t>-</w:t>
            </w:r>
            <w:r w:rsidRPr="00006D08">
              <w:t>digit IMEI (8 digits for TAC + 6 digits for SNR + 1 check digit)</w:t>
            </w:r>
          </w:p>
          <w:p w14:paraId="09E04A79" w14:textId="77777777" w:rsidR="00D55D58" w:rsidRPr="00DF20AD" w:rsidRDefault="00D55D58" w:rsidP="00953CD3">
            <w:pPr>
              <w:pStyle w:val="tablebody0"/>
              <w:rPr>
                <w:lang w:val="en-US"/>
              </w:rPr>
            </w:pPr>
          </w:p>
          <w:p w14:paraId="1074CF0C" w14:textId="56946435" w:rsidR="00D55D58" w:rsidRPr="000656F8" w:rsidRDefault="00D55D58" w:rsidP="00D55D58">
            <w:pPr>
              <w:pStyle w:val="TableBody"/>
            </w:pPr>
            <w:r w:rsidRPr="00794639">
              <w:rPr>
                <w:b/>
              </w:rPr>
              <w:t>&lt;IMEISV&gt;</w:t>
            </w:r>
            <w:r w:rsidRPr="00794639">
              <w:tab/>
              <w:t>16</w:t>
            </w:r>
            <w:r w:rsidR="008610FD" w:rsidRPr="00794639">
              <w:t>-</w:t>
            </w:r>
            <w:r w:rsidRPr="000656F8">
              <w:t>digit IMEISV (8 digits for TAC + 6 digits for SNR + 2 SVN digits)</w:t>
            </w:r>
          </w:p>
          <w:p w14:paraId="6C37AFFC" w14:textId="77777777" w:rsidR="00D55D58" w:rsidRPr="007E4A1F" w:rsidRDefault="00D55D58" w:rsidP="00A438E3">
            <w:pPr>
              <w:pStyle w:val="TableBody"/>
            </w:pPr>
          </w:p>
          <w:p w14:paraId="2F675254" w14:textId="15D52D55" w:rsidR="00D55D58" w:rsidRPr="00794639" w:rsidRDefault="00D55D58" w:rsidP="00D55D58">
            <w:pPr>
              <w:pStyle w:val="TableBody"/>
              <w:rPr>
                <w:bCs/>
              </w:rPr>
            </w:pPr>
            <w:r w:rsidRPr="007E4A1F">
              <w:rPr>
                <w:b/>
              </w:rPr>
              <w:t>&lt;IMEISV_STR&gt;</w:t>
            </w:r>
            <w:r w:rsidRPr="00794639">
              <w:tab/>
            </w:r>
            <w:r w:rsidR="008610FD" w:rsidRPr="00794639">
              <w:t>F</w:t>
            </w:r>
            <w:r w:rsidRPr="00794639">
              <w:t>ormatted string: &lt;14 digits&gt;-&lt;Check digit&gt; SV: &lt;Software version&gt;</w:t>
            </w:r>
          </w:p>
          <w:p w14:paraId="24FA281F" w14:textId="77777777" w:rsidR="00E80A4C" w:rsidRPr="00794639" w:rsidRDefault="00E80A4C" w:rsidP="00A438E3">
            <w:pPr>
              <w:pStyle w:val="TableBody"/>
            </w:pPr>
          </w:p>
          <w:p w14:paraId="341674DF" w14:textId="229C18B3" w:rsidR="00E80A4C" w:rsidRPr="00794639" w:rsidRDefault="00E80A4C" w:rsidP="00E80A4C">
            <w:pPr>
              <w:pStyle w:val="TableBody"/>
            </w:pPr>
            <w:r w:rsidRPr="00794639">
              <w:rPr>
                <w:b/>
              </w:rPr>
              <w:t>&lt;FSN&gt;</w:t>
            </w:r>
            <w:r w:rsidRPr="00794639">
              <w:tab/>
              <w:t>14</w:t>
            </w:r>
            <w:r w:rsidR="008610FD" w:rsidRPr="00794639">
              <w:t>-</w:t>
            </w:r>
            <w:r w:rsidRPr="00794639">
              <w:t>digit Serial Number</w:t>
            </w:r>
          </w:p>
          <w:p w14:paraId="596C5E92" w14:textId="77777777" w:rsidR="009F68C6" w:rsidRPr="00794639" w:rsidRDefault="009F68C6" w:rsidP="00E80A4C">
            <w:pPr>
              <w:pStyle w:val="TableBody"/>
            </w:pPr>
          </w:p>
          <w:p w14:paraId="14B695FB" w14:textId="4FE94A5E" w:rsidR="00E80A4C" w:rsidRPr="00794639" w:rsidRDefault="009F68C6" w:rsidP="00E80A4C">
            <w:pPr>
              <w:pStyle w:val="TableBody"/>
              <w:rPr>
                <w:b/>
                <w:snapToGrid w:val="0"/>
              </w:rPr>
            </w:pPr>
            <w:r w:rsidRPr="00794639">
              <w:rPr>
                <w:b/>
              </w:rPr>
              <w:t>&lt;CSN&gt;</w:t>
            </w:r>
            <w:r w:rsidRPr="00794639">
              <w:tab/>
              <w:t>Customer Serial Number (limited to 2048 characters)</w:t>
            </w:r>
          </w:p>
        </w:tc>
      </w:tr>
      <w:tr w:rsidR="00CE4E8F" w:rsidRPr="00794639" w14:paraId="475E6EFC" w14:textId="77777777" w:rsidTr="00953CD3">
        <w:trPr>
          <w:trHeight w:val="49"/>
        </w:trPr>
        <w:tc>
          <w:tcPr>
            <w:tcW w:w="1707" w:type="dxa"/>
          </w:tcPr>
          <w:p w14:paraId="60676F11" w14:textId="77777777" w:rsidR="00CE4E8F" w:rsidRPr="00794639" w:rsidRDefault="00CE4E8F" w:rsidP="00076AEF">
            <w:pPr>
              <w:pStyle w:val="TableBody"/>
              <w:rPr>
                <w:u w:val="single"/>
              </w:rPr>
            </w:pPr>
            <w:r w:rsidRPr="00794639">
              <w:rPr>
                <w:u w:val="single"/>
              </w:rPr>
              <w:lastRenderedPageBreak/>
              <w:t>Reference</w:t>
            </w:r>
          </w:p>
          <w:p w14:paraId="7B1CC141" w14:textId="77777777" w:rsidR="00CE4E8F" w:rsidRPr="00794639" w:rsidRDefault="00CE4E8F" w:rsidP="00076AEF">
            <w:pPr>
              <w:pStyle w:val="TableBody"/>
            </w:pPr>
            <w:r w:rsidRPr="00794639">
              <w:t>Sierra Wireless Proprietary</w:t>
            </w:r>
          </w:p>
        </w:tc>
        <w:tc>
          <w:tcPr>
            <w:tcW w:w="0" w:type="dxa"/>
          </w:tcPr>
          <w:p w14:paraId="192ED1E7" w14:textId="77777777" w:rsidR="00CE4E8F" w:rsidRPr="00794639" w:rsidRDefault="00CE4E8F" w:rsidP="00076AEF">
            <w:pPr>
              <w:pStyle w:val="TableBody"/>
              <w:rPr>
                <w:u w:val="single"/>
              </w:rPr>
            </w:pPr>
            <w:r w:rsidRPr="00794639">
              <w:rPr>
                <w:u w:val="single"/>
              </w:rPr>
              <w:t>Notes</w:t>
            </w:r>
          </w:p>
          <w:p w14:paraId="343744FD" w14:textId="75BA9BE3" w:rsidR="00CE4E8F" w:rsidRPr="00794639" w:rsidRDefault="00CE4E8F" w:rsidP="00076AEF">
            <w:pPr>
              <w:pStyle w:val="tablebody0"/>
              <w:rPr>
                <w:lang w:val="en-US"/>
              </w:rPr>
            </w:pPr>
            <w:r w:rsidRPr="00794639">
              <w:rPr>
                <w:lang w:val="en-US"/>
              </w:rPr>
              <w:t>This command is used to get the IMEI (</w:t>
            </w:r>
            <w:r w:rsidRPr="00794639">
              <w:rPr>
                <w:color w:val="222222"/>
                <w:shd w:val="clear" w:color="auto" w:fill="FFFFFF"/>
                <w:lang w:val="en-US"/>
              </w:rPr>
              <w:t xml:space="preserve">International Mobile Equipment Identity) </w:t>
            </w:r>
            <w:r w:rsidRPr="00794639">
              <w:rPr>
                <w:lang w:val="en-US"/>
              </w:rPr>
              <w:t>and the software revision.</w:t>
            </w:r>
          </w:p>
        </w:tc>
      </w:tr>
      <w:tr w:rsidR="00E80A4C" w:rsidRPr="00794639" w14:paraId="2523821E" w14:textId="77777777" w:rsidTr="00953CD3">
        <w:trPr>
          <w:cantSplit w:val="0"/>
          <w:trHeight w:val="815"/>
        </w:trPr>
        <w:tc>
          <w:tcPr>
            <w:tcW w:w="1707" w:type="dxa"/>
          </w:tcPr>
          <w:p w14:paraId="630635F5" w14:textId="4D353166" w:rsidR="00E80A4C" w:rsidRPr="00794639" w:rsidRDefault="00E80A4C">
            <w:pPr>
              <w:pStyle w:val="TableBody"/>
              <w:rPr>
                <w:i/>
              </w:rPr>
            </w:pPr>
            <w:r w:rsidRPr="00794639">
              <w:rPr>
                <w:u w:val="single"/>
              </w:rPr>
              <w:t>Examples</w:t>
            </w:r>
          </w:p>
        </w:tc>
        <w:tc>
          <w:tcPr>
            <w:tcW w:w="0" w:type="dxa"/>
          </w:tcPr>
          <w:p w14:paraId="37ABDBD9" w14:textId="77777777" w:rsidR="00E80A4C" w:rsidRPr="00794639" w:rsidRDefault="00E80A4C">
            <w:pPr>
              <w:pStyle w:val="TableBody"/>
              <w:tabs>
                <w:tab w:val="left" w:pos="1206"/>
              </w:tabs>
              <w:rPr>
                <w:b/>
              </w:rPr>
            </w:pPr>
            <w:r w:rsidRPr="00794639">
              <w:rPr>
                <w:b/>
              </w:rPr>
              <w:t>AT+KGSN=0</w:t>
            </w:r>
          </w:p>
          <w:p w14:paraId="571DEA60" w14:textId="77777777" w:rsidR="00E80A4C" w:rsidRPr="00794639" w:rsidRDefault="00E80A4C">
            <w:pPr>
              <w:pStyle w:val="TableBody"/>
              <w:tabs>
                <w:tab w:val="left" w:pos="1206"/>
              </w:tabs>
              <w:rPr>
                <w:b/>
              </w:rPr>
            </w:pPr>
            <w:r w:rsidRPr="00794639">
              <w:rPr>
                <w:b/>
              </w:rPr>
              <w:t>+KGSN: 351578000023006</w:t>
            </w:r>
          </w:p>
          <w:p w14:paraId="31B5453C" w14:textId="77777777" w:rsidR="00E80A4C" w:rsidRPr="00794639" w:rsidRDefault="00E80A4C">
            <w:pPr>
              <w:pStyle w:val="TableBody"/>
              <w:tabs>
                <w:tab w:val="left" w:pos="1206"/>
              </w:tabs>
              <w:rPr>
                <w:b/>
              </w:rPr>
            </w:pPr>
            <w:r w:rsidRPr="00794639">
              <w:rPr>
                <w:b/>
              </w:rPr>
              <w:t>OK</w:t>
            </w:r>
          </w:p>
          <w:p w14:paraId="3AAA1965" w14:textId="532F9D05" w:rsidR="00E80A4C" w:rsidRPr="00794639" w:rsidRDefault="00E80A4C" w:rsidP="00953CD3">
            <w:pPr>
              <w:pStyle w:val="TableBody"/>
            </w:pPr>
          </w:p>
          <w:p w14:paraId="190B7D9B" w14:textId="77777777" w:rsidR="00D55D58" w:rsidRPr="00794639" w:rsidRDefault="00D55D58">
            <w:pPr>
              <w:pStyle w:val="TableBody"/>
              <w:tabs>
                <w:tab w:val="left" w:pos="1206"/>
              </w:tabs>
              <w:rPr>
                <w:b/>
              </w:rPr>
            </w:pPr>
            <w:r w:rsidRPr="00794639">
              <w:rPr>
                <w:b/>
              </w:rPr>
              <w:t>AT+KGSN=1</w:t>
            </w:r>
          </w:p>
          <w:p w14:paraId="68DE6804" w14:textId="77777777" w:rsidR="00D55D58" w:rsidRPr="00794639" w:rsidRDefault="00D55D58">
            <w:pPr>
              <w:pStyle w:val="TableBody"/>
              <w:tabs>
                <w:tab w:val="left" w:pos="1206"/>
              </w:tabs>
              <w:rPr>
                <w:b/>
              </w:rPr>
            </w:pPr>
            <w:r w:rsidRPr="00794639">
              <w:rPr>
                <w:b/>
              </w:rPr>
              <w:t>+KGSN: 3515780000230001</w:t>
            </w:r>
          </w:p>
          <w:p w14:paraId="374950F3" w14:textId="77777777" w:rsidR="00D55D58" w:rsidRPr="00794639" w:rsidRDefault="00D55D58">
            <w:pPr>
              <w:pStyle w:val="TableBody"/>
              <w:tabs>
                <w:tab w:val="left" w:pos="1206"/>
              </w:tabs>
              <w:rPr>
                <w:b/>
              </w:rPr>
            </w:pPr>
            <w:r w:rsidRPr="00794639">
              <w:rPr>
                <w:b/>
              </w:rPr>
              <w:t>OK</w:t>
            </w:r>
          </w:p>
          <w:p w14:paraId="12B3388C" w14:textId="77777777" w:rsidR="00D55D58" w:rsidRPr="00794639" w:rsidRDefault="00D55D58" w:rsidP="00953CD3">
            <w:pPr>
              <w:pStyle w:val="TableBody"/>
            </w:pPr>
          </w:p>
          <w:p w14:paraId="008D042B" w14:textId="77777777" w:rsidR="00D55D58" w:rsidRPr="00794639" w:rsidRDefault="00D55D58">
            <w:pPr>
              <w:pStyle w:val="TableBody"/>
              <w:tabs>
                <w:tab w:val="left" w:pos="1206"/>
              </w:tabs>
              <w:rPr>
                <w:b/>
              </w:rPr>
            </w:pPr>
            <w:r w:rsidRPr="00794639">
              <w:rPr>
                <w:b/>
              </w:rPr>
              <w:t>AT+KGSN=2</w:t>
            </w:r>
          </w:p>
          <w:p w14:paraId="3CE586AA" w14:textId="77777777" w:rsidR="00D55D58" w:rsidRPr="00794639" w:rsidRDefault="00D55D58">
            <w:pPr>
              <w:pStyle w:val="TableBody"/>
              <w:tabs>
                <w:tab w:val="left" w:pos="1206"/>
              </w:tabs>
              <w:rPr>
                <w:b/>
              </w:rPr>
            </w:pPr>
            <w:r w:rsidRPr="00794639">
              <w:rPr>
                <w:b/>
              </w:rPr>
              <w:t>+KGSN: 35157800002300-6 SV:01</w:t>
            </w:r>
          </w:p>
          <w:p w14:paraId="4C6C0592" w14:textId="77777777" w:rsidR="00D55D58" w:rsidRPr="00794639" w:rsidRDefault="00D55D58">
            <w:pPr>
              <w:pStyle w:val="TableBody"/>
              <w:tabs>
                <w:tab w:val="left" w:pos="1206"/>
              </w:tabs>
              <w:rPr>
                <w:b/>
              </w:rPr>
            </w:pPr>
            <w:r w:rsidRPr="00794639">
              <w:rPr>
                <w:b/>
              </w:rPr>
              <w:t>OK</w:t>
            </w:r>
          </w:p>
          <w:p w14:paraId="64A7A40A" w14:textId="77777777" w:rsidR="00D55D58" w:rsidRPr="00794639" w:rsidRDefault="00D55D58" w:rsidP="00953CD3">
            <w:pPr>
              <w:pStyle w:val="TableBody"/>
            </w:pPr>
          </w:p>
          <w:p w14:paraId="2A9CF86E" w14:textId="77777777" w:rsidR="00E80A4C" w:rsidRPr="00794639" w:rsidRDefault="00E80A4C">
            <w:pPr>
              <w:pStyle w:val="TableBody"/>
              <w:tabs>
                <w:tab w:val="left" w:pos="1206"/>
              </w:tabs>
              <w:rPr>
                <w:b/>
              </w:rPr>
            </w:pPr>
            <w:r w:rsidRPr="00794639">
              <w:rPr>
                <w:b/>
              </w:rPr>
              <w:t>AT+KGSN=3</w:t>
            </w:r>
          </w:p>
          <w:p w14:paraId="62F36B67" w14:textId="77777777" w:rsidR="00E80A4C" w:rsidRPr="00794639" w:rsidRDefault="00E80A4C">
            <w:pPr>
              <w:pStyle w:val="TableBody"/>
              <w:tabs>
                <w:tab w:val="left" w:pos="1206"/>
              </w:tabs>
              <w:rPr>
                <w:b/>
              </w:rPr>
            </w:pPr>
            <w:r w:rsidRPr="00794639">
              <w:rPr>
                <w:b/>
              </w:rPr>
              <w:t>+KGSN: T5640400011101</w:t>
            </w:r>
          </w:p>
          <w:p w14:paraId="67C92E92" w14:textId="77777777" w:rsidR="00E80A4C" w:rsidRPr="00794639" w:rsidRDefault="00E80A4C">
            <w:pPr>
              <w:pStyle w:val="TableBody"/>
              <w:rPr>
                <w:b/>
              </w:rPr>
            </w:pPr>
            <w:r w:rsidRPr="00794639">
              <w:rPr>
                <w:b/>
              </w:rPr>
              <w:t>OK</w:t>
            </w:r>
          </w:p>
          <w:p w14:paraId="626C3758" w14:textId="77777777" w:rsidR="009F68C6" w:rsidRPr="00794639" w:rsidRDefault="009F68C6" w:rsidP="00953CD3">
            <w:pPr>
              <w:pStyle w:val="TableBody"/>
            </w:pPr>
          </w:p>
          <w:p w14:paraId="5DCCC02C" w14:textId="77777777" w:rsidR="009F68C6" w:rsidRPr="00794639" w:rsidRDefault="009F68C6" w:rsidP="009F68C6">
            <w:pPr>
              <w:pStyle w:val="TableBody"/>
              <w:tabs>
                <w:tab w:val="left" w:pos="1206"/>
              </w:tabs>
              <w:rPr>
                <w:b/>
              </w:rPr>
            </w:pPr>
            <w:r w:rsidRPr="00794639">
              <w:rPr>
                <w:b/>
              </w:rPr>
              <w:t>AT+KGSN=4</w:t>
            </w:r>
          </w:p>
          <w:p w14:paraId="12F53965" w14:textId="77777777" w:rsidR="009F68C6" w:rsidRPr="00794639" w:rsidRDefault="009F68C6" w:rsidP="009F68C6">
            <w:pPr>
              <w:pStyle w:val="TableBody"/>
              <w:tabs>
                <w:tab w:val="left" w:pos="1206"/>
              </w:tabs>
              <w:rPr>
                <w:b/>
              </w:rPr>
            </w:pPr>
            <w:r w:rsidRPr="00794639">
              <w:rPr>
                <w:b/>
              </w:rPr>
              <w:t>+KGSN: 00000000000000</w:t>
            </w:r>
          </w:p>
          <w:p w14:paraId="632BDF54" w14:textId="28FB0D7F" w:rsidR="00E80A4C" w:rsidRPr="00794639" w:rsidRDefault="009F68C6" w:rsidP="00A438E3">
            <w:pPr>
              <w:pStyle w:val="TableBody"/>
              <w:rPr>
                <w:color w:val="000000" w:themeColor="text1"/>
              </w:rPr>
            </w:pPr>
            <w:r w:rsidRPr="00794639">
              <w:rPr>
                <w:b/>
              </w:rPr>
              <w:t>OK</w:t>
            </w:r>
          </w:p>
        </w:tc>
      </w:tr>
    </w:tbl>
    <w:p w14:paraId="235E0509" w14:textId="53AE1CB3" w:rsidR="00975CC4" w:rsidRPr="00794639" w:rsidRDefault="00975CC4" w:rsidP="004651D1">
      <w:pPr>
        <w:pStyle w:val="Heading2"/>
        <w:keepNext w:val="0"/>
      </w:pPr>
      <w:bookmarkStart w:id="1928" w:name="_Toc518913960"/>
      <w:bookmarkStart w:id="1929" w:name="_Toc518914419"/>
      <w:bookmarkStart w:id="1930" w:name="_Ref518318302"/>
      <w:bookmarkStart w:id="1931" w:name="_Toc531700574"/>
      <w:bookmarkEnd w:id="1928"/>
      <w:bookmarkEnd w:id="1929"/>
      <w:r w:rsidRPr="00794639">
        <w:t xml:space="preserve">+CSCS Command: Set TE Character </w:t>
      </w:r>
      <w:bookmarkEnd w:id="1918"/>
      <w:r w:rsidRPr="00794639">
        <w:t>Set</w:t>
      </w:r>
      <w:bookmarkEnd w:id="1919"/>
      <w:bookmarkEnd w:id="1920"/>
      <w:bookmarkEnd w:id="1921"/>
      <w:bookmarkEnd w:id="1922"/>
      <w:bookmarkEnd w:id="1923"/>
      <w:bookmarkEnd w:id="1924"/>
      <w:bookmarkEnd w:id="1925"/>
      <w:bookmarkEnd w:id="1930"/>
      <w:bookmarkEnd w:id="1931"/>
    </w:p>
    <w:tbl>
      <w:tblPr>
        <w:tblStyle w:val="TableSWIleft"/>
        <w:tblW w:w="8997" w:type="dxa"/>
        <w:tblLayout w:type="fixed"/>
        <w:tblLook w:val="04A0" w:firstRow="1" w:lastRow="0" w:firstColumn="1" w:lastColumn="0" w:noHBand="0" w:noVBand="1"/>
      </w:tblPr>
      <w:tblGrid>
        <w:gridCol w:w="1707"/>
        <w:gridCol w:w="7290"/>
      </w:tblGrid>
      <w:tr w:rsidR="00975CC4" w:rsidRPr="00794639" w14:paraId="709FA24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8F3EB88" w14:textId="7C329422" w:rsidR="00975CC4" w:rsidRPr="00794639" w:rsidRDefault="00F22490">
            <w:pPr>
              <w:pStyle w:val="TableRowHead"/>
              <w:spacing w:before="144" w:after="144"/>
              <w:rPr>
                <w:bCs w:val="0"/>
              </w:rPr>
            </w:pPr>
            <w:r w:rsidRPr="00794639">
              <w:t>HL7800</w:t>
            </w:r>
          </w:p>
        </w:tc>
      </w:tr>
      <w:tr w:rsidR="00975CC4" w:rsidRPr="00794639" w14:paraId="2A0AC556" w14:textId="77777777" w:rsidTr="00953CD3">
        <w:trPr>
          <w:trHeight w:val="1214"/>
        </w:trPr>
        <w:tc>
          <w:tcPr>
            <w:tcW w:w="1707" w:type="dxa"/>
          </w:tcPr>
          <w:p w14:paraId="3720C6B9" w14:textId="77777777" w:rsidR="00975CC4" w:rsidRPr="00794639" w:rsidRDefault="00975CC4" w:rsidP="00166AF3">
            <w:pPr>
              <w:pStyle w:val="TableBody"/>
              <w:rPr>
                <w:i/>
              </w:rPr>
            </w:pPr>
            <w:r w:rsidRPr="00794639">
              <w:rPr>
                <w:i/>
              </w:rPr>
              <w:t>Test command</w:t>
            </w:r>
          </w:p>
          <w:p w14:paraId="7F746DB6" w14:textId="77777777" w:rsidR="00975CC4" w:rsidRPr="00794639" w:rsidRDefault="00975CC4" w:rsidP="00166AF3">
            <w:pPr>
              <w:pStyle w:val="TableBody"/>
            </w:pPr>
          </w:p>
          <w:p w14:paraId="30A1DC66" w14:textId="77777777" w:rsidR="00975CC4" w:rsidRPr="00794639" w:rsidRDefault="00975CC4" w:rsidP="00166AF3">
            <w:pPr>
              <w:pStyle w:val="TableBody"/>
              <w:rPr>
                <w:u w:val="single"/>
              </w:rPr>
            </w:pPr>
            <w:r w:rsidRPr="00794639">
              <w:rPr>
                <w:u w:val="single"/>
              </w:rPr>
              <w:t>Syntax</w:t>
            </w:r>
          </w:p>
          <w:p w14:paraId="4C910381" w14:textId="77777777" w:rsidR="00975CC4" w:rsidRPr="00794639" w:rsidRDefault="00975CC4" w:rsidP="00166AF3">
            <w:pPr>
              <w:pStyle w:val="TableBody"/>
              <w:rPr>
                <w:b/>
              </w:rPr>
            </w:pPr>
            <w:r w:rsidRPr="00794639">
              <w:rPr>
                <w:b/>
              </w:rPr>
              <w:t>AT+CSCS=?</w:t>
            </w:r>
          </w:p>
        </w:tc>
        <w:tc>
          <w:tcPr>
            <w:tcW w:w="7290" w:type="dxa"/>
          </w:tcPr>
          <w:p w14:paraId="72404C85" w14:textId="77777777" w:rsidR="00975CC4" w:rsidRPr="00794639" w:rsidRDefault="00975CC4" w:rsidP="00166AF3">
            <w:pPr>
              <w:pStyle w:val="TableBody"/>
              <w:rPr>
                <w:u w:val="single"/>
              </w:rPr>
            </w:pPr>
          </w:p>
          <w:p w14:paraId="27C4704C" w14:textId="77777777" w:rsidR="00975CC4" w:rsidRPr="00794639" w:rsidRDefault="00975CC4" w:rsidP="00166AF3">
            <w:pPr>
              <w:pStyle w:val="TableBody"/>
              <w:rPr>
                <w:u w:val="single"/>
              </w:rPr>
            </w:pPr>
          </w:p>
          <w:p w14:paraId="3614CF54" w14:textId="77777777" w:rsidR="00975CC4" w:rsidRPr="00794639" w:rsidRDefault="00975CC4" w:rsidP="00166AF3">
            <w:pPr>
              <w:pStyle w:val="TableBody"/>
              <w:rPr>
                <w:u w:val="single"/>
              </w:rPr>
            </w:pPr>
            <w:r w:rsidRPr="00794639">
              <w:rPr>
                <w:u w:val="single"/>
              </w:rPr>
              <w:t>Response</w:t>
            </w:r>
          </w:p>
          <w:p w14:paraId="57629A70" w14:textId="17C80ECF" w:rsidR="00975CC4" w:rsidRPr="00794639" w:rsidRDefault="00975CC4" w:rsidP="00166AF3">
            <w:pPr>
              <w:pStyle w:val="TableBody"/>
            </w:pPr>
            <w:r w:rsidRPr="00794639">
              <w:rPr>
                <w:b/>
              </w:rPr>
              <w:t>+CSCS:</w:t>
            </w:r>
            <w:r w:rsidRPr="00794639">
              <w:t xml:space="preserve"> (list of supported </w:t>
            </w:r>
            <w:r w:rsidRPr="00794639">
              <w:rPr>
                <w:b/>
              </w:rPr>
              <w:t>&lt;</w:t>
            </w:r>
            <w:r w:rsidR="00164ED6" w:rsidRPr="00794639">
              <w:rPr>
                <w:b/>
              </w:rPr>
              <w:t>chset</w:t>
            </w:r>
            <w:r w:rsidRPr="00794639">
              <w:rPr>
                <w:b/>
              </w:rPr>
              <w:t>&gt;</w:t>
            </w:r>
            <w:r w:rsidRPr="00794639">
              <w:t>s)</w:t>
            </w:r>
          </w:p>
          <w:p w14:paraId="7CCB9B1E" w14:textId="77777777" w:rsidR="00975CC4" w:rsidRPr="00794639" w:rsidRDefault="00975CC4" w:rsidP="00166AF3">
            <w:pPr>
              <w:pStyle w:val="TableBody"/>
              <w:rPr>
                <w:b/>
                <w:u w:val="single"/>
              </w:rPr>
            </w:pPr>
            <w:r w:rsidRPr="00794639">
              <w:rPr>
                <w:b/>
              </w:rPr>
              <w:t>OK</w:t>
            </w:r>
          </w:p>
        </w:tc>
      </w:tr>
      <w:tr w:rsidR="00975CC4" w:rsidRPr="00794639" w14:paraId="65DC759A" w14:textId="77777777" w:rsidTr="00953CD3">
        <w:trPr>
          <w:trHeight w:val="781"/>
        </w:trPr>
        <w:tc>
          <w:tcPr>
            <w:tcW w:w="1707" w:type="dxa"/>
          </w:tcPr>
          <w:p w14:paraId="7A413C65" w14:textId="77777777" w:rsidR="00975CC4" w:rsidRPr="00794639" w:rsidRDefault="00975CC4" w:rsidP="00166AF3">
            <w:pPr>
              <w:pStyle w:val="TableBody"/>
              <w:rPr>
                <w:i/>
              </w:rPr>
            </w:pPr>
            <w:r w:rsidRPr="00794639">
              <w:rPr>
                <w:i/>
              </w:rPr>
              <w:lastRenderedPageBreak/>
              <w:t>Read command</w:t>
            </w:r>
          </w:p>
          <w:p w14:paraId="33B6EBD3" w14:textId="77777777" w:rsidR="00975CC4" w:rsidRPr="00794639" w:rsidRDefault="00975CC4" w:rsidP="00166AF3">
            <w:pPr>
              <w:pStyle w:val="TableBody"/>
            </w:pPr>
          </w:p>
          <w:p w14:paraId="0B81BE52" w14:textId="77777777" w:rsidR="00975CC4" w:rsidRPr="00794639" w:rsidRDefault="00975CC4" w:rsidP="00166AF3">
            <w:pPr>
              <w:pStyle w:val="TableBody"/>
              <w:rPr>
                <w:u w:val="single"/>
              </w:rPr>
            </w:pPr>
            <w:r w:rsidRPr="00794639">
              <w:rPr>
                <w:u w:val="single"/>
              </w:rPr>
              <w:t>Syntax</w:t>
            </w:r>
          </w:p>
          <w:p w14:paraId="0B6EF9E7" w14:textId="77777777" w:rsidR="00975CC4" w:rsidRPr="00794639" w:rsidRDefault="00975CC4" w:rsidP="00166AF3">
            <w:pPr>
              <w:pStyle w:val="TableBody"/>
              <w:rPr>
                <w:b/>
              </w:rPr>
            </w:pPr>
            <w:r w:rsidRPr="00794639">
              <w:rPr>
                <w:b/>
              </w:rPr>
              <w:t>AT+CSCS?</w:t>
            </w:r>
          </w:p>
        </w:tc>
        <w:tc>
          <w:tcPr>
            <w:tcW w:w="7290" w:type="dxa"/>
          </w:tcPr>
          <w:p w14:paraId="3B75C98B" w14:textId="77777777" w:rsidR="00975CC4" w:rsidRPr="00794639" w:rsidRDefault="00975CC4" w:rsidP="00166AF3">
            <w:pPr>
              <w:pStyle w:val="TableBody"/>
              <w:rPr>
                <w:u w:val="single"/>
              </w:rPr>
            </w:pPr>
          </w:p>
          <w:p w14:paraId="30C19CEF" w14:textId="77777777" w:rsidR="00975CC4" w:rsidRPr="00794639" w:rsidRDefault="00975CC4" w:rsidP="00166AF3">
            <w:pPr>
              <w:pStyle w:val="TableBody"/>
              <w:rPr>
                <w:u w:val="single"/>
              </w:rPr>
            </w:pPr>
          </w:p>
          <w:p w14:paraId="0EAE4296" w14:textId="77777777" w:rsidR="00975CC4" w:rsidRPr="00794639" w:rsidRDefault="00975CC4" w:rsidP="00166AF3">
            <w:pPr>
              <w:pStyle w:val="TableBody"/>
              <w:rPr>
                <w:u w:val="single"/>
              </w:rPr>
            </w:pPr>
            <w:r w:rsidRPr="00794639">
              <w:rPr>
                <w:u w:val="single"/>
              </w:rPr>
              <w:t>Response</w:t>
            </w:r>
          </w:p>
          <w:p w14:paraId="4E3D2C17" w14:textId="70ECE3A7" w:rsidR="00975CC4" w:rsidRPr="00794639" w:rsidRDefault="00975CC4" w:rsidP="00166AF3">
            <w:pPr>
              <w:pStyle w:val="TableBody"/>
              <w:rPr>
                <w:b/>
              </w:rPr>
            </w:pPr>
            <w:r w:rsidRPr="00794639">
              <w:rPr>
                <w:b/>
              </w:rPr>
              <w:t>+CSCS: &lt;</w:t>
            </w:r>
            <w:r w:rsidR="00164ED6" w:rsidRPr="00794639">
              <w:rPr>
                <w:b/>
              </w:rPr>
              <w:t>chset</w:t>
            </w:r>
            <w:r w:rsidRPr="00794639">
              <w:rPr>
                <w:b/>
              </w:rPr>
              <w:t>&gt;</w:t>
            </w:r>
          </w:p>
          <w:p w14:paraId="1BD13FA8" w14:textId="77777777" w:rsidR="00975CC4" w:rsidRPr="00794639" w:rsidRDefault="00975CC4" w:rsidP="00166AF3">
            <w:pPr>
              <w:pStyle w:val="TableBody"/>
              <w:rPr>
                <w:b/>
              </w:rPr>
            </w:pPr>
            <w:r w:rsidRPr="00794639">
              <w:rPr>
                <w:b/>
              </w:rPr>
              <w:t>OK</w:t>
            </w:r>
          </w:p>
          <w:p w14:paraId="4583C694" w14:textId="77777777" w:rsidR="00975CC4" w:rsidRPr="00794639" w:rsidRDefault="00975CC4" w:rsidP="00166AF3">
            <w:pPr>
              <w:pStyle w:val="TableBody"/>
              <w:rPr>
                <w:b/>
              </w:rPr>
            </w:pPr>
          </w:p>
          <w:p w14:paraId="6B65FE98" w14:textId="77777777" w:rsidR="00975CC4" w:rsidRPr="00794639" w:rsidRDefault="00975CC4" w:rsidP="00166AF3">
            <w:pPr>
              <w:pStyle w:val="TableBody"/>
            </w:pPr>
            <w:r w:rsidRPr="00794639">
              <w:t>or</w:t>
            </w:r>
          </w:p>
          <w:p w14:paraId="42E4FD76" w14:textId="77777777" w:rsidR="00975CC4" w:rsidRPr="00794639" w:rsidRDefault="00975CC4" w:rsidP="00166AF3">
            <w:pPr>
              <w:pStyle w:val="TableBody"/>
              <w:rPr>
                <w:b/>
              </w:rPr>
            </w:pPr>
            <w:r w:rsidRPr="00794639">
              <w:rPr>
                <w:b/>
              </w:rPr>
              <w:t>+CME ERROR: &lt;err&gt;</w:t>
            </w:r>
          </w:p>
        </w:tc>
      </w:tr>
      <w:tr w:rsidR="00975CC4" w:rsidRPr="00D55DF6" w14:paraId="0ED7EC1B" w14:textId="77777777" w:rsidTr="00953CD3">
        <w:trPr>
          <w:trHeight w:val="1092"/>
        </w:trPr>
        <w:tc>
          <w:tcPr>
            <w:tcW w:w="1707" w:type="dxa"/>
          </w:tcPr>
          <w:p w14:paraId="559877B3" w14:textId="77777777" w:rsidR="00975CC4" w:rsidRPr="00794639" w:rsidRDefault="00975CC4" w:rsidP="00166AF3">
            <w:pPr>
              <w:pStyle w:val="TableBody"/>
              <w:rPr>
                <w:i/>
              </w:rPr>
            </w:pPr>
            <w:r w:rsidRPr="00794639">
              <w:rPr>
                <w:i/>
              </w:rPr>
              <w:t>Write command</w:t>
            </w:r>
          </w:p>
          <w:p w14:paraId="5534F74D" w14:textId="77777777" w:rsidR="00975CC4" w:rsidRPr="00794639" w:rsidRDefault="00975CC4" w:rsidP="00166AF3">
            <w:pPr>
              <w:pStyle w:val="TableBody"/>
            </w:pPr>
          </w:p>
          <w:p w14:paraId="6C0026AD" w14:textId="77777777" w:rsidR="00975CC4" w:rsidRPr="00794639" w:rsidRDefault="00975CC4" w:rsidP="00166AF3">
            <w:pPr>
              <w:pStyle w:val="TableBody"/>
              <w:rPr>
                <w:u w:val="single"/>
              </w:rPr>
            </w:pPr>
            <w:r w:rsidRPr="00794639">
              <w:rPr>
                <w:u w:val="single"/>
              </w:rPr>
              <w:t>Syntax</w:t>
            </w:r>
          </w:p>
          <w:p w14:paraId="5CD8B5A7" w14:textId="4AE6704F" w:rsidR="00975CC4" w:rsidRPr="00794639" w:rsidRDefault="00975CC4" w:rsidP="00166AF3">
            <w:pPr>
              <w:pStyle w:val="TableBody"/>
              <w:rPr>
                <w:b/>
                <w:bCs/>
              </w:rPr>
            </w:pPr>
            <w:r w:rsidRPr="00794639">
              <w:rPr>
                <w:b/>
                <w:bCs/>
              </w:rPr>
              <w:t>AT+CSCS=</w:t>
            </w:r>
            <w:r w:rsidRPr="00794639">
              <w:rPr>
                <w:b/>
                <w:bCs/>
              </w:rPr>
              <w:br/>
              <w:t>[&lt;</w:t>
            </w:r>
            <w:r w:rsidR="000732D3" w:rsidRPr="00794639">
              <w:rPr>
                <w:b/>
              </w:rPr>
              <w:t>chset</w:t>
            </w:r>
            <w:r w:rsidRPr="00794639">
              <w:rPr>
                <w:b/>
                <w:bCs/>
              </w:rPr>
              <w:t>&gt;]</w:t>
            </w:r>
          </w:p>
        </w:tc>
        <w:tc>
          <w:tcPr>
            <w:tcW w:w="7290" w:type="dxa"/>
          </w:tcPr>
          <w:p w14:paraId="00BDBCC9" w14:textId="77777777" w:rsidR="00975CC4" w:rsidRPr="00794639" w:rsidRDefault="00975CC4" w:rsidP="00166AF3">
            <w:pPr>
              <w:pStyle w:val="TableBody"/>
              <w:rPr>
                <w:u w:val="single"/>
              </w:rPr>
            </w:pPr>
          </w:p>
          <w:p w14:paraId="0A001AD4" w14:textId="77777777" w:rsidR="00975CC4" w:rsidRPr="00794639" w:rsidRDefault="00975CC4" w:rsidP="00166AF3">
            <w:pPr>
              <w:pStyle w:val="TableBody"/>
              <w:rPr>
                <w:u w:val="single"/>
              </w:rPr>
            </w:pPr>
          </w:p>
          <w:p w14:paraId="4111E626" w14:textId="77777777" w:rsidR="00975CC4" w:rsidRPr="00794639" w:rsidRDefault="00975CC4" w:rsidP="00166AF3">
            <w:pPr>
              <w:pStyle w:val="TableBody"/>
              <w:rPr>
                <w:u w:val="single"/>
              </w:rPr>
            </w:pPr>
            <w:r w:rsidRPr="00794639">
              <w:rPr>
                <w:u w:val="single"/>
              </w:rPr>
              <w:t>Response</w:t>
            </w:r>
          </w:p>
          <w:p w14:paraId="66B70872" w14:textId="77777777" w:rsidR="00975CC4" w:rsidRPr="00794639" w:rsidRDefault="00975CC4" w:rsidP="00166AF3">
            <w:pPr>
              <w:pStyle w:val="TableBody"/>
              <w:rPr>
                <w:b/>
              </w:rPr>
            </w:pPr>
            <w:r w:rsidRPr="00794639">
              <w:rPr>
                <w:b/>
              </w:rPr>
              <w:t>OK</w:t>
            </w:r>
          </w:p>
          <w:p w14:paraId="16CBEE42" w14:textId="77777777" w:rsidR="00975CC4" w:rsidRPr="00794639" w:rsidRDefault="00975CC4" w:rsidP="00166AF3">
            <w:pPr>
              <w:pStyle w:val="TableBody"/>
              <w:rPr>
                <w:b/>
              </w:rPr>
            </w:pPr>
          </w:p>
          <w:p w14:paraId="28802295" w14:textId="77777777" w:rsidR="00975CC4" w:rsidRPr="00794639" w:rsidRDefault="00975CC4" w:rsidP="00166AF3">
            <w:pPr>
              <w:pStyle w:val="TableBody"/>
            </w:pPr>
            <w:r w:rsidRPr="00794639">
              <w:t>or</w:t>
            </w:r>
          </w:p>
          <w:p w14:paraId="56BB8857" w14:textId="77777777" w:rsidR="00975CC4" w:rsidRPr="00794639" w:rsidRDefault="00975CC4" w:rsidP="00166AF3">
            <w:pPr>
              <w:pStyle w:val="TableBody"/>
              <w:rPr>
                <w:b/>
              </w:rPr>
            </w:pPr>
            <w:r w:rsidRPr="00794639">
              <w:rPr>
                <w:b/>
              </w:rPr>
              <w:t>+CME ERROR: &lt;err&gt;</w:t>
            </w:r>
          </w:p>
          <w:p w14:paraId="736A661E" w14:textId="77777777" w:rsidR="00975CC4" w:rsidRPr="00794639" w:rsidRDefault="00975CC4" w:rsidP="00166AF3">
            <w:pPr>
              <w:pStyle w:val="TableBody"/>
            </w:pPr>
          </w:p>
          <w:p w14:paraId="53DC780C" w14:textId="77777777" w:rsidR="00975CC4" w:rsidRPr="00794639" w:rsidRDefault="00975CC4" w:rsidP="00166AF3">
            <w:pPr>
              <w:pStyle w:val="TableBody"/>
              <w:rPr>
                <w:u w:val="single"/>
              </w:rPr>
            </w:pPr>
            <w:r w:rsidRPr="00794639">
              <w:rPr>
                <w:u w:val="single"/>
              </w:rPr>
              <w:t>Parameter</w:t>
            </w:r>
          </w:p>
          <w:p w14:paraId="08810A7D" w14:textId="1C58E57F" w:rsidR="000732D3" w:rsidRPr="00794639" w:rsidRDefault="00975CC4" w:rsidP="00166AF3">
            <w:pPr>
              <w:pStyle w:val="TableBody"/>
            </w:pPr>
            <w:r w:rsidRPr="00794639">
              <w:rPr>
                <w:b/>
              </w:rPr>
              <w:t>&lt;</w:t>
            </w:r>
            <w:r w:rsidR="000732D3" w:rsidRPr="00794639">
              <w:rPr>
                <w:b/>
              </w:rPr>
              <w:t>chset</w:t>
            </w:r>
            <w:r w:rsidRPr="00794639">
              <w:rPr>
                <w:b/>
              </w:rPr>
              <w:t>&gt;</w:t>
            </w:r>
            <w:r w:rsidRPr="00794639">
              <w:tab/>
            </w:r>
          </w:p>
          <w:p w14:paraId="7CFD4B4E" w14:textId="1969080A" w:rsidR="000732D3" w:rsidRPr="00794639" w:rsidRDefault="000732D3" w:rsidP="004651D1">
            <w:pPr>
              <w:pStyle w:val="tablebody0"/>
              <w:rPr>
                <w:lang w:val="en-US"/>
              </w:rPr>
            </w:pPr>
            <w:r w:rsidRPr="00794639">
              <w:rPr>
                <w:lang w:val="en-US"/>
              </w:rPr>
              <w:t>"UCS2"</w:t>
            </w:r>
            <w:r w:rsidR="00F771D7" w:rsidRPr="00794639">
              <w:rPr>
                <w:lang w:val="en-US"/>
              </w:rPr>
              <w:tab/>
            </w:r>
            <w:r w:rsidRPr="00794639">
              <w:rPr>
                <w:lang w:val="en-US"/>
              </w:rPr>
              <w:t xml:space="preserve">16-bit universal multiple-octet coded character set (ISO/IEC 10646) </w:t>
            </w:r>
          </w:p>
          <w:p w14:paraId="1C3EDBFC" w14:textId="6D66255F" w:rsidR="000732D3" w:rsidRPr="00794639" w:rsidRDefault="000732D3" w:rsidP="004651D1">
            <w:pPr>
              <w:pStyle w:val="tablebody0"/>
              <w:rPr>
                <w:lang w:val="en-US"/>
              </w:rPr>
            </w:pPr>
            <w:r w:rsidRPr="00794639">
              <w:rPr>
                <w:lang w:val="en-US"/>
              </w:rPr>
              <w:t>"8859-1"</w:t>
            </w:r>
            <w:r w:rsidR="00F771D7" w:rsidRPr="00794639">
              <w:rPr>
                <w:lang w:val="en-US"/>
              </w:rPr>
              <w:tab/>
            </w:r>
            <w:r w:rsidRPr="00794639">
              <w:rPr>
                <w:lang w:val="en-US"/>
              </w:rPr>
              <w:t xml:space="preserve">ISO 8859 Latin 1-character set </w:t>
            </w:r>
          </w:p>
          <w:p w14:paraId="328A14B6" w14:textId="02B4A121" w:rsidR="000732D3" w:rsidRPr="00794639" w:rsidRDefault="000732D3" w:rsidP="004651D1">
            <w:pPr>
              <w:pStyle w:val="tablebody0"/>
              <w:rPr>
                <w:lang w:val="en-US"/>
              </w:rPr>
            </w:pPr>
            <w:commentRangeStart w:id="1932"/>
            <w:r w:rsidRPr="00DF20AD">
              <w:rPr>
                <w:u w:val="single"/>
                <w:lang w:val="en-US"/>
                <w:rPrChange w:id="1933" w:author="Sevan Sirapian [2]" w:date="2018-11-26T11:12:00Z">
                  <w:rPr>
                    <w:lang w:val="en-US"/>
                  </w:rPr>
                </w:rPrChange>
              </w:rPr>
              <w:t>"IRA"</w:t>
            </w:r>
            <w:commentRangeEnd w:id="1932"/>
            <w:r w:rsidR="00B94E50">
              <w:rPr>
                <w:rStyle w:val="CommentReference"/>
                <w:rFonts w:ascii="Verdana" w:eastAsia="Times New Roman" w:hAnsi="Verdana" w:cs="Times New Roman"/>
                <w:lang w:val="en-US" w:eastAsia="en-US"/>
              </w:rPr>
              <w:commentReference w:id="1932"/>
            </w:r>
            <w:r w:rsidR="00F771D7" w:rsidRPr="00794639">
              <w:rPr>
                <w:lang w:val="en-US"/>
              </w:rPr>
              <w:tab/>
            </w:r>
            <w:r w:rsidR="00F771D7" w:rsidRPr="00794639">
              <w:rPr>
                <w:lang w:val="en-US"/>
              </w:rPr>
              <w:tab/>
            </w:r>
            <w:r w:rsidRPr="00794639">
              <w:rPr>
                <w:lang w:val="en-US"/>
              </w:rPr>
              <w:t xml:space="preserve">International reference alphabet </w:t>
            </w:r>
          </w:p>
          <w:p w14:paraId="5EF6005A" w14:textId="6BFE2875" w:rsidR="000732D3" w:rsidRPr="00794639" w:rsidRDefault="000732D3" w:rsidP="004651D1">
            <w:pPr>
              <w:pStyle w:val="tablebody0"/>
              <w:rPr>
                <w:lang w:val="en-US"/>
              </w:rPr>
            </w:pPr>
            <w:r w:rsidRPr="00794639">
              <w:rPr>
                <w:lang w:val="en-US"/>
              </w:rPr>
              <w:t>"HEX"</w:t>
            </w:r>
            <w:r w:rsidR="00F771D7" w:rsidRPr="00794639">
              <w:rPr>
                <w:lang w:val="en-US"/>
              </w:rPr>
              <w:tab/>
            </w:r>
            <w:r w:rsidR="00F771D7" w:rsidRPr="00794639">
              <w:rPr>
                <w:lang w:val="en-US"/>
              </w:rPr>
              <w:tab/>
            </w:r>
            <w:r w:rsidRPr="00794639">
              <w:rPr>
                <w:lang w:val="en-US"/>
              </w:rPr>
              <w:t xml:space="preserve">Character strings only consist of hexadecimal numbers from 00 to FF. For </w:t>
            </w:r>
            <w:r w:rsidR="00F771D7" w:rsidRPr="00794639">
              <w:rPr>
                <w:lang w:val="en-US"/>
              </w:rPr>
              <w:tab/>
            </w:r>
            <w:r w:rsidR="00F771D7" w:rsidRPr="00794639">
              <w:rPr>
                <w:lang w:val="en-US"/>
              </w:rPr>
              <w:tab/>
            </w:r>
            <w:r w:rsidRPr="00794639">
              <w:rPr>
                <w:lang w:val="en-US"/>
              </w:rPr>
              <w:t>example, “032FE6” equals three 8-bit characters with decimal</w:t>
            </w:r>
            <w:r w:rsidR="00F771D7" w:rsidRPr="00794639">
              <w:rPr>
                <w:lang w:val="en-US"/>
              </w:rPr>
              <w:t xml:space="preserve"> </w:t>
            </w:r>
            <w:r w:rsidRPr="00794639">
              <w:rPr>
                <w:lang w:val="en-US"/>
              </w:rPr>
              <w:t xml:space="preserve">values 3, 47 </w:t>
            </w:r>
            <w:r w:rsidR="00F771D7" w:rsidRPr="00794639">
              <w:rPr>
                <w:lang w:val="en-US"/>
              </w:rPr>
              <w:tab/>
            </w:r>
            <w:r w:rsidR="00F771D7" w:rsidRPr="00794639">
              <w:rPr>
                <w:lang w:val="en-US"/>
              </w:rPr>
              <w:tab/>
            </w:r>
            <w:r w:rsidRPr="00794639">
              <w:rPr>
                <w:lang w:val="en-US"/>
              </w:rPr>
              <w:t>and 230. No converstions to the original MT character set</w:t>
            </w:r>
            <w:r w:rsidR="00F771D7" w:rsidRPr="00794639">
              <w:rPr>
                <w:lang w:val="en-US"/>
              </w:rPr>
              <w:t xml:space="preserve"> </w:t>
            </w:r>
            <w:r w:rsidRPr="00794639">
              <w:rPr>
                <w:lang w:val="en-US"/>
              </w:rPr>
              <w:t>shall be done</w:t>
            </w:r>
          </w:p>
          <w:p w14:paraId="347530A5" w14:textId="009196F9" w:rsidR="00975CC4" w:rsidRPr="004C3278" w:rsidRDefault="000732D3" w:rsidP="004651D1">
            <w:pPr>
              <w:pStyle w:val="tablebody0"/>
              <w:rPr>
                <w:lang w:val="en-US"/>
              </w:rPr>
            </w:pPr>
            <w:r w:rsidRPr="004C3278">
              <w:rPr>
                <w:lang w:val="en-US"/>
              </w:rPr>
              <w:t>"PCCP437"</w:t>
            </w:r>
            <w:r w:rsidR="00F771D7" w:rsidRPr="004C3278">
              <w:rPr>
                <w:lang w:val="en-US"/>
              </w:rPr>
              <w:tab/>
            </w:r>
            <w:r w:rsidRPr="004C3278">
              <w:rPr>
                <w:lang w:val="en-US"/>
              </w:rPr>
              <w:t>PC character set code page 437</w:t>
            </w:r>
          </w:p>
        </w:tc>
      </w:tr>
      <w:tr w:rsidR="00975CC4" w:rsidRPr="00794639" w14:paraId="4EFE8E6E" w14:textId="77777777" w:rsidTr="00953CD3">
        <w:trPr>
          <w:trHeight w:val="65"/>
        </w:trPr>
        <w:tc>
          <w:tcPr>
            <w:tcW w:w="1707" w:type="dxa"/>
          </w:tcPr>
          <w:p w14:paraId="029B8E83" w14:textId="6C59726C" w:rsidR="00975CC4" w:rsidRPr="00794639" w:rsidRDefault="00164ED6" w:rsidP="004651D1">
            <w:pPr>
              <w:pStyle w:val="tablebody0"/>
              <w:rPr>
                <w:u w:val="single"/>
                <w:lang w:val="en-US"/>
              </w:rPr>
            </w:pPr>
            <w:r w:rsidRPr="00794639">
              <w:rPr>
                <w:u w:val="single"/>
                <w:lang w:val="en-US"/>
              </w:rPr>
              <w:t>Reference</w:t>
            </w:r>
          </w:p>
          <w:p w14:paraId="0C898A33" w14:textId="3E877A45" w:rsidR="00164ED6" w:rsidRPr="00794639" w:rsidRDefault="00164ED6" w:rsidP="004651D1">
            <w:pPr>
              <w:pStyle w:val="tablebody0"/>
              <w:rPr>
                <w:lang w:val="en-US"/>
              </w:rPr>
            </w:pPr>
            <w:r w:rsidRPr="00794639">
              <w:rPr>
                <w:lang w:val="en-US"/>
              </w:rPr>
              <w:t>27.007 Rev8</w:t>
            </w:r>
          </w:p>
        </w:tc>
        <w:tc>
          <w:tcPr>
            <w:tcW w:w="7290" w:type="dxa"/>
          </w:tcPr>
          <w:p w14:paraId="11C346BB" w14:textId="6E6A70C5" w:rsidR="00164ED6" w:rsidRPr="00794639" w:rsidRDefault="00164ED6" w:rsidP="004651D1">
            <w:pPr>
              <w:pStyle w:val="tablebody0"/>
              <w:rPr>
                <w:u w:val="single"/>
                <w:lang w:val="en-US"/>
              </w:rPr>
            </w:pPr>
            <w:r w:rsidRPr="00794639">
              <w:rPr>
                <w:u w:val="single"/>
                <w:lang w:val="en-US"/>
              </w:rPr>
              <w:t>Notes</w:t>
            </w:r>
          </w:p>
          <w:p w14:paraId="7460DBBE" w14:textId="77777777" w:rsidR="00975CC4" w:rsidRDefault="000732D3" w:rsidP="00DF20AD">
            <w:pPr>
              <w:pStyle w:val="tablebody0"/>
              <w:numPr>
                <w:ilvl w:val="0"/>
                <w:numId w:val="484"/>
              </w:numPr>
              <w:rPr>
                <w:ins w:id="1934" w:author="Sevan Sirapian [2]" w:date="2018-11-26T11:12:00Z"/>
                <w:lang w:val="en-US"/>
              </w:rPr>
            </w:pPr>
            <w:r w:rsidRPr="00794639">
              <w:rPr>
                <w:lang w:val="en-US"/>
              </w:rPr>
              <w:t xml:space="preserve">This command only affects SMS AT commands. </w:t>
            </w:r>
          </w:p>
          <w:p w14:paraId="7561B4A0" w14:textId="77777777" w:rsidR="0077123C" w:rsidDel="004C3278" w:rsidRDefault="0077123C" w:rsidP="0077123C">
            <w:pPr>
              <w:pStyle w:val="tablebody0"/>
              <w:numPr>
                <w:ilvl w:val="0"/>
                <w:numId w:val="484"/>
              </w:numPr>
              <w:rPr>
                <w:ins w:id="1935" w:author="Sevan Sirapian [2]" w:date="2018-11-26T11:12:00Z"/>
                <w:del w:id="1936" w:author="Elaine Baricante" w:date="2018-11-26T11:20:00Z"/>
                <w:lang w:val="en-US"/>
              </w:rPr>
            </w:pPr>
            <w:ins w:id="1937" w:author="Sevan Sirapian [2]" w:date="2018-11-26T11:12:00Z">
              <w:r>
                <w:rPr>
                  <w:lang w:val="en-US"/>
                </w:rPr>
                <w:t xml:space="preserve">The value of </w:t>
              </w:r>
              <w:r w:rsidRPr="004C3278">
                <w:rPr>
                  <w:rPrChange w:id="1938" w:author="Elaine Baricante" w:date="2018-11-26T11:20:00Z">
                    <w:rPr>
                      <w:b/>
                    </w:rPr>
                  </w:rPrChange>
                </w:rPr>
                <w:t>&lt;chset&gt;</w:t>
              </w:r>
              <w:r w:rsidRPr="004C3278">
                <w:rPr>
                  <w:lang w:val="en-US"/>
                </w:rPr>
                <w:t xml:space="preserve"> is</w:t>
              </w:r>
              <w:r>
                <w:rPr>
                  <w:lang w:val="en-US"/>
                </w:rPr>
                <w:t xml:space="preserve"> saved in non-volatile memory.</w:t>
              </w:r>
            </w:ins>
          </w:p>
          <w:p w14:paraId="13877775" w14:textId="20C9B642" w:rsidR="0077123C" w:rsidRPr="004C3278" w:rsidRDefault="0077123C">
            <w:pPr>
              <w:pStyle w:val="tablebody0"/>
              <w:numPr>
                <w:ilvl w:val="0"/>
                <w:numId w:val="484"/>
              </w:numPr>
              <w:rPr>
                <w:lang w:val="en-US"/>
              </w:rPr>
              <w:pPrChange w:id="1939" w:author="Elaine Baricante" w:date="2018-11-26T11:20:00Z">
                <w:pPr>
                  <w:pStyle w:val="tablebody0"/>
                </w:pPr>
              </w:pPrChange>
            </w:pPr>
          </w:p>
        </w:tc>
      </w:tr>
    </w:tbl>
    <w:p w14:paraId="16AB0461" w14:textId="77777777" w:rsidR="00975CC4" w:rsidRPr="00794639" w:rsidRDefault="00975CC4" w:rsidP="0059466D">
      <w:pPr>
        <w:pStyle w:val="Heading2"/>
      </w:pPr>
      <w:bookmarkStart w:id="1940" w:name="_Toc345081242"/>
      <w:bookmarkStart w:id="1941" w:name="_Toc349752989"/>
      <w:bookmarkStart w:id="1942" w:name="_Toc349753878"/>
      <w:bookmarkStart w:id="1943" w:name="_Ref366743830"/>
      <w:bookmarkStart w:id="1944" w:name="_Ref369079241"/>
      <w:bookmarkStart w:id="1945" w:name="_Toc368585946"/>
      <w:bookmarkStart w:id="1946" w:name="_Toc486251527"/>
      <w:bookmarkStart w:id="1947" w:name="_Toc531700575"/>
      <w:r w:rsidRPr="00794639">
        <w:t xml:space="preserve">+CIMI Command: Request International Mobile Subscriber </w:t>
      </w:r>
      <w:bookmarkEnd w:id="1940"/>
      <w:r w:rsidRPr="00794639">
        <w:t>Identity</w:t>
      </w:r>
      <w:bookmarkEnd w:id="1941"/>
      <w:bookmarkEnd w:id="1942"/>
      <w:bookmarkEnd w:id="1943"/>
      <w:bookmarkEnd w:id="1944"/>
      <w:bookmarkEnd w:id="1945"/>
      <w:bookmarkEnd w:id="1946"/>
      <w:bookmarkEnd w:id="1947"/>
    </w:p>
    <w:tbl>
      <w:tblPr>
        <w:tblStyle w:val="TableSWIleft"/>
        <w:tblW w:w="8997" w:type="dxa"/>
        <w:tblLayout w:type="fixed"/>
        <w:tblLook w:val="04A0" w:firstRow="1" w:lastRow="0" w:firstColumn="1" w:lastColumn="0" w:noHBand="0" w:noVBand="1"/>
      </w:tblPr>
      <w:tblGrid>
        <w:gridCol w:w="1728"/>
        <w:gridCol w:w="7269"/>
      </w:tblGrid>
      <w:tr w:rsidR="00975CC4" w:rsidRPr="00794639" w14:paraId="0B48B5F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9D3BEBA" w14:textId="03FCB280" w:rsidR="00975CC4" w:rsidRPr="00794639" w:rsidRDefault="00F22490">
            <w:pPr>
              <w:pStyle w:val="TableRowHead"/>
              <w:spacing w:before="144" w:after="144"/>
            </w:pPr>
            <w:r w:rsidRPr="00794639">
              <w:rPr>
                <w:lang w:eastAsia="zh-CN"/>
              </w:rPr>
              <w:t>HL7800</w:t>
            </w:r>
          </w:p>
        </w:tc>
      </w:tr>
      <w:tr w:rsidR="00975CC4" w:rsidRPr="00794639" w14:paraId="2F7A597A" w14:textId="77777777" w:rsidTr="00170927">
        <w:trPr>
          <w:trHeight w:val="1027"/>
        </w:trPr>
        <w:tc>
          <w:tcPr>
            <w:tcW w:w="0" w:type="dxa"/>
          </w:tcPr>
          <w:p w14:paraId="7F79C11C" w14:textId="77777777" w:rsidR="00975CC4" w:rsidRPr="00794639" w:rsidRDefault="00975CC4" w:rsidP="00166AF3">
            <w:pPr>
              <w:pStyle w:val="TableBody"/>
              <w:rPr>
                <w:i/>
              </w:rPr>
            </w:pPr>
            <w:r w:rsidRPr="00794639">
              <w:rPr>
                <w:i/>
              </w:rPr>
              <w:t>Test command</w:t>
            </w:r>
          </w:p>
          <w:p w14:paraId="7CF23D17" w14:textId="77777777" w:rsidR="00975CC4" w:rsidRPr="00794639" w:rsidRDefault="00975CC4" w:rsidP="00166AF3">
            <w:pPr>
              <w:pStyle w:val="TableBody"/>
            </w:pPr>
          </w:p>
          <w:p w14:paraId="741E872D" w14:textId="77777777" w:rsidR="00975CC4" w:rsidRPr="00794639" w:rsidRDefault="00975CC4" w:rsidP="00166AF3">
            <w:pPr>
              <w:pStyle w:val="TableBody"/>
              <w:rPr>
                <w:u w:val="single"/>
              </w:rPr>
            </w:pPr>
            <w:r w:rsidRPr="00794639">
              <w:rPr>
                <w:u w:val="single"/>
              </w:rPr>
              <w:t>Syntax</w:t>
            </w:r>
          </w:p>
          <w:p w14:paraId="5234B1DF" w14:textId="77777777" w:rsidR="00975CC4" w:rsidRPr="00794639" w:rsidRDefault="00975CC4" w:rsidP="00166AF3">
            <w:pPr>
              <w:pStyle w:val="TableBody"/>
            </w:pPr>
            <w:r w:rsidRPr="00794639">
              <w:rPr>
                <w:b/>
              </w:rPr>
              <w:t>AT+CIMI=?</w:t>
            </w:r>
          </w:p>
        </w:tc>
        <w:tc>
          <w:tcPr>
            <w:tcW w:w="7269" w:type="dxa"/>
          </w:tcPr>
          <w:p w14:paraId="4A98A0D6" w14:textId="77777777" w:rsidR="00975CC4" w:rsidRPr="00794639" w:rsidRDefault="00975CC4" w:rsidP="00166AF3">
            <w:pPr>
              <w:pStyle w:val="TableBody"/>
            </w:pPr>
          </w:p>
          <w:p w14:paraId="5C5F1000" w14:textId="77777777" w:rsidR="00975CC4" w:rsidRPr="00794639" w:rsidRDefault="00975CC4" w:rsidP="00166AF3">
            <w:pPr>
              <w:pStyle w:val="TableBody"/>
            </w:pPr>
          </w:p>
          <w:p w14:paraId="45F5BD2C" w14:textId="77777777" w:rsidR="00975CC4" w:rsidRPr="00794639" w:rsidRDefault="00975CC4" w:rsidP="00166AF3">
            <w:pPr>
              <w:pStyle w:val="TableBody"/>
              <w:rPr>
                <w:u w:val="single"/>
              </w:rPr>
            </w:pPr>
            <w:r w:rsidRPr="00794639">
              <w:rPr>
                <w:u w:val="single"/>
              </w:rPr>
              <w:t>Response</w:t>
            </w:r>
          </w:p>
          <w:p w14:paraId="7F670D68" w14:textId="77777777" w:rsidR="00975CC4" w:rsidRPr="00794639" w:rsidRDefault="00975CC4" w:rsidP="00166AF3">
            <w:pPr>
              <w:pStyle w:val="TableBody"/>
            </w:pPr>
            <w:r w:rsidRPr="00794639">
              <w:rPr>
                <w:b/>
              </w:rPr>
              <w:t>OK</w:t>
            </w:r>
          </w:p>
        </w:tc>
      </w:tr>
      <w:tr w:rsidR="00975CC4" w:rsidRPr="00D55DF6" w14:paraId="5A11D23F" w14:textId="77777777" w:rsidTr="00170927">
        <w:trPr>
          <w:trHeight w:val="781"/>
        </w:trPr>
        <w:tc>
          <w:tcPr>
            <w:tcW w:w="0" w:type="dxa"/>
          </w:tcPr>
          <w:p w14:paraId="03C75931" w14:textId="77777777" w:rsidR="00975CC4" w:rsidRPr="00794639" w:rsidRDefault="00975CC4" w:rsidP="00166AF3">
            <w:pPr>
              <w:pStyle w:val="TableBody"/>
              <w:rPr>
                <w:i/>
              </w:rPr>
            </w:pPr>
            <w:r w:rsidRPr="00794639">
              <w:rPr>
                <w:i/>
              </w:rPr>
              <w:t>Execute command</w:t>
            </w:r>
          </w:p>
          <w:p w14:paraId="11B5654D" w14:textId="77777777" w:rsidR="00975CC4" w:rsidRPr="00794639" w:rsidRDefault="00975CC4" w:rsidP="00166AF3">
            <w:pPr>
              <w:pStyle w:val="TableBody"/>
            </w:pPr>
          </w:p>
          <w:p w14:paraId="76FBECCC" w14:textId="77777777" w:rsidR="00975CC4" w:rsidRPr="00794639" w:rsidRDefault="00975CC4" w:rsidP="00166AF3">
            <w:pPr>
              <w:pStyle w:val="TableBody"/>
              <w:rPr>
                <w:u w:val="single"/>
              </w:rPr>
            </w:pPr>
            <w:r w:rsidRPr="00794639">
              <w:rPr>
                <w:u w:val="single"/>
              </w:rPr>
              <w:t>Syntax</w:t>
            </w:r>
          </w:p>
          <w:p w14:paraId="39B8464C" w14:textId="701EFB3A" w:rsidR="00975CC4" w:rsidRPr="00794639" w:rsidDel="00DB4B8E" w:rsidRDefault="00975CC4" w:rsidP="00DB4B8E">
            <w:pPr>
              <w:pStyle w:val="TableBody"/>
              <w:rPr>
                <w:del w:id="1948" w:author="Elaine Baricante" w:date="2018-11-26T11:20:00Z"/>
                <w:b/>
              </w:rPr>
            </w:pPr>
            <w:r w:rsidRPr="00794639">
              <w:rPr>
                <w:b/>
              </w:rPr>
              <w:t>AT+CIMI</w:t>
            </w:r>
          </w:p>
          <w:p w14:paraId="6D6D9292" w14:textId="77777777" w:rsidR="00975CC4" w:rsidRPr="00794639" w:rsidRDefault="00975CC4" w:rsidP="00166AF3">
            <w:pPr>
              <w:pStyle w:val="TableBody"/>
            </w:pPr>
          </w:p>
        </w:tc>
        <w:tc>
          <w:tcPr>
            <w:tcW w:w="7269" w:type="dxa"/>
          </w:tcPr>
          <w:p w14:paraId="1F9CD763" w14:textId="77777777" w:rsidR="00975CC4" w:rsidRPr="00794639" w:rsidRDefault="00975CC4" w:rsidP="00166AF3">
            <w:pPr>
              <w:pStyle w:val="TableBody"/>
            </w:pPr>
          </w:p>
          <w:p w14:paraId="5EFFBD9D" w14:textId="77777777" w:rsidR="00975CC4" w:rsidRPr="00794639" w:rsidRDefault="00975CC4" w:rsidP="00166AF3">
            <w:pPr>
              <w:pStyle w:val="TableBody"/>
            </w:pPr>
          </w:p>
          <w:p w14:paraId="141A2946" w14:textId="77777777" w:rsidR="00975CC4" w:rsidRPr="00794639" w:rsidRDefault="00975CC4" w:rsidP="00166AF3">
            <w:pPr>
              <w:pStyle w:val="TableBody"/>
              <w:rPr>
                <w:u w:val="single"/>
              </w:rPr>
            </w:pPr>
            <w:r w:rsidRPr="00794639">
              <w:rPr>
                <w:u w:val="single"/>
              </w:rPr>
              <w:t>Response</w:t>
            </w:r>
          </w:p>
          <w:p w14:paraId="4AAE11DC" w14:textId="77777777" w:rsidR="00975CC4" w:rsidRPr="00794639" w:rsidRDefault="00975CC4" w:rsidP="00166AF3">
            <w:pPr>
              <w:pStyle w:val="TableBody"/>
              <w:rPr>
                <w:b/>
              </w:rPr>
            </w:pPr>
            <w:r w:rsidRPr="00794639">
              <w:rPr>
                <w:b/>
              </w:rPr>
              <w:t>&lt;IMSI&gt;</w:t>
            </w:r>
          </w:p>
          <w:p w14:paraId="12EFFDF1" w14:textId="77777777" w:rsidR="00975CC4" w:rsidRPr="00794639" w:rsidRDefault="00975CC4" w:rsidP="00166AF3">
            <w:pPr>
              <w:pStyle w:val="TableBody"/>
              <w:rPr>
                <w:b/>
              </w:rPr>
            </w:pPr>
            <w:r w:rsidRPr="00794639">
              <w:rPr>
                <w:b/>
              </w:rPr>
              <w:t>OK</w:t>
            </w:r>
          </w:p>
          <w:p w14:paraId="1BEDB1F0" w14:textId="77777777" w:rsidR="00975CC4" w:rsidRPr="00794639" w:rsidRDefault="00975CC4" w:rsidP="00166AF3">
            <w:pPr>
              <w:pStyle w:val="TableBody"/>
            </w:pPr>
          </w:p>
          <w:p w14:paraId="08CFFE30" w14:textId="77777777" w:rsidR="00975CC4" w:rsidRPr="00794639" w:rsidRDefault="00975CC4" w:rsidP="00166AF3">
            <w:pPr>
              <w:pStyle w:val="TableBody"/>
            </w:pPr>
            <w:r w:rsidRPr="00794639">
              <w:t>or</w:t>
            </w:r>
          </w:p>
          <w:p w14:paraId="2E571B2E" w14:textId="77777777" w:rsidR="00975CC4" w:rsidRPr="00794639" w:rsidRDefault="00975CC4" w:rsidP="00166AF3">
            <w:pPr>
              <w:pStyle w:val="TableBody"/>
              <w:rPr>
                <w:b/>
              </w:rPr>
            </w:pPr>
            <w:r w:rsidRPr="00794639">
              <w:rPr>
                <w:b/>
              </w:rPr>
              <w:t>+CME ERROR: &lt;err&gt;</w:t>
            </w:r>
          </w:p>
          <w:p w14:paraId="5EBA7FD6" w14:textId="77777777" w:rsidR="00975CC4" w:rsidRPr="00794639" w:rsidRDefault="00975CC4" w:rsidP="00166AF3">
            <w:pPr>
              <w:pStyle w:val="TableBody"/>
            </w:pPr>
          </w:p>
          <w:p w14:paraId="33C72390" w14:textId="77777777" w:rsidR="00975CC4" w:rsidRPr="00794639" w:rsidRDefault="00975CC4" w:rsidP="00166AF3">
            <w:pPr>
              <w:pStyle w:val="TableBody"/>
            </w:pPr>
            <w:r w:rsidRPr="00794639">
              <w:rPr>
                <w:u w:val="single"/>
              </w:rPr>
              <w:t>Parameter</w:t>
            </w:r>
          </w:p>
          <w:p w14:paraId="79AC1796" w14:textId="77777777" w:rsidR="00975CC4" w:rsidRPr="00DB4B8E" w:rsidRDefault="00975CC4" w:rsidP="00166AF3">
            <w:pPr>
              <w:pStyle w:val="TableBody"/>
            </w:pPr>
            <w:r w:rsidRPr="00DB4B8E">
              <w:rPr>
                <w:b/>
              </w:rPr>
              <w:t>&lt;IMSI&gt;</w:t>
            </w:r>
            <w:r w:rsidRPr="00DB4B8E">
              <w:tab/>
              <w:t>International Mobile Subscriber Identity</w:t>
            </w:r>
          </w:p>
        </w:tc>
      </w:tr>
      <w:tr w:rsidR="00556BA5" w:rsidRPr="00794639" w14:paraId="31932A23" w14:textId="77777777" w:rsidTr="00170927">
        <w:trPr>
          <w:trHeight w:val="49"/>
        </w:trPr>
        <w:tc>
          <w:tcPr>
            <w:tcW w:w="1728" w:type="dxa"/>
          </w:tcPr>
          <w:p w14:paraId="16996465" w14:textId="6CE8EECE" w:rsidR="00556BA5" w:rsidRPr="00794639" w:rsidRDefault="00556BA5" w:rsidP="004651D1">
            <w:pPr>
              <w:pStyle w:val="tablebody0"/>
              <w:rPr>
                <w:lang w:val="en-US"/>
              </w:rPr>
            </w:pPr>
            <w:r w:rsidRPr="00794639">
              <w:rPr>
                <w:u w:val="single"/>
                <w:lang w:val="en-US"/>
              </w:rPr>
              <w:t>Reference</w:t>
            </w:r>
          </w:p>
        </w:tc>
        <w:tc>
          <w:tcPr>
            <w:tcW w:w="7269" w:type="dxa"/>
          </w:tcPr>
          <w:p w14:paraId="15AD39E8" w14:textId="1A7C1F51" w:rsidR="00556BA5" w:rsidRPr="00794639" w:rsidRDefault="00CF5A45" w:rsidP="004651D1">
            <w:pPr>
              <w:pStyle w:val="tablebody0"/>
              <w:rPr>
                <w:lang w:val="en-US"/>
              </w:rPr>
            </w:pPr>
            <w:r w:rsidRPr="00794639">
              <w:rPr>
                <w:lang w:val="en-US"/>
              </w:rPr>
              <w:t>27.007 Rev12</w:t>
            </w:r>
          </w:p>
        </w:tc>
      </w:tr>
    </w:tbl>
    <w:p w14:paraId="720DAB15" w14:textId="77777777" w:rsidR="00975CC4" w:rsidRPr="00794639" w:rsidRDefault="00975CC4" w:rsidP="0059466D">
      <w:pPr>
        <w:pStyle w:val="Heading2"/>
      </w:pPr>
      <w:bookmarkStart w:id="1949" w:name="_Toc369683858"/>
      <w:bookmarkStart w:id="1950" w:name="_Toc503183892"/>
      <w:bookmarkStart w:id="1951" w:name="_Toc503189913"/>
      <w:bookmarkStart w:id="1952" w:name="_Toc503195934"/>
      <w:bookmarkStart w:id="1953" w:name="_Toc503201955"/>
      <w:bookmarkStart w:id="1954" w:name="_Toc511145910"/>
      <w:bookmarkStart w:id="1955" w:name="_Toc511203954"/>
      <w:bookmarkStart w:id="1956" w:name="_Toc512618364"/>
      <w:bookmarkStart w:id="1957" w:name="_Toc512858582"/>
      <w:bookmarkStart w:id="1958" w:name="_Toc512858835"/>
      <w:bookmarkStart w:id="1959" w:name="_Toc514425360"/>
      <w:bookmarkStart w:id="1960" w:name="_Toc514668744"/>
      <w:bookmarkStart w:id="1961" w:name="_Toc503183893"/>
      <w:bookmarkStart w:id="1962" w:name="_Toc503189914"/>
      <w:bookmarkStart w:id="1963" w:name="_Toc503195935"/>
      <w:bookmarkStart w:id="1964" w:name="_Toc503201956"/>
      <w:bookmarkStart w:id="1965" w:name="_Toc511145911"/>
      <w:bookmarkStart w:id="1966" w:name="_Toc511203955"/>
      <w:bookmarkStart w:id="1967" w:name="_Toc512618365"/>
      <w:bookmarkStart w:id="1968" w:name="_Toc512858583"/>
      <w:bookmarkStart w:id="1969" w:name="_Toc512858836"/>
      <w:bookmarkStart w:id="1970" w:name="_Toc514425393"/>
      <w:bookmarkStart w:id="1971" w:name="_Toc514668777"/>
      <w:bookmarkStart w:id="1972" w:name="_Toc369683861"/>
      <w:bookmarkStart w:id="1973" w:name="_Toc503183894"/>
      <w:bookmarkStart w:id="1974" w:name="_Toc503189915"/>
      <w:bookmarkStart w:id="1975" w:name="_Toc503195936"/>
      <w:bookmarkStart w:id="1976" w:name="_Toc503201957"/>
      <w:bookmarkStart w:id="1977" w:name="_Toc511145912"/>
      <w:bookmarkStart w:id="1978" w:name="_Toc511203956"/>
      <w:bookmarkStart w:id="1979" w:name="_Toc512618366"/>
      <w:bookmarkStart w:id="1980" w:name="_Toc512858584"/>
      <w:bookmarkStart w:id="1981" w:name="_Toc512858837"/>
      <w:bookmarkStart w:id="1982" w:name="_Toc514425429"/>
      <w:bookmarkStart w:id="1983" w:name="_Toc514668813"/>
      <w:bookmarkStart w:id="1984" w:name="_Ref372105880"/>
      <w:bookmarkStart w:id="1985" w:name="_Toc345081247"/>
      <w:bookmarkStart w:id="1986" w:name="_Toc349752994"/>
      <w:bookmarkStart w:id="1987" w:name="_Toc349753883"/>
      <w:bookmarkStart w:id="1988" w:name="_Ref366743865"/>
      <w:bookmarkStart w:id="1989" w:name="_Ref369079281"/>
      <w:bookmarkStart w:id="1990" w:name="_Toc368585951"/>
      <w:bookmarkStart w:id="1991" w:name="_Toc486251531"/>
      <w:bookmarkStart w:id="1992" w:name="_Toc531700576"/>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r w:rsidRPr="00794639">
        <w:lastRenderedPageBreak/>
        <w:t>+GSN Command: Request Product Serial Number (IMEI)</w:t>
      </w:r>
      <w:bookmarkEnd w:id="1984"/>
      <w:bookmarkEnd w:id="1985"/>
      <w:bookmarkEnd w:id="1986"/>
      <w:bookmarkEnd w:id="1987"/>
      <w:bookmarkEnd w:id="1988"/>
      <w:bookmarkEnd w:id="1989"/>
      <w:bookmarkEnd w:id="1990"/>
      <w:bookmarkEnd w:id="1991"/>
      <w:bookmarkEnd w:id="1992"/>
    </w:p>
    <w:tbl>
      <w:tblPr>
        <w:tblStyle w:val="TableSWIleft"/>
        <w:tblW w:w="8997" w:type="dxa"/>
        <w:tblLayout w:type="fixed"/>
        <w:tblLook w:val="04A0" w:firstRow="1" w:lastRow="0" w:firstColumn="1" w:lastColumn="0" w:noHBand="0" w:noVBand="1"/>
      </w:tblPr>
      <w:tblGrid>
        <w:gridCol w:w="1707"/>
        <w:gridCol w:w="7290"/>
      </w:tblGrid>
      <w:tr w:rsidR="00975CC4" w:rsidRPr="00794639" w14:paraId="0B5D9557" w14:textId="77777777" w:rsidTr="00170927">
        <w:trPr>
          <w:cnfStyle w:val="100000000000" w:firstRow="1" w:lastRow="0" w:firstColumn="0" w:lastColumn="0" w:oddVBand="0" w:evenVBand="0" w:oddHBand="0" w:evenHBand="0" w:firstRowFirstColumn="0" w:firstRowLastColumn="0" w:lastRowFirstColumn="0" w:lastRowLastColumn="0"/>
          <w:trHeight w:val="35"/>
        </w:trPr>
        <w:tc>
          <w:tcPr>
            <w:tcW w:w="8997" w:type="dxa"/>
            <w:gridSpan w:val="2"/>
          </w:tcPr>
          <w:p w14:paraId="11692FDB" w14:textId="1B621305" w:rsidR="00975CC4" w:rsidRPr="00794639" w:rsidRDefault="00F22490">
            <w:pPr>
              <w:pStyle w:val="TableRowHead"/>
              <w:spacing w:before="144" w:after="144"/>
              <w:rPr>
                <w:bCs w:val="0"/>
              </w:rPr>
            </w:pPr>
            <w:r w:rsidRPr="00794639">
              <w:rPr>
                <w:lang w:eastAsia="zh-CN"/>
              </w:rPr>
              <w:t>HL7800</w:t>
            </w:r>
          </w:p>
        </w:tc>
      </w:tr>
      <w:tr w:rsidR="00975CC4" w:rsidRPr="00794639" w14:paraId="5C3E4F87" w14:textId="77777777" w:rsidTr="00953CD3">
        <w:trPr>
          <w:trHeight w:val="63"/>
        </w:trPr>
        <w:tc>
          <w:tcPr>
            <w:tcW w:w="1707" w:type="dxa"/>
          </w:tcPr>
          <w:p w14:paraId="2036E799" w14:textId="77777777" w:rsidR="00975CC4" w:rsidRPr="00794639" w:rsidRDefault="00975CC4" w:rsidP="00166AF3">
            <w:pPr>
              <w:pStyle w:val="TableBody"/>
              <w:rPr>
                <w:i/>
              </w:rPr>
            </w:pPr>
            <w:r w:rsidRPr="00794639">
              <w:rPr>
                <w:i/>
              </w:rPr>
              <w:t>Test command</w:t>
            </w:r>
          </w:p>
          <w:p w14:paraId="755FACE0" w14:textId="77777777" w:rsidR="00975CC4" w:rsidRPr="00794639" w:rsidRDefault="00975CC4" w:rsidP="00CF5A45">
            <w:pPr>
              <w:pStyle w:val="TableBody"/>
            </w:pPr>
          </w:p>
          <w:p w14:paraId="7277F479" w14:textId="77777777" w:rsidR="00975CC4" w:rsidRPr="00794639" w:rsidRDefault="00975CC4" w:rsidP="00166AF3">
            <w:pPr>
              <w:pStyle w:val="TableBody"/>
              <w:rPr>
                <w:u w:val="single"/>
              </w:rPr>
            </w:pPr>
            <w:r w:rsidRPr="00794639">
              <w:rPr>
                <w:u w:val="single"/>
              </w:rPr>
              <w:t>Syntax</w:t>
            </w:r>
          </w:p>
          <w:p w14:paraId="7EEAC3C2" w14:textId="77777777" w:rsidR="00975CC4" w:rsidRPr="00794639" w:rsidRDefault="00975CC4" w:rsidP="00166AF3">
            <w:pPr>
              <w:pStyle w:val="TableBody"/>
            </w:pPr>
            <w:r w:rsidRPr="00794639">
              <w:rPr>
                <w:b/>
              </w:rPr>
              <w:t>AT+GSN=?</w:t>
            </w:r>
          </w:p>
        </w:tc>
        <w:tc>
          <w:tcPr>
            <w:tcW w:w="7290" w:type="dxa"/>
          </w:tcPr>
          <w:p w14:paraId="0F64E8C8" w14:textId="77777777" w:rsidR="00975CC4" w:rsidRPr="00794639" w:rsidRDefault="00975CC4" w:rsidP="00166AF3">
            <w:pPr>
              <w:pStyle w:val="TableBody"/>
            </w:pPr>
          </w:p>
          <w:p w14:paraId="2D430B83" w14:textId="77777777" w:rsidR="00975CC4" w:rsidRPr="00794639" w:rsidRDefault="00975CC4" w:rsidP="00CF5A45">
            <w:pPr>
              <w:pStyle w:val="TableBody"/>
            </w:pPr>
          </w:p>
          <w:p w14:paraId="001D65AE" w14:textId="77777777" w:rsidR="00975CC4" w:rsidRPr="00794639" w:rsidRDefault="00975CC4" w:rsidP="00166AF3">
            <w:pPr>
              <w:pStyle w:val="TableBody"/>
              <w:rPr>
                <w:u w:val="single"/>
              </w:rPr>
            </w:pPr>
            <w:r w:rsidRPr="00794639">
              <w:rPr>
                <w:u w:val="single"/>
              </w:rPr>
              <w:t>Response</w:t>
            </w:r>
          </w:p>
          <w:p w14:paraId="02D26376" w14:textId="77777777" w:rsidR="00975CC4" w:rsidRPr="00794639" w:rsidRDefault="00975CC4" w:rsidP="00166AF3">
            <w:pPr>
              <w:pStyle w:val="TableBody"/>
            </w:pPr>
            <w:r w:rsidRPr="00794639">
              <w:rPr>
                <w:b/>
              </w:rPr>
              <w:t>OK</w:t>
            </w:r>
          </w:p>
        </w:tc>
      </w:tr>
      <w:tr w:rsidR="00975CC4" w:rsidRPr="00794639" w14:paraId="2384BC57" w14:textId="77777777" w:rsidTr="00953CD3">
        <w:trPr>
          <w:trHeight w:val="781"/>
        </w:trPr>
        <w:tc>
          <w:tcPr>
            <w:tcW w:w="1707" w:type="dxa"/>
          </w:tcPr>
          <w:p w14:paraId="5D7DD5F5" w14:textId="77777777" w:rsidR="00975CC4" w:rsidRPr="00794639" w:rsidRDefault="00975CC4" w:rsidP="00166AF3">
            <w:pPr>
              <w:pStyle w:val="TableBody"/>
              <w:rPr>
                <w:i/>
              </w:rPr>
            </w:pPr>
            <w:r w:rsidRPr="00794639">
              <w:rPr>
                <w:i/>
              </w:rPr>
              <w:t>Execute command</w:t>
            </w:r>
          </w:p>
          <w:p w14:paraId="3F85EF72" w14:textId="77777777" w:rsidR="00975CC4" w:rsidRPr="00794639" w:rsidRDefault="00975CC4" w:rsidP="00CF5A45">
            <w:pPr>
              <w:pStyle w:val="TableBody"/>
            </w:pPr>
          </w:p>
          <w:p w14:paraId="103FC148" w14:textId="77777777" w:rsidR="00975CC4" w:rsidRPr="00794639" w:rsidRDefault="00975CC4" w:rsidP="00166AF3">
            <w:pPr>
              <w:pStyle w:val="TableBody"/>
              <w:rPr>
                <w:u w:val="single"/>
              </w:rPr>
            </w:pPr>
            <w:r w:rsidRPr="00794639">
              <w:rPr>
                <w:u w:val="single"/>
              </w:rPr>
              <w:t>Syntax</w:t>
            </w:r>
          </w:p>
          <w:p w14:paraId="78E6AAF7" w14:textId="77777777" w:rsidR="00975CC4" w:rsidRPr="00794639" w:rsidRDefault="00975CC4" w:rsidP="00166AF3">
            <w:pPr>
              <w:pStyle w:val="TableBody"/>
              <w:rPr>
                <w:b/>
              </w:rPr>
            </w:pPr>
            <w:r w:rsidRPr="00794639">
              <w:rPr>
                <w:b/>
              </w:rPr>
              <w:t>AT+GSN</w:t>
            </w:r>
          </w:p>
          <w:p w14:paraId="4439AE55" w14:textId="77777777" w:rsidR="00975CC4" w:rsidRPr="00794639" w:rsidRDefault="00975CC4" w:rsidP="00166AF3">
            <w:pPr>
              <w:pStyle w:val="TableBody"/>
            </w:pPr>
          </w:p>
        </w:tc>
        <w:tc>
          <w:tcPr>
            <w:tcW w:w="7290" w:type="dxa"/>
          </w:tcPr>
          <w:p w14:paraId="73E1BC3B" w14:textId="77777777" w:rsidR="00975CC4" w:rsidRPr="00794639" w:rsidRDefault="00975CC4" w:rsidP="00166AF3">
            <w:pPr>
              <w:pStyle w:val="TableBody"/>
            </w:pPr>
          </w:p>
          <w:p w14:paraId="35FF1CF8" w14:textId="77777777" w:rsidR="00975CC4" w:rsidRPr="00794639" w:rsidRDefault="00975CC4" w:rsidP="00CF5A45">
            <w:pPr>
              <w:pStyle w:val="TableBody"/>
            </w:pPr>
          </w:p>
          <w:p w14:paraId="1707218D" w14:textId="77777777" w:rsidR="00975CC4" w:rsidRPr="00794639" w:rsidRDefault="00975CC4" w:rsidP="00166AF3">
            <w:pPr>
              <w:pStyle w:val="TableBody"/>
              <w:rPr>
                <w:u w:val="single"/>
              </w:rPr>
            </w:pPr>
            <w:r w:rsidRPr="00794639">
              <w:rPr>
                <w:u w:val="single"/>
              </w:rPr>
              <w:t>Response</w:t>
            </w:r>
          </w:p>
          <w:p w14:paraId="079ECE55" w14:textId="77777777" w:rsidR="00975CC4" w:rsidRPr="00794639" w:rsidRDefault="00975CC4" w:rsidP="00166AF3">
            <w:pPr>
              <w:pStyle w:val="TableBody"/>
            </w:pPr>
            <w:r w:rsidRPr="00794639">
              <w:rPr>
                <w:b/>
              </w:rPr>
              <w:t>&lt;IMEI&gt;</w:t>
            </w:r>
            <w:r w:rsidRPr="00794639">
              <w:t xml:space="preserve"> (identification text for determination of the individual ME)</w:t>
            </w:r>
          </w:p>
          <w:p w14:paraId="725E3784" w14:textId="77777777" w:rsidR="00975CC4" w:rsidRPr="00794639" w:rsidRDefault="00975CC4" w:rsidP="00166AF3">
            <w:pPr>
              <w:pStyle w:val="TableBody"/>
            </w:pPr>
            <w:r w:rsidRPr="00794639">
              <w:rPr>
                <w:b/>
              </w:rPr>
              <w:t>OK</w:t>
            </w:r>
          </w:p>
        </w:tc>
      </w:tr>
      <w:tr w:rsidR="001C5706" w:rsidRPr="00794639" w14:paraId="0CC75FE4" w14:textId="77777777" w:rsidTr="00953CD3">
        <w:trPr>
          <w:trHeight w:val="483"/>
        </w:trPr>
        <w:tc>
          <w:tcPr>
            <w:tcW w:w="1707" w:type="dxa"/>
          </w:tcPr>
          <w:p w14:paraId="3C785794" w14:textId="77777777" w:rsidR="001C5706" w:rsidRPr="00794639" w:rsidRDefault="001C5706" w:rsidP="004651D1">
            <w:pPr>
              <w:pStyle w:val="tablebody0"/>
              <w:rPr>
                <w:u w:val="single"/>
                <w:lang w:val="en-US"/>
              </w:rPr>
            </w:pPr>
            <w:r w:rsidRPr="00794639">
              <w:rPr>
                <w:u w:val="single"/>
                <w:lang w:val="en-US"/>
              </w:rPr>
              <w:t>Reference</w:t>
            </w:r>
          </w:p>
          <w:p w14:paraId="6CF6AB3A" w14:textId="3F1E466D" w:rsidR="001C5706" w:rsidRPr="00794639" w:rsidRDefault="001C5706" w:rsidP="004651D1">
            <w:pPr>
              <w:pStyle w:val="tablebody0"/>
              <w:rPr>
                <w:lang w:val="en-US"/>
              </w:rPr>
            </w:pPr>
            <w:r w:rsidRPr="00794639">
              <w:rPr>
                <w:lang w:val="en-US"/>
              </w:rPr>
              <w:t>27.007 Rev13</w:t>
            </w:r>
          </w:p>
        </w:tc>
        <w:tc>
          <w:tcPr>
            <w:tcW w:w="7290" w:type="dxa"/>
          </w:tcPr>
          <w:p w14:paraId="4E13C8EE" w14:textId="77777777" w:rsidR="001C5706" w:rsidRPr="00794639" w:rsidRDefault="001C5706" w:rsidP="004651D1">
            <w:pPr>
              <w:pStyle w:val="tablebody0"/>
              <w:rPr>
                <w:u w:val="single"/>
                <w:lang w:val="en-US"/>
              </w:rPr>
            </w:pPr>
            <w:r w:rsidRPr="00794639">
              <w:rPr>
                <w:u w:val="single"/>
                <w:lang w:val="en-US"/>
              </w:rPr>
              <w:t>Notes</w:t>
            </w:r>
          </w:p>
          <w:p w14:paraId="4F6F186B" w14:textId="77777777" w:rsidR="001C5706" w:rsidRPr="00794639" w:rsidRDefault="001C5706" w:rsidP="004651D1">
            <w:pPr>
              <w:pStyle w:val="tablebody0"/>
              <w:numPr>
                <w:ilvl w:val="0"/>
                <w:numId w:val="449"/>
              </w:numPr>
              <w:rPr>
                <w:lang w:val="en-US"/>
              </w:rPr>
            </w:pPr>
            <w:r w:rsidRPr="00794639">
              <w:rPr>
                <w:lang w:val="en-US"/>
              </w:rPr>
              <w:t>This command can work with or without a SIM.</w:t>
            </w:r>
          </w:p>
          <w:p w14:paraId="7408B2FC" w14:textId="77777777" w:rsidR="001C5706" w:rsidRPr="00794639" w:rsidRDefault="001C5706" w:rsidP="004651D1">
            <w:pPr>
              <w:pStyle w:val="tablebody0"/>
              <w:numPr>
                <w:ilvl w:val="0"/>
                <w:numId w:val="449"/>
              </w:numPr>
              <w:rPr>
                <w:lang w:val="en-US"/>
              </w:rPr>
            </w:pPr>
            <w:r w:rsidRPr="00794639">
              <w:rPr>
                <w:lang w:val="en-US"/>
              </w:rPr>
              <w:t xml:space="preserve">See also </w:t>
            </w:r>
            <w:commentRangeStart w:id="1993"/>
            <w:r w:rsidRPr="00DF20AD">
              <w:rPr>
                <w:rStyle w:val="Code"/>
                <w:lang w:val="en-US"/>
              </w:rPr>
              <w:t>AT+KGSN</w:t>
            </w:r>
            <w:r w:rsidRPr="00794639">
              <w:rPr>
                <w:lang w:val="en-US"/>
              </w:rPr>
              <w:t>.</w:t>
            </w:r>
            <w:commentRangeEnd w:id="1993"/>
            <w:r w:rsidRPr="00794639">
              <w:rPr>
                <w:rStyle w:val="CommentReference"/>
                <w:sz w:val="18"/>
                <w:szCs w:val="18"/>
                <w:lang w:val="en-US"/>
              </w:rPr>
              <w:commentReference w:id="1993"/>
            </w:r>
          </w:p>
        </w:tc>
      </w:tr>
    </w:tbl>
    <w:p w14:paraId="561D4706" w14:textId="00257257" w:rsidR="00975CC4" w:rsidRPr="00794639" w:rsidRDefault="00975CC4" w:rsidP="0059466D">
      <w:pPr>
        <w:pStyle w:val="Heading2"/>
      </w:pPr>
      <w:bookmarkStart w:id="1994" w:name="_Toc369683864"/>
      <w:bookmarkStart w:id="1995" w:name="_Toc377570654"/>
      <w:bookmarkStart w:id="1996" w:name="_Toc377738252"/>
      <w:bookmarkStart w:id="1997" w:name="_Toc377745358"/>
      <w:bookmarkStart w:id="1998" w:name="_Toc377990005"/>
      <w:bookmarkStart w:id="1999" w:name="_Toc377994470"/>
      <w:bookmarkStart w:id="2000" w:name="_Toc378087006"/>
      <w:bookmarkStart w:id="2001" w:name="_Toc378172967"/>
      <w:bookmarkStart w:id="2002" w:name="_Toc378175962"/>
      <w:bookmarkStart w:id="2003" w:name="_Toc378178607"/>
      <w:bookmarkStart w:id="2004" w:name="_Toc378181263"/>
      <w:bookmarkStart w:id="2005" w:name="_Toc380052559"/>
      <w:bookmarkStart w:id="2006" w:name="_Toc380055164"/>
      <w:bookmarkStart w:id="2007" w:name="_Toc380053630"/>
      <w:bookmarkStart w:id="2008" w:name="_Toc380060256"/>
      <w:bookmarkStart w:id="2009" w:name="_Toc380405767"/>
      <w:bookmarkStart w:id="2010" w:name="_Toc372100704"/>
      <w:bookmarkStart w:id="2011" w:name="_Toc372106092"/>
      <w:bookmarkStart w:id="2012" w:name="_Toc372106540"/>
      <w:bookmarkStart w:id="2013" w:name="_Toc372106995"/>
      <w:bookmarkStart w:id="2014" w:name="_Toc372107448"/>
      <w:bookmarkStart w:id="2015" w:name="_Toc372118112"/>
      <w:bookmarkStart w:id="2016" w:name="_Toc369683871"/>
      <w:bookmarkStart w:id="2017" w:name="_Toc369683875"/>
      <w:bookmarkStart w:id="2018" w:name="_Toc369683877"/>
      <w:bookmarkStart w:id="2019" w:name="_Toc366245015"/>
      <w:bookmarkStart w:id="2020" w:name="_Toc366245517"/>
      <w:bookmarkStart w:id="2021" w:name="_Toc366593898"/>
      <w:bookmarkStart w:id="2022" w:name="_Toc366747222"/>
      <w:bookmarkStart w:id="2023" w:name="_Toc366749231"/>
      <w:bookmarkStart w:id="2024" w:name="_Toc366762887"/>
      <w:bookmarkStart w:id="2025" w:name="_Toc366770072"/>
      <w:bookmarkStart w:id="2026" w:name="_Toc366772172"/>
      <w:bookmarkStart w:id="2027" w:name="_Toc366245018"/>
      <w:bookmarkStart w:id="2028" w:name="_Toc366245520"/>
      <w:bookmarkStart w:id="2029" w:name="_Toc366593901"/>
      <w:bookmarkStart w:id="2030" w:name="_Toc366747225"/>
      <w:bookmarkStart w:id="2031" w:name="_Toc366749234"/>
      <w:bookmarkStart w:id="2032" w:name="_Toc366762890"/>
      <w:bookmarkStart w:id="2033" w:name="_Toc366770075"/>
      <w:bookmarkStart w:id="2034" w:name="_Toc366772175"/>
      <w:bookmarkStart w:id="2035" w:name="_Toc366245019"/>
      <w:bookmarkStart w:id="2036" w:name="_Toc366245521"/>
      <w:bookmarkStart w:id="2037" w:name="_Toc366593902"/>
      <w:bookmarkStart w:id="2038" w:name="_Toc366747226"/>
      <w:bookmarkStart w:id="2039" w:name="_Toc366749235"/>
      <w:bookmarkStart w:id="2040" w:name="_Toc366762891"/>
      <w:bookmarkStart w:id="2041" w:name="_Toc366770076"/>
      <w:bookmarkStart w:id="2042" w:name="_Toc366772176"/>
      <w:bookmarkStart w:id="2043" w:name="_Toc366245023"/>
      <w:bookmarkStart w:id="2044" w:name="_Toc366245525"/>
      <w:bookmarkStart w:id="2045" w:name="_Toc366593906"/>
      <w:bookmarkStart w:id="2046" w:name="_Toc366747230"/>
      <w:bookmarkStart w:id="2047" w:name="_Toc366749239"/>
      <w:bookmarkStart w:id="2048" w:name="_Toc366762895"/>
      <w:bookmarkStart w:id="2049" w:name="_Toc366770080"/>
      <w:bookmarkStart w:id="2050" w:name="_Toc366772180"/>
      <w:bookmarkStart w:id="2051" w:name="_Toc366245026"/>
      <w:bookmarkStart w:id="2052" w:name="_Toc366245528"/>
      <w:bookmarkStart w:id="2053" w:name="_Toc366593909"/>
      <w:bookmarkStart w:id="2054" w:name="_Toc366747233"/>
      <w:bookmarkStart w:id="2055" w:name="_Toc366749242"/>
      <w:bookmarkStart w:id="2056" w:name="_Toc366762898"/>
      <w:bookmarkStart w:id="2057" w:name="_Toc366770083"/>
      <w:bookmarkStart w:id="2058" w:name="_Toc366772183"/>
      <w:bookmarkStart w:id="2059" w:name="_Toc366245027"/>
      <w:bookmarkStart w:id="2060" w:name="_Toc366245529"/>
      <w:bookmarkStart w:id="2061" w:name="_Toc366593910"/>
      <w:bookmarkStart w:id="2062" w:name="_Toc366747234"/>
      <w:bookmarkStart w:id="2063" w:name="_Toc366749243"/>
      <w:bookmarkStart w:id="2064" w:name="_Toc366762899"/>
      <w:bookmarkStart w:id="2065" w:name="_Toc366770084"/>
      <w:bookmarkStart w:id="2066" w:name="_Toc366772184"/>
      <w:bookmarkStart w:id="2067" w:name="_Toc366245028"/>
      <w:bookmarkStart w:id="2068" w:name="_Toc366245530"/>
      <w:bookmarkStart w:id="2069" w:name="_Toc366593911"/>
      <w:bookmarkStart w:id="2070" w:name="_Toc366747235"/>
      <w:bookmarkStart w:id="2071" w:name="_Toc366749244"/>
      <w:bookmarkStart w:id="2072" w:name="_Toc366762900"/>
      <w:bookmarkStart w:id="2073" w:name="_Toc366770085"/>
      <w:bookmarkStart w:id="2074" w:name="_Toc366772185"/>
      <w:bookmarkStart w:id="2075" w:name="_Toc366245035"/>
      <w:bookmarkStart w:id="2076" w:name="_Toc366245537"/>
      <w:bookmarkStart w:id="2077" w:name="_Toc366593918"/>
      <w:bookmarkStart w:id="2078" w:name="_Toc366747242"/>
      <w:bookmarkStart w:id="2079" w:name="_Toc366749251"/>
      <w:bookmarkStart w:id="2080" w:name="_Toc366762907"/>
      <w:bookmarkStart w:id="2081" w:name="_Toc366770092"/>
      <w:bookmarkStart w:id="2082" w:name="_Toc366772192"/>
      <w:bookmarkStart w:id="2083" w:name="_Toc503183896"/>
      <w:bookmarkStart w:id="2084" w:name="_Toc503189917"/>
      <w:bookmarkStart w:id="2085" w:name="_Toc503195938"/>
      <w:bookmarkStart w:id="2086" w:name="_Toc503201959"/>
      <w:bookmarkStart w:id="2087" w:name="_Toc511145914"/>
      <w:bookmarkStart w:id="2088" w:name="_Toc511203958"/>
      <w:bookmarkStart w:id="2089" w:name="_Toc512618368"/>
      <w:bookmarkStart w:id="2090" w:name="_Toc512858586"/>
      <w:bookmarkStart w:id="2091" w:name="_Toc512858839"/>
      <w:bookmarkStart w:id="2092" w:name="_Toc514425467"/>
      <w:bookmarkStart w:id="2093" w:name="_Toc514668851"/>
      <w:bookmarkStart w:id="2094" w:name="_Toc345081243"/>
      <w:bookmarkStart w:id="2095" w:name="_Toc349752990"/>
      <w:bookmarkStart w:id="2096" w:name="_Toc349753879"/>
      <w:bookmarkStart w:id="2097" w:name="_Ref366743837"/>
      <w:bookmarkStart w:id="2098" w:name="_Ref369079252"/>
      <w:bookmarkStart w:id="2099" w:name="_Toc368585947"/>
      <w:bookmarkStart w:id="2100" w:name="_Toc398286122"/>
      <w:bookmarkStart w:id="2101" w:name="_Ref402354827"/>
      <w:bookmarkStart w:id="2102" w:name="_Ref402354828"/>
      <w:bookmarkStart w:id="2103" w:name="_Ref408244055"/>
      <w:bookmarkStart w:id="2104" w:name="_Toc486251533"/>
      <w:bookmarkStart w:id="2105" w:name="_Toc531700577"/>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r w:rsidRPr="00794639">
        <w:t xml:space="preserve">+GCAP Command: Request Complete TA Capability </w:t>
      </w:r>
      <w:bookmarkEnd w:id="2094"/>
      <w:r w:rsidRPr="00794639">
        <w:t>List</w:t>
      </w:r>
      <w:bookmarkEnd w:id="2095"/>
      <w:bookmarkEnd w:id="2096"/>
      <w:bookmarkEnd w:id="2097"/>
      <w:bookmarkEnd w:id="2098"/>
      <w:bookmarkEnd w:id="2099"/>
      <w:bookmarkEnd w:id="2100"/>
      <w:bookmarkEnd w:id="2101"/>
      <w:bookmarkEnd w:id="2102"/>
      <w:bookmarkEnd w:id="2103"/>
      <w:bookmarkEnd w:id="2104"/>
      <w:bookmarkEnd w:id="2105"/>
    </w:p>
    <w:tbl>
      <w:tblPr>
        <w:tblStyle w:val="TableSWIleft"/>
        <w:tblW w:w="8997" w:type="dxa"/>
        <w:tblLayout w:type="fixed"/>
        <w:tblLook w:val="04A0" w:firstRow="1" w:lastRow="0" w:firstColumn="1" w:lastColumn="0" w:noHBand="0" w:noVBand="1"/>
      </w:tblPr>
      <w:tblGrid>
        <w:gridCol w:w="1707"/>
        <w:gridCol w:w="7290"/>
      </w:tblGrid>
      <w:tr w:rsidR="00975CC4" w:rsidRPr="00794639" w14:paraId="3055499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C3AA193" w14:textId="61BB2DD3" w:rsidR="00975CC4" w:rsidRPr="00794639" w:rsidRDefault="00F22490">
            <w:pPr>
              <w:pStyle w:val="TableRowHead"/>
              <w:spacing w:before="144" w:after="144"/>
              <w:rPr>
                <w:bCs w:val="0"/>
              </w:rPr>
            </w:pPr>
            <w:r w:rsidRPr="00794639">
              <w:t>HL7800</w:t>
            </w:r>
          </w:p>
        </w:tc>
      </w:tr>
      <w:tr w:rsidR="00975CC4" w:rsidRPr="00794639" w14:paraId="6DB32D2E" w14:textId="77777777" w:rsidTr="00953CD3">
        <w:trPr>
          <w:trHeight w:val="781"/>
        </w:trPr>
        <w:tc>
          <w:tcPr>
            <w:tcW w:w="1707" w:type="dxa"/>
          </w:tcPr>
          <w:p w14:paraId="52F3E5E3" w14:textId="77777777" w:rsidR="00975CC4" w:rsidRPr="00794639" w:rsidRDefault="00975CC4" w:rsidP="00166AF3">
            <w:pPr>
              <w:pStyle w:val="TableBody"/>
              <w:rPr>
                <w:i/>
              </w:rPr>
            </w:pPr>
            <w:r w:rsidRPr="00794639">
              <w:rPr>
                <w:i/>
              </w:rPr>
              <w:t>Execute command</w:t>
            </w:r>
          </w:p>
          <w:p w14:paraId="71C727BA" w14:textId="77777777" w:rsidR="00975CC4" w:rsidRPr="00794639" w:rsidRDefault="00975CC4" w:rsidP="00166AF3">
            <w:pPr>
              <w:pStyle w:val="TableBody"/>
            </w:pPr>
          </w:p>
          <w:p w14:paraId="004C0ADA" w14:textId="77777777" w:rsidR="00975CC4" w:rsidRPr="00794639" w:rsidRDefault="00975CC4" w:rsidP="00166AF3">
            <w:pPr>
              <w:pStyle w:val="TableBody"/>
              <w:rPr>
                <w:u w:val="single"/>
              </w:rPr>
            </w:pPr>
            <w:r w:rsidRPr="00794639">
              <w:rPr>
                <w:u w:val="single"/>
              </w:rPr>
              <w:t>Syntax</w:t>
            </w:r>
          </w:p>
          <w:p w14:paraId="0048FF7A" w14:textId="77777777" w:rsidR="00975CC4" w:rsidRPr="00794639" w:rsidRDefault="00975CC4" w:rsidP="00166AF3">
            <w:pPr>
              <w:pStyle w:val="TableBody"/>
              <w:rPr>
                <w:b/>
              </w:rPr>
            </w:pPr>
            <w:r w:rsidRPr="00794639">
              <w:rPr>
                <w:b/>
              </w:rPr>
              <w:t>AT+GCAP</w:t>
            </w:r>
          </w:p>
        </w:tc>
        <w:tc>
          <w:tcPr>
            <w:tcW w:w="7290" w:type="dxa"/>
          </w:tcPr>
          <w:p w14:paraId="0B7D9A3B" w14:textId="77777777" w:rsidR="00975CC4" w:rsidRPr="00794639" w:rsidRDefault="00975CC4" w:rsidP="00166AF3">
            <w:pPr>
              <w:pStyle w:val="TableBody"/>
            </w:pPr>
          </w:p>
          <w:p w14:paraId="6C92800B" w14:textId="77777777" w:rsidR="00975CC4" w:rsidRPr="00794639" w:rsidRDefault="00975CC4" w:rsidP="00166AF3">
            <w:pPr>
              <w:pStyle w:val="TableBody"/>
            </w:pPr>
          </w:p>
          <w:p w14:paraId="4B470A28" w14:textId="77777777" w:rsidR="00975CC4" w:rsidRPr="00794639" w:rsidRDefault="00975CC4" w:rsidP="00166AF3">
            <w:pPr>
              <w:pStyle w:val="TableBody"/>
              <w:rPr>
                <w:u w:val="single"/>
              </w:rPr>
            </w:pPr>
            <w:r w:rsidRPr="00794639">
              <w:rPr>
                <w:u w:val="single"/>
              </w:rPr>
              <w:t>Response</w:t>
            </w:r>
          </w:p>
          <w:p w14:paraId="7F5D7C9D" w14:textId="660AB4FB" w:rsidR="00975CC4" w:rsidRPr="00B61754" w:rsidRDefault="00975CC4" w:rsidP="00166AF3">
            <w:pPr>
              <w:pStyle w:val="TableBody"/>
              <w:tabs>
                <w:tab w:val="left" w:pos="781"/>
              </w:tabs>
              <w:rPr>
                <w:b/>
                <w:rPrChange w:id="2106" w:author="Elaine Baricante" w:date="2018-11-27T10:11:00Z">
                  <w:rPr/>
                </w:rPrChange>
              </w:rPr>
            </w:pPr>
            <w:r w:rsidRPr="00B61754">
              <w:rPr>
                <w:b/>
              </w:rPr>
              <w:t xml:space="preserve">+GCAP: </w:t>
            </w:r>
            <w:r w:rsidR="001C5706" w:rsidRPr="00B61754">
              <w:rPr>
                <w:b/>
                <w:rPrChange w:id="2107" w:author="Elaine Baricante" w:date="2018-11-27T10:11:00Z">
                  <w:rPr/>
                </w:rPrChange>
              </w:rPr>
              <w:t>+CLTE-M1</w:t>
            </w:r>
          </w:p>
          <w:p w14:paraId="40829C4E" w14:textId="77777777" w:rsidR="00975CC4" w:rsidRPr="00794639" w:rsidRDefault="00975CC4" w:rsidP="00166AF3">
            <w:pPr>
              <w:pStyle w:val="TableBody"/>
              <w:rPr>
                <w:b/>
              </w:rPr>
            </w:pPr>
            <w:r w:rsidRPr="00794639">
              <w:rPr>
                <w:b/>
              </w:rPr>
              <w:t>OK</w:t>
            </w:r>
          </w:p>
        </w:tc>
      </w:tr>
      <w:tr w:rsidR="00975CC4" w:rsidRPr="00794639" w14:paraId="1FB783F1" w14:textId="77777777" w:rsidTr="00953CD3">
        <w:trPr>
          <w:trHeight w:val="70"/>
        </w:trPr>
        <w:tc>
          <w:tcPr>
            <w:tcW w:w="1707" w:type="dxa"/>
          </w:tcPr>
          <w:p w14:paraId="0DD93D8B" w14:textId="437F01C2" w:rsidR="001C5706" w:rsidRPr="00794639" w:rsidRDefault="001C5706" w:rsidP="00F03D65">
            <w:pPr>
              <w:pStyle w:val="TableBody"/>
            </w:pPr>
            <w:r w:rsidRPr="00794639">
              <w:rPr>
                <w:u w:val="single"/>
              </w:rPr>
              <w:t>Reference</w:t>
            </w:r>
          </w:p>
        </w:tc>
        <w:tc>
          <w:tcPr>
            <w:tcW w:w="7290" w:type="dxa"/>
          </w:tcPr>
          <w:p w14:paraId="345799E4" w14:textId="49D879A1" w:rsidR="00975CC4" w:rsidRPr="00794639" w:rsidRDefault="00F03D65" w:rsidP="00166AF3">
            <w:pPr>
              <w:pStyle w:val="TableBody"/>
            </w:pPr>
            <w:r w:rsidRPr="00794639">
              <w:t>ITU-T V.250</w:t>
            </w:r>
          </w:p>
        </w:tc>
      </w:tr>
    </w:tbl>
    <w:p w14:paraId="68673AFE" w14:textId="1EDD58D7" w:rsidR="00505B5E" w:rsidRPr="00794639" w:rsidRDefault="00505B5E" w:rsidP="00505B5E">
      <w:pPr>
        <w:pStyle w:val="Heading2"/>
      </w:pPr>
      <w:bookmarkStart w:id="2108" w:name="_Toc503183898"/>
      <w:bookmarkStart w:id="2109" w:name="_Toc503189919"/>
      <w:bookmarkStart w:id="2110" w:name="_Toc503195940"/>
      <w:bookmarkStart w:id="2111" w:name="_Toc503201961"/>
      <w:bookmarkStart w:id="2112" w:name="_Toc511145916"/>
      <w:bookmarkStart w:id="2113" w:name="_Toc511203960"/>
      <w:bookmarkStart w:id="2114" w:name="_Toc512618370"/>
      <w:bookmarkStart w:id="2115" w:name="_Toc512858588"/>
      <w:bookmarkStart w:id="2116" w:name="_Toc512858841"/>
      <w:bookmarkStart w:id="2117" w:name="_Toc514425548"/>
      <w:bookmarkStart w:id="2118" w:name="_Toc514668932"/>
      <w:bookmarkStart w:id="2119" w:name="_Toc440975746"/>
      <w:bookmarkStart w:id="2120" w:name="_Toc440976149"/>
      <w:bookmarkStart w:id="2121" w:name="_Toc440977432"/>
      <w:bookmarkStart w:id="2122" w:name="_Toc440978712"/>
      <w:bookmarkStart w:id="2123" w:name="_Toc440979995"/>
      <w:bookmarkStart w:id="2124" w:name="_Toc440980305"/>
      <w:bookmarkStart w:id="2125" w:name="_Toc440980616"/>
      <w:bookmarkStart w:id="2126" w:name="_Toc440980926"/>
      <w:bookmarkStart w:id="2127" w:name="_Toc440981216"/>
      <w:bookmarkStart w:id="2128" w:name="_Toc440981504"/>
      <w:bookmarkStart w:id="2129" w:name="_Toc440981791"/>
      <w:bookmarkStart w:id="2130" w:name="_Toc440982074"/>
      <w:bookmarkStart w:id="2131" w:name="_Toc440982358"/>
      <w:bookmarkStart w:id="2132" w:name="_Toc440982639"/>
      <w:bookmarkStart w:id="2133" w:name="_Toc440982901"/>
      <w:bookmarkStart w:id="2134" w:name="_Toc440983163"/>
      <w:bookmarkStart w:id="2135" w:name="_Toc440983424"/>
      <w:bookmarkStart w:id="2136" w:name="_Toc440983686"/>
      <w:bookmarkStart w:id="2137" w:name="_Toc440983947"/>
      <w:bookmarkStart w:id="2138" w:name="_Toc440985560"/>
      <w:bookmarkStart w:id="2139" w:name="_Toc440985816"/>
      <w:bookmarkStart w:id="2140" w:name="_Toc440986774"/>
      <w:bookmarkStart w:id="2141" w:name="_Toc440987029"/>
      <w:bookmarkStart w:id="2142" w:name="_Toc440988480"/>
      <w:bookmarkStart w:id="2143" w:name="_Toc440988733"/>
      <w:bookmarkStart w:id="2144" w:name="_Toc441233389"/>
      <w:bookmarkStart w:id="2145" w:name="_Toc441233642"/>
      <w:bookmarkStart w:id="2146" w:name="_Toc441233894"/>
      <w:bookmarkStart w:id="2147" w:name="_Toc441750605"/>
      <w:bookmarkStart w:id="2148" w:name="_Toc440975747"/>
      <w:bookmarkStart w:id="2149" w:name="_Toc440976150"/>
      <w:bookmarkStart w:id="2150" w:name="_Toc440977433"/>
      <w:bookmarkStart w:id="2151" w:name="_Toc440978713"/>
      <w:bookmarkStart w:id="2152" w:name="_Toc440979996"/>
      <w:bookmarkStart w:id="2153" w:name="_Toc440980306"/>
      <w:bookmarkStart w:id="2154" w:name="_Toc440980617"/>
      <w:bookmarkStart w:id="2155" w:name="_Toc440980927"/>
      <w:bookmarkStart w:id="2156" w:name="_Toc440981217"/>
      <w:bookmarkStart w:id="2157" w:name="_Toc440981505"/>
      <w:bookmarkStart w:id="2158" w:name="_Toc440981792"/>
      <w:bookmarkStart w:id="2159" w:name="_Toc440982075"/>
      <w:bookmarkStart w:id="2160" w:name="_Toc440982359"/>
      <w:bookmarkStart w:id="2161" w:name="_Toc440982640"/>
      <w:bookmarkStart w:id="2162" w:name="_Toc440982902"/>
      <w:bookmarkStart w:id="2163" w:name="_Toc440983164"/>
      <w:bookmarkStart w:id="2164" w:name="_Toc440983425"/>
      <w:bookmarkStart w:id="2165" w:name="_Toc440983687"/>
      <w:bookmarkStart w:id="2166" w:name="_Toc440983948"/>
      <w:bookmarkStart w:id="2167" w:name="_Toc440985561"/>
      <w:bookmarkStart w:id="2168" w:name="_Toc440985817"/>
      <w:bookmarkStart w:id="2169" w:name="_Toc440986775"/>
      <w:bookmarkStart w:id="2170" w:name="_Toc440987030"/>
      <w:bookmarkStart w:id="2171" w:name="_Toc440988481"/>
      <w:bookmarkStart w:id="2172" w:name="_Toc440988734"/>
      <w:bookmarkStart w:id="2173" w:name="_Toc441233390"/>
      <w:bookmarkStart w:id="2174" w:name="_Toc441233643"/>
      <w:bookmarkStart w:id="2175" w:name="_Toc441233895"/>
      <w:bookmarkStart w:id="2176" w:name="_Toc441750606"/>
      <w:bookmarkStart w:id="2177" w:name="_Toc440975748"/>
      <w:bookmarkStart w:id="2178" w:name="_Toc440976151"/>
      <w:bookmarkStart w:id="2179" w:name="_Toc440977434"/>
      <w:bookmarkStart w:id="2180" w:name="_Toc440978714"/>
      <w:bookmarkStart w:id="2181" w:name="_Toc440979997"/>
      <w:bookmarkStart w:id="2182" w:name="_Toc440980307"/>
      <w:bookmarkStart w:id="2183" w:name="_Toc440980618"/>
      <w:bookmarkStart w:id="2184" w:name="_Toc440980928"/>
      <w:bookmarkStart w:id="2185" w:name="_Toc440981218"/>
      <w:bookmarkStart w:id="2186" w:name="_Toc440981506"/>
      <w:bookmarkStart w:id="2187" w:name="_Toc440981793"/>
      <w:bookmarkStart w:id="2188" w:name="_Toc440982076"/>
      <w:bookmarkStart w:id="2189" w:name="_Toc440982360"/>
      <w:bookmarkStart w:id="2190" w:name="_Toc440982641"/>
      <w:bookmarkStart w:id="2191" w:name="_Toc440982903"/>
      <w:bookmarkStart w:id="2192" w:name="_Toc440983165"/>
      <w:bookmarkStart w:id="2193" w:name="_Toc440983426"/>
      <w:bookmarkStart w:id="2194" w:name="_Toc440983688"/>
      <w:bookmarkStart w:id="2195" w:name="_Toc440983949"/>
      <w:bookmarkStart w:id="2196" w:name="_Toc440985562"/>
      <w:bookmarkStart w:id="2197" w:name="_Toc440985818"/>
      <w:bookmarkStart w:id="2198" w:name="_Toc440986776"/>
      <w:bookmarkStart w:id="2199" w:name="_Toc440987031"/>
      <w:bookmarkStart w:id="2200" w:name="_Toc440988482"/>
      <w:bookmarkStart w:id="2201" w:name="_Toc440988735"/>
      <w:bookmarkStart w:id="2202" w:name="_Toc441233391"/>
      <w:bookmarkStart w:id="2203" w:name="_Toc441233644"/>
      <w:bookmarkStart w:id="2204" w:name="_Toc441233896"/>
      <w:bookmarkStart w:id="2205" w:name="_Toc441750607"/>
      <w:bookmarkStart w:id="2206" w:name="_Toc489456516"/>
      <w:bookmarkStart w:id="2207" w:name="_Toc503183899"/>
      <w:bookmarkStart w:id="2208" w:name="_Toc503189920"/>
      <w:bookmarkStart w:id="2209" w:name="_Toc503195941"/>
      <w:bookmarkStart w:id="2210" w:name="_Toc503201962"/>
      <w:bookmarkStart w:id="2211" w:name="_Toc489456517"/>
      <w:bookmarkStart w:id="2212" w:name="_Toc503183900"/>
      <w:bookmarkStart w:id="2213" w:name="_Toc503189921"/>
      <w:bookmarkStart w:id="2214" w:name="_Toc503195942"/>
      <w:bookmarkStart w:id="2215" w:name="_Toc503201963"/>
      <w:bookmarkStart w:id="2216" w:name="_Toc503183964"/>
      <w:bookmarkStart w:id="2217" w:name="_Toc503189985"/>
      <w:bookmarkStart w:id="2218" w:name="_Toc503196006"/>
      <w:bookmarkStart w:id="2219" w:name="_Toc503202027"/>
      <w:bookmarkStart w:id="2220" w:name="_Toc511145917"/>
      <w:bookmarkStart w:id="2221" w:name="_Toc511203961"/>
      <w:bookmarkStart w:id="2222" w:name="_Toc512618371"/>
      <w:bookmarkStart w:id="2223" w:name="_Toc512858589"/>
      <w:bookmarkStart w:id="2224" w:name="_Toc512858842"/>
      <w:bookmarkStart w:id="2225" w:name="_Toc514425609"/>
      <w:bookmarkStart w:id="2226" w:name="_Toc514668993"/>
      <w:bookmarkStart w:id="2227" w:name="_Toc489456582"/>
      <w:bookmarkStart w:id="2228" w:name="_Toc503183965"/>
      <w:bookmarkStart w:id="2229" w:name="_Toc503189986"/>
      <w:bookmarkStart w:id="2230" w:name="_Toc503196007"/>
      <w:bookmarkStart w:id="2231" w:name="_Toc503202028"/>
      <w:bookmarkStart w:id="2232" w:name="_Toc489456583"/>
      <w:bookmarkStart w:id="2233" w:name="_Toc503183966"/>
      <w:bookmarkStart w:id="2234" w:name="_Toc503189987"/>
      <w:bookmarkStart w:id="2235" w:name="_Toc503196008"/>
      <w:bookmarkStart w:id="2236" w:name="_Toc503202029"/>
      <w:bookmarkStart w:id="2237" w:name="_Toc489456613"/>
      <w:bookmarkStart w:id="2238" w:name="_Toc503183996"/>
      <w:bookmarkStart w:id="2239" w:name="_Toc503190017"/>
      <w:bookmarkStart w:id="2240" w:name="_Toc503196038"/>
      <w:bookmarkStart w:id="2241" w:name="_Toc503202059"/>
      <w:bookmarkStart w:id="2242" w:name="_Toc489456614"/>
      <w:bookmarkStart w:id="2243" w:name="_Toc503183997"/>
      <w:bookmarkStart w:id="2244" w:name="_Toc503190018"/>
      <w:bookmarkStart w:id="2245" w:name="_Toc503196039"/>
      <w:bookmarkStart w:id="2246" w:name="_Toc503202060"/>
      <w:bookmarkStart w:id="2247" w:name="_Toc503184030"/>
      <w:bookmarkStart w:id="2248" w:name="_Toc503190051"/>
      <w:bookmarkStart w:id="2249" w:name="_Toc503196072"/>
      <w:bookmarkStart w:id="2250" w:name="_Toc503202093"/>
      <w:bookmarkStart w:id="2251" w:name="_Toc511145918"/>
      <w:bookmarkStart w:id="2252" w:name="_Toc511203962"/>
      <w:bookmarkStart w:id="2253" w:name="_Toc512618372"/>
      <w:bookmarkStart w:id="2254" w:name="_Toc512858590"/>
      <w:bookmarkStart w:id="2255" w:name="_Toc512858843"/>
      <w:bookmarkStart w:id="2256" w:name="_Toc514425627"/>
      <w:bookmarkStart w:id="2257" w:name="_Toc514669011"/>
      <w:bookmarkStart w:id="2258" w:name="_Toc489456648"/>
      <w:bookmarkStart w:id="2259" w:name="_Toc503184031"/>
      <w:bookmarkStart w:id="2260" w:name="_Toc503190052"/>
      <w:bookmarkStart w:id="2261" w:name="_Toc503196073"/>
      <w:bookmarkStart w:id="2262" w:name="_Toc503202094"/>
      <w:bookmarkStart w:id="2263" w:name="_Toc489456649"/>
      <w:bookmarkStart w:id="2264" w:name="_Toc503184032"/>
      <w:bookmarkStart w:id="2265" w:name="_Toc503190053"/>
      <w:bookmarkStart w:id="2266" w:name="_Toc503196074"/>
      <w:bookmarkStart w:id="2267" w:name="_Toc503202095"/>
      <w:bookmarkStart w:id="2268" w:name="_Toc489456668"/>
      <w:bookmarkStart w:id="2269" w:name="_Toc503184051"/>
      <w:bookmarkStart w:id="2270" w:name="_Toc503190072"/>
      <w:bookmarkStart w:id="2271" w:name="_Toc503196093"/>
      <w:bookmarkStart w:id="2272" w:name="_Toc503202114"/>
      <w:bookmarkStart w:id="2273" w:name="_Toc489456698"/>
      <w:bookmarkStart w:id="2274" w:name="_Toc503184081"/>
      <w:bookmarkStart w:id="2275" w:name="_Toc503190102"/>
      <w:bookmarkStart w:id="2276" w:name="_Toc503196123"/>
      <w:bookmarkStart w:id="2277" w:name="_Toc503202144"/>
      <w:bookmarkStart w:id="2278" w:name="_Toc489456699"/>
      <w:bookmarkStart w:id="2279" w:name="_Toc503184082"/>
      <w:bookmarkStart w:id="2280" w:name="_Toc503190103"/>
      <w:bookmarkStart w:id="2281" w:name="_Toc503196124"/>
      <w:bookmarkStart w:id="2282" w:name="_Toc503202145"/>
      <w:bookmarkStart w:id="2283" w:name="_Toc489456719"/>
      <w:bookmarkStart w:id="2284" w:name="_Toc503184102"/>
      <w:bookmarkStart w:id="2285" w:name="_Toc503190123"/>
      <w:bookmarkStart w:id="2286" w:name="_Toc503196144"/>
      <w:bookmarkStart w:id="2287" w:name="_Toc503202165"/>
      <w:bookmarkStart w:id="2288" w:name="_Toc489456720"/>
      <w:bookmarkStart w:id="2289" w:name="_Toc503184103"/>
      <w:bookmarkStart w:id="2290" w:name="_Toc503190124"/>
      <w:bookmarkStart w:id="2291" w:name="_Toc503196145"/>
      <w:bookmarkStart w:id="2292" w:name="_Toc503202166"/>
      <w:bookmarkStart w:id="2293" w:name="_Toc489456750"/>
      <w:bookmarkStart w:id="2294" w:name="_Toc503184133"/>
      <w:bookmarkStart w:id="2295" w:name="_Toc503190154"/>
      <w:bookmarkStart w:id="2296" w:name="_Toc503196175"/>
      <w:bookmarkStart w:id="2297" w:name="_Toc503202196"/>
      <w:bookmarkStart w:id="2298" w:name="_Toc503184152"/>
      <w:bookmarkStart w:id="2299" w:name="_Toc503190173"/>
      <w:bookmarkStart w:id="2300" w:name="_Toc503196194"/>
      <w:bookmarkStart w:id="2301" w:name="_Toc503202215"/>
      <w:bookmarkStart w:id="2302" w:name="_Toc511145919"/>
      <w:bookmarkStart w:id="2303" w:name="_Toc511203963"/>
      <w:bookmarkStart w:id="2304" w:name="_Toc512618373"/>
      <w:bookmarkStart w:id="2305" w:name="_Toc512858591"/>
      <w:bookmarkStart w:id="2306" w:name="_Toc512858844"/>
      <w:bookmarkStart w:id="2307" w:name="_Toc514425647"/>
      <w:bookmarkStart w:id="2308" w:name="_Toc514669031"/>
      <w:bookmarkStart w:id="2309" w:name="_Ref520814408"/>
      <w:bookmarkStart w:id="2310" w:name="_Toc531700578"/>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r w:rsidRPr="00794639">
        <w:t>+CMUX Command: Multiplexer</w:t>
      </w:r>
      <w:bookmarkEnd w:id="2309"/>
      <w:bookmarkEnd w:id="2310"/>
    </w:p>
    <w:tbl>
      <w:tblPr>
        <w:tblStyle w:val="TableSWIleft"/>
        <w:tblW w:w="8997" w:type="dxa"/>
        <w:tblLayout w:type="fixed"/>
        <w:tblLook w:val="04A0" w:firstRow="1" w:lastRow="0" w:firstColumn="1" w:lastColumn="0" w:noHBand="0" w:noVBand="1"/>
      </w:tblPr>
      <w:tblGrid>
        <w:gridCol w:w="1707"/>
        <w:gridCol w:w="7290"/>
      </w:tblGrid>
      <w:tr w:rsidR="00505B5E" w:rsidRPr="00794639" w14:paraId="037D8FE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B4F124A" w14:textId="77777777" w:rsidR="00505B5E" w:rsidRPr="00794639" w:rsidRDefault="00505B5E">
            <w:pPr>
              <w:pStyle w:val="TableRowHead"/>
              <w:spacing w:before="144" w:after="144"/>
              <w:rPr>
                <w:bCs w:val="0"/>
              </w:rPr>
            </w:pPr>
            <w:r w:rsidRPr="00794639">
              <w:t>HL7800</w:t>
            </w:r>
          </w:p>
        </w:tc>
      </w:tr>
      <w:tr w:rsidR="00505B5E" w:rsidRPr="00794639" w14:paraId="4FA2E3CD" w14:textId="77777777" w:rsidTr="00953CD3">
        <w:trPr>
          <w:trHeight w:val="781"/>
        </w:trPr>
        <w:tc>
          <w:tcPr>
            <w:tcW w:w="1707" w:type="dxa"/>
          </w:tcPr>
          <w:p w14:paraId="6F7FF951" w14:textId="77777777" w:rsidR="00505B5E" w:rsidRPr="00794639" w:rsidRDefault="00505B5E" w:rsidP="00505B5E">
            <w:pPr>
              <w:pStyle w:val="TableBody"/>
              <w:keepNext/>
              <w:rPr>
                <w:i/>
              </w:rPr>
            </w:pPr>
            <w:r w:rsidRPr="00794639">
              <w:rPr>
                <w:i/>
              </w:rPr>
              <w:t>Test command</w:t>
            </w:r>
          </w:p>
          <w:p w14:paraId="1B8C888F" w14:textId="77777777" w:rsidR="00505B5E" w:rsidRPr="00794639" w:rsidRDefault="00505B5E" w:rsidP="00505B5E">
            <w:pPr>
              <w:pStyle w:val="TableBody"/>
              <w:keepNext/>
            </w:pPr>
          </w:p>
          <w:p w14:paraId="795F9602" w14:textId="77777777" w:rsidR="00505B5E" w:rsidRPr="00794639" w:rsidRDefault="00505B5E" w:rsidP="00505B5E">
            <w:pPr>
              <w:pStyle w:val="TableBody"/>
              <w:keepNext/>
              <w:rPr>
                <w:u w:val="single"/>
              </w:rPr>
            </w:pPr>
            <w:r w:rsidRPr="00794639">
              <w:rPr>
                <w:u w:val="single"/>
              </w:rPr>
              <w:t>Syntax</w:t>
            </w:r>
          </w:p>
          <w:p w14:paraId="55941B29" w14:textId="630AD68A" w:rsidR="00505B5E" w:rsidRPr="00794639" w:rsidRDefault="00505B5E" w:rsidP="00505B5E">
            <w:pPr>
              <w:pStyle w:val="TableBody"/>
              <w:rPr>
                <w:b/>
              </w:rPr>
            </w:pPr>
            <w:r w:rsidRPr="00794639">
              <w:rPr>
                <w:b/>
              </w:rPr>
              <w:t>AT+CMUX=?</w:t>
            </w:r>
          </w:p>
        </w:tc>
        <w:tc>
          <w:tcPr>
            <w:tcW w:w="7290" w:type="dxa"/>
          </w:tcPr>
          <w:p w14:paraId="3A50CC94" w14:textId="77777777" w:rsidR="00505B5E" w:rsidRPr="00794639" w:rsidRDefault="00505B5E" w:rsidP="00505B5E">
            <w:pPr>
              <w:pStyle w:val="TableBody"/>
              <w:keepNext/>
              <w:rPr>
                <w:u w:val="single"/>
              </w:rPr>
            </w:pPr>
          </w:p>
          <w:p w14:paraId="48C5173E" w14:textId="77777777" w:rsidR="00505B5E" w:rsidRPr="00794639" w:rsidRDefault="00505B5E" w:rsidP="00505B5E">
            <w:pPr>
              <w:pStyle w:val="TableBody"/>
              <w:keepNext/>
              <w:rPr>
                <w:u w:val="single"/>
              </w:rPr>
            </w:pPr>
          </w:p>
          <w:p w14:paraId="4C198F52" w14:textId="77777777" w:rsidR="00505B5E" w:rsidRPr="00794639" w:rsidRDefault="00505B5E" w:rsidP="00505B5E">
            <w:pPr>
              <w:pStyle w:val="TableBody"/>
              <w:keepNext/>
              <w:rPr>
                <w:u w:val="single"/>
              </w:rPr>
            </w:pPr>
            <w:r w:rsidRPr="00794639">
              <w:rPr>
                <w:u w:val="single"/>
              </w:rPr>
              <w:t>Response</w:t>
            </w:r>
          </w:p>
          <w:p w14:paraId="0B9C28EA" w14:textId="77777777" w:rsidR="00505B5E" w:rsidRPr="00794639" w:rsidRDefault="00505B5E" w:rsidP="00505B5E">
            <w:pPr>
              <w:pStyle w:val="TableBody"/>
              <w:keepNext/>
            </w:pPr>
            <w:r w:rsidRPr="00794639">
              <w:rPr>
                <w:b/>
              </w:rPr>
              <w:t>+CMUX:</w:t>
            </w:r>
            <w:r w:rsidRPr="00794639">
              <w:t xml:space="preserve"> (list of supported </w:t>
            </w:r>
            <w:r w:rsidRPr="00794639">
              <w:rPr>
                <w:b/>
              </w:rPr>
              <w:t>&lt;mode&gt;</w:t>
            </w:r>
            <w:r w:rsidRPr="00794639">
              <w:t xml:space="preserve">s),(list of supported </w:t>
            </w:r>
            <w:r w:rsidRPr="00794639">
              <w:rPr>
                <w:b/>
              </w:rPr>
              <w:t>&lt;subset&gt;</w:t>
            </w:r>
            <w:r w:rsidRPr="00794639">
              <w:t xml:space="preserve">s),(list of supported </w:t>
            </w:r>
            <w:r w:rsidRPr="00794639">
              <w:rPr>
                <w:b/>
              </w:rPr>
              <w:t>&lt;port_speed&gt;</w:t>
            </w:r>
            <w:r w:rsidRPr="00794639">
              <w:t xml:space="preserve">s),(list of supported </w:t>
            </w:r>
            <w:r w:rsidRPr="00794639">
              <w:rPr>
                <w:b/>
              </w:rPr>
              <w:t>&lt;N1&gt;</w:t>
            </w:r>
            <w:r w:rsidRPr="00794639">
              <w:t xml:space="preserve">s),(list of supported </w:t>
            </w:r>
            <w:r w:rsidRPr="00794639">
              <w:rPr>
                <w:b/>
              </w:rPr>
              <w:t>&lt;T1&gt;</w:t>
            </w:r>
            <w:r w:rsidRPr="00794639">
              <w:t xml:space="preserve">s), (list of supported </w:t>
            </w:r>
            <w:r w:rsidRPr="00794639">
              <w:rPr>
                <w:b/>
              </w:rPr>
              <w:t>&lt;N2&gt;</w:t>
            </w:r>
            <w:r w:rsidRPr="00794639">
              <w:t xml:space="preserve">s),(list of supported </w:t>
            </w:r>
            <w:r w:rsidRPr="00794639">
              <w:rPr>
                <w:b/>
              </w:rPr>
              <w:t>&lt;T2&gt;</w:t>
            </w:r>
            <w:r w:rsidRPr="00794639">
              <w:t xml:space="preserve">s),(list of supported </w:t>
            </w:r>
            <w:r w:rsidRPr="00794639">
              <w:rPr>
                <w:b/>
              </w:rPr>
              <w:t>&lt;T3&gt;</w:t>
            </w:r>
            <w:r w:rsidRPr="00794639">
              <w:t xml:space="preserve">s),(list of supported </w:t>
            </w:r>
            <w:r w:rsidRPr="00794639">
              <w:rPr>
                <w:b/>
              </w:rPr>
              <w:t>&lt;k&gt;</w:t>
            </w:r>
            <w:r w:rsidRPr="00794639">
              <w:t>s)</w:t>
            </w:r>
          </w:p>
          <w:p w14:paraId="5B971F91" w14:textId="00DA509C" w:rsidR="00505B5E" w:rsidRPr="00794639" w:rsidRDefault="00505B5E" w:rsidP="00505B5E">
            <w:pPr>
              <w:pStyle w:val="TableBody"/>
              <w:rPr>
                <w:b/>
              </w:rPr>
            </w:pPr>
            <w:r w:rsidRPr="00794639">
              <w:rPr>
                <w:b/>
              </w:rPr>
              <w:t>OK</w:t>
            </w:r>
          </w:p>
        </w:tc>
      </w:tr>
      <w:tr w:rsidR="00505B5E" w:rsidRPr="00794639" w14:paraId="65F57D00" w14:textId="77777777" w:rsidTr="00953CD3">
        <w:trPr>
          <w:trHeight w:val="781"/>
        </w:trPr>
        <w:tc>
          <w:tcPr>
            <w:tcW w:w="1707" w:type="dxa"/>
          </w:tcPr>
          <w:p w14:paraId="15C957C0" w14:textId="77777777" w:rsidR="00505B5E" w:rsidRPr="00794639" w:rsidRDefault="00505B5E" w:rsidP="00505B5E">
            <w:pPr>
              <w:pStyle w:val="TableBody"/>
              <w:rPr>
                <w:i/>
              </w:rPr>
            </w:pPr>
            <w:r w:rsidRPr="00794639">
              <w:rPr>
                <w:i/>
              </w:rPr>
              <w:t>Read command</w:t>
            </w:r>
          </w:p>
          <w:p w14:paraId="683816B2" w14:textId="77777777" w:rsidR="00505B5E" w:rsidRPr="00794639" w:rsidRDefault="00505B5E" w:rsidP="00505B5E">
            <w:pPr>
              <w:pStyle w:val="TableBody"/>
            </w:pPr>
          </w:p>
          <w:p w14:paraId="4ACBA279" w14:textId="77777777" w:rsidR="00505B5E" w:rsidRPr="00794639" w:rsidRDefault="00505B5E" w:rsidP="00505B5E">
            <w:pPr>
              <w:pStyle w:val="TableBody"/>
              <w:rPr>
                <w:u w:val="single"/>
              </w:rPr>
            </w:pPr>
            <w:r w:rsidRPr="00794639">
              <w:rPr>
                <w:u w:val="single"/>
              </w:rPr>
              <w:t>Syntax</w:t>
            </w:r>
          </w:p>
          <w:p w14:paraId="75CAE0A3" w14:textId="0124E6CF" w:rsidR="00505B5E" w:rsidRPr="00794639" w:rsidRDefault="00505B5E" w:rsidP="00505B5E">
            <w:pPr>
              <w:pStyle w:val="TableBody"/>
              <w:keepNext/>
              <w:rPr>
                <w:i/>
              </w:rPr>
            </w:pPr>
            <w:r w:rsidRPr="00794639">
              <w:rPr>
                <w:b/>
              </w:rPr>
              <w:t>AT+CMUX?</w:t>
            </w:r>
          </w:p>
        </w:tc>
        <w:tc>
          <w:tcPr>
            <w:tcW w:w="7290" w:type="dxa"/>
          </w:tcPr>
          <w:p w14:paraId="7FB7476C" w14:textId="77777777" w:rsidR="00505B5E" w:rsidRPr="00794639" w:rsidRDefault="00505B5E" w:rsidP="00505B5E">
            <w:pPr>
              <w:pStyle w:val="TableBody"/>
              <w:rPr>
                <w:u w:val="single"/>
              </w:rPr>
            </w:pPr>
          </w:p>
          <w:p w14:paraId="353BEB3A" w14:textId="77777777" w:rsidR="00505B5E" w:rsidRPr="00794639" w:rsidRDefault="00505B5E" w:rsidP="00505B5E">
            <w:pPr>
              <w:pStyle w:val="TableBody"/>
              <w:rPr>
                <w:u w:val="single"/>
              </w:rPr>
            </w:pPr>
          </w:p>
          <w:p w14:paraId="56BBF226" w14:textId="77777777" w:rsidR="00505B5E" w:rsidRPr="00DB4B8E" w:rsidRDefault="00505B5E" w:rsidP="00505B5E">
            <w:pPr>
              <w:pStyle w:val="TableBody"/>
              <w:rPr>
                <w:u w:val="single"/>
              </w:rPr>
            </w:pPr>
            <w:r w:rsidRPr="00DB4B8E">
              <w:rPr>
                <w:u w:val="single"/>
              </w:rPr>
              <w:t>Response</w:t>
            </w:r>
          </w:p>
          <w:p w14:paraId="03459318" w14:textId="5EBD36B9" w:rsidR="00505B5E" w:rsidRPr="00DB4B8E" w:rsidRDefault="00505B5E" w:rsidP="00505B5E">
            <w:pPr>
              <w:pStyle w:val="TableBody"/>
              <w:rPr>
                <w:b/>
              </w:rPr>
            </w:pPr>
            <w:r w:rsidRPr="00DB4B8E">
              <w:rPr>
                <w:b/>
              </w:rPr>
              <w:t>+CMUX: &lt;mode&gt;,&lt;subset&gt;,&lt;port speed&gt;,&lt;N1&gt;,&lt;T1&gt;,&lt;N2&gt;,&lt;T2&gt;,&lt;T3&gt;[,&lt;k&gt;]</w:t>
            </w:r>
          </w:p>
          <w:p w14:paraId="0318B572" w14:textId="0EEE5113" w:rsidR="00505B5E" w:rsidRPr="00794639" w:rsidRDefault="00505B5E" w:rsidP="00170927">
            <w:pPr>
              <w:pStyle w:val="TableBody"/>
              <w:rPr>
                <w:u w:val="single"/>
              </w:rPr>
            </w:pPr>
            <w:r w:rsidRPr="00794639">
              <w:rPr>
                <w:b/>
              </w:rPr>
              <w:t>OK</w:t>
            </w:r>
          </w:p>
        </w:tc>
      </w:tr>
      <w:tr w:rsidR="00505B5E" w:rsidRPr="00794639" w14:paraId="242BB643" w14:textId="77777777" w:rsidTr="00953CD3">
        <w:trPr>
          <w:cantSplit w:val="0"/>
          <w:trHeight w:val="781"/>
        </w:trPr>
        <w:tc>
          <w:tcPr>
            <w:tcW w:w="1707" w:type="dxa"/>
          </w:tcPr>
          <w:p w14:paraId="3BFBFBCF" w14:textId="77777777" w:rsidR="00505B5E" w:rsidRPr="00DB4B8E" w:rsidRDefault="00505B5E" w:rsidP="00505B5E">
            <w:pPr>
              <w:pStyle w:val="TableBody"/>
              <w:rPr>
                <w:i/>
              </w:rPr>
            </w:pPr>
            <w:r w:rsidRPr="00DB4B8E">
              <w:rPr>
                <w:i/>
              </w:rPr>
              <w:lastRenderedPageBreak/>
              <w:t>Write command</w:t>
            </w:r>
          </w:p>
          <w:p w14:paraId="4CF81B60" w14:textId="77777777" w:rsidR="00505B5E" w:rsidRPr="00DB4B8E" w:rsidRDefault="00505B5E" w:rsidP="00505B5E">
            <w:pPr>
              <w:pStyle w:val="TableBody"/>
            </w:pPr>
          </w:p>
          <w:p w14:paraId="653F1048" w14:textId="77777777" w:rsidR="00505B5E" w:rsidRPr="00DB4B8E" w:rsidRDefault="00505B5E" w:rsidP="00505B5E">
            <w:pPr>
              <w:pStyle w:val="TableBody"/>
              <w:rPr>
                <w:u w:val="single"/>
              </w:rPr>
            </w:pPr>
            <w:r w:rsidRPr="00DB4B8E">
              <w:rPr>
                <w:u w:val="single"/>
              </w:rPr>
              <w:t>Syntax</w:t>
            </w:r>
          </w:p>
          <w:p w14:paraId="6F4CA041" w14:textId="676919B8" w:rsidR="00505B5E" w:rsidRPr="00DB4B8E" w:rsidRDefault="00505B5E" w:rsidP="00505B5E">
            <w:pPr>
              <w:pStyle w:val="TableBody"/>
              <w:rPr>
                <w:i/>
              </w:rPr>
            </w:pPr>
            <w:r w:rsidRPr="00DB4B8E">
              <w:rPr>
                <w:b/>
              </w:rPr>
              <w:t>AT+CMUX=</w:t>
            </w:r>
            <w:r w:rsidRPr="00DB4B8E">
              <w:rPr>
                <w:b/>
              </w:rPr>
              <w:br/>
              <w:t>&lt;mode&gt;</w:t>
            </w:r>
            <w:r w:rsidRPr="00DB4B8E">
              <w:rPr>
                <w:b/>
              </w:rPr>
              <w:br/>
              <w:t>[,[&lt;subset&gt;]</w:t>
            </w:r>
            <w:r w:rsidRPr="00DB4B8E">
              <w:rPr>
                <w:b/>
              </w:rPr>
              <w:br/>
              <w:t>[,[&lt;port_speed&gt;]</w:t>
            </w:r>
            <w:r w:rsidRPr="00DB4B8E">
              <w:rPr>
                <w:b/>
              </w:rPr>
              <w:br/>
              <w:t>[,[&lt;N1&gt;][,[&lt;T1&gt;]</w:t>
            </w:r>
            <w:r w:rsidRPr="00DB4B8E">
              <w:rPr>
                <w:b/>
              </w:rPr>
              <w:br/>
              <w:t>[,[&lt;N2&gt;][,[&lt;T2&gt;]</w:t>
            </w:r>
            <w:r w:rsidRPr="00DB4B8E">
              <w:rPr>
                <w:b/>
              </w:rPr>
              <w:br/>
              <w:t>[,[&lt;T3&gt;][,[&lt;k&gt;]</w:t>
            </w:r>
            <w:r w:rsidRPr="00DB4B8E">
              <w:rPr>
                <w:b/>
              </w:rPr>
              <w:br/>
              <w:t>]]]]]]]]</w:t>
            </w:r>
          </w:p>
        </w:tc>
        <w:tc>
          <w:tcPr>
            <w:tcW w:w="7290" w:type="dxa"/>
          </w:tcPr>
          <w:p w14:paraId="774B15E3" w14:textId="77777777" w:rsidR="00505B5E" w:rsidRPr="00DB4B8E" w:rsidRDefault="00505B5E" w:rsidP="00505B5E">
            <w:pPr>
              <w:pStyle w:val="TableBody"/>
              <w:rPr>
                <w:u w:val="single"/>
              </w:rPr>
            </w:pPr>
          </w:p>
          <w:p w14:paraId="16938A8C" w14:textId="77777777" w:rsidR="00505B5E" w:rsidRPr="00DB4B8E" w:rsidRDefault="00505B5E" w:rsidP="00505B5E">
            <w:pPr>
              <w:pStyle w:val="TableBody"/>
              <w:rPr>
                <w:u w:val="single"/>
              </w:rPr>
            </w:pPr>
          </w:p>
          <w:p w14:paraId="3536D1AF" w14:textId="77777777" w:rsidR="00505B5E" w:rsidRPr="00794639" w:rsidRDefault="00505B5E" w:rsidP="00505B5E">
            <w:pPr>
              <w:pStyle w:val="TableBody"/>
              <w:rPr>
                <w:u w:val="single"/>
              </w:rPr>
            </w:pPr>
            <w:r w:rsidRPr="00794639">
              <w:rPr>
                <w:u w:val="single"/>
              </w:rPr>
              <w:t>Response</w:t>
            </w:r>
          </w:p>
          <w:p w14:paraId="13170297" w14:textId="77777777" w:rsidR="00505B5E" w:rsidRPr="000656F8" w:rsidRDefault="00505B5E" w:rsidP="00505B5E">
            <w:pPr>
              <w:pStyle w:val="TableBody"/>
              <w:rPr>
                <w:snapToGrid w:val="0"/>
              </w:rPr>
            </w:pPr>
            <w:r w:rsidRPr="00794639">
              <w:rPr>
                <w:b/>
                <w:snapToGrid w:val="0"/>
              </w:rPr>
              <w:t>OK</w:t>
            </w:r>
          </w:p>
          <w:p w14:paraId="74CB106D" w14:textId="77777777" w:rsidR="00505B5E" w:rsidRPr="000656F8" w:rsidRDefault="00505B5E" w:rsidP="00505B5E">
            <w:pPr>
              <w:pStyle w:val="TableBody"/>
            </w:pPr>
          </w:p>
          <w:p w14:paraId="2D4220EE" w14:textId="77777777" w:rsidR="00505B5E" w:rsidRPr="007E4A1F" w:rsidRDefault="00505B5E" w:rsidP="00505B5E">
            <w:pPr>
              <w:pStyle w:val="TableBody"/>
            </w:pPr>
            <w:r w:rsidRPr="007E4A1F">
              <w:t>or</w:t>
            </w:r>
          </w:p>
          <w:p w14:paraId="5CF623B3" w14:textId="77777777" w:rsidR="00505B5E" w:rsidRPr="007E4A1F" w:rsidRDefault="00505B5E" w:rsidP="00505B5E">
            <w:pPr>
              <w:pStyle w:val="TableBody"/>
              <w:rPr>
                <w:b/>
              </w:rPr>
            </w:pPr>
            <w:r w:rsidRPr="007E4A1F">
              <w:rPr>
                <w:b/>
              </w:rPr>
              <w:t>+CME ERROR: &lt;error&gt;</w:t>
            </w:r>
          </w:p>
          <w:p w14:paraId="69C470AD" w14:textId="77777777" w:rsidR="00505B5E" w:rsidRPr="00006D08" w:rsidRDefault="00505B5E" w:rsidP="00505B5E">
            <w:pPr>
              <w:pStyle w:val="TableBody"/>
              <w:rPr>
                <w:b/>
              </w:rPr>
            </w:pPr>
            <w:r w:rsidRPr="00006D08">
              <w:rPr>
                <w:b/>
              </w:rPr>
              <w:t>OK</w:t>
            </w:r>
          </w:p>
          <w:p w14:paraId="30239735" w14:textId="77777777" w:rsidR="00505B5E" w:rsidRPr="005C602E" w:rsidRDefault="00505B5E" w:rsidP="00505B5E">
            <w:pPr>
              <w:pStyle w:val="TableBody"/>
              <w:rPr>
                <w:b/>
              </w:rPr>
            </w:pPr>
          </w:p>
          <w:p w14:paraId="606C977B" w14:textId="77777777" w:rsidR="00505B5E" w:rsidRPr="005C602E" w:rsidRDefault="00505B5E" w:rsidP="00505B5E">
            <w:pPr>
              <w:pStyle w:val="TableBody"/>
              <w:rPr>
                <w:u w:val="single"/>
              </w:rPr>
            </w:pPr>
            <w:r w:rsidRPr="005C602E">
              <w:rPr>
                <w:u w:val="single"/>
              </w:rPr>
              <w:t>Parameters</w:t>
            </w:r>
          </w:p>
          <w:p w14:paraId="40FC319C" w14:textId="64A8D111" w:rsidR="00505B5E" w:rsidRPr="00913410" w:rsidRDefault="00505B5E" w:rsidP="00505B5E">
            <w:pPr>
              <w:pStyle w:val="TableBody"/>
            </w:pPr>
            <w:r w:rsidRPr="00913410">
              <w:rPr>
                <w:b/>
              </w:rPr>
              <w:t>&lt;mode&gt;</w:t>
            </w:r>
            <w:r w:rsidRPr="00913410">
              <w:tab/>
              <w:t>Multiplexer Transparency Mechanism</w:t>
            </w:r>
          </w:p>
          <w:p w14:paraId="2608050A" w14:textId="77777777" w:rsidR="00505B5E" w:rsidRPr="00E4123A" w:rsidRDefault="00505B5E" w:rsidP="00505B5E">
            <w:pPr>
              <w:pStyle w:val="TableBody"/>
            </w:pPr>
            <w:r w:rsidRPr="00A5422A">
              <w:rPr>
                <w:u w:val="single"/>
                <w:lang w:eastAsia="zh-CN"/>
              </w:rPr>
              <w:t>0</w:t>
            </w:r>
            <w:r w:rsidRPr="00A5422A">
              <w:rPr>
                <w:lang w:eastAsia="zh-CN"/>
              </w:rPr>
              <w:tab/>
              <w:t>Basic o</w:t>
            </w:r>
            <w:r w:rsidRPr="00E4123A">
              <w:t>ption</w:t>
            </w:r>
          </w:p>
          <w:p w14:paraId="1CB62288" w14:textId="77777777" w:rsidR="00505B5E" w:rsidRPr="00794639" w:rsidRDefault="00505B5E" w:rsidP="00505B5E">
            <w:pPr>
              <w:pStyle w:val="TableBody"/>
              <w:rPr>
                <w:lang w:eastAsia="zh-CN"/>
              </w:rPr>
            </w:pPr>
            <w:r w:rsidRPr="00794639">
              <w:rPr>
                <w:lang w:eastAsia="zh-CN"/>
              </w:rPr>
              <w:t>1</w:t>
            </w:r>
            <w:r w:rsidRPr="00794639">
              <w:rPr>
                <w:lang w:eastAsia="zh-CN"/>
              </w:rPr>
              <w:tab/>
              <w:t>Advanced option (not supported)</w:t>
            </w:r>
          </w:p>
          <w:p w14:paraId="12578357" w14:textId="77777777" w:rsidR="00505B5E" w:rsidRPr="00794639" w:rsidRDefault="00505B5E" w:rsidP="00505B5E">
            <w:pPr>
              <w:pStyle w:val="TableBody"/>
              <w:rPr>
                <w:b/>
              </w:rPr>
            </w:pPr>
          </w:p>
          <w:p w14:paraId="070C6279" w14:textId="49F09068" w:rsidR="00505B5E" w:rsidRPr="00794639" w:rsidRDefault="00505B5E" w:rsidP="00505B5E">
            <w:pPr>
              <w:pStyle w:val="TableBody"/>
              <w:rPr>
                <w:lang w:eastAsia="zh-CN"/>
              </w:rPr>
            </w:pPr>
            <w:r w:rsidRPr="00794639">
              <w:rPr>
                <w:b/>
              </w:rPr>
              <w:t>&lt;subset&gt;</w:t>
            </w:r>
            <w:r w:rsidRPr="00794639">
              <w:rPr>
                <w:b/>
              </w:rPr>
              <w:tab/>
            </w:r>
            <w:r w:rsidRPr="00794639">
              <w:rPr>
                <w:u w:val="single"/>
                <w:lang w:eastAsia="zh-CN"/>
              </w:rPr>
              <w:t>0</w:t>
            </w:r>
            <w:r w:rsidRPr="00794639">
              <w:rPr>
                <w:lang w:eastAsia="zh-CN"/>
              </w:rPr>
              <w:tab/>
            </w:r>
            <w:r w:rsidRPr="00794639">
              <w:t>UIH frames used only</w:t>
            </w:r>
          </w:p>
          <w:p w14:paraId="012A7D60" w14:textId="207C9757" w:rsidR="00505B5E" w:rsidRPr="00794639" w:rsidRDefault="00505B5E" w:rsidP="00505B5E">
            <w:pPr>
              <w:pStyle w:val="TableBody"/>
            </w:pPr>
            <w:r w:rsidRPr="00794639">
              <w:tab/>
            </w:r>
            <w:r w:rsidRPr="00794639">
              <w:tab/>
              <w:t>1</w:t>
            </w:r>
            <w:r w:rsidRPr="00794639">
              <w:tab/>
              <w:t>UI frames used only; currently not supported</w:t>
            </w:r>
          </w:p>
          <w:p w14:paraId="56186EF1" w14:textId="4CFB18D0" w:rsidR="00505B5E" w:rsidRPr="00794639" w:rsidRDefault="00505B5E" w:rsidP="00505B5E">
            <w:pPr>
              <w:pStyle w:val="TableBody"/>
            </w:pPr>
            <w:r w:rsidRPr="00794639">
              <w:tab/>
            </w:r>
            <w:r w:rsidRPr="00794639">
              <w:tab/>
              <w:t>2</w:t>
            </w:r>
            <w:r w:rsidRPr="00794639">
              <w:tab/>
              <w:t>I frames used only; currently not supported</w:t>
            </w:r>
          </w:p>
          <w:p w14:paraId="0264EDB2" w14:textId="77777777" w:rsidR="00505B5E" w:rsidRPr="00794639" w:rsidRDefault="00505B5E" w:rsidP="00505B5E">
            <w:pPr>
              <w:pStyle w:val="TableBody"/>
              <w:rPr>
                <w:b/>
              </w:rPr>
            </w:pPr>
          </w:p>
          <w:p w14:paraId="74FF71F2" w14:textId="6996A650" w:rsidR="00505B5E" w:rsidRPr="00794639" w:rsidRDefault="00505B5E" w:rsidP="00505B5E">
            <w:pPr>
              <w:pStyle w:val="TableBody"/>
              <w:rPr>
                <w:lang w:eastAsia="zh-CN"/>
              </w:rPr>
            </w:pPr>
            <w:r w:rsidRPr="00794639">
              <w:rPr>
                <w:b/>
              </w:rPr>
              <w:t>&lt;port_speed&gt;</w:t>
            </w:r>
            <w:r w:rsidRPr="00794639">
              <w:tab/>
              <w:t>Transmission rate</w:t>
            </w:r>
          </w:p>
          <w:p w14:paraId="06C3382C" w14:textId="77777777" w:rsidR="00505B5E" w:rsidRPr="00794639" w:rsidRDefault="00505B5E" w:rsidP="00505B5E">
            <w:pPr>
              <w:pStyle w:val="TableBody"/>
            </w:pPr>
            <w:r w:rsidRPr="00794639">
              <w:t>1</w:t>
            </w:r>
            <w:r w:rsidRPr="00794639">
              <w:tab/>
              <w:t>9 600 bit/s</w:t>
            </w:r>
          </w:p>
          <w:p w14:paraId="0A4E9FB8" w14:textId="77777777" w:rsidR="00505B5E" w:rsidRPr="00794639" w:rsidRDefault="00505B5E" w:rsidP="00505B5E">
            <w:pPr>
              <w:pStyle w:val="TableBody"/>
            </w:pPr>
            <w:r w:rsidRPr="00794639">
              <w:t>2</w:t>
            </w:r>
            <w:r w:rsidRPr="00794639">
              <w:tab/>
              <w:t>19 200 bit/s</w:t>
            </w:r>
          </w:p>
          <w:p w14:paraId="0551FE02" w14:textId="77777777" w:rsidR="00505B5E" w:rsidRPr="00794639" w:rsidRDefault="00505B5E" w:rsidP="00505B5E">
            <w:pPr>
              <w:pStyle w:val="TableBody"/>
            </w:pPr>
            <w:r w:rsidRPr="00794639">
              <w:t>3</w:t>
            </w:r>
            <w:r w:rsidRPr="00794639">
              <w:tab/>
              <w:t>38 400 bit/s</w:t>
            </w:r>
          </w:p>
          <w:p w14:paraId="358A53FD" w14:textId="77777777" w:rsidR="00505B5E" w:rsidRPr="00794639" w:rsidRDefault="00505B5E" w:rsidP="00505B5E">
            <w:pPr>
              <w:pStyle w:val="TableBody"/>
            </w:pPr>
            <w:r w:rsidRPr="00794639">
              <w:t>4</w:t>
            </w:r>
            <w:r w:rsidRPr="00794639">
              <w:tab/>
              <w:t>57 600 bit/s</w:t>
            </w:r>
          </w:p>
          <w:p w14:paraId="16C4F2C5" w14:textId="77777777" w:rsidR="00505B5E" w:rsidRPr="00794639" w:rsidRDefault="00505B5E" w:rsidP="00505B5E">
            <w:pPr>
              <w:pStyle w:val="TableBody"/>
            </w:pPr>
            <w:r w:rsidRPr="00794639">
              <w:t>5</w:t>
            </w:r>
            <w:r w:rsidRPr="00794639">
              <w:tab/>
              <w:t>115 200 bit/s</w:t>
            </w:r>
          </w:p>
          <w:p w14:paraId="1CA22B96" w14:textId="77777777" w:rsidR="00505B5E" w:rsidRPr="00794639" w:rsidRDefault="00505B5E" w:rsidP="00505B5E">
            <w:pPr>
              <w:pStyle w:val="TableBody"/>
            </w:pPr>
            <w:r w:rsidRPr="00794639">
              <w:t>6</w:t>
            </w:r>
            <w:r w:rsidRPr="00794639">
              <w:tab/>
              <w:t>230 400 bit/s</w:t>
            </w:r>
          </w:p>
          <w:p w14:paraId="146EDFEE" w14:textId="77777777" w:rsidR="00505B5E" w:rsidRPr="00794639" w:rsidRDefault="00505B5E" w:rsidP="00505B5E">
            <w:pPr>
              <w:pStyle w:val="TableBody"/>
            </w:pPr>
            <w:r w:rsidRPr="00794639">
              <w:rPr>
                <w:u w:val="single"/>
              </w:rPr>
              <w:t>7</w:t>
            </w:r>
            <w:r w:rsidRPr="00794639">
              <w:tab/>
              <w:t>460 800 bit/s</w:t>
            </w:r>
          </w:p>
          <w:p w14:paraId="7C91570B" w14:textId="77777777" w:rsidR="00505B5E" w:rsidRPr="00794639" w:rsidRDefault="00505B5E" w:rsidP="00505B5E">
            <w:pPr>
              <w:pStyle w:val="TableBody"/>
            </w:pPr>
            <w:r w:rsidRPr="00794639">
              <w:t>8</w:t>
            </w:r>
            <w:r w:rsidRPr="00794639">
              <w:tab/>
              <w:t>1 Mbit/s</w:t>
            </w:r>
          </w:p>
          <w:p w14:paraId="6EC539EE" w14:textId="77777777" w:rsidR="00505B5E" w:rsidRPr="00794639" w:rsidRDefault="00505B5E" w:rsidP="00505B5E">
            <w:pPr>
              <w:pStyle w:val="TableBody"/>
              <w:rPr>
                <w:lang w:eastAsia="zh-CN"/>
              </w:rPr>
            </w:pPr>
          </w:p>
          <w:p w14:paraId="4B3C0557" w14:textId="742B1026" w:rsidR="00505B5E" w:rsidRPr="00794639" w:rsidRDefault="00505B5E" w:rsidP="00505B5E">
            <w:pPr>
              <w:pStyle w:val="TableBody"/>
            </w:pPr>
            <w:r w:rsidRPr="00794639">
              <w:rPr>
                <w:b/>
              </w:rPr>
              <w:t>&lt;N1&gt;</w:t>
            </w:r>
            <w:r w:rsidRPr="00794639">
              <w:tab/>
              <w:t>1 – 1509</w:t>
            </w:r>
            <w:r w:rsidRPr="00794639">
              <w:tab/>
              <w:t xml:space="preserve">Maximum frame size; default value = </w:t>
            </w:r>
            <w:r w:rsidRPr="00794639">
              <w:rPr>
                <w:u w:val="single"/>
              </w:rPr>
              <w:t>31</w:t>
            </w:r>
            <w:r w:rsidRPr="00794639">
              <w:t xml:space="preserve"> (64 if advanced option is used)</w:t>
            </w:r>
          </w:p>
          <w:p w14:paraId="58A5A994" w14:textId="77777777" w:rsidR="00505B5E" w:rsidRPr="00794639" w:rsidRDefault="00505B5E" w:rsidP="00505B5E">
            <w:pPr>
              <w:pStyle w:val="TableBody"/>
            </w:pPr>
          </w:p>
          <w:p w14:paraId="2B536A3D" w14:textId="683E4054" w:rsidR="00505B5E" w:rsidRPr="00794639" w:rsidRDefault="00505B5E" w:rsidP="00170927">
            <w:pPr>
              <w:pStyle w:val="TableBody"/>
            </w:pPr>
            <w:r w:rsidRPr="00794639">
              <w:rPr>
                <w:b/>
              </w:rPr>
              <w:t>&lt;T1&gt;</w:t>
            </w:r>
            <w:r w:rsidRPr="00794639">
              <w:rPr>
                <w:b/>
              </w:rPr>
              <w:tab/>
            </w:r>
            <w:r w:rsidRPr="00794639">
              <w:t>1 – 255</w:t>
            </w:r>
            <w:r w:rsidRPr="00794639">
              <w:tab/>
              <w:t>Acknowledgement timer in units of ten milliseconds; default va</w:t>
            </w:r>
            <w:ins w:id="2311" w:author="Elaine Baricante" w:date="2018-11-27T11:04:00Z">
              <w:r w:rsidR="009A13AF">
                <w:t>l</w:t>
              </w:r>
            </w:ins>
            <w:r w:rsidRPr="00794639">
              <w:t xml:space="preserve">ue = </w:t>
            </w:r>
            <w:r w:rsidRPr="00794639">
              <w:rPr>
                <w:u w:val="single"/>
              </w:rPr>
              <w:t>10</w:t>
            </w:r>
            <w:r w:rsidRPr="00794639">
              <w:t xml:space="preserve"> </w:t>
            </w:r>
            <w:del w:id="2312" w:author="Elaine Baricante" w:date="2018-11-27T11:05:00Z">
              <w:r w:rsidRPr="00794639" w:rsidDel="009A13AF">
                <w:tab/>
                <w:delText xml:space="preserve"> </w:delText>
              </w:r>
            </w:del>
            <w:r w:rsidRPr="00794639">
              <w:t xml:space="preserve">(100 ms) </w:t>
            </w:r>
          </w:p>
          <w:p w14:paraId="3A1F646D" w14:textId="77777777" w:rsidR="00505B5E" w:rsidRPr="00794639" w:rsidRDefault="00505B5E" w:rsidP="00505B5E">
            <w:pPr>
              <w:pStyle w:val="TableBody"/>
              <w:tabs>
                <w:tab w:val="left" w:pos="1348"/>
                <w:tab w:val="left" w:pos="1759"/>
              </w:tabs>
              <w:rPr>
                <w:b/>
              </w:rPr>
            </w:pPr>
          </w:p>
          <w:p w14:paraId="34D7D51C" w14:textId="72DA6B04" w:rsidR="00505B5E" w:rsidRPr="00794639" w:rsidRDefault="00505B5E" w:rsidP="00170927">
            <w:pPr>
              <w:pStyle w:val="TableBody"/>
            </w:pPr>
            <w:r w:rsidRPr="00794639">
              <w:rPr>
                <w:b/>
              </w:rPr>
              <w:t>&lt;N2&gt;</w:t>
            </w:r>
            <w:r w:rsidRPr="00794639">
              <w:rPr>
                <w:b/>
              </w:rPr>
              <w:tab/>
            </w:r>
            <w:r w:rsidRPr="00794639">
              <w:t>0 – 100</w:t>
            </w:r>
            <w:r w:rsidRPr="00794639">
              <w:tab/>
              <w:t xml:space="preserve">Maximum number of re-transmissions; default value = </w:t>
            </w:r>
            <w:r w:rsidRPr="00794639">
              <w:rPr>
                <w:u w:val="single"/>
              </w:rPr>
              <w:t>3</w:t>
            </w:r>
            <w:r w:rsidRPr="00794639">
              <w:t>. Note that currently, only range 0 – 5 is supported</w:t>
            </w:r>
          </w:p>
          <w:p w14:paraId="571770FB" w14:textId="77777777" w:rsidR="00505B5E" w:rsidRPr="00794639" w:rsidRDefault="00505B5E" w:rsidP="00505B5E">
            <w:pPr>
              <w:pStyle w:val="TableBody"/>
              <w:tabs>
                <w:tab w:val="left" w:pos="1348"/>
                <w:tab w:val="left" w:pos="1759"/>
              </w:tabs>
            </w:pPr>
          </w:p>
          <w:p w14:paraId="03124F69" w14:textId="24A260CE" w:rsidR="00505B5E" w:rsidRPr="00794639" w:rsidRDefault="00505B5E" w:rsidP="00170927">
            <w:pPr>
              <w:pStyle w:val="TableBody"/>
            </w:pPr>
            <w:r w:rsidRPr="00794639">
              <w:rPr>
                <w:b/>
              </w:rPr>
              <w:t>&lt;T2&gt;</w:t>
            </w:r>
            <w:r w:rsidRPr="00794639">
              <w:rPr>
                <w:b/>
              </w:rPr>
              <w:tab/>
            </w:r>
            <w:r w:rsidRPr="00794639">
              <w:t>2 – 255</w:t>
            </w:r>
            <w:r w:rsidRPr="00794639">
              <w:tab/>
              <w:t xml:space="preserve">Response timer for the multiplexer control channel in units of ten milliseconds; default value = </w:t>
            </w:r>
            <w:r w:rsidRPr="00794639">
              <w:rPr>
                <w:u w:val="single"/>
              </w:rPr>
              <w:t>30</w:t>
            </w:r>
            <w:r w:rsidRPr="00794639">
              <w:t xml:space="preserve"> (300 ms). Note that &lt;T2&gt; must be longer than &lt;T1&gt;.</w:t>
            </w:r>
          </w:p>
          <w:p w14:paraId="707D19B4" w14:textId="77777777" w:rsidR="00505B5E" w:rsidRPr="00794639" w:rsidRDefault="00505B5E" w:rsidP="00505B5E">
            <w:pPr>
              <w:pStyle w:val="TableBody"/>
              <w:tabs>
                <w:tab w:val="left" w:pos="1348"/>
                <w:tab w:val="left" w:pos="1759"/>
              </w:tabs>
            </w:pPr>
          </w:p>
          <w:p w14:paraId="3789FCBB" w14:textId="7B284CDF" w:rsidR="00505B5E" w:rsidRPr="00794639" w:rsidRDefault="00505B5E" w:rsidP="00170927">
            <w:pPr>
              <w:pStyle w:val="TableBody"/>
            </w:pPr>
            <w:r w:rsidRPr="00794639">
              <w:rPr>
                <w:b/>
              </w:rPr>
              <w:t>&lt;T3&gt;</w:t>
            </w:r>
            <w:r w:rsidRPr="00794639">
              <w:rPr>
                <w:b/>
              </w:rPr>
              <w:tab/>
            </w:r>
            <w:r w:rsidRPr="00794639">
              <w:t>1 – 255</w:t>
            </w:r>
            <w:r w:rsidRPr="00794639">
              <w:tab/>
              <w:t xml:space="preserve">Wake up response timer in seconds; default value = </w:t>
            </w:r>
            <w:r w:rsidRPr="00794639">
              <w:rPr>
                <w:u w:val="single"/>
              </w:rPr>
              <w:t>10</w:t>
            </w:r>
            <w:r w:rsidRPr="00794639">
              <w:t>. This parameter is currently not supported. In case of read command, 0 is returned.</w:t>
            </w:r>
          </w:p>
          <w:p w14:paraId="43B150E0" w14:textId="77777777" w:rsidR="00505B5E" w:rsidRPr="00794639" w:rsidRDefault="00505B5E" w:rsidP="00505B5E">
            <w:pPr>
              <w:pStyle w:val="TableBody"/>
              <w:rPr>
                <w:b/>
              </w:rPr>
            </w:pPr>
          </w:p>
          <w:p w14:paraId="69ACC5C3" w14:textId="243DF02B" w:rsidR="00505B5E" w:rsidRPr="00794639" w:rsidRDefault="00505B5E" w:rsidP="00BB4174">
            <w:pPr>
              <w:pStyle w:val="TableBody"/>
              <w:rPr>
                <w:u w:val="single"/>
              </w:rPr>
            </w:pPr>
            <w:r w:rsidRPr="00794639">
              <w:rPr>
                <w:b/>
              </w:rPr>
              <w:t>&lt;k&gt;</w:t>
            </w:r>
            <w:r w:rsidRPr="00794639">
              <w:tab/>
              <w:t>1 – 7</w:t>
            </w:r>
            <w:r w:rsidRPr="00794639">
              <w:tab/>
              <w:t xml:space="preserve">Window size for Advanced operation with Error Recovery options; default value = </w:t>
            </w:r>
            <w:r w:rsidRPr="00794639">
              <w:rPr>
                <w:u w:val="single"/>
              </w:rPr>
              <w:t>2.</w:t>
            </w:r>
            <w:r w:rsidRPr="00794639">
              <w:t xml:space="preserve"> This parameter is currently not supported. In case of read command, 0 is returned.</w:t>
            </w:r>
          </w:p>
        </w:tc>
      </w:tr>
      <w:tr w:rsidR="00505B5E" w:rsidRPr="00794639" w14:paraId="73E83BB2" w14:textId="77777777" w:rsidTr="00953CD3">
        <w:trPr>
          <w:cantSplit w:val="0"/>
          <w:trHeight w:val="781"/>
        </w:trPr>
        <w:tc>
          <w:tcPr>
            <w:tcW w:w="1707" w:type="dxa"/>
          </w:tcPr>
          <w:p w14:paraId="400395B0" w14:textId="77777777" w:rsidR="00505B5E" w:rsidRPr="00794639" w:rsidRDefault="00505B5E" w:rsidP="00505B5E">
            <w:pPr>
              <w:pStyle w:val="TableBody"/>
              <w:rPr>
                <w:u w:val="single"/>
              </w:rPr>
            </w:pPr>
            <w:r w:rsidRPr="00794639">
              <w:rPr>
                <w:u w:val="single"/>
              </w:rPr>
              <w:t>Reference</w:t>
            </w:r>
          </w:p>
          <w:p w14:paraId="2211203D" w14:textId="64925049" w:rsidR="00505B5E" w:rsidRPr="00794639" w:rsidRDefault="00505B5E" w:rsidP="00505B5E">
            <w:pPr>
              <w:pStyle w:val="TableBody"/>
              <w:rPr>
                <w:i/>
              </w:rPr>
            </w:pPr>
            <w:r w:rsidRPr="00794639">
              <w:t>[27.007] § 5.7</w:t>
            </w:r>
          </w:p>
        </w:tc>
        <w:tc>
          <w:tcPr>
            <w:tcW w:w="7290" w:type="dxa"/>
          </w:tcPr>
          <w:p w14:paraId="5C1EE812" w14:textId="77777777" w:rsidR="00505B5E" w:rsidRPr="00794639" w:rsidRDefault="00505B5E" w:rsidP="00505B5E">
            <w:pPr>
              <w:pStyle w:val="TableBody"/>
              <w:rPr>
                <w:u w:val="single"/>
              </w:rPr>
            </w:pPr>
            <w:r w:rsidRPr="00794639">
              <w:rPr>
                <w:u w:val="single"/>
              </w:rPr>
              <w:t>Notes</w:t>
            </w:r>
          </w:p>
          <w:p w14:paraId="7C3D9D19" w14:textId="27AEE0E1" w:rsidR="00505B5E" w:rsidRPr="00794639" w:rsidRDefault="00505B5E" w:rsidP="00BB4174">
            <w:pPr>
              <w:pStyle w:val="TableBody"/>
              <w:numPr>
                <w:ilvl w:val="0"/>
                <w:numId w:val="175"/>
              </w:numPr>
            </w:pPr>
            <w:r w:rsidRPr="00794639">
              <w:t xml:space="preserve">This command enables the multiplexing protocol control channel as defined in 3GPP GSM27.010. It sets parameters for the Control Channel (DLC0). If optional parameters are left out, the default values are used except for &lt;port speed&gt;; the current baudrate for the communication channel will remain (the read command provides current baudrate). The final response code </w:t>
            </w:r>
            <w:r w:rsidRPr="00B61754">
              <w:rPr>
                <w:rStyle w:val="Code"/>
                <w:rPrChange w:id="2313" w:author="Elaine Baricante" w:date="2018-11-27T10:12:00Z">
                  <w:rPr/>
                </w:rPrChange>
              </w:rPr>
              <w:t>OK</w:t>
            </w:r>
            <w:r w:rsidRPr="00794639">
              <w:t xml:space="preserve"> or </w:t>
            </w:r>
            <w:r w:rsidRPr="00B61754">
              <w:rPr>
                <w:rStyle w:val="Code"/>
                <w:rPrChange w:id="2314" w:author="Elaine Baricante" w:date="2018-11-27T10:12:00Z">
                  <w:rPr/>
                </w:rPrChange>
              </w:rPr>
              <w:t>CME ERROR: &lt;err&gt;</w:t>
            </w:r>
            <w:r w:rsidRPr="00794639">
              <w:t xml:space="preserve"> is returned using the old interface speed; the parameters become active only after sending </w:t>
            </w:r>
            <w:r w:rsidRPr="00B61754">
              <w:rPr>
                <w:rStyle w:val="Code"/>
                <w:rPrChange w:id="2315" w:author="Elaine Baricante" w:date="2018-11-27T10:12:00Z">
                  <w:rPr/>
                </w:rPrChange>
              </w:rPr>
              <w:t>OK</w:t>
            </w:r>
            <w:r w:rsidRPr="00794639">
              <w:t>.</w:t>
            </w:r>
          </w:p>
          <w:p w14:paraId="62C0B480" w14:textId="77777777" w:rsidR="00505B5E" w:rsidRPr="00794639" w:rsidRDefault="00505B5E" w:rsidP="00505B5E">
            <w:pPr>
              <w:pStyle w:val="TableBody"/>
              <w:numPr>
                <w:ilvl w:val="0"/>
                <w:numId w:val="175"/>
              </w:numPr>
            </w:pPr>
            <w:r w:rsidRPr="00794639">
              <w:lastRenderedPageBreak/>
              <w:t>The module handles the frame data step by step in CMUX mode. If there are any wrong data in the frame, e.g., wrong CRC, nothing will be returned to the terminal, and the module will wait for a valid frame data.</w:t>
            </w:r>
          </w:p>
          <w:p w14:paraId="15D98C69" w14:textId="0CCAC949" w:rsidR="00505B5E" w:rsidRPr="00794639" w:rsidRDefault="00505B5E" w:rsidP="00505B5E">
            <w:pPr>
              <w:pStyle w:val="TableBody"/>
              <w:numPr>
                <w:ilvl w:val="0"/>
                <w:numId w:val="175"/>
              </w:numPr>
            </w:pPr>
            <w:r w:rsidRPr="00794639">
              <w:t xml:space="preserve">If </w:t>
            </w:r>
            <w:r w:rsidRPr="00794639">
              <w:rPr>
                <w:rStyle w:val="Code"/>
              </w:rPr>
              <w:t>AT+CFUN</w:t>
            </w:r>
            <w:r w:rsidRPr="00794639">
              <w:t xml:space="preserve"> is entered with &lt;rst&gt;=1, all open CMUX channels will be closed and the module will reset.</w:t>
            </w:r>
          </w:p>
          <w:p w14:paraId="55EC5FED" w14:textId="77777777" w:rsidR="00505B5E" w:rsidRPr="00794639" w:rsidRDefault="00505B5E" w:rsidP="00505B5E">
            <w:pPr>
              <w:pStyle w:val="TableBody"/>
              <w:numPr>
                <w:ilvl w:val="0"/>
                <w:numId w:val="175"/>
              </w:numPr>
            </w:pPr>
            <w:r w:rsidRPr="00794639">
              <w:t>There is no activity timeout to return to AT mode after entering MUX mode.</w:t>
            </w:r>
          </w:p>
          <w:p w14:paraId="6061C9CC" w14:textId="77777777" w:rsidR="00505B5E" w:rsidRPr="00794639" w:rsidRDefault="00505B5E" w:rsidP="00505B5E">
            <w:pPr>
              <w:pStyle w:val="TableBody"/>
              <w:numPr>
                <w:ilvl w:val="0"/>
                <w:numId w:val="175"/>
              </w:numPr>
              <w:rPr>
                <w:u w:val="single"/>
              </w:rPr>
            </w:pPr>
            <w:r w:rsidRPr="00794639">
              <w:t>MUX DLC ports are not persistent over power cycles. After a power cycle, DLC ports need to be re-established.</w:t>
            </w:r>
          </w:p>
          <w:p w14:paraId="060E7697" w14:textId="241F508C" w:rsidR="00505B5E" w:rsidRPr="00794639" w:rsidRDefault="00505B5E" w:rsidP="00170927">
            <w:pPr>
              <w:pStyle w:val="TableBody"/>
              <w:numPr>
                <w:ilvl w:val="0"/>
                <w:numId w:val="175"/>
              </w:numPr>
              <w:rPr>
                <w:u w:val="single"/>
              </w:rPr>
            </w:pPr>
            <w:r w:rsidRPr="00794639">
              <w:t xml:space="preserve">When an established MT call is hanged up from the caller side, NO CARRIER will only be sent to the port on which the call was established (i.e. the port on which </w:t>
            </w:r>
            <w:r w:rsidRPr="00794639">
              <w:rPr>
                <w:rStyle w:val="Code"/>
              </w:rPr>
              <w:t>ATD</w:t>
            </w:r>
            <w:r w:rsidRPr="00794639">
              <w:t>/</w:t>
            </w:r>
            <w:r w:rsidRPr="00794639">
              <w:rPr>
                <w:rStyle w:val="Code"/>
              </w:rPr>
              <w:t>ATA</w:t>
            </w:r>
            <w:r w:rsidRPr="00794639">
              <w:t xml:space="preserve"> was sent).</w:t>
            </w:r>
          </w:p>
        </w:tc>
      </w:tr>
    </w:tbl>
    <w:p w14:paraId="64307FC6" w14:textId="141538FA" w:rsidR="009107E7" w:rsidRPr="00794639" w:rsidRDefault="009107E7" w:rsidP="009107E7">
      <w:pPr>
        <w:pStyle w:val="Heading2"/>
      </w:pPr>
      <w:bookmarkStart w:id="2316" w:name="_Ref520814409"/>
      <w:bookmarkStart w:id="2317" w:name="_Toc531700579"/>
      <w:r w:rsidRPr="00794639">
        <w:lastRenderedPageBreak/>
        <w:t>+WPPP Command: PDP Context Authentication Configuration</w:t>
      </w:r>
      <w:bookmarkEnd w:id="2316"/>
      <w:bookmarkEnd w:id="2317"/>
    </w:p>
    <w:tbl>
      <w:tblPr>
        <w:tblStyle w:val="TableSWIleft"/>
        <w:tblW w:w="8997" w:type="dxa"/>
        <w:tblLayout w:type="fixed"/>
        <w:tblLook w:val="04A0" w:firstRow="1" w:lastRow="0" w:firstColumn="1" w:lastColumn="0" w:noHBand="0" w:noVBand="1"/>
      </w:tblPr>
      <w:tblGrid>
        <w:gridCol w:w="1707"/>
        <w:gridCol w:w="7290"/>
      </w:tblGrid>
      <w:tr w:rsidR="009107E7" w:rsidRPr="00794639" w14:paraId="02709C66" w14:textId="77777777" w:rsidTr="00B97EC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3A2AA6B" w14:textId="77777777" w:rsidR="009107E7" w:rsidRPr="00794639" w:rsidRDefault="009107E7">
            <w:pPr>
              <w:pStyle w:val="TableRowHead"/>
              <w:spacing w:before="144" w:after="144"/>
              <w:rPr>
                <w:bCs w:val="0"/>
              </w:rPr>
            </w:pPr>
            <w:r w:rsidRPr="00794639">
              <w:t>HL7800</w:t>
            </w:r>
          </w:p>
        </w:tc>
      </w:tr>
      <w:tr w:rsidR="00D54534" w:rsidRPr="00794639" w14:paraId="2C0BC40F" w14:textId="77777777" w:rsidTr="00B97ECD">
        <w:trPr>
          <w:trHeight w:val="1008"/>
        </w:trPr>
        <w:tc>
          <w:tcPr>
            <w:tcW w:w="1707" w:type="dxa"/>
          </w:tcPr>
          <w:p w14:paraId="475C05BF" w14:textId="77777777" w:rsidR="00D54534" w:rsidRPr="00794639" w:rsidRDefault="00D54534" w:rsidP="0080380E">
            <w:pPr>
              <w:pStyle w:val="TableBody"/>
              <w:rPr>
                <w:i/>
              </w:rPr>
            </w:pPr>
            <w:r w:rsidRPr="00794639">
              <w:rPr>
                <w:i/>
              </w:rPr>
              <w:t>Test command</w:t>
            </w:r>
          </w:p>
          <w:p w14:paraId="30553F70" w14:textId="77777777" w:rsidR="00D54534" w:rsidRPr="00794639" w:rsidRDefault="00D54534" w:rsidP="0080380E">
            <w:pPr>
              <w:pStyle w:val="TableBody"/>
            </w:pPr>
          </w:p>
          <w:p w14:paraId="516F775D" w14:textId="77777777" w:rsidR="00D54534" w:rsidRPr="00794639" w:rsidRDefault="00D54534" w:rsidP="0080380E">
            <w:pPr>
              <w:pStyle w:val="TableBody"/>
              <w:rPr>
                <w:u w:val="single"/>
              </w:rPr>
            </w:pPr>
            <w:r w:rsidRPr="00794639">
              <w:rPr>
                <w:u w:val="single"/>
              </w:rPr>
              <w:t>Syntax</w:t>
            </w:r>
          </w:p>
          <w:p w14:paraId="3C431628" w14:textId="77777777" w:rsidR="00D54534" w:rsidRPr="00794639" w:rsidRDefault="00D54534" w:rsidP="0080380E">
            <w:pPr>
              <w:pStyle w:val="TableBody"/>
              <w:rPr>
                <w:b/>
              </w:rPr>
            </w:pPr>
            <w:r w:rsidRPr="00794639">
              <w:rPr>
                <w:b/>
              </w:rPr>
              <w:t>AT+WPPP=?</w:t>
            </w:r>
          </w:p>
        </w:tc>
        <w:tc>
          <w:tcPr>
            <w:tcW w:w="7290" w:type="dxa"/>
          </w:tcPr>
          <w:p w14:paraId="74B5E188" w14:textId="77777777" w:rsidR="00D54534" w:rsidRPr="00794639" w:rsidRDefault="00D54534" w:rsidP="0080380E">
            <w:pPr>
              <w:pStyle w:val="TableBody"/>
              <w:rPr>
                <w:u w:val="single"/>
              </w:rPr>
            </w:pPr>
          </w:p>
          <w:p w14:paraId="009A18EB" w14:textId="77777777" w:rsidR="00D54534" w:rsidRPr="00794639" w:rsidRDefault="00D54534" w:rsidP="0080380E">
            <w:pPr>
              <w:pStyle w:val="TableBody"/>
              <w:rPr>
                <w:u w:val="single"/>
              </w:rPr>
            </w:pPr>
          </w:p>
          <w:p w14:paraId="32BAA240" w14:textId="77777777" w:rsidR="00D54534" w:rsidRPr="00794639" w:rsidRDefault="00D54534" w:rsidP="0080380E">
            <w:pPr>
              <w:pStyle w:val="TableBody"/>
              <w:rPr>
                <w:u w:val="single"/>
              </w:rPr>
            </w:pPr>
            <w:commentRangeStart w:id="2318"/>
            <w:r w:rsidRPr="00794639">
              <w:rPr>
                <w:u w:val="single"/>
              </w:rPr>
              <w:t>Response</w:t>
            </w:r>
          </w:p>
          <w:p w14:paraId="3CEF318A" w14:textId="77777777" w:rsidR="00D54534" w:rsidRPr="00794639" w:rsidRDefault="00D54534" w:rsidP="0080380E">
            <w:pPr>
              <w:pStyle w:val="TableBody"/>
              <w:keepNext/>
            </w:pPr>
            <w:r w:rsidRPr="00794639">
              <w:rPr>
                <w:b/>
              </w:rPr>
              <w:t>+WPPP:</w:t>
            </w:r>
            <w:r w:rsidRPr="00794639">
              <w:t xml:space="preserve"> (list of supported </w:t>
            </w:r>
            <w:r w:rsidRPr="00794639">
              <w:rPr>
                <w:b/>
              </w:rPr>
              <w:t>&lt;Auth&gt;</w:t>
            </w:r>
            <w:r w:rsidRPr="00794639">
              <w:t xml:space="preserve">s),(list of supported </w:t>
            </w:r>
            <w:r w:rsidRPr="00794639">
              <w:rPr>
                <w:b/>
              </w:rPr>
              <w:t>&lt;cid&gt;</w:t>
            </w:r>
            <w:r w:rsidRPr="00794639">
              <w:t>s)</w:t>
            </w:r>
          </w:p>
          <w:p w14:paraId="3F4C5AA1" w14:textId="77777777" w:rsidR="00D54534" w:rsidRPr="00794639" w:rsidRDefault="00D54534" w:rsidP="0080380E">
            <w:pPr>
              <w:pStyle w:val="TableBody"/>
              <w:rPr>
                <w:b/>
              </w:rPr>
            </w:pPr>
            <w:r w:rsidRPr="00794639">
              <w:rPr>
                <w:b/>
              </w:rPr>
              <w:t>OK</w:t>
            </w:r>
            <w:commentRangeEnd w:id="2318"/>
            <w:r w:rsidRPr="00794639">
              <w:rPr>
                <w:rStyle w:val="CommentReference"/>
                <w:rFonts w:ascii="Verdana" w:hAnsi="Verdana" w:cs="Times New Roman"/>
                <w:lang w:eastAsia="en-US"/>
              </w:rPr>
              <w:commentReference w:id="2318"/>
            </w:r>
          </w:p>
          <w:p w14:paraId="6F3DAC66" w14:textId="77777777" w:rsidR="00D54534" w:rsidRPr="007E4A1F" w:rsidRDefault="00D54534" w:rsidP="0080380E">
            <w:pPr>
              <w:rPr>
                <w:lang w:eastAsia="ja-JP"/>
              </w:rPr>
            </w:pPr>
          </w:p>
        </w:tc>
      </w:tr>
      <w:tr w:rsidR="00D54534" w:rsidRPr="007E4A1F" w14:paraId="66D91734" w14:textId="77777777" w:rsidTr="00B97ECD">
        <w:trPr>
          <w:trHeight w:val="781"/>
        </w:trPr>
        <w:tc>
          <w:tcPr>
            <w:tcW w:w="1707" w:type="dxa"/>
          </w:tcPr>
          <w:p w14:paraId="503A3A12" w14:textId="77777777" w:rsidR="00D54534" w:rsidRPr="007E4A1F" w:rsidRDefault="00D54534" w:rsidP="007E4A1F">
            <w:pPr>
              <w:pStyle w:val="TableBody"/>
              <w:rPr>
                <w:i/>
              </w:rPr>
            </w:pPr>
            <w:r w:rsidRPr="007E4A1F">
              <w:rPr>
                <w:i/>
              </w:rPr>
              <w:t>Read command</w:t>
            </w:r>
          </w:p>
          <w:p w14:paraId="64D29F33" w14:textId="77777777" w:rsidR="00D54534" w:rsidRPr="007E4A1F" w:rsidRDefault="00D54534" w:rsidP="007E4A1F">
            <w:pPr>
              <w:pStyle w:val="TableBody"/>
            </w:pPr>
          </w:p>
          <w:p w14:paraId="7F325F7C" w14:textId="77777777" w:rsidR="00D54534" w:rsidRPr="007E4A1F" w:rsidRDefault="00D54534" w:rsidP="007E4A1F">
            <w:pPr>
              <w:pStyle w:val="TableBody"/>
              <w:rPr>
                <w:u w:val="single"/>
              </w:rPr>
            </w:pPr>
            <w:r w:rsidRPr="007E4A1F">
              <w:rPr>
                <w:u w:val="single"/>
              </w:rPr>
              <w:t>Syntax</w:t>
            </w:r>
          </w:p>
          <w:p w14:paraId="4A8610D5" w14:textId="77777777" w:rsidR="00D54534" w:rsidRPr="007E4A1F" w:rsidRDefault="00D54534" w:rsidP="007E4A1F">
            <w:pPr>
              <w:pStyle w:val="TableBody"/>
              <w:rPr>
                <w:b/>
              </w:rPr>
            </w:pPr>
            <w:r w:rsidRPr="007E4A1F">
              <w:rPr>
                <w:b/>
              </w:rPr>
              <w:t>AT+WPPP?</w:t>
            </w:r>
          </w:p>
        </w:tc>
        <w:tc>
          <w:tcPr>
            <w:tcW w:w="7290" w:type="dxa"/>
          </w:tcPr>
          <w:p w14:paraId="14408DBA" w14:textId="77777777" w:rsidR="00D54534" w:rsidRPr="007E4A1F" w:rsidRDefault="00D54534" w:rsidP="007E4A1F">
            <w:pPr>
              <w:pStyle w:val="TableBody"/>
            </w:pPr>
          </w:p>
          <w:p w14:paraId="0B89E3F4" w14:textId="77777777" w:rsidR="00D54534" w:rsidRPr="007E4A1F" w:rsidRDefault="00D54534" w:rsidP="00006D08">
            <w:pPr>
              <w:pStyle w:val="TableBody"/>
            </w:pPr>
          </w:p>
          <w:p w14:paraId="43FAB0C7" w14:textId="77777777" w:rsidR="00D54534" w:rsidRPr="007E4A1F" w:rsidRDefault="00D54534" w:rsidP="00006D08">
            <w:pPr>
              <w:pStyle w:val="TableBody"/>
              <w:rPr>
                <w:u w:val="single"/>
              </w:rPr>
            </w:pPr>
            <w:r w:rsidRPr="007E4A1F">
              <w:rPr>
                <w:u w:val="single"/>
              </w:rPr>
              <w:t>Response</w:t>
            </w:r>
          </w:p>
          <w:p w14:paraId="035C916C" w14:textId="77777777" w:rsidR="00D54534" w:rsidRPr="007E4A1F" w:rsidRDefault="00D54534" w:rsidP="005C602E">
            <w:pPr>
              <w:pStyle w:val="TableBody"/>
              <w:rPr>
                <w:b/>
              </w:rPr>
            </w:pPr>
            <w:r w:rsidRPr="007E4A1F">
              <w:rPr>
                <w:b/>
              </w:rPr>
              <w:t>+WPPP: &lt;Auth&gt;,[&lt;cid&gt;],[&lt;username&gt;],[&lt;password&gt;]</w:t>
            </w:r>
          </w:p>
          <w:p w14:paraId="11438885" w14:textId="77777777" w:rsidR="00D54534" w:rsidRPr="007E4A1F" w:rsidRDefault="00D54534" w:rsidP="005C602E">
            <w:pPr>
              <w:pStyle w:val="TableBody"/>
            </w:pPr>
            <w:r w:rsidRPr="00006D08">
              <w:rPr>
                <w:b/>
              </w:rPr>
              <w:t>OK</w:t>
            </w:r>
          </w:p>
        </w:tc>
      </w:tr>
      <w:tr w:rsidR="009107E7" w:rsidRPr="007E4A1F" w14:paraId="70B4D75F" w14:textId="77777777" w:rsidTr="00B97ECD">
        <w:trPr>
          <w:trHeight w:val="781"/>
        </w:trPr>
        <w:tc>
          <w:tcPr>
            <w:tcW w:w="1707" w:type="dxa"/>
          </w:tcPr>
          <w:p w14:paraId="64B74581" w14:textId="77777777" w:rsidR="009107E7" w:rsidRPr="007E4A1F" w:rsidRDefault="009107E7" w:rsidP="007E4A1F">
            <w:pPr>
              <w:pStyle w:val="TableBody"/>
              <w:rPr>
                <w:i/>
              </w:rPr>
            </w:pPr>
            <w:r w:rsidRPr="007E4A1F">
              <w:rPr>
                <w:i/>
              </w:rPr>
              <w:t>Write command</w:t>
            </w:r>
          </w:p>
          <w:p w14:paraId="65F25894" w14:textId="77777777" w:rsidR="009107E7" w:rsidRPr="007E4A1F" w:rsidRDefault="009107E7" w:rsidP="007E4A1F">
            <w:pPr>
              <w:pStyle w:val="TableBody"/>
            </w:pPr>
          </w:p>
          <w:p w14:paraId="1D3D0321" w14:textId="77777777" w:rsidR="009107E7" w:rsidRPr="007E4A1F" w:rsidRDefault="009107E7" w:rsidP="007E4A1F">
            <w:pPr>
              <w:pStyle w:val="TableBody"/>
              <w:rPr>
                <w:u w:val="single"/>
              </w:rPr>
            </w:pPr>
            <w:r w:rsidRPr="007E4A1F">
              <w:rPr>
                <w:u w:val="single"/>
              </w:rPr>
              <w:t>Syntax</w:t>
            </w:r>
          </w:p>
          <w:p w14:paraId="277895DB" w14:textId="48ADC8E7" w:rsidR="009107E7" w:rsidRPr="00006D08" w:rsidRDefault="009107E7" w:rsidP="007E4A1F">
            <w:pPr>
              <w:pStyle w:val="TableBody"/>
              <w:rPr>
                <w:b/>
              </w:rPr>
            </w:pPr>
            <w:r w:rsidRPr="007E4A1F">
              <w:rPr>
                <w:b/>
              </w:rPr>
              <w:t>AT+WPPP=</w:t>
            </w:r>
            <w:r w:rsidRPr="007E4A1F">
              <w:rPr>
                <w:b/>
              </w:rPr>
              <w:br/>
              <w:t>&lt;Auth&gt;,[&lt;cid&gt;],</w:t>
            </w:r>
            <w:r w:rsidRPr="007E4A1F">
              <w:rPr>
                <w:b/>
              </w:rPr>
              <w:br/>
              <w:t>[&lt;username&gt;],</w:t>
            </w:r>
            <w:r w:rsidRPr="007E4A1F">
              <w:rPr>
                <w:b/>
              </w:rPr>
              <w:br/>
              <w:t>[&lt;password&gt;]</w:t>
            </w:r>
          </w:p>
        </w:tc>
        <w:tc>
          <w:tcPr>
            <w:tcW w:w="7290" w:type="dxa"/>
          </w:tcPr>
          <w:p w14:paraId="4E011D6F" w14:textId="77777777" w:rsidR="009107E7" w:rsidRPr="007E4A1F" w:rsidRDefault="009107E7" w:rsidP="007E4A1F">
            <w:pPr>
              <w:pStyle w:val="TableBody"/>
            </w:pPr>
          </w:p>
          <w:p w14:paraId="1BD30B29" w14:textId="77777777" w:rsidR="009107E7" w:rsidRPr="007E4A1F" w:rsidRDefault="009107E7" w:rsidP="00006D08">
            <w:pPr>
              <w:pStyle w:val="TableBody"/>
            </w:pPr>
          </w:p>
          <w:p w14:paraId="0A5FE396" w14:textId="77777777" w:rsidR="009107E7" w:rsidRPr="007E4A1F" w:rsidRDefault="009107E7" w:rsidP="00006D08">
            <w:pPr>
              <w:pStyle w:val="TableBody"/>
              <w:rPr>
                <w:u w:val="single"/>
              </w:rPr>
            </w:pPr>
            <w:r w:rsidRPr="007E4A1F">
              <w:rPr>
                <w:u w:val="single"/>
              </w:rPr>
              <w:t>Response</w:t>
            </w:r>
          </w:p>
          <w:p w14:paraId="1BAAB41B" w14:textId="77777777" w:rsidR="009107E7" w:rsidRPr="007E4A1F" w:rsidRDefault="009107E7" w:rsidP="005C602E">
            <w:pPr>
              <w:pStyle w:val="TableBody"/>
              <w:rPr>
                <w:b/>
              </w:rPr>
            </w:pPr>
            <w:r w:rsidRPr="007E4A1F">
              <w:rPr>
                <w:b/>
              </w:rPr>
              <w:t>OK</w:t>
            </w:r>
          </w:p>
          <w:p w14:paraId="7ECC35A3" w14:textId="77777777" w:rsidR="009107E7" w:rsidRPr="007E4A1F" w:rsidRDefault="009107E7" w:rsidP="005C602E">
            <w:pPr>
              <w:pStyle w:val="TableBody"/>
            </w:pPr>
          </w:p>
          <w:p w14:paraId="7B32B981" w14:textId="77777777" w:rsidR="009107E7" w:rsidRPr="007E4A1F" w:rsidRDefault="009107E7" w:rsidP="00913410">
            <w:pPr>
              <w:pStyle w:val="TableBody"/>
            </w:pPr>
            <w:r w:rsidRPr="007E4A1F">
              <w:t>or</w:t>
            </w:r>
          </w:p>
          <w:p w14:paraId="64037D7A" w14:textId="77777777" w:rsidR="009107E7" w:rsidRPr="007E4A1F" w:rsidRDefault="009107E7" w:rsidP="00913410">
            <w:pPr>
              <w:pStyle w:val="TableBody"/>
              <w:rPr>
                <w:b/>
              </w:rPr>
            </w:pPr>
            <w:r w:rsidRPr="007E4A1F">
              <w:rPr>
                <w:b/>
              </w:rPr>
              <w:t>+CME ERROR &lt;err&gt;</w:t>
            </w:r>
          </w:p>
          <w:p w14:paraId="74F195A5" w14:textId="77777777" w:rsidR="009107E7" w:rsidRPr="007E4A1F" w:rsidRDefault="009107E7" w:rsidP="00913410">
            <w:pPr>
              <w:pStyle w:val="TableBody"/>
            </w:pPr>
          </w:p>
          <w:p w14:paraId="7306E375" w14:textId="77777777" w:rsidR="009107E7" w:rsidRPr="007E4A1F" w:rsidRDefault="009107E7" w:rsidP="00A5422A">
            <w:pPr>
              <w:pStyle w:val="TableBody"/>
              <w:rPr>
                <w:u w:val="single"/>
              </w:rPr>
            </w:pPr>
            <w:r w:rsidRPr="007E4A1F">
              <w:rPr>
                <w:u w:val="single"/>
              </w:rPr>
              <w:t>Parameters</w:t>
            </w:r>
          </w:p>
          <w:p w14:paraId="6A50FDE8" w14:textId="77777777" w:rsidR="009107E7" w:rsidRPr="007E4A1F" w:rsidRDefault="009107E7">
            <w:pPr>
              <w:pStyle w:val="TableBody"/>
            </w:pPr>
            <w:r w:rsidRPr="007E4A1F">
              <w:rPr>
                <w:b/>
              </w:rPr>
              <w:t>&lt;Auth&gt;</w:t>
            </w:r>
            <w:r w:rsidRPr="007E4A1F">
              <w:tab/>
              <w:t>Type of authentication supported</w:t>
            </w:r>
          </w:p>
          <w:p w14:paraId="4029979B" w14:textId="77777777" w:rsidR="009107E7" w:rsidRPr="007E4A1F" w:rsidRDefault="009107E7">
            <w:pPr>
              <w:pStyle w:val="TableBody"/>
            </w:pPr>
            <w:r w:rsidRPr="007E4A1F">
              <w:t>0</w:t>
            </w:r>
            <w:r w:rsidRPr="007E4A1F">
              <w:tab/>
              <w:t>None</w:t>
            </w:r>
          </w:p>
          <w:p w14:paraId="16A9E57C" w14:textId="77777777" w:rsidR="009107E7" w:rsidRPr="007E4A1F" w:rsidRDefault="009107E7">
            <w:pPr>
              <w:pStyle w:val="TableBody"/>
            </w:pPr>
            <w:r w:rsidRPr="007E4A1F">
              <w:t>1</w:t>
            </w:r>
            <w:r w:rsidRPr="007E4A1F">
              <w:tab/>
              <w:t>PAP</w:t>
            </w:r>
          </w:p>
          <w:p w14:paraId="0ED5872A" w14:textId="69E8BA36" w:rsidR="009107E7" w:rsidRPr="007E4A1F" w:rsidRDefault="009107E7" w:rsidP="007E4A1F">
            <w:pPr>
              <w:pStyle w:val="TableBody"/>
            </w:pPr>
            <w:r w:rsidRPr="007E4A1F">
              <w:rPr>
                <w:u w:val="single"/>
              </w:rPr>
              <w:t>2</w:t>
            </w:r>
            <w:r w:rsidRPr="007E4A1F">
              <w:tab/>
              <w:t>CHAP</w:t>
            </w:r>
          </w:p>
          <w:p w14:paraId="30AF03D1" w14:textId="77777777" w:rsidR="009107E7" w:rsidRPr="007E4A1F" w:rsidRDefault="009107E7" w:rsidP="00006D08">
            <w:pPr>
              <w:pStyle w:val="TableBody"/>
            </w:pPr>
          </w:p>
          <w:p w14:paraId="496ED5E5" w14:textId="48812034" w:rsidR="0080380E" w:rsidRDefault="009107E7" w:rsidP="00006D08">
            <w:pPr>
              <w:pStyle w:val="TableBody"/>
            </w:pPr>
            <w:commentRangeStart w:id="2319"/>
            <w:r w:rsidRPr="007E4A1F">
              <w:rPr>
                <w:b/>
              </w:rPr>
              <w:t>&lt;cid&gt;</w:t>
            </w:r>
            <w:r w:rsidRPr="007E4A1F">
              <w:tab/>
              <w:t xml:space="preserve">PDP context identifier used in </w:t>
            </w:r>
            <w:r w:rsidRPr="00B61754">
              <w:rPr>
                <w:rStyle w:val="Code"/>
                <w:rPrChange w:id="2320" w:author="Elaine Baricante" w:date="2018-11-27T10:12:00Z">
                  <w:rPr>
                    <w:rStyle w:val="Code"/>
                    <w:rFonts w:ascii="Arial" w:hAnsi="Arial" w:cs="Arial"/>
                    <w:b w:val="0"/>
                  </w:rPr>
                </w:rPrChange>
              </w:rPr>
              <w:t>+CGDCONT</w:t>
            </w:r>
            <w:r w:rsidRPr="007E4A1F">
              <w:t xml:space="preserve">. </w:t>
            </w:r>
            <w:del w:id="2321" w:author="Sevan Sirapian [2]" w:date="2018-11-26T11:12:00Z">
              <w:r w:rsidRPr="007E4A1F">
                <w:delText xml:space="preserve">If this parameter is omitted, the &lt;Auth&gt; setting applies to all PDP contexts and the setting is saved to non-volatile memory. To change the &lt;Auth&gt; setting to all PDP contexts, there must be at least one PDP context defined in </w:delText>
              </w:r>
              <w:r w:rsidRPr="000E00D2">
                <w:rPr>
                  <w:rStyle w:val="Code"/>
                  <w:rFonts w:ascii="Arial" w:hAnsi="Arial" w:cs="Arial"/>
                  <w:b w:val="0"/>
                </w:rPr>
                <w:delText>AT+CGDCONT</w:delText>
              </w:r>
              <w:r w:rsidRPr="007E4A1F">
                <w:delText>. Else, if this parameter is present, the &lt;Auth&gt; setting applies to a particular PDP context and the setting is not saved to non-volatile memory.</w:delText>
              </w:r>
            </w:del>
          </w:p>
          <w:p w14:paraId="2B4C30DC" w14:textId="645FC654" w:rsidR="0080380E" w:rsidRDefault="009107E7" w:rsidP="00006D08">
            <w:pPr>
              <w:pStyle w:val="TableBody"/>
              <w:rPr>
                <w:ins w:id="2322" w:author="Sevan Sirapian [2]" w:date="2018-11-26T11:12:00Z"/>
              </w:rPr>
            </w:pPr>
            <w:ins w:id="2323" w:author="Sevan Sirapian [2]" w:date="2018-11-26T11:12:00Z">
              <w:r w:rsidRPr="007E4A1F">
                <w:t xml:space="preserve">If this parameter is omitted, the &lt;Auth&gt; setting applies to all PDP contexts. </w:t>
              </w:r>
              <w:r w:rsidR="0080380E">
                <w:t>In this case</w:t>
              </w:r>
              <w:r w:rsidRPr="007E4A1F">
                <w:t xml:space="preserve">, there must be at least one PDP context defined in </w:t>
              </w:r>
              <w:r w:rsidRPr="008B34C5">
                <w:rPr>
                  <w:rStyle w:val="Code"/>
                  <w:rPrChange w:id="2324" w:author="Elaine Baricante" w:date="2018-11-26T19:00:00Z">
                    <w:rPr>
                      <w:rStyle w:val="Code"/>
                      <w:rFonts w:ascii="Arial" w:hAnsi="Arial" w:cs="Arial"/>
                      <w:b w:val="0"/>
                    </w:rPr>
                  </w:rPrChange>
                </w:rPr>
                <w:t>AT+CGDCONT</w:t>
              </w:r>
              <w:r w:rsidRPr="007E4A1F">
                <w:t xml:space="preserve">. </w:t>
              </w:r>
            </w:ins>
          </w:p>
          <w:p w14:paraId="45322D2F" w14:textId="3C963881" w:rsidR="009107E7" w:rsidRDefault="0080380E" w:rsidP="00006D08">
            <w:pPr>
              <w:pStyle w:val="TableBody"/>
              <w:rPr>
                <w:ins w:id="2325" w:author="Sevan Sirapian [2]" w:date="2018-11-26T11:12:00Z"/>
              </w:rPr>
            </w:pPr>
            <w:ins w:id="2326" w:author="Sevan Sirapian [2]" w:date="2018-11-26T11:12:00Z">
              <w:r>
                <w:t>I</w:t>
              </w:r>
              <w:r w:rsidR="009107E7" w:rsidRPr="007E4A1F">
                <w:t xml:space="preserve">f this parameter is present, the &lt;Auth&gt; setting applies to </w:t>
              </w:r>
              <w:r>
                <w:t>this</w:t>
              </w:r>
              <w:r w:rsidR="009107E7" w:rsidRPr="007E4A1F">
                <w:t xml:space="preserve"> </w:t>
              </w:r>
              <w:r w:rsidRPr="007E4A1F">
                <w:t>PDP</w:t>
              </w:r>
              <w:r w:rsidR="009107E7" w:rsidRPr="007E4A1F">
                <w:t xml:space="preserve"> context.</w:t>
              </w:r>
            </w:ins>
          </w:p>
          <w:p w14:paraId="16BF3D6C" w14:textId="4D446E8E" w:rsidR="0080380E" w:rsidRPr="007E4A1F" w:rsidRDefault="0080380E" w:rsidP="00006D08">
            <w:pPr>
              <w:pStyle w:val="TableBody"/>
              <w:rPr>
                <w:ins w:id="2327" w:author="Sevan Sirapian [2]" w:date="2018-11-26T11:12:00Z"/>
              </w:rPr>
            </w:pPr>
            <w:ins w:id="2328" w:author="Sevan Sirapian [2]" w:date="2018-11-26T11:12:00Z">
              <w:r>
                <w:t>In both cases, the parameter</w:t>
              </w:r>
              <w:r w:rsidR="00C40A09">
                <w:t>s</w:t>
              </w:r>
              <w:r>
                <w:t xml:space="preserve"> </w:t>
              </w:r>
              <w:r w:rsidR="00C40A09">
                <w:t>are</w:t>
              </w:r>
              <w:r>
                <w:t xml:space="preserve"> saved </w:t>
              </w:r>
              <w:r w:rsidR="00C40A09">
                <w:t>in</w:t>
              </w:r>
              <w:r>
                <w:t>to non-volatile memory.</w:t>
              </w:r>
              <w:commentRangeEnd w:id="2319"/>
              <w:r w:rsidR="0022001E">
                <w:rPr>
                  <w:rStyle w:val="CommentReference"/>
                  <w:rFonts w:ascii="Verdana" w:hAnsi="Verdana" w:cs="Times New Roman"/>
                  <w:lang w:eastAsia="en-US"/>
                </w:rPr>
                <w:commentReference w:id="2319"/>
              </w:r>
            </w:ins>
          </w:p>
          <w:p w14:paraId="30FC501F" w14:textId="77777777" w:rsidR="009107E7" w:rsidRPr="00006D08" w:rsidRDefault="009107E7" w:rsidP="005C602E">
            <w:pPr>
              <w:pStyle w:val="TableBody"/>
            </w:pPr>
          </w:p>
          <w:p w14:paraId="5A9A8C41" w14:textId="5A18680E" w:rsidR="009107E7" w:rsidRPr="007E4A1F" w:rsidRDefault="009107E7" w:rsidP="005C602E">
            <w:pPr>
              <w:pStyle w:val="TableBody"/>
            </w:pPr>
            <w:r w:rsidRPr="00006D08">
              <w:rPr>
                <w:b/>
              </w:rPr>
              <w:t>&lt;username&gt;</w:t>
            </w:r>
            <w:r w:rsidRPr="007E4A1F">
              <w:tab/>
              <w:t>Login for the APN. String type, up to 64 characters</w:t>
            </w:r>
          </w:p>
          <w:p w14:paraId="76036F07" w14:textId="77777777" w:rsidR="009107E7" w:rsidRPr="007E4A1F" w:rsidRDefault="009107E7" w:rsidP="00913410">
            <w:pPr>
              <w:pStyle w:val="TableBody"/>
            </w:pPr>
          </w:p>
          <w:p w14:paraId="5819CC06" w14:textId="47F463FF" w:rsidR="009107E7" w:rsidRPr="007E4A1F" w:rsidRDefault="009107E7" w:rsidP="00913410">
            <w:pPr>
              <w:pStyle w:val="TableBody"/>
            </w:pPr>
            <w:r w:rsidRPr="007E4A1F">
              <w:rPr>
                <w:b/>
              </w:rPr>
              <w:t>&lt;password&gt;</w:t>
            </w:r>
            <w:r w:rsidRPr="007E4A1F">
              <w:tab/>
              <w:t>Password for the APN. String type, up to 64 characters</w:t>
            </w:r>
          </w:p>
        </w:tc>
      </w:tr>
      <w:tr w:rsidR="009107E7" w:rsidRPr="00794639" w14:paraId="75485D87" w14:textId="77777777" w:rsidTr="00B97ECD">
        <w:trPr>
          <w:trHeight w:val="781"/>
        </w:trPr>
        <w:tc>
          <w:tcPr>
            <w:tcW w:w="1707" w:type="dxa"/>
          </w:tcPr>
          <w:p w14:paraId="74390B49" w14:textId="77777777" w:rsidR="009107E7" w:rsidRPr="00794639" w:rsidRDefault="009107E7" w:rsidP="009107E7">
            <w:pPr>
              <w:pStyle w:val="TableBody"/>
            </w:pPr>
            <w:r w:rsidRPr="00794639">
              <w:rPr>
                <w:u w:val="single"/>
              </w:rPr>
              <w:lastRenderedPageBreak/>
              <w:t>Reference</w:t>
            </w:r>
          </w:p>
          <w:p w14:paraId="23FD1769" w14:textId="4B72EA7A" w:rsidR="009107E7" w:rsidRPr="00794639" w:rsidRDefault="009107E7" w:rsidP="009107E7">
            <w:pPr>
              <w:pStyle w:val="TableBody"/>
              <w:rPr>
                <w:u w:val="single"/>
              </w:rPr>
            </w:pPr>
            <w:r w:rsidRPr="00794639">
              <w:t>Sierra Wireless Proprietary Command</w:t>
            </w:r>
          </w:p>
        </w:tc>
        <w:tc>
          <w:tcPr>
            <w:tcW w:w="7290" w:type="dxa"/>
          </w:tcPr>
          <w:p w14:paraId="129A2702" w14:textId="77777777" w:rsidR="009107E7" w:rsidRPr="00794639" w:rsidRDefault="009107E7" w:rsidP="009107E7">
            <w:pPr>
              <w:pStyle w:val="TableBody"/>
              <w:rPr>
                <w:u w:val="single"/>
              </w:rPr>
            </w:pPr>
            <w:r w:rsidRPr="00794639">
              <w:rPr>
                <w:u w:val="single"/>
              </w:rPr>
              <w:t>Notes</w:t>
            </w:r>
          </w:p>
          <w:p w14:paraId="3F77E2E6" w14:textId="7D91DD96" w:rsidR="00B33050" w:rsidRPr="00DF20AD" w:rsidRDefault="00AF3E8A" w:rsidP="00DF20AD">
            <w:pPr>
              <w:pStyle w:val="TableBody"/>
            </w:pPr>
            <w:commentRangeStart w:id="2329"/>
            <w:r w:rsidRPr="00794639">
              <w:t xml:space="preserve">The write command can be used only if the module has no PDP context activated. </w:t>
            </w:r>
            <w:r w:rsidR="00BD3544" w:rsidRPr="00794639">
              <w:t>To set the parameters, it is required to deactivate the context or switch the radio off before send</w:t>
            </w:r>
            <w:r w:rsidR="007E4A1F">
              <w:t>ing</w:t>
            </w:r>
            <w:r w:rsidR="00BD3544" w:rsidRPr="007E4A1F">
              <w:t xml:space="preserve"> the write command and reactivate or switch the radio on after.</w:t>
            </w:r>
            <w:commentRangeEnd w:id="2329"/>
            <w:r w:rsidR="00BD3544" w:rsidRPr="00794639">
              <w:rPr>
                <w:rStyle w:val="CommentReference"/>
                <w:rFonts w:ascii="Verdana" w:hAnsi="Verdana" w:cs="Times New Roman"/>
                <w:lang w:eastAsia="en-US"/>
              </w:rPr>
              <w:commentReference w:id="2329"/>
            </w:r>
          </w:p>
        </w:tc>
      </w:tr>
      <w:tr w:rsidR="009107E7" w:rsidRPr="00794639" w14:paraId="069CA578" w14:textId="77777777" w:rsidTr="00B97ECD">
        <w:trPr>
          <w:trHeight w:val="781"/>
        </w:trPr>
        <w:tc>
          <w:tcPr>
            <w:tcW w:w="1707" w:type="dxa"/>
          </w:tcPr>
          <w:p w14:paraId="5D5C4BE1" w14:textId="77777777" w:rsidR="009107E7" w:rsidRPr="00794639" w:rsidRDefault="009107E7" w:rsidP="00076AEF">
            <w:pPr>
              <w:pStyle w:val="TableBody"/>
              <w:rPr>
                <w:i/>
              </w:rPr>
            </w:pPr>
            <w:r w:rsidRPr="00794639">
              <w:rPr>
                <w:u w:val="single"/>
              </w:rPr>
              <w:t>Examples</w:t>
            </w:r>
          </w:p>
        </w:tc>
        <w:tc>
          <w:tcPr>
            <w:tcW w:w="7290" w:type="dxa"/>
          </w:tcPr>
          <w:p w14:paraId="2FC7455A" w14:textId="77777777" w:rsidR="004B0EE8" w:rsidRPr="00794639" w:rsidRDefault="004B0EE8" w:rsidP="004B0EE8">
            <w:pPr>
              <w:pStyle w:val="TableBody"/>
              <w:rPr>
                <w:b/>
              </w:rPr>
            </w:pPr>
            <w:r w:rsidRPr="00794639">
              <w:rPr>
                <w:b/>
              </w:rPr>
              <w:t>AT+WPPP=?</w:t>
            </w:r>
          </w:p>
          <w:p w14:paraId="7755D607" w14:textId="66CBA0DA" w:rsidR="004B0EE8" w:rsidRPr="00794639" w:rsidRDefault="004B0EE8" w:rsidP="004B0EE8">
            <w:pPr>
              <w:pStyle w:val="TableBody"/>
              <w:rPr>
                <w:b/>
              </w:rPr>
            </w:pPr>
            <w:r w:rsidRPr="00794639">
              <w:rPr>
                <w:b/>
              </w:rPr>
              <w:t>+WPPP: (0-2),(1-5)</w:t>
            </w:r>
          </w:p>
          <w:p w14:paraId="3300BB50" w14:textId="77777777" w:rsidR="004B0EE8" w:rsidRPr="00794639" w:rsidRDefault="004B0EE8" w:rsidP="004B0EE8">
            <w:pPr>
              <w:pStyle w:val="TableBody"/>
              <w:rPr>
                <w:b/>
              </w:rPr>
            </w:pPr>
            <w:r w:rsidRPr="00794639">
              <w:rPr>
                <w:b/>
              </w:rPr>
              <w:t>OK</w:t>
            </w:r>
          </w:p>
          <w:p w14:paraId="1DFC97CD" w14:textId="77777777" w:rsidR="004B0EE8" w:rsidRPr="00794639" w:rsidRDefault="004B0EE8" w:rsidP="00076AEF">
            <w:pPr>
              <w:pStyle w:val="TableBody"/>
              <w:ind w:left="2907" w:hanging="2907"/>
              <w:rPr>
                <w:b/>
              </w:rPr>
            </w:pPr>
          </w:p>
          <w:p w14:paraId="38D7CFFB" w14:textId="312E3EC2" w:rsidR="009107E7" w:rsidRPr="00794639" w:rsidRDefault="009107E7" w:rsidP="00076AEF">
            <w:pPr>
              <w:pStyle w:val="TableBody"/>
              <w:ind w:left="2907" w:hanging="2907"/>
              <w:rPr>
                <w:b/>
                <w:i/>
              </w:rPr>
            </w:pPr>
            <w:r w:rsidRPr="00794639">
              <w:rPr>
                <w:b/>
              </w:rPr>
              <w:t>AT+WPPP=1,1,“myusername”,“mypassword”</w:t>
            </w:r>
          </w:p>
          <w:p w14:paraId="4A529079" w14:textId="77777777" w:rsidR="009107E7" w:rsidRPr="00794639" w:rsidRDefault="009107E7" w:rsidP="00076AEF">
            <w:pPr>
              <w:pStyle w:val="TableBody"/>
              <w:ind w:left="2907" w:hanging="2907"/>
              <w:rPr>
                <w:b/>
                <w:i/>
              </w:rPr>
            </w:pPr>
            <w:r w:rsidRPr="00794639">
              <w:rPr>
                <w:b/>
              </w:rPr>
              <w:t>OK</w:t>
            </w:r>
          </w:p>
          <w:p w14:paraId="5C7D45F3" w14:textId="77777777" w:rsidR="009107E7" w:rsidRPr="00794639" w:rsidRDefault="009107E7" w:rsidP="00076AEF">
            <w:pPr>
              <w:pStyle w:val="TableBody"/>
              <w:rPr>
                <w:b/>
              </w:rPr>
            </w:pPr>
          </w:p>
          <w:p w14:paraId="4CF16CDE" w14:textId="77777777" w:rsidR="009107E7" w:rsidRPr="00794639" w:rsidRDefault="009107E7" w:rsidP="00076AEF">
            <w:pPr>
              <w:pStyle w:val="TableBody"/>
              <w:rPr>
                <w:b/>
              </w:rPr>
            </w:pPr>
            <w:r w:rsidRPr="00794639">
              <w:rPr>
                <w:b/>
              </w:rPr>
              <w:t>AT+WPPP?</w:t>
            </w:r>
          </w:p>
          <w:p w14:paraId="64EA6892" w14:textId="77777777" w:rsidR="009107E7" w:rsidRPr="00794639" w:rsidRDefault="009107E7" w:rsidP="00076AEF">
            <w:pPr>
              <w:pStyle w:val="TableBody"/>
              <w:rPr>
                <w:b/>
              </w:rPr>
            </w:pPr>
            <w:r w:rsidRPr="00794639">
              <w:rPr>
                <w:b/>
              </w:rPr>
              <w:t>+WPPP: 1,1,“myusername”,“mypassword”</w:t>
            </w:r>
          </w:p>
          <w:p w14:paraId="0FBAA6C6" w14:textId="77777777" w:rsidR="009107E7" w:rsidRPr="00794639" w:rsidRDefault="009107E7" w:rsidP="00076AEF">
            <w:pPr>
              <w:pStyle w:val="TableBody"/>
              <w:rPr>
                <w:u w:val="single"/>
              </w:rPr>
            </w:pPr>
            <w:r w:rsidRPr="00794639">
              <w:rPr>
                <w:b/>
              </w:rPr>
              <w:t>OK</w:t>
            </w:r>
          </w:p>
        </w:tc>
      </w:tr>
    </w:tbl>
    <w:p w14:paraId="2D7B47C7" w14:textId="6463862B" w:rsidR="004958BF" w:rsidRPr="00DF20AD" w:rsidRDefault="004958BF">
      <w:pPr>
        <w:pStyle w:val="Heading2"/>
      </w:pPr>
      <w:bookmarkStart w:id="2330" w:name="_Toc528587853"/>
      <w:bookmarkStart w:id="2331" w:name="_Toc345081244"/>
      <w:bookmarkStart w:id="2332" w:name="_Toc349752991"/>
      <w:bookmarkStart w:id="2333" w:name="_Toc349753880"/>
      <w:bookmarkStart w:id="2334" w:name="_Ref366743843"/>
      <w:bookmarkStart w:id="2335" w:name="_Ref368559399"/>
      <w:bookmarkStart w:id="2336" w:name="_Ref368559402"/>
      <w:bookmarkStart w:id="2337" w:name="_Ref369079259"/>
      <w:bookmarkStart w:id="2338" w:name="_Toc368585948"/>
      <w:bookmarkStart w:id="2339" w:name="_Ref387740658"/>
      <w:bookmarkStart w:id="2340" w:name="_Ref387740661"/>
      <w:bookmarkStart w:id="2341" w:name="_Toc464721476"/>
      <w:bookmarkStart w:id="2342" w:name="_Toc521403468"/>
      <w:bookmarkStart w:id="2343" w:name="_Ref527043699"/>
      <w:bookmarkStart w:id="2344" w:name="_Ref527043713"/>
      <w:bookmarkStart w:id="2345" w:name="_Ref528144246"/>
      <w:bookmarkStart w:id="2346" w:name="_Toc531700580"/>
      <w:bookmarkEnd w:id="2330"/>
      <w:r w:rsidRPr="00DF20AD">
        <w:t xml:space="preserve">+HWREV Command: Request </w:t>
      </w:r>
      <w:bookmarkEnd w:id="2331"/>
      <w:bookmarkEnd w:id="2332"/>
      <w:bookmarkEnd w:id="2333"/>
      <w:bookmarkEnd w:id="2334"/>
      <w:bookmarkEnd w:id="2335"/>
      <w:bookmarkEnd w:id="2336"/>
      <w:bookmarkEnd w:id="2337"/>
      <w:bookmarkEnd w:id="2338"/>
      <w:bookmarkEnd w:id="2339"/>
      <w:bookmarkEnd w:id="2340"/>
      <w:bookmarkEnd w:id="2341"/>
      <w:r w:rsidR="00B5154D" w:rsidRPr="00794639">
        <w:t>H</w:t>
      </w:r>
      <w:r w:rsidRPr="00DF20AD">
        <w:t xml:space="preserve">ardware </w:t>
      </w:r>
      <w:commentRangeStart w:id="2347"/>
      <w:r w:rsidR="00B5154D" w:rsidRPr="00794639">
        <w:t>R</w:t>
      </w:r>
      <w:r w:rsidRPr="00DF20AD">
        <w:t>evision</w:t>
      </w:r>
      <w:bookmarkEnd w:id="2342"/>
      <w:bookmarkEnd w:id="2343"/>
      <w:bookmarkEnd w:id="2344"/>
      <w:commentRangeEnd w:id="2347"/>
      <w:r w:rsidR="00AF3E8A" w:rsidRPr="00794639">
        <w:rPr>
          <w:rStyle w:val="CommentReference"/>
          <w:rFonts w:ascii="Verdana" w:eastAsia="Times New Roman" w:hAnsi="Verdana" w:cs="Times New Roman"/>
          <w:b w:val="0"/>
          <w:lang w:eastAsia="en-US"/>
        </w:rPr>
        <w:commentReference w:id="2347"/>
      </w:r>
      <w:bookmarkEnd w:id="2345"/>
      <w:bookmarkEnd w:id="2346"/>
    </w:p>
    <w:tbl>
      <w:tblPr>
        <w:tblStyle w:val="TableSWIleft"/>
        <w:tblW w:w="8997" w:type="dxa"/>
        <w:tblLayout w:type="fixed"/>
        <w:tblLook w:val="04A0" w:firstRow="1" w:lastRow="0" w:firstColumn="1" w:lastColumn="0" w:noHBand="0" w:noVBand="1"/>
      </w:tblPr>
      <w:tblGrid>
        <w:gridCol w:w="1707"/>
        <w:gridCol w:w="7290"/>
      </w:tblGrid>
      <w:tr w:rsidR="00B5154D" w:rsidRPr="00794639" w14:paraId="07D19B79" w14:textId="77777777" w:rsidTr="00B5154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1FB1140" w14:textId="77777777" w:rsidR="004958BF" w:rsidRPr="00DF20AD" w:rsidRDefault="004958BF" w:rsidP="00FD78E1">
            <w:pPr>
              <w:pStyle w:val="TableRowHead"/>
              <w:spacing w:before="144" w:after="144"/>
              <w:rPr>
                <w:bCs w:val="0"/>
                <w:color w:val="3D3E40"/>
              </w:rPr>
            </w:pPr>
            <w:r w:rsidRPr="00DF20AD">
              <w:rPr>
                <w:color w:val="3D3E40"/>
              </w:rPr>
              <w:t>HL7800</w:t>
            </w:r>
          </w:p>
        </w:tc>
      </w:tr>
      <w:tr w:rsidR="0039483C" w:rsidRPr="00794639" w14:paraId="4F329273" w14:textId="77777777" w:rsidTr="00B5154D">
        <w:trPr>
          <w:trHeight w:val="978"/>
        </w:trPr>
        <w:tc>
          <w:tcPr>
            <w:tcW w:w="1707" w:type="dxa"/>
          </w:tcPr>
          <w:p w14:paraId="0F461CF1" w14:textId="77777777" w:rsidR="004958BF" w:rsidRPr="00DF20AD" w:rsidRDefault="004958BF" w:rsidP="00FD78E1">
            <w:pPr>
              <w:pStyle w:val="TableBody"/>
              <w:keepNext/>
              <w:rPr>
                <w:i/>
              </w:rPr>
            </w:pPr>
            <w:r w:rsidRPr="00DF20AD">
              <w:rPr>
                <w:i/>
              </w:rPr>
              <w:t>Test command</w:t>
            </w:r>
          </w:p>
          <w:p w14:paraId="0FD114EF" w14:textId="77777777" w:rsidR="004958BF" w:rsidRPr="00DF20AD" w:rsidRDefault="004958BF" w:rsidP="00FD78E1">
            <w:pPr>
              <w:pStyle w:val="TableBody"/>
              <w:keepNext/>
            </w:pPr>
          </w:p>
          <w:p w14:paraId="631CBDF5" w14:textId="77777777" w:rsidR="004958BF" w:rsidRPr="00DF20AD" w:rsidRDefault="004958BF" w:rsidP="00FD78E1">
            <w:pPr>
              <w:pStyle w:val="TableBody"/>
              <w:rPr>
                <w:u w:val="single"/>
              </w:rPr>
            </w:pPr>
            <w:r w:rsidRPr="00DF20AD">
              <w:rPr>
                <w:u w:val="single"/>
              </w:rPr>
              <w:t>Syntax</w:t>
            </w:r>
          </w:p>
          <w:p w14:paraId="60B0557D" w14:textId="77777777" w:rsidR="004958BF" w:rsidRPr="00DF20AD" w:rsidRDefault="004958BF" w:rsidP="00FD78E1">
            <w:pPr>
              <w:pStyle w:val="TableBody"/>
              <w:keepNext/>
              <w:rPr>
                <w:b/>
              </w:rPr>
            </w:pPr>
            <w:r w:rsidRPr="00DF20AD">
              <w:rPr>
                <w:b/>
              </w:rPr>
              <w:t>AT+HWREV=?</w:t>
            </w:r>
          </w:p>
        </w:tc>
        <w:tc>
          <w:tcPr>
            <w:tcW w:w="7290" w:type="dxa"/>
          </w:tcPr>
          <w:p w14:paraId="67CC956B" w14:textId="77777777" w:rsidR="004958BF" w:rsidRPr="00DF20AD" w:rsidRDefault="004958BF" w:rsidP="00FD78E1">
            <w:pPr>
              <w:pStyle w:val="TableBody"/>
              <w:rPr>
                <w:u w:val="single"/>
              </w:rPr>
            </w:pPr>
          </w:p>
          <w:p w14:paraId="2E8D1120" w14:textId="77777777" w:rsidR="004958BF" w:rsidRPr="00DF20AD" w:rsidRDefault="004958BF" w:rsidP="00FD78E1">
            <w:pPr>
              <w:pStyle w:val="TableBody"/>
              <w:rPr>
                <w:u w:val="single"/>
              </w:rPr>
            </w:pPr>
          </w:p>
          <w:p w14:paraId="74D6B7A3" w14:textId="77777777" w:rsidR="004958BF" w:rsidRPr="00DF20AD" w:rsidRDefault="004958BF" w:rsidP="00FD78E1">
            <w:pPr>
              <w:pStyle w:val="TableBody"/>
              <w:rPr>
                <w:u w:val="single"/>
              </w:rPr>
            </w:pPr>
            <w:r w:rsidRPr="00DF20AD">
              <w:rPr>
                <w:u w:val="single"/>
              </w:rPr>
              <w:t>Response</w:t>
            </w:r>
          </w:p>
          <w:p w14:paraId="6C4FDF33" w14:textId="77777777" w:rsidR="004958BF" w:rsidRPr="00DF20AD" w:rsidRDefault="004958BF" w:rsidP="00FD78E1">
            <w:pPr>
              <w:pStyle w:val="TableBody"/>
              <w:keepNext/>
              <w:rPr>
                <w:b/>
                <w:snapToGrid w:val="0"/>
              </w:rPr>
            </w:pPr>
            <w:r w:rsidRPr="00DF20AD">
              <w:rPr>
                <w:b/>
                <w:snapToGrid w:val="0"/>
              </w:rPr>
              <w:t>OK</w:t>
            </w:r>
          </w:p>
        </w:tc>
      </w:tr>
      <w:tr w:rsidR="0039483C" w:rsidRPr="00794639" w14:paraId="20C7AB55" w14:textId="77777777" w:rsidTr="00B5154D">
        <w:trPr>
          <w:cantSplit w:val="0"/>
          <w:trHeight w:val="815"/>
        </w:trPr>
        <w:tc>
          <w:tcPr>
            <w:tcW w:w="1707" w:type="dxa"/>
          </w:tcPr>
          <w:p w14:paraId="7595708C" w14:textId="77777777" w:rsidR="004958BF" w:rsidRPr="00DF20AD" w:rsidRDefault="004958BF" w:rsidP="00FD78E1">
            <w:pPr>
              <w:pStyle w:val="TableBody"/>
              <w:rPr>
                <w:i/>
              </w:rPr>
            </w:pPr>
            <w:r w:rsidRPr="00DF20AD">
              <w:rPr>
                <w:i/>
              </w:rPr>
              <w:t>Execute command</w:t>
            </w:r>
          </w:p>
          <w:p w14:paraId="010B8EBE" w14:textId="77777777" w:rsidR="004958BF" w:rsidRPr="00DF20AD" w:rsidRDefault="004958BF" w:rsidP="00FD78E1">
            <w:pPr>
              <w:pStyle w:val="TableBody"/>
            </w:pPr>
          </w:p>
          <w:p w14:paraId="336FC772" w14:textId="77777777" w:rsidR="004958BF" w:rsidRPr="00DF20AD" w:rsidRDefault="004958BF" w:rsidP="00FD78E1">
            <w:pPr>
              <w:pStyle w:val="TableBody"/>
              <w:rPr>
                <w:u w:val="single"/>
              </w:rPr>
            </w:pPr>
            <w:r w:rsidRPr="00DF20AD">
              <w:rPr>
                <w:u w:val="single"/>
              </w:rPr>
              <w:t>Syntax</w:t>
            </w:r>
          </w:p>
          <w:p w14:paraId="624331A3" w14:textId="77777777" w:rsidR="004958BF" w:rsidRPr="00DF20AD" w:rsidRDefault="004958BF" w:rsidP="00FD78E1">
            <w:pPr>
              <w:pStyle w:val="TableBody"/>
              <w:rPr>
                <w:b/>
              </w:rPr>
            </w:pPr>
            <w:r w:rsidRPr="00DF20AD">
              <w:rPr>
                <w:b/>
              </w:rPr>
              <w:t>AT+HWREV</w:t>
            </w:r>
          </w:p>
        </w:tc>
        <w:tc>
          <w:tcPr>
            <w:tcW w:w="7290" w:type="dxa"/>
          </w:tcPr>
          <w:p w14:paraId="46D41BA9" w14:textId="77777777" w:rsidR="004958BF" w:rsidRPr="00DF20AD" w:rsidRDefault="004958BF" w:rsidP="00FD78E1">
            <w:pPr>
              <w:pStyle w:val="TableBody"/>
              <w:rPr>
                <w:u w:val="single"/>
              </w:rPr>
            </w:pPr>
          </w:p>
          <w:p w14:paraId="5235F1AB" w14:textId="77777777" w:rsidR="004958BF" w:rsidRPr="00DF20AD" w:rsidRDefault="004958BF" w:rsidP="00FD78E1">
            <w:pPr>
              <w:pStyle w:val="TableBody"/>
              <w:rPr>
                <w:u w:val="single"/>
              </w:rPr>
            </w:pPr>
          </w:p>
          <w:p w14:paraId="7A850DB3" w14:textId="77777777" w:rsidR="004958BF" w:rsidRPr="00DF20AD" w:rsidRDefault="004958BF" w:rsidP="00FD78E1">
            <w:pPr>
              <w:pStyle w:val="TableBody"/>
              <w:rPr>
                <w:u w:val="single"/>
              </w:rPr>
            </w:pPr>
            <w:r w:rsidRPr="00DF20AD">
              <w:rPr>
                <w:u w:val="single"/>
              </w:rPr>
              <w:t>Response</w:t>
            </w:r>
          </w:p>
          <w:p w14:paraId="5D6B9166" w14:textId="77777777" w:rsidR="004958BF" w:rsidRPr="00DF20AD" w:rsidRDefault="004958BF" w:rsidP="00FD78E1">
            <w:pPr>
              <w:pStyle w:val="TableBody"/>
              <w:rPr>
                <w:b/>
                <w:snapToGrid w:val="0"/>
              </w:rPr>
            </w:pPr>
            <w:r w:rsidRPr="00DF20AD">
              <w:rPr>
                <w:b/>
                <w:snapToGrid w:val="0"/>
              </w:rPr>
              <w:t>+HWREV: &lt;hardware revision&gt;</w:t>
            </w:r>
          </w:p>
          <w:p w14:paraId="02B5DC30" w14:textId="77777777" w:rsidR="004958BF" w:rsidRPr="00DF20AD" w:rsidRDefault="004958BF" w:rsidP="00FD78E1">
            <w:pPr>
              <w:pStyle w:val="TableBody"/>
              <w:rPr>
                <w:b/>
                <w:snapToGrid w:val="0"/>
              </w:rPr>
            </w:pPr>
            <w:r w:rsidRPr="00DF20AD">
              <w:rPr>
                <w:b/>
                <w:snapToGrid w:val="0"/>
              </w:rPr>
              <w:t>OK</w:t>
            </w:r>
          </w:p>
          <w:p w14:paraId="15CCC0A8" w14:textId="0E15FB87" w:rsidR="004958BF" w:rsidRPr="00DF20AD" w:rsidRDefault="004958BF" w:rsidP="00FD78E1">
            <w:pPr>
              <w:pStyle w:val="TableBody"/>
              <w:rPr>
                <w:snapToGrid w:val="0"/>
              </w:rPr>
            </w:pPr>
          </w:p>
          <w:p w14:paraId="7C5F1A38" w14:textId="74A54DE0" w:rsidR="00B5154D" w:rsidRPr="00DF20AD" w:rsidRDefault="00B5154D" w:rsidP="00FD78E1">
            <w:pPr>
              <w:pStyle w:val="TableBody"/>
              <w:rPr>
                <w:snapToGrid w:val="0"/>
                <w:u w:val="single"/>
              </w:rPr>
            </w:pPr>
            <w:r w:rsidRPr="00DF20AD">
              <w:rPr>
                <w:snapToGrid w:val="0"/>
                <w:u w:val="single"/>
              </w:rPr>
              <w:t>Parameter</w:t>
            </w:r>
          </w:p>
          <w:p w14:paraId="6B07AEBE" w14:textId="158887B4" w:rsidR="004958BF" w:rsidRPr="00DF20AD" w:rsidRDefault="004958BF" w:rsidP="00FD78E1">
            <w:pPr>
              <w:pStyle w:val="TableBody"/>
              <w:rPr>
                <w:b/>
                <w:snapToGrid w:val="0"/>
              </w:rPr>
            </w:pPr>
            <w:r w:rsidRPr="00DF20AD">
              <w:rPr>
                <w:b/>
                <w:snapToGrid w:val="0"/>
              </w:rPr>
              <w:t>&lt;hardware revision&gt;</w:t>
            </w:r>
            <w:r w:rsidR="00B5154D" w:rsidRPr="00794639">
              <w:rPr>
                <w:snapToGrid w:val="0"/>
              </w:rPr>
              <w:tab/>
            </w:r>
            <w:r w:rsidRPr="00DF20AD">
              <w:rPr>
                <w:snapToGrid w:val="0"/>
              </w:rPr>
              <w:t>Module hardware revision represented by 2 digits</w:t>
            </w:r>
            <w:r w:rsidR="00B5154D" w:rsidRPr="00794639">
              <w:rPr>
                <w:snapToGrid w:val="0"/>
              </w:rPr>
              <w:t>,</w:t>
            </w:r>
            <w:r w:rsidRPr="00DF20AD">
              <w:rPr>
                <w:snapToGrid w:val="0"/>
              </w:rPr>
              <w:t xml:space="preserve"> separated by a decimal point</w:t>
            </w:r>
          </w:p>
        </w:tc>
      </w:tr>
      <w:tr w:rsidR="0039483C" w:rsidRPr="00794639" w14:paraId="6894CF32" w14:textId="77777777" w:rsidTr="00B5154D">
        <w:trPr>
          <w:cantSplit w:val="0"/>
          <w:trHeight w:val="815"/>
        </w:trPr>
        <w:tc>
          <w:tcPr>
            <w:tcW w:w="1707" w:type="dxa"/>
          </w:tcPr>
          <w:p w14:paraId="477C072A" w14:textId="77777777" w:rsidR="004958BF" w:rsidRPr="00DF20AD" w:rsidRDefault="004958BF" w:rsidP="00FD78E1">
            <w:pPr>
              <w:pStyle w:val="TableBody"/>
              <w:rPr>
                <w:szCs w:val="18"/>
                <w:u w:val="single"/>
              </w:rPr>
            </w:pPr>
            <w:r w:rsidRPr="00DF20AD">
              <w:rPr>
                <w:szCs w:val="18"/>
                <w:u w:val="single"/>
              </w:rPr>
              <w:t>Reference</w:t>
            </w:r>
          </w:p>
          <w:p w14:paraId="36EC2333" w14:textId="2AEC290D" w:rsidR="004958BF" w:rsidRPr="00DF20AD" w:rsidRDefault="004958BF" w:rsidP="00FD78E1">
            <w:pPr>
              <w:pStyle w:val="TableBody"/>
              <w:rPr>
                <w:szCs w:val="18"/>
              </w:rPr>
            </w:pPr>
            <w:r w:rsidRPr="00794639">
              <w:t>Sierra Wireless Proprietary Command</w:t>
            </w:r>
          </w:p>
        </w:tc>
        <w:tc>
          <w:tcPr>
            <w:tcW w:w="7290" w:type="dxa"/>
          </w:tcPr>
          <w:p w14:paraId="1C0F3871" w14:textId="77777777" w:rsidR="004958BF" w:rsidRPr="00DF20AD" w:rsidRDefault="004958BF" w:rsidP="00FD78E1">
            <w:pPr>
              <w:pStyle w:val="TableBody"/>
              <w:rPr>
                <w:szCs w:val="18"/>
                <w:u w:val="single"/>
              </w:rPr>
            </w:pPr>
            <w:r w:rsidRPr="00DF20AD">
              <w:rPr>
                <w:szCs w:val="18"/>
                <w:u w:val="single"/>
              </w:rPr>
              <w:t>Note</w:t>
            </w:r>
          </w:p>
          <w:p w14:paraId="1BD72E2C" w14:textId="098B17A9" w:rsidR="00B5154D" w:rsidRPr="00DF20AD" w:rsidRDefault="00B5154D" w:rsidP="00B5154D">
            <w:pPr>
              <w:pStyle w:val="TableBody"/>
              <w:numPr>
                <w:ilvl w:val="0"/>
                <w:numId w:val="476"/>
              </w:numPr>
              <w:rPr>
                <w:szCs w:val="18"/>
                <w:lang w:eastAsia="zh-CN"/>
              </w:rPr>
            </w:pPr>
            <w:r w:rsidRPr="00DF20AD">
              <w:rPr>
                <w:szCs w:val="18"/>
                <w:lang w:eastAsia="zh-CN"/>
              </w:rPr>
              <w:t>This command gives the module’s hardware revision.</w:t>
            </w:r>
          </w:p>
          <w:p w14:paraId="0EF50385" w14:textId="31CACAD3" w:rsidR="004958BF" w:rsidRPr="00DF20AD" w:rsidRDefault="00B5154D" w:rsidP="00DF20AD">
            <w:pPr>
              <w:pStyle w:val="TableBody"/>
              <w:numPr>
                <w:ilvl w:val="0"/>
                <w:numId w:val="476"/>
              </w:numPr>
              <w:rPr>
                <w:szCs w:val="18"/>
                <w:lang w:eastAsia="zh-CN"/>
              </w:rPr>
            </w:pPr>
            <w:r w:rsidRPr="00DF20AD">
              <w:rPr>
                <w:szCs w:val="18"/>
                <w:lang w:eastAsia="zh-CN"/>
              </w:rPr>
              <w:t xml:space="preserve">This command </w:t>
            </w:r>
            <w:r w:rsidR="004958BF" w:rsidRPr="00DF20AD">
              <w:rPr>
                <w:szCs w:val="18"/>
                <w:lang w:eastAsia="zh-CN"/>
              </w:rPr>
              <w:t>is available even if SIM is not inserted</w:t>
            </w:r>
            <w:r w:rsidRPr="00DF20AD">
              <w:rPr>
                <w:szCs w:val="18"/>
                <w:lang w:eastAsia="zh-CN"/>
              </w:rPr>
              <w:t>.</w:t>
            </w:r>
          </w:p>
        </w:tc>
      </w:tr>
      <w:tr w:rsidR="0039483C" w:rsidRPr="00794639" w14:paraId="3F317241" w14:textId="77777777" w:rsidTr="00B5154D">
        <w:trPr>
          <w:cantSplit w:val="0"/>
          <w:trHeight w:val="815"/>
        </w:trPr>
        <w:tc>
          <w:tcPr>
            <w:tcW w:w="1707" w:type="dxa"/>
          </w:tcPr>
          <w:p w14:paraId="1CD464C3" w14:textId="51917F2D" w:rsidR="004958BF" w:rsidRPr="00DF20AD" w:rsidRDefault="004958BF" w:rsidP="004958BF">
            <w:pPr>
              <w:pStyle w:val="TableBody"/>
              <w:rPr>
                <w:szCs w:val="18"/>
                <w:u w:val="single"/>
              </w:rPr>
            </w:pPr>
            <w:r w:rsidRPr="00DF20AD">
              <w:rPr>
                <w:u w:val="single"/>
              </w:rPr>
              <w:t>Examples</w:t>
            </w:r>
          </w:p>
        </w:tc>
        <w:tc>
          <w:tcPr>
            <w:tcW w:w="7290" w:type="dxa"/>
          </w:tcPr>
          <w:p w14:paraId="55C8BABC" w14:textId="77777777" w:rsidR="004958BF" w:rsidRPr="00DF20AD" w:rsidRDefault="004958BF" w:rsidP="004958BF">
            <w:pPr>
              <w:pStyle w:val="TableBody"/>
              <w:rPr>
                <w:b/>
              </w:rPr>
            </w:pPr>
            <w:r w:rsidRPr="00DF20AD">
              <w:rPr>
                <w:b/>
              </w:rPr>
              <w:t>AT+HWREV=?</w:t>
            </w:r>
          </w:p>
          <w:p w14:paraId="10B0B2E3" w14:textId="77777777" w:rsidR="004958BF" w:rsidRPr="00DF20AD" w:rsidRDefault="004958BF" w:rsidP="004958BF">
            <w:pPr>
              <w:pStyle w:val="TableBody"/>
              <w:rPr>
                <w:b/>
              </w:rPr>
            </w:pPr>
            <w:r w:rsidRPr="00DF20AD">
              <w:rPr>
                <w:b/>
              </w:rPr>
              <w:t>OK</w:t>
            </w:r>
          </w:p>
          <w:p w14:paraId="65CB7A37" w14:textId="77777777" w:rsidR="004958BF" w:rsidRPr="00DF20AD" w:rsidRDefault="004958BF" w:rsidP="004958BF">
            <w:pPr>
              <w:pStyle w:val="TableBody"/>
              <w:rPr>
                <w:b/>
              </w:rPr>
            </w:pPr>
          </w:p>
          <w:p w14:paraId="4A1C8252" w14:textId="77777777" w:rsidR="004958BF" w:rsidRPr="00DF20AD" w:rsidRDefault="004958BF" w:rsidP="004958BF">
            <w:pPr>
              <w:pStyle w:val="TableBody"/>
              <w:rPr>
                <w:b/>
              </w:rPr>
            </w:pPr>
            <w:r w:rsidRPr="00DF20AD">
              <w:rPr>
                <w:b/>
              </w:rPr>
              <w:t>AT+HWREV</w:t>
            </w:r>
          </w:p>
          <w:p w14:paraId="42C064AC" w14:textId="77777777" w:rsidR="004958BF" w:rsidRPr="00DF20AD" w:rsidRDefault="004958BF" w:rsidP="004958BF">
            <w:pPr>
              <w:pStyle w:val="TableBody"/>
              <w:rPr>
                <w:b/>
              </w:rPr>
            </w:pPr>
            <w:r w:rsidRPr="00DF20AD">
              <w:rPr>
                <w:b/>
                <w:snapToGrid w:val="0"/>
              </w:rPr>
              <w:t>+HWREV: 1.0</w:t>
            </w:r>
          </w:p>
          <w:p w14:paraId="1B2A41F7" w14:textId="69E2EF00" w:rsidR="004958BF" w:rsidRPr="00DF20AD" w:rsidRDefault="004958BF" w:rsidP="004958BF">
            <w:pPr>
              <w:pStyle w:val="TableBody"/>
              <w:rPr>
                <w:szCs w:val="18"/>
              </w:rPr>
            </w:pPr>
            <w:r w:rsidRPr="00DF20AD">
              <w:rPr>
                <w:b/>
              </w:rPr>
              <w:t>OK</w:t>
            </w:r>
          </w:p>
        </w:tc>
      </w:tr>
    </w:tbl>
    <w:p w14:paraId="1BEB58DE" w14:textId="36D3D1CE" w:rsidR="004958BF" w:rsidRPr="00794639" w:rsidRDefault="004958BF" w:rsidP="00975CC4">
      <w:pPr>
        <w:sectPr w:rsidR="004958BF" w:rsidRPr="00794639" w:rsidSect="004F7779">
          <w:pgSz w:w="11909" w:h="16834" w:code="9"/>
          <w:pgMar w:top="1440" w:right="1440" w:bottom="1440" w:left="1440" w:header="720" w:footer="720" w:gutter="0"/>
          <w:cols w:space="720"/>
          <w:titlePg/>
          <w:docGrid w:linePitch="360"/>
        </w:sectPr>
      </w:pPr>
    </w:p>
    <w:p w14:paraId="0DA8D7BA" w14:textId="6FA354E4" w:rsidR="00E22A5D" w:rsidRPr="00794639" w:rsidRDefault="00975CC4" w:rsidP="00975CC4">
      <w:pPr>
        <w:pStyle w:val="Heading1"/>
      </w:pPr>
      <w:bookmarkStart w:id="2348" w:name="_Toc531700581"/>
      <w:r w:rsidRPr="00794639">
        <w:lastRenderedPageBreak/>
        <w:t>Call Control Commands</w:t>
      </w:r>
      <w:bookmarkEnd w:id="2348"/>
    </w:p>
    <w:p w14:paraId="07215575" w14:textId="77777777" w:rsidR="0055651D" w:rsidRPr="00794639" w:rsidRDefault="0055651D" w:rsidP="0055651D">
      <w:pPr>
        <w:pStyle w:val="Heading2"/>
      </w:pPr>
      <w:bookmarkStart w:id="2349" w:name="_Toc503184155"/>
      <w:bookmarkStart w:id="2350" w:name="_Toc503190176"/>
      <w:bookmarkStart w:id="2351" w:name="_Toc503196197"/>
      <w:bookmarkStart w:id="2352" w:name="_Toc503202218"/>
      <w:bookmarkStart w:id="2353" w:name="_Toc511145922"/>
      <w:bookmarkStart w:id="2354" w:name="_Toc511203966"/>
      <w:bookmarkStart w:id="2355" w:name="_Toc512618376"/>
      <w:bookmarkStart w:id="2356" w:name="_Toc512858594"/>
      <w:bookmarkStart w:id="2357" w:name="_Toc512858847"/>
      <w:bookmarkStart w:id="2358" w:name="_Toc514425670"/>
      <w:bookmarkStart w:id="2359" w:name="_Toc514669054"/>
      <w:bookmarkStart w:id="2360" w:name="_Toc489456773"/>
      <w:bookmarkStart w:id="2361" w:name="_Toc503184156"/>
      <w:bookmarkStart w:id="2362" w:name="_Toc503190177"/>
      <w:bookmarkStart w:id="2363" w:name="_Toc503196198"/>
      <w:bookmarkStart w:id="2364" w:name="_Toc503202219"/>
      <w:bookmarkStart w:id="2365" w:name="_Toc489456796"/>
      <w:bookmarkStart w:id="2366" w:name="_Toc503184179"/>
      <w:bookmarkStart w:id="2367" w:name="_Toc503190200"/>
      <w:bookmarkStart w:id="2368" w:name="_Toc503196221"/>
      <w:bookmarkStart w:id="2369" w:name="_Toc503202242"/>
      <w:bookmarkStart w:id="2370" w:name="_Toc489456823"/>
      <w:bookmarkStart w:id="2371" w:name="_Toc503184206"/>
      <w:bookmarkStart w:id="2372" w:name="_Toc503190227"/>
      <w:bookmarkStart w:id="2373" w:name="_Toc503196248"/>
      <w:bookmarkStart w:id="2374" w:name="_Toc503202269"/>
      <w:bookmarkStart w:id="2375" w:name="_Toc489456875"/>
      <w:bookmarkStart w:id="2376" w:name="_Toc503184258"/>
      <w:bookmarkStart w:id="2377" w:name="_Toc503190279"/>
      <w:bookmarkStart w:id="2378" w:name="_Toc503196300"/>
      <w:bookmarkStart w:id="2379" w:name="_Toc503202321"/>
      <w:bookmarkStart w:id="2380" w:name="_Toc369270208"/>
      <w:bookmarkStart w:id="2381" w:name="_Toc369683890"/>
      <w:bookmarkStart w:id="2382" w:name="_Toc489456940"/>
      <w:bookmarkStart w:id="2383" w:name="_Toc503184323"/>
      <w:bookmarkStart w:id="2384" w:name="_Toc503190344"/>
      <w:bookmarkStart w:id="2385" w:name="_Toc503196365"/>
      <w:bookmarkStart w:id="2386" w:name="_Toc503202386"/>
      <w:bookmarkStart w:id="2387" w:name="_Toc489456982"/>
      <w:bookmarkStart w:id="2388" w:name="_Toc503184365"/>
      <w:bookmarkStart w:id="2389" w:name="_Toc503190386"/>
      <w:bookmarkStart w:id="2390" w:name="_Toc503196407"/>
      <w:bookmarkStart w:id="2391" w:name="_Toc503202428"/>
      <w:bookmarkStart w:id="2392" w:name="_Toc170125816"/>
      <w:bookmarkStart w:id="2393" w:name="_Toc78179775"/>
      <w:bookmarkStart w:id="2394" w:name="_Toc345081267"/>
      <w:bookmarkStart w:id="2395" w:name="_Toc349753013"/>
      <w:bookmarkStart w:id="2396" w:name="_Toc349753903"/>
      <w:bookmarkStart w:id="2397" w:name="_Ref366744024"/>
      <w:bookmarkStart w:id="2398" w:name="_Ref369079430"/>
      <w:bookmarkStart w:id="2399" w:name="_Toc368585970"/>
      <w:bookmarkStart w:id="2400" w:name="_Ref472434261"/>
      <w:bookmarkStart w:id="2401" w:name="_Ref472434263"/>
      <w:bookmarkStart w:id="2402" w:name="_Toc486251553"/>
      <w:bookmarkStart w:id="2403" w:name="_Toc489370895"/>
      <w:bookmarkStart w:id="2404" w:name="_Ref525918093"/>
      <w:bookmarkStart w:id="2405" w:name="_Ref525918095"/>
      <w:bookmarkStart w:id="2406" w:name="_Toc531700582"/>
      <w:bookmarkStart w:id="2407" w:name="_Toc345081273"/>
      <w:bookmarkStart w:id="2408" w:name="_Toc349753019"/>
      <w:bookmarkStart w:id="2409" w:name="_Toc349753909"/>
      <w:bookmarkStart w:id="2410" w:name="_Ref366744076"/>
      <w:bookmarkStart w:id="2411" w:name="_Ref369079476"/>
      <w:bookmarkStart w:id="2412" w:name="_Toc368585976"/>
      <w:bookmarkStart w:id="2413" w:name="_Ref483476670"/>
      <w:bookmarkStart w:id="2414" w:name="_Ref483476672"/>
      <w:bookmarkStart w:id="2415" w:name="_Ref485892684"/>
      <w:bookmarkStart w:id="2416" w:name="_Ref485892686"/>
      <w:bookmarkStart w:id="2417" w:name="_Toc486251560"/>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r w:rsidRPr="00794639">
        <w:t xml:space="preserve">D Command: Dial </w:t>
      </w:r>
      <w:bookmarkEnd w:id="2392"/>
      <w:bookmarkEnd w:id="2393"/>
      <w:bookmarkEnd w:id="2394"/>
      <w:r w:rsidRPr="00794639">
        <w:t>Number</w:t>
      </w:r>
      <w:bookmarkEnd w:id="2395"/>
      <w:bookmarkEnd w:id="2396"/>
      <w:bookmarkEnd w:id="2397"/>
      <w:bookmarkEnd w:id="2398"/>
      <w:bookmarkEnd w:id="2399"/>
      <w:bookmarkEnd w:id="2400"/>
      <w:bookmarkEnd w:id="2401"/>
      <w:bookmarkEnd w:id="2402"/>
      <w:bookmarkEnd w:id="2403"/>
      <w:bookmarkEnd w:id="2404"/>
      <w:bookmarkEnd w:id="2405"/>
      <w:bookmarkEnd w:id="2406"/>
    </w:p>
    <w:tbl>
      <w:tblPr>
        <w:tblStyle w:val="TableSWIleft"/>
        <w:tblW w:w="8997" w:type="dxa"/>
        <w:tblLayout w:type="fixed"/>
        <w:tblLook w:val="04A0" w:firstRow="1" w:lastRow="0" w:firstColumn="1" w:lastColumn="0" w:noHBand="0" w:noVBand="1"/>
      </w:tblPr>
      <w:tblGrid>
        <w:gridCol w:w="1707"/>
        <w:gridCol w:w="7290"/>
      </w:tblGrid>
      <w:tr w:rsidR="0055651D" w:rsidRPr="00794639" w14:paraId="14971B6F" w14:textId="77777777" w:rsidTr="00953CD3">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4D82F30" w14:textId="697EAD67" w:rsidR="0055651D" w:rsidRPr="00794639" w:rsidRDefault="00A438E3">
            <w:pPr>
              <w:pStyle w:val="TableRowHead"/>
              <w:spacing w:before="144" w:after="144"/>
            </w:pPr>
            <w:r w:rsidRPr="00794639">
              <w:t>HL7800</w:t>
            </w:r>
          </w:p>
        </w:tc>
      </w:tr>
      <w:tr w:rsidR="0055651D" w:rsidRPr="00794639" w14:paraId="6C5E84FC" w14:textId="77777777" w:rsidTr="00953CD3">
        <w:trPr>
          <w:trHeight w:val="50"/>
        </w:trPr>
        <w:tc>
          <w:tcPr>
            <w:tcW w:w="1707" w:type="dxa"/>
          </w:tcPr>
          <w:p w14:paraId="04042062" w14:textId="77777777" w:rsidR="0055651D" w:rsidRPr="00794639" w:rsidRDefault="0055651D" w:rsidP="00076AEF">
            <w:pPr>
              <w:pStyle w:val="TableBody"/>
              <w:rPr>
                <w:i/>
                <w:szCs w:val="18"/>
              </w:rPr>
            </w:pPr>
            <w:r w:rsidRPr="00794639">
              <w:rPr>
                <w:i/>
                <w:szCs w:val="18"/>
              </w:rPr>
              <w:t>Test command</w:t>
            </w:r>
          </w:p>
          <w:p w14:paraId="2D5B05C7" w14:textId="77777777" w:rsidR="0055651D" w:rsidRPr="00794639" w:rsidRDefault="0055651D" w:rsidP="00076AEF">
            <w:pPr>
              <w:pStyle w:val="TableBody"/>
              <w:rPr>
                <w:szCs w:val="18"/>
              </w:rPr>
            </w:pPr>
          </w:p>
          <w:p w14:paraId="17F96349" w14:textId="77777777" w:rsidR="0055651D" w:rsidRPr="00794639" w:rsidRDefault="0055651D" w:rsidP="00076AEF">
            <w:pPr>
              <w:pStyle w:val="TableBody"/>
              <w:rPr>
                <w:szCs w:val="18"/>
                <w:u w:val="single"/>
              </w:rPr>
            </w:pPr>
            <w:r w:rsidRPr="00794639">
              <w:rPr>
                <w:szCs w:val="18"/>
                <w:u w:val="single"/>
              </w:rPr>
              <w:t>Syntax</w:t>
            </w:r>
          </w:p>
          <w:p w14:paraId="55629FA4" w14:textId="77777777" w:rsidR="0055651D" w:rsidRPr="00794639" w:rsidRDefault="0055651D" w:rsidP="00076AEF">
            <w:pPr>
              <w:pStyle w:val="TableBody"/>
              <w:rPr>
                <w:b/>
                <w:szCs w:val="18"/>
              </w:rPr>
            </w:pPr>
            <w:r w:rsidRPr="00794639">
              <w:rPr>
                <w:b/>
                <w:szCs w:val="18"/>
              </w:rPr>
              <w:t>AT</w:t>
            </w:r>
            <w:r w:rsidRPr="00794639">
              <w:rPr>
                <w:b/>
                <w:szCs w:val="18"/>
                <w:lang w:eastAsia="zh-CN"/>
              </w:rPr>
              <w:t>D</w:t>
            </w:r>
            <w:r w:rsidRPr="00794639">
              <w:rPr>
                <w:b/>
                <w:szCs w:val="18"/>
              </w:rPr>
              <w:t>=?</w:t>
            </w:r>
          </w:p>
          <w:p w14:paraId="4393324A" w14:textId="77777777" w:rsidR="0055651D" w:rsidRPr="00794639" w:rsidRDefault="0055651D" w:rsidP="00076AEF">
            <w:pPr>
              <w:pStyle w:val="TableBody"/>
              <w:rPr>
                <w:szCs w:val="18"/>
              </w:rPr>
            </w:pPr>
          </w:p>
        </w:tc>
        <w:tc>
          <w:tcPr>
            <w:tcW w:w="7290" w:type="dxa"/>
          </w:tcPr>
          <w:p w14:paraId="00FD2750" w14:textId="77777777" w:rsidR="0055651D" w:rsidRPr="00472EB0" w:rsidRDefault="0055651D" w:rsidP="00076AEF">
            <w:pPr>
              <w:pStyle w:val="TableBody"/>
              <w:rPr>
                <w:u w:val="single"/>
              </w:rPr>
            </w:pPr>
          </w:p>
          <w:p w14:paraId="0AD9E728" w14:textId="77777777" w:rsidR="0055651D" w:rsidRPr="00472EB0" w:rsidRDefault="0055651D" w:rsidP="00076AEF">
            <w:pPr>
              <w:pStyle w:val="TableBody"/>
              <w:rPr>
                <w:u w:val="single"/>
              </w:rPr>
            </w:pPr>
          </w:p>
          <w:p w14:paraId="64859AC2" w14:textId="77777777" w:rsidR="0055651D" w:rsidRPr="00472EB0" w:rsidRDefault="0055651D" w:rsidP="00076AEF">
            <w:pPr>
              <w:pStyle w:val="TableBody"/>
              <w:rPr>
                <w:u w:val="single"/>
              </w:rPr>
            </w:pPr>
            <w:r w:rsidRPr="00472EB0">
              <w:rPr>
                <w:u w:val="single"/>
              </w:rPr>
              <w:t>Response</w:t>
            </w:r>
          </w:p>
          <w:p w14:paraId="748EF6C7" w14:textId="77777777" w:rsidR="0055651D" w:rsidRPr="00472EB0" w:rsidRDefault="0055651D" w:rsidP="00076AEF">
            <w:pPr>
              <w:pStyle w:val="TableBody"/>
              <w:rPr>
                <w:b/>
              </w:rPr>
            </w:pPr>
            <w:r w:rsidRPr="00472EB0">
              <w:rPr>
                <w:b/>
              </w:rPr>
              <w:t>1 2 3 4 5 6 7 8 9 0 * # + A B C D P T W , @ !</w:t>
            </w:r>
          </w:p>
          <w:p w14:paraId="2B9E20D6" w14:textId="77777777" w:rsidR="0055651D" w:rsidRPr="00DF20AD" w:rsidRDefault="0055651D" w:rsidP="00076AEF">
            <w:pPr>
              <w:pStyle w:val="TableBody"/>
              <w:rPr>
                <w:szCs w:val="18"/>
              </w:rPr>
            </w:pPr>
            <w:r w:rsidRPr="00DF20AD">
              <w:rPr>
                <w:b/>
                <w:snapToGrid w:val="0"/>
                <w:szCs w:val="18"/>
              </w:rPr>
              <w:t>OK</w:t>
            </w:r>
          </w:p>
        </w:tc>
      </w:tr>
      <w:tr w:rsidR="0055651D" w:rsidRPr="00794639" w14:paraId="3AA127A1" w14:textId="77777777" w:rsidTr="00953CD3">
        <w:trPr>
          <w:trHeight w:val="65"/>
        </w:trPr>
        <w:tc>
          <w:tcPr>
            <w:tcW w:w="1707" w:type="dxa"/>
          </w:tcPr>
          <w:p w14:paraId="0120B030" w14:textId="77777777" w:rsidR="0055651D" w:rsidRPr="00794639" w:rsidRDefault="0055651D" w:rsidP="00076AEF">
            <w:pPr>
              <w:pStyle w:val="TableBody"/>
              <w:rPr>
                <w:i/>
                <w:szCs w:val="18"/>
              </w:rPr>
            </w:pPr>
            <w:r w:rsidRPr="00794639">
              <w:rPr>
                <w:i/>
                <w:szCs w:val="18"/>
              </w:rPr>
              <w:t>Read command</w:t>
            </w:r>
          </w:p>
          <w:p w14:paraId="5E13BFA2" w14:textId="77777777" w:rsidR="0055651D" w:rsidRPr="00794639" w:rsidRDefault="0055651D" w:rsidP="00076AEF">
            <w:pPr>
              <w:pStyle w:val="TableBody"/>
              <w:rPr>
                <w:szCs w:val="18"/>
              </w:rPr>
            </w:pPr>
          </w:p>
          <w:p w14:paraId="36AB8B69" w14:textId="77777777" w:rsidR="0055651D" w:rsidRPr="00794639" w:rsidRDefault="0055651D" w:rsidP="00076AEF">
            <w:pPr>
              <w:pStyle w:val="TableBody"/>
              <w:rPr>
                <w:szCs w:val="18"/>
                <w:u w:val="single"/>
              </w:rPr>
            </w:pPr>
            <w:r w:rsidRPr="00794639">
              <w:rPr>
                <w:szCs w:val="18"/>
                <w:u w:val="single"/>
              </w:rPr>
              <w:t>Syntax</w:t>
            </w:r>
          </w:p>
          <w:p w14:paraId="6E100D1D" w14:textId="77777777" w:rsidR="0055651D" w:rsidRPr="00794639" w:rsidRDefault="0055651D" w:rsidP="00076AEF">
            <w:pPr>
              <w:pStyle w:val="TableBody"/>
              <w:rPr>
                <w:b/>
                <w:szCs w:val="18"/>
              </w:rPr>
            </w:pPr>
            <w:r w:rsidRPr="00794639">
              <w:rPr>
                <w:b/>
                <w:szCs w:val="18"/>
              </w:rPr>
              <w:t>AT</w:t>
            </w:r>
            <w:r w:rsidRPr="00794639">
              <w:rPr>
                <w:b/>
                <w:szCs w:val="18"/>
                <w:lang w:eastAsia="zh-CN"/>
              </w:rPr>
              <w:t>D</w:t>
            </w:r>
            <w:r w:rsidRPr="00794639">
              <w:rPr>
                <w:b/>
                <w:szCs w:val="18"/>
              </w:rPr>
              <w:t>?</w:t>
            </w:r>
          </w:p>
          <w:p w14:paraId="78D406CB" w14:textId="77777777" w:rsidR="0055651D" w:rsidRPr="00794639" w:rsidRDefault="0055651D" w:rsidP="00076AEF">
            <w:pPr>
              <w:pStyle w:val="TableBody"/>
              <w:rPr>
                <w:szCs w:val="18"/>
              </w:rPr>
            </w:pPr>
          </w:p>
        </w:tc>
        <w:tc>
          <w:tcPr>
            <w:tcW w:w="7290" w:type="dxa"/>
          </w:tcPr>
          <w:p w14:paraId="7915A449" w14:textId="77777777" w:rsidR="0055651D" w:rsidRPr="00472EB0" w:rsidRDefault="0055651D" w:rsidP="00076AEF">
            <w:pPr>
              <w:pStyle w:val="TableBody"/>
              <w:rPr>
                <w:u w:val="single"/>
              </w:rPr>
            </w:pPr>
          </w:p>
          <w:p w14:paraId="4E4C7F2D" w14:textId="77777777" w:rsidR="0055651D" w:rsidRPr="00472EB0" w:rsidRDefault="0055651D" w:rsidP="00076AEF">
            <w:pPr>
              <w:pStyle w:val="TableBody"/>
              <w:rPr>
                <w:u w:val="single"/>
              </w:rPr>
            </w:pPr>
          </w:p>
          <w:p w14:paraId="67B7C886" w14:textId="77777777" w:rsidR="0055651D" w:rsidRPr="00472EB0" w:rsidRDefault="0055651D" w:rsidP="00076AEF">
            <w:pPr>
              <w:pStyle w:val="TableBody"/>
              <w:rPr>
                <w:u w:val="single"/>
              </w:rPr>
            </w:pPr>
            <w:r w:rsidRPr="00472EB0">
              <w:rPr>
                <w:u w:val="single"/>
              </w:rPr>
              <w:t>Response</w:t>
            </w:r>
          </w:p>
          <w:p w14:paraId="10949B18" w14:textId="77777777" w:rsidR="0055651D" w:rsidRPr="00472EB0" w:rsidRDefault="0055651D" w:rsidP="00076AEF">
            <w:pPr>
              <w:pStyle w:val="TableBody"/>
              <w:rPr>
                <w:b/>
              </w:rPr>
            </w:pPr>
            <w:r w:rsidRPr="00472EB0">
              <w:rPr>
                <w:b/>
              </w:rPr>
              <w:t>1 2 3 4 5 6 7 8 9 0 * # + A B C D P T W , @ !</w:t>
            </w:r>
          </w:p>
          <w:p w14:paraId="300E961A" w14:textId="77777777" w:rsidR="0055651D" w:rsidRPr="00DF20AD" w:rsidRDefault="0055651D" w:rsidP="00076AEF">
            <w:pPr>
              <w:pStyle w:val="TableBody"/>
              <w:rPr>
                <w:szCs w:val="18"/>
              </w:rPr>
            </w:pPr>
            <w:r w:rsidRPr="00DF20AD">
              <w:rPr>
                <w:b/>
                <w:snapToGrid w:val="0"/>
                <w:szCs w:val="18"/>
              </w:rPr>
              <w:t>OK</w:t>
            </w:r>
          </w:p>
        </w:tc>
      </w:tr>
      <w:tr w:rsidR="0055651D" w:rsidRPr="00794639" w14:paraId="5738FD5D" w14:textId="77777777" w:rsidTr="00953CD3">
        <w:trPr>
          <w:trHeight w:val="1923"/>
        </w:trPr>
        <w:tc>
          <w:tcPr>
            <w:tcW w:w="1707" w:type="dxa"/>
          </w:tcPr>
          <w:p w14:paraId="537A3091" w14:textId="77777777" w:rsidR="0055651D" w:rsidRPr="00794639" w:rsidRDefault="0055651D" w:rsidP="00076AEF">
            <w:pPr>
              <w:pStyle w:val="TableBody"/>
              <w:rPr>
                <w:i/>
                <w:szCs w:val="18"/>
              </w:rPr>
            </w:pPr>
            <w:r w:rsidRPr="00794639">
              <w:rPr>
                <w:i/>
                <w:szCs w:val="18"/>
              </w:rPr>
              <w:t>Execute command</w:t>
            </w:r>
          </w:p>
          <w:p w14:paraId="11A605CB" w14:textId="77777777" w:rsidR="0055651D" w:rsidRPr="00794639" w:rsidRDefault="0055651D" w:rsidP="00076AEF">
            <w:pPr>
              <w:pStyle w:val="TableBody"/>
              <w:rPr>
                <w:szCs w:val="18"/>
              </w:rPr>
            </w:pPr>
          </w:p>
          <w:p w14:paraId="2938EB6E" w14:textId="77777777" w:rsidR="0055651D" w:rsidRPr="00794639" w:rsidRDefault="0055651D" w:rsidP="00076AEF">
            <w:pPr>
              <w:pStyle w:val="TableBody"/>
              <w:rPr>
                <w:szCs w:val="18"/>
                <w:u w:val="single"/>
              </w:rPr>
            </w:pPr>
            <w:r w:rsidRPr="00794639">
              <w:rPr>
                <w:szCs w:val="18"/>
                <w:u w:val="single"/>
              </w:rPr>
              <w:t>Syntax</w:t>
            </w:r>
          </w:p>
          <w:p w14:paraId="07AC94A9" w14:textId="77777777" w:rsidR="0055651D" w:rsidRPr="00794639" w:rsidRDefault="0055651D" w:rsidP="00076AEF">
            <w:pPr>
              <w:pStyle w:val="TableBody"/>
              <w:rPr>
                <w:b/>
                <w:szCs w:val="18"/>
              </w:rPr>
            </w:pPr>
            <w:r w:rsidRPr="00794639">
              <w:rPr>
                <w:b/>
                <w:szCs w:val="18"/>
              </w:rPr>
              <w:t>ATD[&lt;n&gt;]</w:t>
            </w:r>
          </w:p>
          <w:p w14:paraId="02CFC5A1" w14:textId="77777777" w:rsidR="0055651D" w:rsidRPr="00794639" w:rsidRDefault="0055651D" w:rsidP="00076AEF">
            <w:pPr>
              <w:pStyle w:val="TableBody"/>
              <w:rPr>
                <w:szCs w:val="18"/>
                <w:u w:val="single"/>
              </w:rPr>
            </w:pPr>
          </w:p>
          <w:p w14:paraId="77DD67BC" w14:textId="77777777" w:rsidR="0055651D" w:rsidRPr="00794639" w:rsidRDefault="0055651D" w:rsidP="00076AEF">
            <w:pPr>
              <w:pStyle w:val="TableBody"/>
              <w:rPr>
                <w:szCs w:val="18"/>
              </w:rPr>
            </w:pPr>
          </w:p>
        </w:tc>
        <w:tc>
          <w:tcPr>
            <w:tcW w:w="7290" w:type="dxa"/>
          </w:tcPr>
          <w:p w14:paraId="03E184A0" w14:textId="77777777" w:rsidR="0055651D" w:rsidRPr="00794639" w:rsidRDefault="0055651D" w:rsidP="00076AEF">
            <w:pPr>
              <w:pStyle w:val="TableBody"/>
              <w:rPr>
                <w:snapToGrid w:val="0"/>
                <w:szCs w:val="18"/>
                <w:u w:val="single"/>
              </w:rPr>
            </w:pPr>
          </w:p>
          <w:p w14:paraId="7DA992C3" w14:textId="77777777" w:rsidR="0055651D" w:rsidRPr="00794639" w:rsidRDefault="0055651D" w:rsidP="00076AEF">
            <w:pPr>
              <w:pStyle w:val="TableBody"/>
              <w:rPr>
                <w:snapToGrid w:val="0"/>
                <w:szCs w:val="18"/>
                <w:u w:val="single"/>
              </w:rPr>
            </w:pPr>
          </w:p>
          <w:p w14:paraId="6D703C39" w14:textId="77777777" w:rsidR="0055651D" w:rsidRPr="00794639" w:rsidRDefault="0055651D" w:rsidP="00076AEF">
            <w:pPr>
              <w:pStyle w:val="TableBody"/>
              <w:rPr>
                <w:snapToGrid w:val="0"/>
                <w:szCs w:val="18"/>
                <w:u w:val="single"/>
              </w:rPr>
            </w:pPr>
            <w:r w:rsidRPr="00794639">
              <w:rPr>
                <w:snapToGrid w:val="0"/>
                <w:szCs w:val="18"/>
                <w:u w:val="single"/>
              </w:rPr>
              <w:t>Response</w:t>
            </w:r>
          </w:p>
          <w:p w14:paraId="05C33A71" w14:textId="77777777" w:rsidR="0055651D" w:rsidRPr="00794639" w:rsidRDefault="0055651D" w:rsidP="00076AEF">
            <w:pPr>
              <w:pStyle w:val="TableBody"/>
            </w:pPr>
            <w:r w:rsidRPr="00794639">
              <w:rPr>
                <w:b/>
              </w:rPr>
              <w:t>OK</w:t>
            </w:r>
            <w:r w:rsidRPr="00794639">
              <w:tab/>
            </w:r>
            <w:r w:rsidRPr="00794639">
              <w:tab/>
            </w:r>
            <w:r w:rsidRPr="00794639">
              <w:tab/>
              <w:t xml:space="preserve">If successfully connected </w:t>
            </w:r>
          </w:p>
          <w:p w14:paraId="2DA5AB89" w14:textId="77777777" w:rsidR="0055651D" w:rsidRPr="00794639" w:rsidRDefault="0055651D" w:rsidP="00076AEF">
            <w:pPr>
              <w:pStyle w:val="TableBody"/>
              <w:rPr>
                <w:snapToGrid w:val="0"/>
                <w:szCs w:val="18"/>
              </w:rPr>
            </w:pPr>
            <w:r w:rsidRPr="00794639">
              <w:rPr>
                <w:b/>
                <w:snapToGrid w:val="0"/>
                <w:szCs w:val="18"/>
              </w:rPr>
              <w:t>CONNECT</w:t>
            </w:r>
            <w:r w:rsidRPr="00794639">
              <w:rPr>
                <w:snapToGrid w:val="0"/>
                <w:szCs w:val="18"/>
              </w:rPr>
              <w:tab/>
            </w:r>
            <w:r w:rsidRPr="00794639">
              <w:rPr>
                <w:snapToGrid w:val="0"/>
                <w:szCs w:val="18"/>
              </w:rPr>
              <w:tab/>
              <w:t>Connection has been established</w:t>
            </w:r>
          </w:p>
          <w:p w14:paraId="47B2803C" w14:textId="77777777" w:rsidR="0055651D" w:rsidRPr="00794639" w:rsidRDefault="0055651D" w:rsidP="00076AEF">
            <w:pPr>
              <w:pStyle w:val="TableBody"/>
              <w:rPr>
                <w:snapToGrid w:val="0"/>
                <w:szCs w:val="18"/>
              </w:rPr>
            </w:pPr>
            <w:r w:rsidRPr="00794639">
              <w:rPr>
                <w:b/>
                <w:snapToGrid w:val="0"/>
                <w:szCs w:val="18"/>
              </w:rPr>
              <w:t>RING</w:t>
            </w:r>
            <w:r w:rsidRPr="00794639">
              <w:rPr>
                <w:snapToGrid w:val="0"/>
                <w:szCs w:val="18"/>
              </w:rPr>
              <w:tab/>
            </w:r>
            <w:r w:rsidRPr="00794639">
              <w:rPr>
                <w:snapToGrid w:val="0"/>
                <w:szCs w:val="18"/>
              </w:rPr>
              <w:tab/>
            </w:r>
            <w:r w:rsidRPr="00794639">
              <w:rPr>
                <w:snapToGrid w:val="0"/>
                <w:szCs w:val="18"/>
              </w:rPr>
              <w:tab/>
              <w:t>The DCE has detected an incoming call signal from the network</w:t>
            </w:r>
          </w:p>
          <w:p w14:paraId="25EE52FE" w14:textId="77777777" w:rsidR="0055651D" w:rsidRPr="00794639" w:rsidRDefault="0055651D" w:rsidP="00076AEF">
            <w:pPr>
              <w:pStyle w:val="TableBody"/>
              <w:rPr>
                <w:snapToGrid w:val="0"/>
                <w:szCs w:val="18"/>
              </w:rPr>
            </w:pPr>
            <w:r w:rsidRPr="00794639">
              <w:rPr>
                <w:b/>
                <w:snapToGrid w:val="0"/>
                <w:szCs w:val="18"/>
              </w:rPr>
              <w:t>NO CARRIER</w:t>
            </w:r>
            <w:r w:rsidRPr="00794639">
              <w:rPr>
                <w:snapToGrid w:val="0"/>
                <w:szCs w:val="18"/>
              </w:rPr>
              <w:tab/>
              <w:t>The con</w:t>
            </w:r>
            <w:r w:rsidRPr="00794639">
              <w:rPr>
                <w:szCs w:val="18"/>
              </w:rPr>
              <w:t>nection cann</w:t>
            </w:r>
            <w:r w:rsidRPr="00794639">
              <w:rPr>
                <w:snapToGrid w:val="0"/>
                <w:szCs w:val="18"/>
              </w:rPr>
              <w:t>ot be established</w:t>
            </w:r>
          </w:p>
          <w:p w14:paraId="42F2A1E8" w14:textId="77777777" w:rsidR="0055651D" w:rsidRPr="00794639" w:rsidRDefault="0055651D" w:rsidP="00076AEF">
            <w:pPr>
              <w:pStyle w:val="TableBody"/>
              <w:rPr>
                <w:snapToGrid w:val="0"/>
                <w:szCs w:val="18"/>
              </w:rPr>
            </w:pPr>
            <w:r w:rsidRPr="00794639">
              <w:rPr>
                <w:b/>
                <w:snapToGrid w:val="0"/>
                <w:szCs w:val="18"/>
              </w:rPr>
              <w:t>BUSY</w:t>
            </w:r>
            <w:r w:rsidRPr="00794639">
              <w:rPr>
                <w:b/>
                <w:snapToGrid w:val="0"/>
                <w:szCs w:val="18"/>
              </w:rPr>
              <w:tab/>
            </w:r>
            <w:r w:rsidRPr="00794639">
              <w:rPr>
                <w:b/>
                <w:snapToGrid w:val="0"/>
                <w:szCs w:val="18"/>
              </w:rPr>
              <w:tab/>
            </w:r>
            <w:r w:rsidRPr="00794639">
              <w:rPr>
                <w:b/>
                <w:snapToGrid w:val="0"/>
                <w:szCs w:val="18"/>
              </w:rPr>
              <w:tab/>
            </w:r>
            <w:r w:rsidRPr="00794639">
              <w:rPr>
                <w:snapToGrid w:val="0"/>
                <w:szCs w:val="18"/>
              </w:rPr>
              <w:t>Engaged (busy) signal detected</w:t>
            </w:r>
          </w:p>
          <w:p w14:paraId="713A0DA1" w14:textId="77777777" w:rsidR="0055651D" w:rsidRPr="00794639" w:rsidRDefault="0055651D" w:rsidP="00076AEF">
            <w:pPr>
              <w:pStyle w:val="TableBody"/>
              <w:rPr>
                <w:snapToGrid w:val="0"/>
                <w:szCs w:val="18"/>
              </w:rPr>
            </w:pPr>
            <w:r w:rsidRPr="00794639">
              <w:rPr>
                <w:b/>
                <w:snapToGrid w:val="0"/>
                <w:szCs w:val="18"/>
              </w:rPr>
              <w:t>NO ANSWER</w:t>
            </w:r>
            <w:r w:rsidRPr="00794639">
              <w:rPr>
                <w:snapToGrid w:val="0"/>
                <w:szCs w:val="18"/>
              </w:rPr>
              <w:tab/>
            </w:r>
            <w:r w:rsidRPr="00794639">
              <w:rPr>
                <w:snapToGrid w:val="0"/>
                <w:szCs w:val="18"/>
              </w:rPr>
              <w:tab/>
              <w:t>If no hang up is detected after a fixed network timeout</w:t>
            </w:r>
          </w:p>
          <w:p w14:paraId="5B29DD36" w14:textId="77777777" w:rsidR="0055651D" w:rsidRPr="00794639" w:rsidRDefault="0055651D" w:rsidP="00076AEF">
            <w:pPr>
              <w:pStyle w:val="TableBody"/>
              <w:rPr>
                <w:snapToGrid w:val="0"/>
                <w:szCs w:val="18"/>
              </w:rPr>
            </w:pPr>
            <w:r w:rsidRPr="00794639">
              <w:rPr>
                <w:b/>
                <w:snapToGrid w:val="0"/>
                <w:szCs w:val="18"/>
              </w:rPr>
              <w:t>CONNECT &lt;data rate&gt;</w:t>
            </w:r>
            <w:r w:rsidRPr="00794639">
              <w:rPr>
                <w:snapToGrid w:val="0"/>
                <w:szCs w:val="18"/>
              </w:rPr>
              <w:tab/>
              <w:t>Same as CONNECT but includes the data rate</w:t>
            </w:r>
          </w:p>
          <w:p w14:paraId="7018470B" w14:textId="3BCF3A29" w:rsidR="0055651D" w:rsidRPr="00794639" w:rsidRDefault="0055651D" w:rsidP="00076AEF">
            <w:pPr>
              <w:pStyle w:val="TableBody"/>
              <w:rPr>
                <w:snapToGrid w:val="0"/>
                <w:szCs w:val="18"/>
              </w:rPr>
            </w:pPr>
            <w:r w:rsidRPr="00794639">
              <w:rPr>
                <w:b/>
                <w:snapToGrid w:val="0"/>
                <w:szCs w:val="18"/>
              </w:rPr>
              <w:t>RING CTM</w:t>
            </w:r>
            <w:r w:rsidRPr="00794639">
              <w:rPr>
                <w:snapToGrid w:val="0"/>
                <w:szCs w:val="18"/>
              </w:rPr>
              <w:tab/>
            </w:r>
            <w:r w:rsidRPr="00794639">
              <w:rPr>
                <w:snapToGrid w:val="0"/>
                <w:szCs w:val="18"/>
              </w:rPr>
              <w:tab/>
              <w:t xml:space="preserve">The MS has detected an incoming CTM call signal from the </w:t>
            </w:r>
            <w:r w:rsidR="00A427AF" w:rsidRPr="00794639">
              <w:rPr>
                <w:snapToGrid w:val="0"/>
                <w:szCs w:val="18"/>
              </w:rPr>
              <w:tab/>
            </w:r>
            <w:r w:rsidR="00A427AF" w:rsidRPr="00794639">
              <w:rPr>
                <w:snapToGrid w:val="0"/>
                <w:szCs w:val="18"/>
              </w:rPr>
              <w:tab/>
            </w:r>
            <w:r w:rsidR="00A427AF" w:rsidRPr="00794639">
              <w:rPr>
                <w:snapToGrid w:val="0"/>
                <w:szCs w:val="18"/>
              </w:rPr>
              <w:tab/>
            </w:r>
            <w:r w:rsidR="00A427AF" w:rsidRPr="00794639">
              <w:rPr>
                <w:snapToGrid w:val="0"/>
                <w:szCs w:val="18"/>
              </w:rPr>
              <w:tab/>
            </w:r>
            <w:r w:rsidRPr="00794639">
              <w:rPr>
                <w:snapToGrid w:val="0"/>
                <w:szCs w:val="18"/>
              </w:rPr>
              <w:t>network; this code is proprietary</w:t>
            </w:r>
          </w:p>
          <w:p w14:paraId="6E6A5672" w14:textId="77777777" w:rsidR="0055651D" w:rsidRPr="00794639" w:rsidRDefault="0055651D" w:rsidP="00076AEF">
            <w:pPr>
              <w:pStyle w:val="TableBody"/>
              <w:rPr>
                <w:b/>
                <w:snapToGrid w:val="0"/>
                <w:szCs w:val="18"/>
              </w:rPr>
            </w:pPr>
            <w:r w:rsidRPr="00794639">
              <w:rPr>
                <w:b/>
                <w:snapToGrid w:val="0"/>
                <w:szCs w:val="18"/>
              </w:rPr>
              <w:t>CONNECT FAX</w:t>
            </w:r>
            <w:r w:rsidRPr="00794639">
              <w:rPr>
                <w:snapToGrid w:val="0"/>
                <w:szCs w:val="18"/>
              </w:rPr>
              <w:tab/>
              <w:t>Same as CONNECT but includes the indication related to a fax call</w:t>
            </w:r>
          </w:p>
          <w:p w14:paraId="00835186" w14:textId="77777777" w:rsidR="0055651D" w:rsidRPr="00794639" w:rsidRDefault="0055651D" w:rsidP="00076AEF">
            <w:pPr>
              <w:pStyle w:val="TableBody"/>
              <w:rPr>
                <w:snapToGrid w:val="0"/>
                <w:szCs w:val="18"/>
              </w:rPr>
            </w:pPr>
          </w:p>
          <w:p w14:paraId="48DB29C4" w14:textId="77777777" w:rsidR="0055651D" w:rsidRPr="00794639" w:rsidRDefault="0055651D" w:rsidP="00076AEF">
            <w:pPr>
              <w:pStyle w:val="TableBody"/>
              <w:rPr>
                <w:snapToGrid w:val="0"/>
                <w:szCs w:val="18"/>
                <w:u w:val="single"/>
              </w:rPr>
            </w:pPr>
            <w:r w:rsidRPr="00794639">
              <w:rPr>
                <w:snapToGrid w:val="0"/>
                <w:szCs w:val="18"/>
                <w:u w:val="single"/>
              </w:rPr>
              <w:t>Parameter</w:t>
            </w:r>
          </w:p>
          <w:p w14:paraId="1ADE24DD" w14:textId="77777777" w:rsidR="0055651D" w:rsidRPr="00794639" w:rsidRDefault="0055651D" w:rsidP="00076AEF">
            <w:pPr>
              <w:pStyle w:val="TableBody"/>
              <w:ind w:left="-18" w:firstLine="18"/>
              <w:rPr>
                <w:snapToGrid w:val="0"/>
                <w:szCs w:val="18"/>
              </w:rPr>
            </w:pPr>
            <w:r w:rsidRPr="00794639">
              <w:rPr>
                <w:b/>
                <w:snapToGrid w:val="0"/>
                <w:szCs w:val="18"/>
              </w:rPr>
              <w:t>&lt;n&gt;</w:t>
            </w:r>
            <w:r w:rsidRPr="00794639">
              <w:rPr>
                <w:snapToGrid w:val="0"/>
                <w:szCs w:val="18"/>
              </w:rPr>
              <w:tab/>
              <w:t>String of dialing digits and optionally V.25ter modifiers (dialing digits): 0-9, * , #, +, A, B, C,</w:t>
            </w:r>
            <w:r w:rsidRPr="00794639">
              <w:t xml:space="preserve"> </w:t>
            </w:r>
            <w:r w:rsidRPr="00794639">
              <w:rPr>
                <w:snapToGrid w:val="0"/>
                <w:szCs w:val="18"/>
              </w:rPr>
              <w:t>D, P, T, W, ,, @, ! (maximum length: 20 digits)</w:t>
            </w:r>
          </w:p>
        </w:tc>
      </w:tr>
      <w:tr w:rsidR="0055651D" w:rsidRPr="00794639" w14:paraId="42C98E61" w14:textId="77777777" w:rsidTr="00953CD3">
        <w:trPr>
          <w:trHeight w:val="65"/>
        </w:trPr>
        <w:tc>
          <w:tcPr>
            <w:tcW w:w="1707" w:type="dxa"/>
          </w:tcPr>
          <w:p w14:paraId="405CB2C6" w14:textId="77777777" w:rsidR="0055651D" w:rsidRPr="00794639" w:rsidRDefault="0055651D" w:rsidP="00076AEF">
            <w:pPr>
              <w:pStyle w:val="TableBody"/>
              <w:rPr>
                <w:szCs w:val="18"/>
                <w:u w:val="single"/>
              </w:rPr>
            </w:pPr>
            <w:r w:rsidRPr="00794639">
              <w:rPr>
                <w:szCs w:val="18"/>
                <w:u w:val="single"/>
              </w:rPr>
              <w:t>Reference</w:t>
            </w:r>
          </w:p>
          <w:p w14:paraId="3F43358A" w14:textId="77777777" w:rsidR="0055651D" w:rsidRPr="00794639" w:rsidRDefault="0055651D" w:rsidP="00076AEF">
            <w:pPr>
              <w:pStyle w:val="TableBody"/>
              <w:rPr>
                <w:szCs w:val="18"/>
              </w:rPr>
            </w:pPr>
            <w:r w:rsidRPr="00794639">
              <w:rPr>
                <w:szCs w:val="18"/>
              </w:rPr>
              <w:t>V.25Ter</w:t>
            </w:r>
          </w:p>
        </w:tc>
        <w:tc>
          <w:tcPr>
            <w:tcW w:w="7290" w:type="dxa"/>
          </w:tcPr>
          <w:p w14:paraId="1069C049" w14:textId="77777777" w:rsidR="0055651D" w:rsidRPr="00794639" w:rsidRDefault="0055651D" w:rsidP="00076AEF">
            <w:pPr>
              <w:pStyle w:val="TableBody"/>
              <w:rPr>
                <w:u w:val="single"/>
              </w:rPr>
            </w:pPr>
            <w:r w:rsidRPr="00794639">
              <w:rPr>
                <w:u w:val="single"/>
              </w:rPr>
              <w:t>Notes</w:t>
            </w:r>
          </w:p>
          <w:p w14:paraId="44025921" w14:textId="77777777" w:rsidR="0055651D" w:rsidRPr="00794639" w:rsidRDefault="0055651D" w:rsidP="0055651D">
            <w:pPr>
              <w:pStyle w:val="TableBody"/>
              <w:numPr>
                <w:ilvl w:val="0"/>
                <w:numId w:val="150"/>
              </w:numPr>
            </w:pPr>
            <w:r w:rsidRPr="00794639">
              <w:t xml:space="preserve">This command may generally be aborted when receiving an </w:t>
            </w:r>
            <w:r w:rsidRPr="00794639">
              <w:rPr>
                <w:rStyle w:val="Code"/>
              </w:rPr>
              <w:t>ATH</w:t>
            </w:r>
            <w:r w:rsidRPr="00794639">
              <w:t xml:space="preserve"> command during execution.</w:t>
            </w:r>
          </w:p>
          <w:p w14:paraId="29223210" w14:textId="1B936322" w:rsidR="0055651D" w:rsidRPr="00794639" w:rsidRDefault="0055651D" w:rsidP="0055651D">
            <w:pPr>
              <w:pStyle w:val="TableBody"/>
              <w:numPr>
                <w:ilvl w:val="0"/>
                <w:numId w:val="150"/>
              </w:numPr>
            </w:pPr>
            <w:r w:rsidRPr="00794639">
              <w:t>Respon</w:t>
            </w:r>
            <w:r w:rsidR="00A438E3" w:rsidRPr="00794639">
              <w:t>s</w:t>
            </w:r>
            <w:r w:rsidRPr="00794639">
              <w:t xml:space="preserve">e </w:t>
            </w:r>
            <w:r w:rsidRPr="00794639">
              <w:rPr>
                <w:rStyle w:val="Code"/>
              </w:rPr>
              <w:t>OK</w:t>
            </w:r>
            <w:r w:rsidRPr="00794639">
              <w:t xml:space="preserve"> may arrive just after the </w:t>
            </w:r>
            <w:r w:rsidRPr="00794639">
              <w:rPr>
                <w:rStyle w:val="Code"/>
              </w:rPr>
              <w:t>ATD</w:t>
            </w:r>
            <w:r w:rsidRPr="00794639">
              <w:t xml:space="preserve"> command or after the call is </w:t>
            </w:r>
            <w:r w:rsidR="00A438E3" w:rsidRPr="00794639">
              <w:t>active</w:t>
            </w:r>
            <w:r w:rsidRPr="00794639">
              <w:t xml:space="preserve"> (see </w:t>
            </w:r>
            <w:r w:rsidRPr="00794639">
              <w:rPr>
                <w:rStyle w:val="Code"/>
              </w:rPr>
              <w:t>AT+COLP</w:t>
            </w:r>
            <w:r w:rsidRPr="00794639">
              <w:t>).</w:t>
            </w:r>
          </w:p>
          <w:p w14:paraId="1FE758F2" w14:textId="77777777" w:rsidR="0055651D" w:rsidRPr="00794639" w:rsidRDefault="0055651D" w:rsidP="0055651D">
            <w:pPr>
              <w:pStyle w:val="TableBody"/>
              <w:numPr>
                <w:ilvl w:val="0"/>
                <w:numId w:val="150"/>
              </w:numPr>
              <w:rPr>
                <w:rStyle w:val="f297"/>
              </w:rPr>
            </w:pPr>
            <w:r w:rsidRPr="00794639">
              <w:t xml:space="preserve">&lt;n&gt; is ignored when it is set to </w:t>
            </w:r>
            <w:r w:rsidRPr="00794639">
              <w:rPr>
                <w:rStyle w:val="f297"/>
              </w:rPr>
              <w:t>",", "T", "!", "W" or "@"</w:t>
            </w:r>
          </w:p>
          <w:p w14:paraId="094BFA2F" w14:textId="77777777" w:rsidR="0055651D" w:rsidRPr="00794639" w:rsidRDefault="0055651D" w:rsidP="0055651D">
            <w:pPr>
              <w:pStyle w:val="TableBody"/>
              <w:numPr>
                <w:ilvl w:val="0"/>
                <w:numId w:val="150"/>
              </w:numPr>
            </w:pPr>
            <w:r w:rsidRPr="00794639">
              <w:t xml:space="preserve">When an established MT call is hanged up from the caller side, NO CARRIER will only be sent to the port on which the call was established (i.e. the port on which </w:t>
            </w:r>
            <w:r w:rsidRPr="00794639">
              <w:rPr>
                <w:rStyle w:val="Code"/>
              </w:rPr>
              <w:t>ATD</w:t>
            </w:r>
            <w:r w:rsidRPr="00794639">
              <w:t xml:space="preserve"> was sent).</w:t>
            </w:r>
          </w:p>
        </w:tc>
      </w:tr>
      <w:tr w:rsidR="0055651D" w:rsidRPr="00794639" w14:paraId="427F4632" w14:textId="77777777" w:rsidTr="00953CD3">
        <w:trPr>
          <w:cantSplit w:val="0"/>
          <w:trHeight w:val="65"/>
        </w:trPr>
        <w:tc>
          <w:tcPr>
            <w:tcW w:w="1707" w:type="dxa"/>
          </w:tcPr>
          <w:p w14:paraId="4967E6A5" w14:textId="77777777" w:rsidR="0055651D" w:rsidRPr="00794639" w:rsidRDefault="0055651D" w:rsidP="00076AEF">
            <w:pPr>
              <w:pStyle w:val="TableBody"/>
              <w:rPr>
                <w:szCs w:val="18"/>
                <w:u w:val="single"/>
              </w:rPr>
            </w:pPr>
            <w:r w:rsidRPr="00794639">
              <w:rPr>
                <w:szCs w:val="18"/>
                <w:u w:val="single"/>
              </w:rPr>
              <w:t>Examples</w:t>
            </w:r>
          </w:p>
        </w:tc>
        <w:tc>
          <w:tcPr>
            <w:tcW w:w="7290" w:type="dxa"/>
          </w:tcPr>
          <w:p w14:paraId="320825C1" w14:textId="77777777" w:rsidR="0055651D" w:rsidRPr="00794639" w:rsidRDefault="0055651D" w:rsidP="00076AEF">
            <w:pPr>
              <w:pStyle w:val="TableBody"/>
              <w:rPr>
                <w:b/>
                <w:szCs w:val="18"/>
              </w:rPr>
            </w:pPr>
            <w:r w:rsidRPr="00794639">
              <w:rPr>
                <w:b/>
                <w:szCs w:val="18"/>
              </w:rPr>
              <w:t>ATD*99***3#</w:t>
            </w:r>
          </w:p>
          <w:p w14:paraId="7D9D2078" w14:textId="77777777" w:rsidR="0055651D" w:rsidRPr="00794639" w:rsidRDefault="0055651D" w:rsidP="00076AEF">
            <w:pPr>
              <w:pStyle w:val="TableBody"/>
              <w:rPr>
                <w:b/>
                <w:szCs w:val="18"/>
              </w:rPr>
            </w:pPr>
            <w:r w:rsidRPr="00794639">
              <w:rPr>
                <w:b/>
                <w:szCs w:val="18"/>
              </w:rPr>
              <w:t>CONNECT</w:t>
            </w:r>
          </w:p>
          <w:p w14:paraId="0FF3A71D" w14:textId="77777777" w:rsidR="0055651D" w:rsidRPr="00794639" w:rsidRDefault="0055651D" w:rsidP="00076AEF">
            <w:pPr>
              <w:pStyle w:val="TableBody"/>
              <w:rPr>
                <w:b/>
                <w:szCs w:val="18"/>
              </w:rPr>
            </w:pPr>
            <w:r w:rsidRPr="00794639">
              <w:rPr>
                <w:b/>
                <w:szCs w:val="18"/>
              </w:rPr>
              <w:t>~ÿ}#À!}!}!} }4}"}&amp;} } } } }%}&amp;R}8}0D}'}"}(}"ná~~ÿ}#À!}!}!} }4}"}&amp;} } } } }%}&amp;R}8}0D}'}"}(}"ná~~ÿ}#À!}!}!} }4}"}&amp;} } } } }%}&amp;R}8}0D}'}"}(}"ná~~ÿ}#À!}!}!} }4}"}&amp;} } } } }%}&amp;R}8}0D}'}"}(}"ná~~ÿ}#À!}!}!} }4}"}&amp;} } } } }%}&amp;R}8}0D}'}"}(}"ná~~ÿ}#À!}!}!} }4}"}&amp;} } } } }%}&amp;R}8}0D}'}"}(}"ná~~ÿ}#À!}!}!} }4}"}&amp;} } } } }%}&amp;R}8}0D}'}"}(}"ná~~ÿ}#À!}!}!} }4}"}&amp;} } } } }%}&amp;R}8}0D}'}"}(}"ná~~ÿ}#À!}!}!} }4}"}&amp;} } } } }%}&amp;R}8}0D}'}"}(}"ná~~ÿ}#À!}!}!} }4}"}&amp;} } } } }%}&amp;R}8}0D}'}"}(}"ná~</w:t>
            </w:r>
          </w:p>
          <w:p w14:paraId="115EBF68" w14:textId="77777777" w:rsidR="0055651D" w:rsidRPr="00794639" w:rsidRDefault="0055651D" w:rsidP="00076AEF">
            <w:pPr>
              <w:pStyle w:val="TableBody"/>
              <w:rPr>
                <w:b/>
                <w:szCs w:val="18"/>
              </w:rPr>
            </w:pPr>
            <w:r w:rsidRPr="00794639">
              <w:rPr>
                <w:b/>
                <w:szCs w:val="18"/>
              </w:rPr>
              <w:t>NO CARRIER</w:t>
            </w:r>
          </w:p>
          <w:p w14:paraId="7AE1B146" w14:textId="77777777" w:rsidR="0055651D" w:rsidRPr="00794639" w:rsidRDefault="0055651D" w:rsidP="00A438E3">
            <w:pPr>
              <w:pStyle w:val="TableBody"/>
            </w:pPr>
          </w:p>
          <w:p w14:paraId="3F5AC8FC" w14:textId="77777777" w:rsidR="0055651D" w:rsidRPr="00794639" w:rsidRDefault="0055651D" w:rsidP="00076AEF">
            <w:pPr>
              <w:pStyle w:val="TableBody"/>
              <w:rPr>
                <w:b/>
                <w:szCs w:val="18"/>
              </w:rPr>
            </w:pPr>
            <w:r w:rsidRPr="00794639">
              <w:rPr>
                <w:b/>
                <w:szCs w:val="18"/>
              </w:rPr>
              <w:lastRenderedPageBreak/>
              <w:t>ATD=?</w:t>
            </w:r>
          </w:p>
          <w:p w14:paraId="18DD3D72" w14:textId="77777777" w:rsidR="0055651D" w:rsidRPr="00794639" w:rsidRDefault="0055651D" w:rsidP="00076AEF">
            <w:pPr>
              <w:pStyle w:val="TableBody"/>
              <w:rPr>
                <w:b/>
                <w:szCs w:val="18"/>
              </w:rPr>
            </w:pPr>
            <w:r w:rsidRPr="00794639">
              <w:rPr>
                <w:b/>
                <w:szCs w:val="18"/>
              </w:rPr>
              <w:t>1 2 3 4 5 6 7 8 9 0 * # + A B C D P T W , @ !</w:t>
            </w:r>
          </w:p>
          <w:p w14:paraId="7A8B0658" w14:textId="77777777" w:rsidR="0055651D" w:rsidRPr="00794639" w:rsidRDefault="0055651D" w:rsidP="00076AEF">
            <w:pPr>
              <w:pStyle w:val="TableBody"/>
              <w:rPr>
                <w:u w:val="single"/>
              </w:rPr>
            </w:pPr>
            <w:r w:rsidRPr="00794639">
              <w:rPr>
                <w:b/>
                <w:szCs w:val="18"/>
              </w:rPr>
              <w:t>OK</w:t>
            </w:r>
          </w:p>
        </w:tc>
      </w:tr>
    </w:tbl>
    <w:p w14:paraId="63516E03" w14:textId="7A735813" w:rsidR="00975CC4" w:rsidRPr="00794639" w:rsidRDefault="00975CC4" w:rsidP="0059466D">
      <w:pPr>
        <w:pStyle w:val="Heading2"/>
      </w:pPr>
      <w:bookmarkStart w:id="2418" w:name="_Toc525916169"/>
      <w:bookmarkStart w:id="2419" w:name="_Toc525919405"/>
      <w:bookmarkStart w:id="2420" w:name="_Toc526242166"/>
      <w:bookmarkStart w:id="2421" w:name="_Toc526416250"/>
      <w:bookmarkStart w:id="2422" w:name="_Ref525915031"/>
      <w:bookmarkStart w:id="2423" w:name="_Toc531700583"/>
      <w:bookmarkEnd w:id="2418"/>
      <w:bookmarkEnd w:id="2419"/>
      <w:bookmarkEnd w:id="2420"/>
      <w:bookmarkEnd w:id="2421"/>
      <w:r w:rsidRPr="00794639">
        <w:lastRenderedPageBreak/>
        <w:t>+CEER Command: Extended Error Report</w:t>
      </w:r>
      <w:bookmarkEnd w:id="2407"/>
      <w:bookmarkEnd w:id="2408"/>
      <w:bookmarkEnd w:id="2409"/>
      <w:bookmarkEnd w:id="2410"/>
      <w:bookmarkEnd w:id="2411"/>
      <w:bookmarkEnd w:id="2412"/>
      <w:bookmarkEnd w:id="2413"/>
      <w:bookmarkEnd w:id="2414"/>
      <w:bookmarkEnd w:id="2415"/>
      <w:bookmarkEnd w:id="2416"/>
      <w:bookmarkEnd w:id="2417"/>
      <w:bookmarkEnd w:id="2422"/>
      <w:bookmarkEnd w:id="2423"/>
    </w:p>
    <w:tbl>
      <w:tblPr>
        <w:tblStyle w:val="TableSWIleft"/>
        <w:tblW w:w="8997" w:type="dxa"/>
        <w:tblLayout w:type="fixed"/>
        <w:tblLook w:val="04A0" w:firstRow="1" w:lastRow="0" w:firstColumn="1" w:lastColumn="0" w:noHBand="0" w:noVBand="1"/>
      </w:tblPr>
      <w:tblGrid>
        <w:gridCol w:w="1728"/>
        <w:gridCol w:w="7269"/>
      </w:tblGrid>
      <w:tr w:rsidR="00975CC4" w:rsidRPr="00794639" w14:paraId="15B9FBE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5F65224" w14:textId="7AA0D18B" w:rsidR="00975CC4" w:rsidRPr="00794639" w:rsidRDefault="00F22490">
            <w:pPr>
              <w:pStyle w:val="TableRowHead"/>
              <w:spacing w:before="144" w:after="144"/>
            </w:pPr>
            <w:r w:rsidRPr="00794639">
              <w:t>HL7800</w:t>
            </w:r>
          </w:p>
        </w:tc>
      </w:tr>
      <w:tr w:rsidR="00975CC4" w:rsidRPr="00794639" w14:paraId="45343CB3" w14:textId="77777777" w:rsidTr="00170927">
        <w:trPr>
          <w:trHeight w:val="1058"/>
        </w:trPr>
        <w:tc>
          <w:tcPr>
            <w:tcW w:w="0" w:type="dxa"/>
          </w:tcPr>
          <w:p w14:paraId="1B00C78C" w14:textId="77777777" w:rsidR="00975CC4" w:rsidRPr="00794639" w:rsidRDefault="00975CC4" w:rsidP="00166AF3">
            <w:pPr>
              <w:pStyle w:val="TableBody"/>
              <w:widowControl w:val="0"/>
              <w:rPr>
                <w:i/>
                <w:szCs w:val="18"/>
              </w:rPr>
            </w:pPr>
            <w:r w:rsidRPr="00794639">
              <w:rPr>
                <w:i/>
                <w:szCs w:val="18"/>
              </w:rPr>
              <w:t>Test command</w:t>
            </w:r>
          </w:p>
          <w:p w14:paraId="07F4136A" w14:textId="77777777" w:rsidR="00975CC4" w:rsidRPr="00794639" w:rsidRDefault="00975CC4" w:rsidP="00166AF3">
            <w:pPr>
              <w:pStyle w:val="TableBody"/>
              <w:widowControl w:val="0"/>
              <w:rPr>
                <w:szCs w:val="18"/>
              </w:rPr>
            </w:pPr>
          </w:p>
          <w:p w14:paraId="39997CE9" w14:textId="77777777" w:rsidR="00975CC4" w:rsidRPr="00794639" w:rsidRDefault="00975CC4" w:rsidP="00166AF3">
            <w:pPr>
              <w:pStyle w:val="TableBody"/>
              <w:widowControl w:val="0"/>
              <w:rPr>
                <w:szCs w:val="18"/>
                <w:u w:val="single"/>
              </w:rPr>
            </w:pPr>
            <w:r w:rsidRPr="00794639">
              <w:rPr>
                <w:szCs w:val="18"/>
                <w:u w:val="single"/>
              </w:rPr>
              <w:t>Syntax</w:t>
            </w:r>
          </w:p>
          <w:p w14:paraId="5059C159" w14:textId="77777777" w:rsidR="00975CC4" w:rsidRPr="00794639" w:rsidRDefault="00975CC4" w:rsidP="00166AF3">
            <w:pPr>
              <w:pStyle w:val="TableBody"/>
              <w:widowControl w:val="0"/>
              <w:rPr>
                <w:b/>
                <w:szCs w:val="18"/>
              </w:rPr>
            </w:pPr>
            <w:r w:rsidRPr="00794639">
              <w:rPr>
                <w:b/>
                <w:szCs w:val="18"/>
              </w:rPr>
              <w:t>AT+CEER=?</w:t>
            </w:r>
          </w:p>
        </w:tc>
        <w:tc>
          <w:tcPr>
            <w:tcW w:w="7269" w:type="dxa"/>
          </w:tcPr>
          <w:p w14:paraId="1E5B50D8" w14:textId="77777777" w:rsidR="00975CC4" w:rsidRPr="00794639" w:rsidRDefault="00975CC4" w:rsidP="00166AF3">
            <w:pPr>
              <w:pStyle w:val="TableBody"/>
              <w:widowControl w:val="0"/>
              <w:rPr>
                <w:szCs w:val="18"/>
                <w:u w:val="single"/>
              </w:rPr>
            </w:pPr>
          </w:p>
          <w:p w14:paraId="30393C52" w14:textId="77777777" w:rsidR="00975CC4" w:rsidRPr="00794639" w:rsidRDefault="00975CC4" w:rsidP="00166AF3">
            <w:pPr>
              <w:pStyle w:val="TableBody"/>
              <w:widowControl w:val="0"/>
              <w:rPr>
                <w:szCs w:val="18"/>
                <w:u w:val="single"/>
              </w:rPr>
            </w:pPr>
          </w:p>
          <w:p w14:paraId="1ECBE511" w14:textId="77777777" w:rsidR="00975CC4" w:rsidRPr="00794639" w:rsidRDefault="00975CC4" w:rsidP="00166AF3">
            <w:pPr>
              <w:pStyle w:val="TableBody"/>
              <w:widowControl w:val="0"/>
              <w:rPr>
                <w:szCs w:val="18"/>
                <w:u w:val="single"/>
              </w:rPr>
            </w:pPr>
            <w:r w:rsidRPr="00794639">
              <w:rPr>
                <w:szCs w:val="18"/>
                <w:u w:val="single"/>
              </w:rPr>
              <w:t>Response</w:t>
            </w:r>
          </w:p>
          <w:p w14:paraId="0F1F7766" w14:textId="77777777" w:rsidR="00975CC4" w:rsidRPr="00794639" w:rsidRDefault="00975CC4" w:rsidP="00166AF3">
            <w:pPr>
              <w:pStyle w:val="TableBody"/>
              <w:widowControl w:val="0"/>
              <w:rPr>
                <w:snapToGrid w:val="0"/>
                <w:szCs w:val="18"/>
              </w:rPr>
            </w:pPr>
            <w:r w:rsidRPr="00794639">
              <w:rPr>
                <w:b/>
                <w:snapToGrid w:val="0"/>
                <w:szCs w:val="18"/>
              </w:rPr>
              <w:t>OK</w:t>
            </w:r>
          </w:p>
        </w:tc>
      </w:tr>
      <w:tr w:rsidR="00975CC4" w:rsidRPr="00794639" w14:paraId="6683BCAE" w14:textId="77777777" w:rsidTr="00687FF7">
        <w:trPr>
          <w:cantSplit w:val="0"/>
          <w:trHeight w:val="65"/>
        </w:trPr>
        <w:tc>
          <w:tcPr>
            <w:tcW w:w="1728" w:type="dxa"/>
          </w:tcPr>
          <w:p w14:paraId="00098529" w14:textId="77777777" w:rsidR="00975CC4" w:rsidRPr="00794639" w:rsidRDefault="00975CC4" w:rsidP="00166AF3">
            <w:pPr>
              <w:pStyle w:val="TableBody"/>
              <w:widowControl w:val="0"/>
              <w:rPr>
                <w:i/>
                <w:szCs w:val="18"/>
              </w:rPr>
            </w:pPr>
            <w:r w:rsidRPr="00794639">
              <w:rPr>
                <w:i/>
                <w:szCs w:val="18"/>
              </w:rPr>
              <w:t>Write command</w:t>
            </w:r>
          </w:p>
          <w:p w14:paraId="0846191D" w14:textId="77777777" w:rsidR="00975CC4" w:rsidRPr="00794639" w:rsidRDefault="00975CC4" w:rsidP="00166AF3">
            <w:pPr>
              <w:pStyle w:val="TableBody"/>
              <w:widowControl w:val="0"/>
              <w:rPr>
                <w:szCs w:val="18"/>
              </w:rPr>
            </w:pPr>
          </w:p>
          <w:p w14:paraId="043E2F41" w14:textId="77777777" w:rsidR="00975CC4" w:rsidRPr="00794639" w:rsidRDefault="00975CC4" w:rsidP="00166AF3">
            <w:pPr>
              <w:pStyle w:val="TableBody"/>
              <w:widowControl w:val="0"/>
              <w:rPr>
                <w:szCs w:val="18"/>
                <w:u w:val="single"/>
              </w:rPr>
            </w:pPr>
            <w:r w:rsidRPr="00794639">
              <w:rPr>
                <w:szCs w:val="18"/>
                <w:u w:val="single"/>
              </w:rPr>
              <w:t>Syntax</w:t>
            </w:r>
          </w:p>
          <w:p w14:paraId="60A776D8" w14:textId="77777777" w:rsidR="00975CC4" w:rsidRPr="00794639" w:rsidRDefault="00975CC4" w:rsidP="00166AF3">
            <w:pPr>
              <w:pStyle w:val="TableBody"/>
              <w:widowControl w:val="0"/>
              <w:rPr>
                <w:b/>
                <w:szCs w:val="18"/>
              </w:rPr>
            </w:pPr>
            <w:r w:rsidRPr="00794639">
              <w:rPr>
                <w:b/>
                <w:szCs w:val="18"/>
              </w:rPr>
              <w:t>AT+CEER</w:t>
            </w:r>
          </w:p>
        </w:tc>
        <w:tc>
          <w:tcPr>
            <w:tcW w:w="7269" w:type="dxa"/>
          </w:tcPr>
          <w:p w14:paraId="138726E4" w14:textId="77777777" w:rsidR="00975CC4" w:rsidRPr="00794639" w:rsidRDefault="00975CC4" w:rsidP="00166AF3">
            <w:pPr>
              <w:pStyle w:val="TableBody"/>
              <w:widowControl w:val="0"/>
              <w:rPr>
                <w:szCs w:val="18"/>
                <w:u w:val="single"/>
              </w:rPr>
            </w:pPr>
          </w:p>
          <w:p w14:paraId="42EBA1BD" w14:textId="77777777" w:rsidR="00975CC4" w:rsidRPr="00794639" w:rsidRDefault="00975CC4" w:rsidP="00166AF3">
            <w:pPr>
              <w:pStyle w:val="TableBody"/>
              <w:widowControl w:val="0"/>
              <w:rPr>
                <w:szCs w:val="18"/>
                <w:u w:val="single"/>
              </w:rPr>
            </w:pPr>
          </w:p>
          <w:p w14:paraId="64A8B03E" w14:textId="77777777" w:rsidR="00975CC4" w:rsidRPr="00794639" w:rsidRDefault="00975CC4" w:rsidP="00166AF3">
            <w:pPr>
              <w:pStyle w:val="TableBody"/>
              <w:widowControl w:val="0"/>
              <w:rPr>
                <w:szCs w:val="18"/>
                <w:u w:val="single"/>
                <w:lang w:eastAsia="zh-CN"/>
              </w:rPr>
            </w:pPr>
            <w:r w:rsidRPr="00794639">
              <w:rPr>
                <w:szCs w:val="18"/>
                <w:u w:val="single"/>
              </w:rPr>
              <w:t>Response</w:t>
            </w:r>
          </w:p>
          <w:p w14:paraId="367E1989" w14:textId="1CBD57D7" w:rsidR="00975CC4" w:rsidRPr="00794639" w:rsidRDefault="00975CC4" w:rsidP="00166AF3">
            <w:pPr>
              <w:pStyle w:val="TableBody"/>
              <w:widowControl w:val="0"/>
              <w:rPr>
                <w:b/>
                <w:szCs w:val="18"/>
              </w:rPr>
            </w:pPr>
            <w:r w:rsidRPr="00794639">
              <w:rPr>
                <w:b/>
                <w:szCs w:val="18"/>
              </w:rPr>
              <w:t xml:space="preserve">+CEER: </w:t>
            </w:r>
            <w:r w:rsidRPr="00794639">
              <w:rPr>
                <w:b/>
                <w:szCs w:val="18"/>
                <w:lang w:eastAsia="zh-CN"/>
              </w:rPr>
              <w:t xml:space="preserve"> </w:t>
            </w:r>
            <w:r w:rsidRPr="00794639">
              <w:rPr>
                <w:b/>
                <w:szCs w:val="18"/>
              </w:rPr>
              <w:t>&lt;</w:t>
            </w:r>
            <w:del w:id="2424" w:author="Sevan Sirapian [2]" w:date="2018-11-26T11:12:00Z">
              <w:r w:rsidRPr="00794639">
                <w:rPr>
                  <w:b/>
                  <w:snapToGrid w:val="0"/>
                  <w:szCs w:val="18"/>
                </w:rPr>
                <w:delText>category</w:delText>
              </w:r>
              <w:r w:rsidRPr="00794639">
                <w:rPr>
                  <w:b/>
                  <w:szCs w:val="18"/>
                </w:rPr>
                <w:delText>&gt;[,&lt;cause&gt;,&lt;descriptions&gt;]</w:delText>
              </w:r>
            </w:del>
            <w:ins w:id="2425" w:author="Sevan Sirapian [2]" w:date="2018-11-26T11:12:00Z">
              <w:r w:rsidR="00131417">
                <w:rPr>
                  <w:b/>
                  <w:snapToGrid w:val="0"/>
                  <w:szCs w:val="18"/>
                </w:rPr>
                <w:t>report&gt;</w:t>
              </w:r>
            </w:ins>
            <w:r w:rsidRPr="00794639">
              <w:rPr>
                <w:b/>
                <w:szCs w:val="18"/>
              </w:rPr>
              <w:t xml:space="preserve"> </w:t>
            </w:r>
          </w:p>
          <w:p w14:paraId="1EA65C89" w14:textId="77777777" w:rsidR="00975CC4" w:rsidRPr="00794639" w:rsidRDefault="00975CC4" w:rsidP="00166AF3">
            <w:pPr>
              <w:pStyle w:val="TableBody"/>
              <w:widowControl w:val="0"/>
              <w:rPr>
                <w:snapToGrid w:val="0"/>
                <w:szCs w:val="18"/>
                <w:lang w:eastAsia="zh-CN"/>
              </w:rPr>
            </w:pPr>
            <w:r w:rsidRPr="00794639">
              <w:rPr>
                <w:b/>
                <w:snapToGrid w:val="0"/>
                <w:szCs w:val="18"/>
              </w:rPr>
              <w:t>OK</w:t>
            </w:r>
          </w:p>
          <w:p w14:paraId="6F38BD59" w14:textId="77777777" w:rsidR="00975CC4" w:rsidRPr="00794639" w:rsidRDefault="00975CC4" w:rsidP="00166AF3">
            <w:pPr>
              <w:pStyle w:val="TableBody"/>
              <w:widowControl w:val="0"/>
              <w:rPr>
                <w:snapToGrid w:val="0"/>
                <w:szCs w:val="18"/>
              </w:rPr>
            </w:pPr>
          </w:p>
          <w:p w14:paraId="6EC4E768" w14:textId="77777777" w:rsidR="00975CC4" w:rsidRPr="00794639" w:rsidRDefault="00975CC4" w:rsidP="00166AF3">
            <w:pPr>
              <w:pStyle w:val="TableBody"/>
              <w:widowControl w:val="0"/>
              <w:rPr>
                <w:snapToGrid w:val="0"/>
                <w:szCs w:val="18"/>
                <w:u w:val="single"/>
              </w:rPr>
            </w:pPr>
            <w:r w:rsidRPr="00794639">
              <w:rPr>
                <w:snapToGrid w:val="0"/>
                <w:szCs w:val="18"/>
                <w:u w:val="single"/>
              </w:rPr>
              <w:t>Parameter</w:t>
            </w:r>
          </w:p>
          <w:p w14:paraId="68D60CD1" w14:textId="77777777" w:rsidR="00975CC4" w:rsidRPr="00794639" w:rsidRDefault="00975CC4" w:rsidP="00166AF3">
            <w:pPr>
              <w:pStyle w:val="TableBody"/>
              <w:widowControl w:val="0"/>
              <w:rPr>
                <w:del w:id="2426" w:author="Sevan Sirapian [2]" w:date="2018-11-26T11:12:00Z"/>
                <w:snapToGrid w:val="0"/>
                <w:szCs w:val="18"/>
              </w:rPr>
            </w:pPr>
            <w:commentRangeStart w:id="2427"/>
            <w:r w:rsidRPr="00794639">
              <w:rPr>
                <w:b/>
                <w:szCs w:val="18"/>
              </w:rPr>
              <w:t>&lt;</w:t>
            </w:r>
            <w:del w:id="2428" w:author="Sevan Sirapian [2]" w:date="2018-11-26T11:12:00Z">
              <w:r w:rsidRPr="00794639">
                <w:rPr>
                  <w:b/>
                  <w:snapToGrid w:val="0"/>
                  <w:szCs w:val="18"/>
                </w:rPr>
                <w:delText>category&gt;</w:delText>
              </w:r>
              <w:r w:rsidRPr="00794639">
                <w:rPr>
                  <w:b/>
                  <w:snapToGrid w:val="0"/>
                  <w:szCs w:val="18"/>
                </w:rPr>
                <w:tab/>
              </w:r>
              <w:r w:rsidRPr="00794639">
                <w:rPr>
                  <w:snapToGrid w:val="0"/>
                  <w:szCs w:val="18"/>
                </w:rPr>
                <w:delText xml:space="preserve">"No </w:delText>
              </w:r>
            </w:del>
            <w:r w:rsidR="00131417">
              <w:rPr>
                <w:b/>
                <w:rPrChange w:id="2429" w:author="Sevan Sirapian [2]" w:date="2018-11-26T11:12:00Z">
                  <w:rPr/>
                </w:rPrChange>
              </w:rPr>
              <w:t>report</w:t>
            </w:r>
            <w:del w:id="2430" w:author="Sevan Sirapian [2]" w:date="2018-11-26T11:12:00Z">
              <w:r w:rsidRPr="00794639">
                <w:rPr>
                  <w:snapToGrid w:val="0"/>
                  <w:szCs w:val="18"/>
                </w:rPr>
                <w:delText xml:space="preserve"> available"</w:delText>
              </w:r>
            </w:del>
          </w:p>
          <w:p w14:paraId="54972F75" w14:textId="6F72CD8C" w:rsidR="00975CC4" w:rsidRPr="00794639" w:rsidRDefault="00975CC4" w:rsidP="00166AF3">
            <w:pPr>
              <w:pStyle w:val="TableBody"/>
              <w:widowControl w:val="0"/>
              <w:rPr>
                <w:del w:id="2431" w:author="Sevan Sirapian [2]" w:date="2018-11-26T11:12:00Z"/>
                <w:szCs w:val="18"/>
              </w:rPr>
            </w:pPr>
            <w:del w:id="2432" w:author="Sevan Sirapian [2]" w:date="2018-11-26T11:12:00Z">
              <w:r w:rsidRPr="00794639">
                <w:rPr>
                  <w:szCs w:val="18"/>
                </w:rPr>
                <w:tab/>
              </w:r>
              <w:r w:rsidRPr="00794639">
                <w:rPr>
                  <w:szCs w:val="18"/>
                </w:rPr>
                <w:tab/>
                <w:delText xml:space="preserve">"CC setup </w:delText>
              </w:r>
            </w:del>
            <w:ins w:id="2433" w:author="Sevan Sirapian [2]" w:date="2018-11-26T11:12:00Z">
              <w:r w:rsidRPr="00794639">
                <w:rPr>
                  <w:b/>
                  <w:snapToGrid w:val="0"/>
                  <w:szCs w:val="18"/>
                </w:rPr>
                <w:t>&gt;</w:t>
              </w:r>
              <w:r w:rsidRPr="00794639">
                <w:rPr>
                  <w:b/>
                  <w:snapToGrid w:val="0"/>
                  <w:szCs w:val="18"/>
                </w:rPr>
                <w:tab/>
              </w:r>
            </w:ins>
            <w:del w:id="2434" w:author="Elaine Baricante" w:date="2018-11-26T19:00:00Z">
              <w:r w:rsidR="008F4BBB" w:rsidDel="008B34C5">
                <w:rPr>
                  <w:snapToGrid w:val="0"/>
                  <w:szCs w:val="18"/>
                </w:rPr>
                <w:delText>e</w:delText>
              </w:r>
            </w:del>
            <w:ins w:id="2435" w:author="Elaine Baricante" w:date="2018-11-26T19:00:00Z">
              <w:r w:rsidR="008B34C5">
                <w:rPr>
                  <w:snapToGrid w:val="0"/>
                  <w:szCs w:val="18"/>
                </w:rPr>
                <w:t>E</w:t>
              </w:r>
            </w:ins>
            <w:r w:rsidR="008F4BBB">
              <w:rPr>
                <w:snapToGrid w:val="0"/>
                <w:szCs w:val="18"/>
              </w:rPr>
              <w:t>rror</w:t>
            </w:r>
            <w:del w:id="2436" w:author="Sevan Sirapian [2]" w:date="2018-11-26T11:12:00Z">
              <w:r w:rsidRPr="00794639">
                <w:rPr>
                  <w:szCs w:val="18"/>
                </w:rPr>
                <w:delText>"</w:delText>
              </w:r>
            </w:del>
          </w:p>
          <w:p w14:paraId="47048F6B" w14:textId="77777777" w:rsidR="00975CC4" w:rsidRPr="00794639" w:rsidRDefault="00975CC4" w:rsidP="00166AF3">
            <w:pPr>
              <w:pStyle w:val="TableBody"/>
              <w:widowControl w:val="0"/>
              <w:rPr>
                <w:del w:id="2437" w:author="Sevan Sirapian [2]" w:date="2018-11-26T11:12:00Z"/>
                <w:szCs w:val="18"/>
              </w:rPr>
            </w:pPr>
            <w:del w:id="2438" w:author="Sevan Sirapian [2]" w:date="2018-11-26T11:12:00Z">
              <w:r w:rsidRPr="00794639">
                <w:rPr>
                  <w:szCs w:val="18"/>
                </w:rPr>
                <w:tab/>
              </w:r>
              <w:r w:rsidRPr="00794639">
                <w:rPr>
                  <w:szCs w:val="18"/>
                </w:rPr>
                <w:tab/>
                <w:delText>"CC modification error"</w:delText>
              </w:r>
            </w:del>
          </w:p>
          <w:p w14:paraId="14FED5A3" w14:textId="77777777" w:rsidR="00975CC4" w:rsidRPr="00794639" w:rsidRDefault="00975CC4" w:rsidP="00166AF3">
            <w:pPr>
              <w:pStyle w:val="TableBody"/>
              <w:widowControl w:val="0"/>
              <w:rPr>
                <w:del w:id="2439" w:author="Sevan Sirapian [2]" w:date="2018-11-26T11:12:00Z"/>
                <w:szCs w:val="18"/>
              </w:rPr>
            </w:pPr>
            <w:del w:id="2440" w:author="Sevan Sirapian [2]" w:date="2018-11-26T11:12:00Z">
              <w:r w:rsidRPr="00794639">
                <w:rPr>
                  <w:szCs w:val="18"/>
                </w:rPr>
                <w:tab/>
              </w:r>
              <w:r w:rsidRPr="00794639">
                <w:rPr>
                  <w:szCs w:val="18"/>
                </w:rPr>
                <w:tab/>
                <w:delText>"CC release"</w:delText>
              </w:r>
            </w:del>
          </w:p>
          <w:p w14:paraId="0F5698EC" w14:textId="77777777" w:rsidR="00975CC4" w:rsidRPr="00794639" w:rsidRDefault="00975CC4" w:rsidP="00166AF3">
            <w:pPr>
              <w:pStyle w:val="TableBody"/>
              <w:widowControl w:val="0"/>
              <w:rPr>
                <w:del w:id="2441" w:author="Sevan Sirapian [2]" w:date="2018-11-26T11:12:00Z"/>
                <w:szCs w:val="18"/>
              </w:rPr>
            </w:pPr>
            <w:del w:id="2442" w:author="Sevan Sirapian [2]" w:date="2018-11-26T11:12:00Z">
              <w:r w:rsidRPr="00794639">
                <w:rPr>
                  <w:szCs w:val="18"/>
                </w:rPr>
                <w:tab/>
              </w:r>
              <w:r w:rsidRPr="00794639">
                <w:rPr>
                  <w:szCs w:val="18"/>
                </w:rPr>
                <w:tab/>
                <w:delText>"SM attach error"</w:delText>
              </w:r>
            </w:del>
          </w:p>
          <w:p w14:paraId="08354CE3" w14:textId="77777777" w:rsidR="00975CC4" w:rsidRPr="00794639" w:rsidRDefault="00975CC4" w:rsidP="00166AF3">
            <w:pPr>
              <w:pStyle w:val="TableBody"/>
              <w:widowControl w:val="0"/>
              <w:rPr>
                <w:del w:id="2443" w:author="Sevan Sirapian [2]" w:date="2018-11-26T11:12:00Z"/>
                <w:szCs w:val="18"/>
              </w:rPr>
            </w:pPr>
            <w:del w:id="2444" w:author="Sevan Sirapian [2]" w:date="2018-11-26T11:12:00Z">
              <w:r w:rsidRPr="00794639">
                <w:rPr>
                  <w:szCs w:val="18"/>
                </w:rPr>
                <w:tab/>
              </w:r>
              <w:r w:rsidRPr="00794639">
                <w:rPr>
                  <w:szCs w:val="18"/>
                </w:rPr>
                <w:tab/>
                <w:delText>"SM detach"</w:delText>
              </w:r>
            </w:del>
          </w:p>
          <w:p w14:paraId="7FD347F3" w14:textId="77777777" w:rsidR="00975CC4" w:rsidRPr="00794639" w:rsidRDefault="00975CC4" w:rsidP="00166AF3">
            <w:pPr>
              <w:pStyle w:val="TableBody"/>
              <w:widowControl w:val="0"/>
              <w:rPr>
                <w:del w:id="2445" w:author="Sevan Sirapian [2]" w:date="2018-11-26T11:12:00Z"/>
                <w:szCs w:val="18"/>
              </w:rPr>
            </w:pPr>
            <w:del w:id="2446" w:author="Sevan Sirapian [2]" w:date="2018-11-26T11:12:00Z">
              <w:r w:rsidRPr="00794639">
                <w:rPr>
                  <w:szCs w:val="18"/>
                </w:rPr>
                <w:tab/>
              </w:r>
              <w:r w:rsidRPr="00794639">
                <w:rPr>
                  <w:szCs w:val="18"/>
                </w:rPr>
                <w:tab/>
                <w:delText>"SM activation error"</w:delText>
              </w:r>
            </w:del>
          </w:p>
          <w:p w14:paraId="677C2AEA" w14:textId="77777777" w:rsidR="00975CC4" w:rsidRPr="00794639" w:rsidRDefault="00975CC4" w:rsidP="00166AF3">
            <w:pPr>
              <w:pStyle w:val="TableBody"/>
              <w:widowControl w:val="0"/>
              <w:rPr>
                <w:del w:id="2447" w:author="Sevan Sirapian [2]" w:date="2018-11-26T11:12:00Z"/>
                <w:szCs w:val="18"/>
              </w:rPr>
            </w:pPr>
            <w:del w:id="2448" w:author="Sevan Sirapian [2]" w:date="2018-11-26T11:12:00Z">
              <w:r w:rsidRPr="00794639">
                <w:rPr>
                  <w:szCs w:val="18"/>
                </w:rPr>
                <w:tab/>
              </w:r>
              <w:r w:rsidRPr="00794639">
                <w:rPr>
                  <w:szCs w:val="18"/>
                </w:rPr>
                <w:tab/>
                <w:delText>"SM deactivation"</w:delText>
              </w:r>
            </w:del>
          </w:p>
          <w:p w14:paraId="218733BE" w14:textId="77777777" w:rsidR="00975CC4" w:rsidRPr="00794639" w:rsidRDefault="00975CC4" w:rsidP="00166AF3">
            <w:pPr>
              <w:pStyle w:val="TableBody"/>
              <w:widowControl w:val="0"/>
              <w:rPr>
                <w:del w:id="2449" w:author="Sevan Sirapian [2]" w:date="2018-11-26T11:12:00Z"/>
                <w:szCs w:val="18"/>
              </w:rPr>
            </w:pPr>
            <w:del w:id="2450" w:author="Sevan Sirapian [2]" w:date="2018-11-26T11:12:00Z">
              <w:r w:rsidRPr="00794639">
                <w:rPr>
                  <w:szCs w:val="18"/>
                </w:rPr>
                <w:tab/>
              </w:r>
              <w:r w:rsidRPr="00794639">
                <w:rPr>
                  <w:szCs w:val="18"/>
                </w:rPr>
                <w:tab/>
                <w:delText>"SS network error cause"</w:delText>
              </w:r>
            </w:del>
          </w:p>
          <w:p w14:paraId="5AD8C69B" w14:textId="77777777" w:rsidR="00975CC4" w:rsidRPr="00794639" w:rsidRDefault="00975CC4" w:rsidP="00166AF3">
            <w:pPr>
              <w:pStyle w:val="TableBody"/>
              <w:widowControl w:val="0"/>
              <w:rPr>
                <w:del w:id="2451" w:author="Sevan Sirapian [2]" w:date="2018-11-26T11:12:00Z"/>
                <w:szCs w:val="18"/>
              </w:rPr>
            </w:pPr>
            <w:del w:id="2452" w:author="Sevan Sirapian [2]" w:date="2018-11-26T11:12:00Z">
              <w:r w:rsidRPr="00794639">
                <w:rPr>
                  <w:szCs w:val="18"/>
                </w:rPr>
                <w:tab/>
              </w:r>
              <w:r w:rsidRPr="00794639">
                <w:rPr>
                  <w:szCs w:val="18"/>
                </w:rPr>
                <w:tab/>
                <w:delText>"SS network reject cause"</w:delText>
              </w:r>
            </w:del>
          </w:p>
          <w:p w14:paraId="49480632" w14:textId="77777777" w:rsidR="00975CC4" w:rsidRPr="00794639" w:rsidRDefault="00975CC4" w:rsidP="00166AF3">
            <w:pPr>
              <w:pStyle w:val="TableBody"/>
              <w:widowControl w:val="0"/>
              <w:rPr>
                <w:del w:id="2453" w:author="Sevan Sirapian [2]" w:date="2018-11-26T11:12:00Z"/>
                <w:szCs w:val="18"/>
              </w:rPr>
            </w:pPr>
            <w:del w:id="2454" w:author="Sevan Sirapian [2]" w:date="2018-11-26T11:12:00Z">
              <w:r w:rsidRPr="00794639">
                <w:rPr>
                  <w:szCs w:val="18"/>
                </w:rPr>
                <w:tab/>
              </w:r>
              <w:r w:rsidRPr="00794639">
                <w:rPr>
                  <w:szCs w:val="18"/>
                </w:rPr>
                <w:tab/>
                <w:delText>"SS network GSM cause"</w:delText>
              </w:r>
            </w:del>
          </w:p>
          <w:p w14:paraId="6B22767E" w14:textId="77777777" w:rsidR="00975CC4" w:rsidRPr="00794639" w:rsidRDefault="00975CC4" w:rsidP="004651D1">
            <w:pPr>
              <w:pStyle w:val="TableBody"/>
              <w:rPr>
                <w:del w:id="2455" w:author="Sevan Sirapian [2]" w:date="2018-11-26T11:12:00Z"/>
              </w:rPr>
            </w:pPr>
          </w:p>
          <w:p w14:paraId="45ADE15E" w14:textId="77777777" w:rsidR="00975CC4" w:rsidRPr="00794639" w:rsidRDefault="00975CC4" w:rsidP="00166AF3">
            <w:pPr>
              <w:pStyle w:val="TableBody"/>
              <w:rPr>
                <w:del w:id="2456" w:author="Sevan Sirapian [2]" w:date="2018-11-26T11:12:00Z"/>
              </w:rPr>
            </w:pPr>
            <w:del w:id="2457" w:author="Sevan Sirapian [2]" w:date="2018-11-26T11:12:00Z">
              <w:r w:rsidRPr="00794639">
                <w:rPr>
                  <w:b/>
                </w:rPr>
                <w:delText>&lt;cause&gt;</w:delText>
              </w:r>
              <w:r w:rsidRPr="00794639">
                <w:tab/>
                <w:delText>Digit representing the error cause sent internally or</w:delText>
              </w:r>
            </w:del>
            <w:ins w:id="2458" w:author="Sevan Sirapian [2]" w:date="2018-11-26T11:12:00Z">
              <w:r w:rsidR="008F4BBB">
                <w:rPr>
                  <w:snapToGrid w:val="0"/>
                  <w:szCs w:val="18"/>
                </w:rPr>
                <w:t xml:space="preserve"> information given</w:t>
              </w:r>
            </w:ins>
            <w:r w:rsidR="008F4BBB">
              <w:rPr>
                <w:snapToGrid w:val="0"/>
                <w:szCs w:val="18"/>
              </w:rPr>
              <w:t xml:space="preserve"> by the network</w:t>
            </w:r>
            <w:del w:id="2459" w:author="Sevan Sirapian [2]" w:date="2018-11-26T11:12:00Z">
              <w:r w:rsidRPr="00794639">
                <w:delText xml:space="preserve">. Refer to </w:delText>
              </w:r>
              <w:r w:rsidRPr="00794639">
                <w:fldChar w:fldCharType="begin"/>
              </w:r>
              <w:r w:rsidRPr="00794639">
                <w:delInstrText xml:space="preserve"> REF _Ref399242088 \w \h  \* MERGEFORMAT </w:delInstrText>
              </w:r>
              <w:r w:rsidRPr="00794639">
                <w:fldChar w:fldCharType="separate"/>
              </w:r>
              <w:r w:rsidR="009E1052" w:rsidRPr="00794639">
                <w:delText>12.3.2</w:delText>
              </w:r>
              <w:r w:rsidRPr="00794639">
                <w:fldChar w:fldCharType="end"/>
              </w:r>
              <w:r w:rsidRPr="00794639">
                <w:delText xml:space="preserve"> </w:delText>
              </w:r>
              <w:r w:rsidRPr="00794639">
                <w:fldChar w:fldCharType="begin"/>
              </w:r>
              <w:r w:rsidRPr="00794639">
                <w:delInstrText xml:space="preserve"> REF _Ref399242088 \h  \* MERGEFORMAT </w:delInstrText>
              </w:r>
              <w:r w:rsidRPr="00794639">
                <w:fldChar w:fldCharType="separate"/>
              </w:r>
              <w:r w:rsidR="009E1052" w:rsidRPr="00794639">
                <w:delText>CEER Error Codes</w:delText>
              </w:r>
              <w:r w:rsidRPr="00794639">
                <w:fldChar w:fldCharType="end"/>
              </w:r>
              <w:r w:rsidRPr="00794639">
                <w:delText xml:space="preserve"> for more information.</w:delText>
              </w:r>
            </w:del>
          </w:p>
          <w:p w14:paraId="3AABA785" w14:textId="77777777" w:rsidR="00975CC4" w:rsidRPr="000656F8" w:rsidRDefault="00975CC4" w:rsidP="00CF5A45">
            <w:pPr>
              <w:pStyle w:val="TableBody"/>
              <w:rPr>
                <w:del w:id="2460" w:author="Sevan Sirapian [2]" w:date="2018-11-26T11:12:00Z"/>
              </w:rPr>
            </w:pPr>
          </w:p>
          <w:p w14:paraId="6B73BC3E" w14:textId="275B8FC5" w:rsidR="00975CC4" w:rsidDel="00B36F36" w:rsidRDefault="00975CC4" w:rsidP="008F4BBB">
            <w:pPr>
              <w:pStyle w:val="TableBody"/>
              <w:widowControl w:val="0"/>
              <w:rPr>
                <w:ins w:id="2461" w:author="Sevan Sirapian [2]" w:date="2018-11-26T11:12:00Z"/>
                <w:del w:id="2462" w:author="Elaine Baricante" w:date="2018-11-26T15:43:00Z"/>
              </w:rPr>
            </w:pPr>
            <w:del w:id="2463" w:author="Sevan Sirapian [2]" w:date="2018-11-26T11:12:00Z">
              <w:r w:rsidRPr="000656F8">
                <w:rPr>
                  <w:b/>
                  <w:szCs w:val="18"/>
                </w:rPr>
                <w:delText>&lt;description&gt;</w:delText>
              </w:r>
              <w:r w:rsidRPr="007E4A1F">
                <w:rPr>
                  <w:szCs w:val="18"/>
                </w:rPr>
                <w:tab/>
                <w:delText>Verbose string containing the</w:delText>
              </w:r>
            </w:del>
            <w:ins w:id="2464" w:author="Sevan Sirapian [2]" w:date="2018-11-26T11:12:00Z">
              <w:del w:id="2465" w:author="Elaine Baricante" w:date="2018-11-26T19:00:00Z">
                <w:r w:rsidR="008F4BBB" w:rsidDel="008B34C5">
                  <w:rPr>
                    <w:snapToGrid w:val="0"/>
                    <w:szCs w:val="18"/>
                  </w:rPr>
                  <w:delText>,</w:delText>
                </w:r>
              </w:del>
              <w:r w:rsidR="008F4BBB">
                <w:rPr>
                  <w:snapToGrid w:val="0"/>
                  <w:szCs w:val="18"/>
                </w:rPr>
                <w:t xml:space="preserve"> in</w:t>
              </w:r>
            </w:ins>
            <w:r w:rsidR="008F4BBB">
              <w:rPr>
                <w:snapToGrid w:val="0"/>
                <w:szCs w:val="18"/>
              </w:rPr>
              <w:t xml:space="preserve"> text</w:t>
            </w:r>
            <w:del w:id="2466" w:author="Elaine Baricante" w:date="2018-11-26T19:01:00Z">
              <w:r w:rsidR="008F4BBB" w:rsidDel="008B34C5">
                <w:rPr>
                  <w:snapToGrid w:val="0"/>
                  <w:szCs w:val="18"/>
                </w:rPr>
                <w:delText>ual</w:delText>
              </w:r>
            </w:del>
            <w:r w:rsidR="008F4BBB">
              <w:rPr>
                <w:snapToGrid w:val="0"/>
                <w:szCs w:val="18"/>
              </w:rPr>
              <w:t xml:space="preserve"> </w:t>
            </w:r>
            <w:del w:id="2467" w:author="Sevan Sirapian [2]" w:date="2018-11-26T11:12:00Z">
              <w:r w:rsidRPr="007E4A1F">
                <w:rPr>
                  <w:szCs w:val="18"/>
                </w:rPr>
                <w:delText xml:space="preserve">representation of &lt;cause&gt;. </w:delText>
              </w:r>
              <w:r w:rsidRPr="007E4A1F">
                <w:delText xml:space="preserve">Refer to </w:delText>
              </w:r>
              <w:r w:rsidRPr="00794639">
                <w:fldChar w:fldCharType="begin"/>
              </w:r>
              <w:r w:rsidRPr="00794639">
                <w:delInstrText xml:space="preserve"> REF _Ref399242088 \w \h  \* MERGEFORMAT </w:delInstrText>
              </w:r>
              <w:r w:rsidRPr="00794639">
                <w:fldChar w:fldCharType="separate"/>
              </w:r>
              <w:r w:rsidR="009E1052" w:rsidRPr="00794639">
                <w:delText>12.3.2</w:delText>
              </w:r>
              <w:r w:rsidRPr="00794639">
                <w:fldChar w:fldCharType="end"/>
              </w:r>
              <w:r w:rsidRPr="00794639">
                <w:delText xml:space="preserve"> </w:delText>
              </w:r>
              <w:r w:rsidRPr="00794639">
                <w:fldChar w:fldCharType="begin"/>
              </w:r>
              <w:r w:rsidRPr="00794639">
                <w:delInstrText xml:space="preserve"> REF _Ref399242088 \h  \* MERGEFORMAT </w:delInstrText>
              </w:r>
              <w:r w:rsidRPr="00794639">
                <w:fldChar w:fldCharType="separate"/>
              </w:r>
              <w:r w:rsidR="009E1052" w:rsidRPr="00794639">
                <w:delText>CEER Error Codes</w:delText>
              </w:r>
              <w:r w:rsidRPr="00794639">
                <w:fldChar w:fldCharType="end"/>
              </w:r>
              <w:r w:rsidRPr="00794639">
                <w:delText xml:space="preserve"> </w:delText>
              </w:r>
              <w:r w:rsidRPr="00794639">
                <w:rPr>
                  <w:szCs w:val="18"/>
                </w:rPr>
                <w:delText>for more information.</w:delText>
              </w:r>
            </w:del>
            <w:ins w:id="2468" w:author="Sevan Sirapian [2]" w:date="2018-11-26T11:12:00Z">
              <w:r w:rsidR="008F4BBB">
                <w:rPr>
                  <w:snapToGrid w:val="0"/>
                  <w:szCs w:val="18"/>
                </w:rPr>
                <w:t xml:space="preserve">format. </w:t>
              </w:r>
              <w:r w:rsidR="008F4BBB">
                <w:t>Empty if no report</w:t>
              </w:r>
            </w:ins>
            <w:ins w:id="2469" w:author="Elaine Baricante" w:date="2018-11-26T19:01:00Z">
              <w:r w:rsidR="008B34C5">
                <w:t xml:space="preserve"> is</w:t>
              </w:r>
            </w:ins>
            <w:ins w:id="2470" w:author="Sevan Sirapian [2]" w:date="2018-11-26T11:12:00Z">
              <w:r w:rsidR="008F4BBB">
                <w:t xml:space="preserve"> available.</w:t>
              </w:r>
              <w:commentRangeEnd w:id="2427"/>
              <w:r w:rsidR="008F4BBB">
                <w:rPr>
                  <w:rStyle w:val="CommentReference"/>
                  <w:rFonts w:ascii="Verdana" w:hAnsi="Verdana" w:cs="Times New Roman"/>
                  <w:lang w:eastAsia="en-US"/>
                </w:rPr>
                <w:commentReference w:id="2427"/>
              </w:r>
            </w:ins>
            <w:ins w:id="2471" w:author="Elaine Baricante" w:date="2018-11-26T19:01:00Z">
              <w:r w:rsidR="008B34C5">
                <w:t xml:space="preserve"> </w:t>
              </w:r>
            </w:ins>
          </w:p>
          <w:p w14:paraId="6E823FDB" w14:textId="1C692E0A" w:rsidR="008F4BBB" w:rsidDel="008B34C5" w:rsidRDefault="008F4BBB" w:rsidP="008F4BBB">
            <w:pPr>
              <w:pStyle w:val="TableBody"/>
              <w:widowControl w:val="0"/>
              <w:rPr>
                <w:ins w:id="2472" w:author="Sevan Sirapian [2]" w:date="2018-11-26T11:12:00Z"/>
                <w:del w:id="2473" w:author="Elaine Baricante" w:date="2018-11-26T19:01:00Z"/>
              </w:rPr>
            </w:pPr>
          </w:p>
          <w:p w14:paraId="0E5346ED" w14:textId="483FAFFF" w:rsidR="008F4BBB" w:rsidRPr="00794639" w:rsidDel="00B36F36" w:rsidRDefault="008F4BBB" w:rsidP="00DF20AD">
            <w:pPr>
              <w:pStyle w:val="TableBody"/>
              <w:widowControl w:val="0"/>
              <w:rPr>
                <w:ins w:id="2474" w:author="Sevan Sirapian [2]" w:date="2018-11-26T11:12:00Z"/>
                <w:del w:id="2475" w:author="Elaine Baricante" w:date="2018-11-26T15:43:00Z"/>
              </w:rPr>
            </w:pPr>
            <w:ins w:id="2476" w:author="Sevan Sirapian [2]" w:date="2018-11-26T11:12:00Z">
              <w:r>
                <w:t xml:space="preserve">Possible &lt;report&gt; </w:t>
              </w:r>
              <w:r w:rsidR="003A741D">
                <w:t xml:space="preserve">values are listed in </w:t>
              </w:r>
              <w:r w:rsidR="003A741D">
                <w:fldChar w:fldCharType="begin"/>
              </w:r>
              <w:r w:rsidR="003A741D">
                <w:instrText xml:space="preserve"> REF _Ref399242088 \w \h </w:instrText>
              </w:r>
            </w:ins>
            <w:ins w:id="2477" w:author="Sevan Sirapian [2]" w:date="2018-11-26T11:12:00Z">
              <w:r w:rsidR="003A741D">
                <w:fldChar w:fldCharType="separate"/>
              </w:r>
            </w:ins>
            <w:ins w:id="2478" w:author="Elaine Baricante" w:date="2018-11-27T10:41:00Z">
              <w:r w:rsidR="003C1515">
                <w:t>12.3.2</w:t>
              </w:r>
            </w:ins>
            <w:ins w:id="2479" w:author="Sevan Sirapian [2]" w:date="2018-11-26T11:12:00Z">
              <w:del w:id="2480" w:author="Elaine Baricante" w:date="2018-11-26T15:44:00Z">
                <w:r w:rsidR="003A741D" w:rsidDel="00B36F36">
                  <w:delText>13.3.2</w:delText>
                </w:r>
              </w:del>
              <w:r w:rsidR="003A741D">
                <w:fldChar w:fldCharType="end"/>
              </w:r>
              <w:r w:rsidR="003A741D">
                <w:t xml:space="preserve"> </w:t>
              </w:r>
              <w:r w:rsidR="003A741D">
                <w:fldChar w:fldCharType="begin"/>
              </w:r>
              <w:r w:rsidR="003A741D">
                <w:instrText xml:space="preserve"> REF _Ref399242088 \h </w:instrText>
              </w:r>
            </w:ins>
            <w:ins w:id="2481" w:author="Sevan Sirapian [2]" w:date="2018-11-26T11:12:00Z">
              <w:r w:rsidR="003A741D">
                <w:fldChar w:fldCharType="separate"/>
              </w:r>
            </w:ins>
            <w:ins w:id="2482" w:author="Elaine Baricante" w:date="2018-11-27T10:41:00Z">
              <w:r w:rsidR="003C1515" w:rsidRPr="00794639">
                <w:t>CEER Error Codes</w:t>
              </w:r>
            </w:ins>
            <w:ins w:id="2483" w:author="Sevan Sirapian [2]" w:date="2018-11-26T11:12:00Z">
              <w:r w:rsidR="003A741D">
                <w:fldChar w:fldCharType="end"/>
              </w:r>
            </w:ins>
            <w:ins w:id="2484" w:author="Elaine Baricante" w:date="2018-11-26T15:43:00Z">
              <w:r w:rsidR="00B36F36">
                <w:rPr>
                  <w:szCs w:val="18"/>
                </w:rPr>
                <w:t>.</w:t>
              </w:r>
            </w:ins>
          </w:p>
          <w:p w14:paraId="3FBD9180" w14:textId="63AB9301" w:rsidR="00975CC4" w:rsidRPr="000656F8" w:rsidRDefault="00975CC4" w:rsidP="00166AF3">
            <w:pPr>
              <w:pStyle w:val="TableBody"/>
              <w:widowControl w:val="0"/>
              <w:rPr>
                <w:szCs w:val="18"/>
              </w:rPr>
            </w:pPr>
          </w:p>
        </w:tc>
      </w:tr>
      <w:tr w:rsidR="009B543D" w:rsidRPr="00794639" w14:paraId="6EB88BA4" w14:textId="77777777" w:rsidTr="00170927">
        <w:trPr>
          <w:cantSplit w:val="0"/>
          <w:trHeight w:val="65"/>
        </w:trPr>
        <w:tc>
          <w:tcPr>
            <w:tcW w:w="0" w:type="dxa"/>
          </w:tcPr>
          <w:p w14:paraId="5B403943" w14:textId="41D06794" w:rsidR="009B543D" w:rsidRPr="00794639" w:rsidRDefault="009B543D" w:rsidP="004651D1">
            <w:pPr>
              <w:pStyle w:val="TableBody"/>
            </w:pPr>
            <w:bookmarkStart w:id="2485" w:name="_Toc489457021"/>
            <w:bookmarkStart w:id="2486" w:name="_Toc503184404"/>
            <w:bookmarkStart w:id="2487" w:name="_Toc503190425"/>
            <w:bookmarkStart w:id="2488" w:name="_Toc503196446"/>
            <w:bookmarkStart w:id="2489" w:name="_Toc503202467"/>
            <w:bookmarkStart w:id="2490" w:name="_Toc489457057"/>
            <w:bookmarkStart w:id="2491" w:name="_Toc503184440"/>
            <w:bookmarkStart w:id="2492" w:name="_Toc503190461"/>
            <w:bookmarkStart w:id="2493" w:name="_Toc503196482"/>
            <w:bookmarkStart w:id="2494" w:name="_Toc503202503"/>
            <w:bookmarkEnd w:id="2485"/>
            <w:bookmarkEnd w:id="2486"/>
            <w:bookmarkEnd w:id="2487"/>
            <w:bookmarkEnd w:id="2488"/>
            <w:bookmarkEnd w:id="2489"/>
            <w:bookmarkEnd w:id="2490"/>
            <w:bookmarkEnd w:id="2491"/>
            <w:bookmarkEnd w:id="2492"/>
            <w:bookmarkEnd w:id="2493"/>
            <w:bookmarkEnd w:id="2494"/>
            <w:r w:rsidRPr="00794639">
              <w:rPr>
                <w:u w:val="single"/>
              </w:rPr>
              <w:t>Reference</w:t>
            </w:r>
          </w:p>
        </w:tc>
        <w:tc>
          <w:tcPr>
            <w:tcW w:w="7269" w:type="dxa"/>
          </w:tcPr>
          <w:p w14:paraId="49E19907" w14:textId="1B7BBC44" w:rsidR="009B543D" w:rsidRPr="00794639" w:rsidRDefault="00CF5A45" w:rsidP="004651D1">
            <w:pPr>
              <w:pStyle w:val="TableBody"/>
            </w:pPr>
            <w:r w:rsidRPr="00794639">
              <w:t>27.007 Rev12</w:t>
            </w:r>
          </w:p>
        </w:tc>
      </w:tr>
    </w:tbl>
    <w:p w14:paraId="588A91FB" w14:textId="77777777" w:rsidR="009B543D" w:rsidRPr="00794639" w:rsidRDefault="009B543D" w:rsidP="000124AC">
      <w:pPr>
        <w:pStyle w:val="Heading2"/>
        <w:rPr>
          <w:rFonts w:eastAsia="Times New Roman"/>
        </w:rPr>
      </w:pPr>
      <w:bookmarkStart w:id="2495" w:name="_Ref518318460"/>
      <w:bookmarkStart w:id="2496" w:name="_Toc531700584"/>
      <w:r w:rsidRPr="00794639">
        <w:rPr>
          <w:rFonts w:eastAsia="Times New Roman"/>
        </w:rPr>
        <w:t>+CMEE Command: Report Mobile Termination Error</w:t>
      </w:r>
      <w:bookmarkEnd w:id="2495"/>
      <w:bookmarkEnd w:id="2496"/>
    </w:p>
    <w:tbl>
      <w:tblPr>
        <w:tblStyle w:val="TableSWIleft"/>
        <w:tblW w:w="4986" w:type="pct"/>
        <w:tblLook w:val="04A0" w:firstRow="1" w:lastRow="0" w:firstColumn="1" w:lastColumn="0" w:noHBand="0" w:noVBand="1"/>
      </w:tblPr>
      <w:tblGrid>
        <w:gridCol w:w="1708"/>
        <w:gridCol w:w="7290"/>
      </w:tblGrid>
      <w:tr w:rsidR="00CF5A45" w:rsidRPr="00794639" w14:paraId="7C1F1DC0" w14:textId="77777777" w:rsidTr="00170927">
        <w:trPr>
          <w:cnfStyle w:val="100000000000" w:firstRow="1" w:lastRow="0" w:firstColumn="0" w:lastColumn="0" w:oddVBand="0" w:evenVBand="0" w:oddHBand="0" w:evenHBand="0" w:firstRowFirstColumn="0" w:firstRowLastColumn="0" w:lastRowFirstColumn="0" w:lastRowLastColumn="0"/>
        </w:trPr>
        <w:tc>
          <w:tcPr>
            <w:tcW w:w="0" w:type="pct"/>
            <w:gridSpan w:val="2"/>
            <w:hideMark/>
          </w:tcPr>
          <w:p w14:paraId="570F2C30" w14:textId="5BDBA2E5" w:rsidR="009B543D" w:rsidRPr="00794639" w:rsidRDefault="00CF5A45" w:rsidP="004651D1">
            <w:pPr>
              <w:pStyle w:val="TableColumnHead"/>
              <w:spacing w:before="144" w:after="144"/>
            </w:pPr>
            <w:r w:rsidRPr="00794639">
              <w:t>HL7800</w:t>
            </w:r>
          </w:p>
        </w:tc>
      </w:tr>
      <w:tr w:rsidR="00CF5A45" w:rsidRPr="00794639" w14:paraId="6D53C565" w14:textId="77777777" w:rsidTr="00170927">
        <w:trPr>
          <w:trHeight w:val="1257"/>
        </w:trPr>
        <w:tc>
          <w:tcPr>
            <w:tcW w:w="949" w:type="pct"/>
            <w:hideMark/>
          </w:tcPr>
          <w:p w14:paraId="50C559AB" w14:textId="77777777" w:rsidR="009B543D" w:rsidRPr="00794639" w:rsidRDefault="009B543D" w:rsidP="004651D1">
            <w:pPr>
              <w:pStyle w:val="tablebody0"/>
              <w:keepNext/>
              <w:rPr>
                <w:lang w:val="en-US"/>
              </w:rPr>
            </w:pPr>
            <w:r w:rsidRPr="00794639">
              <w:rPr>
                <w:i/>
                <w:iCs/>
                <w:lang w:val="en-US"/>
              </w:rPr>
              <w:t>Test command</w:t>
            </w:r>
          </w:p>
          <w:p w14:paraId="3E0DC5F8" w14:textId="77777777" w:rsidR="009B543D" w:rsidRPr="00794639" w:rsidRDefault="009B543D" w:rsidP="004651D1">
            <w:pPr>
              <w:pStyle w:val="tablebody0"/>
              <w:keepNext/>
              <w:rPr>
                <w:lang w:val="en-US"/>
              </w:rPr>
            </w:pPr>
            <w:r w:rsidRPr="00794639">
              <w:rPr>
                <w:lang w:val="en-US"/>
              </w:rPr>
              <w:t> </w:t>
            </w:r>
          </w:p>
          <w:p w14:paraId="3170948F" w14:textId="77777777" w:rsidR="009B543D" w:rsidRPr="00794639" w:rsidRDefault="009B543D" w:rsidP="004651D1">
            <w:pPr>
              <w:pStyle w:val="tablebody0"/>
              <w:keepNext/>
              <w:rPr>
                <w:lang w:val="en-US"/>
              </w:rPr>
            </w:pPr>
            <w:r w:rsidRPr="00794639">
              <w:rPr>
                <w:u w:val="single"/>
                <w:lang w:val="en-US"/>
              </w:rPr>
              <w:t>Syntax</w:t>
            </w:r>
          </w:p>
          <w:p w14:paraId="47000725" w14:textId="77777777" w:rsidR="009B543D" w:rsidRPr="00794639" w:rsidRDefault="009B543D" w:rsidP="004651D1">
            <w:pPr>
              <w:pStyle w:val="tablebody0"/>
              <w:keepNext/>
              <w:rPr>
                <w:lang w:val="en-US"/>
              </w:rPr>
            </w:pPr>
            <w:r w:rsidRPr="00794639">
              <w:rPr>
                <w:b/>
                <w:bCs/>
                <w:lang w:val="en-US"/>
              </w:rPr>
              <w:t>AT+CMEE=?</w:t>
            </w:r>
          </w:p>
        </w:tc>
        <w:tc>
          <w:tcPr>
            <w:tcW w:w="4051" w:type="pct"/>
            <w:hideMark/>
          </w:tcPr>
          <w:p w14:paraId="671EDE12" w14:textId="77777777" w:rsidR="009B543D" w:rsidRPr="00794639" w:rsidRDefault="009B543D" w:rsidP="004651D1">
            <w:pPr>
              <w:pStyle w:val="tablebody0"/>
              <w:keepNext/>
              <w:rPr>
                <w:lang w:val="en-US"/>
              </w:rPr>
            </w:pPr>
            <w:r w:rsidRPr="00794639">
              <w:rPr>
                <w:lang w:val="en-US"/>
              </w:rPr>
              <w:t> </w:t>
            </w:r>
          </w:p>
          <w:p w14:paraId="263A4B42" w14:textId="77777777" w:rsidR="009B543D" w:rsidRPr="00794639" w:rsidRDefault="009B543D" w:rsidP="004651D1">
            <w:pPr>
              <w:pStyle w:val="tablebody0"/>
              <w:keepNext/>
              <w:rPr>
                <w:lang w:val="en-US"/>
              </w:rPr>
            </w:pPr>
            <w:r w:rsidRPr="00794639">
              <w:rPr>
                <w:lang w:val="en-US"/>
              </w:rPr>
              <w:t> </w:t>
            </w:r>
          </w:p>
          <w:p w14:paraId="2565D9FA" w14:textId="77777777" w:rsidR="009B543D" w:rsidRPr="00794639" w:rsidRDefault="009B543D" w:rsidP="004651D1">
            <w:pPr>
              <w:pStyle w:val="tablebody0"/>
              <w:keepNext/>
              <w:rPr>
                <w:lang w:val="en-US"/>
              </w:rPr>
            </w:pPr>
            <w:r w:rsidRPr="00794639">
              <w:rPr>
                <w:u w:val="single"/>
                <w:lang w:val="en-US"/>
              </w:rPr>
              <w:t>Response</w:t>
            </w:r>
          </w:p>
          <w:p w14:paraId="4F680BBC" w14:textId="77777777" w:rsidR="009B543D" w:rsidRPr="00794639" w:rsidRDefault="009B543D" w:rsidP="004651D1">
            <w:pPr>
              <w:pStyle w:val="tablebody0"/>
              <w:keepNext/>
              <w:rPr>
                <w:lang w:val="en-US"/>
              </w:rPr>
            </w:pPr>
            <w:r w:rsidRPr="00794639">
              <w:rPr>
                <w:b/>
                <w:bCs/>
                <w:lang w:val="en-US"/>
              </w:rPr>
              <w:t>+CMEE:</w:t>
            </w:r>
            <w:r w:rsidRPr="00794639">
              <w:rPr>
                <w:lang w:val="en-US"/>
              </w:rPr>
              <w:t xml:space="preserve"> (list of supported </w:t>
            </w:r>
            <w:r w:rsidRPr="00794639">
              <w:rPr>
                <w:b/>
                <w:bCs/>
                <w:lang w:val="en-US"/>
              </w:rPr>
              <w:t>&lt;n&gt;</w:t>
            </w:r>
            <w:r w:rsidRPr="00794639">
              <w:rPr>
                <w:lang w:val="en-US"/>
              </w:rPr>
              <w:t>s)</w:t>
            </w:r>
          </w:p>
          <w:p w14:paraId="659702D0" w14:textId="77777777" w:rsidR="009B543D" w:rsidRPr="00794639" w:rsidRDefault="009B543D" w:rsidP="004651D1">
            <w:pPr>
              <w:pStyle w:val="tablebody0"/>
              <w:keepNext/>
              <w:rPr>
                <w:lang w:val="en-US"/>
              </w:rPr>
            </w:pPr>
            <w:r w:rsidRPr="00794639">
              <w:rPr>
                <w:b/>
                <w:bCs/>
                <w:lang w:val="en-US"/>
              </w:rPr>
              <w:t>OK</w:t>
            </w:r>
          </w:p>
        </w:tc>
      </w:tr>
      <w:tr w:rsidR="00CF5A45" w:rsidRPr="00794639" w14:paraId="5B2BE769" w14:textId="77777777" w:rsidTr="00170927">
        <w:trPr>
          <w:trHeight w:val="1257"/>
        </w:trPr>
        <w:tc>
          <w:tcPr>
            <w:tcW w:w="949" w:type="pct"/>
            <w:hideMark/>
          </w:tcPr>
          <w:p w14:paraId="41C899BE" w14:textId="77777777" w:rsidR="009B543D" w:rsidRPr="00794639" w:rsidRDefault="009B543D" w:rsidP="004651D1">
            <w:pPr>
              <w:pStyle w:val="tablebody0"/>
              <w:keepNext/>
              <w:rPr>
                <w:lang w:val="en-US"/>
              </w:rPr>
            </w:pPr>
            <w:r w:rsidRPr="00794639">
              <w:rPr>
                <w:i/>
                <w:iCs/>
                <w:lang w:val="en-US"/>
              </w:rPr>
              <w:t>Read command</w:t>
            </w:r>
          </w:p>
          <w:p w14:paraId="47BEF726" w14:textId="77777777" w:rsidR="009B543D" w:rsidRPr="00794639" w:rsidRDefault="009B543D" w:rsidP="004651D1">
            <w:pPr>
              <w:pStyle w:val="tablebody0"/>
              <w:keepNext/>
              <w:rPr>
                <w:lang w:val="en-US"/>
              </w:rPr>
            </w:pPr>
            <w:r w:rsidRPr="00794639">
              <w:rPr>
                <w:lang w:val="en-US"/>
              </w:rPr>
              <w:t> </w:t>
            </w:r>
          </w:p>
          <w:p w14:paraId="041C4094" w14:textId="77777777" w:rsidR="009B543D" w:rsidRPr="00794639" w:rsidRDefault="009B543D" w:rsidP="004651D1">
            <w:pPr>
              <w:pStyle w:val="tablebody0"/>
              <w:keepNext/>
              <w:rPr>
                <w:lang w:val="en-US"/>
              </w:rPr>
            </w:pPr>
            <w:r w:rsidRPr="00794639">
              <w:rPr>
                <w:u w:val="single"/>
                <w:lang w:val="en-US"/>
              </w:rPr>
              <w:t>Syntax</w:t>
            </w:r>
          </w:p>
          <w:p w14:paraId="4AE62417" w14:textId="77777777" w:rsidR="009B543D" w:rsidRPr="00794639" w:rsidRDefault="009B543D" w:rsidP="004651D1">
            <w:pPr>
              <w:pStyle w:val="tablebody0"/>
              <w:keepNext/>
              <w:rPr>
                <w:lang w:val="en-US"/>
              </w:rPr>
            </w:pPr>
            <w:r w:rsidRPr="00794639">
              <w:rPr>
                <w:b/>
                <w:bCs/>
                <w:lang w:val="en-US"/>
              </w:rPr>
              <w:t>AT+CMEE?</w:t>
            </w:r>
          </w:p>
        </w:tc>
        <w:tc>
          <w:tcPr>
            <w:tcW w:w="4051" w:type="pct"/>
            <w:hideMark/>
          </w:tcPr>
          <w:p w14:paraId="7A035447" w14:textId="77777777" w:rsidR="009B543D" w:rsidRPr="00794639" w:rsidRDefault="009B543D" w:rsidP="004651D1">
            <w:pPr>
              <w:pStyle w:val="tablebody0"/>
              <w:keepNext/>
              <w:rPr>
                <w:lang w:val="en-US"/>
              </w:rPr>
            </w:pPr>
            <w:r w:rsidRPr="00794639">
              <w:rPr>
                <w:lang w:val="en-US"/>
              </w:rPr>
              <w:t> </w:t>
            </w:r>
          </w:p>
          <w:p w14:paraId="6CC52465" w14:textId="77777777" w:rsidR="009B543D" w:rsidRPr="00794639" w:rsidRDefault="009B543D" w:rsidP="004651D1">
            <w:pPr>
              <w:pStyle w:val="tablebody0"/>
              <w:keepNext/>
              <w:rPr>
                <w:lang w:val="en-US"/>
              </w:rPr>
            </w:pPr>
            <w:r w:rsidRPr="00794639">
              <w:rPr>
                <w:lang w:val="en-US"/>
              </w:rPr>
              <w:t> </w:t>
            </w:r>
          </w:p>
          <w:p w14:paraId="62123997" w14:textId="77777777" w:rsidR="009B543D" w:rsidRPr="00794639" w:rsidRDefault="009B543D" w:rsidP="004651D1">
            <w:pPr>
              <w:pStyle w:val="tablebody0"/>
              <w:keepNext/>
              <w:rPr>
                <w:lang w:val="en-US"/>
              </w:rPr>
            </w:pPr>
            <w:r w:rsidRPr="00794639">
              <w:rPr>
                <w:u w:val="single"/>
                <w:lang w:val="en-US"/>
              </w:rPr>
              <w:t>Response</w:t>
            </w:r>
          </w:p>
          <w:p w14:paraId="70383C48" w14:textId="77777777" w:rsidR="009B543D" w:rsidRPr="00794639" w:rsidRDefault="009B543D" w:rsidP="004651D1">
            <w:pPr>
              <w:pStyle w:val="tablebody0"/>
              <w:keepNext/>
              <w:rPr>
                <w:lang w:val="en-US"/>
              </w:rPr>
            </w:pPr>
            <w:r w:rsidRPr="00794639">
              <w:rPr>
                <w:b/>
                <w:bCs/>
                <w:lang w:val="en-US"/>
              </w:rPr>
              <w:t>+CMEE: &lt;n&gt;</w:t>
            </w:r>
          </w:p>
          <w:p w14:paraId="386D7B9C" w14:textId="77777777" w:rsidR="009B543D" w:rsidRPr="00794639" w:rsidRDefault="009B543D" w:rsidP="004651D1">
            <w:pPr>
              <w:pStyle w:val="tablebody0"/>
              <w:keepNext/>
              <w:rPr>
                <w:lang w:val="en-US"/>
              </w:rPr>
            </w:pPr>
            <w:r w:rsidRPr="00794639">
              <w:rPr>
                <w:b/>
                <w:bCs/>
                <w:lang w:val="en-US"/>
              </w:rPr>
              <w:t>OK</w:t>
            </w:r>
          </w:p>
        </w:tc>
      </w:tr>
      <w:tr w:rsidR="00CF5A45" w:rsidRPr="00794639" w14:paraId="1F32D570" w14:textId="77777777" w:rsidTr="00170927">
        <w:trPr>
          <w:trHeight w:val="1257"/>
        </w:trPr>
        <w:tc>
          <w:tcPr>
            <w:tcW w:w="949" w:type="pct"/>
            <w:hideMark/>
          </w:tcPr>
          <w:p w14:paraId="3E599BE2" w14:textId="1731FE92" w:rsidR="009B543D" w:rsidRPr="00794639" w:rsidRDefault="00CF5A45">
            <w:pPr>
              <w:pStyle w:val="tablebody0"/>
              <w:rPr>
                <w:lang w:val="en-US"/>
              </w:rPr>
            </w:pPr>
            <w:r w:rsidRPr="00794639">
              <w:rPr>
                <w:i/>
                <w:iCs/>
                <w:lang w:val="en-US"/>
              </w:rPr>
              <w:t>Execute</w:t>
            </w:r>
            <w:r w:rsidR="009B543D" w:rsidRPr="00794639">
              <w:rPr>
                <w:i/>
                <w:iCs/>
                <w:lang w:val="en-US"/>
              </w:rPr>
              <w:t xml:space="preserve"> command</w:t>
            </w:r>
          </w:p>
          <w:p w14:paraId="0EBE06CB" w14:textId="77777777" w:rsidR="009B543D" w:rsidRPr="00794639" w:rsidRDefault="009B543D">
            <w:pPr>
              <w:pStyle w:val="tablebody0"/>
              <w:rPr>
                <w:lang w:val="en-US"/>
              </w:rPr>
            </w:pPr>
            <w:r w:rsidRPr="00794639">
              <w:rPr>
                <w:lang w:val="en-US"/>
              </w:rPr>
              <w:t> </w:t>
            </w:r>
          </w:p>
          <w:p w14:paraId="2B175D7C" w14:textId="77777777" w:rsidR="009B543D" w:rsidRPr="00794639" w:rsidRDefault="009B543D">
            <w:pPr>
              <w:pStyle w:val="tablebody0"/>
              <w:rPr>
                <w:lang w:val="en-US"/>
              </w:rPr>
            </w:pPr>
            <w:r w:rsidRPr="00794639">
              <w:rPr>
                <w:u w:val="single"/>
                <w:lang w:val="en-US"/>
              </w:rPr>
              <w:t>Syntax</w:t>
            </w:r>
          </w:p>
          <w:p w14:paraId="3A6A1951" w14:textId="77777777" w:rsidR="009B543D" w:rsidRPr="00794639" w:rsidRDefault="009B543D">
            <w:pPr>
              <w:pStyle w:val="tablebody0"/>
              <w:rPr>
                <w:lang w:val="en-US"/>
              </w:rPr>
            </w:pPr>
            <w:r w:rsidRPr="00794639">
              <w:rPr>
                <w:b/>
                <w:bCs/>
                <w:lang w:val="en-US"/>
              </w:rPr>
              <w:t>AT+CMEE=[&lt;n&gt;]</w:t>
            </w:r>
          </w:p>
        </w:tc>
        <w:tc>
          <w:tcPr>
            <w:tcW w:w="4051" w:type="pct"/>
            <w:hideMark/>
          </w:tcPr>
          <w:p w14:paraId="135A05E8" w14:textId="77777777" w:rsidR="009B543D" w:rsidRPr="00794639" w:rsidRDefault="009B543D">
            <w:pPr>
              <w:pStyle w:val="tablebody0"/>
              <w:rPr>
                <w:lang w:val="en-US"/>
              </w:rPr>
            </w:pPr>
            <w:r w:rsidRPr="00794639">
              <w:rPr>
                <w:lang w:val="en-US"/>
              </w:rPr>
              <w:t> </w:t>
            </w:r>
          </w:p>
          <w:p w14:paraId="7FA141B6" w14:textId="77777777" w:rsidR="009B543D" w:rsidRPr="00794639" w:rsidRDefault="009B543D">
            <w:pPr>
              <w:pStyle w:val="tablebody0"/>
              <w:rPr>
                <w:lang w:val="en-US"/>
              </w:rPr>
            </w:pPr>
            <w:r w:rsidRPr="00794639">
              <w:rPr>
                <w:lang w:val="en-US"/>
              </w:rPr>
              <w:t> </w:t>
            </w:r>
          </w:p>
          <w:p w14:paraId="6862D84E" w14:textId="77777777" w:rsidR="009B543D" w:rsidRPr="00794639" w:rsidRDefault="009B543D">
            <w:pPr>
              <w:pStyle w:val="tablebody0"/>
              <w:rPr>
                <w:lang w:val="en-US"/>
              </w:rPr>
            </w:pPr>
            <w:r w:rsidRPr="00794639">
              <w:rPr>
                <w:u w:val="single"/>
                <w:lang w:val="en-US"/>
              </w:rPr>
              <w:t>Response</w:t>
            </w:r>
          </w:p>
          <w:p w14:paraId="33110579" w14:textId="77777777" w:rsidR="009B543D" w:rsidRPr="00794639" w:rsidRDefault="009B543D">
            <w:pPr>
              <w:pStyle w:val="tablebody0"/>
              <w:rPr>
                <w:lang w:val="en-US"/>
              </w:rPr>
            </w:pPr>
            <w:r w:rsidRPr="00794639">
              <w:rPr>
                <w:b/>
                <w:bCs/>
                <w:lang w:val="en-US"/>
              </w:rPr>
              <w:t>OK</w:t>
            </w:r>
          </w:p>
          <w:p w14:paraId="2F0BC455" w14:textId="77777777" w:rsidR="009B543D" w:rsidRPr="00794639" w:rsidRDefault="009B543D">
            <w:pPr>
              <w:pStyle w:val="tablebody0"/>
              <w:rPr>
                <w:lang w:val="en-US"/>
              </w:rPr>
            </w:pPr>
            <w:r w:rsidRPr="00794639">
              <w:rPr>
                <w:lang w:val="en-US"/>
              </w:rPr>
              <w:t> </w:t>
            </w:r>
          </w:p>
          <w:p w14:paraId="7177AE64" w14:textId="77777777" w:rsidR="009B543D" w:rsidRPr="00794639" w:rsidRDefault="009B543D">
            <w:pPr>
              <w:pStyle w:val="tablebody0"/>
              <w:rPr>
                <w:lang w:val="en-US"/>
              </w:rPr>
            </w:pPr>
            <w:r w:rsidRPr="00794639">
              <w:rPr>
                <w:u w:val="single"/>
                <w:lang w:val="en-US"/>
              </w:rPr>
              <w:t>Parameter</w:t>
            </w:r>
          </w:p>
          <w:p w14:paraId="176A3767" w14:textId="584F1001" w:rsidR="009B543D" w:rsidRPr="00794639" w:rsidRDefault="009B543D">
            <w:pPr>
              <w:pStyle w:val="tablebody0"/>
              <w:rPr>
                <w:lang w:val="en-US"/>
              </w:rPr>
            </w:pPr>
            <w:r w:rsidRPr="00794639">
              <w:rPr>
                <w:b/>
                <w:bCs/>
                <w:lang w:val="en-US"/>
              </w:rPr>
              <w:t>&lt;n&gt;</w:t>
            </w:r>
            <w:r w:rsidRPr="00794639">
              <w:rPr>
                <w:lang w:val="en-US"/>
              </w:rPr>
              <w:t xml:space="preserve">         </w:t>
            </w:r>
            <w:del w:id="2497" w:author="Elaine Baricante" w:date="2018-11-27T11:06:00Z">
              <w:r w:rsidRPr="00794639" w:rsidDel="009A13AF">
                <w:rPr>
                  <w:lang w:val="en-US"/>
                </w:rPr>
                <w:delText xml:space="preserve">0             </w:delText>
              </w:r>
            </w:del>
            <w:ins w:id="2498" w:author="Elaine Baricante" w:date="2018-11-27T11:06:00Z">
              <w:r w:rsidR="009A13AF" w:rsidRPr="00794639">
                <w:rPr>
                  <w:lang w:val="en-US"/>
                </w:rPr>
                <w:t>0</w:t>
              </w:r>
              <w:r w:rsidR="009A13AF">
                <w:rPr>
                  <w:lang w:val="en-US"/>
                </w:rPr>
                <w:tab/>
              </w:r>
            </w:ins>
            <w:r w:rsidRPr="00794639">
              <w:rPr>
                <w:lang w:val="en-US"/>
              </w:rPr>
              <w:t xml:space="preserve">Disable </w:t>
            </w:r>
            <w:r w:rsidRPr="009A13AF">
              <w:rPr>
                <w:rStyle w:val="Code"/>
                <w:rPrChange w:id="2499" w:author="Elaine Baricante" w:date="2018-11-27T11:06:00Z">
                  <w:rPr>
                    <w:lang w:val="en-US"/>
                  </w:rPr>
                </w:rPrChange>
              </w:rPr>
              <w:t>+CME ERROR: &lt;err&gt;</w:t>
            </w:r>
            <w:r w:rsidRPr="00794639">
              <w:rPr>
                <w:lang w:val="en-US"/>
              </w:rPr>
              <w:t xml:space="preserve"> result code and use </w:t>
            </w:r>
            <w:r w:rsidRPr="009A13AF">
              <w:rPr>
                <w:rStyle w:val="Code"/>
                <w:rPrChange w:id="2500" w:author="Elaine Baricante" w:date="2018-11-27T11:06:00Z">
                  <w:rPr>
                    <w:lang w:val="en-US"/>
                  </w:rPr>
                </w:rPrChange>
              </w:rPr>
              <w:t>ERROR</w:t>
            </w:r>
            <w:r w:rsidRPr="00794639">
              <w:rPr>
                <w:lang w:val="en-US"/>
              </w:rPr>
              <w:t xml:space="preserve"> instead</w:t>
            </w:r>
          </w:p>
          <w:p w14:paraId="7ADD848B" w14:textId="14269A72" w:rsidR="009B543D" w:rsidRPr="00794639" w:rsidRDefault="009B543D">
            <w:pPr>
              <w:pStyle w:val="tablebody0"/>
              <w:rPr>
                <w:lang w:val="en-US"/>
              </w:rPr>
            </w:pPr>
            <w:r w:rsidRPr="00794639">
              <w:rPr>
                <w:lang w:val="en-US"/>
              </w:rPr>
              <w:t>               </w:t>
            </w:r>
            <w:del w:id="2501" w:author="Elaine Baricante" w:date="2018-11-27T11:06:00Z">
              <w:r w:rsidRPr="00794639" w:rsidDel="009A13AF">
                <w:rPr>
                  <w:u w:val="single"/>
                  <w:lang w:val="en-US"/>
                </w:rPr>
                <w:delText>1</w:delText>
              </w:r>
              <w:r w:rsidRPr="00794639" w:rsidDel="009A13AF">
                <w:rPr>
                  <w:lang w:val="en-US"/>
                </w:rPr>
                <w:delText xml:space="preserve">             </w:delText>
              </w:r>
            </w:del>
            <w:ins w:id="2502" w:author="Elaine Baricante" w:date="2018-11-27T11:06:00Z">
              <w:r w:rsidR="009A13AF" w:rsidRPr="00794639">
                <w:rPr>
                  <w:u w:val="single"/>
                  <w:lang w:val="en-US"/>
                </w:rPr>
                <w:t>1</w:t>
              </w:r>
              <w:r w:rsidR="009A13AF">
                <w:rPr>
                  <w:lang w:val="en-US"/>
                </w:rPr>
                <w:tab/>
              </w:r>
            </w:ins>
            <w:r w:rsidRPr="009A13AF">
              <w:rPr>
                <w:rStyle w:val="Code"/>
                <w:rPrChange w:id="2503" w:author="Elaine Baricante" w:date="2018-11-27T11:06:00Z">
                  <w:rPr>
                    <w:lang w:val="en-US"/>
                  </w:rPr>
                </w:rPrChange>
              </w:rPr>
              <w:t>+CME ERROR: &lt;err&gt;</w:t>
            </w:r>
            <w:r w:rsidRPr="00794639">
              <w:rPr>
                <w:lang w:val="en-US"/>
              </w:rPr>
              <w:t xml:space="preserve"> result code and use numeric &lt;err&gt; values</w:t>
            </w:r>
          </w:p>
        </w:tc>
      </w:tr>
      <w:tr w:rsidR="00CF5A45" w:rsidRPr="00794639" w14:paraId="01F67C30" w14:textId="77777777" w:rsidTr="00170927">
        <w:trPr>
          <w:trHeight w:val="65"/>
        </w:trPr>
        <w:tc>
          <w:tcPr>
            <w:tcW w:w="949" w:type="pct"/>
            <w:hideMark/>
          </w:tcPr>
          <w:p w14:paraId="4A3279B3" w14:textId="4A64B9FF" w:rsidR="009B543D" w:rsidRPr="00794639" w:rsidRDefault="009B543D">
            <w:pPr>
              <w:pStyle w:val="tablebody0"/>
              <w:rPr>
                <w:lang w:val="en-US"/>
              </w:rPr>
            </w:pPr>
            <w:r w:rsidRPr="00794639">
              <w:rPr>
                <w:u w:val="single"/>
                <w:lang w:val="en-US"/>
              </w:rPr>
              <w:t>Reference</w:t>
            </w:r>
          </w:p>
        </w:tc>
        <w:tc>
          <w:tcPr>
            <w:tcW w:w="4051" w:type="pct"/>
            <w:hideMark/>
          </w:tcPr>
          <w:p w14:paraId="298582C5" w14:textId="2E68568F" w:rsidR="009B543D" w:rsidRPr="00794639" w:rsidRDefault="00CF5A45">
            <w:pPr>
              <w:pStyle w:val="tablebody0"/>
              <w:rPr>
                <w:lang w:val="en-US"/>
              </w:rPr>
            </w:pPr>
            <w:r w:rsidRPr="00794639">
              <w:rPr>
                <w:lang w:val="en-US"/>
              </w:rPr>
              <w:t>27.007 Rev12</w:t>
            </w:r>
          </w:p>
        </w:tc>
      </w:tr>
    </w:tbl>
    <w:p w14:paraId="11F80A4B" w14:textId="77777777" w:rsidR="00B61754" w:rsidRDefault="00B61754" w:rsidP="00975CC4">
      <w:pPr>
        <w:pStyle w:val="Heading1"/>
        <w:rPr>
          <w:ins w:id="2504" w:author="Elaine Baricante" w:date="2018-11-27T10:13:00Z"/>
        </w:rPr>
        <w:sectPr w:rsidR="00B61754" w:rsidSect="004F7779">
          <w:pgSz w:w="11909" w:h="16834" w:code="9"/>
          <w:pgMar w:top="1440" w:right="1440" w:bottom="1440" w:left="1440" w:header="720" w:footer="720" w:gutter="0"/>
          <w:cols w:space="720"/>
          <w:titlePg/>
          <w:docGrid w:linePitch="360"/>
        </w:sectPr>
      </w:pPr>
    </w:p>
    <w:p w14:paraId="67FCB2A0" w14:textId="0D3739DB" w:rsidR="00975CC4" w:rsidRPr="00794639" w:rsidRDefault="00975CC4" w:rsidP="00975CC4">
      <w:pPr>
        <w:pStyle w:val="Heading1"/>
      </w:pPr>
      <w:bookmarkStart w:id="2505" w:name="_Toc531700585"/>
      <w:r w:rsidRPr="00794639">
        <w:lastRenderedPageBreak/>
        <w:t>Mobile Equipment Control and Status Commands</w:t>
      </w:r>
      <w:bookmarkEnd w:id="2505"/>
    </w:p>
    <w:p w14:paraId="20D2FC46" w14:textId="77777777" w:rsidR="00975CC4" w:rsidRPr="00794639" w:rsidRDefault="00975CC4" w:rsidP="0059466D">
      <w:pPr>
        <w:pStyle w:val="Heading2"/>
      </w:pPr>
      <w:bookmarkStart w:id="2506" w:name="_Toc489457141"/>
      <w:bookmarkStart w:id="2507" w:name="_Toc503184524"/>
      <w:bookmarkStart w:id="2508" w:name="_Toc503190545"/>
      <w:bookmarkStart w:id="2509" w:name="_Toc503196566"/>
      <w:bookmarkStart w:id="2510" w:name="_Toc503202587"/>
      <w:bookmarkStart w:id="2511" w:name="_Toc489457180"/>
      <w:bookmarkStart w:id="2512" w:name="_Toc503184563"/>
      <w:bookmarkStart w:id="2513" w:name="_Toc503190584"/>
      <w:bookmarkStart w:id="2514" w:name="_Toc503196605"/>
      <w:bookmarkStart w:id="2515" w:name="_Toc503202626"/>
      <w:bookmarkStart w:id="2516" w:name="_Toc369270232"/>
      <w:bookmarkStart w:id="2517" w:name="_Toc369683902"/>
      <w:bookmarkStart w:id="2518" w:name="_Toc78179786"/>
      <w:bookmarkStart w:id="2519" w:name="_Toc170125827"/>
      <w:bookmarkStart w:id="2520" w:name="_Toc345081284"/>
      <w:bookmarkStart w:id="2521" w:name="_Toc349753029"/>
      <w:bookmarkStart w:id="2522" w:name="_Toc349753920"/>
      <w:bookmarkStart w:id="2523" w:name="_Ref366744167"/>
      <w:bookmarkStart w:id="2524" w:name="_Ref369080889"/>
      <w:bookmarkStart w:id="2525" w:name="_Toc368585987"/>
      <w:bookmarkStart w:id="2526" w:name="_Ref390436295"/>
      <w:bookmarkStart w:id="2527" w:name="_Ref390436298"/>
      <w:bookmarkStart w:id="2528" w:name="_Toc486251567"/>
      <w:bookmarkStart w:id="2529" w:name="_Ref518400077"/>
      <w:bookmarkStart w:id="2530" w:name="_Ref518913340"/>
      <w:bookmarkStart w:id="2531" w:name="_Ref518913342"/>
      <w:bookmarkStart w:id="2532" w:name="_Ref528144281"/>
      <w:bookmarkStart w:id="2533" w:name="_Ref528144284"/>
      <w:bookmarkStart w:id="2534" w:name="_Toc531700586"/>
      <w:bookmarkEnd w:id="2506"/>
      <w:bookmarkEnd w:id="2507"/>
      <w:bookmarkEnd w:id="2508"/>
      <w:bookmarkEnd w:id="2509"/>
      <w:bookmarkEnd w:id="2510"/>
      <w:bookmarkEnd w:id="2511"/>
      <w:bookmarkEnd w:id="2512"/>
      <w:bookmarkEnd w:id="2513"/>
      <w:bookmarkEnd w:id="2514"/>
      <w:bookmarkEnd w:id="2515"/>
      <w:bookmarkEnd w:id="2516"/>
      <w:bookmarkEnd w:id="2517"/>
      <w:r w:rsidRPr="00794639">
        <w:t xml:space="preserve">+CCLK Command: Real Time </w:t>
      </w:r>
      <w:bookmarkEnd w:id="2518"/>
      <w:bookmarkEnd w:id="2519"/>
      <w:bookmarkEnd w:id="2520"/>
      <w:r w:rsidRPr="00794639">
        <w:t>Clock</w:t>
      </w:r>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p>
    <w:tbl>
      <w:tblPr>
        <w:tblStyle w:val="TableSWIleft"/>
        <w:tblW w:w="8997" w:type="dxa"/>
        <w:tblLayout w:type="fixed"/>
        <w:tblLook w:val="04A0" w:firstRow="1" w:lastRow="0" w:firstColumn="1" w:lastColumn="0" w:noHBand="0" w:noVBand="1"/>
      </w:tblPr>
      <w:tblGrid>
        <w:gridCol w:w="1707"/>
        <w:gridCol w:w="7290"/>
      </w:tblGrid>
      <w:tr w:rsidR="00975CC4" w:rsidRPr="00794639" w14:paraId="71E2DCC7"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924BFE7" w14:textId="10A7BFD1" w:rsidR="00975CC4" w:rsidRPr="00794639" w:rsidRDefault="00F22490">
            <w:pPr>
              <w:pStyle w:val="TableRowHead"/>
              <w:spacing w:before="144" w:after="144"/>
              <w:rPr>
                <w:bCs w:val="0"/>
              </w:rPr>
            </w:pPr>
            <w:r w:rsidRPr="00794639">
              <w:t>HL7800</w:t>
            </w:r>
          </w:p>
        </w:tc>
      </w:tr>
      <w:tr w:rsidR="00975CC4" w:rsidRPr="00794639" w14:paraId="2DB99D76" w14:textId="77777777" w:rsidTr="00953CD3">
        <w:trPr>
          <w:trHeight w:val="50"/>
        </w:trPr>
        <w:tc>
          <w:tcPr>
            <w:tcW w:w="1707" w:type="dxa"/>
          </w:tcPr>
          <w:p w14:paraId="273CB2A9" w14:textId="77777777" w:rsidR="00975CC4" w:rsidRPr="00794639" w:rsidRDefault="00975CC4" w:rsidP="00166AF3">
            <w:pPr>
              <w:pStyle w:val="TableBody"/>
              <w:rPr>
                <w:i/>
              </w:rPr>
            </w:pPr>
            <w:r w:rsidRPr="00794639">
              <w:rPr>
                <w:i/>
              </w:rPr>
              <w:t>Test command</w:t>
            </w:r>
          </w:p>
          <w:p w14:paraId="5E9EB451" w14:textId="77777777" w:rsidR="00975CC4" w:rsidRPr="00794639" w:rsidRDefault="00975CC4" w:rsidP="00166AF3">
            <w:pPr>
              <w:pStyle w:val="TableBody"/>
            </w:pPr>
          </w:p>
          <w:p w14:paraId="097866BD" w14:textId="77777777" w:rsidR="00975CC4" w:rsidRPr="00794639" w:rsidRDefault="00975CC4" w:rsidP="00166AF3">
            <w:pPr>
              <w:pStyle w:val="TableBody"/>
              <w:rPr>
                <w:u w:val="single"/>
              </w:rPr>
            </w:pPr>
            <w:r w:rsidRPr="00794639">
              <w:rPr>
                <w:u w:val="single"/>
              </w:rPr>
              <w:t>Syntax</w:t>
            </w:r>
          </w:p>
          <w:p w14:paraId="6B0A15EF" w14:textId="77777777" w:rsidR="00975CC4" w:rsidRPr="00794639" w:rsidRDefault="00975CC4" w:rsidP="00166AF3">
            <w:pPr>
              <w:pStyle w:val="TableBody"/>
            </w:pPr>
            <w:r w:rsidRPr="00794639">
              <w:rPr>
                <w:b/>
              </w:rPr>
              <w:t>AT+CCLK=?</w:t>
            </w:r>
          </w:p>
        </w:tc>
        <w:tc>
          <w:tcPr>
            <w:tcW w:w="7290" w:type="dxa"/>
          </w:tcPr>
          <w:p w14:paraId="7CF85148" w14:textId="77777777" w:rsidR="00975CC4" w:rsidRPr="00794639" w:rsidRDefault="00975CC4" w:rsidP="00166AF3">
            <w:pPr>
              <w:pStyle w:val="TableBody"/>
              <w:rPr>
                <w:u w:val="single"/>
              </w:rPr>
            </w:pPr>
          </w:p>
          <w:p w14:paraId="5D5320E1" w14:textId="77777777" w:rsidR="00975CC4" w:rsidRPr="00794639" w:rsidRDefault="00975CC4" w:rsidP="00166AF3">
            <w:pPr>
              <w:pStyle w:val="TableBody"/>
              <w:rPr>
                <w:u w:val="single"/>
              </w:rPr>
            </w:pPr>
          </w:p>
          <w:p w14:paraId="59213CF7" w14:textId="77777777" w:rsidR="00975CC4" w:rsidRPr="00794639" w:rsidRDefault="00975CC4" w:rsidP="00166AF3">
            <w:pPr>
              <w:pStyle w:val="TableBody"/>
              <w:rPr>
                <w:u w:val="single"/>
              </w:rPr>
            </w:pPr>
            <w:r w:rsidRPr="00794639">
              <w:rPr>
                <w:u w:val="single"/>
              </w:rPr>
              <w:t>Response</w:t>
            </w:r>
          </w:p>
          <w:p w14:paraId="6B2CB8C7" w14:textId="77777777" w:rsidR="00975CC4" w:rsidRPr="00794639" w:rsidRDefault="00975CC4" w:rsidP="00166AF3">
            <w:pPr>
              <w:pStyle w:val="TableBody"/>
            </w:pPr>
            <w:r w:rsidRPr="00794639">
              <w:rPr>
                <w:b/>
              </w:rPr>
              <w:t>OK</w:t>
            </w:r>
          </w:p>
        </w:tc>
      </w:tr>
      <w:tr w:rsidR="00975CC4" w:rsidRPr="00794639" w14:paraId="38C9D673" w14:textId="77777777" w:rsidTr="00953CD3">
        <w:trPr>
          <w:trHeight w:val="1226"/>
        </w:trPr>
        <w:tc>
          <w:tcPr>
            <w:tcW w:w="1707" w:type="dxa"/>
          </w:tcPr>
          <w:p w14:paraId="44DA7263" w14:textId="77777777" w:rsidR="00975CC4" w:rsidRPr="00794639" w:rsidRDefault="00975CC4" w:rsidP="00166AF3">
            <w:pPr>
              <w:pStyle w:val="TableBody"/>
              <w:rPr>
                <w:i/>
              </w:rPr>
            </w:pPr>
            <w:r w:rsidRPr="00794639">
              <w:rPr>
                <w:i/>
              </w:rPr>
              <w:t>Read command</w:t>
            </w:r>
          </w:p>
          <w:p w14:paraId="0B63147D" w14:textId="77777777" w:rsidR="00975CC4" w:rsidRPr="00794639" w:rsidRDefault="00975CC4" w:rsidP="00166AF3">
            <w:pPr>
              <w:pStyle w:val="TableBody"/>
            </w:pPr>
          </w:p>
          <w:p w14:paraId="7315AEB0" w14:textId="77777777" w:rsidR="00975CC4" w:rsidRPr="00794639" w:rsidRDefault="00975CC4" w:rsidP="00166AF3">
            <w:pPr>
              <w:pStyle w:val="TableBody"/>
              <w:rPr>
                <w:u w:val="single"/>
              </w:rPr>
            </w:pPr>
            <w:r w:rsidRPr="00794639">
              <w:rPr>
                <w:u w:val="single"/>
              </w:rPr>
              <w:t>Syntax</w:t>
            </w:r>
          </w:p>
          <w:p w14:paraId="21DB8762" w14:textId="77777777" w:rsidR="00975CC4" w:rsidRPr="00794639" w:rsidRDefault="00975CC4" w:rsidP="00166AF3">
            <w:pPr>
              <w:pStyle w:val="TableBody"/>
              <w:rPr>
                <w:b/>
              </w:rPr>
            </w:pPr>
            <w:r w:rsidRPr="00794639">
              <w:rPr>
                <w:b/>
              </w:rPr>
              <w:t>AT+CCLK?</w:t>
            </w:r>
          </w:p>
          <w:p w14:paraId="7DE56E60" w14:textId="77777777" w:rsidR="00975CC4" w:rsidRPr="00794639" w:rsidRDefault="00975CC4" w:rsidP="00166AF3">
            <w:pPr>
              <w:pStyle w:val="TableBody"/>
            </w:pPr>
          </w:p>
        </w:tc>
        <w:tc>
          <w:tcPr>
            <w:tcW w:w="7290" w:type="dxa"/>
          </w:tcPr>
          <w:p w14:paraId="65C8466B" w14:textId="77777777" w:rsidR="00975CC4" w:rsidRPr="00794639" w:rsidRDefault="00975CC4" w:rsidP="00166AF3">
            <w:pPr>
              <w:pStyle w:val="TableBody"/>
              <w:rPr>
                <w:u w:val="single"/>
              </w:rPr>
            </w:pPr>
          </w:p>
          <w:p w14:paraId="4F42664A" w14:textId="77777777" w:rsidR="00975CC4" w:rsidRPr="00794639" w:rsidRDefault="00975CC4" w:rsidP="00166AF3">
            <w:pPr>
              <w:pStyle w:val="TableBody"/>
              <w:rPr>
                <w:u w:val="single"/>
              </w:rPr>
            </w:pPr>
          </w:p>
          <w:p w14:paraId="415B028B" w14:textId="77777777" w:rsidR="00975CC4" w:rsidRPr="00794639" w:rsidRDefault="00975CC4" w:rsidP="00166AF3">
            <w:pPr>
              <w:pStyle w:val="TableBody"/>
              <w:rPr>
                <w:u w:val="single"/>
              </w:rPr>
            </w:pPr>
            <w:r w:rsidRPr="00794639">
              <w:rPr>
                <w:u w:val="single"/>
              </w:rPr>
              <w:t>Response</w:t>
            </w:r>
          </w:p>
          <w:p w14:paraId="5B7D6A48" w14:textId="77777777" w:rsidR="00975CC4" w:rsidRPr="00794639" w:rsidRDefault="00975CC4" w:rsidP="00166AF3">
            <w:pPr>
              <w:pStyle w:val="TableBody"/>
              <w:rPr>
                <w:b/>
              </w:rPr>
            </w:pPr>
            <w:r w:rsidRPr="00794639">
              <w:rPr>
                <w:b/>
              </w:rPr>
              <w:t>+CCLK: &lt;time&gt;</w:t>
            </w:r>
          </w:p>
          <w:p w14:paraId="7563398C" w14:textId="77777777" w:rsidR="00975CC4" w:rsidRPr="00794639" w:rsidRDefault="00975CC4" w:rsidP="00166AF3">
            <w:pPr>
              <w:pStyle w:val="TableBody"/>
            </w:pPr>
          </w:p>
          <w:p w14:paraId="7AA3B78D" w14:textId="77777777" w:rsidR="00975CC4" w:rsidRPr="00794639" w:rsidRDefault="00975CC4" w:rsidP="00166AF3">
            <w:pPr>
              <w:pStyle w:val="TableBody"/>
            </w:pPr>
            <w:r w:rsidRPr="00794639">
              <w:t>or</w:t>
            </w:r>
          </w:p>
          <w:p w14:paraId="75C59AA0" w14:textId="77777777" w:rsidR="00975CC4" w:rsidRPr="00794639" w:rsidRDefault="00975CC4" w:rsidP="00166AF3">
            <w:pPr>
              <w:pStyle w:val="TableBody"/>
              <w:rPr>
                <w:b/>
              </w:rPr>
            </w:pPr>
            <w:r w:rsidRPr="00794639">
              <w:rPr>
                <w:b/>
              </w:rPr>
              <w:t>+CME ERROR: &lt;err&gt;</w:t>
            </w:r>
          </w:p>
        </w:tc>
      </w:tr>
      <w:tr w:rsidR="00975CC4" w:rsidRPr="00794639" w14:paraId="0F852D36" w14:textId="77777777" w:rsidTr="00953CD3">
        <w:trPr>
          <w:trHeight w:val="815"/>
        </w:trPr>
        <w:tc>
          <w:tcPr>
            <w:tcW w:w="1707" w:type="dxa"/>
          </w:tcPr>
          <w:p w14:paraId="3234CA07" w14:textId="77777777" w:rsidR="00975CC4" w:rsidRPr="00794639" w:rsidRDefault="00975CC4" w:rsidP="00A438E3">
            <w:pPr>
              <w:pStyle w:val="TableBody"/>
              <w:rPr>
                <w:i/>
              </w:rPr>
            </w:pPr>
            <w:r w:rsidRPr="00794639">
              <w:rPr>
                <w:i/>
              </w:rPr>
              <w:t>Write</w:t>
            </w:r>
            <w:r w:rsidRPr="00794639">
              <w:t xml:space="preserve"> </w:t>
            </w:r>
            <w:r w:rsidRPr="00794639">
              <w:rPr>
                <w:i/>
              </w:rPr>
              <w:t>command</w:t>
            </w:r>
          </w:p>
          <w:p w14:paraId="2E3736A0" w14:textId="77777777" w:rsidR="00975CC4" w:rsidRPr="00794639" w:rsidRDefault="00975CC4" w:rsidP="00A438E3">
            <w:pPr>
              <w:pStyle w:val="TableBody"/>
              <w:rPr>
                <w:i/>
              </w:rPr>
            </w:pPr>
          </w:p>
          <w:p w14:paraId="173767ED" w14:textId="77777777" w:rsidR="00975CC4" w:rsidRPr="00794639" w:rsidRDefault="00975CC4" w:rsidP="00A438E3">
            <w:pPr>
              <w:pStyle w:val="TableBody"/>
              <w:rPr>
                <w:u w:val="single"/>
              </w:rPr>
            </w:pPr>
            <w:r w:rsidRPr="00794639">
              <w:rPr>
                <w:u w:val="single"/>
              </w:rPr>
              <w:t>Syntax</w:t>
            </w:r>
          </w:p>
          <w:p w14:paraId="63EE7240" w14:textId="5D79CDB5" w:rsidR="00975CC4" w:rsidRPr="00794639" w:rsidRDefault="00975CC4" w:rsidP="00A438E3">
            <w:pPr>
              <w:pStyle w:val="TableBody"/>
              <w:rPr>
                <w:u w:val="single"/>
              </w:rPr>
            </w:pPr>
            <w:r w:rsidRPr="00794639">
              <w:rPr>
                <w:b/>
              </w:rPr>
              <w:t>AT+CCLK=</w:t>
            </w:r>
            <w:r w:rsidRPr="00794639">
              <w:rPr>
                <w:b/>
              </w:rPr>
              <w:br/>
              <w:t>&lt;time&gt;</w:t>
            </w:r>
          </w:p>
        </w:tc>
        <w:tc>
          <w:tcPr>
            <w:tcW w:w="7290" w:type="dxa"/>
          </w:tcPr>
          <w:p w14:paraId="4DA1FEE7" w14:textId="77777777" w:rsidR="00975CC4" w:rsidRPr="00794639" w:rsidRDefault="00975CC4" w:rsidP="00A438E3">
            <w:pPr>
              <w:pStyle w:val="TableBody"/>
              <w:rPr>
                <w:u w:val="single"/>
              </w:rPr>
            </w:pPr>
          </w:p>
          <w:p w14:paraId="5ABCD535" w14:textId="77777777" w:rsidR="00975CC4" w:rsidRPr="00794639" w:rsidRDefault="00975CC4" w:rsidP="00A438E3">
            <w:pPr>
              <w:pStyle w:val="TableBody"/>
              <w:rPr>
                <w:u w:val="single"/>
              </w:rPr>
            </w:pPr>
          </w:p>
          <w:p w14:paraId="194C44AC" w14:textId="77777777" w:rsidR="00975CC4" w:rsidRPr="00794639" w:rsidRDefault="00975CC4" w:rsidP="00A438E3">
            <w:pPr>
              <w:pStyle w:val="TableBody"/>
              <w:rPr>
                <w:snapToGrid w:val="0"/>
              </w:rPr>
            </w:pPr>
            <w:r w:rsidRPr="00794639">
              <w:rPr>
                <w:u w:val="single"/>
              </w:rPr>
              <w:t>Response</w:t>
            </w:r>
          </w:p>
          <w:p w14:paraId="1DF33BF9" w14:textId="77777777" w:rsidR="00975CC4" w:rsidRPr="00794639" w:rsidRDefault="00975CC4" w:rsidP="00A438E3">
            <w:pPr>
              <w:pStyle w:val="TableBody"/>
            </w:pPr>
            <w:r w:rsidRPr="00794639">
              <w:rPr>
                <w:b/>
              </w:rPr>
              <w:t>OK</w:t>
            </w:r>
          </w:p>
          <w:p w14:paraId="17508FDC" w14:textId="77777777" w:rsidR="00975CC4" w:rsidRPr="00794639" w:rsidRDefault="00975CC4" w:rsidP="00A438E3">
            <w:pPr>
              <w:pStyle w:val="TableBody"/>
            </w:pPr>
          </w:p>
          <w:p w14:paraId="08AB9A94" w14:textId="77777777" w:rsidR="00975CC4" w:rsidRPr="00794639" w:rsidRDefault="00975CC4" w:rsidP="00A438E3">
            <w:pPr>
              <w:pStyle w:val="TableBody"/>
            </w:pPr>
            <w:r w:rsidRPr="00794639">
              <w:t>or</w:t>
            </w:r>
          </w:p>
          <w:p w14:paraId="3A55E753" w14:textId="77777777" w:rsidR="00975CC4" w:rsidRPr="00794639" w:rsidRDefault="00975CC4" w:rsidP="00A438E3">
            <w:pPr>
              <w:pStyle w:val="TableBody"/>
              <w:rPr>
                <w:b/>
              </w:rPr>
            </w:pPr>
            <w:r w:rsidRPr="00794639">
              <w:rPr>
                <w:b/>
              </w:rPr>
              <w:t>+CME ERROR: &lt;err&gt;</w:t>
            </w:r>
          </w:p>
          <w:p w14:paraId="0C98208A" w14:textId="77777777" w:rsidR="00975CC4" w:rsidRPr="00794639" w:rsidRDefault="00975CC4" w:rsidP="00A438E3">
            <w:pPr>
              <w:pStyle w:val="TableBody"/>
              <w:rPr>
                <w:snapToGrid w:val="0"/>
              </w:rPr>
            </w:pPr>
          </w:p>
          <w:p w14:paraId="43250940" w14:textId="77777777" w:rsidR="00975CC4" w:rsidRPr="00794639" w:rsidRDefault="00975CC4" w:rsidP="00A438E3">
            <w:pPr>
              <w:pStyle w:val="TableBody"/>
              <w:rPr>
                <w:snapToGrid w:val="0"/>
                <w:u w:val="single"/>
              </w:rPr>
            </w:pPr>
            <w:r w:rsidRPr="00794639">
              <w:rPr>
                <w:snapToGrid w:val="0"/>
                <w:u w:val="single"/>
              </w:rPr>
              <w:t>Parameter</w:t>
            </w:r>
          </w:p>
          <w:p w14:paraId="7EE0C226" w14:textId="0C5D5708" w:rsidR="00975CC4" w:rsidRPr="00794639" w:rsidRDefault="00975CC4" w:rsidP="00A438E3">
            <w:pPr>
              <w:pStyle w:val="tablebody0"/>
              <w:rPr>
                <w:lang w:val="en-US" w:eastAsia="zh-CN"/>
              </w:rPr>
            </w:pPr>
            <w:r w:rsidRPr="00794639">
              <w:rPr>
                <w:b/>
                <w:lang w:val="en-US"/>
              </w:rPr>
              <w:t>&lt;time&gt;</w:t>
            </w:r>
            <w:r w:rsidRPr="00794639">
              <w:rPr>
                <w:lang w:val="en-US"/>
              </w:rPr>
              <w:tab/>
            </w:r>
            <w:r w:rsidR="0069039A" w:rsidRPr="00794639">
              <w:rPr>
                <w:lang w:val="en-US"/>
              </w:rPr>
              <w:t xml:space="preserve">String type value with format "yy/MM/dd,hh:mm:ss±zz", where characters indicate year (last two digits), month, day, hour, minutes, seconds and time zone (indicates the difference, expressed in quarters of an hour, between the local time and GMT; range = -96 to +96). E.g. 6th of May 1994, 22:10:00 GMT+2 hours equals to "94/05/06,22:10:00+08" </w:t>
            </w:r>
          </w:p>
        </w:tc>
      </w:tr>
      <w:tr w:rsidR="00975CC4" w:rsidRPr="00794639" w14:paraId="2EDA14C7" w14:textId="77777777" w:rsidTr="00953CD3">
        <w:trPr>
          <w:trHeight w:val="70"/>
        </w:trPr>
        <w:tc>
          <w:tcPr>
            <w:tcW w:w="1707" w:type="dxa"/>
          </w:tcPr>
          <w:p w14:paraId="1B6843FB" w14:textId="77777777" w:rsidR="0069039A" w:rsidRPr="00794639" w:rsidRDefault="0069039A" w:rsidP="00A438E3">
            <w:pPr>
              <w:pStyle w:val="TableBody"/>
              <w:rPr>
                <w:u w:val="single"/>
              </w:rPr>
            </w:pPr>
            <w:r w:rsidRPr="00794639">
              <w:rPr>
                <w:u w:val="single"/>
              </w:rPr>
              <w:t>Reference</w:t>
            </w:r>
          </w:p>
          <w:p w14:paraId="03241868" w14:textId="761C15DE" w:rsidR="002A20C8" w:rsidRPr="00794639" w:rsidRDefault="002A20C8" w:rsidP="00A438E3">
            <w:pPr>
              <w:pStyle w:val="TableBody"/>
              <w:rPr>
                <w:u w:val="single"/>
              </w:rPr>
            </w:pPr>
            <w:r w:rsidRPr="00794639">
              <w:t>27.007 Rev12</w:t>
            </w:r>
          </w:p>
        </w:tc>
        <w:tc>
          <w:tcPr>
            <w:tcW w:w="7290" w:type="dxa"/>
          </w:tcPr>
          <w:p w14:paraId="1771AD43" w14:textId="56D97840" w:rsidR="00006D08" w:rsidRDefault="002A20C8" w:rsidP="00006D08">
            <w:pPr>
              <w:pStyle w:val="TableBody"/>
              <w:rPr>
                <w:rStyle w:val="Code"/>
              </w:rPr>
            </w:pPr>
            <w:commentRangeStart w:id="2535"/>
            <w:r w:rsidRPr="00794639">
              <w:rPr>
                <w:u w:val="single"/>
              </w:rPr>
              <w:t>Notes</w:t>
            </w:r>
          </w:p>
          <w:p w14:paraId="762B2508" w14:textId="77777777" w:rsidR="00006D08" w:rsidRPr="00DF20AD" w:rsidRDefault="00006D08" w:rsidP="00006D08">
            <w:pPr>
              <w:pStyle w:val="TableBody"/>
              <w:numPr>
                <w:ilvl w:val="0"/>
                <w:numId w:val="478"/>
              </w:numPr>
              <w:rPr>
                <w:rStyle w:val="Code"/>
                <w:rFonts w:ascii="Arial" w:hAnsi="Arial" w:cs="Arial"/>
                <w:b w:val="0"/>
              </w:rPr>
            </w:pPr>
            <w:r w:rsidRPr="00006D08">
              <w:t xml:space="preserve">Currently, when </w:t>
            </w:r>
            <w:r w:rsidRPr="00FF14D5">
              <w:rPr>
                <w:rStyle w:val="Code"/>
              </w:rPr>
              <w:t>AT+CTZU=0</w:t>
            </w:r>
            <w:r w:rsidRPr="00006D08">
              <w:t xml:space="preserve"> is set, then time is set with </w:t>
            </w:r>
            <w:r w:rsidRPr="00FF14D5">
              <w:rPr>
                <w:rStyle w:val="Code"/>
              </w:rPr>
              <w:t>AT+CCLK=&lt;time&gt;</w:t>
            </w:r>
          </w:p>
          <w:p w14:paraId="1AC91291" w14:textId="2A66A1C6" w:rsidR="002A20C8" w:rsidRPr="00794639" w:rsidRDefault="00D442FC" w:rsidP="00DF20AD">
            <w:pPr>
              <w:pStyle w:val="TableBody"/>
              <w:numPr>
                <w:ilvl w:val="0"/>
                <w:numId w:val="478"/>
              </w:numPr>
            </w:pPr>
            <w:r w:rsidRPr="00006D08">
              <w:t>&lt;time&gt; is not retained after a power cycle or software reset and it cannot</w:t>
            </w:r>
            <w:r w:rsidR="00495309" w:rsidRPr="00006D08">
              <w:t xml:space="preserve"> be</w:t>
            </w:r>
            <w:r w:rsidRPr="00006D08">
              <w:t xml:space="preserve"> updated by NITZ or SIB16</w:t>
            </w:r>
            <w:commentRangeEnd w:id="2535"/>
            <w:r w:rsidRPr="00DF20AD">
              <w:rPr>
                <w:rStyle w:val="CommentReference"/>
                <w:sz w:val="18"/>
                <w:szCs w:val="24"/>
              </w:rPr>
              <w:commentReference w:id="2535"/>
            </w:r>
            <w:r w:rsidR="00006D08">
              <w:t>.</w:t>
            </w:r>
          </w:p>
        </w:tc>
      </w:tr>
    </w:tbl>
    <w:p w14:paraId="0C8BF120" w14:textId="77777777" w:rsidR="003D653A" w:rsidRPr="005C602E" w:rsidRDefault="003D653A" w:rsidP="00A438E3">
      <w:pPr>
        <w:pStyle w:val="Heading2"/>
      </w:pPr>
      <w:bookmarkStart w:id="2536" w:name="_Toc489457220"/>
      <w:bookmarkStart w:id="2537" w:name="_Toc503184603"/>
      <w:bookmarkStart w:id="2538" w:name="_Toc503190624"/>
      <w:bookmarkStart w:id="2539" w:name="_Toc503196645"/>
      <w:bookmarkStart w:id="2540" w:name="_Toc503202666"/>
      <w:bookmarkStart w:id="2541" w:name="_Toc369683909"/>
      <w:bookmarkStart w:id="2542" w:name="_Toc517883147"/>
      <w:bookmarkStart w:id="2543" w:name="_Ref524364383"/>
      <w:bookmarkStart w:id="2544" w:name="_Ref525918099"/>
      <w:bookmarkStart w:id="2545" w:name="_Ref525918102"/>
      <w:bookmarkStart w:id="2546" w:name="_Toc531700587"/>
      <w:bookmarkStart w:id="2547" w:name="_Toc170125831"/>
      <w:bookmarkStart w:id="2548" w:name="_Toc78179789"/>
      <w:bookmarkStart w:id="2549" w:name="_Toc345081288"/>
      <w:bookmarkStart w:id="2550" w:name="_Toc349753033"/>
      <w:bookmarkStart w:id="2551" w:name="_Toc349753924"/>
      <w:bookmarkStart w:id="2552" w:name="_Ref366744204"/>
      <w:bookmarkStart w:id="2553" w:name="_Ref369080930"/>
      <w:bookmarkStart w:id="2554" w:name="_Toc368585991"/>
      <w:bookmarkStart w:id="2555" w:name="_Toc486251569"/>
      <w:bookmarkEnd w:id="2536"/>
      <w:bookmarkEnd w:id="2537"/>
      <w:bookmarkEnd w:id="2538"/>
      <w:bookmarkEnd w:id="2539"/>
      <w:bookmarkEnd w:id="2540"/>
      <w:bookmarkEnd w:id="2541"/>
      <w:r w:rsidRPr="00794639">
        <w:t>+</w:t>
      </w:r>
      <w:commentRangeStart w:id="2556"/>
      <w:r w:rsidRPr="00794639">
        <w:t>CCID</w:t>
      </w:r>
      <w:commentRangeEnd w:id="2556"/>
      <w:r w:rsidR="00951E21" w:rsidRPr="00794639">
        <w:rPr>
          <w:rStyle w:val="CommentReference"/>
          <w:rFonts w:ascii="Verdana" w:eastAsia="Times New Roman" w:hAnsi="Verdana" w:cs="Times New Roman"/>
          <w:b w:val="0"/>
          <w:lang w:eastAsia="en-US"/>
        </w:rPr>
        <w:commentReference w:id="2556"/>
      </w:r>
      <w:r w:rsidRPr="00794639">
        <w:t xml:space="preserve"> Command: </w:t>
      </w:r>
      <w:r w:rsidRPr="000656F8">
        <w:t>Request SIM Card Identification</w:t>
      </w:r>
      <w:bookmarkEnd w:id="2542"/>
      <w:bookmarkEnd w:id="2543"/>
      <w:bookmarkEnd w:id="2544"/>
      <w:bookmarkEnd w:id="2545"/>
      <w:bookmarkEnd w:id="2546"/>
    </w:p>
    <w:tbl>
      <w:tblPr>
        <w:tblStyle w:val="TableSWIleft"/>
        <w:tblW w:w="8997" w:type="dxa"/>
        <w:tblLayout w:type="fixed"/>
        <w:tblLook w:val="04A0" w:firstRow="1" w:lastRow="0" w:firstColumn="1" w:lastColumn="0" w:noHBand="0" w:noVBand="1"/>
      </w:tblPr>
      <w:tblGrid>
        <w:gridCol w:w="1707"/>
        <w:gridCol w:w="7290"/>
        <w:tblGridChange w:id="2557">
          <w:tblGrid>
            <w:gridCol w:w="236"/>
            <w:gridCol w:w="8761"/>
          </w:tblGrid>
        </w:tblGridChange>
      </w:tblGrid>
      <w:tr w:rsidR="003D653A" w:rsidRPr="00794639" w14:paraId="3EF1FF5A" w14:textId="77777777" w:rsidTr="00DF20A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3B12C02" w14:textId="77777777" w:rsidR="003D653A" w:rsidRPr="005C602E" w:rsidRDefault="003D653A">
            <w:pPr>
              <w:pStyle w:val="TableRowHead"/>
              <w:spacing w:before="144" w:after="144"/>
              <w:rPr>
                <w:bCs w:val="0"/>
              </w:rPr>
            </w:pPr>
            <w:r w:rsidRPr="005C602E">
              <w:t>HL7800</w:t>
            </w:r>
          </w:p>
        </w:tc>
      </w:tr>
      <w:tr w:rsidR="003D653A" w:rsidRPr="00794639" w14:paraId="153E0D9C" w14:textId="77777777" w:rsidTr="00B96C79">
        <w:tblPrEx>
          <w:tblW w:w="8997" w:type="dxa"/>
          <w:tblLayout w:type="fixed"/>
          <w:tblPrExChange w:id="2558" w:author="Elaine Baricante" w:date="2018-11-27T10:14:00Z">
            <w:tblPrEx>
              <w:tblW w:w="8997" w:type="dxa"/>
              <w:tblLayout w:type="fixed"/>
            </w:tblPrEx>
          </w:tblPrExChange>
        </w:tblPrEx>
        <w:trPr>
          <w:trHeight w:val="978"/>
          <w:trPrChange w:id="2559" w:author="Elaine Baricante" w:date="2018-11-27T10:14:00Z">
            <w:trPr>
              <w:trHeight w:val="978"/>
            </w:trPr>
          </w:trPrChange>
        </w:trPr>
        <w:tc>
          <w:tcPr>
            <w:tcW w:w="1707" w:type="dxa"/>
            <w:tcPrChange w:id="2560" w:author="Elaine Baricante" w:date="2018-11-27T10:14:00Z">
              <w:tcPr>
                <w:tcW w:w="0" w:type="dxa"/>
              </w:tcPr>
            </w:tcPrChange>
          </w:tcPr>
          <w:p w14:paraId="64DDE321" w14:textId="77777777" w:rsidR="003D653A" w:rsidRPr="00794639" w:rsidRDefault="003D653A" w:rsidP="00953CD3">
            <w:pPr>
              <w:pStyle w:val="TableBody"/>
              <w:rPr>
                <w:i/>
              </w:rPr>
            </w:pPr>
            <w:r w:rsidRPr="00794639">
              <w:rPr>
                <w:i/>
              </w:rPr>
              <w:t>Test command</w:t>
            </w:r>
          </w:p>
          <w:p w14:paraId="2F5F551C" w14:textId="77777777" w:rsidR="003D653A" w:rsidRPr="00794639" w:rsidRDefault="003D653A" w:rsidP="00953CD3">
            <w:pPr>
              <w:pStyle w:val="TableBody"/>
            </w:pPr>
          </w:p>
          <w:p w14:paraId="7750F121" w14:textId="77777777" w:rsidR="003D653A" w:rsidRPr="00794639" w:rsidRDefault="003D653A" w:rsidP="00953CD3">
            <w:pPr>
              <w:pStyle w:val="TableBody"/>
              <w:rPr>
                <w:u w:val="single"/>
              </w:rPr>
            </w:pPr>
            <w:r w:rsidRPr="00794639">
              <w:rPr>
                <w:u w:val="single"/>
              </w:rPr>
              <w:t>Syntax</w:t>
            </w:r>
          </w:p>
          <w:p w14:paraId="773F76A5" w14:textId="77777777" w:rsidR="003D653A" w:rsidRPr="00794639" w:rsidRDefault="003D653A" w:rsidP="00953CD3">
            <w:pPr>
              <w:pStyle w:val="TableBody"/>
              <w:rPr>
                <w:b/>
              </w:rPr>
            </w:pPr>
            <w:r w:rsidRPr="00794639">
              <w:rPr>
                <w:b/>
              </w:rPr>
              <w:t>AT+CCID=?</w:t>
            </w:r>
          </w:p>
        </w:tc>
        <w:tc>
          <w:tcPr>
            <w:tcW w:w="0" w:type="dxa"/>
            <w:tcPrChange w:id="2561" w:author="Elaine Baricante" w:date="2018-11-27T10:14:00Z">
              <w:tcPr>
                <w:tcW w:w="7290" w:type="dxa"/>
              </w:tcPr>
            </w:tcPrChange>
          </w:tcPr>
          <w:p w14:paraId="58B79B4A" w14:textId="77777777" w:rsidR="003D653A" w:rsidRPr="00794639" w:rsidRDefault="003D653A" w:rsidP="00953CD3">
            <w:pPr>
              <w:pStyle w:val="TableBody"/>
              <w:rPr>
                <w:u w:val="single"/>
              </w:rPr>
            </w:pPr>
          </w:p>
          <w:p w14:paraId="16CD4FC2" w14:textId="77777777" w:rsidR="003D653A" w:rsidRPr="00794639" w:rsidRDefault="003D653A" w:rsidP="00953CD3">
            <w:pPr>
              <w:pStyle w:val="TableBody"/>
              <w:rPr>
                <w:u w:val="single"/>
              </w:rPr>
            </w:pPr>
          </w:p>
          <w:p w14:paraId="5D799234" w14:textId="77777777" w:rsidR="003D653A" w:rsidRPr="00794639" w:rsidRDefault="003D653A" w:rsidP="00953CD3">
            <w:pPr>
              <w:pStyle w:val="TableBody"/>
              <w:rPr>
                <w:u w:val="single"/>
              </w:rPr>
            </w:pPr>
            <w:r w:rsidRPr="00794639">
              <w:rPr>
                <w:u w:val="single"/>
              </w:rPr>
              <w:t>Response</w:t>
            </w:r>
          </w:p>
          <w:p w14:paraId="1BEAAEBB" w14:textId="77777777" w:rsidR="003D653A" w:rsidRPr="00794639" w:rsidRDefault="003D653A" w:rsidP="00953CD3">
            <w:pPr>
              <w:pStyle w:val="TableBody"/>
            </w:pPr>
            <w:r w:rsidRPr="00794639">
              <w:rPr>
                <w:b/>
              </w:rPr>
              <w:t>OK</w:t>
            </w:r>
          </w:p>
        </w:tc>
      </w:tr>
      <w:tr w:rsidR="003D653A" w:rsidRPr="00794639" w14:paraId="136E7716" w14:textId="77777777" w:rsidTr="00B96C79">
        <w:tblPrEx>
          <w:tblW w:w="8997" w:type="dxa"/>
          <w:tblLayout w:type="fixed"/>
          <w:tblPrExChange w:id="2562" w:author="Elaine Baricante" w:date="2018-11-27T10:14:00Z">
            <w:tblPrEx>
              <w:tblW w:w="8997" w:type="dxa"/>
              <w:tblLayout w:type="fixed"/>
            </w:tblPrEx>
          </w:tblPrExChange>
        </w:tblPrEx>
        <w:trPr>
          <w:trHeight w:val="65"/>
          <w:trPrChange w:id="2563" w:author="Elaine Baricante" w:date="2018-11-27T10:14:00Z">
            <w:trPr>
              <w:trHeight w:val="65"/>
            </w:trPr>
          </w:trPrChange>
        </w:trPr>
        <w:tc>
          <w:tcPr>
            <w:tcW w:w="1707" w:type="dxa"/>
            <w:tcPrChange w:id="2564" w:author="Elaine Baricante" w:date="2018-11-27T10:14:00Z">
              <w:tcPr>
                <w:tcW w:w="0" w:type="dxa"/>
              </w:tcPr>
            </w:tcPrChange>
          </w:tcPr>
          <w:p w14:paraId="089CCCB4" w14:textId="77777777" w:rsidR="003D653A" w:rsidRPr="00794639" w:rsidRDefault="003D653A" w:rsidP="00A438E3">
            <w:pPr>
              <w:pStyle w:val="TableBody"/>
              <w:rPr>
                <w:i/>
              </w:rPr>
            </w:pPr>
            <w:r w:rsidRPr="00794639">
              <w:rPr>
                <w:i/>
              </w:rPr>
              <w:lastRenderedPageBreak/>
              <w:t>Read command</w:t>
            </w:r>
          </w:p>
          <w:p w14:paraId="0265BD42" w14:textId="77777777" w:rsidR="003D653A" w:rsidRPr="00794639" w:rsidRDefault="003D653A" w:rsidP="00A438E3">
            <w:pPr>
              <w:pStyle w:val="TableBody"/>
            </w:pPr>
          </w:p>
          <w:p w14:paraId="141A325E" w14:textId="77777777" w:rsidR="003D653A" w:rsidRPr="00794639" w:rsidRDefault="003D653A" w:rsidP="00A438E3">
            <w:pPr>
              <w:pStyle w:val="TableBody"/>
              <w:rPr>
                <w:u w:val="single"/>
              </w:rPr>
            </w:pPr>
            <w:r w:rsidRPr="00794639">
              <w:rPr>
                <w:u w:val="single"/>
              </w:rPr>
              <w:t>Syntax</w:t>
            </w:r>
          </w:p>
          <w:p w14:paraId="4C0B0C21" w14:textId="77777777" w:rsidR="003D653A" w:rsidRPr="00794639" w:rsidRDefault="003D653A" w:rsidP="00A438E3">
            <w:pPr>
              <w:pStyle w:val="TableBody"/>
              <w:rPr>
                <w:b/>
              </w:rPr>
            </w:pPr>
            <w:r w:rsidRPr="00794639">
              <w:rPr>
                <w:b/>
              </w:rPr>
              <w:t>AT+CCID?</w:t>
            </w:r>
          </w:p>
        </w:tc>
        <w:tc>
          <w:tcPr>
            <w:tcW w:w="0" w:type="dxa"/>
            <w:tcPrChange w:id="2565" w:author="Elaine Baricante" w:date="2018-11-27T10:14:00Z">
              <w:tcPr>
                <w:tcW w:w="7290" w:type="dxa"/>
              </w:tcPr>
            </w:tcPrChange>
          </w:tcPr>
          <w:p w14:paraId="5EDD1F82" w14:textId="77777777" w:rsidR="003D653A" w:rsidRPr="00794639" w:rsidRDefault="003D653A" w:rsidP="00A438E3">
            <w:pPr>
              <w:pStyle w:val="TableBody"/>
              <w:rPr>
                <w:u w:val="single"/>
              </w:rPr>
            </w:pPr>
          </w:p>
          <w:p w14:paraId="640EB00A" w14:textId="77777777" w:rsidR="003D653A" w:rsidRPr="00794639" w:rsidRDefault="003D653A" w:rsidP="00A438E3">
            <w:pPr>
              <w:pStyle w:val="TableBody"/>
              <w:rPr>
                <w:u w:val="single"/>
              </w:rPr>
            </w:pPr>
          </w:p>
          <w:p w14:paraId="22846C77" w14:textId="77777777" w:rsidR="003D653A" w:rsidRPr="00794639" w:rsidRDefault="003D653A" w:rsidP="00A438E3">
            <w:pPr>
              <w:pStyle w:val="TableBody"/>
              <w:rPr>
                <w:u w:val="single"/>
              </w:rPr>
            </w:pPr>
            <w:r w:rsidRPr="00794639">
              <w:rPr>
                <w:u w:val="single"/>
              </w:rPr>
              <w:t>Response</w:t>
            </w:r>
          </w:p>
          <w:p w14:paraId="4D41DC3C" w14:textId="77777777" w:rsidR="003D653A" w:rsidRPr="00794639" w:rsidRDefault="003D653A" w:rsidP="00A438E3">
            <w:pPr>
              <w:pStyle w:val="TableBody"/>
              <w:rPr>
                <w:b/>
              </w:rPr>
            </w:pPr>
            <w:r w:rsidRPr="00794639">
              <w:rPr>
                <w:b/>
              </w:rPr>
              <w:t>+CCID: &lt;ICCID&gt;</w:t>
            </w:r>
          </w:p>
          <w:p w14:paraId="72AABCD1" w14:textId="77777777" w:rsidR="003D653A" w:rsidRPr="00794639" w:rsidRDefault="003D653A" w:rsidP="00A438E3">
            <w:pPr>
              <w:pStyle w:val="TableBody"/>
              <w:rPr>
                <w:b/>
              </w:rPr>
            </w:pPr>
            <w:r w:rsidRPr="00794639">
              <w:rPr>
                <w:b/>
              </w:rPr>
              <w:t>OK</w:t>
            </w:r>
          </w:p>
          <w:p w14:paraId="1B1A81A8" w14:textId="77777777" w:rsidR="003D653A" w:rsidRPr="00794639" w:rsidRDefault="003D653A" w:rsidP="00A438E3">
            <w:pPr>
              <w:pStyle w:val="TableBody"/>
              <w:rPr>
                <w:b/>
              </w:rPr>
            </w:pPr>
          </w:p>
          <w:p w14:paraId="62ECDAE1" w14:textId="77777777" w:rsidR="003D653A" w:rsidRPr="00794639" w:rsidRDefault="003D653A" w:rsidP="00A438E3">
            <w:pPr>
              <w:pStyle w:val="TableBody"/>
            </w:pPr>
            <w:r w:rsidRPr="00794639">
              <w:t>or</w:t>
            </w:r>
          </w:p>
          <w:p w14:paraId="3395C334" w14:textId="77777777" w:rsidR="003D653A" w:rsidRPr="00794639" w:rsidRDefault="003D653A" w:rsidP="00A438E3">
            <w:pPr>
              <w:pStyle w:val="TableBody"/>
            </w:pPr>
            <w:r w:rsidRPr="00794639">
              <w:rPr>
                <w:b/>
              </w:rPr>
              <w:t>+CME ERROR: &lt;error&gt;</w:t>
            </w:r>
          </w:p>
        </w:tc>
      </w:tr>
      <w:tr w:rsidR="003D653A" w:rsidRPr="00794639" w14:paraId="3F045BAE" w14:textId="77777777" w:rsidTr="00B96C79">
        <w:tblPrEx>
          <w:tblW w:w="8997" w:type="dxa"/>
          <w:tblLayout w:type="fixed"/>
          <w:tblPrExChange w:id="2566" w:author="Elaine Baricante" w:date="2018-11-27T10:14:00Z">
            <w:tblPrEx>
              <w:tblW w:w="8997" w:type="dxa"/>
              <w:tblLayout w:type="fixed"/>
            </w:tblPrEx>
          </w:tblPrExChange>
        </w:tblPrEx>
        <w:trPr>
          <w:cantSplit w:val="0"/>
          <w:trHeight w:val="815"/>
          <w:trPrChange w:id="2567" w:author="Elaine Baricante" w:date="2018-11-27T10:14:00Z">
            <w:trPr>
              <w:cantSplit w:val="0"/>
              <w:trHeight w:val="815"/>
            </w:trPr>
          </w:trPrChange>
        </w:trPr>
        <w:tc>
          <w:tcPr>
            <w:tcW w:w="1707" w:type="dxa"/>
            <w:tcPrChange w:id="2568" w:author="Elaine Baricante" w:date="2018-11-27T10:14:00Z">
              <w:tcPr>
                <w:tcW w:w="0" w:type="dxa"/>
              </w:tcPr>
            </w:tcPrChange>
          </w:tcPr>
          <w:p w14:paraId="0FDB4EA0" w14:textId="198C30D0" w:rsidR="003D653A" w:rsidRPr="00794639" w:rsidRDefault="00A438E3" w:rsidP="00A438E3">
            <w:pPr>
              <w:pStyle w:val="TableBody"/>
              <w:rPr>
                <w:i/>
              </w:rPr>
            </w:pPr>
            <w:r w:rsidRPr="00794639">
              <w:rPr>
                <w:i/>
              </w:rPr>
              <w:t>Execute</w:t>
            </w:r>
            <w:r w:rsidR="003D653A" w:rsidRPr="00794639">
              <w:rPr>
                <w:i/>
              </w:rPr>
              <w:t xml:space="preserve"> command</w:t>
            </w:r>
          </w:p>
          <w:p w14:paraId="6B641C79" w14:textId="77777777" w:rsidR="003D653A" w:rsidRPr="00794639" w:rsidRDefault="003D653A" w:rsidP="00A438E3">
            <w:pPr>
              <w:pStyle w:val="TableBody"/>
            </w:pPr>
          </w:p>
          <w:p w14:paraId="7AA551AD" w14:textId="77777777" w:rsidR="003D653A" w:rsidRPr="00794639" w:rsidRDefault="003D653A" w:rsidP="00A438E3">
            <w:pPr>
              <w:pStyle w:val="TableBody"/>
              <w:rPr>
                <w:u w:val="single"/>
              </w:rPr>
            </w:pPr>
            <w:r w:rsidRPr="00794639">
              <w:rPr>
                <w:u w:val="single"/>
              </w:rPr>
              <w:t>Syntax</w:t>
            </w:r>
          </w:p>
          <w:p w14:paraId="333B66A4" w14:textId="77777777" w:rsidR="003D653A" w:rsidRPr="00794639" w:rsidRDefault="003D653A" w:rsidP="00A438E3">
            <w:pPr>
              <w:pStyle w:val="TableBody"/>
              <w:rPr>
                <w:b/>
              </w:rPr>
            </w:pPr>
            <w:r w:rsidRPr="00794639">
              <w:rPr>
                <w:b/>
              </w:rPr>
              <w:t>AT+CCID</w:t>
            </w:r>
          </w:p>
        </w:tc>
        <w:tc>
          <w:tcPr>
            <w:tcW w:w="0" w:type="dxa"/>
            <w:tcPrChange w:id="2569" w:author="Elaine Baricante" w:date="2018-11-27T10:14:00Z">
              <w:tcPr>
                <w:tcW w:w="7290" w:type="dxa"/>
              </w:tcPr>
            </w:tcPrChange>
          </w:tcPr>
          <w:p w14:paraId="08DD60BF" w14:textId="77777777" w:rsidR="003D653A" w:rsidRPr="00794639" w:rsidRDefault="003D653A" w:rsidP="00A438E3">
            <w:pPr>
              <w:pStyle w:val="TableBody"/>
              <w:rPr>
                <w:u w:val="single"/>
              </w:rPr>
            </w:pPr>
          </w:p>
          <w:p w14:paraId="2FD53796" w14:textId="77777777" w:rsidR="003D653A" w:rsidRPr="00794639" w:rsidRDefault="003D653A" w:rsidP="00A438E3">
            <w:pPr>
              <w:pStyle w:val="TableBody"/>
              <w:rPr>
                <w:u w:val="single"/>
              </w:rPr>
            </w:pPr>
          </w:p>
          <w:p w14:paraId="21C231D0" w14:textId="77777777" w:rsidR="003D653A" w:rsidRPr="00794639" w:rsidRDefault="003D653A" w:rsidP="00A438E3">
            <w:pPr>
              <w:pStyle w:val="TableBody"/>
              <w:rPr>
                <w:u w:val="single"/>
              </w:rPr>
            </w:pPr>
            <w:r w:rsidRPr="00794639">
              <w:rPr>
                <w:u w:val="single"/>
              </w:rPr>
              <w:t>Response</w:t>
            </w:r>
          </w:p>
          <w:p w14:paraId="31FDB482" w14:textId="77777777" w:rsidR="003D653A" w:rsidRPr="00794639" w:rsidRDefault="003D653A" w:rsidP="00A438E3">
            <w:pPr>
              <w:pStyle w:val="TableBody"/>
              <w:rPr>
                <w:b/>
              </w:rPr>
            </w:pPr>
            <w:r w:rsidRPr="00794639">
              <w:rPr>
                <w:b/>
              </w:rPr>
              <w:t>+CCID: &lt;ICCID&gt;</w:t>
            </w:r>
          </w:p>
          <w:p w14:paraId="6D029EB0" w14:textId="77777777" w:rsidR="003D653A" w:rsidRPr="00794639" w:rsidRDefault="003D653A" w:rsidP="00A438E3">
            <w:pPr>
              <w:pStyle w:val="TableBody"/>
              <w:rPr>
                <w:b/>
              </w:rPr>
            </w:pPr>
            <w:r w:rsidRPr="00794639">
              <w:rPr>
                <w:b/>
              </w:rPr>
              <w:t>OK</w:t>
            </w:r>
          </w:p>
          <w:p w14:paraId="188EC060" w14:textId="77777777" w:rsidR="003D653A" w:rsidRPr="00794639" w:rsidRDefault="003D653A" w:rsidP="00A438E3">
            <w:pPr>
              <w:pStyle w:val="TableBody"/>
              <w:rPr>
                <w:b/>
              </w:rPr>
            </w:pPr>
          </w:p>
          <w:p w14:paraId="3776CEDC" w14:textId="77777777" w:rsidR="003D653A" w:rsidRPr="00794639" w:rsidRDefault="003D653A" w:rsidP="00A438E3">
            <w:pPr>
              <w:pStyle w:val="TableBody"/>
            </w:pPr>
            <w:r w:rsidRPr="00794639">
              <w:t>or</w:t>
            </w:r>
          </w:p>
          <w:p w14:paraId="63EA994C" w14:textId="77777777" w:rsidR="003D653A" w:rsidRPr="00794639" w:rsidRDefault="003D653A" w:rsidP="00953CD3">
            <w:pPr>
              <w:pStyle w:val="TableBody"/>
              <w:rPr>
                <w:b/>
              </w:rPr>
            </w:pPr>
            <w:r w:rsidRPr="00794639">
              <w:rPr>
                <w:b/>
              </w:rPr>
              <w:t>+CME ERROR: &lt;error&gt;</w:t>
            </w:r>
          </w:p>
          <w:p w14:paraId="3A07EE79" w14:textId="77777777" w:rsidR="003D653A" w:rsidRPr="00794639" w:rsidRDefault="003D653A" w:rsidP="00953CD3">
            <w:pPr>
              <w:pStyle w:val="TableBody"/>
              <w:rPr>
                <w:b/>
              </w:rPr>
            </w:pPr>
          </w:p>
          <w:p w14:paraId="5D546714" w14:textId="77777777" w:rsidR="003D653A" w:rsidRPr="00794639" w:rsidRDefault="003D653A" w:rsidP="00A438E3">
            <w:pPr>
              <w:pStyle w:val="TableBody"/>
              <w:rPr>
                <w:u w:val="single"/>
              </w:rPr>
            </w:pPr>
            <w:r w:rsidRPr="00794639">
              <w:rPr>
                <w:u w:val="single"/>
              </w:rPr>
              <w:t>Parameter</w:t>
            </w:r>
          </w:p>
          <w:p w14:paraId="0A036347" w14:textId="77777777" w:rsidR="003D653A" w:rsidRPr="00794639" w:rsidRDefault="003D653A" w:rsidP="00A438E3">
            <w:pPr>
              <w:pStyle w:val="TableBody"/>
              <w:rPr>
                <w:snapToGrid w:val="0"/>
              </w:rPr>
            </w:pPr>
            <w:r w:rsidRPr="00794639">
              <w:rPr>
                <w:b/>
              </w:rPr>
              <w:t>&lt;ICCID&gt;</w:t>
            </w:r>
            <w:r w:rsidRPr="00794639">
              <w:tab/>
              <w:t>Integrated Circuit Card ID of the SIM card</w:t>
            </w:r>
          </w:p>
        </w:tc>
      </w:tr>
    </w:tbl>
    <w:p w14:paraId="0F58A210" w14:textId="7AA0775F" w:rsidR="00975CC4" w:rsidRPr="00794639" w:rsidRDefault="00975CC4" w:rsidP="0059466D">
      <w:pPr>
        <w:pStyle w:val="Heading2"/>
      </w:pPr>
      <w:bookmarkStart w:id="2570" w:name="_Ref524364475"/>
      <w:bookmarkStart w:id="2571" w:name="_Toc531700588"/>
      <w:r w:rsidRPr="00794639">
        <w:t xml:space="preserve">+CLAC Command: List Available AT </w:t>
      </w:r>
      <w:bookmarkEnd w:id="2547"/>
      <w:bookmarkEnd w:id="2548"/>
      <w:bookmarkEnd w:id="2549"/>
      <w:r w:rsidRPr="00794639">
        <w:t>Commands</w:t>
      </w:r>
      <w:bookmarkStart w:id="2572" w:name="_Toc503184674"/>
      <w:bookmarkStart w:id="2573" w:name="_Toc503190695"/>
      <w:bookmarkStart w:id="2574" w:name="_Toc503196716"/>
      <w:bookmarkStart w:id="2575" w:name="_Toc503202737"/>
      <w:bookmarkEnd w:id="2550"/>
      <w:bookmarkEnd w:id="2551"/>
      <w:bookmarkEnd w:id="2552"/>
      <w:bookmarkEnd w:id="2553"/>
      <w:bookmarkEnd w:id="2554"/>
      <w:bookmarkEnd w:id="2555"/>
      <w:bookmarkEnd w:id="2570"/>
      <w:bookmarkEnd w:id="2571"/>
      <w:bookmarkEnd w:id="2572"/>
      <w:bookmarkEnd w:id="2573"/>
      <w:bookmarkEnd w:id="2574"/>
      <w:bookmarkEnd w:id="2575"/>
    </w:p>
    <w:tbl>
      <w:tblPr>
        <w:tblStyle w:val="TableSWIleft"/>
        <w:tblW w:w="8997" w:type="dxa"/>
        <w:tblLayout w:type="fixed"/>
        <w:tblLook w:val="04A0" w:firstRow="1" w:lastRow="0" w:firstColumn="1" w:lastColumn="0" w:noHBand="0" w:noVBand="1"/>
      </w:tblPr>
      <w:tblGrid>
        <w:gridCol w:w="1707"/>
        <w:gridCol w:w="7290"/>
        <w:tblGridChange w:id="2576">
          <w:tblGrid>
            <w:gridCol w:w="1728"/>
            <w:gridCol w:w="7269"/>
          </w:tblGrid>
        </w:tblGridChange>
      </w:tblGrid>
      <w:tr w:rsidR="00975CC4" w:rsidRPr="00794639" w14:paraId="06EE55E5"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64DEF9E" w14:textId="701A02E1" w:rsidR="00975CC4" w:rsidRPr="00794639" w:rsidRDefault="00F22490">
            <w:pPr>
              <w:pStyle w:val="TableRowHead"/>
              <w:spacing w:before="144" w:after="144"/>
              <w:rPr>
                <w:bCs w:val="0"/>
              </w:rPr>
            </w:pPr>
            <w:r w:rsidRPr="00794639">
              <w:t>HL7800</w:t>
            </w:r>
          </w:p>
        </w:tc>
      </w:tr>
      <w:tr w:rsidR="00975CC4" w:rsidRPr="00794639" w14:paraId="618DD464" w14:textId="77777777" w:rsidTr="00555DCE">
        <w:tblPrEx>
          <w:tblW w:w="8997" w:type="dxa"/>
          <w:tblLayout w:type="fixed"/>
          <w:tblPrExChange w:id="2577" w:author="Elaine Baricante" w:date="2018-11-27T10:14:00Z">
            <w:tblPrEx>
              <w:tblW w:w="8997" w:type="dxa"/>
              <w:tblLayout w:type="fixed"/>
            </w:tblPrEx>
          </w:tblPrExChange>
        </w:tblPrEx>
        <w:trPr>
          <w:cantSplit w:val="0"/>
          <w:trHeight w:val="23"/>
          <w:trPrChange w:id="2578" w:author="Elaine Baricante" w:date="2018-11-27T10:14:00Z">
            <w:trPr>
              <w:cantSplit w:val="0"/>
              <w:trHeight w:val="23"/>
            </w:trPr>
          </w:trPrChange>
        </w:trPr>
        <w:tc>
          <w:tcPr>
            <w:tcW w:w="1707" w:type="dxa"/>
            <w:tcPrChange w:id="2579" w:author="Elaine Baricante" w:date="2018-11-27T10:14:00Z">
              <w:tcPr>
                <w:tcW w:w="1728" w:type="dxa"/>
              </w:tcPr>
            </w:tcPrChange>
          </w:tcPr>
          <w:p w14:paraId="0061EF56" w14:textId="77777777" w:rsidR="00975CC4" w:rsidRPr="00794639" w:rsidRDefault="00975CC4" w:rsidP="00166AF3">
            <w:pPr>
              <w:pStyle w:val="TableBody"/>
              <w:rPr>
                <w:i/>
              </w:rPr>
            </w:pPr>
            <w:r w:rsidRPr="00794639">
              <w:rPr>
                <w:i/>
              </w:rPr>
              <w:t>Execute command</w:t>
            </w:r>
          </w:p>
          <w:p w14:paraId="4827721C" w14:textId="77777777" w:rsidR="00975CC4" w:rsidRPr="00794639" w:rsidRDefault="00975CC4" w:rsidP="00166AF3">
            <w:pPr>
              <w:pStyle w:val="TableBody"/>
            </w:pPr>
          </w:p>
          <w:p w14:paraId="2C517B09" w14:textId="77777777" w:rsidR="00975CC4" w:rsidRPr="00794639" w:rsidRDefault="00975CC4" w:rsidP="00166AF3">
            <w:pPr>
              <w:pStyle w:val="TableBody"/>
              <w:rPr>
                <w:u w:val="single"/>
              </w:rPr>
            </w:pPr>
            <w:r w:rsidRPr="00794639">
              <w:rPr>
                <w:u w:val="single"/>
              </w:rPr>
              <w:t>Syntax</w:t>
            </w:r>
          </w:p>
          <w:p w14:paraId="4CE9C87C" w14:textId="77777777" w:rsidR="00975CC4" w:rsidRPr="00794639" w:rsidRDefault="00975CC4" w:rsidP="00166AF3">
            <w:pPr>
              <w:pStyle w:val="TableBody"/>
            </w:pPr>
            <w:r w:rsidRPr="00794639">
              <w:rPr>
                <w:b/>
              </w:rPr>
              <w:t>AT+CLAC</w:t>
            </w:r>
          </w:p>
        </w:tc>
        <w:tc>
          <w:tcPr>
            <w:tcW w:w="7290" w:type="dxa"/>
            <w:tcPrChange w:id="2580" w:author="Elaine Baricante" w:date="2018-11-27T10:14:00Z">
              <w:tcPr>
                <w:tcW w:w="7269" w:type="dxa"/>
              </w:tcPr>
            </w:tcPrChange>
          </w:tcPr>
          <w:p w14:paraId="3FBD0A13" w14:textId="77777777" w:rsidR="00975CC4" w:rsidRPr="00794639" w:rsidRDefault="00975CC4" w:rsidP="00166AF3">
            <w:pPr>
              <w:pStyle w:val="TableBody"/>
              <w:rPr>
                <w:u w:val="single"/>
              </w:rPr>
            </w:pPr>
          </w:p>
          <w:p w14:paraId="52384A40" w14:textId="77777777" w:rsidR="00975CC4" w:rsidRPr="00794639" w:rsidRDefault="00975CC4" w:rsidP="00166AF3">
            <w:pPr>
              <w:pStyle w:val="TableBody"/>
              <w:rPr>
                <w:u w:val="single"/>
              </w:rPr>
            </w:pPr>
          </w:p>
          <w:p w14:paraId="548560CD" w14:textId="77777777" w:rsidR="00975CC4" w:rsidRPr="00794639" w:rsidRDefault="00975CC4" w:rsidP="00166AF3">
            <w:pPr>
              <w:pStyle w:val="TableBody"/>
              <w:rPr>
                <w:u w:val="single"/>
              </w:rPr>
            </w:pPr>
            <w:r w:rsidRPr="00794639">
              <w:rPr>
                <w:u w:val="single"/>
              </w:rPr>
              <w:t>Response</w:t>
            </w:r>
          </w:p>
          <w:p w14:paraId="1BDF735D" w14:textId="77777777" w:rsidR="00975CC4" w:rsidRPr="00794639" w:rsidRDefault="00975CC4" w:rsidP="00166AF3">
            <w:pPr>
              <w:pStyle w:val="TableBody"/>
              <w:rPr>
                <w:b/>
              </w:rPr>
            </w:pPr>
            <w:r w:rsidRPr="00794639">
              <w:rPr>
                <w:b/>
              </w:rPr>
              <w:t>&lt;AT command 1&gt;</w:t>
            </w:r>
          </w:p>
          <w:p w14:paraId="665976EC" w14:textId="77777777" w:rsidR="00975CC4" w:rsidRPr="00794639" w:rsidRDefault="00975CC4" w:rsidP="00166AF3">
            <w:pPr>
              <w:pStyle w:val="TableBody"/>
              <w:rPr>
                <w:b/>
              </w:rPr>
            </w:pPr>
            <w:r w:rsidRPr="00794639">
              <w:rPr>
                <w:b/>
              </w:rPr>
              <w:t>[&lt;CR&gt;&lt;LF&gt;&lt;AT command 2&gt;[..]]</w:t>
            </w:r>
          </w:p>
          <w:p w14:paraId="11342829" w14:textId="77777777" w:rsidR="00975CC4" w:rsidRPr="00794639" w:rsidRDefault="00975CC4" w:rsidP="00166AF3">
            <w:pPr>
              <w:pStyle w:val="TableBody"/>
              <w:rPr>
                <w:b/>
              </w:rPr>
            </w:pPr>
            <w:r w:rsidRPr="00794639">
              <w:rPr>
                <w:b/>
              </w:rPr>
              <w:t>OK</w:t>
            </w:r>
          </w:p>
          <w:p w14:paraId="18F55A01" w14:textId="460EB054" w:rsidR="00975CC4" w:rsidRPr="00794639" w:rsidRDefault="00975CC4" w:rsidP="00166AF3">
            <w:pPr>
              <w:pStyle w:val="TableBody"/>
            </w:pPr>
          </w:p>
          <w:p w14:paraId="178A992E" w14:textId="77777777" w:rsidR="00975CC4" w:rsidRPr="00794639" w:rsidRDefault="00975CC4" w:rsidP="00166AF3">
            <w:pPr>
              <w:pStyle w:val="TableBody"/>
            </w:pPr>
            <w:r w:rsidRPr="00794639">
              <w:t>or</w:t>
            </w:r>
          </w:p>
          <w:p w14:paraId="3B2331C2" w14:textId="77777777" w:rsidR="00975CC4" w:rsidRPr="00794639" w:rsidRDefault="00975CC4" w:rsidP="00166AF3">
            <w:pPr>
              <w:pStyle w:val="TableBody"/>
              <w:rPr>
                <w:b/>
              </w:rPr>
            </w:pPr>
            <w:r w:rsidRPr="00794639">
              <w:rPr>
                <w:b/>
              </w:rPr>
              <w:t>+CME ERROR: &lt;err&gt;</w:t>
            </w:r>
          </w:p>
          <w:p w14:paraId="5038B438" w14:textId="50131A73" w:rsidR="00975CC4" w:rsidRPr="00794639" w:rsidRDefault="00975CC4" w:rsidP="00166AF3">
            <w:pPr>
              <w:pStyle w:val="TableBody"/>
              <w:rPr>
                <w:b/>
              </w:rPr>
            </w:pPr>
          </w:p>
          <w:p w14:paraId="2A66B2E5" w14:textId="77777777" w:rsidR="00975CC4" w:rsidRPr="00794639" w:rsidRDefault="00975CC4" w:rsidP="00166AF3">
            <w:pPr>
              <w:pStyle w:val="TableBody"/>
            </w:pPr>
            <w:r w:rsidRPr="00794639">
              <w:rPr>
                <w:u w:val="single"/>
              </w:rPr>
              <w:t>Parameter</w:t>
            </w:r>
          </w:p>
          <w:p w14:paraId="40E9B9E8" w14:textId="77777777" w:rsidR="00975CC4" w:rsidRPr="00794639" w:rsidRDefault="00975CC4" w:rsidP="00166AF3">
            <w:pPr>
              <w:pStyle w:val="TableBody"/>
            </w:pPr>
            <w:r w:rsidRPr="00794639">
              <w:rPr>
                <w:b/>
              </w:rPr>
              <w:t>&lt;AT command&gt;</w:t>
            </w:r>
            <w:r w:rsidRPr="00794639">
              <w:tab/>
              <w:t>AT command (including the prefix “AT”)</w:t>
            </w:r>
          </w:p>
        </w:tc>
      </w:tr>
      <w:tr w:rsidR="00975CC4" w:rsidRPr="00794639" w14:paraId="3980E6A7" w14:textId="77777777" w:rsidTr="00555DCE">
        <w:tblPrEx>
          <w:tblW w:w="8997" w:type="dxa"/>
          <w:tblLayout w:type="fixed"/>
          <w:tblPrExChange w:id="2581" w:author="Elaine Baricante" w:date="2018-11-27T10:14:00Z">
            <w:tblPrEx>
              <w:tblW w:w="8997" w:type="dxa"/>
              <w:tblLayout w:type="fixed"/>
            </w:tblPrEx>
          </w:tblPrExChange>
        </w:tblPrEx>
        <w:trPr>
          <w:trHeight w:val="70"/>
          <w:trPrChange w:id="2582" w:author="Elaine Baricante" w:date="2018-11-27T10:14:00Z">
            <w:trPr>
              <w:trHeight w:val="70"/>
            </w:trPr>
          </w:trPrChange>
        </w:trPr>
        <w:tc>
          <w:tcPr>
            <w:tcW w:w="1707" w:type="dxa"/>
            <w:tcPrChange w:id="2583" w:author="Elaine Baricante" w:date="2018-11-27T10:14:00Z">
              <w:tcPr>
                <w:tcW w:w="0" w:type="dxa"/>
              </w:tcPr>
            </w:tcPrChange>
          </w:tcPr>
          <w:p w14:paraId="1919FBBD" w14:textId="77777777" w:rsidR="00975CC4" w:rsidRPr="00794639" w:rsidRDefault="00975CC4" w:rsidP="00166AF3">
            <w:pPr>
              <w:pStyle w:val="TableBody"/>
              <w:rPr>
                <w:u w:val="single"/>
              </w:rPr>
            </w:pPr>
            <w:r w:rsidRPr="00794639">
              <w:rPr>
                <w:u w:val="single"/>
              </w:rPr>
              <w:t>Notes</w:t>
            </w:r>
          </w:p>
        </w:tc>
        <w:tc>
          <w:tcPr>
            <w:tcW w:w="7290" w:type="dxa"/>
            <w:tcPrChange w:id="2584" w:author="Elaine Baricante" w:date="2018-11-27T10:14:00Z">
              <w:tcPr>
                <w:tcW w:w="7269" w:type="dxa"/>
              </w:tcPr>
            </w:tcPrChange>
          </w:tcPr>
          <w:p w14:paraId="14DB3B5C" w14:textId="5D480445" w:rsidR="00975CC4" w:rsidRPr="00794639" w:rsidRDefault="00975CC4" w:rsidP="00166AF3">
            <w:pPr>
              <w:pStyle w:val="TableBody"/>
            </w:pPr>
            <w:r w:rsidRPr="00794639">
              <w:t xml:space="preserve">This command provides the AT </w:t>
            </w:r>
            <w:r w:rsidR="0093070D" w:rsidRPr="00794639">
              <w:t>c</w:t>
            </w:r>
            <w:r w:rsidRPr="00794639">
              <w:t>ommand list available for the user.</w:t>
            </w:r>
          </w:p>
        </w:tc>
      </w:tr>
    </w:tbl>
    <w:p w14:paraId="49A9A42D" w14:textId="0536F8FF" w:rsidR="00E4123A" w:rsidRDefault="00E4123A" w:rsidP="00E4123A">
      <w:bookmarkStart w:id="2585" w:name="_Toc170125835"/>
      <w:bookmarkStart w:id="2586" w:name="_Toc78179794"/>
      <w:bookmarkStart w:id="2587" w:name="_Toc345081290"/>
      <w:bookmarkStart w:id="2588" w:name="_Toc349753035"/>
      <w:bookmarkStart w:id="2589" w:name="_Toc349753926"/>
      <w:bookmarkStart w:id="2590" w:name="_Ref366744222"/>
      <w:bookmarkStart w:id="2591" w:name="_Ref369080948"/>
      <w:bookmarkStart w:id="2592" w:name="_Toc368585993"/>
      <w:bookmarkStart w:id="2593" w:name="_Ref404847437"/>
      <w:bookmarkStart w:id="2594" w:name="_Ref404847440"/>
      <w:bookmarkStart w:id="2595" w:name="_Toc486251570"/>
      <w:bookmarkStart w:id="2596" w:name="_Ref489344478"/>
      <w:bookmarkStart w:id="2597" w:name="_Ref489344481"/>
      <w:bookmarkStart w:id="2598" w:name="_Ref518913345"/>
      <w:bookmarkStart w:id="2599" w:name="_Ref518913347"/>
    </w:p>
    <w:p w14:paraId="28FAF766" w14:textId="77777777" w:rsidR="00E4123A" w:rsidRDefault="00E4123A" w:rsidP="00DF20AD"/>
    <w:p w14:paraId="183A9356" w14:textId="77777777" w:rsidR="00E4123A" w:rsidRDefault="00E4123A" w:rsidP="00DF20AD"/>
    <w:p w14:paraId="211D7148" w14:textId="1D81D0F9" w:rsidR="00975CC4" w:rsidRPr="00794639" w:rsidRDefault="00975CC4" w:rsidP="0059466D">
      <w:pPr>
        <w:pStyle w:val="Heading2"/>
      </w:pPr>
      <w:bookmarkStart w:id="2600" w:name="_Ref528592015"/>
      <w:bookmarkStart w:id="2601" w:name="_Toc531700589"/>
      <w:r w:rsidRPr="00794639">
        <w:lastRenderedPageBreak/>
        <w:t xml:space="preserve">+CFUN Command: Set Phone </w:t>
      </w:r>
      <w:bookmarkEnd w:id="2585"/>
      <w:bookmarkEnd w:id="2586"/>
      <w:r w:rsidRPr="00794639">
        <w:t>Functionality</w:t>
      </w:r>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p>
    <w:tbl>
      <w:tblPr>
        <w:tblStyle w:val="TableSWIleft"/>
        <w:tblpPr w:leftFromText="141" w:rightFromText="141" w:vertAnchor="text" w:tblpXSpec="right" w:tblpY="1"/>
        <w:tblW w:w="9000" w:type="dxa"/>
        <w:tblLayout w:type="fixed"/>
        <w:tblLook w:val="04A0" w:firstRow="1" w:lastRow="0" w:firstColumn="1" w:lastColumn="0" w:noHBand="0" w:noVBand="1"/>
      </w:tblPr>
      <w:tblGrid>
        <w:gridCol w:w="1707"/>
        <w:gridCol w:w="7293"/>
      </w:tblGrid>
      <w:tr w:rsidR="00FF2D69" w:rsidRPr="00794639" w14:paraId="7DB198E5" w14:textId="77777777" w:rsidTr="00DF20AD">
        <w:trPr>
          <w:cnfStyle w:val="100000000000" w:firstRow="1" w:lastRow="0" w:firstColumn="0" w:lastColumn="0" w:oddVBand="0" w:evenVBand="0" w:oddHBand="0" w:evenHBand="0" w:firstRowFirstColumn="0" w:firstRowLastColumn="0" w:lastRowFirstColumn="0" w:lastRowLastColumn="0"/>
          <w:cantSplit w:val="0"/>
        </w:trPr>
        <w:tc>
          <w:tcPr>
            <w:tcW w:w="0" w:type="dxa"/>
            <w:gridSpan w:val="2"/>
          </w:tcPr>
          <w:p w14:paraId="018F9E1E" w14:textId="1F41C76C" w:rsidR="00975CC4" w:rsidRPr="00794639" w:rsidRDefault="00F22490" w:rsidP="00261BA4">
            <w:pPr>
              <w:pStyle w:val="TableRowHead"/>
              <w:spacing w:before="144" w:after="144"/>
            </w:pPr>
            <w:r w:rsidRPr="00794639">
              <w:t>HL7800</w:t>
            </w:r>
          </w:p>
        </w:tc>
      </w:tr>
      <w:tr w:rsidR="00FF2D69" w:rsidRPr="00E4123A" w14:paraId="2F111F5C" w14:textId="77777777" w:rsidTr="00DF20AD">
        <w:trPr>
          <w:trHeight w:val="19"/>
        </w:trPr>
        <w:tc>
          <w:tcPr>
            <w:tcW w:w="0" w:type="dxa"/>
          </w:tcPr>
          <w:p w14:paraId="21438BA5" w14:textId="77777777" w:rsidR="00975CC4" w:rsidRPr="00E4123A" w:rsidRDefault="00975CC4" w:rsidP="00DF20AD">
            <w:pPr>
              <w:pStyle w:val="TableBody"/>
              <w:keepNext/>
              <w:rPr>
                <w:i/>
              </w:rPr>
            </w:pPr>
            <w:r w:rsidRPr="00E4123A">
              <w:rPr>
                <w:i/>
              </w:rPr>
              <w:t>Test command</w:t>
            </w:r>
          </w:p>
          <w:p w14:paraId="37510119" w14:textId="77777777" w:rsidR="00975CC4" w:rsidRPr="00E4123A" w:rsidRDefault="00975CC4" w:rsidP="00DF20AD">
            <w:pPr>
              <w:pStyle w:val="TableBody"/>
              <w:keepNext/>
            </w:pPr>
          </w:p>
          <w:p w14:paraId="39A3F2DA" w14:textId="77777777" w:rsidR="00975CC4" w:rsidRPr="00E4123A" w:rsidRDefault="00975CC4" w:rsidP="00DF20AD">
            <w:pPr>
              <w:pStyle w:val="TableBody"/>
              <w:keepNext/>
              <w:rPr>
                <w:u w:val="single"/>
              </w:rPr>
            </w:pPr>
            <w:r w:rsidRPr="00E4123A">
              <w:rPr>
                <w:u w:val="single"/>
              </w:rPr>
              <w:t>Syntax</w:t>
            </w:r>
          </w:p>
          <w:p w14:paraId="11ECE9A8" w14:textId="588E72D6" w:rsidR="00975CC4" w:rsidRPr="00E4123A" w:rsidRDefault="00975CC4" w:rsidP="00DF20AD">
            <w:pPr>
              <w:pStyle w:val="TableBody"/>
              <w:keepNext/>
            </w:pPr>
            <w:r w:rsidRPr="00E4123A">
              <w:rPr>
                <w:b/>
              </w:rPr>
              <w:t>AT+CFUN=?</w:t>
            </w:r>
          </w:p>
        </w:tc>
        <w:tc>
          <w:tcPr>
            <w:tcW w:w="0" w:type="dxa"/>
          </w:tcPr>
          <w:p w14:paraId="48CC90E5" w14:textId="77777777" w:rsidR="00975CC4" w:rsidRPr="00E4123A" w:rsidRDefault="00975CC4" w:rsidP="00DF20AD">
            <w:pPr>
              <w:pStyle w:val="TableBody"/>
              <w:keepNext/>
              <w:rPr>
                <w:u w:val="single"/>
              </w:rPr>
            </w:pPr>
          </w:p>
          <w:p w14:paraId="6ADF8A3D" w14:textId="77777777" w:rsidR="00975CC4" w:rsidRPr="00E4123A" w:rsidRDefault="00975CC4" w:rsidP="00DF20AD">
            <w:pPr>
              <w:pStyle w:val="TableBody"/>
              <w:keepNext/>
              <w:rPr>
                <w:u w:val="single"/>
              </w:rPr>
            </w:pPr>
          </w:p>
          <w:p w14:paraId="1CC73954" w14:textId="77777777" w:rsidR="00975CC4" w:rsidRPr="00E4123A" w:rsidRDefault="00975CC4" w:rsidP="00DF20AD">
            <w:pPr>
              <w:pStyle w:val="TableBody"/>
              <w:keepNext/>
              <w:rPr>
                <w:u w:val="single"/>
              </w:rPr>
            </w:pPr>
            <w:r w:rsidRPr="00E4123A">
              <w:rPr>
                <w:u w:val="single"/>
              </w:rPr>
              <w:t>Response</w:t>
            </w:r>
          </w:p>
          <w:p w14:paraId="21EF0609" w14:textId="77777777" w:rsidR="00975CC4" w:rsidRPr="00E4123A" w:rsidRDefault="00975CC4" w:rsidP="00DF20AD">
            <w:pPr>
              <w:pStyle w:val="TableBody"/>
              <w:keepNext/>
              <w:rPr>
                <w:lang w:eastAsia="zh-CN"/>
              </w:rPr>
            </w:pPr>
            <w:r w:rsidRPr="00E4123A">
              <w:rPr>
                <w:b/>
              </w:rPr>
              <w:t>+CFUN:</w:t>
            </w:r>
            <w:r w:rsidRPr="00E4123A">
              <w:rPr>
                <w:szCs w:val="18"/>
                <w:lang w:eastAsia="zh-CN"/>
              </w:rPr>
              <w:t xml:space="preserve"> (list of supported </w:t>
            </w:r>
            <w:r w:rsidRPr="00E4123A">
              <w:rPr>
                <w:b/>
                <w:szCs w:val="18"/>
                <w:lang w:eastAsia="zh-CN"/>
              </w:rPr>
              <w:t>&lt;</w:t>
            </w:r>
            <w:r w:rsidRPr="00E4123A">
              <w:rPr>
                <w:b/>
              </w:rPr>
              <w:t>fun</w:t>
            </w:r>
            <w:r w:rsidRPr="00E4123A">
              <w:rPr>
                <w:b/>
                <w:szCs w:val="18"/>
                <w:lang w:eastAsia="zh-CN"/>
              </w:rPr>
              <w:t>&gt;</w:t>
            </w:r>
            <w:r w:rsidRPr="00E4123A">
              <w:rPr>
                <w:szCs w:val="18"/>
                <w:lang w:eastAsia="zh-CN"/>
              </w:rPr>
              <w:t xml:space="preserve">s), (list of supported </w:t>
            </w:r>
            <w:r w:rsidRPr="00E4123A">
              <w:rPr>
                <w:b/>
                <w:szCs w:val="18"/>
                <w:lang w:eastAsia="zh-CN"/>
              </w:rPr>
              <w:t>&lt;</w:t>
            </w:r>
            <w:r w:rsidRPr="00E4123A">
              <w:rPr>
                <w:b/>
              </w:rPr>
              <w:t>rst</w:t>
            </w:r>
            <w:r w:rsidRPr="00E4123A">
              <w:rPr>
                <w:b/>
                <w:szCs w:val="18"/>
                <w:lang w:eastAsia="zh-CN"/>
              </w:rPr>
              <w:t>&gt;</w:t>
            </w:r>
            <w:r w:rsidRPr="00E4123A">
              <w:rPr>
                <w:szCs w:val="18"/>
                <w:lang w:eastAsia="zh-CN"/>
              </w:rPr>
              <w:t>s)</w:t>
            </w:r>
          </w:p>
          <w:p w14:paraId="69C75BC9" w14:textId="77777777" w:rsidR="00975CC4" w:rsidRPr="00E4123A" w:rsidRDefault="00975CC4" w:rsidP="00DF20AD">
            <w:pPr>
              <w:pStyle w:val="TableBody"/>
              <w:keepNext/>
              <w:rPr>
                <w:b/>
                <w:lang w:eastAsia="zh-CN"/>
              </w:rPr>
            </w:pPr>
            <w:r w:rsidRPr="00E4123A">
              <w:rPr>
                <w:b/>
                <w:lang w:eastAsia="zh-CN"/>
              </w:rPr>
              <w:t>OK</w:t>
            </w:r>
          </w:p>
          <w:p w14:paraId="20192A07" w14:textId="77777777" w:rsidR="00975CC4" w:rsidRPr="00E4123A" w:rsidRDefault="00975CC4" w:rsidP="00DF20AD">
            <w:pPr>
              <w:pStyle w:val="TableBody"/>
              <w:keepNext/>
              <w:rPr>
                <w:b/>
                <w:lang w:eastAsia="zh-CN"/>
              </w:rPr>
            </w:pPr>
          </w:p>
          <w:p w14:paraId="006E19A0" w14:textId="77777777" w:rsidR="00975CC4" w:rsidRPr="00E4123A" w:rsidRDefault="00975CC4" w:rsidP="00DF20AD">
            <w:pPr>
              <w:pStyle w:val="TableBody"/>
              <w:keepNext/>
              <w:rPr>
                <w:lang w:eastAsia="zh-CN"/>
              </w:rPr>
            </w:pPr>
            <w:r w:rsidRPr="00E4123A">
              <w:rPr>
                <w:lang w:eastAsia="zh-CN"/>
              </w:rPr>
              <w:t>or</w:t>
            </w:r>
          </w:p>
          <w:p w14:paraId="1AD9C2C1" w14:textId="77777777" w:rsidR="00975CC4" w:rsidRPr="00E4123A" w:rsidRDefault="00975CC4" w:rsidP="00DF20AD">
            <w:pPr>
              <w:pStyle w:val="TableBody"/>
              <w:keepNext/>
              <w:rPr>
                <w:b/>
                <w:lang w:eastAsia="zh-CN"/>
              </w:rPr>
            </w:pPr>
            <w:r w:rsidRPr="00E4123A">
              <w:rPr>
                <w:b/>
                <w:lang w:eastAsia="zh-CN"/>
              </w:rPr>
              <w:t>+CME ERROR: &lt;err&gt;</w:t>
            </w:r>
          </w:p>
        </w:tc>
      </w:tr>
      <w:tr w:rsidR="00FF2D69" w:rsidRPr="00794639" w14:paraId="0BBE1D35" w14:textId="77777777" w:rsidTr="004651D1">
        <w:trPr>
          <w:trHeight w:val="1316"/>
        </w:trPr>
        <w:tc>
          <w:tcPr>
            <w:tcW w:w="1707" w:type="dxa"/>
          </w:tcPr>
          <w:p w14:paraId="3EECE912" w14:textId="77777777" w:rsidR="00975CC4" w:rsidRPr="00794639" w:rsidRDefault="00975CC4" w:rsidP="00DF20AD">
            <w:pPr>
              <w:pStyle w:val="TableBody"/>
              <w:keepNext/>
              <w:rPr>
                <w:i/>
              </w:rPr>
            </w:pPr>
            <w:r w:rsidRPr="00794639">
              <w:rPr>
                <w:i/>
              </w:rPr>
              <w:t>Read command</w:t>
            </w:r>
          </w:p>
          <w:p w14:paraId="21B6352A" w14:textId="77777777" w:rsidR="00975CC4" w:rsidRPr="00794639" w:rsidRDefault="00975CC4" w:rsidP="00DF20AD">
            <w:pPr>
              <w:pStyle w:val="TableBody"/>
              <w:keepNext/>
            </w:pPr>
          </w:p>
          <w:p w14:paraId="66225157" w14:textId="77777777" w:rsidR="00975CC4" w:rsidRPr="00794639" w:rsidRDefault="00975CC4" w:rsidP="00DF20AD">
            <w:pPr>
              <w:pStyle w:val="TableBody"/>
              <w:keepNext/>
              <w:rPr>
                <w:u w:val="single"/>
              </w:rPr>
            </w:pPr>
            <w:r w:rsidRPr="00794639">
              <w:rPr>
                <w:u w:val="single"/>
              </w:rPr>
              <w:t>Syntax</w:t>
            </w:r>
          </w:p>
          <w:p w14:paraId="43AD97CA" w14:textId="6BD8702E" w:rsidR="00975CC4" w:rsidRPr="00794639" w:rsidRDefault="00975CC4" w:rsidP="00DF20AD">
            <w:pPr>
              <w:pStyle w:val="TableBody"/>
              <w:keepNext/>
            </w:pPr>
            <w:r w:rsidRPr="00794639">
              <w:rPr>
                <w:b/>
              </w:rPr>
              <w:t>AT+CFUN?</w:t>
            </w:r>
          </w:p>
        </w:tc>
        <w:tc>
          <w:tcPr>
            <w:tcW w:w="7293" w:type="dxa"/>
          </w:tcPr>
          <w:p w14:paraId="75A4F9EB" w14:textId="77777777" w:rsidR="00975CC4" w:rsidRPr="00794639" w:rsidRDefault="00975CC4" w:rsidP="00DF20AD">
            <w:pPr>
              <w:pStyle w:val="TableBody"/>
              <w:keepNext/>
              <w:rPr>
                <w:u w:val="single"/>
                <w:lang w:eastAsia="zh-CN"/>
              </w:rPr>
            </w:pPr>
          </w:p>
          <w:p w14:paraId="5514AEE5" w14:textId="77777777" w:rsidR="00975CC4" w:rsidRPr="00794639" w:rsidRDefault="00975CC4" w:rsidP="00DF20AD">
            <w:pPr>
              <w:pStyle w:val="TableBody"/>
              <w:keepNext/>
              <w:rPr>
                <w:u w:val="single"/>
              </w:rPr>
            </w:pPr>
          </w:p>
          <w:p w14:paraId="15867138" w14:textId="77777777" w:rsidR="00975CC4" w:rsidRPr="00794639" w:rsidRDefault="00975CC4" w:rsidP="00DF20AD">
            <w:pPr>
              <w:pStyle w:val="TableBody"/>
              <w:keepNext/>
              <w:rPr>
                <w:u w:val="single"/>
              </w:rPr>
            </w:pPr>
            <w:r w:rsidRPr="00794639">
              <w:rPr>
                <w:u w:val="single"/>
              </w:rPr>
              <w:t>Response</w:t>
            </w:r>
          </w:p>
          <w:p w14:paraId="61B225A4" w14:textId="68AE971F" w:rsidR="00975CC4" w:rsidRPr="00794639" w:rsidRDefault="00975CC4" w:rsidP="00DF20AD">
            <w:pPr>
              <w:pStyle w:val="TableBody"/>
              <w:keepNext/>
              <w:rPr>
                <w:b/>
                <w:lang w:eastAsia="zh-CN"/>
              </w:rPr>
            </w:pPr>
            <w:r w:rsidRPr="00794639">
              <w:rPr>
                <w:b/>
              </w:rPr>
              <w:t>+CFUN</w:t>
            </w:r>
            <w:r w:rsidRPr="00794639">
              <w:rPr>
                <w:b/>
                <w:szCs w:val="18"/>
                <w:lang w:eastAsia="zh-CN"/>
              </w:rPr>
              <w:t>: &lt;</w:t>
            </w:r>
            <w:r w:rsidR="00275104" w:rsidRPr="00794639">
              <w:rPr>
                <w:b/>
              </w:rPr>
              <w:t>fun</w:t>
            </w:r>
            <w:r w:rsidRPr="00794639">
              <w:rPr>
                <w:b/>
                <w:szCs w:val="18"/>
                <w:lang w:eastAsia="zh-CN"/>
              </w:rPr>
              <w:t>&gt;</w:t>
            </w:r>
          </w:p>
          <w:p w14:paraId="0A5AFC8B" w14:textId="1C30CB68" w:rsidR="00975CC4" w:rsidRDefault="00E030CC">
            <w:pPr>
              <w:pStyle w:val="TableBody"/>
              <w:keepNext/>
              <w:rPr>
                <w:ins w:id="2602" w:author="Sevan Sirapian [2]" w:date="2018-11-26T11:12:00Z"/>
                <w:b/>
                <w:lang w:eastAsia="zh-CN"/>
              </w:rPr>
            </w:pPr>
            <w:commentRangeStart w:id="2603"/>
            <w:ins w:id="2604" w:author="Sevan Sirapian [2]" w:date="2018-11-26T11:12:00Z">
              <w:r>
                <w:rPr>
                  <w:b/>
                  <w:lang w:eastAsia="zh-CN"/>
                </w:rPr>
                <w:t>OK</w:t>
              </w:r>
              <w:commentRangeEnd w:id="2603"/>
              <w:r>
                <w:rPr>
                  <w:rStyle w:val="CommentReference"/>
                  <w:rFonts w:ascii="Verdana" w:hAnsi="Verdana" w:cs="Times New Roman"/>
                  <w:lang w:eastAsia="en-US"/>
                </w:rPr>
                <w:commentReference w:id="2603"/>
              </w:r>
            </w:ins>
          </w:p>
          <w:p w14:paraId="16F81A3E" w14:textId="77777777" w:rsidR="00E030CC" w:rsidRPr="00794639" w:rsidRDefault="00E030CC" w:rsidP="00DF20AD">
            <w:pPr>
              <w:pStyle w:val="TableBody"/>
              <w:keepNext/>
              <w:rPr>
                <w:b/>
                <w:lang w:eastAsia="zh-CN"/>
              </w:rPr>
            </w:pPr>
          </w:p>
          <w:p w14:paraId="5F970C8D" w14:textId="77777777" w:rsidR="00975CC4" w:rsidRPr="00794639" w:rsidRDefault="00975CC4" w:rsidP="00DF20AD">
            <w:pPr>
              <w:pStyle w:val="TableBody"/>
              <w:keepNext/>
              <w:rPr>
                <w:lang w:eastAsia="zh-CN"/>
              </w:rPr>
            </w:pPr>
            <w:r w:rsidRPr="00794639">
              <w:rPr>
                <w:lang w:eastAsia="zh-CN"/>
              </w:rPr>
              <w:t>or</w:t>
            </w:r>
          </w:p>
          <w:p w14:paraId="40C975EF" w14:textId="77777777" w:rsidR="00975CC4" w:rsidRPr="00794639" w:rsidRDefault="00975CC4" w:rsidP="00DF20AD">
            <w:pPr>
              <w:pStyle w:val="TableBody"/>
              <w:keepNext/>
              <w:rPr>
                <w:lang w:eastAsia="zh-CN"/>
              </w:rPr>
            </w:pPr>
            <w:r w:rsidRPr="00794639">
              <w:rPr>
                <w:b/>
                <w:lang w:eastAsia="zh-CN"/>
              </w:rPr>
              <w:t>+CME ERROR: &lt;err&gt;</w:t>
            </w:r>
          </w:p>
        </w:tc>
      </w:tr>
      <w:tr w:rsidR="00FF2D69" w:rsidRPr="00794639" w14:paraId="7C5CFD34" w14:textId="77777777" w:rsidTr="004651D1">
        <w:trPr>
          <w:trHeight w:val="102"/>
        </w:trPr>
        <w:tc>
          <w:tcPr>
            <w:tcW w:w="1707" w:type="dxa"/>
          </w:tcPr>
          <w:p w14:paraId="17732364" w14:textId="77777777" w:rsidR="00975CC4" w:rsidRPr="00794639" w:rsidRDefault="00975CC4">
            <w:pPr>
              <w:pStyle w:val="TableBody"/>
              <w:rPr>
                <w:i/>
              </w:rPr>
            </w:pPr>
            <w:r w:rsidRPr="00794639">
              <w:rPr>
                <w:i/>
              </w:rPr>
              <w:t>Write command</w:t>
            </w:r>
          </w:p>
          <w:p w14:paraId="37218274" w14:textId="77777777" w:rsidR="00975CC4" w:rsidRPr="00794639" w:rsidRDefault="00975CC4">
            <w:pPr>
              <w:pStyle w:val="TableBody"/>
            </w:pPr>
          </w:p>
          <w:p w14:paraId="1B966ECA" w14:textId="77777777" w:rsidR="00975CC4" w:rsidRPr="00794639" w:rsidRDefault="00975CC4">
            <w:pPr>
              <w:pStyle w:val="TableBody"/>
              <w:rPr>
                <w:u w:val="single"/>
              </w:rPr>
            </w:pPr>
            <w:r w:rsidRPr="00794639">
              <w:rPr>
                <w:u w:val="single"/>
              </w:rPr>
              <w:t>Syntax</w:t>
            </w:r>
          </w:p>
          <w:p w14:paraId="7524FC45" w14:textId="77777777" w:rsidR="00975CC4" w:rsidRPr="00794639" w:rsidRDefault="00975CC4">
            <w:pPr>
              <w:pStyle w:val="TableBody"/>
              <w:rPr>
                <w:b/>
                <w:lang w:eastAsia="zh-CN"/>
              </w:rPr>
            </w:pPr>
            <w:r w:rsidRPr="00794639">
              <w:rPr>
                <w:b/>
              </w:rPr>
              <w:t>AT+CFUN=&lt;fun&gt;</w:t>
            </w:r>
            <w:r w:rsidRPr="00794639">
              <w:rPr>
                <w:b/>
              </w:rPr>
              <w:br/>
              <w:t>[,&lt;rst&gt;]</w:t>
            </w:r>
          </w:p>
        </w:tc>
        <w:tc>
          <w:tcPr>
            <w:tcW w:w="7293" w:type="dxa"/>
          </w:tcPr>
          <w:p w14:paraId="26EEC872" w14:textId="77777777" w:rsidR="00975CC4" w:rsidRPr="00794639" w:rsidRDefault="00975CC4">
            <w:pPr>
              <w:pStyle w:val="TableBody"/>
              <w:rPr>
                <w:u w:val="single"/>
              </w:rPr>
            </w:pPr>
          </w:p>
          <w:p w14:paraId="318C8E1D" w14:textId="77777777" w:rsidR="00975CC4" w:rsidRPr="00794639" w:rsidRDefault="00975CC4">
            <w:pPr>
              <w:pStyle w:val="TableBody"/>
              <w:rPr>
                <w:u w:val="single"/>
              </w:rPr>
            </w:pPr>
          </w:p>
          <w:p w14:paraId="7834BA0F" w14:textId="77777777" w:rsidR="00975CC4" w:rsidRPr="00794639" w:rsidRDefault="00975CC4">
            <w:pPr>
              <w:pStyle w:val="TableBody"/>
              <w:rPr>
                <w:u w:val="single"/>
              </w:rPr>
            </w:pPr>
            <w:r w:rsidRPr="00794639">
              <w:rPr>
                <w:u w:val="single"/>
              </w:rPr>
              <w:t>Response</w:t>
            </w:r>
          </w:p>
          <w:p w14:paraId="19D2D540" w14:textId="77777777" w:rsidR="00975CC4" w:rsidRPr="00794639" w:rsidRDefault="00975CC4">
            <w:pPr>
              <w:pStyle w:val="TableBody"/>
            </w:pPr>
            <w:r w:rsidRPr="00794639">
              <w:rPr>
                <w:b/>
              </w:rPr>
              <w:t>OK</w:t>
            </w:r>
          </w:p>
          <w:p w14:paraId="484BBF35" w14:textId="77777777" w:rsidR="00975CC4" w:rsidRPr="00794639" w:rsidRDefault="00975CC4">
            <w:pPr>
              <w:pStyle w:val="TableBody"/>
              <w:rPr>
                <w:b/>
                <w:lang w:eastAsia="zh-CN"/>
              </w:rPr>
            </w:pPr>
          </w:p>
          <w:p w14:paraId="1CF32E9F" w14:textId="77777777" w:rsidR="00975CC4" w:rsidRPr="00794639" w:rsidRDefault="00975CC4">
            <w:pPr>
              <w:pStyle w:val="TableBody"/>
              <w:rPr>
                <w:lang w:eastAsia="zh-CN"/>
              </w:rPr>
            </w:pPr>
            <w:r w:rsidRPr="00794639">
              <w:rPr>
                <w:lang w:eastAsia="zh-CN"/>
              </w:rPr>
              <w:t>or</w:t>
            </w:r>
          </w:p>
          <w:p w14:paraId="38503F7C" w14:textId="77777777" w:rsidR="00975CC4" w:rsidRPr="00794639" w:rsidRDefault="00975CC4">
            <w:pPr>
              <w:pStyle w:val="TableBody"/>
              <w:rPr>
                <w:b/>
                <w:lang w:eastAsia="zh-CN"/>
              </w:rPr>
            </w:pPr>
            <w:r w:rsidRPr="00794639">
              <w:rPr>
                <w:b/>
                <w:lang w:eastAsia="zh-CN"/>
              </w:rPr>
              <w:t>+CME ERROR: &lt;err&gt;</w:t>
            </w:r>
          </w:p>
          <w:p w14:paraId="79A05AF3" w14:textId="77777777" w:rsidR="00975CC4" w:rsidRPr="00794639" w:rsidRDefault="00975CC4">
            <w:pPr>
              <w:pStyle w:val="TableBody"/>
            </w:pPr>
          </w:p>
          <w:p w14:paraId="17CE137E" w14:textId="77777777" w:rsidR="00975CC4" w:rsidRPr="00794639" w:rsidRDefault="00975CC4">
            <w:pPr>
              <w:pStyle w:val="TableBody"/>
              <w:rPr>
                <w:u w:val="single"/>
              </w:rPr>
            </w:pPr>
            <w:r w:rsidRPr="00794639">
              <w:rPr>
                <w:u w:val="single"/>
              </w:rPr>
              <w:t>Parameters</w:t>
            </w:r>
          </w:p>
          <w:p w14:paraId="51C890A8" w14:textId="55B6D814" w:rsidR="00EB5CEE" w:rsidRPr="00794639" w:rsidRDefault="00EB5CEE" w:rsidP="00EB5CEE">
            <w:pPr>
              <w:pStyle w:val="Default"/>
            </w:pPr>
            <w:r w:rsidRPr="00794639">
              <w:rPr>
                <w:b/>
                <w:color w:val="3D3E40"/>
                <w:sz w:val="18"/>
              </w:rPr>
              <w:t>&lt;fun&gt;</w:t>
            </w:r>
            <w:r w:rsidRPr="00794639">
              <w:rPr>
                <w:snapToGrid w:val="0"/>
                <w:color w:val="3D3E40"/>
              </w:rPr>
              <w:tab/>
            </w:r>
            <w:r w:rsidRPr="00794639">
              <w:rPr>
                <w:color w:val="3D3E40"/>
                <w:sz w:val="18"/>
              </w:rPr>
              <w:t>0</w:t>
            </w:r>
            <w:r w:rsidR="00275104" w:rsidRPr="00794639">
              <w:rPr>
                <w:color w:val="3D3E40"/>
                <w:sz w:val="18"/>
              </w:rPr>
              <w:tab/>
            </w:r>
            <w:r w:rsidRPr="00794639">
              <w:rPr>
                <w:snapToGrid w:val="0"/>
                <w:color w:val="3D3E40"/>
              </w:rPr>
              <w:tab/>
            </w:r>
            <w:r w:rsidRPr="00794639">
              <w:rPr>
                <w:color w:val="3D3E40"/>
                <w:sz w:val="18"/>
                <w:szCs w:val="18"/>
              </w:rPr>
              <w:t xml:space="preserve">Minimum functionality </w:t>
            </w:r>
          </w:p>
          <w:p w14:paraId="16625D04" w14:textId="00EF0269" w:rsidR="00EB5CEE" w:rsidRPr="00794639" w:rsidRDefault="00EB5CEE" w:rsidP="00EB5CEE">
            <w:pPr>
              <w:pStyle w:val="Default"/>
            </w:pPr>
            <w:r w:rsidRPr="00794639">
              <w:rPr>
                <w:snapToGrid w:val="0"/>
                <w:color w:val="3D3E40"/>
              </w:rPr>
              <w:tab/>
            </w:r>
            <w:r w:rsidRPr="00794639">
              <w:rPr>
                <w:color w:val="3D3E40"/>
                <w:sz w:val="18"/>
              </w:rPr>
              <w:t>1</w:t>
            </w:r>
            <w:r w:rsidRPr="00794639">
              <w:rPr>
                <w:snapToGrid w:val="0"/>
                <w:color w:val="3D3E40"/>
              </w:rPr>
              <w:tab/>
            </w:r>
            <w:r w:rsidR="00275104" w:rsidRPr="00794639">
              <w:rPr>
                <w:snapToGrid w:val="0"/>
                <w:color w:val="3D3E40"/>
              </w:rPr>
              <w:tab/>
            </w:r>
            <w:r w:rsidRPr="00794639">
              <w:rPr>
                <w:color w:val="3D3E40"/>
                <w:sz w:val="18"/>
              </w:rPr>
              <w:t>Full functionality</w:t>
            </w:r>
            <w:r w:rsidRPr="00794639">
              <w:rPr>
                <w:color w:val="3D3E40"/>
                <w:sz w:val="18"/>
                <w:szCs w:val="18"/>
              </w:rPr>
              <w:t xml:space="preserve"> </w:t>
            </w:r>
          </w:p>
          <w:p w14:paraId="56973014" w14:textId="436D5977" w:rsidR="00EB5CEE" w:rsidRPr="00794639" w:rsidRDefault="00EB5CEE" w:rsidP="00EB5CEE">
            <w:pPr>
              <w:pStyle w:val="Default"/>
              <w:rPr>
                <w:rFonts w:ascii="Helvetica" w:hAnsi="Helvetica"/>
                <w:color w:val="3D3E40"/>
                <w:sz w:val="18"/>
              </w:rPr>
            </w:pPr>
            <w:r w:rsidRPr="00794639">
              <w:rPr>
                <w:color w:val="3D3E40"/>
                <w:lang w:eastAsia="zh-CN"/>
              </w:rPr>
              <w:tab/>
            </w:r>
            <w:r w:rsidRPr="00794639">
              <w:rPr>
                <w:color w:val="3D3E40"/>
                <w:sz w:val="18"/>
              </w:rPr>
              <w:t>4</w:t>
            </w:r>
            <w:r w:rsidRPr="00794639">
              <w:rPr>
                <w:color w:val="3D3E40"/>
                <w:sz w:val="18"/>
              </w:rPr>
              <w:tab/>
            </w:r>
            <w:r w:rsidR="00275104" w:rsidRPr="00794639">
              <w:rPr>
                <w:color w:val="3D3E40"/>
                <w:sz w:val="18"/>
              </w:rPr>
              <w:tab/>
            </w:r>
            <w:r w:rsidRPr="00794639">
              <w:rPr>
                <w:color w:val="3D3E40"/>
                <w:sz w:val="18"/>
              </w:rPr>
              <w:t xml:space="preserve">Disable </w:t>
            </w:r>
            <w:r w:rsidRPr="00794639">
              <w:rPr>
                <w:color w:val="3D3E40"/>
                <w:sz w:val="18"/>
                <w:szCs w:val="18"/>
              </w:rPr>
              <w:t xml:space="preserve">phone </w:t>
            </w:r>
            <w:r w:rsidRPr="00794639">
              <w:rPr>
                <w:color w:val="3D3E40"/>
                <w:sz w:val="18"/>
              </w:rPr>
              <w:t>both transmit and receive RF circuits</w:t>
            </w:r>
          </w:p>
          <w:p w14:paraId="011C5001" w14:textId="5A9AABB6" w:rsidR="00EB5CEE" w:rsidRPr="00794639" w:rsidRDefault="00EB5CEE" w:rsidP="00EB5CEE">
            <w:pPr>
              <w:pStyle w:val="tablebody0"/>
              <w:rPr>
                <w:lang w:val="en-US"/>
              </w:rPr>
            </w:pPr>
            <w:r w:rsidRPr="00794639">
              <w:rPr>
                <w:lang w:val="en-US"/>
              </w:rPr>
              <w:tab/>
              <w:t>5 – 127</w:t>
            </w:r>
            <w:r w:rsidR="00275104" w:rsidRPr="00794639">
              <w:rPr>
                <w:lang w:val="en-US"/>
              </w:rPr>
              <w:tab/>
            </w:r>
            <w:r w:rsidRPr="00794639">
              <w:rPr>
                <w:lang w:val="en-US"/>
              </w:rPr>
              <w:t xml:space="preserve">Not supported </w:t>
            </w:r>
          </w:p>
          <w:p w14:paraId="3635D695" w14:textId="77777777" w:rsidR="00EB5CEE" w:rsidRPr="00794639" w:rsidRDefault="00EB5CEE" w:rsidP="00EB5CEE">
            <w:pPr>
              <w:pStyle w:val="tablebody0"/>
              <w:rPr>
                <w:lang w:val="en-US"/>
              </w:rPr>
            </w:pPr>
          </w:p>
          <w:p w14:paraId="4A75F004" w14:textId="77777777" w:rsidR="00EB5CEE" w:rsidRPr="00794639" w:rsidRDefault="00EB5CEE" w:rsidP="00EB5CEE">
            <w:pPr>
              <w:pStyle w:val="tablebody0"/>
              <w:rPr>
                <w:rFonts w:ascii="Helvetica" w:eastAsiaTheme="minorEastAsia" w:hAnsi="Helvetica"/>
                <w:lang w:val="en-US" w:eastAsia="en-US"/>
              </w:rPr>
            </w:pPr>
            <w:r w:rsidRPr="00794639">
              <w:rPr>
                <w:b/>
                <w:lang w:val="en-US"/>
              </w:rPr>
              <w:t>&lt;rst&gt;</w:t>
            </w:r>
            <w:r w:rsidRPr="00794639">
              <w:rPr>
                <w:lang w:val="en-US"/>
              </w:rPr>
              <w:tab/>
              <w:t>0</w:t>
            </w:r>
            <w:r w:rsidRPr="00794639">
              <w:rPr>
                <w:lang w:val="en-US"/>
              </w:rPr>
              <w:tab/>
            </w:r>
            <w:r w:rsidRPr="00794639">
              <w:rPr>
                <w:rFonts w:ascii="Helvetica" w:eastAsiaTheme="minorEastAsia" w:hAnsi="Helvetica"/>
                <w:lang w:val="en-US" w:eastAsia="en-US"/>
              </w:rPr>
              <w:t xml:space="preserve">Do not reset the MT before setting it to &lt;fun&gt; power level </w:t>
            </w:r>
          </w:p>
          <w:p w14:paraId="1DAC76F9" w14:textId="1A7165BE" w:rsidR="00975CC4" w:rsidRPr="00794639" w:rsidRDefault="00EB5CEE" w:rsidP="004651D1">
            <w:pPr>
              <w:pStyle w:val="tablebody0"/>
              <w:rPr>
                <w:lang w:val="en-US"/>
              </w:rPr>
            </w:pPr>
            <w:r w:rsidRPr="00794639">
              <w:rPr>
                <w:lang w:val="en-US"/>
              </w:rPr>
              <w:tab/>
              <w:t>1</w:t>
            </w:r>
            <w:r w:rsidRPr="00794639">
              <w:rPr>
                <w:lang w:val="en-US"/>
              </w:rPr>
              <w:tab/>
              <w:t>Reset the MT before setting it to &lt;fun&gt; power level</w:t>
            </w:r>
            <w:r w:rsidR="004E0BFD" w:rsidRPr="00794639">
              <w:rPr>
                <w:lang w:val="en-US"/>
              </w:rPr>
              <w:t>.</w:t>
            </w:r>
            <w:r w:rsidRPr="00794639" w:rsidDel="00EB5CEE">
              <w:rPr>
                <w:rFonts w:ascii="Helvetica" w:hAnsi="Helvetica"/>
                <w:b/>
                <w:lang w:val="en-US"/>
              </w:rPr>
              <w:t xml:space="preserve"> </w:t>
            </w:r>
            <w:del w:id="2605" w:author="Sevan Sirapian [2]" w:date="2018-11-26T11:12:00Z">
              <w:r w:rsidR="0069039A" w:rsidRPr="00794639">
                <w:rPr>
                  <w:rFonts w:ascii="Helvetica" w:eastAsiaTheme="minorEastAsia" w:hAnsi="Helvetica"/>
                  <w:lang w:val="en-US" w:eastAsia="en-US"/>
                </w:rPr>
                <w:delText xml:space="preserve">Do not reset the MT </w:delText>
              </w:r>
              <w:r w:rsidR="004E0BFD" w:rsidRPr="00794639">
                <w:rPr>
                  <w:rFonts w:ascii="Helvetica" w:eastAsiaTheme="minorEastAsia" w:hAnsi="Helvetica"/>
                  <w:lang w:val="en-US" w:eastAsia="en-US"/>
                </w:rPr>
                <w:tab/>
              </w:r>
              <w:r w:rsidR="004E0BFD" w:rsidRPr="00794639">
                <w:rPr>
                  <w:rFonts w:ascii="Helvetica" w:eastAsiaTheme="minorEastAsia" w:hAnsi="Helvetica"/>
                  <w:lang w:val="en-US" w:eastAsia="en-US"/>
                </w:rPr>
                <w:tab/>
              </w:r>
              <w:r w:rsidR="0069039A" w:rsidRPr="00794639">
                <w:rPr>
                  <w:rFonts w:ascii="Helvetica" w:eastAsiaTheme="minorEastAsia" w:hAnsi="Helvetica"/>
                  <w:lang w:val="en-US" w:eastAsia="en-US"/>
                </w:rPr>
                <w:delText>before setting it to &lt;fun&gt; power level</w:delText>
              </w:r>
              <w:r w:rsidR="004E0BFD" w:rsidRPr="00794639">
                <w:rPr>
                  <w:rFonts w:ascii="Helvetica" w:eastAsiaTheme="minorEastAsia" w:hAnsi="Helvetica"/>
                  <w:lang w:val="en-US" w:eastAsia="en-US"/>
                </w:rPr>
                <w:delText>.</w:delText>
              </w:r>
            </w:del>
          </w:p>
        </w:tc>
      </w:tr>
      <w:tr w:rsidR="00FF2D69" w:rsidRPr="00794639" w14:paraId="36C03812" w14:textId="77777777" w:rsidTr="004651D1">
        <w:trPr>
          <w:trHeight w:val="53"/>
        </w:trPr>
        <w:tc>
          <w:tcPr>
            <w:tcW w:w="1707" w:type="dxa"/>
          </w:tcPr>
          <w:p w14:paraId="41B39F40" w14:textId="77777777" w:rsidR="0069039A" w:rsidRDefault="0069039A" w:rsidP="00623F30">
            <w:pPr>
              <w:pStyle w:val="TableBody"/>
              <w:rPr>
                <w:ins w:id="2606" w:author="Sevan Sirapian [2]" w:date="2018-11-26T11:12:00Z"/>
                <w:u w:val="single"/>
              </w:rPr>
            </w:pPr>
            <w:r w:rsidRPr="00794639">
              <w:rPr>
                <w:u w:val="single"/>
              </w:rPr>
              <w:t>Reference</w:t>
            </w:r>
          </w:p>
          <w:p w14:paraId="0F5831A4" w14:textId="27969C6F" w:rsidR="00E706CA" w:rsidRPr="00794639" w:rsidRDefault="00E706CA" w:rsidP="00623F30">
            <w:pPr>
              <w:pStyle w:val="TableBody"/>
              <w:rPr>
                <w:i/>
              </w:rPr>
            </w:pPr>
            <w:moveToRangeStart w:id="2607" w:author="Sevan Sirapian [2]" w:date="2018-11-26T11:12:00Z" w:name="move530994084"/>
            <w:moveTo w:id="2608" w:author="Sevan Sirapian [2]" w:date="2018-11-26T11:12:00Z">
              <w:r w:rsidRPr="007C39EE">
                <w:t>27.007 Rev11</w:t>
              </w:r>
            </w:moveTo>
            <w:moveToRangeEnd w:id="2607"/>
          </w:p>
        </w:tc>
        <w:tc>
          <w:tcPr>
            <w:tcW w:w="7293" w:type="dxa"/>
          </w:tcPr>
          <w:p w14:paraId="6FDC7BE5" w14:textId="151AD3F4" w:rsidR="00E706CA" w:rsidRPr="00DF20AD" w:rsidRDefault="00E706CA" w:rsidP="008873C9">
            <w:pPr>
              <w:pStyle w:val="TableBody"/>
              <w:rPr>
                <w:ins w:id="2609" w:author="Sevan Sirapian [2]" w:date="2018-11-26T11:12:00Z"/>
                <w:u w:val="single"/>
              </w:rPr>
            </w:pPr>
            <w:ins w:id="2610" w:author="Sevan Sirapian [2]" w:date="2018-11-26T11:12:00Z">
              <w:r w:rsidRPr="00DF20AD">
                <w:rPr>
                  <w:u w:val="single"/>
                </w:rPr>
                <w:t>Notes</w:t>
              </w:r>
            </w:ins>
          </w:p>
          <w:p w14:paraId="45750EA9" w14:textId="5566127F" w:rsidR="0069039A" w:rsidRPr="00DF20AD" w:rsidRDefault="00E706CA" w:rsidP="008873C9">
            <w:pPr>
              <w:pStyle w:val="TableBody"/>
            </w:pPr>
            <w:commentRangeStart w:id="2611"/>
            <w:ins w:id="2612" w:author="Sevan Sirapian [2]" w:date="2018-11-26T11:12:00Z">
              <w:r w:rsidRPr="00555DCE">
                <w:rPr>
                  <w:rStyle w:val="Code"/>
                  <w:rPrChange w:id="2613" w:author="Elaine Baricante" w:date="2018-11-27T10:14:00Z">
                    <w:rPr/>
                  </w:rPrChange>
                </w:rPr>
                <w:t>AT+CFUN=4,1</w:t>
              </w:r>
              <w:r>
                <w:t xml:space="preserve"> is not supported</w:t>
              </w:r>
              <w:commentRangeEnd w:id="2611"/>
              <w:r w:rsidR="007820D9">
                <w:rPr>
                  <w:rStyle w:val="CommentReference"/>
                  <w:rFonts w:ascii="Verdana" w:hAnsi="Verdana" w:cs="Times New Roman"/>
                  <w:lang w:eastAsia="en-US"/>
                </w:rPr>
                <w:commentReference w:id="2611"/>
              </w:r>
            </w:ins>
            <w:ins w:id="2614" w:author="Elaine Baricante" w:date="2018-11-26T15:44:00Z">
              <w:r w:rsidR="00B36F36">
                <w:t>.</w:t>
              </w:r>
            </w:ins>
            <w:moveFromRangeStart w:id="2615" w:author="Sevan Sirapian [2]" w:date="2018-11-26T11:12:00Z" w:name="move530994084"/>
            <w:moveFrom w:id="2616" w:author="Sevan Sirapian [2]" w:date="2018-11-26T11:12:00Z">
              <w:r w:rsidRPr="007C39EE">
                <w:t>27.007 Rev11</w:t>
              </w:r>
            </w:moveFrom>
            <w:moveFromRangeEnd w:id="2615"/>
          </w:p>
        </w:tc>
      </w:tr>
    </w:tbl>
    <w:p w14:paraId="7F8948EE" w14:textId="3089BADE" w:rsidR="00975CC4" w:rsidRPr="00794639" w:rsidRDefault="00975CC4" w:rsidP="0059466D">
      <w:pPr>
        <w:pStyle w:val="Heading2"/>
      </w:pPr>
      <w:bookmarkStart w:id="2617" w:name="_Toc518913973"/>
      <w:bookmarkStart w:id="2618" w:name="_Toc518914432"/>
      <w:bookmarkStart w:id="2619" w:name="_Toc518914145"/>
      <w:bookmarkStart w:id="2620" w:name="_Toc518914604"/>
      <w:bookmarkStart w:id="2621" w:name="_Toc369683913"/>
      <w:bookmarkStart w:id="2622" w:name="_Toc369683914"/>
      <w:bookmarkStart w:id="2623" w:name="_Toc518317776"/>
      <w:bookmarkStart w:id="2624" w:name="_Toc518402343"/>
      <w:bookmarkStart w:id="2625" w:name="_Toc518404033"/>
      <w:bookmarkStart w:id="2626" w:name="_Toc518455790"/>
      <w:bookmarkStart w:id="2627" w:name="_Toc407180453"/>
      <w:bookmarkStart w:id="2628" w:name="_Toc407195347"/>
      <w:bookmarkStart w:id="2629" w:name="_Toc408218499"/>
      <w:bookmarkStart w:id="2630" w:name="_Toc408219178"/>
      <w:bookmarkStart w:id="2631" w:name="_Toc408243454"/>
      <w:bookmarkStart w:id="2632" w:name="_Toc410640753"/>
      <w:bookmarkStart w:id="2633" w:name="_Toc410641846"/>
      <w:bookmarkStart w:id="2634" w:name="_Toc518315732"/>
      <w:bookmarkStart w:id="2635" w:name="_Toc518317816"/>
      <w:bookmarkStart w:id="2636" w:name="_Toc518402383"/>
      <w:bookmarkStart w:id="2637" w:name="_Toc518404073"/>
      <w:bookmarkStart w:id="2638" w:name="_Toc518455830"/>
      <w:bookmarkStart w:id="2639" w:name="_Toc489457312"/>
      <w:bookmarkStart w:id="2640" w:name="_Toc503184695"/>
      <w:bookmarkStart w:id="2641" w:name="_Toc503190716"/>
      <w:bookmarkStart w:id="2642" w:name="_Toc503196737"/>
      <w:bookmarkStart w:id="2643" w:name="_Toc503202758"/>
      <w:bookmarkStart w:id="2644" w:name="_Toc78179798"/>
      <w:bookmarkStart w:id="2645" w:name="_Toc170125839"/>
      <w:bookmarkStart w:id="2646" w:name="_Toc345081294"/>
      <w:bookmarkStart w:id="2647" w:name="_Toc349753039"/>
      <w:bookmarkStart w:id="2648" w:name="_Toc349753930"/>
      <w:bookmarkStart w:id="2649" w:name="_Ref366744271"/>
      <w:bookmarkStart w:id="2650" w:name="_Ref369080982"/>
      <w:bookmarkStart w:id="2651" w:name="_Toc368585997"/>
      <w:bookmarkStart w:id="2652" w:name="_Ref378175547"/>
      <w:bookmarkStart w:id="2653" w:name="_Toc486251575"/>
      <w:bookmarkStart w:id="2654" w:name="_Ref518897455"/>
      <w:bookmarkStart w:id="2655" w:name="_Toc531700590"/>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r w:rsidRPr="00794639">
        <w:t xml:space="preserve">+CPIN Command: Enter </w:t>
      </w:r>
      <w:bookmarkEnd w:id="2644"/>
      <w:bookmarkEnd w:id="2645"/>
      <w:bookmarkEnd w:id="2646"/>
      <w:r w:rsidRPr="00794639">
        <w:t>Pin</w:t>
      </w:r>
      <w:bookmarkEnd w:id="2647"/>
      <w:bookmarkEnd w:id="2648"/>
      <w:bookmarkEnd w:id="2649"/>
      <w:bookmarkEnd w:id="2650"/>
      <w:bookmarkEnd w:id="2651"/>
      <w:bookmarkEnd w:id="2652"/>
      <w:bookmarkEnd w:id="2653"/>
      <w:bookmarkEnd w:id="2654"/>
      <w:bookmarkEnd w:id="2655"/>
    </w:p>
    <w:tbl>
      <w:tblPr>
        <w:tblStyle w:val="TableSWIleft"/>
        <w:tblW w:w="8997" w:type="dxa"/>
        <w:tblLayout w:type="fixed"/>
        <w:tblLook w:val="04A0" w:firstRow="1" w:lastRow="0" w:firstColumn="1" w:lastColumn="0" w:noHBand="0" w:noVBand="1"/>
      </w:tblPr>
      <w:tblGrid>
        <w:gridCol w:w="1707"/>
        <w:gridCol w:w="7290"/>
      </w:tblGrid>
      <w:tr w:rsidR="00975CC4" w:rsidRPr="00794639" w14:paraId="690780A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0BFCC25" w14:textId="1A119800" w:rsidR="00975CC4" w:rsidRPr="00794639" w:rsidRDefault="00F22490">
            <w:pPr>
              <w:pStyle w:val="TableRowHead"/>
              <w:spacing w:before="144" w:after="144"/>
            </w:pPr>
            <w:r w:rsidRPr="00794639">
              <w:rPr>
                <w:lang w:eastAsia="zh-CN"/>
              </w:rPr>
              <w:t>HL7800</w:t>
            </w:r>
          </w:p>
        </w:tc>
      </w:tr>
      <w:tr w:rsidR="00975CC4" w:rsidRPr="00794639" w14:paraId="470B3AEB" w14:textId="77777777" w:rsidTr="00953CD3">
        <w:trPr>
          <w:trHeight w:val="21"/>
        </w:trPr>
        <w:tc>
          <w:tcPr>
            <w:tcW w:w="1707" w:type="dxa"/>
          </w:tcPr>
          <w:p w14:paraId="5FE079DC" w14:textId="77777777" w:rsidR="00975CC4" w:rsidRPr="00794639" w:rsidRDefault="00975CC4" w:rsidP="00166AF3">
            <w:pPr>
              <w:pStyle w:val="TableBody"/>
              <w:rPr>
                <w:i/>
              </w:rPr>
            </w:pPr>
            <w:r w:rsidRPr="00794639">
              <w:rPr>
                <w:i/>
              </w:rPr>
              <w:t>Test command</w:t>
            </w:r>
          </w:p>
          <w:p w14:paraId="41AFE748" w14:textId="77777777" w:rsidR="00975CC4" w:rsidRPr="00794639" w:rsidRDefault="00975CC4" w:rsidP="00166AF3">
            <w:pPr>
              <w:pStyle w:val="TableBody"/>
            </w:pPr>
          </w:p>
          <w:p w14:paraId="14488063" w14:textId="77777777" w:rsidR="00975CC4" w:rsidRPr="00794639" w:rsidRDefault="00975CC4" w:rsidP="00166AF3">
            <w:pPr>
              <w:pStyle w:val="TableBody"/>
              <w:rPr>
                <w:u w:val="single"/>
              </w:rPr>
            </w:pPr>
            <w:r w:rsidRPr="00794639">
              <w:rPr>
                <w:u w:val="single"/>
              </w:rPr>
              <w:t>Syntax</w:t>
            </w:r>
          </w:p>
          <w:p w14:paraId="3C721787" w14:textId="77777777" w:rsidR="00975CC4" w:rsidRPr="00794639" w:rsidRDefault="00975CC4" w:rsidP="00166AF3">
            <w:pPr>
              <w:pStyle w:val="TableBody"/>
              <w:rPr>
                <w:u w:val="single"/>
              </w:rPr>
            </w:pPr>
            <w:r w:rsidRPr="00794639">
              <w:rPr>
                <w:b/>
              </w:rPr>
              <w:t>AT+CPIN=?</w:t>
            </w:r>
          </w:p>
        </w:tc>
        <w:tc>
          <w:tcPr>
            <w:tcW w:w="7290" w:type="dxa"/>
          </w:tcPr>
          <w:p w14:paraId="7FFD6D68" w14:textId="77777777" w:rsidR="00975CC4" w:rsidRPr="00794639" w:rsidRDefault="00975CC4" w:rsidP="00166AF3">
            <w:pPr>
              <w:pStyle w:val="TableBody"/>
              <w:rPr>
                <w:u w:val="single"/>
              </w:rPr>
            </w:pPr>
          </w:p>
          <w:p w14:paraId="385B270B" w14:textId="77777777" w:rsidR="00975CC4" w:rsidRPr="00794639" w:rsidRDefault="00975CC4" w:rsidP="00166AF3">
            <w:pPr>
              <w:pStyle w:val="TableBody"/>
              <w:rPr>
                <w:u w:val="single"/>
              </w:rPr>
            </w:pPr>
          </w:p>
          <w:p w14:paraId="1BF59901" w14:textId="77777777" w:rsidR="00975CC4" w:rsidRPr="00794639" w:rsidRDefault="00975CC4" w:rsidP="00166AF3">
            <w:pPr>
              <w:pStyle w:val="TableBody"/>
              <w:rPr>
                <w:u w:val="single"/>
              </w:rPr>
            </w:pPr>
            <w:r w:rsidRPr="00794639">
              <w:rPr>
                <w:u w:val="single"/>
              </w:rPr>
              <w:t>Response</w:t>
            </w:r>
          </w:p>
          <w:p w14:paraId="37FB8432" w14:textId="77777777" w:rsidR="00975CC4" w:rsidRPr="00794639" w:rsidRDefault="00975CC4" w:rsidP="00166AF3">
            <w:pPr>
              <w:pStyle w:val="TableBody"/>
              <w:rPr>
                <w:u w:val="single"/>
              </w:rPr>
            </w:pPr>
            <w:r w:rsidRPr="00794639">
              <w:rPr>
                <w:b/>
              </w:rPr>
              <w:t>OK</w:t>
            </w:r>
          </w:p>
        </w:tc>
      </w:tr>
      <w:tr w:rsidR="00975CC4" w:rsidRPr="00794639" w14:paraId="482EA5C0" w14:textId="77777777" w:rsidTr="00953CD3">
        <w:trPr>
          <w:trHeight w:val="1080"/>
        </w:trPr>
        <w:tc>
          <w:tcPr>
            <w:tcW w:w="1707" w:type="dxa"/>
          </w:tcPr>
          <w:p w14:paraId="14E03186" w14:textId="77777777" w:rsidR="00975CC4" w:rsidRPr="00794639" w:rsidRDefault="00975CC4" w:rsidP="00166AF3">
            <w:pPr>
              <w:pStyle w:val="TableBody"/>
              <w:rPr>
                <w:i/>
              </w:rPr>
            </w:pPr>
            <w:r w:rsidRPr="00794639">
              <w:rPr>
                <w:i/>
              </w:rPr>
              <w:lastRenderedPageBreak/>
              <w:t>Read command</w:t>
            </w:r>
          </w:p>
          <w:p w14:paraId="77D8A796" w14:textId="77777777" w:rsidR="00975CC4" w:rsidRPr="00794639" w:rsidRDefault="00975CC4" w:rsidP="00166AF3">
            <w:pPr>
              <w:pStyle w:val="TableBody"/>
            </w:pPr>
          </w:p>
          <w:p w14:paraId="4DA21163" w14:textId="77777777" w:rsidR="00975CC4" w:rsidRPr="00794639" w:rsidRDefault="00975CC4" w:rsidP="00166AF3">
            <w:pPr>
              <w:pStyle w:val="TableBody"/>
              <w:rPr>
                <w:u w:val="single"/>
              </w:rPr>
            </w:pPr>
            <w:r w:rsidRPr="00794639">
              <w:rPr>
                <w:u w:val="single"/>
              </w:rPr>
              <w:t>Syntax</w:t>
            </w:r>
          </w:p>
          <w:p w14:paraId="5D81F262" w14:textId="77777777" w:rsidR="00975CC4" w:rsidRPr="00794639" w:rsidRDefault="00975CC4" w:rsidP="00166AF3">
            <w:pPr>
              <w:pStyle w:val="TableBody"/>
              <w:rPr>
                <w:u w:val="single"/>
              </w:rPr>
            </w:pPr>
            <w:r w:rsidRPr="00794639">
              <w:rPr>
                <w:b/>
              </w:rPr>
              <w:t>AT+CPIN?</w:t>
            </w:r>
          </w:p>
        </w:tc>
        <w:tc>
          <w:tcPr>
            <w:tcW w:w="7290" w:type="dxa"/>
          </w:tcPr>
          <w:p w14:paraId="5D3C7743" w14:textId="77777777" w:rsidR="00975CC4" w:rsidRPr="00794639" w:rsidRDefault="00975CC4" w:rsidP="00166AF3">
            <w:pPr>
              <w:pStyle w:val="TableBody"/>
              <w:rPr>
                <w:u w:val="single"/>
              </w:rPr>
            </w:pPr>
          </w:p>
          <w:p w14:paraId="73B82120" w14:textId="77777777" w:rsidR="00975CC4" w:rsidRPr="00794639" w:rsidRDefault="00975CC4" w:rsidP="00166AF3">
            <w:pPr>
              <w:pStyle w:val="TableBody"/>
              <w:rPr>
                <w:u w:val="single"/>
              </w:rPr>
            </w:pPr>
          </w:p>
          <w:p w14:paraId="79DBB604" w14:textId="77777777" w:rsidR="00975CC4" w:rsidRPr="00794639" w:rsidRDefault="00975CC4" w:rsidP="00166AF3">
            <w:pPr>
              <w:pStyle w:val="TableBody"/>
              <w:rPr>
                <w:u w:val="single"/>
              </w:rPr>
            </w:pPr>
            <w:r w:rsidRPr="00794639">
              <w:rPr>
                <w:u w:val="single"/>
              </w:rPr>
              <w:t>Response</w:t>
            </w:r>
          </w:p>
          <w:p w14:paraId="7CE2BF25" w14:textId="77777777" w:rsidR="00975CC4" w:rsidRPr="00794639" w:rsidRDefault="00975CC4" w:rsidP="00166AF3">
            <w:pPr>
              <w:pStyle w:val="TableBody"/>
              <w:rPr>
                <w:b/>
              </w:rPr>
            </w:pPr>
            <w:r w:rsidRPr="00794639">
              <w:rPr>
                <w:b/>
              </w:rPr>
              <w:t>+CPIN: &lt;code&gt;</w:t>
            </w:r>
          </w:p>
          <w:p w14:paraId="21CBECD9" w14:textId="77777777" w:rsidR="00975CC4" w:rsidRPr="00794639" w:rsidRDefault="00975CC4" w:rsidP="00166AF3">
            <w:pPr>
              <w:pStyle w:val="TableBody"/>
              <w:rPr>
                <w:b/>
              </w:rPr>
            </w:pPr>
            <w:r w:rsidRPr="00794639">
              <w:rPr>
                <w:b/>
              </w:rPr>
              <w:t>OK</w:t>
            </w:r>
          </w:p>
          <w:p w14:paraId="274A04CB" w14:textId="77777777" w:rsidR="00975CC4" w:rsidRPr="00794639" w:rsidRDefault="00975CC4" w:rsidP="00166AF3">
            <w:pPr>
              <w:pStyle w:val="TableBody"/>
            </w:pPr>
          </w:p>
          <w:p w14:paraId="5DA6AFEB" w14:textId="77777777" w:rsidR="00975CC4" w:rsidRPr="00794639" w:rsidRDefault="00975CC4" w:rsidP="00166AF3">
            <w:pPr>
              <w:pStyle w:val="TableBody"/>
            </w:pPr>
            <w:r w:rsidRPr="00794639">
              <w:t>or</w:t>
            </w:r>
          </w:p>
          <w:p w14:paraId="5EB7B1D8" w14:textId="77777777" w:rsidR="00975CC4" w:rsidRPr="00794639" w:rsidRDefault="00975CC4" w:rsidP="00166AF3">
            <w:pPr>
              <w:pStyle w:val="TableBody"/>
              <w:rPr>
                <w:u w:val="single"/>
              </w:rPr>
            </w:pPr>
            <w:r w:rsidRPr="00794639">
              <w:rPr>
                <w:b/>
              </w:rPr>
              <w:t>+CME ERROR: &lt;err&gt;</w:t>
            </w:r>
          </w:p>
        </w:tc>
      </w:tr>
      <w:tr w:rsidR="00975CC4" w:rsidRPr="00794639" w14:paraId="1E888BD0" w14:textId="77777777" w:rsidTr="00953CD3">
        <w:trPr>
          <w:cantSplit w:val="0"/>
          <w:trHeight w:val="65"/>
        </w:trPr>
        <w:tc>
          <w:tcPr>
            <w:tcW w:w="1707" w:type="dxa"/>
          </w:tcPr>
          <w:p w14:paraId="4099A160" w14:textId="77777777" w:rsidR="00975CC4" w:rsidRPr="00794639" w:rsidRDefault="00975CC4" w:rsidP="00166AF3">
            <w:pPr>
              <w:pStyle w:val="TableBody"/>
              <w:rPr>
                <w:i/>
              </w:rPr>
            </w:pPr>
            <w:r w:rsidRPr="00794639">
              <w:rPr>
                <w:i/>
              </w:rPr>
              <w:t>Write command</w:t>
            </w:r>
          </w:p>
          <w:p w14:paraId="60D0A58E" w14:textId="77777777" w:rsidR="00975CC4" w:rsidRPr="00794639" w:rsidRDefault="00975CC4" w:rsidP="00166AF3">
            <w:pPr>
              <w:pStyle w:val="TableBody"/>
            </w:pPr>
          </w:p>
          <w:p w14:paraId="3F6C35F1" w14:textId="77777777" w:rsidR="00975CC4" w:rsidRPr="00794639" w:rsidRDefault="00975CC4" w:rsidP="00166AF3">
            <w:pPr>
              <w:pStyle w:val="TableBody"/>
              <w:rPr>
                <w:u w:val="single"/>
              </w:rPr>
            </w:pPr>
            <w:r w:rsidRPr="00794639">
              <w:rPr>
                <w:u w:val="single"/>
              </w:rPr>
              <w:t>Syntax</w:t>
            </w:r>
          </w:p>
          <w:p w14:paraId="355E33F8" w14:textId="77777777" w:rsidR="00975CC4" w:rsidRPr="00794639" w:rsidRDefault="00975CC4" w:rsidP="00166AF3">
            <w:pPr>
              <w:pStyle w:val="TableBody"/>
            </w:pPr>
            <w:r w:rsidRPr="00794639">
              <w:rPr>
                <w:b/>
                <w:lang w:eastAsia="zh-CN"/>
              </w:rPr>
              <w:t>AT</w:t>
            </w:r>
            <w:r w:rsidRPr="00794639">
              <w:rPr>
                <w:b/>
              </w:rPr>
              <w:t>+CPIN=&lt;pin&gt;</w:t>
            </w:r>
            <w:r w:rsidRPr="00794639">
              <w:rPr>
                <w:b/>
              </w:rPr>
              <w:br/>
              <w:t>[,&lt;newpin&gt;]</w:t>
            </w:r>
          </w:p>
        </w:tc>
        <w:tc>
          <w:tcPr>
            <w:tcW w:w="7290" w:type="dxa"/>
          </w:tcPr>
          <w:p w14:paraId="79FC8DA1" w14:textId="77777777" w:rsidR="00975CC4" w:rsidRPr="00794639" w:rsidRDefault="00975CC4" w:rsidP="00166AF3">
            <w:pPr>
              <w:pStyle w:val="TableBody"/>
            </w:pPr>
          </w:p>
          <w:p w14:paraId="68D23FD7" w14:textId="77777777" w:rsidR="00975CC4" w:rsidRPr="00794639" w:rsidRDefault="00975CC4" w:rsidP="00166AF3">
            <w:pPr>
              <w:pStyle w:val="TableBody"/>
            </w:pPr>
          </w:p>
          <w:p w14:paraId="64E7F9BD" w14:textId="77777777" w:rsidR="00975CC4" w:rsidRPr="00794639" w:rsidRDefault="00975CC4" w:rsidP="00166AF3">
            <w:pPr>
              <w:pStyle w:val="TableBody"/>
              <w:rPr>
                <w:u w:val="single"/>
              </w:rPr>
            </w:pPr>
            <w:r w:rsidRPr="00794639">
              <w:rPr>
                <w:u w:val="single"/>
              </w:rPr>
              <w:t>Response</w:t>
            </w:r>
          </w:p>
          <w:p w14:paraId="3264B14F" w14:textId="77777777" w:rsidR="00975CC4" w:rsidRPr="00794639" w:rsidRDefault="00975CC4" w:rsidP="00166AF3">
            <w:pPr>
              <w:pStyle w:val="TableBody"/>
            </w:pPr>
            <w:r w:rsidRPr="00794639">
              <w:rPr>
                <w:b/>
              </w:rPr>
              <w:t>OK</w:t>
            </w:r>
          </w:p>
          <w:p w14:paraId="5BF301E2" w14:textId="77777777" w:rsidR="00975CC4" w:rsidRPr="00794639" w:rsidRDefault="00975CC4" w:rsidP="00166AF3">
            <w:pPr>
              <w:pStyle w:val="TableBody"/>
            </w:pPr>
          </w:p>
          <w:p w14:paraId="149C214F" w14:textId="77777777" w:rsidR="00975CC4" w:rsidRPr="00794639" w:rsidRDefault="00975CC4" w:rsidP="00166AF3">
            <w:pPr>
              <w:pStyle w:val="TableBody"/>
            </w:pPr>
            <w:r w:rsidRPr="00794639">
              <w:t>or</w:t>
            </w:r>
          </w:p>
          <w:p w14:paraId="44B67DE2" w14:textId="77777777" w:rsidR="00975CC4" w:rsidRPr="00794639" w:rsidRDefault="00975CC4" w:rsidP="00166AF3">
            <w:pPr>
              <w:pStyle w:val="TableBody"/>
              <w:rPr>
                <w:b/>
              </w:rPr>
            </w:pPr>
            <w:r w:rsidRPr="00794639">
              <w:rPr>
                <w:b/>
              </w:rPr>
              <w:t>+CME ERROR: &lt;err&gt;</w:t>
            </w:r>
          </w:p>
          <w:p w14:paraId="28082B0F" w14:textId="77777777" w:rsidR="00975CC4" w:rsidRPr="00794639" w:rsidRDefault="00975CC4" w:rsidP="00166AF3">
            <w:pPr>
              <w:pStyle w:val="TableBody"/>
            </w:pPr>
          </w:p>
          <w:p w14:paraId="5C689DC3" w14:textId="77777777" w:rsidR="00975CC4" w:rsidRPr="00794639" w:rsidRDefault="00975CC4" w:rsidP="00166AF3">
            <w:pPr>
              <w:pStyle w:val="TableBody"/>
              <w:rPr>
                <w:u w:val="single"/>
              </w:rPr>
            </w:pPr>
            <w:r w:rsidRPr="00794639">
              <w:rPr>
                <w:u w:val="single"/>
              </w:rPr>
              <w:t>Parameters</w:t>
            </w:r>
          </w:p>
          <w:p w14:paraId="2FC80C27" w14:textId="025C4546" w:rsidR="0015393A" w:rsidRPr="00794639" w:rsidRDefault="0015393A" w:rsidP="0015393A">
            <w:pPr>
              <w:pStyle w:val="TableBody"/>
            </w:pPr>
            <w:r w:rsidRPr="00794639">
              <w:rPr>
                <w:b/>
              </w:rPr>
              <w:t>&lt;code&gt;</w:t>
            </w:r>
            <w:r w:rsidRPr="00794639">
              <w:tab/>
              <w:t>READY</w:t>
            </w:r>
            <w:r w:rsidRPr="00794639">
              <w:tab/>
              <w:t>MT is not pending for any password</w:t>
            </w:r>
          </w:p>
          <w:p w14:paraId="28870C5C" w14:textId="77777777" w:rsidR="0015393A" w:rsidRPr="00794639" w:rsidRDefault="0015393A" w:rsidP="0015393A">
            <w:pPr>
              <w:pStyle w:val="TableBody"/>
            </w:pPr>
            <w:r w:rsidRPr="00794639">
              <w:tab/>
            </w:r>
            <w:r w:rsidRPr="00794639">
              <w:tab/>
              <w:t>SIM PIN</w:t>
            </w:r>
            <w:r w:rsidRPr="00794639">
              <w:tab/>
              <w:t>MT is waiting for SIM PIN to be given</w:t>
            </w:r>
          </w:p>
          <w:p w14:paraId="5FF1F73E" w14:textId="28DA4D4C" w:rsidR="0015393A" w:rsidRPr="00794639" w:rsidRDefault="0015393A" w:rsidP="004651D1">
            <w:pPr>
              <w:pStyle w:val="TableBody"/>
            </w:pPr>
            <w:r w:rsidRPr="00794639">
              <w:tab/>
            </w:r>
            <w:r w:rsidRPr="00794639">
              <w:tab/>
              <w:t>SIM PUK</w:t>
            </w:r>
            <w:r w:rsidRPr="00794639">
              <w:tab/>
              <w:t>MT is waiting for SIM PUK to be given</w:t>
            </w:r>
          </w:p>
          <w:p w14:paraId="60A6ECD9" w14:textId="66AEFF1C" w:rsidR="0015393A" w:rsidRPr="00794639" w:rsidRDefault="0015393A" w:rsidP="0015393A">
            <w:pPr>
              <w:pStyle w:val="TableBody"/>
            </w:pPr>
            <w:r w:rsidRPr="00794639">
              <w:tab/>
            </w:r>
            <w:r w:rsidRPr="00794639">
              <w:tab/>
              <w:t>SIM PIN2</w:t>
            </w:r>
            <w:r w:rsidRPr="00794639">
              <w:tab/>
              <w:t xml:space="preserve">MT is waiting for SIM PIN2 to be given (this &lt;code&gt; is </w:t>
            </w:r>
            <w:r w:rsidRPr="00794639">
              <w:tab/>
            </w:r>
            <w:r w:rsidRPr="00794639">
              <w:tab/>
            </w:r>
            <w:r w:rsidRPr="00794639">
              <w:tab/>
            </w:r>
            <w:r w:rsidRPr="00794639">
              <w:tab/>
            </w:r>
            <w:r w:rsidRPr="00794639">
              <w:tab/>
              <w:t xml:space="preserve">recommended to be returned only when the last executed </w:t>
            </w:r>
            <w:r w:rsidRPr="00794639">
              <w:tab/>
            </w:r>
            <w:r w:rsidRPr="00794639">
              <w:tab/>
            </w:r>
            <w:r w:rsidRPr="00794639">
              <w:tab/>
            </w:r>
            <w:r w:rsidRPr="00794639">
              <w:tab/>
              <w:t xml:space="preserve">command resulted in PIN2 authentication failure (i.e. </w:t>
            </w:r>
            <w:r w:rsidRPr="00794639">
              <w:rPr>
                <w:rStyle w:val="Code"/>
              </w:rPr>
              <w:t xml:space="preserve">+CME </w:t>
            </w:r>
            <w:r w:rsidRPr="00794639">
              <w:rPr>
                <w:rStyle w:val="Code"/>
              </w:rPr>
              <w:tab/>
            </w:r>
            <w:r w:rsidRPr="00794639">
              <w:rPr>
                <w:rStyle w:val="Code"/>
              </w:rPr>
              <w:tab/>
            </w:r>
            <w:r w:rsidRPr="00794639">
              <w:rPr>
                <w:rStyle w:val="Code"/>
              </w:rPr>
              <w:tab/>
            </w:r>
            <w:r w:rsidRPr="00794639">
              <w:rPr>
                <w:rStyle w:val="Code"/>
              </w:rPr>
              <w:tab/>
              <w:t>ERROR: 17</w:t>
            </w:r>
            <w:r w:rsidRPr="00794639">
              <w:t xml:space="preserve">); if PIN2 is not entered right after the failure, it </w:t>
            </w:r>
            <w:r w:rsidR="003440EF" w:rsidRPr="00794639">
              <w:tab/>
            </w:r>
            <w:r w:rsidR="003440EF" w:rsidRPr="00794639">
              <w:tab/>
            </w:r>
            <w:r w:rsidR="003440EF" w:rsidRPr="00794639">
              <w:tab/>
            </w:r>
            <w:r w:rsidR="003440EF" w:rsidRPr="00794639">
              <w:tab/>
            </w:r>
            <w:r w:rsidRPr="00794639">
              <w:t>is recommended that MT does not block its operation)</w:t>
            </w:r>
          </w:p>
          <w:p w14:paraId="7ED92D2D" w14:textId="1AD62059" w:rsidR="0015393A" w:rsidRPr="00794639" w:rsidRDefault="0015393A" w:rsidP="0015393A">
            <w:pPr>
              <w:pStyle w:val="TableBody"/>
            </w:pPr>
            <w:r w:rsidRPr="00794639">
              <w:tab/>
            </w:r>
            <w:r w:rsidRPr="00794639">
              <w:tab/>
              <w:t>SIM PUK2</w:t>
            </w:r>
            <w:r w:rsidRPr="00794639">
              <w:tab/>
              <w:t xml:space="preserve">MT is waiting for SIM PUK2 to be given (this &lt;code&gt; is </w:t>
            </w:r>
            <w:r w:rsidRPr="00794639">
              <w:tab/>
            </w:r>
            <w:r w:rsidRPr="00794639">
              <w:tab/>
            </w:r>
            <w:r w:rsidRPr="00794639">
              <w:tab/>
            </w:r>
            <w:r w:rsidRPr="00794639">
              <w:tab/>
            </w:r>
            <w:r w:rsidRPr="00794639">
              <w:tab/>
              <w:t xml:space="preserve">recommended to be returned only when the last executed </w:t>
            </w:r>
            <w:r w:rsidRPr="00794639">
              <w:tab/>
            </w:r>
            <w:r w:rsidRPr="00794639">
              <w:tab/>
            </w:r>
            <w:r w:rsidRPr="00794639">
              <w:tab/>
            </w:r>
            <w:r w:rsidRPr="00794639">
              <w:tab/>
              <w:t xml:space="preserve">command resulted in PUK2 authentication failure (i.e. </w:t>
            </w:r>
            <w:r w:rsidRPr="00794639">
              <w:rPr>
                <w:rStyle w:val="Code"/>
              </w:rPr>
              <w:t xml:space="preserve">+CME </w:t>
            </w:r>
            <w:r w:rsidRPr="00794639">
              <w:rPr>
                <w:rStyle w:val="Code"/>
              </w:rPr>
              <w:tab/>
            </w:r>
            <w:r w:rsidRPr="00794639">
              <w:rPr>
                <w:rStyle w:val="Code"/>
              </w:rPr>
              <w:tab/>
            </w:r>
            <w:r w:rsidRPr="00794639">
              <w:rPr>
                <w:rStyle w:val="Code"/>
              </w:rPr>
              <w:tab/>
            </w:r>
            <w:r w:rsidRPr="00794639">
              <w:rPr>
                <w:rStyle w:val="Code"/>
              </w:rPr>
              <w:tab/>
              <w:t>ERROR: 18</w:t>
            </w:r>
            <w:r w:rsidRPr="00794639">
              <w:t xml:space="preserve">); if PUK2 and new PIN2 are not entered right </w:t>
            </w:r>
            <w:r w:rsidR="003440EF" w:rsidRPr="00794639">
              <w:tab/>
            </w:r>
            <w:r w:rsidR="003440EF" w:rsidRPr="00794639">
              <w:tab/>
            </w:r>
            <w:r w:rsidR="003440EF" w:rsidRPr="00794639">
              <w:tab/>
            </w:r>
            <w:r w:rsidR="003440EF" w:rsidRPr="00794639">
              <w:tab/>
            </w:r>
            <w:r w:rsidRPr="00794639">
              <w:t xml:space="preserve">after the failure, it is recommended that ME does not block </w:t>
            </w:r>
            <w:r w:rsidR="003440EF" w:rsidRPr="00794639">
              <w:tab/>
            </w:r>
            <w:r w:rsidR="003440EF" w:rsidRPr="00794639">
              <w:tab/>
            </w:r>
            <w:r w:rsidR="003440EF" w:rsidRPr="00794639">
              <w:tab/>
            </w:r>
            <w:r w:rsidR="003440EF" w:rsidRPr="00794639">
              <w:tab/>
            </w:r>
            <w:r w:rsidRPr="00794639">
              <w:t>its operation).</w:t>
            </w:r>
          </w:p>
          <w:p w14:paraId="6CA70A36" w14:textId="128D8F50" w:rsidR="0015393A" w:rsidRPr="00794639" w:rsidRDefault="0015393A" w:rsidP="0015393A">
            <w:pPr>
              <w:pStyle w:val="TableBody"/>
            </w:pPr>
            <w:r w:rsidRPr="00794639">
              <w:tab/>
            </w:r>
            <w:r w:rsidRPr="00794639">
              <w:tab/>
              <w:t>PH-SIM PIN</w:t>
            </w:r>
            <w:r w:rsidRPr="00794639">
              <w:tab/>
              <w:t xml:space="preserve">MT is waiting for the phone-to-SIM card password to be </w:t>
            </w:r>
            <w:r w:rsidR="003440EF" w:rsidRPr="00794639">
              <w:tab/>
            </w:r>
            <w:r w:rsidR="003440EF" w:rsidRPr="00794639">
              <w:tab/>
            </w:r>
            <w:r w:rsidR="003440EF" w:rsidRPr="00794639">
              <w:tab/>
            </w:r>
            <w:r w:rsidR="003440EF" w:rsidRPr="00794639">
              <w:tab/>
            </w:r>
            <w:r w:rsidR="003440EF" w:rsidRPr="00794639">
              <w:tab/>
            </w:r>
            <w:r w:rsidRPr="00794639">
              <w:t>given</w:t>
            </w:r>
          </w:p>
          <w:p w14:paraId="5F3FA4FD" w14:textId="23A3BD24" w:rsidR="0015393A" w:rsidRPr="00794639" w:rsidRDefault="0015393A" w:rsidP="0015393A">
            <w:pPr>
              <w:pStyle w:val="TableBody"/>
            </w:pPr>
            <w:r w:rsidRPr="00794639">
              <w:tab/>
            </w:r>
            <w:r w:rsidRPr="00794639">
              <w:tab/>
              <w:t>PH-NET PIN</w:t>
            </w:r>
            <w:r w:rsidRPr="00794639">
              <w:tab/>
              <w:t xml:space="preserve">MT is waiting for the network personalization password to </w:t>
            </w:r>
            <w:r w:rsidR="003440EF" w:rsidRPr="00794639">
              <w:tab/>
            </w:r>
            <w:r w:rsidR="003440EF" w:rsidRPr="00794639">
              <w:tab/>
            </w:r>
            <w:r w:rsidR="003440EF" w:rsidRPr="00794639">
              <w:tab/>
            </w:r>
            <w:r w:rsidR="003440EF" w:rsidRPr="00794639">
              <w:tab/>
            </w:r>
            <w:r w:rsidRPr="00794639">
              <w:t>be given</w:t>
            </w:r>
          </w:p>
          <w:p w14:paraId="49EB8DA2" w14:textId="77777777" w:rsidR="00975CC4" w:rsidRPr="00794639" w:rsidRDefault="00975CC4" w:rsidP="00166AF3">
            <w:pPr>
              <w:pStyle w:val="TableBody"/>
            </w:pPr>
          </w:p>
          <w:p w14:paraId="6CA55A5D" w14:textId="77777777" w:rsidR="00975CC4" w:rsidRPr="00794639" w:rsidRDefault="00975CC4" w:rsidP="00166AF3">
            <w:pPr>
              <w:pStyle w:val="TableBody"/>
            </w:pPr>
            <w:r w:rsidRPr="00794639">
              <w:rPr>
                <w:b/>
              </w:rPr>
              <w:t>&lt;pin&gt;, &lt;newpin&gt;</w:t>
            </w:r>
            <w:r w:rsidRPr="00794639">
              <w:t xml:space="preserve"> </w:t>
            </w:r>
            <w:r w:rsidRPr="00794639">
              <w:tab/>
              <w:t>String type values</w:t>
            </w:r>
          </w:p>
        </w:tc>
      </w:tr>
      <w:tr w:rsidR="0015393A" w:rsidRPr="00794639" w14:paraId="7381F297" w14:textId="77777777" w:rsidTr="00953CD3">
        <w:trPr>
          <w:cantSplit w:val="0"/>
          <w:trHeight w:val="65"/>
        </w:trPr>
        <w:tc>
          <w:tcPr>
            <w:tcW w:w="1707" w:type="dxa"/>
          </w:tcPr>
          <w:p w14:paraId="776C077F" w14:textId="4EBF39E1" w:rsidR="0015393A" w:rsidRPr="00794639" w:rsidRDefault="0015393A">
            <w:pPr>
              <w:pStyle w:val="TableBody"/>
              <w:rPr>
                <w:i/>
              </w:rPr>
            </w:pPr>
            <w:r w:rsidRPr="00794639">
              <w:rPr>
                <w:u w:val="single"/>
              </w:rPr>
              <w:t>Reference</w:t>
            </w:r>
          </w:p>
        </w:tc>
        <w:tc>
          <w:tcPr>
            <w:tcW w:w="7290" w:type="dxa"/>
          </w:tcPr>
          <w:p w14:paraId="066889FA" w14:textId="30CA201A" w:rsidR="0015393A" w:rsidRPr="00794639" w:rsidRDefault="000124AC" w:rsidP="00166AF3">
            <w:pPr>
              <w:pStyle w:val="TableBody"/>
            </w:pPr>
            <w:r w:rsidRPr="00794639">
              <w:t>27.007 Rev12</w:t>
            </w:r>
          </w:p>
        </w:tc>
      </w:tr>
    </w:tbl>
    <w:p w14:paraId="5B166FA3" w14:textId="77777777" w:rsidR="00975CC4" w:rsidRPr="00794639" w:rsidRDefault="00975CC4" w:rsidP="0059466D">
      <w:pPr>
        <w:pStyle w:val="Heading2"/>
      </w:pPr>
      <w:bookmarkStart w:id="2656" w:name="_Toc489457343"/>
      <w:bookmarkStart w:id="2657" w:name="_Toc503184726"/>
      <w:bookmarkStart w:id="2658" w:name="_Toc503190747"/>
      <w:bookmarkStart w:id="2659" w:name="_Toc503196768"/>
      <w:bookmarkStart w:id="2660" w:name="_Toc503202789"/>
      <w:bookmarkStart w:id="2661" w:name="_Toc489457391"/>
      <w:bookmarkStart w:id="2662" w:name="_Toc503184774"/>
      <w:bookmarkStart w:id="2663" w:name="_Toc503190795"/>
      <w:bookmarkStart w:id="2664" w:name="_Toc503196816"/>
      <w:bookmarkStart w:id="2665" w:name="_Toc503202837"/>
      <w:bookmarkStart w:id="2666" w:name="_Hlt107029090"/>
      <w:bookmarkStart w:id="2667" w:name="_Toc170125844"/>
      <w:bookmarkStart w:id="2668" w:name="_Toc78179803"/>
      <w:bookmarkStart w:id="2669" w:name="_Toc345081299"/>
      <w:bookmarkStart w:id="2670" w:name="_Toc349753044"/>
      <w:bookmarkStart w:id="2671" w:name="_Toc349753935"/>
      <w:bookmarkStart w:id="2672" w:name="_Ref366744313"/>
      <w:bookmarkStart w:id="2673" w:name="_Ref369081023"/>
      <w:bookmarkStart w:id="2674" w:name="_Toc368586002"/>
      <w:bookmarkStart w:id="2675" w:name="_Ref390853484"/>
      <w:bookmarkStart w:id="2676" w:name="_Ref390853486"/>
      <w:bookmarkStart w:id="2677" w:name="_Ref390965780"/>
      <w:bookmarkStart w:id="2678" w:name="_Ref390965782"/>
      <w:bookmarkStart w:id="2679" w:name="_Toc486251578"/>
      <w:bookmarkStart w:id="2680" w:name="_Ref531008236"/>
      <w:bookmarkStart w:id="2681" w:name="_Ref531008238"/>
      <w:bookmarkStart w:id="2682" w:name="_Toc531700591"/>
      <w:bookmarkEnd w:id="2656"/>
      <w:bookmarkEnd w:id="2657"/>
      <w:bookmarkEnd w:id="2658"/>
      <w:bookmarkEnd w:id="2659"/>
      <w:bookmarkEnd w:id="2660"/>
      <w:bookmarkEnd w:id="2661"/>
      <w:bookmarkEnd w:id="2662"/>
      <w:bookmarkEnd w:id="2663"/>
      <w:bookmarkEnd w:id="2664"/>
      <w:bookmarkEnd w:id="2665"/>
      <w:bookmarkEnd w:id="2666"/>
      <w:r w:rsidRPr="00794639">
        <w:t>+CPAS Command: Phone Activity Status</w:t>
      </w:r>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p>
    <w:tbl>
      <w:tblPr>
        <w:tblStyle w:val="TableSWIleft"/>
        <w:tblW w:w="8997" w:type="dxa"/>
        <w:tblLayout w:type="fixed"/>
        <w:tblLook w:val="04A0" w:firstRow="1" w:lastRow="0" w:firstColumn="1" w:lastColumn="0" w:noHBand="0" w:noVBand="1"/>
      </w:tblPr>
      <w:tblGrid>
        <w:gridCol w:w="1707"/>
        <w:gridCol w:w="7290"/>
      </w:tblGrid>
      <w:tr w:rsidR="00975CC4" w:rsidRPr="00794639" w14:paraId="6934B46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6C5B16F" w14:textId="38D5CD3C" w:rsidR="00975CC4" w:rsidRPr="00794639" w:rsidRDefault="00F22490">
            <w:pPr>
              <w:pStyle w:val="TableRowHead"/>
              <w:spacing w:before="144" w:after="144"/>
              <w:rPr>
                <w:bCs w:val="0"/>
              </w:rPr>
            </w:pPr>
            <w:r w:rsidRPr="00794639">
              <w:t>HL7800</w:t>
            </w:r>
          </w:p>
        </w:tc>
      </w:tr>
      <w:tr w:rsidR="00975CC4" w:rsidRPr="00794639" w14:paraId="4FBCBA9C" w14:textId="77777777" w:rsidTr="00953CD3">
        <w:trPr>
          <w:trHeight w:val="157"/>
        </w:trPr>
        <w:tc>
          <w:tcPr>
            <w:tcW w:w="1707" w:type="dxa"/>
          </w:tcPr>
          <w:p w14:paraId="25F9E5C1" w14:textId="77777777" w:rsidR="00975CC4" w:rsidRPr="00794639" w:rsidRDefault="00975CC4" w:rsidP="00166AF3">
            <w:pPr>
              <w:pStyle w:val="TableBody"/>
              <w:rPr>
                <w:i/>
              </w:rPr>
            </w:pPr>
            <w:r w:rsidRPr="00794639">
              <w:rPr>
                <w:i/>
              </w:rPr>
              <w:t>Test command</w:t>
            </w:r>
          </w:p>
          <w:p w14:paraId="7EEFED22" w14:textId="77777777" w:rsidR="00975CC4" w:rsidRPr="00794639" w:rsidRDefault="00975CC4" w:rsidP="00166AF3">
            <w:pPr>
              <w:pStyle w:val="TableBody"/>
            </w:pPr>
          </w:p>
          <w:p w14:paraId="55693141" w14:textId="77777777" w:rsidR="00975CC4" w:rsidRPr="00794639" w:rsidRDefault="00975CC4" w:rsidP="00166AF3">
            <w:pPr>
              <w:pStyle w:val="TableBody"/>
              <w:rPr>
                <w:u w:val="single"/>
              </w:rPr>
            </w:pPr>
            <w:r w:rsidRPr="00794639">
              <w:rPr>
                <w:u w:val="single"/>
              </w:rPr>
              <w:t>Syntax</w:t>
            </w:r>
          </w:p>
          <w:p w14:paraId="14DD83AD" w14:textId="191C4395" w:rsidR="00975CC4" w:rsidRPr="00794639" w:rsidRDefault="00975CC4">
            <w:pPr>
              <w:pStyle w:val="TableBody"/>
            </w:pPr>
            <w:r w:rsidRPr="00794639">
              <w:rPr>
                <w:b/>
              </w:rPr>
              <w:t>AT+CPAS=?</w:t>
            </w:r>
          </w:p>
        </w:tc>
        <w:tc>
          <w:tcPr>
            <w:tcW w:w="7290" w:type="dxa"/>
          </w:tcPr>
          <w:p w14:paraId="11114C75" w14:textId="77777777" w:rsidR="00975CC4" w:rsidRPr="00794639" w:rsidRDefault="00975CC4" w:rsidP="00166AF3">
            <w:pPr>
              <w:pStyle w:val="TableBody"/>
              <w:rPr>
                <w:u w:val="single"/>
              </w:rPr>
            </w:pPr>
          </w:p>
          <w:p w14:paraId="5FAED85A" w14:textId="77777777" w:rsidR="00975CC4" w:rsidRPr="00794639" w:rsidRDefault="00975CC4" w:rsidP="00166AF3">
            <w:pPr>
              <w:pStyle w:val="TableBody"/>
              <w:rPr>
                <w:u w:val="single"/>
              </w:rPr>
            </w:pPr>
          </w:p>
          <w:p w14:paraId="51AEE935" w14:textId="77777777" w:rsidR="00975CC4" w:rsidRPr="00794639" w:rsidRDefault="00975CC4" w:rsidP="00166AF3">
            <w:pPr>
              <w:pStyle w:val="TableBody"/>
              <w:rPr>
                <w:u w:val="single"/>
              </w:rPr>
            </w:pPr>
            <w:r w:rsidRPr="00794639">
              <w:rPr>
                <w:u w:val="single"/>
              </w:rPr>
              <w:t>Response</w:t>
            </w:r>
          </w:p>
          <w:p w14:paraId="3E358167" w14:textId="77777777" w:rsidR="00975CC4" w:rsidRPr="00794639" w:rsidRDefault="00975CC4" w:rsidP="00166AF3">
            <w:pPr>
              <w:pStyle w:val="TableBody"/>
            </w:pPr>
            <w:r w:rsidRPr="00794639">
              <w:rPr>
                <w:b/>
              </w:rPr>
              <w:t>+CPAS:</w:t>
            </w:r>
            <w:r w:rsidRPr="00794639">
              <w:t xml:space="preserve"> (list of supported </w:t>
            </w:r>
            <w:r w:rsidRPr="00794639">
              <w:rPr>
                <w:b/>
              </w:rPr>
              <w:t>&lt;pas&gt;</w:t>
            </w:r>
            <w:r w:rsidRPr="00794639">
              <w:t>es)</w:t>
            </w:r>
          </w:p>
          <w:p w14:paraId="25B21C85" w14:textId="77777777" w:rsidR="00975CC4" w:rsidRPr="00794639" w:rsidRDefault="00975CC4" w:rsidP="00166AF3">
            <w:pPr>
              <w:pStyle w:val="TableBody"/>
              <w:rPr>
                <w:b/>
              </w:rPr>
            </w:pPr>
            <w:r w:rsidRPr="00794639">
              <w:rPr>
                <w:b/>
              </w:rPr>
              <w:t>OK</w:t>
            </w:r>
          </w:p>
          <w:p w14:paraId="3CFCD476" w14:textId="77777777" w:rsidR="00975CC4" w:rsidRPr="00794639" w:rsidRDefault="00975CC4" w:rsidP="00166AF3">
            <w:pPr>
              <w:pStyle w:val="TableBody"/>
              <w:rPr>
                <w:b/>
              </w:rPr>
            </w:pPr>
          </w:p>
          <w:p w14:paraId="4A6F8AE8" w14:textId="77777777" w:rsidR="00975CC4" w:rsidRPr="00794639" w:rsidRDefault="00975CC4" w:rsidP="00166AF3">
            <w:pPr>
              <w:pStyle w:val="TableBody"/>
            </w:pPr>
            <w:r w:rsidRPr="00794639">
              <w:t>or</w:t>
            </w:r>
          </w:p>
          <w:p w14:paraId="3430D088" w14:textId="77777777" w:rsidR="00975CC4" w:rsidRPr="00794639" w:rsidRDefault="00975CC4" w:rsidP="00166AF3">
            <w:pPr>
              <w:pStyle w:val="TableBody"/>
              <w:rPr>
                <w:b/>
              </w:rPr>
            </w:pPr>
            <w:r w:rsidRPr="00794639">
              <w:rPr>
                <w:b/>
              </w:rPr>
              <w:t>+CME ERROR: &lt;err&gt;</w:t>
            </w:r>
          </w:p>
        </w:tc>
      </w:tr>
      <w:tr w:rsidR="00975CC4" w:rsidRPr="00794639" w14:paraId="7CD6C74A" w14:textId="77777777" w:rsidTr="00953CD3">
        <w:trPr>
          <w:cantSplit w:val="0"/>
          <w:trHeight w:val="815"/>
        </w:trPr>
        <w:tc>
          <w:tcPr>
            <w:tcW w:w="1707" w:type="dxa"/>
          </w:tcPr>
          <w:p w14:paraId="164FDE46" w14:textId="77777777" w:rsidR="00975CC4" w:rsidRPr="00794639" w:rsidRDefault="00975CC4" w:rsidP="00166AF3">
            <w:pPr>
              <w:pStyle w:val="TableBody"/>
              <w:rPr>
                <w:i/>
              </w:rPr>
            </w:pPr>
            <w:r w:rsidRPr="00794639">
              <w:rPr>
                <w:i/>
              </w:rPr>
              <w:lastRenderedPageBreak/>
              <w:t>Execute command</w:t>
            </w:r>
          </w:p>
          <w:p w14:paraId="110ED09D" w14:textId="77777777" w:rsidR="00975CC4" w:rsidRPr="00794639" w:rsidRDefault="00975CC4" w:rsidP="00166AF3">
            <w:pPr>
              <w:pStyle w:val="TableBody"/>
            </w:pPr>
          </w:p>
          <w:p w14:paraId="0065DED2" w14:textId="77777777" w:rsidR="00975CC4" w:rsidRPr="00794639" w:rsidRDefault="00975CC4" w:rsidP="00166AF3">
            <w:pPr>
              <w:pStyle w:val="TableBody"/>
              <w:rPr>
                <w:u w:val="single"/>
              </w:rPr>
            </w:pPr>
            <w:r w:rsidRPr="00794639">
              <w:rPr>
                <w:u w:val="single"/>
              </w:rPr>
              <w:t>Syntax</w:t>
            </w:r>
          </w:p>
          <w:p w14:paraId="5F21D236" w14:textId="77777777" w:rsidR="00975CC4" w:rsidRPr="00794639" w:rsidRDefault="00975CC4" w:rsidP="00166AF3">
            <w:pPr>
              <w:pStyle w:val="TableBody"/>
              <w:rPr>
                <w:b/>
              </w:rPr>
            </w:pPr>
            <w:r w:rsidRPr="00794639">
              <w:rPr>
                <w:b/>
              </w:rPr>
              <w:t>AT+CPAS</w:t>
            </w:r>
          </w:p>
        </w:tc>
        <w:tc>
          <w:tcPr>
            <w:tcW w:w="7290" w:type="dxa"/>
          </w:tcPr>
          <w:p w14:paraId="2F8A5D1A" w14:textId="77777777" w:rsidR="00975CC4" w:rsidRPr="00794639" w:rsidRDefault="00975CC4" w:rsidP="00166AF3">
            <w:pPr>
              <w:pStyle w:val="TableBody"/>
              <w:rPr>
                <w:u w:val="single"/>
              </w:rPr>
            </w:pPr>
          </w:p>
          <w:p w14:paraId="6A227D7E" w14:textId="77777777" w:rsidR="00975CC4" w:rsidRPr="00794639" w:rsidRDefault="00975CC4" w:rsidP="00166AF3">
            <w:pPr>
              <w:pStyle w:val="TableBody"/>
              <w:rPr>
                <w:u w:val="single"/>
              </w:rPr>
            </w:pPr>
          </w:p>
          <w:p w14:paraId="48353CD0" w14:textId="77777777" w:rsidR="00975CC4" w:rsidRPr="00794639" w:rsidRDefault="00975CC4" w:rsidP="00166AF3">
            <w:pPr>
              <w:pStyle w:val="TableBody"/>
              <w:rPr>
                <w:u w:val="single"/>
              </w:rPr>
            </w:pPr>
            <w:r w:rsidRPr="00794639">
              <w:rPr>
                <w:u w:val="single"/>
              </w:rPr>
              <w:t>Response</w:t>
            </w:r>
          </w:p>
          <w:p w14:paraId="3D6AE2EF" w14:textId="77777777" w:rsidR="00975CC4" w:rsidRPr="00794639" w:rsidRDefault="00975CC4" w:rsidP="00166AF3">
            <w:pPr>
              <w:pStyle w:val="TableBody"/>
              <w:rPr>
                <w:b/>
              </w:rPr>
            </w:pPr>
            <w:r w:rsidRPr="00794639">
              <w:rPr>
                <w:b/>
              </w:rPr>
              <w:t>+CPAS: &lt;pas&gt;</w:t>
            </w:r>
          </w:p>
          <w:p w14:paraId="4890CFD4" w14:textId="77777777" w:rsidR="00975CC4" w:rsidRPr="00794639" w:rsidRDefault="00975CC4" w:rsidP="00166AF3">
            <w:pPr>
              <w:pStyle w:val="TableBody"/>
              <w:rPr>
                <w:b/>
              </w:rPr>
            </w:pPr>
            <w:r w:rsidRPr="00794639">
              <w:rPr>
                <w:b/>
              </w:rPr>
              <w:t>OK</w:t>
            </w:r>
          </w:p>
          <w:p w14:paraId="7681CC28" w14:textId="77777777" w:rsidR="00975CC4" w:rsidRPr="00794639" w:rsidRDefault="00975CC4" w:rsidP="00166AF3">
            <w:pPr>
              <w:pStyle w:val="TableBody"/>
              <w:rPr>
                <w:b/>
              </w:rPr>
            </w:pPr>
          </w:p>
          <w:p w14:paraId="6C821A0F" w14:textId="77777777" w:rsidR="00975CC4" w:rsidRPr="00794639" w:rsidRDefault="00975CC4" w:rsidP="00166AF3">
            <w:pPr>
              <w:pStyle w:val="TableBody"/>
            </w:pPr>
            <w:r w:rsidRPr="00794639">
              <w:t>or</w:t>
            </w:r>
          </w:p>
          <w:p w14:paraId="562E9148" w14:textId="77777777" w:rsidR="00975CC4" w:rsidRPr="00794639" w:rsidRDefault="00975CC4" w:rsidP="00166AF3">
            <w:pPr>
              <w:pStyle w:val="TableBody"/>
              <w:rPr>
                <w:b/>
              </w:rPr>
            </w:pPr>
            <w:r w:rsidRPr="00794639">
              <w:rPr>
                <w:b/>
              </w:rPr>
              <w:t>+CME ERROR: &lt;err&gt;</w:t>
            </w:r>
          </w:p>
          <w:p w14:paraId="53885D48" w14:textId="77777777" w:rsidR="00975CC4" w:rsidRPr="00794639" w:rsidRDefault="00975CC4" w:rsidP="00166AF3">
            <w:pPr>
              <w:pStyle w:val="TableBody"/>
            </w:pPr>
          </w:p>
          <w:p w14:paraId="316F831A" w14:textId="77777777" w:rsidR="00975CC4" w:rsidRPr="00794639" w:rsidRDefault="00975CC4" w:rsidP="00166AF3">
            <w:pPr>
              <w:pStyle w:val="TableBody"/>
              <w:rPr>
                <w:u w:val="single"/>
              </w:rPr>
            </w:pPr>
            <w:r w:rsidRPr="00794639">
              <w:rPr>
                <w:u w:val="single"/>
              </w:rPr>
              <w:t>Parameter</w:t>
            </w:r>
          </w:p>
          <w:p w14:paraId="1E053E29" w14:textId="77777777" w:rsidR="00975CC4" w:rsidRPr="00794639" w:rsidDel="00B36F36" w:rsidRDefault="00975CC4" w:rsidP="00166AF3">
            <w:pPr>
              <w:pStyle w:val="TableBody"/>
              <w:rPr>
                <w:del w:id="2683" w:author="Elaine Baricante" w:date="2018-11-26T15:44:00Z"/>
                <w:snapToGrid w:val="0"/>
              </w:rPr>
            </w:pPr>
            <w:r w:rsidRPr="00794639">
              <w:rPr>
                <w:b/>
              </w:rPr>
              <w:t>&lt;pas&gt;</w:t>
            </w:r>
            <w:r w:rsidRPr="00794639">
              <w:tab/>
            </w:r>
            <w:r w:rsidRPr="00794639">
              <w:tab/>
            </w:r>
            <w:r w:rsidRPr="00794639">
              <w:rPr>
                <w:snapToGrid w:val="0"/>
              </w:rPr>
              <w:t>0</w:t>
            </w:r>
            <w:r w:rsidRPr="00794639">
              <w:tab/>
            </w:r>
            <w:r w:rsidRPr="00794639">
              <w:rPr>
                <w:snapToGrid w:val="0"/>
              </w:rPr>
              <w:t>Ready (ME allows commands from TA/TE)</w:t>
            </w:r>
          </w:p>
          <w:p w14:paraId="6D21D30E" w14:textId="77777777" w:rsidR="00975CC4" w:rsidRPr="00794639" w:rsidRDefault="00975CC4" w:rsidP="00166AF3">
            <w:pPr>
              <w:pStyle w:val="TableBody"/>
              <w:rPr>
                <w:del w:id="2684" w:author="Sevan Sirapian [2]" w:date="2018-11-26T11:12:00Z"/>
                <w:snapToGrid w:val="0"/>
              </w:rPr>
            </w:pPr>
            <w:del w:id="2685" w:author="Sevan Sirapian [2]" w:date="2018-11-26T11:12:00Z">
              <w:r w:rsidRPr="00794639">
                <w:rPr>
                  <w:snapToGrid w:val="0"/>
                </w:rPr>
                <w:tab/>
              </w:r>
              <w:r w:rsidRPr="00794639">
                <w:rPr>
                  <w:snapToGrid w:val="0"/>
                </w:rPr>
                <w:tab/>
                <w:delText>1</w:delText>
              </w:r>
              <w:r w:rsidRPr="00794639">
                <w:rPr>
                  <w:snapToGrid w:val="0"/>
                </w:rPr>
                <w:tab/>
                <w:delText>Unavailable (ME does not allow commands from TA/TE)</w:delText>
              </w:r>
            </w:del>
          </w:p>
          <w:p w14:paraId="45AAB1AD" w14:textId="77777777" w:rsidR="00975CC4" w:rsidRPr="00794639" w:rsidRDefault="00975CC4" w:rsidP="00166AF3">
            <w:pPr>
              <w:pStyle w:val="TableBody"/>
              <w:rPr>
                <w:del w:id="2686" w:author="Sevan Sirapian [2]" w:date="2018-11-26T11:12:00Z"/>
                <w:snapToGrid w:val="0"/>
              </w:rPr>
            </w:pPr>
            <w:del w:id="2687" w:author="Sevan Sirapian [2]" w:date="2018-11-26T11:12:00Z">
              <w:r w:rsidRPr="00794639">
                <w:rPr>
                  <w:snapToGrid w:val="0"/>
                </w:rPr>
                <w:tab/>
              </w:r>
              <w:r w:rsidRPr="00794639">
                <w:rPr>
                  <w:snapToGrid w:val="0"/>
                </w:rPr>
                <w:tab/>
                <w:delText>2</w:delText>
              </w:r>
              <w:r w:rsidRPr="00794639">
                <w:rPr>
                  <w:snapToGrid w:val="0"/>
                </w:rPr>
                <w:tab/>
                <w:delText>Unknown (ME is not guaranteed to respond to instructions)</w:delText>
              </w:r>
            </w:del>
          </w:p>
          <w:p w14:paraId="406F21C6" w14:textId="77777777" w:rsidR="00975CC4" w:rsidRPr="00794639" w:rsidRDefault="00975CC4" w:rsidP="00166AF3">
            <w:pPr>
              <w:pStyle w:val="TableBody"/>
              <w:rPr>
                <w:del w:id="2688" w:author="Sevan Sirapian [2]" w:date="2018-11-26T11:12:00Z"/>
                <w:snapToGrid w:val="0"/>
              </w:rPr>
            </w:pPr>
            <w:del w:id="2689" w:author="Sevan Sirapian [2]" w:date="2018-11-26T11:12:00Z">
              <w:r w:rsidRPr="00794639">
                <w:rPr>
                  <w:snapToGrid w:val="0"/>
                </w:rPr>
                <w:tab/>
              </w:r>
              <w:r w:rsidRPr="00794639">
                <w:rPr>
                  <w:snapToGrid w:val="0"/>
                </w:rPr>
                <w:tab/>
                <w:delText>3</w:delText>
              </w:r>
              <w:r w:rsidRPr="00794639">
                <w:rPr>
                  <w:snapToGrid w:val="0"/>
                </w:rPr>
                <w:tab/>
                <w:delText xml:space="preserve">Ringing (ME is ready for commands from TA/TE, but the ringer is </w:delText>
              </w:r>
              <w:r w:rsidRPr="00794639">
                <w:rPr>
                  <w:snapToGrid w:val="0"/>
                </w:rPr>
                <w:tab/>
              </w:r>
              <w:r w:rsidRPr="00794639">
                <w:rPr>
                  <w:snapToGrid w:val="0"/>
                </w:rPr>
                <w:tab/>
              </w:r>
              <w:r w:rsidRPr="00794639">
                <w:rPr>
                  <w:snapToGrid w:val="0"/>
                </w:rPr>
                <w:tab/>
                <w:delText>active)</w:delText>
              </w:r>
            </w:del>
          </w:p>
          <w:p w14:paraId="026F804D" w14:textId="77777777" w:rsidR="00975CC4" w:rsidRPr="00794639" w:rsidRDefault="00975CC4" w:rsidP="00166AF3">
            <w:pPr>
              <w:pStyle w:val="TableBody"/>
              <w:rPr>
                <w:del w:id="2690" w:author="Sevan Sirapian [2]" w:date="2018-11-26T11:12:00Z"/>
                <w:snapToGrid w:val="0"/>
              </w:rPr>
            </w:pPr>
            <w:del w:id="2691" w:author="Sevan Sirapian [2]" w:date="2018-11-26T11:12:00Z">
              <w:r w:rsidRPr="00794639">
                <w:rPr>
                  <w:snapToGrid w:val="0"/>
                </w:rPr>
                <w:tab/>
              </w:r>
              <w:r w:rsidRPr="00794639">
                <w:rPr>
                  <w:snapToGrid w:val="0"/>
                </w:rPr>
                <w:tab/>
                <w:delText>4</w:delText>
              </w:r>
              <w:r w:rsidRPr="00794639">
                <w:rPr>
                  <w:snapToGrid w:val="0"/>
                </w:rPr>
                <w:tab/>
                <w:delText xml:space="preserve">Call in progress (ME is ready for commands from TA/TE, but a call </w:delText>
              </w:r>
              <w:r w:rsidR="00F03D65" w:rsidRPr="00794639">
                <w:rPr>
                  <w:snapToGrid w:val="0"/>
                </w:rPr>
                <w:tab/>
              </w:r>
              <w:r w:rsidR="00F03D65" w:rsidRPr="00794639">
                <w:rPr>
                  <w:snapToGrid w:val="0"/>
                </w:rPr>
                <w:tab/>
              </w:r>
              <w:r w:rsidR="00F03D65" w:rsidRPr="00794639">
                <w:rPr>
                  <w:snapToGrid w:val="0"/>
                </w:rPr>
                <w:tab/>
              </w:r>
              <w:r w:rsidRPr="00794639">
                <w:rPr>
                  <w:snapToGrid w:val="0"/>
                </w:rPr>
                <w:delText>is in progress)</w:delText>
              </w:r>
            </w:del>
          </w:p>
          <w:p w14:paraId="31AE0A88" w14:textId="0A99B582" w:rsidR="00975CC4" w:rsidRPr="00794639" w:rsidRDefault="00975CC4" w:rsidP="00166AF3">
            <w:pPr>
              <w:pStyle w:val="TableBody"/>
              <w:rPr>
                <w:snapToGrid w:val="0"/>
              </w:rPr>
            </w:pPr>
            <w:del w:id="2692" w:author="Sevan Sirapian [2]" w:date="2018-11-26T11:12:00Z">
              <w:r w:rsidRPr="00794639">
                <w:rPr>
                  <w:snapToGrid w:val="0"/>
                </w:rPr>
                <w:tab/>
              </w:r>
              <w:r w:rsidRPr="00794639">
                <w:rPr>
                  <w:snapToGrid w:val="0"/>
                </w:rPr>
                <w:tab/>
                <w:delText>5</w:delText>
              </w:r>
              <w:r w:rsidRPr="00794639">
                <w:rPr>
                  <w:snapToGrid w:val="0"/>
                </w:rPr>
                <w:tab/>
                <w:delText xml:space="preserve">Asleep (ME is unable to process commands from TA/TE because it </w:delText>
              </w:r>
              <w:r w:rsidR="00F03D65" w:rsidRPr="00794639">
                <w:rPr>
                  <w:snapToGrid w:val="0"/>
                </w:rPr>
                <w:tab/>
              </w:r>
              <w:r w:rsidR="00F03D65" w:rsidRPr="00794639">
                <w:rPr>
                  <w:snapToGrid w:val="0"/>
                </w:rPr>
                <w:tab/>
              </w:r>
              <w:r w:rsidR="00F03D65" w:rsidRPr="00794639">
                <w:rPr>
                  <w:snapToGrid w:val="0"/>
                </w:rPr>
                <w:tab/>
              </w:r>
              <w:r w:rsidRPr="00794639">
                <w:rPr>
                  <w:snapToGrid w:val="0"/>
                </w:rPr>
                <w:delText>is in a low function-ality state)</w:delText>
              </w:r>
            </w:del>
            <w:commentRangeStart w:id="2693"/>
            <w:commentRangeEnd w:id="2693"/>
            <w:r w:rsidR="00D55DF6">
              <w:rPr>
                <w:rStyle w:val="CommentReference"/>
                <w:rFonts w:ascii="Verdana" w:hAnsi="Verdana" w:cs="Times New Roman"/>
                <w:lang w:eastAsia="en-US"/>
              </w:rPr>
              <w:commentReference w:id="2693"/>
            </w:r>
          </w:p>
        </w:tc>
      </w:tr>
      <w:tr w:rsidR="00F872D4" w:rsidRPr="00794639" w14:paraId="71D0C7FB" w14:textId="77777777" w:rsidTr="00953CD3">
        <w:trPr>
          <w:trHeight w:val="35"/>
        </w:trPr>
        <w:tc>
          <w:tcPr>
            <w:tcW w:w="1707" w:type="dxa"/>
          </w:tcPr>
          <w:p w14:paraId="78CBB855" w14:textId="77777777" w:rsidR="00F872D4" w:rsidRPr="00794639" w:rsidRDefault="00F872D4" w:rsidP="004651D1">
            <w:pPr>
              <w:pStyle w:val="TableBody"/>
              <w:rPr>
                <w:u w:val="single"/>
              </w:rPr>
            </w:pPr>
            <w:bookmarkStart w:id="2694" w:name="_Toc78179804"/>
            <w:bookmarkStart w:id="2695" w:name="_Toc170125845"/>
            <w:bookmarkStart w:id="2696" w:name="_Toc345081300"/>
            <w:bookmarkStart w:id="2697" w:name="_Toc349753045"/>
            <w:bookmarkStart w:id="2698" w:name="_Toc349753936"/>
            <w:bookmarkStart w:id="2699" w:name="_Ref366744324"/>
            <w:bookmarkStart w:id="2700" w:name="_Ref369081032"/>
            <w:bookmarkStart w:id="2701" w:name="_Toc368586003"/>
            <w:bookmarkStart w:id="2702" w:name="_Ref408217171"/>
            <w:bookmarkStart w:id="2703" w:name="_Ref408217173"/>
            <w:bookmarkStart w:id="2704" w:name="_Ref410639506"/>
            <w:bookmarkStart w:id="2705" w:name="_Ref410639508"/>
            <w:bookmarkStart w:id="2706" w:name="_Ref413660472"/>
            <w:bookmarkStart w:id="2707" w:name="_Ref413660474"/>
            <w:bookmarkStart w:id="2708" w:name="_Toc486251579"/>
            <w:r w:rsidRPr="00794639">
              <w:rPr>
                <w:u w:val="single"/>
              </w:rPr>
              <w:t>Reference</w:t>
            </w:r>
          </w:p>
          <w:p w14:paraId="45799E9F" w14:textId="71DAFA92" w:rsidR="00F872D4" w:rsidRPr="00794639" w:rsidRDefault="00F872D4" w:rsidP="004651D1">
            <w:pPr>
              <w:pStyle w:val="TableBody"/>
            </w:pPr>
            <w:r w:rsidRPr="00794639">
              <w:t>27.007 Rev12</w:t>
            </w:r>
          </w:p>
        </w:tc>
        <w:tc>
          <w:tcPr>
            <w:tcW w:w="7290" w:type="dxa"/>
          </w:tcPr>
          <w:p w14:paraId="7C80C769" w14:textId="77777777" w:rsidR="00F872D4" w:rsidRPr="00794639" w:rsidRDefault="00F872D4" w:rsidP="004651D1">
            <w:pPr>
              <w:pStyle w:val="TableBody"/>
              <w:rPr>
                <w:u w:val="single"/>
              </w:rPr>
            </w:pPr>
            <w:r w:rsidRPr="00794639">
              <w:rPr>
                <w:u w:val="single"/>
              </w:rPr>
              <w:t>Notes</w:t>
            </w:r>
          </w:p>
          <w:p w14:paraId="23363660" w14:textId="3CB4BB43" w:rsidR="00F872D4" w:rsidRPr="00794639" w:rsidRDefault="00F872D4" w:rsidP="004651D1">
            <w:pPr>
              <w:pStyle w:val="TableBody"/>
            </w:pPr>
            <w:r w:rsidRPr="00794639">
              <w:t>This command reflects the data connection status.</w:t>
            </w:r>
          </w:p>
        </w:tc>
      </w:tr>
    </w:tbl>
    <w:p w14:paraId="56A85173" w14:textId="77777777" w:rsidR="00975CC4" w:rsidRPr="00794639" w:rsidRDefault="00975CC4" w:rsidP="0059466D">
      <w:pPr>
        <w:pStyle w:val="Heading2"/>
      </w:pPr>
      <w:bookmarkStart w:id="2709" w:name="_Ref518318543"/>
      <w:bookmarkStart w:id="2710" w:name="_Toc531700592"/>
      <w:r w:rsidRPr="00794639">
        <w:t xml:space="preserve">+CSQ Command: Signal </w:t>
      </w:r>
      <w:bookmarkEnd w:id="2694"/>
      <w:bookmarkEnd w:id="2695"/>
      <w:bookmarkEnd w:id="2696"/>
      <w:r w:rsidRPr="00794639">
        <w:t>Quality</w:t>
      </w:r>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p>
    <w:tbl>
      <w:tblPr>
        <w:tblStyle w:val="TableSWIleft"/>
        <w:tblW w:w="8997" w:type="dxa"/>
        <w:tblLayout w:type="fixed"/>
        <w:tblLook w:val="04A0" w:firstRow="1" w:lastRow="0" w:firstColumn="1" w:lastColumn="0" w:noHBand="0" w:noVBand="1"/>
      </w:tblPr>
      <w:tblGrid>
        <w:gridCol w:w="1728"/>
        <w:gridCol w:w="7269"/>
      </w:tblGrid>
      <w:tr w:rsidR="00975CC4" w:rsidRPr="00794639" w14:paraId="2BD0DA4B"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2499474" w14:textId="7D2F5A00" w:rsidR="00975CC4" w:rsidRPr="00794639" w:rsidRDefault="00F22490">
            <w:pPr>
              <w:pStyle w:val="TableRowHead"/>
              <w:spacing w:before="144" w:after="144"/>
              <w:rPr>
                <w:bCs w:val="0"/>
              </w:rPr>
            </w:pPr>
            <w:r w:rsidRPr="00794639">
              <w:t>HL7800</w:t>
            </w:r>
          </w:p>
        </w:tc>
      </w:tr>
      <w:tr w:rsidR="00975CC4" w:rsidRPr="00794639" w14:paraId="7FA952D8" w14:textId="77777777" w:rsidTr="00170927">
        <w:trPr>
          <w:trHeight w:val="135"/>
        </w:trPr>
        <w:tc>
          <w:tcPr>
            <w:tcW w:w="0" w:type="dxa"/>
          </w:tcPr>
          <w:p w14:paraId="065332E9" w14:textId="77777777" w:rsidR="00975CC4" w:rsidRPr="00794639" w:rsidRDefault="00975CC4" w:rsidP="00166AF3">
            <w:pPr>
              <w:pStyle w:val="TableBody"/>
              <w:rPr>
                <w:i/>
              </w:rPr>
            </w:pPr>
            <w:r w:rsidRPr="00794639">
              <w:rPr>
                <w:i/>
              </w:rPr>
              <w:t>Test command</w:t>
            </w:r>
          </w:p>
          <w:p w14:paraId="40D4C8F2" w14:textId="77777777" w:rsidR="00975CC4" w:rsidRPr="00794639" w:rsidRDefault="00975CC4" w:rsidP="00166AF3">
            <w:pPr>
              <w:pStyle w:val="TableBody"/>
            </w:pPr>
          </w:p>
          <w:p w14:paraId="3E2DBD83" w14:textId="77777777" w:rsidR="00975CC4" w:rsidRPr="00794639" w:rsidRDefault="00975CC4" w:rsidP="00166AF3">
            <w:pPr>
              <w:pStyle w:val="TableBody"/>
              <w:rPr>
                <w:u w:val="single"/>
              </w:rPr>
            </w:pPr>
            <w:r w:rsidRPr="00794639">
              <w:rPr>
                <w:u w:val="single"/>
              </w:rPr>
              <w:t>Syntax</w:t>
            </w:r>
          </w:p>
          <w:p w14:paraId="7BCC1D02" w14:textId="77777777" w:rsidR="00975CC4" w:rsidRPr="00794639" w:rsidRDefault="00975CC4" w:rsidP="00166AF3">
            <w:pPr>
              <w:pStyle w:val="TableBody"/>
              <w:rPr>
                <w:b/>
              </w:rPr>
            </w:pPr>
            <w:r w:rsidRPr="00794639">
              <w:rPr>
                <w:b/>
              </w:rPr>
              <w:t>AT+CSQ=?</w:t>
            </w:r>
          </w:p>
        </w:tc>
        <w:tc>
          <w:tcPr>
            <w:tcW w:w="7269" w:type="dxa"/>
          </w:tcPr>
          <w:p w14:paraId="6081CE6F" w14:textId="77777777" w:rsidR="00975CC4" w:rsidRPr="00794639" w:rsidRDefault="00975CC4" w:rsidP="00166AF3">
            <w:pPr>
              <w:pStyle w:val="TableBody"/>
              <w:rPr>
                <w:u w:val="single"/>
              </w:rPr>
            </w:pPr>
          </w:p>
          <w:p w14:paraId="6ED96A23" w14:textId="77777777" w:rsidR="00975CC4" w:rsidRPr="00794639" w:rsidRDefault="00975CC4" w:rsidP="00166AF3">
            <w:pPr>
              <w:pStyle w:val="TableBody"/>
              <w:rPr>
                <w:u w:val="single"/>
              </w:rPr>
            </w:pPr>
          </w:p>
          <w:p w14:paraId="25C9BD8C" w14:textId="77777777" w:rsidR="00975CC4" w:rsidRPr="00794639" w:rsidRDefault="00975CC4" w:rsidP="00166AF3">
            <w:pPr>
              <w:pStyle w:val="TableBody"/>
              <w:rPr>
                <w:u w:val="single"/>
              </w:rPr>
            </w:pPr>
            <w:r w:rsidRPr="00794639">
              <w:rPr>
                <w:u w:val="single"/>
              </w:rPr>
              <w:t>Response</w:t>
            </w:r>
          </w:p>
          <w:p w14:paraId="47796F03" w14:textId="77777777" w:rsidR="00975CC4" w:rsidRPr="00794639" w:rsidRDefault="00975CC4" w:rsidP="00166AF3">
            <w:pPr>
              <w:pStyle w:val="TableBody"/>
            </w:pPr>
            <w:r w:rsidRPr="00794639">
              <w:rPr>
                <w:b/>
              </w:rPr>
              <w:t>+CSQ:</w:t>
            </w:r>
            <w:r w:rsidRPr="00794639">
              <w:t xml:space="preserve"> (list of supported </w:t>
            </w:r>
            <w:r w:rsidRPr="00794639">
              <w:rPr>
                <w:b/>
              </w:rPr>
              <w:t>&lt;rssi&gt;</w:t>
            </w:r>
            <w:r w:rsidRPr="00794639">
              <w:t xml:space="preserve">s),(list of supported </w:t>
            </w:r>
            <w:r w:rsidRPr="00794639">
              <w:rPr>
                <w:b/>
              </w:rPr>
              <w:t>&lt;ber&gt;</w:t>
            </w:r>
            <w:r w:rsidRPr="00794639">
              <w:t>s)</w:t>
            </w:r>
          </w:p>
          <w:p w14:paraId="18A4A70D" w14:textId="77777777" w:rsidR="00975CC4" w:rsidRPr="00794639" w:rsidRDefault="00975CC4" w:rsidP="00166AF3">
            <w:pPr>
              <w:pStyle w:val="TableBody"/>
            </w:pPr>
            <w:r w:rsidRPr="00794639">
              <w:rPr>
                <w:b/>
              </w:rPr>
              <w:t>OK</w:t>
            </w:r>
          </w:p>
        </w:tc>
      </w:tr>
      <w:tr w:rsidR="00975CC4" w:rsidRPr="00794639" w14:paraId="2F87998D" w14:textId="77777777" w:rsidTr="00170927">
        <w:trPr>
          <w:cantSplit w:val="0"/>
          <w:trHeight w:val="815"/>
        </w:trPr>
        <w:tc>
          <w:tcPr>
            <w:tcW w:w="0" w:type="dxa"/>
          </w:tcPr>
          <w:p w14:paraId="1DDC205B" w14:textId="77777777" w:rsidR="00975CC4" w:rsidRPr="00794639" w:rsidRDefault="00975CC4" w:rsidP="00166AF3">
            <w:pPr>
              <w:pStyle w:val="TableBody"/>
              <w:rPr>
                <w:i/>
              </w:rPr>
            </w:pPr>
            <w:r w:rsidRPr="00794639">
              <w:rPr>
                <w:i/>
              </w:rPr>
              <w:t>Execute command</w:t>
            </w:r>
          </w:p>
          <w:p w14:paraId="20D20E83" w14:textId="77777777" w:rsidR="00975CC4" w:rsidRPr="00794639" w:rsidRDefault="00975CC4" w:rsidP="00166AF3">
            <w:pPr>
              <w:pStyle w:val="TableBody"/>
            </w:pPr>
          </w:p>
          <w:p w14:paraId="35838E0F" w14:textId="77777777" w:rsidR="00975CC4" w:rsidRPr="00794639" w:rsidRDefault="00975CC4" w:rsidP="00166AF3">
            <w:pPr>
              <w:pStyle w:val="TableBody"/>
              <w:rPr>
                <w:u w:val="single"/>
              </w:rPr>
            </w:pPr>
            <w:r w:rsidRPr="00794639">
              <w:rPr>
                <w:u w:val="single"/>
              </w:rPr>
              <w:t>Syntax</w:t>
            </w:r>
          </w:p>
          <w:p w14:paraId="12EDA075" w14:textId="77777777" w:rsidR="00975CC4" w:rsidRPr="00794639" w:rsidRDefault="00975CC4" w:rsidP="00166AF3">
            <w:pPr>
              <w:pStyle w:val="TableBody"/>
            </w:pPr>
            <w:r w:rsidRPr="00794639">
              <w:rPr>
                <w:b/>
              </w:rPr>
              <w:t>AT+CSQ</w:t>
            </w:r>
          </w:p>
        </w:tc>
        <w:tc>
          <w:tcPr>
            <w:tcW w:w="7269" w:type="dxa"/>
          </w:tcPr>
          <w:p w14:paraId="41315529" w14:textId="77777777" w:rsidR="00975CC4" w:rsidRPr="00794639" w:rsidRDefault="00975CC4" w:rsidP="00166AF3">
            <w:pPr>
              <w:pStyle w:val="TableBody"/>
              <w:rPr>
                <w:u w:val="single"/>
              </w:rPr>
            </w:pPr>
          </w:p>
          <w:p w14:paraId="1C9CE9A0" w14:textId="77777777" w:rsidR="00975CC4" w:rsidRPr="00794639" w:rsidRDefault="00975CC4" w:rsidP="00166AF3">
            <w:pPr>
              <w:pStyle w:val="TableBody"/>
              <w:rPr>
                <w:u w:val="single"/>
              </w:rPr>
            </w:pPr>
          </w:p>
          <w:p w14:paraId="4ABB6FE6" w14:textId="77777777" w:rsidR="00975CC4" w:rsidRPr="00794639" w:rsidRDefault="00975CC4" w:rsidP="00166AF3">
            <w:pPr>
              <w:pStyle w:val="TableBody"/>
            </w:pPr>
            <w:r w:rsidRPr="00794639">
              <w:rPr>
                <w:u w:val="single"/>
              </w:rPr>
              <w:t>Response</w:t>
            </w:r>
          </w:p>
          <w:p w14:paraId="13C09D0E" w14:textId="59AFB1C8" w:rsidR="00975CC4" w:rsidRPr="00794639" w:rsidRDefault="00975CC4" w:rsidP="00166AF3">
            <w:pPr>
              <w:pStyle w:val="TableBody"/>
              <w:rPr>
                <w:b/>
              </w:rPr>
            </w:pPr>
            <w:r w:rsidRPr="00794639">
              <w:rPr>
                <w:b/>
              </w:rPr>
              <w:t>+CSQ: &lt;rssi&gt;,&lt;ber&gt;</w:t>
            </w:r>
          </w:p>
          <w:p w14:paraId="44441BE6" w14:textId="47948D96" w:rsidR="004B6A3E" w:rsidRPr="00794639" w:rsidRDefault="004B6A3E" w:rsidP="00166AF3">
            <w:pPr>
              <w:pStyle w:val="TableBody"/>
              <w:rPr>
                <w:b/>
              </w:rPr>
            </w:pPr>
            <w:commentRangeStart w:id="2711"/>
            <w:r w:rsidRPr="00794639">
              <w:rPr>
                <w:b/>
              </w:rPr>
              <w:t>OK</w:t>
            </w:r>
            <w:commentRangeEnd w:id="2711"/>
            <w:r w:rsidRPr="00794639">
              <w:rPr>
                <w:rStyle w:val="CommentReference"/>
                <w:rFonts w:ascii="Verdana" w:hAnsi="Verdana" w:cs="Times New Roman"/>
                <w:lang w:eastAsia="en-US"/>
              </w:rPr>
              <w:commentReference w:id="2711"/>
            </w:r>
          </w:p>
          <w:p w14:paraId="5F55D509" w14:textId="77777777" w:rsidR="00975CC4" w:rsidRPr="000656F8" w:rsidRDefault="00975CC4" w:rsidP="00166AF3">
            <w:pPr>
              <w:pStyle w:val="TableBody"/>
            </w:pPr>
          </w:p>
          <w:p w14:paraId="7ADAA7E3" w14:textId="77777777" w:rsidR="00975CC4" w:rsidRPr="007E4A1F" w:rsidRDefault="00975CC4" w:rsidP="00166AF3">
            <w:pPr>
              <w:pStyle w:val="TableBody"/>
            </w:pPr>
            <w:r w:rsidRPr="000656F8">
              <w:t>or</w:t>
            </w:r>
          </w:p>
          <w:p w14:paraId="3167A5B4" w14:textId="77777777" w:rsidR="00975CC4" w:rsidRPr="007E4A1F" w:rsidRDefault="00975CC4" w:rsidP="00166AF3">
            <w:pPr>
              <w:pStyle w:val="TableBody"/>
              <w:rPr>
                <w:b/>
              </w:rPr>
            </w:pPr>
            <w:r w:rsidRPr="007E4A1F">
              <w:rPr>
                <w:b/>
              </w:rPr>
              <w:t>+CME ERROR: &lt;err&gt;</w:t>
            </w:r>
          </w:p>
          <w:p w14:paraId="0354F9E5" w14:textId="77777777" w:rsidR="000124AC" w:rsidRPr="00006D08" w:rsidRDefault="000124AC" w:rsidP="00166AF3">
            <w:pPr>
              <w:pStyle w:val="TableBody"/>
            </w:pPr>
          </w:p>
          <w:p w14:paraId="49F4756B" w14:textId="77777777" w:rsidR="00975CC4" w:rsidRPr="005C602E" w:rsidRDefault="00975CC4" w:rsidP="00166AF3">
            <w:pPr>
              <w:pStyle w:val="TableBody"/>
              <w:rPr>
                <w:u w:val="single"/>
              </w:rPr>
            </w:pPr>
            <w:r w:rsidRPr="005C602E">
              <w:rPr>
                <w:u w:val="single"/>
              </w:rPr>
              <w:t>Parameters</w:t>
            </w:r>
          </w:p>
          <w:p w14:paraId="42496AE7" w14:textId="77777777" w:rsidR="00975CC4" w:rsidRPr="00913410" w:rsidRDefault="00975CC4" w:rsidP="00166AF3">
            <w:pPr>
              <w:pStyle w:val="TableBody"/>
              <w:rPr>
                <w:b/>
              </w:rPr>
            </w:pPr>
            <w:r w:rsidRPr="00913410">
              <w:rPr>
                <w:b/>
              </w:rPr>
              <w:t>&lt;rssi&gt;</w:t>
            </w:r>
            <w:r w:rsidRPr="00913410">
              <w:rPr>
                <w:b/>
              </w:rPr>
              <w:tab/>
            </w:r>
            <w:r w:rsidRPr="00913410">
              <w:tab/>
              <w:t>Received signal strength indication</w:t>
            </w:r>
          </w:p>
          <w:p w14:paraId="15970260" w14:textId="77777777" w:rsidR="00975CC4" w:rsidRPr="00A5422A" w:rsidRDefault="00975CC4" w:rsidP="00166AF3">
            <w:pPr>
              <w:pStyle w:val="TableBody"/>
            </w:pPr>
            <w:r w:rsidRPr="00A5422A">
              <w:t>0</w:t>
            </w:r>
            <w:r w:rsidRPr="00A5422A">
              <w:tab/>
            </w:r>
            <w:r w:rsidRPr="00A5422A">
              <w:tab/>
            </w:r>
            <w:r w:rsidRPr="00A5422A">
              <w:noBreakHyphen/>
              <w:t>113 dBm or less</w:t>
            </w:r>
          </w:p>
          <w:p w14:paraId="5D42EA46" w14:textId="77777777" w:rsidR="00975CC4" w:rsidRPr="00794639" w:rsidRDefault="00975CC4" w:rsidP="00166AF3">
            <w:pPr>
              <w:pStyle w:val="TableBody"/>
              <w:ind w:hanging="18"/>
            </w:pPr>
            <w:r w:rsidRPr="00794639">
              <w:tab/>
              <w:t>1 – 30</w:t>
            </w:r>
            <w:r w:rsidRPr="00794639">
              <w:tab/>
            </w:r>
            <w:r w:rsidRPr="00794639">
              <w:tab/>
            </w:r>
            <w:r w:rsidRPr="00794639">
              <w:noBreakHyphen/>
              <w:t>111 to -53 dBm</w:t>
            </w:r>
          </w:p>
          <w:p w14:paraId="6B22719E" w14:textId="77777777" w:rsidR="00975CC4" w:rsidRPr="00794639" w:rsidRDefault="00975CC4" w:rsidP="00166AF3">
            <w:pPr>
              <w:pStyle w:val="TableBody"/>
              <w:ind w:hanging="18"/>
            </w:pPr>
            <w:r w:rsidRPr="00794639">
              <w:tab/>
              <w:t>31</w:t>
            </w:r>
            <w:r w:rsidRPr="00794639">
              <w:tab/>
            </w:r>
            <w:r w:rsidRPr="00794639">
              <w:tab/>
            </w:r>
            <w:r w:rsidRPr="00794639">
              <w:noBreakHyphen/>
              <w:t>51 dBm or greater</w:t>
            </w:r>
          </w:p>
          <w:p w14:paraId="236DB3B6" w14:textId="77777777" w:rsidR="00975CC4" w:rsidRPr="00794639" w:rsidRDefault="00975CC4" w:rsidP="00166AF3">
            <w:pPr>
              <w:pStyle w:val="TableBody"/>
              <w:ind w:hanging="18"/>
            </w:pPr>
            <w:r w:rsidRPr="00794639">
              <w:tab/>
            </w:r>
            <w:r w:rsidRPr="00794639">
              <w:rPr>
                <w:u w:val="single"/>
              </w:rPr>
              <w:t>99</w:t>
            </w:r>
            <w:r w:rsidRPr="00794639">
              <w:tab/>
            </w:r>
            <w:r w:rsidRPr="00794639">
              <w:tab/>
              <w:t>Not known or not detectable</w:t>
            </w:r>
          </w:p>
          <w:p w14:paraId="42940397" w14:textId="77777777" w:rsidR="00975CC4" w:rsidRPr="00794639" w:rsidRDefault="00975CC4" w:rsidP="00166AF3">
            <w:pPr>
              <w:pStyle w:val="TableBody"/>
            </w:pPr>
          </w:p>
          <w:p w14:paraId="435A93B8" w14:textId="77777777" w:rsidR="00975CC4" w:rsidRPr="00794639" w:rsidRDefault="00975CC4" w:rsidP="00166AF3">
            <w:pPr>
              <w:pStyle w:val="TableBody"/>
              <w:rPr>
                <w:lang w:eastAsia="zh-CN"/>
              </w:rPr>
            </w:pPr>
            <w:r w:rsidRPr="00794639">
              <w:rPr>
                <w:b/>
              </w:rPr>
              <w:t>&lt;ber&gt;</w:t>
            </w:r>
            <w:r w:rsidRPr="00794639">
              <w:tab/>
            </w:r>
            <w:r w:rsidRPr="00794639">
              <w:tab/>
              <w:t>Integer type; channel bit error rate (in percent)</w:t>
            </w:r>
          </w:p>
          <w:p w14:paraId="04E1C7D9" w14:textId="77777777" w:rsidR="00975CC4" w:rsidRPr="00794639" w:rsidRDefault="00975CC4" w:rsidP="00166AF3">
            <w:pPr>
              <w:pStyle w:val="TableBody"/>
            </w:pPr>
            <w:r w:rsidRPr="00794639">
              <w:t>0 – 7</w:t>
            </w:r>
            <w:r w:rsidRPr="00794639">
              <w:tab/>
            </w:r>
            <w:r w:rsidRPr="00794639">
              <w:tab/>
              <w:t>As RXQUAL values in the table in 3GPP TS 45.008 [20] subclause 8.2.4</w:t>
            </w:r>
          </w:p>
          <w:p w14:paraId="64BC86AD" w14:textId="77777777" w:rsidR="00975CC4" w:rsidRPr="00794639" w:rsidRDefault="00975CC4" w:rsidP="00166AF3">
            <w:pPr>
              <w:pStyle w:val="TableBody"/>
            </w:pPr>
            <w:r w:rsidRPr="00794639">
              <w:t xml:space="preserve">99 </w:t>
            </w:r>
            <w:r w:rsidRPr="00794639">
              <w:tab/>
            </w:r>
            <w:r w:rsidRPr="00794639">
              <w:tab/>
              <w:t>Not known or not detectable</w:t>
            </w:r>
          </w:p>
        </w:tc>
      </w:tr>
      <w:tr w:rsidR="00975CC4" w:rsidRPr="00794639" w14:paraId="18FB5A4D" w14:textId="77777777" w:rsidTr="00170927">
        <w:trPr>
          <w:cantSplit w:val="0"/>
          <w:trHeight w:val="53"/>
        </w:trPr>
        <w:tc>
          <w:tcPr>
            <w:tcW w:w="1728" w:type="dxa"/>
          </w:tcPr>
          <w:p w14:paraId="001A95FC" w14:textId="02EDB476" w:rsidR="00937226" w:rsidRPr="00794639" w:rsidRDefault="00937226">
            <w:pPr>
              <w:pStyle w:val="TableBody"/>
              <w:rPr>
                <w:u w:val="single"/>
              </w:rPr>
            </w:pPr>
            <w:r w:rsidRPr="00794639">
              <w:rPr>
                <w:u w:val="single"/>
              </w:rPr>
              <w:t>Reference</w:t>
            </w:r>
          </w:p>
        </w:tc>
        <w:tc>
          <w:tcPr>
            <w:tcW w:w="7269" w:type="dxa"/>
          </w:tcPr>
          <w:p w14:paraId="5AB626CD" w14:textId="70A9EE49" w:rsidR="00975CC4" w:rsidRPr="00794639" w:rsidRDefault="000124AC" w:rsidP="004651D1">
            <w:pPr>
              <w:pStyle w:val="TableBody"/>
            </w:pPr>
            <w:r w:rsidRPr="00794639">
              <w:t>27.007 Rev12</w:t>
            </w:r>
          </w:p>
        </w:tc>
      </w:tr>
    </w:tbl>
    <w:p w14:paraId="4B915F91" w14:textId="4ED237A2" w:rsidR="00937226" w:rsidRPr="00794639" w:rsidRDefault="00937226">
      <w:pPr>
        <w:pStyle w:val="Heading2"/>
      </w:pPr>
      <w:bookmarkStart w:id="2712" w:name="_Toc377570775"/>
      <w:bookmarkStart w:id="2713" w:name="_Toc377738374"/>
      <w:bookmarkStart w:id="2714" w:name="_Toc377745480"/>
      <w:bookmarkStart w:id="2715" w:name="_Toc377990127"/>
      <w:bookmarkStart w:id="2716" w:name="_Toc377994592"/>
      <w:bookmarkStart w:id="2717" w:name="_Toc378087128"/>
      <w:bookmarkStart w:id="2718" w:name="_Toc378173089"/>
      <w:bookmarkStart w:id="2719" w:name="_Toc378176084"/>
      <w:bookmarkStart w:id="2720" w:name="_Toc378178729"/>
      <w:bookmarkStart w:id="2721" w:name="_Toc378181385"/>
      <w:bookmarkStart w:id="2722" w:name="_Toc380052681"/>
      <w:bookmarkStart w:id="2723" w:name="_Toc380055286"/>
      <w:bookmarkStart w:id="2724" w:name="_Toc380057770"/>
      <w:bookmarkStart w:id="2725" w:name="_Toc380060378"/>
      <w:bookmarkStart w:id="2726" w:name="_Toc380405889"/>
      <w:bookmarkStart w:id="2727" w:name="_Toc369683928"/>
      <w:bookmarkStart w:id="2728" w:name="_Toc377570783"/>
      <w:bookmarkStart w:id="2729" w:name="_Toc377738382"/>
      <w:bookmarkStart w:id="2730" w:name="_Toc377745488"/>
      <w:bookmarkStart w:id="2731" w:name="_Toc377990135"/>
      <w:bookmarkStart w:id="2732" w:name="_Toc377994600"/>
      <w:bookmarkStart w:id="2733" w:name="_Toc378087136"/>
      <w:bookmarkStart w:id="2734" w:name="_Toc378173097"/>
      <w:bookmarkStart w:id="2735" w:name="_Toc378176092"/>
      <w:bookmarkStart w:id="2736" w:name="_Toc378178737"/>
      <w:bookmarkStart w:id="2737" w:name="_Toc378181393"/>
      <w:bookmarkStart w:id="2738" w:name="_Toc380052689"/>
      <w:bookmarkStart w:id="2739" w:name="_Toc380055294"/>
      <w:bookmarkStart w:id="2740" w:name="_Toc380057778"/>
      <w:bookmarkStart w:id="2741" w:name="_Toc380060386"/>
      <w:bookmarkStart w:id="2742" w:name="_Toc380405897"/>
      <w:bookmarkStart w:id="2743" w:name="_Toc503196859"/>
      <w:bookmarkStart w:id="2744" w:name="_Toc503202880"/>
      <w:bookmarkStart w:id="2745" w:name="_Toc511145934"/>
      <w:bookmarkStart w:id="2746" w:name="_Toc511203978"/>
      <w:bookmarkStart w:id="2747" w:name="_Toc512618388"/>
      <w:bookmarkStart w:id="2748" w:name="_Toc512858606"/>
      <w:bookmarkStart w:id="2749" w:name="_Toc512858859"/>
      <w:bookmarkStart w:id="2750" w:name="_Toc514425746"/>
      <w:bookmarkStart w:id="2751" w:name="_Toc514669130"/>
      <w:bookmarkStart w:id="2752" w:name="_Toc503196860"/>
      <w:bookmarkStart w:id="2753" w:name="_Toc503202881"/>
      <w:bookmarkStart w:id="2754" w:name="_Toc511145935"/>
      <w:bookmarkStart w:id="2755" w:name="_Toc511203979"/>
      <w:bookmarkStart w:id="2756" w:name="_Toc512618389"/>
      <w:bookmarkStart w:id="2757" w:name="_Toc512858607"/>
      <w:bookmarkStart w:id="2758" w:name="_Toc512858860"/>
      <w:bookmarkStart w:id="2759" w:name="_Toc514425857"/>
      <w:bookmarkStart w:id="2760" w:name="_Toc514669241"/>
      <w:bookmarkStart w:id="2761" w:name="_Toc503196861"/>
      <w:bookmarkStart w:id="2762" w:name="_Toc503202882"/>
      <w:bookmarkStart w:id="2763" w:name="_Toc511145936"/>
      <w:bookmarkStart w:id="2764" w:name="_Toc511203980"/>
      <w:bookmarkStart w:id="2765" w:name="_Toc512618390"/>
      <w:bookmarkStart w:id="2766" w:name="_Toc512858608"/>
      <w:bookmarkStart w:id="2767" w:name="_Toc512858861"/>
      <w:bookmarkStart w:id="2768" w:name="_Toc514425938"/>
      <w:bookmarkStart w:id="2769" w:name="_Toc514669322"/>
      <w:bookmarkStart w:id="2770" w:name="_Toc369683936"/>
      <w:bookmarkStart w:id="2771" w:name="_Toc503196862"/>
      <w:bookmarkStart w:id="2772" w:name="_Toc503202883"/>
      <w:bookmarkStart w:id="2773" w:name="_Toc511145937"/>
      <w:bookmarkStart w:id="2774" w:name="_Toc511203981"/>
      <w:bookmarkStart w:id="2775" w:name="_Toc512618391"/>
      <w:bookmarkStart w:id="2776" w:name="_Toc512858609"/>
      <w:bookmarkStart w:id="2777" w:name="_Toc512858862"/>
      <w:bookmarkStart w:id="2778" w:name="_Toc514426035"/>
      <w:bookmarkStart w:id="2779" w:name="_Toc514669419"/>
      <w:bookmarkStart w:id="2780" w:name="_Toc476318921"/>
      <w:bookmarkStart w:id="2781" w:name="_Ref518318571"/>
      <w:bookmarkStart w:id="2782" w:name="_Ref518912672"/>
      <w:bookmarkStart w:id="2783" w:name="_Ref518912675"/>
      <w:bookmarkStart w:id="2784" w:name="_Ref528144338"/>
      <w:bookmarkStart w:id="2785" w:name="_Ref528144340"/>
      <w:bookmarkStart w:id="2786" w:name="_Toc531700593"/>
      <w:bookmarkStart w:id="2787" w:name="_Toc345081312"/>
      <w:bookmarkStart w:id="2788" w:name="_Toc349753057"/>
      <w:bookmarkStart w:id="2789" w:name="_Toc349753948"/>
      <w:bookmarkStart w:id="2790" w:name="_Ref366744444"/>
      <w:bookmarkStart w:id="2791" w:name="_Ref369081147"/>
      <w:bookmarkStart w:id="2792" w:name="_Toc368586015"/>
      <w:bookmarkStart w:id="2793" w:name="_Ref372105923"/>
      <w:bookmarkStart w:id="2794" w:name="_Toc486251584"/>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commentRangeStart w:id="2795"/>
      <w:r w:rsidRPr="00794639">
        <w:lastRenderedPageBreak/>
        <w:t>+KSREP Command: Mobile Start-up Reporting</w:t>
      </w:r>
      <w:bookmarkEnd w:id="2780"/>
      <w:bookmarkEnd w:id="2781"/>
      <w:bookmarkEnd w:id="2782"/>
      <w:bookmarkEnd w:id="2783"/>
      <w:commentRangeEnd w:id="2795"/>
      <w:r w:rsidR="002F3C41" w:rsidRPr="00794639">
        <w:rPr>
          <w:rStyle w:val="CommentReference"/>
          <w:rFonts w:ascii="Verdana" w:eastAsia="Times New Roman" w:hAnsi="Verdana" w:cs="Times New Roman"/>
          <w:b w:val="0"/>
          <w:lang w:eastAsia="en-US"/>
        </w:rPr>
        <w:commentReference w:id="2795"/>
      </w:r>
      <w:bookmarkEnd w:id="2784"/>
      <w:bookmarkEnd w:id="2785"/>
      <w:bookmarkEnd w:id="2786"/>
    </w:p>
    <w:tbl>
      <w:tblPr>
        <w:tblStyle w:val="TableSWIleft"/>
        <w:tblW w:w="8997" w:type="dxa"/>
        <w:tblLayout w:type="fixed"/>
        <w:tblLook w:val="04A0" w:firstRow="1" w:lastRow="0" w:firstColumn="1" w:lastColumn="0" w:noHBand="0" w:noVBand="1"/>
      </w:tblPr>
      <w:tblGrid>
        <w:gridCol w:w="1707"/>
        <w:gridCol w:w="7290"/>
      </w:tblGrid>
      <w:tr w:rsidR="00937226" w:rsidRPr="00794639" w14:paraId="1FF22B85"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30C0A41" w14:textId="77777777" w:rsidR="00937226" w:rsidRPr="005C602E" w:rsidRDefault="00937226">
            <w:pPr>
              <w:pStyle w:val="TableRowHead"/>
              <w:spacing w:before="144" w:after="144"/>
              <w:rPr>
                <w:bCs w:val="0"/>
              </w:rPr>
            </w:pPr>
            <w:r w:rsidRPr="005C602E">
              <w:t>HL7800</w:t>
            </w:r>
          </w:p>
        </w:tc>
      </w:tr>
      <w:tr w:rsidR="00937226" w:rsidRPr="00794639" w14:paraId="4DA6FFEC" w14:textId="77777777" w:rsidTr="00953CD3">
        <w:trPr>
          <w:trHeight w:val="978"/>
        </w:trPr>
        <w:tc>
          <w:tcPr>
            <w:tcW w:w="1707" w:type="dxa"/>
          </w:tcPr>
          <w:p w14:paraId="287C40DE" w14:textId="77777777" w:rsidR="00937226" w:rsidRPr="00794639" w:rsidRDefault="00937226" w:rsidP="005A1FC4">
            <w:pPr>
              <w:pStyle w:val="TableBody"/>
              <w:keepNext/>
              <w:rPr>
                <w:i/>
              </w:rPr>
            </w:pPr>
            <w:r w:rsidRPr="00794639">
              <w:rPr>
                <w:i/>
              </w:rPr>
              <w:t>Test command</w:t>
            </w:r>
          </w:p>
          <w:p w14:paraId="41D15D4A" w14:textId="77777777" w:rsidR="00937226" w:rsidRPr="00794639" w:rsidRDefault="00937226" w:rsidP="005A1FC4">
            <w:pPr>
              <w:pStyle w:val="TableBody"/>
              <w:keepNext/>
            </w:pPr>
          </w:p>
          <w:p w14:paraId="17F4B527" w14:textId="77777777" w:rsidR="00937226" w:rsidRPr="00794639" w:rsidRDefault="00937226" w:rsidP="005A1FC4">
            <w:pPr>
              <w:pStyle w:val="TableBody"/>
              <w:keepNext/>
              <w:rPr>
                <w:u w:val="single"/>
              </w:rPr>
            </w:pPr>
            <w:r w:rsidRPr="00794639">
              <w:rPr>
                <w:u w:val="single"/>
              </w:rPr>
              <w:t>Syntax</w:t>
            </w:r>
          </w:p>
          <w:p w14:paraId="21D667C5" w14:textId="77777777" w:rsidR="00937226" w:rsidRPr="00794639" w:rsidRDefault="00937226" w:rsidP="005A1FC4">
            <w:pPr>
              <w:pStyle w:val="TableBody"/>
              <w:keepNext/>
              <w:rPr>
                <w:b/>
              </w:rPr>
            </w:pPr>
            <w:r w:rsidRPr="00794639">
              <w:rPr>
                <w:b/>
              </w:rPr>
              <w:t>AT+KSREP=?</w:t>
            </w:r>
          </w:p>
        </w:tc>
        <w:tc>
          <w:tcPr>
            <w:tcW w:w="0" w:type="dxa"/>
          </w:tcPr>
          <w:p w14:paraId="3957B8CC" w14:textId="77777777" w:rsidR="00937226" w:rsidRPr="00794639" w:rsidRDefault="00937226" w:rsidP="005A1FC4">
            <w:pPr>
              <w:pStyle w:val="TableBody"/>
              <w:keepNext/>
              <w:rPr>
                <w:u w:val="single"/>
              </w:rPr>
            </w:pPr>
          </w:p>
          <w:p w14:paraId="755947D7" w14:textId="77777777" w:rsidR="00937226" w:rsidRPr="00794639" w:rsidRDefault="00937226" w:rsidP="005A1FC4">
            <w:pPr>
              <w:pStyle w:val="TableBody"/>
              <w:keepNext/>
              <w:rPr>
                <w:u w:val="single"/>
              </w:rPr>
            </w:pPr>
          </w:p>
          <w:p w14:paraId="7D260C39" w14:textId="77777777" w:rsidR="00937226" w:rsidRPr="00794639" w:rsidRDefault="00937226" w:rsidP="005A1FC4">
            <w:pPr>
              <w:pStyle w:val="TableBody"/>
              <w:keepNext/>
              <w:rPr>
                <w:u w:val="single"/>
              </w:rPr>
            </w:pPr>
            <w:r w:rsidRPr="00794639">
              <w:rPr>
                <w:u w:val="single"/>
              </w:rPr>
              <w:t>Response</w:t>
            </w:r>
          </w:p>
          <w:p w14:paraId="37AFD022" w14:textId="77777777" w:rsidR="00937226" w:rsidRPr="00794639" w:rsidRDefault="00937226" w:rsidP="005A1FC4">
            <w:pPr>
              <w:pStyle w:val="TableBody"/>
              <w:keepNext/>
            </w:pPr>
            <w:r w:rsidRPr="00794639">
              <w:rPr>
                <w:b/>
              </w:rPr>
              <w:t>+KSREP:</w:t>
            </w:r>
            <w:r w:rsidRPr="00794639">
              <w:t xml:space="preserve"> (list of supported </w:t>
            </w:r>
            <w:r w:rsidRPr="00794639">
              <w:rPr>
                <w:b/>
              </w:rPr>
              <w:t>&lt;act&gt;</w:t>
            </w:r>
            <w:r w:rsidRPr="00794639">
              <w:t>s)</w:t>
            </w:r>
          </w:p>
          <w:p w14:paraId="6ED071B4" w14:textId="77777777" w:rsidR="00937226" w:rsidRPr="00794639" w:rsidRDefault="00937226" w:rsidP="005A1FC4">
            <w:pPr>
              <w:pStyle w:val="TableBody"/>
              <w:keepNext/>
            </w:pPr>
            <w:r w:rsidRPr="00794639">
              <w:rPr>
                <w:b/>
              </w:rPr>
              <w:t>OK</w:t>
            </w:r>
          </w:p>
        </w:tc>
      </w:tr>
      <w:tr w:rsidR="00937226" w:rsidRPr="00794639" w14:paraId="7A84EE95" w14:textId="77777777" w:rsidTr="00953CD3">
        <w:trPr>
          <w:trHeight w:val="65"/>
        </w:trPr>
        <w:tc>
          <w:tcPr>
            <w:tcW w:w="1707" w:type="dxa"/>
          </w:tcPr>
          <w:p w14:paraId="1AB4F28E" w14:textId="77777777" w:rsidR="00937226" w:rsidRPr="00794639" w:rsidRDefault="00937226" w:rsidP="005A1FC4">
            <w:pPr>
              <w:pStyle w:val="TableBody"/>
              <w:rPr>
                <w:i/>
              </w:rPr>
            </w:pPr>
            <w:r w:rsidRPr="00794639">
              <w:rPr>
                <w:i/>
              </w:rPr>
              <w:t>Read command</w:t>
            </w:r>
          </w:p>
          <w:p w14:paraId="2AC9E1B1" w14:textId="77777777" w:rsidR="00937226" w:rsidRPr="00794639" w:rsidRDefault="00937226" w:rsidP="005A1FC4">
            <w:pPr>
              <w:pStyle w:val="TableBody"/>
            </w:pPr>
          </w:p>
          <w:p w14:paraId="1DE40E4E" w14:textId="77777777" w:rsidR="00937226" w:rsidRPr="00794639" w:rsidRDefault="00937226" w:rsidP="005A1FC4">
            <w:pPr>
              <w:pStyle w:val="TableBody"/>
              <w:rPr>
                <w:u w:val="single"/>
              </w:rPr>
            </w:pPr>
            <w:r w:rsidRPr="00794639">
              <w:rPr>
                <w:u w:val="single"/>
              </w:rPr>
              <w:t>Syntax</w:t>
            </w:r>
          </w:p>
          <w:p w14:paraId="5105995B" w14:textId="77777777" w:rsidR="00937226" w:rsidRPr="00794639" w:rsidRDefault="00937226" w:rsidP="005A1FC4">
            <w:pPr>
              <w:pStyle w:val="TableBody"/>
              <w:rPr>
                <w:b/>
              </w:rPr>
            </w:pPr>
            <w:r w:rsidRPr="00794639">
              <w:rPr>
                <w:b/>
              </w:rPr>
              <w:t>AT+KSREP?</w:t>
            </w:r>
          </w:p>
        </w:tc>
        <w:tc>
          <w:tcPr>
            <w:tcW w:w="0" w:type="dxa"/>
          </w:tcPr>
          <w:p w14:paraId="5ED91BC9" w14:textId="77777777" w:rsidR="00937226" w:rsidRPr="00794639" w:rsidRDefault="00937226" w:rsidP="005A1FC4">
            <w:pPr>
              <w:pStyle w:val="TableBody"/>
              <w:rPr>
                <w:u w:val="single"/>
              </w:rPr>
            </w:pPr>
          </w:p>
          <w:p w14:paraId="4A0BE528" w14:textId="77777777" w:rsidR="00937226" w:rsidRPr="00794639" w:rsidRDefault="00937226" w:rsidP="005A1FC4">
            <w:pPr>
              <w:pStyle w:val="TableBody"/>
              <w:rPr>
                <w:u w:val="single"/>
              </w:rPr>
            </w:pPr>
          </w:p>
          <w:p w14:paraId="45630207" w14:textId="77777777" w:rsidR="00937226" w:rsidRPr="00794639" w:rsidRDefault="00937226" w:rsidP="005A1FC4">
            <w:pPr>
              <w:pStyle w:val="TableBody"/>
              <w:rPr>
                <w:u w:val="single"/>
              </w:rPr>
            </w:pPr>
            <w:r w:rsidRPr="00794639">
              <w:rPr>
                <w:u w:val="single"/>
              </w:rPr>
              <w:t>Response</w:t>
            </w:r>
          </w:p>
          <w:p w14:paraId="02519FDD" w14:textId="77777777" w:rsidR="00937226" w:rsidRPr="00794639" w:rsidRDefault="00937226" w:rsidP="005A1FC4">
            <w:pPr>
              <w:pStyle w:val="TableBody"/>
              <w:rPr>
                <w:b/>
                <w:snapToGrid w:val="0"/>
              </w:rPr>
            </w:pPr>
            <w:r w:rsidRPr="00794639">
              <w:rPr>
                <w:b/>
                <w:snapToGrid w:val="0"/>
              </w:rPr>
              <w:t>+KSREP: &lt;act&gt;,&lt;stat&gt;</w:t>
            </w:r>
          </w:p>
          <w:p w14:paraId="106E822F" w14:textId="77777777" w:rsidR="00937226" w:rsidRPr="00794639" w:rsidRDefault="00937226" w:rsidP="005A1FC4">
            <w:pPr>
              <w:pStyle w:val="TableBody"/>
            </w:pPr>
            <w:r w:rsidRPr="00794639">
              <w:rPr>
                <w:b/>
                <w:snapToGrid w:val="0"/>
              </w:rPr>
              <w:t>OK</w:t>
            </w:r>
          </w:p>
        </w:tc>
      </w:tr>
      <w:tr w:rsidR="00937226" w:rsidRPr="00794639" w14:paraId="74BE57CF" w14:textId="77777777" w:rsidTr="00953CD3">
        <w:trPr>
          <w:cantSplit w:val="0"/>
          <w:trHeight w:val="815"/>
        </w:trPr>
        <w:tc>
          <w:tcPr>
            <w:tcW w:w="1707" w:type="dxa"/>
          </w:tcPr>
          <w:p w14:paraId="58C1D319" w14:textId="77777777" w:rsidR="00937226" w:rsidRPr="00794639" w:rsidRDefault="00937226" w:rsidP="005A1FC4">
            <w:pPr>
              <w:pStyle w:val="TableBody"/>
              <w:rPr>
                <w:i/>
              </w:rPr>
            </w:pPr>
            <w:r w:rsidRPr="00794639">
              <w:rPr>
                <w:i/>
              </w:rPr>
              <w:t>Write command</w:t>
            </w:r>
          </w:p>
          <w:p w14:paraId="1ECC416C" w14:textId="77777777" w:rsidR="00937226" w:rsidRPr="00794639" w:rsidRDefault="00937226" w:rsidP="005A1FC4">
            <w:pPr>
              <w:pStyle w:val="TableBody"/>
            </w:pPr>
          </w:p>
          <w:p w14:paraId="1CF68FD2" w14:textId="77777777" w:rsidR="00937226" w:rsidRPr="00794639" w:rsidRDefault="00937226" w:rsidP="005A1FC4">
            <w:pPr>
              <w:pStyle w:val="TableBody"/>
              <w:rPr>
                <w:u w:val="single"/>
              </w:rPr>
            </w:pPr>
            <w:r w:rsidRPr="00794639">
              <w:rPr>
                <w:u w:val="single"/>
              </w:rPr>
              <w:t>Syntax</w:t>
            </w:r>
          </w:p>
          <w:p w14:paraId="39F83EFC" w14:textId="2D3F11C4" w:rsidR="00937226" w:rsidRPr="00794639" w:rsidRDefault="00937226" w:rsidP="005A1FC4">
            <w:pPr>
              <w:pStyle w:val="TableBody"/>
              <w:rPr>
                <w:b/>
              </w:rPr>
            </w:pPr>
            <w:r w:rsidRPr="00794639">
              <w:rPr>
                <w:b/>
              </w:rPr>
              <w:t>AT+KSREP=</w:t>
            </w:r>
            <w:r w:rsidR="00BB37EC" w:rsidRPr="00794639">
              <w:rPr>
                <w:b/>
              </w:rPr>
              <w:br/>
            </w:r>
            <w:r w:rsidRPr="00794639">
              <w:rPr>
                <w:b/>
              </w:rPr>
              <w:t>&lt;act&gt;</w:t>
            </w:r>
          </w:p>
        </w:tc>
        <w:tc>
          <w:tcPr>
            <w:tcW w:w="0" w:type="dxa"/>
          </w:tcPr>
          <w:p w14:paraId="03951F45" w14:textId="77777777" w:rsidR="00937226" w:rsidRPr="00794639" w:rsidRDefault="00937226" w:rsidP="005A1FC4">
            <w:pPr>
              <w:pStyle w:val="TableBody"/>
              <w:rPr>
                <w:u w:val="single"/>
              </w:rPr>
            </w:pPr>
          </w:p>
          <w:p w14:paraId="0ADD45C1" w14:textId="77777777" w:rsidR="00937226" w:rsidRPr="00794639" w:rsidRDefault="00937226" w:rsidP="005A1FC4">
            <w:pPr>
              <w:pStyle w:val="TableBody"/>
              <w:rPr>
                <w:u w:val="single"/>
              </w:rPr>
            </w:pPr>
          </w:p>
          <w:p w14:paraId="65C9AC9E" w14:textId="77777777" w:rsidR="00937226" w:rsidRPr="00794639" w:rsidRDefault="00937226" w:rsidP="005A1FC4">
            <w:pPr>
              <w:pStyle w:val="TableBody"/>
              <w:rPr>
                <w:u w:val="single"/>
              </w:rPr>
            </w:pPr>
            <w:r w:rsidRPr="00794639">
              <w:rPr>
                <w:u w:val="single"/>
              </w:rPr>
              <w:t>Response</w:t>
            </w:r>
          </w:p>
          <w:p w14:paraId="04F00963" w14:textId="77777777" w:rsidR="00937226" w:rsidRPr="00794639" w:rsidRDefault="00937226" w:rsidP="005A1FC4">
            <w:pPr>
              <w:pStyle w:val="TableBody"/>
              <w:rPr>
                <w:snapToGrid w:val="0"/>
              </w:rPr>
            </w:pPr>
            <w:r w:rsidRPr="00794639">
              <w:rPr>
                <w:b/>
                <w:snapToGrid w:val="0"/>
              </w:rPr>
              <w:t>OK</w:t>
            </w:r>
          </w:p>
          <w:p w14:paraId="07A4C23B" w14:textId="77777777" w:rsidR="00937226" w:rsidRPr="00794639" w:rsidRDefault="00937226" w:rsidP="005A1FC4">
            <w:pPr>
              <w:pStyle w:val="TableBody"/>
              <w:rPr>
                <w:snapToGrid w:val="0"/>
              </w:rPr>
            </w:pPr>
          </w:p>
          <w:p w14:paraId="071DA46C" w14:textId="77777777" w:rsidR="00937226" w:rsidRPr="00794639" w:rsidRDefault="00937226" w:rsidP="005A1FC4">
            <w:pPr>
              <w:pStyle w:val="TableBody"/>
              <w:rPr>
                <w:u w:val="single"/>
                <w:lang w:eastAsia="zh-CN"/>
              </w:rPr>
            </w:pPr>
            <w:r w:rsidRPr="00794639">
              <w:rPr>
                <w:u w:val="single"/>
              </w:rPr>
              <w:t>Parameters</w:t>
            </w:r>
          </w:p>
          <w:p w14:paraId="17397AC2" w14:textId="372C343B" w:rsidR="00937226" w:rsidRPr="00794639" w:rsidRDefault="00937226" w:rsidP="005A1FC4">
            <w:pPr>
              <w:pStyle w:val="TableBody"/>
            </w:pPr>
            <w:r w:rsidRPr="00794639">
              <w:rPr>
                <w:b/>
              </w:rPr>
              <w:t>&lt;act&gt;</w:t>
            </w:r>
            <w:r w:rsidRPr="00794639">
              <w:tab/>
              <w:t>Indicates if the module must send a</w:t>
            </w:r>
            <w:r w:rsidR="00A438E3" w:rsidRPr="00794639">
              <w:t>n</w:t>
            </w:r>
            <w:r w:rsidRPr="00794639">
              <w:t xml:space="preserve"> unsolicited code during the startup</w:t>
            </w:r>
          </w:p>
          <w:p w14:paraId="13272ECF" w14:textId="77777777" w:rsidR="00937226" w:rsidRPr="00794639" w:rsidRDefault="00937226" w:rsidP="005A1FC4">
            <w:pPr>
              <w:pStyle w:val="TableBody"/>
            </w:pPr>
            <w:r w:rsidRPr="00794639">
              <w:t>0</w:t>
            </w:r>
            <w:r w:rsidRPr="00794639">
              <w:tab/>
              <w:t>The module do</w:t>
            </w:r>
            <w:r w:rsidRPr="00794639">
              <w:rPr>
                <w:lang w:eastAsia="zh-CN"/>
              </w:rPr>
              <w:t>esn</w:t>
            </w:r>
            <w:r w:rsidRPr="00794639">
              <w:t>’t send a</w:t>
            </w:r>
            <w:r w:rsidRPr="00794639">
              <w:rPr>
                <w:lang w:eastAsia="zh-CN"/>
              </w:rPr>
              <w:t>n</w:t>
            </w:r>
            <w:r w:rsidRPr="00794639">
              <w:t xml:space="preserve"> unsolicited code</w:t>
            </w:r>
          </w:p>
          <w:p w14:paraId="613B75DE" w14:textId="77777777" w:rsidR="00937226" w:rsidRPr="00794639" w:rsidRDefault="00937226" w:rsidP="005A1FC4">
            <w:pPr>
              <w:pStyle w:val="TableBody"/>
            </w:pPr>
            <w:r w:rsidRPr="00794639">
              <w:t>1</w:t>
            </w:r>
            <w:r w:rsidRPr="00794639">
              <w:tab/>
              <w:t>The module will send a</w:t>
            </w:r>
            <w:r w:rsidRPr="00794639">
              <w:rPr>
                <w:lang w:eastAsia="zh-CN"/>
              </w:rPr>
              <w:t>n</w:t>
            </w:r>
            <w:r w:rsidRPr="00794639">
              <w:t xml:space="preserve"> unsolicited code</w:t>
            </w:r>
          </w:p>
          <w:p w14:paraId="4125A81B" w14:textId="77777777" w:rsidR="00937226" w:rsidRPr="00794639" w:rsidRDefault="00937226" w:rsidP="005A1FC4">
            <w:pPr>
              <w:pStyle w:val="TableBody"/>
            </w:pPr>
          </w:p>
          <w:p w14:paraId="5CAEE135" w14:textId="77777777" w:rsidR="00937226" w:rsidRPr="00794639" w:rsidRDefault="00937226" w:rsidP="005A1FC4">
            <w:pPr>
              <w:pStyle w:val="TableBody"/>
            </w:pPr>
            <w:r w:rsidRPr="00794639">
              <w:rPr>
                <w:b/>
              </w:rPr>
              <w:t>&lt;stat&gt;</w:t>
            </w:r>
            <w:r w:rsidRPr="00794639">
              <w:tab/>
              <w:t>This code indicates the status of the module</w:t>
            </w:r>
          </w:p>
          <w:p w14:paraId="3C02A072" w14:textId="46520900" w:rsidR="00937226" w:rsidRPr="00794639" w:rsidRDefault="00937226" w:rsidP="005A1FC4">
            <w:pPr>
              <w:pStyle w:val="TableBody"/>
            </w:pPr>
            <w:r w:rsidRPr="00794639">
              <w:t>0</w:t>
            </w:r>
            <w:r w:rsidRPr="00794639">
              <w:tab/>
              <w:t>The module is ready to receive commands for the TE. No access code is require</w:t>
            </w:r>
            <w:r w:rsidRPr="00794639">
              <w:rPr>
                <w:lang w:eastAsia="zh-CN"/>
              </w:rPr>
              <w:t>d</w:t>
            </w:r>
          </w:p>
          <w:p w14:paraId="4BD2085C" w14:textId="32395BED" w:rsidR="00937226" w:rsidRPr="00794639" w:rsidRDefault="00937226" w:rsidP="005A1FC4">
            <w:pPr>
              <w:pStyle w:val="TableBody"/>
            </w:pPr>
            <w:r w:rsidRPr="00794639">
              <w:t>1</w:t>
            </w:r>
            <w:r w:rsidRPr="00794639">
              <w:tab/>
              <w:t xml:space="preserve">The module is waiting for an access code. (The </w:t>
            </w:r>
            <w:r w:rsidRPr="00794639">
              <w:rPr>
                <w:rStyle w:val="Code"/>
              </w:rPr>
              <w:t>AT+CPIN?</w:t>
            </w:r>
            <w:r w:rsidRPr="00794639">
              <w:t xml:space="preserve"> command c</w:t>
            </w:r>
            <w:r w:rsidRPr="00794639">
              <w:rPr>
                <w:lang w:eastAsia="zh-CN"/>
              </w:rPr>
              <w:t>a</w:t>
            </w:r>
            <w:r w:rsidRPr="00794639">
              <w:t xml:space="preserve">n be </w:t>
            </w:r>
            <w:r w:rsidR="00A438E3" w:rsidRPr="00794639">
              <w:tab/>
            </w:r>
            <w:r w:rsidRPr="00794639">
              <w:t>used to determine it)</w:t>
            </w:r>
          </w:p>
          <w:p w14:paraId="53978E2F" w14:textId="77777777" w:rsidR="00937226" w:rsidRPr="00794639" w:rsidRDefault="00937226" w:rsidP="005A1FC4">
            <w:pPr>
              <w:pStyle w:val="TableBody"/>
            </w:pPr>
            <w:r w:rsidRPr="00794639">
              <w:t>2</w:t>
            </w:r>
            <w:r w:rsidRPr="00794639">
              <w:tab/>
              <w:t>The SIM card is not present</w:t>
            </w:r>
          </w:p>
          <w:p w14:paraId="783675F7" w14:textId="77777777" w:rsidR="00937226" w:rsidRPr="00794639" w:rsidRDefault="00937226" w:rsidP="005A1FC4">
            <w:pPr>
              <w:pStyle w:val="TableBody"/>
            </w:pPr>
            <w:r w:rsidRPr="00794639">
              <w:t>3</w:t>
            </w:r>
            <w:r w:rsidRPr="00794639">
              <w:tab/>
              <w:t>The module is in “SIMlock” state</w:t>
            </w:r>
          </w:p>
          <w:p w14:paraId="5C587D37" w14:textId="23EE4743" w:rsidR="00937226" w:rsidRPr="00794639" w:rsidRDefault="00937226" w:rsidP="005A1FC4">
            <w:pPr>
              <w:pStyle w:val="TableBody"/>
            </w:pPr>
            <w:r w:rsidRPr="00794639">
              <w:t>4</w:t>
            </w:r>
            <w:r w:rsidRPr="00794639">
              <w:tab/>
            </w:r>
            <w:del w:id="2796" w:author="Elaine Baricante" w:date="2018-11-27T10:16:00Z">
              <w:r w:rsidRPr="00794639" w:rsidDel="00F40353">
                <w:delText>u</w:delText>
              </w:r>
            </w:del>
            <w:ins w:id="2797" w:author="Elaine Baricante" w:date="2018-11-27T10:16:00Z">
              <w:r w:rsidR="00F40353">
                <w:t>U</w:t>
              </w:r>
            </w:ins>
            <w:r w:rsidRPr="00794639">
              <w:t>nrecoverable error</w:t>
            </w:r>
          </w:p>
          <w:p w14:paraId="49C883D1" w14:textId="57CBB5BC" w:rsidR="00937226" w:rsidRPr="00794639" w:rsidRDefault="00937226" w:rsidP="005A1FC4">
            <w:pPr>
              <w:pStyle w:val="TableBody"/>
            </w:pPr>
            <w:r w:rsidRPr="00794639">
              <w:t>5</w:t>
            </w:r>
            <w:r w:rsidRPr="00794639">
              <w:tab/>
            </w:r>
            <w:ins w:id="2798" w:author="Elaine Baricante" w:date="2018-11-27T10:16:00Z">
              <w:r w:rsidR="00F40353">
                <w:t>U</w:t>
              </w:r>
            </w:ins>
            <w:del w:id="2799" w:author="Elaine Baricante" w:date="2018-11-27T10:16:00Z">
              <w:r w:rsidRPr="00794639" w:rsidDel="00F40353">
                <w:delText>u</w:delText>
              </w:r>
            </w:del>
            <w:r w:rsidRPr="00794639">
              <w:t>nknown state</w:t>
            </w:r>
          </w:p>
          <w:p w14:paraId="3D0B4762" w14:textId="7B71A666" w:rsidR="00937226" w:rsidRPr="00794639" w:rsidRDefault="00937226" w:rsidP="005A1FC4">
            <w:pPr>
              <w:pStyle w:val="TableBody"/>
              <w:rPr>
                <w:snapToGrid w:val="0"/>
              </w:rPr>
            </w:pPr>
            <w:r w:rsidRPr="00794639">
              <w:t>6</w:t>
            </w:r>
            <w:r w:rsidRPr="00794639">
              <w:tab/>
              <w:t>Inactive SIM</w:t>
            </w:r>
          </w:p>
        </w:tc>
      </w:tr>
      <w:tr w:rsidR="00937226" w:rsidRPr="00794639" w14:paraId="7ADCFB72" w14:textId="77777777" w:rsidTr="00953CD3">
        <w:trPr>
          <w:trHeight w:val="389"/>
        </w:trPr>
        <w:tc>
          <w:tcPr>
            <w:tcW w:w="1707" w:type="dxa"/>
          </w:tcPr>
          <w:p w14:paraId="453B9EE7" w14:textId="77777777" w:rsidR="00937226" w:rsidRPr="00794639" w:rsidRDefault="00937226" w:rsidP="005A1FC4">
            <w:pPr>
              <w:pStyle w:val="TableBody"/>
              <w:rPr>
                <w:i/>
              </w:rPr>
            </w:pPr>
            <w:r w:rsidRPr="00794639">
              <w:rPr>
                <w:i/>
              </w:rPr>
              <w:t>Unsolicited Notification</w:t>
            </w:r>
          </w:p>
        </w:tc>
        <w:tc>
          <w:tcPr>
            <w:tcW w:w="0" w:type="dxa"/>
          </w:tcPr>
          <w:p w14:paraId="1B4BE3C1" w14:textId="77777777" w:rsidR="00937226" w:rsidRPr="00794639" w:rsidRDefault="00937226" w:rsidP="005A1FC4">
            <w:pPr>
              <w:pStyle w:val="TableBody"/>
              <w:rPr>
                <w:u w:val="single"/>
              </w:rPr>
            </w:pPr>
            <w:r w:rsidRPr="00794639">
              <w:rPr>
                <w:u w:val="single"/>
              </w:rPr>
              <w:t>Response</w:t>
            </w:r>
          </w:p>
          <w:p w14:paraId="496D22CD" w14:textId="77777777" w:rsidR="00937226" w:rsidRPr="00794639" w:rsidRDefault="00937226" w:rsidP="005A1FC4">
            <w:pPr>
              <w:pStyle w:val="TableBody"/>
              <w:rPr>
                <w:u w:val="single"/>
              </w:rPr>
            </w:pPr>
            <w:r w:rsidRPr="00794639">
              <w:rPr>
                <w:b/>
              </w:rPr>
              <w:t>+KSUP: &lt;stat&gt;</w:t>
            </w:r>
          </w:p>
        </w:tc>
      </w:tr>
      <w:tr w:rsidR="00937226" w:rsidRPr="00794639" w14:paraId="3BA11C54" w14:textId="77777777" w:rsidTr="00953CD3">
        <w:trPr>
          <w:cantSplit w:val="0"/>
          <w:trHeight w:val="815"/>
        </w:trPr>
        <w:tc>
          <w:tcPr>
            <w:tcW w:w="1707" w:type="dxa"/>
          </w:tcPr>
          <w:p w14:paraId="0AA7309D" w14:textId="77777777" w:rsidR="00937226" w:rsidRPr="00794639" w:rsidRDefault="00937226" w:rsidP="005A1FC4">
            <w:pPr>
              <w:pStyle w:val="TableBody"/>
              <w:rPr>
                <w:szCs w:val="18"/>
              </w:rPr>
            </w:pPr>
            <w:r w:rsidRPr="00794639">
              <w:rPr>
                <w:szCs w:val="18"/>
                <w:u w:val="single"/>
              </w:rPr>
              <w:t>Reference</w:t>
            </w:r>
          </w:p>
          <w:p w14:paraId="4B00B59A" w14:textId="77777777" w:rsidR="00937226" w:rsidRPr="00794639" w:rsidRDefault="00937226" w:rsidP="005A1FC4">
            <w:pPr>
              <w:pStyle w:val="TableBody"/>
              <w:rPr>
                <w:i/>
              </w:rPr>
            </w:pPr>
            <w:r w:rsidRPr="00794639">
              <w:rPr>
                <w:szCs w:val="18"/>
              </w:rPr>
              <w:t>Sierra Wireless Proprietary</w:t>
            </w:r>
          </w:p>
        </w:tc>
        <w:tc>
          <w:tcPr>
            <w:tcW w:w="0" w:type="dxa"/>
          </w:tcPr>
          <w:p w14:paraId="7543A21E" w14:textId="77777777" w:rsidR="00937226" w:rsidRPr="00794639" w:rsidRDefault="00937226" w:rsidP="005A1FC4">
            <w:pPr>
              <w:pStyle w:val="TableBody"/>
              <w:rPr>
                <w:szCs w:val="18"/>
                <w:lang w:eastAsia="zh-CN"/>
              </w:rPr>
            </w:pPr>
            <w:r w:rsidRPr="00794639">
              <w:rPr>
                <w:szCs w:val="18"/>
                <w:u w:val="single"/>
              </w:rPr>
              <w:t>Notes</w:t>
            </w:r>
          </w:p>
          <w:p w14:paraId="3EAF5C8C" w14:textId="77777777" w:rsidR="00937226" w:rsidRPr="00794639" w:rsidRDefault="00937226" w:rsidP="00937226">
            <w:pPr>
              <w:pStyle w:val="TableBulleted"/>
              <w:numPr>
                <w:ilvl w:val="0"/>
                <w:numId w:val="175"/>
              </w:numPr>
              <w:tabs>
                <w:tab w:val="clear" w:pos="260"/>
                <w:tab w:val="left" w:pos="312"/>
              </w:tabs>
            </w:pPr>
            <w:r w:rsidRPr="00794639">
              <w:t>Current configuration is kept in non-volatile memory after reset.</w:t>
            </w:r>
          </w:p>
          <w:p w14:paraId="4F599B21" w14:textId="274E9B19" w:rsidR="00FA6709" w:rsidRPr="00794639" w:rsidRDefault="00937226" w:rsidP="00C4454B">
            <w:pPr>
              <w:pStyle w:val="TableBody"/>
              <w:numPr>
                <w:ilvl w:val="0"/>
                <w:numId w:val="175"/>
              </w:numPr>
              <w:rPr>
                <w:rFonts w:ascii="Helvetica" w:hAnsi="Helvetica"/>
                <w:sz w:val="20"/>
              </w:rPr>
            </w:pPr>
            <w:r w:rsidRPr="00794639">
              <w:t>The unsolicited notification is sent once after the boot process</w:t>
            </w:r>
            <w:r w:rsidR="00913410">
              <w:t>,</w:t>
            </w:r>
            <w:r w:rsidR="00C4454B">
              <w:t xml:space="preserve"> and </w:t>
            </w:r>
            <w:commentRangeStart w:id="2800"/>
            <w:r w:rsidR="00FA6709" w:rsidRPr="00C4454B">
              <w:t xml:space="preserve">after </w:t>
            </w:r>
            <w:r w:rsidR="00885644" w:rsidRPr="00C4454B">
              <w:t>waking</w:t>
            </w:r>
            <w:r w:rsidR="00FA6709" w:rsidRPr="00C4454B">
              <w:t xml:space="preserve"> up from LITE HIBERNATE or HIBERNATE</w:t>
            </w:r>
            <w:commentRangeEnd w:id="2800"/>
            <w:r w:rsidR="00FA6709" w:rsidRPr="00794639">
              <w:rPr>
                <w:rStyle w:val="CommentReference"/>
                <w:rFonts w:ascii="Verdana" w:hAnsi="Verdana" w:cs="Times New Roman"/>
                <w:lang w:eastAsia="en-US"/>
              </w:rPr>
              <w:commentReference w:id="2800"/>
            </w:r>
            <w:r w:rsidR="00C4454B">
              <w:t>.</w:t>
            </w:r>
          </w:p>
        </w:tc>
      </w:tr>
    </w:tbl>
    <w:p w14:paraId="429D7F7A" w14:textId="2A430EC4" w:rsidR="00975CC4" w:rsidRPr="00794639" w:rsidRDefault="00975CC4" w:rsidP="0059466D">
      <w:pPr>
        <w:pStyle w:val="Heading2"/>
      </w:pPr>
      <w:bookmarkStart w:id="2801" w:name="_Ref518318603"/>
      <w:bookmarkStart w:id="2802" w:name="_Toc531700594"/>
      <w:r w:rsidRPr="00794639">
        <w:t xml:space="preserve">+CSIM Command: Generic SIM </w:t>
      </w:r>
      <w:bookmarkEnd w:id="2787"/>
      <w:r w:rsidRPr="00794639">
        <w:t>Access</w:t>
      </w:r>
      <w:bookmarkEnd w:id="2788"/>
      <w:bookmarkEnd w:id="2789"/>
      <w:bookmarkEnd w:id="2790"/>
      <w:bookmarkEnd w:id="2791"/>
      <w:bookmarkEnd w:id="2792"/>
      <w:bookmarkEnd w:id="2793"/>
      <w:bookmarkEnd w:id="2794"/>
      <w:bookmarkEnd w:id="2801"/>
      <w:bookmarkEnd w:id="2802"/>
    </w:p>
    <w:tbl>
      <w:tblPr>
        <w:tblStyle w:val="TableSWIleft"/>
        <w:tblW w:w="8997" w:type="dxa"/>
        <w:tblLayout w:type="fixed"/>
        <w:tblLook w:val="04A0" w:firstRow="1" w:lastRow="0" w:firstColumn="1" w:lastColumn="0" w:noHBand="0" w:noVBand="1"/>
      </w:tblPr>
      <w:tblGrid>
        <w:gridCol w:w="1707"/>
        <w:gridCol w:w="7290"/>
      </w:tblGrid>
      <w:tr w:rsidR="00975CC4" w:rsidRPr="00794639" w14:paraId="6C440BC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F305545" w14:textId="780E7C9B" w:rsidR="00975CC4" w:rsidRPr="00794639" w:rsidRDefault="00F22490">
            <w:pPr>
              <w:pStyle w:val="TableRowHead"/>
              <w:spacing w:before="144" w:after="144"/>
            </w:pPr>
            <w:r w:rsidRPr="00794639">
              <w:rPr>
                <w:lang w:eastAsia="zh-CN"/>
              </w:rPr>
              <w:t>HL7800</w:t>
            </w:r>
          </w:p>
        </w:tc>
      </w:tr>
      <w:tr w:rsidR="00975CC4" w:rsidRPr="00794639" w14:paraId="42D3BDDD" w14:textId="77777777" w:rsidTr="00953CD3">
        <w:trPr>
          <w:trHeight w:val="1042"/>
        </w:trPr>
        <w:tc>
          <w:tcPr>
            <w:tcW w:w="1707" w:type="dxa"/>
          </w:tcPr>
          <w:p w14:paraId="09840D90" w14:textId="77777777" w:rsidR="00975CC4" w:rsidRPr="00794639" w:rsidRDefault="00975CC4" w:rsidP="00166AF3">
            <w:pPr>
              <w:pStyle w:val="TableBody"/>
              <w:rPr>
                <w:i/>
              </w:rPr>
            </w:pPr>
            <w:r w:rsidRPr="00794639">
              <w:rPr>
                <w:i/>
              </w:rPr>
              <w:t>Test command</w:t>
            </w:r>
          </w:p>
          <w:p w14:paraId="2A08F8FF" w14:textId="77777777" w:rsidR="00975CC4" w:rsidRPr="00794639" w:rsidRDefault="00975CC4" w:rsidP="00166AF3">
            <w:pPr>
              <w:pStyle w:val="TableBody"/>
            </w:pPr>
          </w:p>
          <w:p w14:paraId="35452481" w14:textId="77777777" w:rsidR="00975CC4" w:rsidRPr="00794639" w:rsidRDefault="00975CC4" w:rsidP="00166AF3">
            <w:pPr>
              <w:pStyle w:val="TableBody"/>
              <w:rPr>
                <w:u w:val="single"/>
              </w:rPr>
            </w:pPr>
            <w:r w:rsidRPr="00794639">
              <w:rPr>
                <w:u w:val="single"/>
              </w:rPr>
              <w:t>Syntax</w:t>
            </w:r>
          </w:p>
          <w:p w14:paraId="389648D9" w14:textId="77777777" w:rsidR="00975CC4" w:rsidRPr="00794639" w:rsidRDefault="00975CC4" w:rsidP="00166AF3">
            <w:pPr>
              <w:pStyle w:val="TableBody"/>
              <w:rPr>
                <w:u w:val="single"/>
              </w:rPr>
            </w:pPr>
            <w:r w:rsidRPr="00794639">
              <w:rPr>
                <w:b/>
              </w:rPr>
              <w:t>AT+CSIM=?</w:t>
            </w:r>
          </w:p>
        </w:tc>
        <w:tc>
          <w:tcPr>
            <w:tcW w:w="7290" w:type="dxa"/>
          </w:tcPr>
          <w:p w14:paraId="78757A74" w14:textId="77777777" w:rsidR="00975CC4" w:rsidRPr="00794639" w:rsidRDefault="00975CC4" w:rsidP="00166AF3">
            <w:pPr>
              <w:pStyle w:val="TableBody"/>
              <w:rPr>
                <w:u w:val="single"/>
              </w:rPr>
            </w:pPr>
          </w:p>
          <w:p w14:paraId="4DE7BB3C" w14:textId="77777777" w:rsidR="00975CC4" w:rsidRPr="00794639" w:rsidRDefault="00975CC4" w:rsidP="00166AF3">
            <w:pPr>
              <w:pStyle w:val="TableBody"/>
              <w:rPr>
                <w:u w:val="single"/>
              </w:rPr>
            </w:pPr>
          </w:p>
          <w:p w14:paraId="4E06D9D1" w14:textId="77777777" w:rsidR="00975CC4" w:rsidRPr="00794639" w:rsidRDefault="00975CC4" w:rsidP="00166AF3">
            <w:pPr>
              <w:pStyle w:val="TableBody"/>
              <w:rPr>
                <w:u w:val="single"/>
              </w:rPr>
            </w:pPr>
            <w:r w:rsidRPr="00794639">
              <w:rPr>
                <w:u w:val="single"/>
              </w:rPr>
              <w:t>Response</w:t>
            </w:r>
          </w:p>
          <w:p w14:paraId="77DF0BC7" w14:textId="77777777" w:rsidR="00975CC4" w:rsidRPr="00794639" w:rsidRDefault="00975CC4" w:rsidP="00166AF3">
            <w:pPr>
              <w:pStyle w:val="TableBody"/>
              <w:rPr>
                <w:u w:val="single"/>
              </w:rPr>
            </w:pPr>
            <w:r w:rsidRPr="00794639">
              <w:rPr>
                <w:b/>
              </w:rPr>
              <w:t>OK</w:t>
            </w:r>
          </w:p>
        </w:tc>
      </w:tr>
      <w:tr w:rsidR="00975CC4" w:rsidRPr="00794639" w14:paraId="489A0042" w14:textId="77777777" w:rsidTr="00953CD3">
        <w:trPr>
          <w:trHeight w:val="72"/>
        </w:trPr>
        <w:tc>
          <w:tcPr>
            <w:tcW w:w="1707" w:type="dxa"/>
          </w:tcPr>
          <w:p w14:paraId="5027A8C4" w14:textId="77777777" w:rsidR="00975CC4" w:rsidRPr="00794639" w:rsidRDefault="00975CC4" w:rsidP="00166AF3">
            <w:pPr>
              <w:pStyle w:val="TableBody"/>
              <w:rPr>
                <w:i/>
              </w:rPr>
            </w:pPr>
            <w:r w:rsidRPr="00794639">
              <w:rPr>
                <w:i/>
              </w:rPr>
              <w:lastRenderedPageBreak/>
              <w:t>Write command</w:t>
            </w:r>
          </w:p>
          <w:p w14:paraId="1C824D1C" w14:textId="77777777" w:rsidR="00975CC4" w:rsidRPr="00794639" w:rsidRDefault="00975CC4" w:rsidP="00166AF3">
            <w:pPr>
              <w:pStyle w:val="TableBody"/>
            </w:pPr>
          </w:p>
          <w:p w14:paraId="4DD4DFD9" w14:textId="77777777" w:rsidR="00975CC4" w:rsidRPr="00794639" w:rsidRDefault="00975CC4" w:rsidP="00166AF3">
            <w:pPr>
              <w:pStyle w:val="TableBody"/>
              <w:rPr>
                <w:u w:val="single"/>
              </w:rPr>
            </w:pPr>
            <w:r w:rsidRPr="00794639">
              <w:rPr>
                <w:u w:val="single"/>
              </w:rPr>
              <w:t>Syntax</w:t>
            </w:r>
          </w:p>
          <w:p w14:paraId="7A9C55E7" w14:textId="77777777" w:rsidR="00975CC4" w:rsidRPr="00794639" w:rsidRDefault="00975CC4" w:rsidP="00166AF3">
            <w:pPr>
              <w:pStyle w:val="TableBody"/>
              <w:rPr>
                <w:u w:val="single"/>
              </w:rPr>
            </w:pPr>
            <w:r w:rsidRPr="00794639">
              <w:rPr>
                <w:b/>
              </w:rPr>
              <w:t>AT+CSIM</w:t>
            </w:r>
            <w:r w:rsidRPr="00794639">
              <w:rPr>
                <w:b/>
                <w:lang w:eastAsia="zh-CN"/>
              </w:rPr>
              <w:t>=</w:t>
            </w:r>
            <w:r w:rsidRPr="00794639">
              <w:rPr>
                <w:b/>
                <w:lang w:eastAsia="zh-CN"/>
              </w:rPr>
              <w:br/>
            </w:r>
            <w:r w:rsidRPr="00794639">
              <w:rPr>
                <w:b/>
              </w:rPr>
              <w:t>&lt;length&gt;,</w:t>
            </w:r>
            <w:r w:rsidRPr="00794639">
              <w:rPr>
                <w:b/>
              </w:rPr>
              <w:br/>
              <w:t>&lt;command&gt;</w:t>
            </w:r>
          </w:p>
        </w:tc>
        <w:tc>
          <w:tcPr>
            <w:tcW w:w="7290" w:type="dxa"/>
          </w:tcPr>
          <w:p w14:paraId="5A988976" w14:textId="77777777" w:rsidR="00975CC4" w:rsidRPr="00794639" w:rsidRDefault="00975CC4" w:rsidP="00166AF3">
            <w:pPr>
              <w:pStyle w:val="TableBody"/>
              <w:rPr>
                <w:u w:val="single"/>
              </w:rPr>
            </w:pPr>
          </w:p>
          <w:p w14:paraId="28DE482A" w14:textId="77777777" w:rsidR="00975CC4" w:rsidRPr="00794639" w:rsidRDefault="00975CC4" w:rsidP="00166AF3">
            <w:pPr>
              <w:pStyle w:val="TableBody"/>
              <w:rPr>
                <w:u w:val="single"/>
              </w:rPr>
            </w:pPr>
          </w:p>
          <w:p w14:paraId="728333FE" w14:textId="77777777" w:rsidR="00975CC4" w:rsidRPr="00794639" w:rsidRDefault="00975CC4" w:rsidP="00166AF3">
            <w:pPr>
              <w:pStyle w:val="TableBody"/>
              <w:rPr>
                <w:u w:val="single"/>
              </w:rPr>
            </w:pPr>
            <w:r w:rsidRPr="00794639">
              <w:rPr>
                <w:u w:val="single"/>
              </w:rPr>
              <w:t>Response</w:t>
            </w:r>
          </w:p>
          <w:p w14:paraId="2E6E9514" w14:textId="77777777" w:rsidR="00975CC4" w:rsidRPr="00794639" w:rsidRDefault="00975CC4" w:rsidP="00166AF3">
            <w:pPr>
              <w:pStyle w:val="TableBody"/>
              <w:rPr>
                <w:b/>
              </w:rPr>
            </w:pPr>
            <w:r w:rsidRPr="00794639">
              <w:rPr>
                <w:b/>
              </w:rPr>
              <w:t>+CSIM: &lt;length&gt;,&lt;response&gt;</w:t>
            </w:r>
          </w:p>
          <w:p w14:paraId="6359F934" w14:textId="77777777" w:rsidR="00975CC4" w:rsidRPr="00794639" w:rsidRDefault="00975CC4" w:rsidP="00166AF3">
            <w:pPr>
              <w:pStyle w:val="TableBody"/>
            </w:pPr>
            <w:r w:rsidRPr="00794639">
              <w:rPr>
                <w:b/>
              </w:rPr>
              <w:t>OK</w:t>
            </w:r>
          </w:p>
          <w:p w14:paraId="0DBA3109" w14:textId="77777777" w:rsidR="00975CC4" w:rsidRPr="00794639" w:rsidRDefault="00975CC4" w:rsidP="00166AF3">
            <w:pPr>
              <w:pStyle w:val="TableBody"/>
            </w:pPr>
          </w:p>
          <w:p w14:paraId="3AF7E463" w14:textId="77777777" w:rsidR="00975CC4" w:rsidRPr="00794639" w:rsidRDefault="00975CC4" w:rsidP="00166AF3">
            <w:pPr>
              <w:pStyle w:val="TableBody"/>
            </w:pPr>
            <w:r w:rsidRPr="00794639">
              <w:t>or</w:t>
            </w:r>
          </w:p>
          <w:p w14:paraId="530173B2" w14:textId="77777777" w:rsidR="00975CC4" w:rsidRPr="00794639" w:rsidRDefault="00975CC4" w:rsidP="00166AF3">
            <w:pPr>
              <w:pStyle w:val="TableBody"/>
              <w:rPr>
                <w:b/>
              </w:rPr>
            </w:pPr>
            <w:r w:rsidRPr="00794639">
              <w:rPr>
                <w:b/>
              </w:rPr>
              <w:t>+CME ERROR: &lt;err&gt;</w:t>
            </w:r>
          </w:p>
          <w:p w14:paraId="79C0434F" w14:textId="29BD7D2A" w:rsidR="00975CC4" w:rsidRPr="00794639" w:rsidRDefault="00975CC4" w:rsidP="00166AF3">
            <w:pPr>
              <w:pStyle w:val="TableBody"/>
              <w:rPr>
                <w:u w:val="single"/>
              </w:rPr>
            </w:pPr>
          </w:p>
          <w:p w14:paraId="5FE3311F" w14:textId="77777777" w:rsidR="00975CC4" w:rsidRPr="00794639" w:rsidRDefault="00975CC4" w:rsidP="00166AF3">
            <w:pPr>
              <w:pStyle w:val="TableBody"/>
              <w:rPr>
                <w:u w:val="single"/>
              </w:rPr>
            </w:pPr>
            <w:r w:rsidRPr="00794639">
              <w:rPr>
                <w:u w:val="single"/>
              </w:rPr>
              <w:t>Parameters</w:t>
            </w:r>
          </w:p>
          <w:p w14:paraId="29E0632E" w14:textId="77777777" w:rsidR="00975CC4" w:rsidRPr="00794639" w:rsidRDefault="00975CC4" w:rsidP="00166AF3">
            <w:pPr>
              <w:pStyle w:val="TableBody"/>
            </w:pPr>
            <w:r w:rsidRPr="00794639">
              <w:rPr>
                <w:b/>
              </w:rPr>
              <w:t>&lt;length&gt;</w:t>
            </w:r>
            <w:r w:rsidRPr="00794639">
              <w:tab/>
              <w:t>I</w:t>
            </w:r>
            <w:r w:rsidRPr="00794639">
              <w:rPr>
                <w:snapToGrid w:val="0"/>
              </w:rPr>
              <w:t xml:space="preserve">nteger type; length of the characters that are sent to TE in </w:t>
            </w:r>
            <w:r w:rsidRPr="00794639">
              <w:t>&lt;command&gt; or &lt;response&gt;</w:t>
            </w:r>
          </w:p>
          <w:p w14:paraId="2049AB49" w14:textId="77777777" w:rsidR="00975CC4" w:rsidRPr="00794639" w:rsidRDefault="00975CC4" w:rsidP="00166AF3">
            <w:pPr>
              <w:pStyle w:val="TableBody"/>
              <w:rPr>
                <w:snapToGrid w:val="0"/>
              </w:rPr>
            </w:pPr>
          </w:p>
          <w:p w14:paraId="453CE59D" w14:textId="77777777" w:rsidR="00975CC4" w:rsidRPr="00794639" w:rsidRDefault="00975CC4" w:rsidP="00166AF3">
            <w:pPr>
              <w:pStyle w:val="TableBody"/>
              <w:rPr>
                <w:snapToGrid w:val="0"/>
              </w:rPr>
            </w:pPr>
            <w:r w:rsidRPr="00794639">
              <w:rPr>
                <w:b/>
              </w:rPr>
              <w:t>&lt;command&gt;</w:t>
            </w:r>
            <w:r w:rsidRPr="00794639">
              <w:tab/>
              <w:t>C</w:t>
            </w:r>
            <w:r w:rsidRPr="00794639">
              <w:rPr>
                <w:snapToGrid w:val="0"/>
              </w:rPr>
              <w:t>ommand passed on by MT to the SIM in hexadecimal format</w:t>
            </w:r>
          </w:p>
          <w:p w14:paraId="4C41868F" w14:textId="77777777" w:rsidR="00975CC4" w:rsidRPr="00794639" w:rsidRDefault="00975CC4" w:rsidP="00166AF3">
            <w:pPr>
              <w:pStyle w:val="TableBody"/>
              <w:rPr>
                <w:snapToGrid w:val="0"/>
              </w:rPr>
            </w:pPr>
          </w:p>
          <w:p w14:paraId="08D40394" w14:textId="77777777" w:rsidR="00975CC4" w:rsidRPr="00794639" w:rsidRDefault="00975CC4" w:rsidP="00166AF3">
            <w:pPr>
              <w:pStyle w:val="TableBody"/>
              <w:rPr>
                <w:u w:val="single"/>
              </w:rPr>
            </w:pPr>
            <w:r w:rsidRPr="00794639">
              <w:rPr>
                <w:b/>
              </w:rPr>
              <w:t>&lt;response&gt;</w:t>
            </w:r>
            <w:r w:rsidRPr="00794639">
              <w:rPr>
                <w:b/>
              </w:rPr>
              <w:tab/>
            </w:r>
            <w:r w:rsidRPr="00794639">
              <w:rPr>
                <w:snapToGrid w:val="0"/>
              </w:rPr>
              <w:t>Response to the command passed on by the SIM to the MT in hexadecimal format</w:t>
            </w:r>
          </w:p>
        </w:tc>
      </w:tr>
      <w:tr w:rsidR="00937226" w:rsidRPr="00794639" w14:paraId="0682324F" w14:textId="77777777" w:rsidTr="00953CD3">
        <w:trPr>
          <w:trHeight w:val="35"/>
        </w:trPr>
        <w:tc>
          <w:tcPr>
            <w:tcW w:w="1707" w:type="dxa"/>
          </w:tcPr>
          <w:p w14:paraId="29A08200" w14:textId="77777777" w:rsidR="00937226" w:rsidRPr="00794639" w:rsidRDefault="00937226" w:rsidP="004651D1">
            <w:pPr>
              <w:pStyle w:val="TableBody"/>
              <w:rPr>
                <w:u w:val="single"/>
              </w:rPr>
            </w:pPr>
            <w:bookmarkStart w:id="2803" w:name="_Toc489457439"/>
            <w:bookmarkStart w:id="2804" w:name="_Toc503184822"/>
            <w:bookmarkStart w:id="2805" w:name="_Toc503190843"/>
            <w:bookmarkStart w:id="2806" w:name="_Toc503196864"/>
            <w:bookmarkStart w:id="2807" w:name="_Toc503202885"/>
            <w:bookmarkStart w:id="2808" w:name="_Toc489457506"/>
            <w:bookmarkStart w:id="2809" w:name="_Toc503184889"/>
            <w:bookmarkStart w:id="2810" w:name="_Toc503190910"/>
            <w:bookmarkStart w:id="2811" w:name="_Toc503196931"/>
            <w:bookmarkStart w:id="2812" w:name="_Toc503202952"/>
            <w:bookmarkStart w:id="2813" w:name="_Toc486251587"/>
            <w:bookmarkStart w:id="2814" w:name="_Toc345081316"/>
            <w:bookmarkStart w:id="2815" w:name="_Toc349753061"/>
            <w:bookmarkStart w:id="2816" w:name="_Toc349753952"/>
            <w:bookmarkStart w:id="2817" w:name="_Ref366744489"/>
            <w:bookmarkStart w:id="2818" w:name="_Ref369081273"/>
            <w:bookmarkStart w:id="2819" w:name="_Toc368586019"/>
            <w:bookmarkEnd w:id="2803"/>
            <w:bookmarkEnd w:id="2804"/>
            <w:bookmarkEnd w:id="2805"/>
            <w:bookmarkEnd w:id="2806"/>
            <w:bookmarkEnd w:id="2807"/>
            <w:bookmarkEnd w:id="2808"/>
            <w:bookmarkEnd w:id="2809"/>
            <w:bookmarkEnd w:id="2810"/>
            <w:bookmarkEnd w:id="2811"/>
            <w:bookmarkEnd w:id="2812"/>
            <w:r w:rsidRPr="00794639">
              <w:rPr>
                <w:u w:val="single"/>
              </w:rPr>
              <w:t>Reference</w:t>
            </w:r>
          </w:p>
          <w:p w14:paraId="0DA8065B" w14:textId="77777777" w:rsidR="00937226" w:rsidRPr="00794639" w:rsidRDefault="00937226" w:rsidP="004651D1">
            <w:pPr>
              <w:pStyle w:val="TableBody"/>
            </w:pPr>
            <w:r w:rsidRPr="00794639">
              <w:t>27.007 Rev12</w:t>
            </w:r>
          </w:p>
        </w:tc>
        <w:tc>
          <w:tcPr>
            <w:tcW w:w="7290" w:type="dxa"/>
          </w:tcPr>
          <w:p w14:paraId="0208880F" w14:textId="77777777" w:rsidR="00937226" w:rsidRPr="00794639" w:rsidRDefault="00937226" w:rsidP="004651D1">
            <w:pPr>
              <w:pStyle w:val="TableBody"/>
              <w:rPr>
                <w:u w:val="single"/>
              </w:rPr>
            </w:pPr>
            <w:r w:rsidRPr="00794639">
              <w:rPr>
                <w:u w:val="single"/>
              </w:rPr>
              <w:t>Notes</w:t>
            </w:r>
          </w:p>
          <w:p w14:paraId="1C58675E" w14:textId="6F4AC523" w:rsidR="00937226" w:rsidRPr="00794639" w:rsidRDefault="00937226" w:rsidP="004651D1">
            <w:pPr>
              <w:pStyle w:val="TableBody"/>
            </w:pPr>
            <w:r w:rsidRPr="00794639">
              <w:t xml:space="preserve">Compared to </w:t>
            </w:r>
            <w:r w:rsidRPr="00794639">
              <w:rPr>
                <w:rStyle w:val="Code"/>
              </w:rPr>
              <w:t>+CRSM</w:t>
            </w:r>
            <w:r w:rsidRPr="00794639">
              <w:t xml:space="preserve">, the definition of </w:t>
            </w:r>
            <w:r w:rsidRPr="00794639">
              <w:rPr>
                <w:rStyle w:val="Code"/>
              </w:rPr>
              <w:t>+CSIM</w:t>
            </w:r>
            <w:r w:rsidRPr="00794639">
              <w:t xml:space="preserve"> allows the TE to take more control over the SIM-ME interface. The locking and unlocking of the interface may be done by a special &lt;command&gt; value or automatically by TA/ME (by interpreting the &lt;command&gt; parameter). In case the TE application does not use the unlock command (or does not send a &lt;command&gt; causing automatic unlock) in a certain timeout value, ME may release the locking.</w:t>
            </w:r>
          </w:p>
        </w:tc>
      </w:tr>
    </w:tbl>
    <w:p w14:paraId="55F5B1B5" w14:textId="77777777" w:rsidR="00975CC4" w:rsidRPr="00794639" w:rsidRDefault="00975CC4" w:rsidP="0059466D">
      <w:pPr>
        <w:pStyle w:val="Heading2"/>
      </w:pPr>
      <w:bookmarkStart w:id="2820" w:name="_Ref518318639"/>
      <w:bookmarkStart w:id="2821" w:name="_Toc531700595"/>
      <w:r w:rsidRPr="00794639">
        <w:t>+CCHO Command: Open Logical Channel</w:t>
      </w:r>
      <w:bookmarkEnd w:id="2813"/>
      <w:bookmarkEnd w:id="2820"/>
      <w:bookmarkEnd w:id="2821"/>
    </w:p>
    <w:tbl>
      <w:tblPr>
        <w:tblStyle w:val="TableSWIleft"/>
        <w:tblW w:w="8997" w:type="dxa"/>
        <w:tblLayout w:type="fixed"/>
        <w:tblLook w:val="04A0" w:firstRow="1" w:lastRow="0" w:firstColumn="1" w:lastColumn="0" w:noHBand="0" w:noVBand="1"/>
      </w:tblPr>
      <w:tblGrid>
        <w:gridCol w:w="1728"/>
        <w:gridCol w:w="7269"/>
      </w:tblGrid>
      <w:tr w:rsidR="00975CC4" w:rsidRPr="00794639" w14:paraId="56F4F53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DAF3E46" w14:textId="63190E79" w:rsidR="00975CC4" w:rsidRPr="00794639" w:rsidRDefault="00F22490">
            <w:pPr>
              <w:pStyle w:val="TableRowHead"/>
              <w:spacing w:before="144" w:after="144"/>
              <w:rPr>
                <w:bCs w:val="0"/>
              </w:rPr>
            </w:pPr>
            <w:r w:rsidRPr="00794639">
              <w:rPr>
                <w:lang w:eastAsia="zh-CN"/>
              </w:rPr>
              <w:t>HL7800</w:t>
            </w:r>
          </w:p>
        </w:tc>
      </w:tr>
      <w:tr w:rsidR="00975CC4" w:rsidRPr="00794639" w14:paraId="2C85EF80" w14:textId="77777777" w:rsidTr="00170927">
        <w:trPr>
          <w:trHeight w:val="35"/>
        </w:trPr>
        <w:tc>
          <w:tcPr>
            <w:tcW w:w="0" w:type="dxa"/>
          </w:tcPr>
          <w:p w14:paraId="0E71485B" w14:textId="77777777" w:rsidR="00975CC4" w:rsidRPr="00794639" w:rsidRDefault="00975CC4" w:rsidP="00166AF3">
            <w:pPr>
              <w:pStyle w:val="TableBody"/>
              <w:rPr>
                <w:i/>
              </w:rPr>
            </w:pPr>
            <w:r w:rsidRPr="00794639">
              <w:rPr>
                <w:i/>
              </w:rPr>
              <w:t>Test command</w:t>
            </w:r>
          </w:p>
          <w:p w14:paraId="2AF19610" w14:textId="77777777" w:rsidR="00975CC4" w:rsidRPr="00794639" w:rsidRDefault="00975CC4" w:rsidP="00166AF3">
            <w:pPr>
              <w:pStyle w:val="TableBody"/>
            </w:pPr>
          </w:p>
          <w:p w14:paraId="1116B6D6" w14:textId="77777777" w:rsidR="00975CC4" w:rsidRPr="00794639" w:rsidRDefault="00975CC4" w:rsidP="00166AF3">
            <w:pPr>
              <w:pStyle w:val="TableBody"/>
              <w:rPr>
                <w:u w:val="single"/>
              </w:rPr>
            </w:pPr>
            <w:r w:rsidRPr="00794639">
              <w:rPr>
                <w:u w:val="single"/>
              </w:rPr>
              <w:t>Syntax</w:t>
            </w:r>
          </w:p>
          <w:p w14:paraId="2F70ED1C" w14:textId="77777777" w:rsidR="00975CC4" w:rsidRPr="00794639" w:rsidRDefault="00975CC4" w:rsidP="00166AF3">
            <w:pPr>
              <w:pStyle w:val="TableBody"/>
              <w:rPr>
                <w:b/>
              </w:rPr>
            </w:pPr>
            <w:r w:rsidRPr="00794639">
              <w:rPr>
                <w:b/>
              </w:rPr>
              <w:t>AT+CCHO=?</w:t>
            </w:r>
          </w:p>
        </w:tc>
        <w:tc>
          <w:tcPr>
            <w:tcW w:w="7269" w:type="dxa"/>
          </w:tcPr>
          <w:p w14:paraId="1A451BF2" w14:textId="77777777" w:rsidR="00975CC4" w:rsidRPr="00794639" w:rsidRDefault="00975CC4" w:rsidP="00166AF3">
            <w:pPr>
              <w:pStyle w:val="TableBody"/>
              <w:rPr>
                <w:u w:val="single"/>
              </w:rPr>
            </w:pPr>
          </w:p>
          <w:p w14:paraId="684DE568" w14:textId="77777777" w:rsidR="00975CC4" w:rsidRPr="00794639" w:rsidRDefault="00975CC4" w:rsidP="00166AF3">
            <w:pPr>
              <w:pStyle w:val="TableBody"/>
              <w:rPr>
                <w:u w:val="single"/>
              </w:rPr>
            </w:pPr>
          </w:p>
          <w:p w14:paraId="0F66C676" w14:textId="77777777" w:rsidR="00975CC4" w:rsidRPr="00794639" w:rsidRDefault="00975CC4" w:rsidP="00166AF3">
            <w:pPr>
              <w:pStyle w:val="TableBody"/>
              <w:rPr>
                <w:u w:val="single"/>
              </w:rPr>
            </w:pPr>
            <w:r w:rsidRPr="00794639">
              <w:rPr>
                <w:u w:val="single"/>
              </w:rPr>
              <w:t>Response</w:t>
            </w:r>
          </w:p>
          <w:p w14:paraId="74D8641F" w14:textId="77777777" w:rsidR="00975CC4" w:rsidRPr="00794639" w:rsidRDefault="00975CC4" w:rsidP="00166AF3">
            <w:pPr>
              <w:pStyle w:val="TableBody"/>
              <w:rPr>
                <w:lang w:eastAsia="zh-CN"/>
              </w:rPr>
            </w:pPr>
            <w:r w:rsidRPr="00794639">
              <w:rPr>
                <w:b/>
              </w:rPr>
              <w:t>OK</w:t>
            </w:r>
          </w:p>
        </w:tc>
      </w:tr>
      <w:tr w:rsidR="00975CC4" w:rsidRPr="00794639" w14:paraId="67862E6B" w14:textId="77777777" w:rsidTr="00170927">
        <w:trPr>
          <w:trHeight w:val="35"/>
        </w:trPr>
        <w:tc>
          <w:tcPr>
            <w:tcW w:w="1728" w:type="dxa"/>
          </w:tcPr>
          <w:p w14:paraId="2941CD41" w14:textId="77777777" w:rsidR="00975CC4" w:rsidRPr="00794639" w:rsidRDefault="00975CC4" w:rsidP="00166AF3">
            <w:pPr>
              <w:pStyle w:val="TableBody"/>
              <w:rPr>
                <w:i/>
              </w:rPr>
            </w:pPr>
            <w:r w:rsidRPr="00794639">
              <w:rPr>
                <w:i/>
              </w:rPr>
              <w:t>Write command</w:t>
            </w:r>
          </w:p>
          <w:p w14:paraId="5C6C0297" w14:textId="77777777" w:rsidR="00975CC4" w:rsidRPr="00794639" w:rsidRDefault="00975CC4" w:rsidP="00166AF3">
            <w:pPr>
              <w:pStyle w:val="TableBody"/>
            </w:pPr>
          </w:p>
          <w:p w14:paraId="36AC3BBD" w14:textId="77777777" w:rsidR="00975CC4" w:rsidRPr="00794639" w:rsidRDefault="00975CC4" w:rsidP="00166AF3">
            <w:pPr>
              <w:pStyle w:val="TableBody"/>
              <w:rPr>
                <w:u w:val="single"/>
              </w:rPr>
            </w:pPr>
            <w:r w:rsidRPr="00794639">
              <w:rPr>
                <w:u w:val="single"/>
              </w:rPr>
              <w:t>Syntax</w:t>
            </w:r>
          </w:p>
          <w:p w14:paraId="087C962F" w14:textId="77777777" w:rsidR="00975CC4" w:rsidRPr="00794639" w:rsidRDefault="00975CC4" w:rsidP="00166AF3">
            <w:pPr>
              <w:pStyle w:val="TableBody"/>
              <w:rPr>
                <w:i/>
              </w:rPr>
            </w:pPr>
            <w:r w:rsidRPr="00794639">
              <w:rPr>
                <w:b/>
              </w:rPr>
              <w:t>AT+CCHO=</w:t>
            </w:r>
            <w:r w:rsidRPr="00794639">
              <w:rPr>
                <w:b/>
              </w:rPr>
              <w:br/>
              <w:t>&lt;dfname&gt;</w:t>
            </w:r>
          </w:p>
        </w:tc>
        <w:tc>
          <w:tcPr>
            <w:tcW w:w="7269" w:type="dxa"/>
          </w:tcPr>
          <w:p w14:paraId="2E9A385B" w14:textId="77777777" w:rsidR="00975CC4" w:rsidRPr="00794639" w:rsidRDefault="00975CC4" w:rsidP="00166AF3">
            <w:pPr>
              <w:pStyle w:val="TableBody"/>
              <w:rPr>
                <w:u w:val="single"/>
              </w:rPr>
            </w:pPr>
          </w:p>
          <w:p w14:paraId="6D70C622" w14:textId="77777777" w:rsidR="00975CC4" w:rsidRPr="00794639" w:rsidRDefault="00975CC4" w:rsidP="00166AF3">
            <w:pPr>
              <w:pStyle w:val="TableBody"/>
              <w:rPr>
                <w:u w:val="single"/>
              </w:rPr>
            </w:pPr>
          </w:p>
          <w:p w14:paraId="1A6E06B5" w14:textId="77777777" w:rsidR="00975CC4" w:rsidRPr="00794639" w:rsidRDefault="00975CC4" w:rsidP="00166AF3">
            <w:pPr>
              <w:pStyle w:val="TableBody"/>
              <w:rPr>
                <w:u w:val="single"/>
              </w:rPr>
            </w:pPr>
            <w:r w:rsidRPr="00794639">
              <w:rPr>
                <w:u w:val="single"/>
              </w:rPr>
              <w:t>Response</w:t>
            </w:r>
          </w:p>
          <w:p w14:paraId="0A040714" w14:textId="77777777" w:rsidR="00975CC4" w:rsidRPr="00794639" w:rsidRDefault="00975CC4" w:rsidP="00166AF3">
            <w:pPr>
              <w:pStyle w:val="TableBody"/>
              <w:rPr>
                <w:b/>
              </w:rPr>
            </w:pPr>
            <w:r w:rsidRPr="00794639">
              <w:rPr>
                <w:b/>
              </w:rPr>
              <w:t>&lt;session_id&gt;</w:t>
            </w:r>
          </w:p>
          <w:p w14:paraId="57903C04" w14:textId="77777777" w:rsidR="00975CC4" w:rsidRPr="00794639" w:rsidRDefault="00975CC4" w:rsidP="00166AF3">
            <w:pPr>
              <w:pStyle w:val="TableBody"/>
              <w:rPr>
                <w:b/>
              </w:rPr>
            </w:pPr>
            <w:r w:rsidRPr="00794639">
              <w:rPr>
                <w:b/>
              </w:rPr>
              <w:t>OK</w:t>
            </w:r>
          </w:p>
          <w:p w14:paraId="535B56AB" w14:textId="77777777" w:rsidR="00975CC4" w:rsidRPr="00794639" w:rsidRDefault="00975CC4" w:rsidP="00166AF3">
            <w:pPr>
              <w:pStyle w:val="TableBody"/>
            </w:pPr>
          </w:p>
          <w:p w14:paraId="7218C991" w14:textId="77777777" w:rsidR="00975CC4" w:rsidRPr="00794639" w:rsidRDefault="00975CC4" w:rsidP="00166AF3">
            <w:pPr>
              <w:pStyle w:val="TableBody"/>
            </w:pPr>
            <w:r w:rsidRPr="00794639">
              <w:t>or</w:t>
            </w:r>
          </w:p>
          <w:p w14:paraId="3BF9ABA6" w14:textId="77777777" w:rsidR="00975CC4" w:rsidRPr="00794639" w:rsidRDefault="00975CC4" w:rsidP="00166AF3">
            <w:pPr>
              <w:pStyle w:val="TableBody"/>
              <w:rPr>
                <w:b/>
              </w:rPr>
            </w:pPr>
            <w:r w:rsidRPr="00794639">
              <w:rPr>
                <w:b/>
              </w:rPr>
              <w:t>+CME ERROR: &lt;err&gt;</w:t>
            </w:r>
          </w:p>
          <w:p w14:paraId="743ACF66" w14:textId="77777777" w:rsidR="00975CC4" w:rsidRPr="00794639" w:rsidRDefault="00975CC4" w:rsidP="00166AF3">
            <w:pPr>
              <w:pStyle w:val="TableBody"/>
            </w:pPr>
          </w:p>
          <w:p w14:paraId="0F3382EE" w14:textId="77777777" w:rsidR="00975CC4" w:rsidRPr="00794639" w:rsidRDefault="00975CC4" w:rsidP="00166AF3">
            <w:pPr>
              <w:pStyle w:val="TableBody"/>
              <w:rPr>
                <w:u w:val="single"/>
              </w:rPr>
            </w:pPr>
            <w:r w:rsidRPr="00794639">
              <w:rPr>
                <w:u w:val="single"/>
              </w:rPr>
              <w:t>Parameters</w:t>
            </w:r>
          </w:p>
          <w:p w14:paraId="43BAD2CC" w14:textId="34C02358" w:rsidR="00937226" w:rsidRPr="00794639" w:rsidRDefault="00937226" w:rsidP="00937226">
            <w:pPr>
              <w:pStyle w:val="TableBody"/>
            </w:pPr>
            <w:r w:rsidRPr="00794639">
              <w:rPr>
                <w:b/>
              </w:rPr>
              <w:t>&lt;dfname&gt;</w:t>
            </w:r>
            <w:r w:rsidRPr="00794639">
              <w:tab/>
              <w:t>All selectable applications in the UICC are referenced by a DF name coded on 1 – 16 bytes</w:t>
            </w:r>
          </w:p>
          <w:p w14:paraId="7135C2E9" w14:textId="77777777" w:rsidR="00937226" w:rsidRPr="00794639" w:rsidRDefault="00937226" w:rsidP="00CF5A45">
            <w:pPr>
              <w:pStyle w:val="TableBody"/>
            </w:pPr>
          </w:p>
          <w:p w14:paraId="03301AF0" w14:textId="05C5F3AA" w:rsidR="00975CC4" w:rsidRPr="00794639" w:rsidRDefault="00937226" w:rsidP="00166AF3">
            <w:pPr>
              <w:pStyle w:val="TableBody"/>
            </w:pPr>
            <w:r w:rsidRPr="00794639">
              <w:rPr>
                <w:b/>
              </w:rPr>
              <w:t>&lt;sessionid&gt;</w:t>
            </w:r>
            <w:r w:rsidRPr="00794639">
              <w:tab/>
              <w:t>Session ID to target a specific application on the USIM using logical channels mechanisms.</w:t>
            </w:r>
          </w:p>
        </w:tc>
      </w:tr>
      <w:tr w:rsidR="00975CC4" w:rsidRPr="00794639" w14:paraId="00A01FBD" w14:textId="77777777" w:rsidTr="00170927">
        <w:trPr>
          <w:trHeight w:val="35"/>
        </w:trPr>
        <w:tc>
          <w:tcPr>
            <w:tcW w:w="0" w:type="dxa"/>
          </w:tcPr>
          <w:p w14:paraId="21AFB8C9" w14:textId="4D6EE1C5" w:rsidR="00937226" w:rsidRPr="00794639" w:rsidRDefault="00937226">
            <w:pPr>
              <w:pStyle w:val="TableBody"/>
            </w:pPr>
            <w:r w:rsidRPr="00794639">
              <w:rPr>
                <w:u w:val="single"/>
              </w:rPr>
              <w:t>Reference</w:t>
            </w:r>
          </w:p>
        </w:tc>
        <w:tc>
          <w:tcPr>
            <w:tcW w:w="7269" w:type="dxa"/>
          </w:tcPr>
          <w:p w14:paraId="524D7576" w14:textId="7F89F6A2" w:rsidR="00975CC4" w:rsidRPr="00794639" w:rsidRDefault="00BB37EC" w:rsidP="004651D1">
            <w:pPr>
              <w:pStyle w:val="TableBody"/>
            </w:pPr>
            <w:r w:rsidRPr="00794639">
              <w:t>27.007 Rev12</w:t>
            </w:r>
          </w:p>
        </w:tc>
      </w:tr>
    </w:tbl>
    <w:p w14:paraId="19EE5068" w14:textId="77777777" w:rsidR="00975CC4" w:rsidRPr="00794639" w:rsidRDefault="00975CC4" w:rsidP="0059466D">
      <w:pPr>
        <w:pStyle w:val="Heading2"/>
      </w:pPr>
      <w:bookmarkStart w:id="2822" w:name="_Ref378175553"/>
      <w:bookmarkStart w:id="2823" w:name="_Toc486251588"/>
      <w:bookmarkStart w:id="2824" w:name="_Toc531700596"/>
      <w:r w:rsidRPr="00794639">
        <w:lastRenderedPageBreak/>
        <w:t>+CCHC Command: Close Logical Channel</w:t>
      </w:r>
      <w:bookmarkEnd w:id="2822"/>
      <w:bookmarkEnd w:id="2823"/>
      <w:bookmarkEnd w:id="2824"/>
    </w:p>
    <w:tbl>
      <w:tblPr>
        <w:tblStyle w:val="TableSWIleft"/>
        <w:tblW w:w="8997" w:type="dxa"/>
        <w:tblLayout w:type="fixed"/>
        <w:tblLook w:val="04A0" w:firstRow="1" w:lastRow="0" w:firstColumn="1" w:lastColumn="0" w:noHBand="0" w:noVBand="1"/>
      </w:tblPr>
      <w:tblGrid>
        <w:gridCol w:w="1707"/>
        <w:gridCol w:w="7290"/>
      </w:tblGrid>
      <w:tr w:rsidR="00975CC4" w:rsidRPr="00794639" w14:paraId="26B5FB4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68F68D7" w14:textId="508C3246" w:rsidR="00975CC4" w:rsidRPr="00794639" w:rsidRDefault="00F22490">
            <w:pPr>
              <w:pStyle w:val="TableRowHead"/>
              <w:spacing w:before="144" w:after="144"/>
              <w:rPr>
                <w:bCs w:val="0"/>
              </w:rPr>
            </w:pPr>
            <w:r w:rsidRPr="00794639">
              <w:rPr>
                <w:lang w:eastAsia="zh-CN"/>
              </w:rPr>
              <w:t>HL7800</w:t>
            </w:r>
          </w:p>
        </w:tc>
      </w:tr>
      <w:tr w:rsidR="00975CC4" w:rsidRPr="00794639" w14:paraId="3A2D8643" w14:textId="77777777" w:rsidTr="00953CD3">
        <w:trPr>
          <w:trHeight w:val="35"/>
        </w:trPr>
        <w:tc>
          <w:tcPr>
            <w:tcW w:w="1707" w:type="dxa"/>
          </w:tcPr>
          <w:p w14:paraId="2E74A111" w14:textId="77777777" w:rsidR="00975CC4" w:rsidRPr="00794639" w:rsidRDefault="00975CC4" w:rsidP="00166AF3">
            <w:pPr>
              <w:pStyle w:val="TableBody"/>
              <w:rPr>
                <w:i/>
              </w:rPr>
            </w:pPr>
            <w:r w:rsidRPr="00794639">
              <w:rPr>
                <w:i/>
              </w:rPr>
              <w:t>Test command</w:t>
            </w:r>
          </w:p>
          <w:p w14:paraId="4B53C259" w14:textId="77777777" w:rsidR="00975CC4" w:rsidRPr="00794639" w:rsidRDefault="00975CC4" w:rsidP="00166AF3">
            <w:pPr>
              <w:pStyle w:val="TableBody"/>
            </w:pPr>
          </w:p>
          <w:p w14:paraId="67539A82" w14:textId="77777777" w:rsidR="00975CC4" w:rsidRPr="00794639" w:rsidRDefault="00975CC4" w:rsidP="00166AF3">
            <w:pPr>
              <w:pStyle w:val="TableBody"/>
              <w:rPr>
                <w:u w:val="single"/>
              </w:rPr>
            </w:pPr>
            <w:r w:rsidRPr="00794639">
              <w:rPr>
                <w:u w:val="single"/>
              </w:rPr>
              <w:t>Syntax</w:t>
            </w:r>
          </w:p>
          <w:p w14:paraId="0D5B66B0" w14:textId="77777777" w:rsidR="00975CC4" w:rsidRPr="00794639" w:rsidRDefault="00975CC4" w:rsidP="00166AF3">
            <w:pPr>
              <w:pStyle w:val="TableBody"/>
              <w:rPr>
                <w:b/>
              </w:rPr>
            </w:pPr>
            <w:r w:rsidRPr="00794639">
              <w:rPr>
                <w:b/>
              </w:rPr>
              <w:t>AT+CCHC=?</w:t>
            </w:r>
          </w:p>
        </w:tc>
        <w:tc>
          <w:tcPr>
            <w:tcW w:w="7290" w:type="dxa"/>
          </w:tcPr>
          <w:p w14:paraId="067F3247" w14:textId="77777777" w:rsidR="00975CC4" w:rsidRPr="00794639" w:rsidRDefault="00975CC4" w:rsidP="00166AF3">
            <w:pPr>
              <w:pStyle w:val="TableBody"/>
              <w:rPr>
                <w:u w:val="single"/>
              </w:rPr>
            </w:pPr>
          </w:p>
          <w:p w14:paraId="58B87415" w14:textId="77777777" w:rsidR="00975CC4" w:rsidRPr="00794639" w:rsidRDefault="00975CC4" w:rsidP="00166AF3">
            <w:pPr>
              <w:pStyle w:val="TableBody"/>
              <w:rPr>
                <w:u w:val="single"/>
              </w:rPr>
            </w:pPr>
          </w:p>
          <w:p w14:paraId="374A1C80" w14:textId="77777777" w:rsidR="00975CC4" w:rsidRPr="00794639" w:rsidRDefault="00975CC4" w:rsidP="00166AF3">
            <w:pPr>
              <w:pStyle w:val="TableBody"/>
              <w:rPr>
                <w:u w:val="single"/>
              </w:rPr>
            </w:pPr>
            <w:r w:rsidRPr="00794639">
              <w:rPr>
                <w:u w:val="single"/>
              </w:rPr>
              <w:t>Response</w:t>
            </w:r>
          </w:p>
          <w:p w14:paraId="3134304B" w14:textId="77777777" w:rsidR="00975CC4" w:rsidRPr="00794639" w:rsidRDefault="00975CC4" w:rsidP="00166AF3">
            <w:pPr>
              <w:pStyle w:val="TableBody"/>
              <w:rPr>
                <w:lang w:eastAsia="zh-CN"/>
              </w:rPr>
            </w:pPr>
            <w:r w:rsidRPr="00794639">
              <w:rPr>
                <w:b/>
              </w:rPr>
              <w:t>OK</w:t>
            </w:r>
          </w:p>
        </w:tc>
      </w:tr>
      <w:tr w:rsidR="00975CC4" w:rsidRPr="00794639" w14:paraId="140B95A4" w14:textId="77777777" w:rsidTr="00953CD3">
        <w:trPr>
          <w:cantSplit w:val="0"/>
          <w:trHeight w:val="35"/>
        </w:trPr>
        <w:tc>
          <w:tcPr>
            <w:tcW w:w="1707" w:type="dxa"/>
          </w:tcPr>
          <w:p w14:paraId="7F848A15" w14:textId="77777777" w:rsidR="00975CC4" w:rsidRPr="00794639" w:rsidRDefault="00975CC4" w:rsidP="00166AF3">
            <w:pPr>
              <w:pStyle w:val="TableBody"/>
              <w:rPr>
                <w:i/>
              </w:rPr>
            </w:pPr>
            <w:r w:rsidRPr="00794639">
              <w:rPr>
                <w:i/>
              </w:rPr>
              <w:t>Write command</w:t>
            </w:r>
          </w:p>
          <w:p w14:paraId="1AB24E5A" w14:textId="77777777" w:rsidR="00975CC4" w:rsidRPr="00794639" w:rsidRDefault="00975CC4" w:rsidP="00166AF3">
            <w:pPr>
              <w:pStyle w:val="TableBody"/>
            </w:pPr>
          </w:p>
          <w:p w14:paraId="45749CF3" w14:textId="77777777" w:rsidR="00975CC4" w:rsidRPr="00794639" w:rsidRDefault="00975CC4" w:rsidP="00166AF3">
            <w:pPr>
              <w:pStyle w:val="TableBody"/>
              <w:rPr>
                <w:u w:val="single"/>
              </w:rPr>
            </w:pPr>
            <w:r w:rsidRPr="00794639">
              <w:rPr>
                <w:u w:val="single"/>
              </w:rPr>
              <w:t>Syntax</w:t>
            </w:r>
          </w:p>
          <w:p w14:paraId="25B5F058" w14:textId="77777777" w:rsidR="00975CC4" w:rsidRPr="00794639" w:rsidRDefault="00975CC4" w:rsidP="00166AF3">
            <w:pPr>
              <w:pStyle w:val="TableBody"/>
              <w:rPr>
                <w:i/>
              </w:rPr>
            </w:pPr>
            <w:r w:rsidRPr="00794639">
              <w:rPr>
                <w:b/>
              </w:rPr>
              <w:t>AT+CCHC=</w:t>
            </w:r>
            <w:r w:rsidRPr="00794639">
              <w:rPr>
                <w:b/>
              </w:rPr>
              <w:br/>
              <w:t>&lt;session_id&gt;</w:t>
            </w:r>
          </w:p>
        </w:tc>
        <w:tc>
          <w:tcPr>
            <w:tcW w:w="7290" w:type="dxa"/>
          </w:tcPr>
          <w:p w14:paraId="4FD2202F" w14:textId="77777777" w:rsidR="00975CC4" w:rsidRPr="00794639" w:rsidRDefault="00975CC4" w:rsidP="00166AF3">
            <w:pPr>
              <w:pStyle w:val="TableBody"/>
              <w:rPr>
                <w:u w:val="single"/>
              </w:rPr>
            </w:pPr>
          </w:p>
          <w:p w14:paraId="4B29781A" w14:textId="77777777" w:rsidR="00975CC4" w:rsidRPr="00794639" w:rsidRDefault="00975CC4" w:rsidP="00166AF3">
            <w:pPr>
              <w:pStyle w:val="TableBody"/>
              <w:rPr>
                <w:u w:val="single"/>
              </w:rPr>
            </w:pPr>
          </w:p>
          <w:p w14:paraId="10F14CCC" w14:textId="77777777" w:rsidR="00975CC4" w:rsidRPr="00794639" w:rsidRDefault="00975CC4" w:rsidP="00166AF3">
            <w:pPr>
              <w:pStyle w:val="TableBody"/>
              <w:rPr>
                <w:u w:val="single"/>
              </w:rPr>
            </w:pPr>
            <w:r w:rsidRPr="00794639">
              <w:rPr>
                <w:u w:val="single"/>
              </w:rPr>
              <w:t>Response</w:t>
            </w:r>
          </w:p>
          <w:p w14:paraId="141BEF4D" w14:textId="77777777" w:rsidR="00975CC4" w:rsidRPr="00794639" w:rsidRDefault="00975CC4" w:rsidP="00166AF3">
            <w:pPr>
              <w:pStyle w:val="TableBody"/>
              <w:rPr>
                <w:b/>
              </w:rPr>
            </w:pPr>
            <w:r w:rsidRPr="00794639">
              <w:rPr>
                <w:b/>
              </w:rPr>
              <w:t>OK</w:t>
            </w:r>
          </w:p>
          <w:p w14:paraId="0EB81180" w14:textId="77777777" w:rsidR="00975CC4" w:rsidRPr="00794639" w:rsidRDefault="00975CC4" w:rsidP="00166AF3">
            <w:pPr>
              <w:pStyle w:val="TableBody"/>
            </w:pPr>
          </w:p>
          <w:p w14:paraId="46841BA3" w14:textId="77777777" w:rsidR="00975CC4" w:rsidRPr="00794639" w:rsidRDefault="00975CC4" w:rsidP="00166AF3">
            <w:pPr>
              <w:pStyle w:val="TableBody"/>
            </w:pPr>
            <w:r w:rsidRPr="00794639">
              <w:t>or</w:t>
            </w:r>
          </w:p>
          <w:p w14:paraId="552528A3" w14:textId="77777777" w:rsidR="00975CC4" w:rsidRPr="00794639" w:rsidRDefault="00975CC4" w:rsidP="00166AF3">
            <w:pPr>
              <w:pStyle w:val="TableBody"/>
              <w:rPr>
                <w:b/>
              </w:rPr>
            </w:pPr>
            <w:r w:rsidRPr="00794639">
              <w:rPr>
                <w:b/>
              </w:rPr>
              <w:t>+CME ERROR: &lt;err&gt;</w:t>
            </w:r>
          </w:p>
          <w:p w14:paraId="0D94C8B0" w14:textId="77777777" w:rsidR="00975CC4" w:rsidRPr="00794639" w:rsidRDefault="00975CC4" w:rsidP="00166AF3">
            <w:pPr>
              <w:pStyle w:val="TableBody"/>
            </w:pPr>
          </w:p>
          <w:p w14:paraId="1FE3C8C1" w14:textId="77777777" w:rsidR="00975CC4" w:rsidRPr="00794639" w:rsidRDefault="00975CC4" w:rsidP="00166AF3">
            <w:pPr>
              <w:pStyle w:val="TableBody"/>
              <w:rPr>
                <w:u w:val="single"/>
              </w:rPr>
            </w:pPr>
            <w:r w:rsidRPr="00794639">
              <w:rPr>
                <w:u w:val="single"/>
              </w:rPr>
              <w:t>Parameter</w:t>
            </w:r>
          </w:p>
          <w:p w14:paraId="00994C2A" w14:textId="191A9AC6" w:rsidR="00975CC4" w:rsidRPr="00794639" w:rsidRDefault="00937226" w:rsidP="00166AF3">
            <w:pPr>
              <w:pStyle w:val="TableBody"/>
            </w:pPr>
            <w:r w:rsidRPr="00794639">
              <w:rPr>
                <w:b/>
              </w:rPr>
              <w:t>&lt;sessionid&gt;</w:t>
            </w:r>
            <w:r w:rsidRPr="00794639">
              <w:tab/>
              <w:t>Session ID to target a specific application on the USIM using logical channels mechanisms.</w:t>
            </w:r>
          </w:p>
        </w:tc>
      </w:tr>
      <w:tr w:rsidR="00937226" w:rsidRPr="00794639" w14:paraId="26C680F8" w14:textId="77777777" w:rsidTr="00953CD3">
        <w:trPr>
          <w:cantSplit w:val="0"/>
          <w:trHeight w:val="35"/>
        </w:trPr>
        <w:tc>
          <w:tcPr>
            <w:tcW w:w="1707" w:type="dxa"/>
          </w:tcPr>
          <w:p w14:paraId="22367A4D" w14:textId="0523FDF4" w:rsidR="00937226" w:rsidRPr="00794639" w:rsidRDefault="00937226">
            <w:pPr>
              <w:pStyle w:val="TableBody"/>
            </w:pPr>
            <w:r w:rsidRPr="00794639">
              <w:rPr>
                <w:u w:val="single"/>
              </w:rPr>
              <w:t>Reference</w:t>
            </w:r>
          </w:p>
        </w:tc>
        <w:tc>
          <w:tcPr>
            <w:tcW w:w="7290" w:type="dxa"/>
          </w:tcPr>
          <w:p w14:paraId="1EFE8F27" w14:textId="4D27BA0D" w:rsidR="00937226" w:rsidRPr="00794639" w:rsidRDefault="002E2E42">
            <w:pPr>
              <w:pStyle w:val="TableBody"/>
            </w:pPr>
            <w:r w:rsidRPr="00794639">
              <w:t>27.007 Rev12</w:t>
            </w:r>
          </w:p>
        </w:tc>
      </w:tr>
    </w:tbl>
    <w:p w14:paraId="61A9E2F5" w14:textId="77777777" w:rsidR="00975CC4" w:rsidRPr="00794639" w:rsidRDefault="00975CC4" w:rsidP="0059466D">
      <w:pPr>
        <w:pStyle w:val="Heading2"/>
      </w:pPr>
      <w:bookmarkStart w:id="2825" w:name="_Toc503196957"/>
      <w:bookmarkStart w:id="2826" w:name="_Toc503202978"/>
      <w:bookmarkStart w:id="2827" w:name="_Toc511145941"/>
      <w:bookmarkStart w:id="2828" w:name="_Toc511203985"/>
      <w:bookmarkStart w:id="2829" w:name="_Toc512618395"/>
      <w:bookmarkStart w:id="2830" w:name="_Toc512858613"/>
      <w:bookmarkStart w:id="2831" w:name="_Toc512858866"/>
      <w:bookmarkStart w:id="2832" w:name="_Toc514426109"/>
      <w:bookmarkStart w:id="2833" w:name="_Toc514669493"/>
      <w:bookmarkStart w:id="2834" w:name="_Toc503196958"/>
      <w:bookmarkStart w:id="2835" w:name="_Toc503202979"/>
      <w:bookmarkStart w:id="2836" w:name="_Toc511145942"/>
      <w:bookmarkStart w:id="2837" w:name="_Toc511203986"/>
      <w:bookmarkStart w:id="2838" w:name="_Toc512618396"/>
      <w:bookmarkStart w:id="2839" w:name="_Toc512858614"/>
      <w:bookmarkStart w:id="2840" w:name="_Toc512858867"/>
      <w:bookmarkStart w:id="2841" w:name="_Toc514426134"/>
      <w:bookmarkStart w:id="2842" w:name="_Toc514669518"/>
      <w:bookmarkStart w:id="2843" w:name="_Toc503196959"/>
      <w:bookmarkStart w:id="2844" w:name="_Toc503202980"/>
      <w:bookmarkStart w:id="2845" w:name="_Toc511145943"/>
      <w:bookmarkStart w:id="2846" w:name="_Toc511203987"/>
      <w:bookmarkStart w:id="2847" w:name="_Toc512618397"/>
      <w:bookmarkStart w:id="2848" w:name="_Toc512858615"/>
      <w:bookmarkStart w:id="2849" w:name="_Toc512858868"/>
      <w:bookmarkStart w:id="2850" w:name="_Toc514426177"/>
      <w:bookmarkStart w:id="2851" w:name="_Toc514669561"/>
      <w:bookmarkStart w:id="2852" w:name="_Ref377739822"/>
      <w:bookmarkStart w:id="2853" w:name="_Toc486251592"/>
      <w:bookmarkStart w:id="2854" w:name="_Toc531700597"/>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r w:rsidRPr="00794639">
        <w:t>+CRSM Command: Restricted SIM Access</w:t>
      </w:r>
      <w:bookmarkEnd w:id="2852"/>
      <w:bookmarkEnd w:id="2853"/>
      <w:bookmarkEnd w:id="2854"/>
    </w:p>
    <w:tbl>
      <w:tblPr>
        <w:tblStyle w:val="TableSWIleft"/>
        <w:tblW w:w="8997" w:type="dxa"/>
        <w:tblLayout w:type="fixed"/>
        <w:tblLook w:val="04A0" w:firstRow="1" w:lastRow="0" w:firstColumn="1" w:lastColumn="0" w:noHBand="0" w:noVBand="1"/>
      </w:tblPr>
      <w:tblGrid>
        <w:gridCol w:w="1707"/>
        <w:gridCol w:w="7290"/>
      </w:tblGrid>
      <w:tr w:rsidR="00975CC4" w:rsidRPr="00794639" w14:paraId="1337AAB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D74C1B2" w14:textId="56AD5403" w:rsidR="00975CC4" w:rsidRPr="00794639" w:rsidRDefault="00F22490">
            <w:pPr>
              <w:pStyle w:val="TableRowHead"/>
              <w:spacing w:before="144" w:after="144"/>
            </w:pPr>
            <w:r w:rsidRPr="00794639">
              <w:rPr>
                <w:lang w:eastAsia="zh-CN"/>
              </w:rPr>
              <w:t>HL7800</w:t>
            </w:r>
          </w:p>
        </w:tc>
      </w:tr>
      <w:tr w:rsidR="00975CC4" w:rsidRPr="00794639" w14:paraId="72AE10B5" w14:textId="77777777" w:rsidTr="00953CD3">
        <w:trPr>
          <w:trHeight w:val="991"/>
        </w:trPr>
        <w:tc>
          <w:tcPr>
            <w:tcW w:w="1707" w:type="dxa"/>
          </w:tcPr>
          <w:p w14:paraId="599C511E" w14:textId="77777777" w:rsidR="00975CC4" w:rsidRPr="00794639" w:rsidRDefault="00975CC4" w:rsidP="00166AF3">
            <w:pPr>
              <w:pStyle w:val="TableBody"/>
              <w:rPr>
                <w:i/>
              </w:rPr>
            </w:pPr>
            <w:r w:rsidRPr="00794639">
              <w:rPr>
                <w:i/>
              </w:rPr>
              <w:t>Test command</w:t>
            </w:r>
          </w:p>
          <w:p w14:paraId="5CE0DFA9" w14:textId="77777777" w:rsidR="00975CC4" w:rsidRPr="00794639" w:rsidRDefault="00975CC4" w:rsidP="00166AF3">
            <w:pPr>
              <w:pStyle w:val="TableBody"/>
            </w:pPr>
          </w:p>
          <w:p w14:paraId="39F14896" w14:textId="77777777" w:rsidR="00975CC4" w:rsidRPr="00794639" w:rsidRDefault="00975CC4" w:rsidP="00166AF3">
            <w:pPr>
              <w:pStyle w:val="TableBody"/>
              <w:rPr>
                <w:u w:val="single"/>
              </w:rPr>
            </w:pPr>
            <w:r w:rsidRPr="00794639">
              <w:rPr>
                <w:u w:val="single"/>
              </w:rPr>
              <w:t>Syntax</w:t>
            </w:r>
          </w:p>
          <w:p w14:paraId="787A756F" w14:textId="77777777" w:rsidR="00975CC4" w:rsidRPr="00794639" w:rsidRDefault="00975CC4" w:rsidP="00166AF3">
            <w:pPr>
              <w:pStyle w:val="TableBody"/>
              <w:keepNext/>
              <w:rPr>
                <w:u w:val="single"/>
              </w:rPr>
            </w:pPr>
            <w:r w:rsidRPr="00794639">
              <w:rPr>
                <w:b/>
              </w:rPr>
              <w:t>AT+CRSM=?</w:t>
            </w:r>
          </w:p>
        </w:tc>
        <w:tc>
          <w:tcPr>
            <w:tcW w:w="7290" w:type="dxa"/>
          </w:tcPr>
          <w:p w14:paraId="0CF82674" w14:textId="77777777" w:rsidR="00975CC4" w:rsidRPr="00794639" w:rsidRDefault="00975CC4" w:rsidP="00166AF3">
            <w:pPr>
              <w:pStyle w:val="TableBody"/>
              <w:rPr>
                <w:u w:val="single"/>
              </w:rPr>
            </w:pPr>
          </w:p>
          <w:p w14:paraId="26E7DED3" w14:textId="77777777" w:rsidR="00975CC4" w:rsidRPr="00794639" w:rsidRDefault="00975CC4" w:rsidP="00166AF3">
            <w:pPr>
              <w:pStyle w:val="TableBody"/>
              <w:rPr>
                <w:u w:val="single"/>
              </w:rPr>
            </w:pPr>
          </w:p>
          <w:p w14:paraId="285BFE59" w14:textId="77777777" w:rsidR="00975CC4" w:rsidRPr="00794639" w:rsidRDefault="00975CC4" w:rsidP="00166AF3">
            <w:pPr>
              <w:pStyle w:val="TableBody"/>
              <w:rPr>
                <w:u w:val="single"/>
              </w:rPr>
            </w:pPr>
            <w:r w:rsidRPr="00794639">
              <w:rPr>
                <w:u w:val="single"/>
              </w:rPr>
              <w:t>Response</w:t>
            </w:r>
          </w:p>
          <w:p w14:paraId="6C3970EC" w14:textId="77777777" w:rsidR="00975CC4" w:rsidRPr="00794639" w:rsidRDefault="00975CC4" w:rsidP="00166AF3">
            <w:pPr>
              <w:pStyle w:val="TableBody"/>
              <w:keepNext/>
              <w:rPr>
                <w:u w:val="single"/>
              </w:rPr>
            </w:pPr>
            <w:r w:rsidRPr="00794639">
              <w:rPr>
                <w:b/>
              </w:rPr>
              <w:t>OK</w:t>
            </w:r>
          </w:p>
        </w:tc>
      </w:tr>
      <w:tr w:rsidR="00975CC4" w:rsidRPr="00794639" w14:paraId="7694A359" w14:textId="77777777" w:rsidTr="00953CD3">
        <w:trPr>
          <w:cantSplit w:val="0"/>
          <w:trHeight w:val="65"/>
        </w:trPr>
        <w:tc>
          <w:tcPr>
            <w:tcW w:w="1707" w:type="dxa"/>
          </w:tcPr>
          <w:p w14:paraId="1AC3DD14" w14:textId="77777777" w:rsidR="00975CC4" w:rsidRPr="00794639" w:rsidRDefault="00975CC4" w:rsidP="00166AF3">
            <w:pPr>
              <w:pStyle w:val="TableBody"/>
              <w:rPr>
                <w:i/>
              </w:rPr>
            </w:pPr>
            <w:r w:rsidRPr="00794639">
              <w:rPr>
                <w:i/>
              </w:rPr>
              <w:t>Write command</w:t>
            </w:r>
          </w:p>
          <w:p w14:paraId="6704FC57" w14:textId="77777777" w:rsidR="00975CC4" w:rsidRPr="00794639" w:rsidRDefault="00975CC4" w:rsidP="00166AF3">
            <w:pPr>
              <w:pStyle w:val="TableBody"/>
            </w:pPr>
          </w:p>
          <w:p w14:paraId="455178A9" w14:textId="77777777" w:rsidR="00975CC4" w:rsidRPr="00794639" w:rsidRDefault="00975CC4" w:rsidP="00166AF3">
            <w:pPr>
              <w:pStyle w:val="TableBody"/>
              <w:rPr>
                <w:u w:val="single"/>
              </w:rPr>
            </w:pPr>
            <w:r w:rsidRPr="00794639">
              <w:rPr>
                <w:u w:val="single"/>
              </w:rPr>
              <w:t>Syntax</w:t>
            </w:r>
          </w:p>
          <w:p w14:paraId="618ECA2D" w14:textId="77777777" w:rsidR="00975CC4" w:rsidRPr="00794639" w:rsidRDefault="00975CC4" w:rsidP="00166AF3">
            <w:pPr>
              <w:pStyle w:val="TableBody"/>
              <w:rPr>
                <w:b/>
                <w:i/>
              </w:rPr>
            </w:pPr>
            <w:r w:rsidRPr="00794639">
              <w:rPr>
                <w:b/>
              </w:rPr>
              <w:t>AT+CRSM= &lt;command&gt;</w:t>
            </w:r>
            <w:r w:rsidRPr="00794639">
              <w:rPr>
                <w:b/>
              </w:rPr>
              <w:br/>
              <w:t>[,&lt;fileid&gt;[,&lt;P1&gt;,</w:t>
            </w:r>
            <w:r w:rsidRPr="00794639">
              <w:rPr>
                <w:b/>
              </w:rPr>
              <w:br/>
              <w:t>&lt;P2&gt;,&lt;P3&gt;</w:t>
            </w:r>
            <w:r w:rsidRPr="00794639">
              <w:rPr>
                <w:b/>
              </w:rPr>
              <w:br/>
              <w:t>[,&lt;data&gt;</w:t>
            </w:r>
            <w:r w:rsidRPr="00794639">
              <w:rPr>
                <w:b/>
              </w:rPr>
              <w:br/>
              <w:t>[,&lt;pathid&gt;]]]]</w:t>
            </w:r>
          </w:p>
        </w:tc>
        <w:tc>
          <w:tcPr>
            <w:tcW w:w="7290" w:type="dxa"/>
          </w:tcPr>
          <w:p w14:paraId="3DEF17EF" w14:textId="77777777" w:rsidR="00975CC4" w:rsidRPr="00794639" w:rsidRDefault="00975CC4" w:rsidP="00166AF3">
            <w:pPr>
              <w:pStyle w:val="TableBody"/>
              <w:rPr>
                <w:u w:val="single"/>
              </w:rPr>
            </w:pPr>
          </w:p>
          <w:p w14:paraId="187601C5" w14:textId="77777777" w:rsidR="00975CC4" w:rsidRPr="00794639" w:rsidRDefault="00975CC4" w:rsidP="00166AF3">
            <w:pPr>
              <w:pStyle w:val="TableBody"/>
            </w:pPr>
          </w:p>
          <w:p w14:paraId="022EA329" w14:textId="77777777" w:rsidR="00975CC4" w:rsidRPr="00794639" w:rsidRDefault="00975CC4" w:rsidP="00166AF3">
            <w:pPr>
              <w:pStyle w:val="TableBody"/>
              <w:rPr>
                <w:u w:val="single"/>
              </w:rPr>
            </w:pPr>
            <w:r w:rsidRPr="00794639">
              <w:rPr>
                <w:u w:val="single"/>
              </w:rPr>
              <w:t>Response</w:t>
            </w:r>
          </w:p>
          <w:p w14:paraId="5235FF09" w14:textId="77777777" w:rsidR="00975CC4" w:rsidRPr="00794639" w:rsidRDefault="00975CC4" w:rsidP="00166AF3">
            <w:pPr>
              <w:pStyle w:val="TableBody"/>
              <w:rPr>
                <w:b/>
              </w:rPr>
            </w:pPr>
            <w:r w:rsidRPr="00794639">
              <w:rPr>
                <w:b/>
              </w:rPr>
              <w:t>+CRSM: &lt;sw1&gt;,&lt;sw2&gt;[,&lt;response&gt;]</w:t>
            </w:r>
          </w:p>
          <w:p w14:paraId="7C85DD60" w14:textId="77777777" w:rsidR="00975CC4" w:rsidRPr="00794639" w:rsidRDefault="00975CC4" w:rsidP="00166AF3">
            <w:pPr>
              <w:pStyle w:val="TableBody"/>
            </w:pPr>
            <w:r w:rsidRPr="00794639">
              <w:rPr>
                <w:b/>
              </w:rPr>
              <w:t>OK</w:t>
            </w:r>
          </w:p>
          <w:p w14:paraId="368AAC4E" w14:textId="77777777" w:rsidR="00975CC4" w:rsidRPr="00794639" w:rsidRDefault="00975CC4" w:rsidP="00166AF3">
            <w:pPr>
              <w:pStyle w:val="TableBody"/>
            </w:pPr>
          </w:p>
          <w:p w14:paraId="0100ECB4" w14:textId="77777777" w:rsidR="00975CC4" w:rsidRPr="00794639" w:rsidRDefault="00975CC4" w:rsidP="00166AF3">
            <w:pPr>
              <w:pStyle w:val="TableBody"/>
            </w:pPr>
            <w:r w:rsidRPr="00794639">
              <w:t>or</w:t>
            </w:r>
          </w:p>
          <w:p w14:paraId="1B8569FE" w14:textId="77777777" w:rsidR="00975CC4" w:rsidRPr="00794639" w:rsidRDefault="00975CC4" w:rsidP="00166AF3">
            <w:pPr>
              <w:pStyle w:val="TableBody"/>
              <w:rPr>
                <w:b/>
              </w:rPr>
            </w:pPr>
            <w:r w:rsidRPr="00794639">
              <w:rPr>
                <w:b/>
              </w:rPr>
              <w:t>+CME ERROR: &lt;err&gt;</w:t>
            </w:r>
          </w:p>
          <w:p w14:paraId="683FFC61" w14:textId="77777777" w:rsidR="00975CC4" w:rsidRPr="00794639" w:rsidRDefault="00975CC4" w:rsidP="00166AF3">
            <w:pPr>
              <w:pStyle w:val="TableBody"/>
            </w:pPr>
          </w:p>
          <w:p w14:paraId="79C20909" w14:textId="77777777" w:rsidR="00975CC4" w:rsidRPr="00794639" w:rsidRDefault="00975CC4" w:rsidP="00166AF3">
            <w:pPr>
              <w:pStyle w:val="TableBody"/>
              <w:rPr>
                <w:u w:val="single"/>
              </w:rPr>
            </w:pPr>
            <w:r w:rsidRPr="00794639">
              <w:rPr>
                <w:u w:val="single"/>
              </w:rPr>
              <w:t>Parameters</w:t>
            </w:r>
          </w:p>
          <w:p w14:paraId="72E33E79" w14:textId="77777777" w:rsidR="00937226" w:rsidRPr="00794639" w:rsidRDefault="00937226" w:rsidP="00937226">
            <w:pPr>
              <w:pStyle w:val="TableBody"/>
            </w:pPr>
            <w:r w:rsidRPr="00794639">
              <w:rPr>
                <w:b/>
              </w:rPr>
              <w:t>&lt;command&gt;</w:t>
            </w:r>
            <w:r w:rsidRPr="00794639">
              <w:rPr>
                <w:b/>
              </w:rPr>
              <w:tab/>
            </w:r>
            <w:r w:rsidRPr="00794639">
              <w:t>176</w:t>
            </w:r>
            <w:r w:rsidRPr="00794639">
              <w:tab/>
              <w:t>READ BINARY</w:t>
            </w:r>
          </w:p>
          <w:p w14:paraId="12E09D5F" w14:textId="77777777" w:rsidR="00937226" w:rsidRPr="00794639" w:rsidRDefault="00937226" w:rsidP="00937226">
            <w:pPr>
              <w:pStyle w:val="TableBody"/>
            </w:pPr>
            <w:r w:rsidRPr="00794639">
              <w:tab/>
            </w:r>
            <w:r w:rsidRPr="00794639">
              <w:tab/>
              <w:t>178</w:t>
            </w:r>
            <w:r w:rsidRPr="00794639">
              <w:tab/>
              <w:t>READ RECORD</w:t>
            </w:r>
          </w:p>
          <w:p w14:paraId="4E021144" w14:textId="77777777" w:rsidR="00937226" w:rsidRPr="00794639" w:rsidRDefault="00937226" w:rsidP="00937226">
            <w:pPr>
              <w:pStyle w:val="TableBody"/>
              <w:rPr>
                <w:lang w:eastAsia="zh-CN"/>
              </w:rPr>
            </w:pPr>
            <w:r w:rsidRPr="00794639">
              <w:tab/>
            </w:r>
            <w:r w:rsidRPr="00794639">
              <w:tab/>
              <w:t>192</w:t>
            </w:r>
            <w:r w:rsidRPr="00794639">
              <w:tab/>
              <w:t>GET RESPONSE</w:t>
            </w:r>
          </w:p>
          <w:p w14:paraId="405D29AE" w14:textId="77777777" w:rsidR="00937226" w:rsidRPr="00794639" w:rsidRDefault="00937226" w:rsidP="00937226">
            <w:pPr>
              <w:pStyle w:val="TableBody"/>
            </w:pPr>
            <w:r w:rsidRPr="00794639">
              <w:rPr>
                <w:lang w:eastAsia="zh-CN"/>
              </w:rPr>
              <w:tab/>
            </w:r>
            <w:r w:rsidRPr="00794639">
              <w:rPr>
                <w:lang w:eastAsia="zh-CN"/>
              </w:rPr>
              <w:tab/>
            </w:r>
            <w:r w:rsidRPr="00794639">
              <w:t>214</w:t>
            </w:r>
            <w:r w:rsidRPr="00794639">
              <w:tab/>
              <w:t>UPDATE BINARY</w:t>
            </w:r>
          </w:p>
          <w:p w14:paraId="5114D918" w14:textId="77777777" w:rsidR="00937226" w:rsidRPr="00794639" w:rsidRDefault="00937226" w:rsidP="00937226">
            <w:pPr>
              <w:pStyle w:val="TableBody"/>
              <w:rPr>
                <w:lang w:eastAsia="zh-CN"/>
              </w:rPr>
            </w:pPr>
            <w:r w:rsidRPr="00794639">
              <w:tab/>
            </w:r>
            <w:r w:rsidRPr="00794639">
              <w:tab/>
              <w:t>220</w:t>
            </w:r>
            <w:r w:rsidRPr="00794639">
              <w:tab/>
              <w:t>UPDATE RECORD</w:t>
            </w:r>
          </w:p>
          <w:p w14:paraId="27D9423D" w14:textId="77777777" w:rsidR="00937226" w:rsidRPr="00794639" w:rsidRDefault="00937226" w:rsidP="00937226">
            <w:pPr>
              <w:pStyle w:val="TableBody"/>
            </w:pPr>
            <w:r w:rsidRPr="00794639">
              <w:tab/>
            </w:r>
            <w:r w:rsidRPr="00794639">
              <w:tab/>
              <w:t>242</w:t>
            </w:r>
            <w:r w:rsidRPr="00794639">
              <w:tab/>
              <w:t>STATUS</w:t>
            </w:r>
          </w:p>
          <w:p w14:paraId="54CEF3CD" w14:textId="77777777" w:rsidR="00937226" w:rsidRPr="00794639" w:rsidRDefault="00937226" w:rsidP="00937226">
            <w:pPr>
              <w:pStyle w:val="TableBody"/>
            </w:pPr>
            <w:r w:rsidRPr="00794639">
              <w:tab/>
            </w:r>
            <w:r w:rsidRPr="00794639">
              <w:tab/>
              <w:t>203</w:t>
            </w:r>
            <w:r w:rsidRPr="00794639">
              <w:tab/>
              <w:t>RETRIEVE DATA</w:t>
            </w:r>
          </w:p>
          <w:p w14:paraId="226BF0EB" w14:textId="77777777" w:rsidR="00937226" w:rsidRPr="00794639" w:rsidRDefault="00937226" w:rsidP="00937226">
            <w:pPr>
              <w:pStyle w:val="TableBody"/>
            </w:pPr>
            <w:r w:rsidRPr="00794639">
              <w:tab/>
            </w:r>
            <w:r w:rsidRPr="00794639">
              <w:tab/>
              <w:t>219</w:t>
            </w:r>
            <w:r w:rsidRPr="00794639">
              <w:tab/>
              <w:t>SET DATA</w:t>
            </w:r>
          </w:p>
          <w:p w14:paraId="22061B00" w14:textId="77777777" w:rsidR="00937226" w:rsidRPr="00794639" w:rsidRDefault="00937226" w:rsidP="00CF5A45">
            <w:pPr>
              <w:pStyle w:val="TableBody"/>
            </w:pPr>
          </w:p>
          <w:p w14:paraId="5F46883E" w14:textId="77777777" w:rsidR="00937226" w:rsidRPr="00794639" w:rsidRDefault="00937226" w:rsidP="00937226">
            <w:pPr>
              <w:pStyle w:val="TableBody"/>
              <w:ind w:left="-18" w:firstLine="18"/>
            </w:pPr>
            <w:r w:rsidRPr="00794639">
              <w:rPr>
                <w:b/>
              </w:rPr>
              <w:t>&lt;fileid&gt;</w:t>
            </w:r>
            <w:r w:rsidRPr="00794639">
              <w:rPr>
                <w:b/>
              </w:rPr>
              <w:tab/>
            </w:r>
            <w:r w:rsidRPr="00794639">
              <w:t>Integer type; this is the identifier of an elementary data file on the SIM. Mandatory for every command except STATUS.</w:t>
            </w:r>
          </w:p>
          <w:p w14:paraId="2FE5AA09" w14:textId="77777777" w:rsidR="00937226" w:rsidRPr="00794639" w:rsidRDefault="00937226" w:rsidP="00CF5A45">
            <w:pPr>
              <w:pStyle w:val="TableBody"/>
            </w:pPr>
          </w:p>
          <w:p w14:paraId="18B8EA3F" w14:textId="1E521648" w:rsidR="00937226" w:rsidRPr="00794639" w:rsidRDefault="00937226" w:rsidP="00937226">
            <w:pPr>
              <w:pStyle w:val="TableBody"/>
              <w:ind w:left="-18" w:firstLine="18"/>
            </w:pPr>
            <w:r w:rsidRPr="00794639">
              <w:rPr>
                <w:b/>
              </w:rPr>
              <w:lastRenderedPageBreak/>
              <w:t>&lt;P1&gt;, &lt;P2&gt;, &lt;P3&gt;</w:t>
            </w:r>
            <w:r w:rsidRPr="00794639">
              <w:tab/>
              <w:t>Integer type defining the request. These parameters are mandatory for every command, except GET RESPONE and STATUS. The values are described in 3GPP TS 51.011 [28]</w:t>
            </w:r>
          </w:p>
          <w:p w14:paraId="08FF379A" w14:textId="77777777" w:rsidR="00937226" w:rsidRPr="00794639" w:rsidRDefault="00937226" w:rsidP="00CF5A45">
            <w:pPr>
              <w:pStyle w:val="TableBody"/>
            </w:pPr>
          </w:p>
          <w:p w14:paraId="4204B1B6" w14:textId="4568CF2E" w:rsidR="00937226" w:rsidRPr="00794639" w:rsidRDefault="00937226" w:rsidP="00937226">
            <w:pPr>
              <w:pStyle w:val="TableBody"/>
              <w:ind w:left="-18" w:firstLine="18"/>
            </w:pPr>
            <w:r w:rsidRPr="00794639">
              <w:rPr>
                <w:b/>
              </w:rPr>
              <w:t>&lt;data&gt;</w:t>
            </w:r>
            <w:r w:rsidRPr="00794639">
              <w:tab/>
              <w:t>Information to be written to the SIM</w:t>
            </w:r>
          </w:p>
          <w:p w14:paraId="492277BF" w14:textId="71A10695" w:rsidR="00937226" w:rsidRPr="00794639" w:rsidRDefault="00937226">
            <w:pPr>
              <w:pStyle w:val="TableBody"/>
            </w:pPr>
          </w:p>
          <w:p w14:paraId="4A58B20D" w14:textId="77777777" w:rsidR="00937226" w:rsidRPr="00794639" w:rsidRDefault="00937226" w:rsidP="00937226">
            <w:pPr>
              <w:pStyle w:val="TableBody"/>
              <w:ind w:left="-18" w:firstLine="18"/>
            </w:pPr>
            <w:r w:rsidRPr="00794639">
              <w:rPr>
                <w:b/>
              </w:rPr>
              <w:t>&lt;pathid&gt;</w:t>
            </w:r>
            <w:r w:rsidRPr="00794639">
              <w:tab/>
              <w:t>String type that contains the path of an elementary file on the SIM/USIM in hexadecimal format as defined in ETSI TS 102 221 (e.g. "7F205F70" in SIM and USIM case). This parameter will only be used in the mode "select by path from MF" as defined in ETSI TS 102 221 [60].</w:t>
            </w:r>
          </w:p>
          <w:p w14:paraId="47B38A7E" w14:textId="77777777" w:rsidR="00937226" w:rsidRPr="00794639" w:rsidRDefault="00937226" w:rsidP="00CF5A45">
            <w:pPr>
              <w:pStyle w:val="TableBody"/>
            </w:pPr>
          </w:p>
          <w:p w14:paraId="4DD4E195" w14:textId="77777777" w:rsidR="00937226" w:rsidRPr="00794639" w:rsidRDefault="00937226" w:rsidP="00937226">
            <w:pPr>
              <w:pStyle w:val="TableBody"/>
              <w:ind w:left="-18" w:firstLine="18"/>
            </w:pPr>
            <w:r w:rsidRPr="00794639">
              <w:rPr>
                <w:b/>
              </w:rPr>
              <w:t>&lt;sw1&gt;, &lt;sw2&gt;</w:t>
            </w:r>
            <w:r w:rsidRPr="00794639">
              <w:tab/>
              <w:t>Integer type containing from information the SIM about the execution of the actual command. These parameters are delivered to the TE in either successful or failed executions of the command.</w:t>
            </w:r>
          </w:p>
          <w:p w14:paraId="7ADEFAD9" w14:textId="77777777" w:rsidR="00937226" w:rsidRPr="00794639" w:rsidRDefault="00937226" w:rsidP="00CF5A45">
            <w:pPr>
              <w:pStyle w:val="TableBody"/>
            </w:pPr>
          </w:p>
          <w:p w14:paraId="359A2BF2" w14:textId="12A6C8D8" w:rsidR="00975CC4" w:rsidRPr="00794639" w:rsidRDefault="00937226" w:rsidP="00166AF3">
            <w:pPr>
              <w:pStyle w:val="TableBody"/>
              <w:rPr>
                <w:u w:val="single"/>
              </w:rPr>
            </w:pPr>
            <w:r w:rsidRPr="00794639">
              <w:rPr>
                <w:b/>
              </w:rPr>
              <w:t>&lt;response&gt;</w:t>
            </w:r>
            <w:r w:rsidRPr="00794639">
              <w:rPr>
                <w:b/>
              </w:rPr>
              <w:tab/>
            </w:r>
            <w:r w:rsidRPr="00794639">
              <w:t>Response of successful completion of the command previously issued. STATUS and GET RESPONSE returns data, which gives information about the current elementary data field. This information includes the type of file and its size (refer to 3GPP TS 51.011 [28]). After READ BINARY, READ RECORD or RETRIEVE DATA commands, the requested data will be returned. &lt;response&gt; is not returned after a successful UPDATE BINARY, UPDATE RECORD or SET DATA command.</w:t>
            </w:r>
          </w:p>
        </w:tc>
      </w:tr>
      <w:tr w:rsidR="00937226" w:rsidRPr="00794639" w14:paraId="641AE285" w14:textId="77777777" w:rsidTr="00953CD3">
        <w:trPr>
          <w:cantSplit w:val="0"/>
          <w:trHeight w:val="65"/>
        </w:trPr>
        <w:tc>
          <w:tcPr>
            <w:tcW w:w="1707" w:type="dxa"/>
          </w:tcPr>
          <w:p w14:paraId="3DF6F78C" w14:textId="77777777" w:rsidR="00937226" w:rsidRPr="00794639" w:rsidRDefault="00937226">
            <w:pPr>
              <w:pStyle w:val="TableBody"/>
              <w:rPr>
                <w:u w:val="single"/>
              </w:rPr>
            </w:pPr>
            <w:r w:rsidRPr="00794639">
              <w:rPr>
                <w:u w:val="single"/>
              </w:rPr>
              <w:lastRenderedPageBreak/>
              <w:t>Reference</w:t>
            </w:r>
          </w:p>
          <w:p w14:paraId="08656AC9" w14:textId="1B8D3B45" w:rsidR="00937226" w:rsidRPr="00794639" w:rsidRDefault="00937226">
            <w:pPr>
              <w:pStyle w:val="TableBody"/>
            </w:pPr>
            <w:r w:rsidRPr="00794639">
              <w:t>27.007 Rev12</w:t>
            </w:r>
          </w:p>
        </w:tc>
        <w:tc>
          <w:tcPr>
            <w:tcW w:w="7290" w:type="dxa"/>
          </w:tcPr>
          <w:p w14:paraId="214EB69E" w14:textId="77777777" w:rsidR="00937226" w:rsidRPr="00794639" w:rsidRDefault="00937226">
            <w:pPr>
              <w:pStyle w:val="TableBody"/>
              <w:rPr>
                <w:u w:val="single"/>
              </w:rPr>
            </w:pPr>
            <w:r w:rsidRPr="00794639">
              <w:rPr>
                <w:u w:val="single"/>
              </w:rPr>
              <w:t>Notes</w:t>
            </w:r>
          </w:p>
          <w:p w14:paraId="35BE644E" w14:textId="63C08CF5" w:rsidR="00937226" w:rsidRPr="00794639" w:rsidRDefault="00937226">
            <w:pPr>
              <w:pStyle w:val="TableBody"/>
            </w:pPr>
            <w:r w:rsidRPr="00794639">
              <w:t xml:space="preserve">By using this command instead of the generic SIM access command, </w:t>
            </w:r>
            <w:r w:rsidRPr="00794639">
              <w:rPr>
                <w:rStyle w:val="Code"/>
              </w:rPr>
              <w:t>+CSIM</w:t>
            </w:r>
            <w:r w:rsidRPr="00794639">
              <w:t>, the DTE application has an easier but more limited access to the SIM database.</w:t>
            </w:r>
          </w:p>
        </w:tc>
      </w:tr>
    </w:tbl>
    <w:p w14:paraId="4E866990" w14:textId="3AEB3FF7" w:rsidR="00975CC4" w:rsidRPr="00794639" w:rsidRDefault="00975CC4" w:rsidP="0059466D">
      <w:pPr>
        <w:pStyle w:val="Heading2"/>
      </w:pPr>
      <w:bookmarkStart w:id="2855" w:name="_Toc489457539"/>
      <w:bookmarkStart w:id="2856" w:name="_Toc503184922"/>
      <w:bookmarkStart w:id="2857" w:name="_Toc503190943"/>
      <w:bookmarkStart w:id="2858" w:name="_Toc503196964"/>
      <w:bookmarkStart w:id="2859" w:name="_Toc503202985"/>
      <w:bookmarkStart w:id="2860" w:name="_Toc489457568"/>
      <w:bookmarkStart w:id="2861" w:name="_Toc503184951"/>
      <w:bookmarkStart w:id="2862" w:name="_Toc503190972"/>
      <w:bookmarkStart w:id="2863" w:name="_Toc503196993"/>
      <w:bookmarkStart w:id="2864" w:name="_Toc503203014"/>
      <w:bookmarkStart w:id="2865" w:name="_Toc219030760"/>
      <w:bookmarkStart w:id="2866" w:name="_Toc369683949"/>
      <w:bookmarkStart w:id="2867" w:name="_Toc369683950"/>
      <w:bookmarkStart w:id="2868" w:name="_Toc369683952"/>
      <w:bookmarkStart w:id="2869" w:name="_Toc377738472"/>
      <w:bookmarkStart w:id="2870" w:name="_Toc377745578"/>
      <w:bookmarkStart w:id="2871" w:name="_Toc377990225"/>
      <w:bookmarkStart w:id="2872" w:name="_Toc377994690"/>
      <w:bookmarkStart w:id="2873" w:name="_Toc378087226"/>
      <w:bookmarkStart w:id="2874" w:name="_Toc378173187"/>
      <w:bookmarkStart w:id="2875" w:name="_Toc378176182"/>
      <w:bookmarkStart w:id="2876" w:name="_Toc378178827"/>
      <w:bookmarkStart w:id="2877" w:name="_Toc378181483"/>
      <w:bookmarkStart w:id="2878" w:name="_Toc380052780"/>
      <w:bookmarkStart w:id="2879" w:name="_Toc380055385"/>
      <w:bookmarkStart w:id="2880" w:name="_Toc380057869"/>
      <w:bookmarkStart w:id="2881" w:name="_Toc380060477"/>
      <w:bookmarkStart w:id="2882" w:name="_Toc380405988"/>
      <w:bookmarkStart w:id="2883" w:name="_Toc369683977"/>
      <w:bookmarkStart w:id="2884" w:name="_Toc377738527"/>
      <w:bookmarkStart w:id="2885" w:name="_Toc377745633"/>
      <w:bookmarkStart w:id="2886" w:name="_Toc377990280"/>
      <w:bookmarkStart w:id="2887" w:name="_Toc377994745"/>
      <w:bookmarkStart w:id="2888" w:name="_Toc378087281"/>
      <w:bookmarkStart w:id="2889" w:name="_Toc378173242"/>
      <w:bookmarkStart w:id="2890" w:name="_Toc378176237"/>
      <w:bookmarkStart w:id="2891" w:name="_Toc378178882"/>
      <w:bookmarkStart w:id="2892" w:name="_Toc378181538"/>
      <w:bookmarkStart w:id="2893" w:name="_Toc380052835"/>
      <w:bookmarkStart w:id="2894" w:name="_Toc380055440"/>
      <w:bookmarkStart w:id="2895" w:name="_Toc380057924"/>
      <w:bookmarkStart w:id="2896" w:name="_Toc380060532"/>
      <w:bookmarkStart w:id="2897" w:name="_Toc380406043"/>
      <w:bookmarkStart w:id="2898" w:name="_Toc503197019"/>
      <w:bookmarkStart w:id="2899" w:name="_Toc503203040"/>
      <w:bookmarkStart w:id="2900" w:name="_Toc511145945"/>
      <w:bookmarkStart w:id="2901" w:name="_Toc511203989"/>
      <w:bookmarkStart w:id="2902" w:name="_Toc512618399"/>
      <w:bookmarkStart w:id="2903" w:name="_Toc512858617"/>
      <w:bookmarkStart w:id="2904" w:name="_Toc512858870"/>
      <w:bookmarkStart w:id="2905" w:name="_Toc514426206"/>
      <w:bookmarkStart w:id="2906" w:name="_Toc514669590"/>
      <w:bookmarkStart w:id="2907" w:name="_Ref340837823"/>
      <w:bookmarkStart w:id="2908" w:name="_Ref340837830"/>
      <w:bookmarkStart w:id="2909" w:name="_Ref340837976"/>
      <w:bookmarkStart w:id="2910" w:name="_Ref340837980"/>
      <w:bookmarkStart w:id="2911" w:name="_Toc345081337"/>
      <w:bookmarkStart w:id="2912" w:name="_Toc349753082"/>
      <w:bookmarkStart w:id="2913" w:name="_Toc349753973"/>
      <w:bookmarkStart w:id="2914" w:name="_Toc368586039"/>
      <w:bookmarkStart w:id="2915" w:name="_Toc486251596"/>
      <w:bookmarkStart w:id="2916" w:name="_Toc531700598"/>
      <w:bookmarkEnd w:id="2814"/>
      <w:bookmarkEnd w:id="2815"/>
      <w:bookmarkEnd w:id="2816"/>
      <w:bookmarkEnd w:id="2817"/>
      <w:bookmarkEnd w:id="2818"/>
      <w:bookmarkEnd w:id="2819"/>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r w:rsidRPr="00794639">
        <w:t>+CTZU Command: Automatic Time Zone Update</w:t>
      </w:r>
      <w:bookmarkEnd w:id="2907"/>
      <w:bookmarkEnd w:id="2908"/>
      <w:bookmarkEnd w:id="2909"/>
      <w:bookmarkEnd w:id="2910"/>
      <w:bookmarkEnd w:id="2911"/>
      <w:bookmarkEnd w:id="2912"/>
      <w:bookmarkEnd w:id="2913"/>
      <w:bookmarkEnd w:id="2914"/>
      <w:bookmarkEnd w:id="2915"/>
      <w:bookmarkEnd w:id="2916"/>
    </w:p>
    <w:tbl>
      <w:tblPr>
        <w:tblStyle w:val="TableSWIleft"/>
        <w:tblW w:w="8997" w:type="dxa"/>
        <w:tblLayout w:type="fixed"/>
        <w:tblLook w:val="04A0" w:firstRow="1" w:lastRow="0" w:firstColumn="1" w:lastColumn="0" w:noHBand="0" w:noVBand="1"/>
      </w:tblPr>
      <w:tblGrid>
        <w:gridCol w:w="1728"/>
        <w:gridCol w:w="7269"/>
      </w:tblGrid>
      <w:tr w:rsidR="00975CC4" w:rsidRPr="00794639" w14:paraId="4E66004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58C9CBF" w14:textId="16C26649" w:rsidR="00975CC4" w:rsidRPr="00794639" w:rsidRDefault="00F22490">
            <w:pPr>
              <w:pStyle w:val="TableRowHead"/>
              <w:spacing w:before="144" w:after="144"/>
              <w:rPr>
                <w:bCs w:val="0"/>
              </w:rPr>
            </w:pPr>
            <w:r w:rsidRPr="00794639">
              <w:t>HL7800</w:t>
            </w:r>
          </w:p>
        </w:tc>
      </w:tr>
      <w:tr w:rsidR="00975CC4" w:rsidRPr="00794639" w14:paraId="2E53E944" w14:textId="77777777" w:rsidTr="00170927">
        <w:trPr>
          <w:trHeight w:val="992"/>
        </w:trPr>
        <w:tc>
          <w:tcPr>
            <w:tcW w:w="0" w:type="dxa"/>
          </w:tcPr>
          <w:p w14:paraId="3A25D380" w14:textId="77777777" w:rsidR="00975CC4" w:rsidRPr="00794639" w:rsidRDefault="00975CC4" w:rsidP="00166AF3">
            <w:pPr>
              <w:pStyle w:val="TableBody"/>
              <w:rPr>
                <w:i/>
              </w:rPr>
            </w:pPr>
            <w:r w:rsidRPr="00794639">
              <w:rPr>
                <w:i/>
              </w:rPr>
              <w:t>Test command</w:t>
            </w:r>
          </w:p>
          <w:p w14:paraId="582FAD51" w14:textId="77777777" w:rsidR="00975CC4" w:rsidRPr="00794639" w:rsidRDefault="00975CC4" w:rsidP="00166AF3">
            <w:pPr>
              <w:pStyle w:val="TableBody"/>
            </w:pPr>
          </w:p>
          <w:p w14:paraId="3818D1C5" w14:textId="77777777" w:rsidR="00975CC4" w:rsidRPr="00794639" w:rsidRDefault="00975CC4" w:rsidP="00166AF3">
            <w:pPr>
              <w:pStyle w:val="TableBody"/>
              <w:rPr>
                <w:u w:val="single"/>
              </w:rPr>
            </w:pPr>
            <w:r w:rsidRPr="00794639">
              <w:rPr>
                <w:u w:val="single"/>
              </w:rPr>
              <w:t>Syntax</w:t>
            </w:r>
          </w:p>
          <w:p w14:paraId="2B344823" w14:textId="77777777" w:rsidR="00975CC4" w:rsidRPr="00794639" w:rsidRDefault="00975CC4" w:rsidP="00166AF3">
            <w:pPr>
              <w:pStyle w:val="TableBody"/>
              <w:rPr>
                <w:b/>
              </w:rPr>
            </w:pPr>
            <w:r w:rsidRPr="00794639">
              <w:rPr>
                <w:b/>
              </w:rPr>
              <w:t>AT+CTZU=?</w:t>
            </w:r>
          </w:p>
          <w:p w14:paraId="0FC02AD4" w14:textId="77777777" w:rsidR="00975CC4" w:rsidRPr="00794639" w:rsidRDefault="00975CC4" w:rsidP="00166AF3">
            <w:pPr>
              <w:pStyle w:val="TableBody"/>
            </w:pPr>
          </w:p>
        </w:tc>
        <w:tc>
          <w:tcPr>
            <w:tcW w:w="7269" w:type="dxa"/>
          </w:tcPr>
          <w:p w14:paraId="5A37BEC3" w14:textId="77777777" w:rsidR="00975CC4" w:rsidRPr="00794639" w:rsidRDefault="00975CC4" w:rsidP="00166AF3">
            <w:pPr>
              <w:pStyle w:val="TableBody"/>
              <w:rPr>
                <w:lang w:eastAsia="zh-CN"/>
              </w:rPr>
            </w:pPr>
          </w:p>
          <w:p w14:paraId="279E1E13" w14:textId="77777777" w:rsidR="00975CC4" w:rsidRPr="00794639" w:rsidRDefault="00975CC4" w:rsidP="00166AF3">
            <w:pPr>
              <w:pStyle w:val="TableBody"/>
              <w:rPr>
                <w:u w:val="single"/>
              </w:rPr>
            </w:pPr>
          </w:p>
          <w:p w14:paraId="77F49391" w14:textId="77777777" w:rsidR="00975CC4" w:rsidRPr="00794639" w:rsidRDefault="00975CC4" w:rsidP="00166AF3">
            <w:pPr>
              <w:pStyle w:val="TableBody"/>
              <w:rPr>
                <w:u w:val="single"/>
              </w:rPr>
            </w:pPr>
            <w:r w:rsidRPr="00794639">
              <w:rPr>
                <w:u w:val="single"/>
              </w:rPr>
              <w:t>Response</w:t>
            </w:r>
          </w:p>
          <w:p w14:paraId="7CCE2B9E" w14:textId="77777777" w:rsidR="00975CC4" w:rsidRPr="00794639" w:rsidRDefault="00975CC4" w:rsidP="00166AF3">
            <w:pPr>
              <w:pStyle w:val="TableBody"/>
              <w:rPr>
                <w:lang w:eastAsia="zh-CN"/>
              </w:rPr>
            </w:pPr>
            <w:r w:rsidRPr="00794639">
              <w:rPr>
                <w:b/>
              </w:rPr>
              <w:t>+CTZU:</w:t>
            </w:r>
            <w:r w:rsidRPr="00794639">
              <w:t xml:space="preserve"> (list of supported </w:t>
            </w:r>
            <w:r w:rsidRPr="00794639">
              <w:rPr>
                <w:b/>
              </w:rPr>
              <w:t>&lt;onoff&gt;</w:t>
            </w:r>
            <w:r w:rsidRPr="00794639">
              <w:t>s)</w:t>
            </w:r>
          </w:p>
          <w:p w14:paraId="0C6C35AD" w14:textId="77777777" w:rsidR="00975CC4" w:rsidRPr="00794639" w:rsidRDefault="00975CC4" w:rsidP="00166AF3">
            <w:pPr>
              <w:pStyle w:val="TableBody"/>
              <w:rPr>
                <w:b/>
                <w:lang w:eastAsia="zh-CN"/>
              </w:rPr>
            </w:pPr>
            <w:r w:rsidRPr="00794639">
              <w:rPr>
                <w:b/>
              </w:rPr>
              <w:t>OK</w:t>
            </w:r>
          </w:p>
        </w:tc>
      </w:tr>
      <w:tr w:rsidR="00975CC4" w:rsidRPr="00794639" w14:paraId="5EB288FA" w14:textId="77777777" w:rsidTr="00170927">
        <w:trPr>
          <w:trHeight w:val="1168"/>
        </w:trPr>
        <w:tc>
          <w:tcPr>
            <w:tcW w:w="0" w:type="dxa"/>
          </w:tcPr>
          <w:p w14:paraId="6428B11D" w14:textId="77777777" w:rsidR="00975CC4" w:rsidRPr="00794639" w:rsidRDefault="00975CC4" w:rsidP="00166AF3">
            <w:pPr>
              <w:pStyle w:val="TableBody"/>
              <w:rPr>
                <w:i/>
              </w:rPr>
            </w:pPr>
            <w:r w:rsidRPr="00794639">
              <w:rPr>
                <w:i/>
              </w:rPr>
              <w:t>Read command</w:t>
            </w:r>
          </w:p>
          <w:p w14:paraId="081F9675" w14:textId="77777777" w:rsidR="00975CC4" w:rsidRPr="00794639" w:rsidRDefault="00975CC4" w:rsidP="00166AF3">
            <w:pPr>
              <w:pStyle w:val="TableBody"/>
            </w:pPr>
          </w:p>
          <w:p w14:paraId="3EDBAFB7" w14:textId="77777777" w:rsidR="00975CC4" w:rsidRPr="00794639" w:rsidRDefault="00975CC4" w:rsidP="00166AF3">
            <w:pPr>
              <w:pStyle w:val="TableBody"/>
              <w:rPr>
                <w:u w:val="single"/>
              </w:rPr>
            </w:pPr>
            <w:r w:rsidRPr="00794639">
              <w:rPr>
                <w:u w:val="single"/>
              </w:rPr>
              <w:t>Syntax</w:t>
            </w:r>
          </w:p>
          <w:p w14:paraId="0CF0D594" w14:textId="77777777" w:rsidR="00975CC4" w:rsidRPr="00794639" w:rsidRDefault="00975CC4" w:rsidP="00166AF3">
            <w:pPr>
              <w:pStyle w:val="TableBody"/>
              <w:rPr>
                <w:b/>
              </w:rPr>
            </w:pPr>
            <w:r w:rsidRPr="00794639">
              <w:rPr>
                <w:b/>
              </w:rPr>
              <w:t>AT+CTZU?</w:t>
            </w:r>
          </w:p>
          <w:p w14:paraId="0E3E36EE" w14:textId="77777777" w:rsidR="00975CC4" w:rsidRPr="00794639" w:rsidRDefault="00975CC4" w:rsidP="00166AF3">
            <w:pPr>
              <w:pStyle w:val="TableBody"/>
            </w:pPr>
          </w:p>
        </w:tc>
        <w:tc>
          <w:tcPr>
            <w:tcW w:w="7269" w:type="dxa"/>
          </w:tcPr>
          <w:p w14:paraId="03CE09BA" w14:textId="77777777" w:rsidR="00975CC4" w:rsidRPr="00794639" w:rsidRDefault="00975CC4" w:rsidP="00166AF3">
            <w:pPr>
              <w:pStyle w:val="TableBody"/>
              <w:rPr>
                <w:lang w:eastAsia="zh-CN"/>
              </w:rPr>
            </w:pPr>
          </w:p>
          <w:p w14:paraId="1257E011" w14:textId="77777777" w:rsidR="00975CC4" w:rsidRPr="00794639" w:rsidRDefault="00975CC4" w:rsidP="00166AF3">
            <w:pPr>
              <w:pStyle w:val="TableBody"/>
              <w:rPr>
                <w:u w:val="single"/>
                <w:lang w:eastAsia="zh-CN"/>
              </w:rPr>
            </w:pPr>
          </w:p>
          <w:p w14:paraId="503BA831" w14:textId="77777777" w:rsidR="00975CC4" w:rsidRPr="00794639" w:rsidRDefault="00975CC4" w:rsidP="00166AF3">
            <w:pPr>
              <w:pStyle w:val="TableBody"/>
              <w:rPr>
                <w:u w:val="single"/>
              </w:rPr>
            </w:pPr>
            <w:r w:rsidRPr="00794639">
              <w:rPr>
                <w:u w:val="single"/>
              </w:rPr>
              <w:t>Response</w:t>
            </w:r>
          </w:p>
          <w:p w14:paraId="1BB04C99" w14:textId="77777777" w:rsidR="00975CC4" w:rsidRPr="00794639" w:rsidRDefault="00975CC4" w:rsidP="00166AF3">
            <w:pPr>
              <w:pStyle w:val="TableBody"/>
              <w:rPr>
                <w:b/>
              </w:rPr>
            </w:pPr>
            <w:r w:rsidRPr="00794639">
              <w:rPr>
                <w:b/>
              </w:rPr>
              <w:t>+CTZU: &lt;onoff&gt;</w:t>
            </w:r>
          </w:p>
          <w:p w14:paraId="55775988" w14:textId="77777777" w:rsidR="00975CC4" w:rsidRPr="00794639" w:rsidRDefault="00975CC4" w:rsidP="00166AF3">
            <w:pPr>
              <w:pStyle w:val="TableBody"/>
              <w:rPr>
                <w:b/>
                <w:lang w:eastAsia="zh-CN"/>
              </w:rPr>
            </w:pPr>
            <w:r w:rsidRPr="00794639">
              <w:rPr>
                <w:b/>
              </w:rPr>
              <w:t>OK</w:t>
            </w:r>
          </w:p>
        </w:tc>
      </w:tr>
      <w:tr w:rsidR="00975CC4" w:rsidRPr="00794639" w14:paraId="70BAEF6F" w14:textId="77777777" w:rsidTr="00170927">
        <w:trPr>
          <w:trHeight w:val="65"/>
        </w:trPr>
        <w:tc>
          <w:tcPr>
            <w:tcW w:w="0" w:type="dxa"/>
          </w:tcPr>
          <w:p w14:paraId="023DBF1B" w14:textId="77777777" w:rsidR="00975CC4" w:rsidRPr="00794639" w:rsidRDefault="00975CC4" w:rsidP="00166AF3">
            <w:pPr>
              <w:pStyle w:val="TableBody"/>
              <w:rPr>
                <w:i/>
              </w:rPr>
            </w:pPr>
            <w:r w:rsidRPr="00794639">
              <w:rPr>
                <w:i/>
              </w:rPr>
              <w:t>Write command</w:t>
            </w:r>
          </w:p>
          <w:p w14:paraId="15D931F2" w14:textId="77777777" w:rsidR="00975CC4" w:rsidRPr="00794639" w:rsidRDefault="00975CC4" w:rsidP="00166AF3">
            <w:pPr>
              <w:pStyle w:val="TableBody"/>
            </w:pPr>
          </w:p>
          <w:p w14:paraId="485DE12A" w14:textId="77777777" w:rsidR="00975CC4" w:rsidRPr="00794639" w:rsidRDefault="00975CC4" w:rsidP="00166AF3">
            <w:pPr>
              <w:pStyle w:val="TableBody"/>
              <w:rPr>
                <w:u w:val="single"/>
              </w:rPr>
            </w:pPr>
            <w:r w:rsidRPr="00794639">
              <w:rPr>
                <w:u w:val="single"/>
              </w:rPr>
              <w:t>Syntax</w:t>
            </w:r>
          </w:p>
          <w:p w14:paraId="5493E757" w14:textId="77777777" w:rsidR="00975CC4" w:rsidRPr="00794639" w:rsidRDefault="00975CC4" w:rsidP="00166AF3">
            <w:pPr>
              <w:pStyle w:val="TableBody"/>
            </w:pPr>
            <w:r w:rsidRPr="00794639">
              <w:rPr>
                <w:b/>
              </w:rPr>
              <w:t>AT+CTZU =</w:t>
            </w:r>
            <w:r w:rsidRPr="00794639">
              <w:rPr>
                <w:b/>
                <w:szCs w:val="18"/>
                <w:lang w:eastAsia="zh-CN"/>
              </w:rPr>
              <w:t>&lt;</w:t>
            </w:r>
            <w:r w:rsidRPr="00794639">
              <w:rPr>
                <w:b/>
              </w:rPr>
              <w:t>onoff</w:t>
            </w:r>
            <w:r w:rsidRPr="00794639">
              <w:rPr>
                <w:b/>
                <w:szCs w:val="18"/>
                <w:lang w:eastAsia="zh-CN"/>
              </w:rPr>
              <w:t>&gt;</w:t>
            </w:r>
          </w:p>
        </w:tc>
        <w:tc>
          <w:tcPr>
            <w:tcW w:w="7269" w:type="dxa"/>
          </w:tcPr>
          <w:p w14:paraId="491EE1B3" w14:textId="77777777" w:rsidR="00975CC4" w:rsidRPr="00794639" w:rsidRDefault="00975CC4" w:rsidP="00166AF3">
            <w:pPr>
              <w:pStyle w:val="TableBody"/>
              <w:rPr>
                <w:u w:val="single"/>
              </w:rPr>
            </w:pPr>
          </w:p>
          <w:p w14:paraId="40C57BD9" w14:textId="77777777" w:rsidR="00975CC4" w:rsidRPr="00794639" w:rsidRDefault="00975CC4" w:rsidP="00166AF3">
            <w:pPr>
              <w:pStyle w:val="TableBody"/>
              <w:rPr>
                <w:u w:val="single"/>
              </w:rPr>
            </w:pPr>
          </w:p>
          <w:p w14:paraId="732D1C47" w14:textId="77777777" w:rsidR="00975CC4" w:rsidRPr="00794639" w:rsidRDefault="00975CC4" w:rsidP="00166AF3">
            <w:pPr>
              <w:pStyle w:val="TableBody"/>
              <w:rPr>
                <w:u w:val="single"/>
              </w:rPr>
            </w:pPr>
            <w:r w:rsidRPr="00794639">
              <w:rPr>
                <w:u w:val="single"/>
              </w:rPr>
              <w:t>Response</w:t>
            </w:r>
          </w:p>
          <w:p w14:paraId="24A2D7F1" w14:textId="77777777" w:rsidR="00975CC4" w:rsidRPr="00794639" w:rsidRDefault="00975CC4" w:rsidP="00166AF3">
            <w:pPr>
              <w:pStyle w:val="TableBody"/>
              <w:rPr>
                <w:b/>
              </w:rPr>
            </w:pPr>
            <w:r w:rsidRPr="00794639">
              <w:rPr>
                <w:b/>
              </w:rPr>
              <w:t>OK</w:t>
            </w:r>
          </w:p>
          <w:p w14:paraId="1642EDAE" w14:textId="77777777" w:rsidR="00975CC4" w:rsidRPr="00794639" w:rsidRDefault="00975CC4" w:rsidP="00166AF3">
            <w:pPr>
              <w:pStyle w:val="TableBody"/>
            </w:pPr>
          </w:p>
          <w:p w14:paraId="20A4D75F" w14:textId="77777777" w:rsidR="00975CC4" w:rsidRPr="00794639" w:rsidRDefault="00975CC4" w:rsidP="00166AF3">
            <w:pPr>
              <w:pStyle w:val="TableBody"/>
            </w:pPr>
            <w:r w:rsidRPr="00794639">
              <w:t>or</w:t>
            </w:r>
          </w:p>
          <w:p w14:paraId="6EE722F6" w14:textId="77777777" w:rsidR="00975CC4" w:rsidRPr="00794639" w:rsidRDefault="00975CC4" w:rsidP="00166AF3">
            <w:pPr>
              <w:pStyle w:val="TableBody"/>
              <w:rPr>
                <w:b/>
              </w:rPr>
            </w:pPr>
            <w:r w:rsidRPr="00794639">
              <w:rPr>
                <w:b/>
              </w:rPr>
              <w:t>+CME ERROR: &lt;err&gt;</w:t>
            </w:r>
          </w:p>
          <w:p w14:paraId="34353433" w14:textId="77777777" w:rsidR="00975CC4" w:rsidRPr="00794639" w:rsidRDefault="00975CC4" w:rsidP="00166AF3">
            <w:pPr>
              <w:pStyle w:val="TableBody"/>
              <w:rPr>
                <w:b/>
              </w:rPr>
            </w:pPr>
          </w:p>
          <w:p w14:paraId="782053AD" w14:textId="77777777" w:rsidR="00975CC4" w:rsidRPr="00794639" w:rsidRDefault="00975CC4" w:rsidP="00166AF3">
            <w:pPr>
              <w:pStyle w:val="TableBody"/>
              <w:rPr>
                <w:u w:val="single"/>
              </w:rPr>
            </w:pPr>
            <w:r w:rsidRPr="00794639">
              <w:rPr>
                <w:u w:val="single"/>
              </w:rPr>
              <w:t>Parameter</w:t>
            </w:r>
          </w:p>
          <w:p w14:paraId="0B371B2C" w14:textId="77777777" w:rsidR="00975CC4" w:rsidRPr="00794639" w:rsidRDefault="00975CC4" w:rsidP="00166AF3">
            <w:pPr>
              <w:pStyle w:val="TableBody"/>
              <w:rPr>
                <w:lang w:eastAsia="zh-CN"/>
              </w:rPr>
            </w:pPr>
            <w:r w:rsidRPr="00794639">
              <w:rPr>
                <w:b/>
                <w:lang w:eastAsia="zh-CN"/>
              </w:rPr>
              <w:t>&lt;</w:t>
            </w:r>
            <w:r w:rsidRPr="00794639">
              <w:rPr>
                <w:b/>
              </w:rPr>
              <w:t>onoff</w:t>
            </w:r>
            <w:r w:rsidRPr="00794639">
              <w:rPr>
                <w:b/>
                <w:lang w:eastAsia="zh-CN"/>
              </w:rPr>
              <w:t>&gt;</w:t>
            </w:r>
            <w:r w:rsidRPr="00794639">
              <w:tab/>
            </w:r>
            <w:r w:rsidRPr="00794639">
              <w:rPr>
                <w:lang w:eastAsia="zh-CN"/>
              </w:rPr>
              <w:t>0</w:t>
            </w:r>
            <w:r w:rsidRPr="00794639">
              <w:rPr>
                <w:lang w:eastAsia="zh-CN"/>
              </w:rPr>
              <w:tab/>
              <w:t>Disable automatic time zone update via NITZ</w:t>
            </w:r>
          </w:p>
          <w:p w14:paraId="5C1A1C42" w14:textId="77777777" w:rsidR="00975CC4" w:rsidRPr="00794639" w:rsidRDefault="00975CC4" w:rsidP="00166AF3">
            <w:pPr>
              <w:pStyle w:val="TableBody"/>
              <w:rPr>
                <w:lang w:eastAsia="zh-CN"/>
              </w:rPr>
            </w:pPr>
            <w:r w:rsidRPr="00794639">
              <w:rPr>
                <w:lang w:eastAsia="zh-CN"/>
              </w:rPr>
              <w:tab/>
            </w:r>
            <w:r w:rsidRPr="00794639">
              <w:rPr>
                <w:lang w:eastAsia="zh-CN"/>
              </w:rPr>
              <w:tab/>
            </w:r>
            <w:r w:rsidRPr="00794639">
              <w:rPr>
                <w:u w:val="single"/>
                <w:lang w:eastAsia="zh-CN"/>
              </w:rPr>
              <w:t>1</w:t>
            </w:r>
            <w:r w:rsidRPr="00794639">
              <w:rPr>
                <w:lang w:eastAsia="zh-CN"/>
              </w:rPr>
              <w:tab/>
              <w:t>Enable automatic time zone update via NITZ</w:t>
            </w:r>
          </w:p>
        </w:tc>
      </w:tr>
      <w:tr w:rsidR="00975CC4" w:rsidRPr="00794639" w14:paraId="7705CBE4" w14:textId="77777777" w:rsidTr="00170927">
        <w:trPr>
          <w:trHeight w:val="53"/>
        </w:trPr>
        <w:tc>
          <w:tcPr>
            <w:tcW w:w="1728" w:type="dxa"/>
          </w:tcPr>
          <w:p w14:paraId="4E805EE6" w14:textId="71C41FB8" w:rsidR="00937226" w:rsidRPr="00794639" w:rsidRDefault="00937226">
            <w:pPr>
              <w:pStyle w:val="TableBody"/>
            </w:pPr>
            <w:r w:rsidRPr="00794639">
              <w:rPr>
                <w:u w:val="single"/>
              </w:rPr>
              <w:t>Reference</w:t>
            </w:r>
          </w:p>
        </w:tc>
        <w:tc>
          <w:tcPr>
            <w:tcW w:w="7269" w:type="dxa"/>
          </w:tcPr>
          <w:p w14:paraId="0B2073C4" w14:textId="19F1CF3B" w:rsidR="00975CC4" w:rsidRPr="00794639" w:rsidRDefault="003468A0" w:rsidP="004651D1">
            <w:pPr>
              <w:pStyle w:val="TableBody"/>
            </w:pPr>
            <w:r w:rsidRPr="00794639">
              <w:t>27.007 Rev12</w:t>
            </w:r>
          </w:p>
        </w:tc>
      </w:tr>
    </w:tbl>
    <w:p w14:paraId="346BD1AE" w14:textId="77777777" w:rsidR="00975CC4" w:rsidRPr="00794639" w:rsidRDefault="00975CC4" w:rsidP="0059466D">
      <w:pPr>
        <w:pStyle w:val="Heading2"/>
      </w:pPr>
      <w:bookmarkStart w:id="2917" w:name="_Ref340838023"/>
      <w:bookmarkStart w:id="2918" w:name="_Ref340838042"/>
      <w:bookmarkStart w:id="2919" w:name="_Toc345081338"/>
      <w:bookmarkStart w:id="2920" w:name="_Toc349753083"/>
      <w:bookmarkStart w:id="2921" w:name="_Toc349753974"/>
      <w:bookmarkStart w:id="2922" w:name="_Toc368586040"/>
      <w:bookmarkStart w:id="2923" w:name="_Toc486251597"/>
      <w:bookmarkStart w:id="2924" w:name="_Toc531700599"/>
      <w:r w:rsidRPr="00794639">
        <w:lastRenderedPageBreak/>
        <w:t>+CTZR Command: Time Zone Reporting</w:t>
      </w:r>
      <w:bookmarkEnd w:id="2917"/>
      <w:bookmarkEnd w:id="2918"/>
      <w:bookmarkEnd w:id="2919"/>
      <w:bookmarkEnd w:id="2920"/>
      <w:bookmarkEnd w:id="2921"/>
      <w:bookmarkEnd w:id="2922"/>
      <w:bookmarkEnd w:id="2923"/>
      <w:bookmarkEnd w:id="2924"/>
    </w:p>
    <w:tbl>
      <w:tblPr>
        <w:tblStyle w:val="TableSWIleft"/>
        <w:tblW w:w="8997" w:type="dxa"/>
        <w:tblLayout w:type="fixed"/>
        <w:tblLook w:val="04A0" w:firstRow="1" w:lastRow="0" w:firstColumn="1" w:lastColumn="0" w:noHBand="0" w:noVBand="1"/>
      </w:tblPr>
      <w:tblGrid>
        <w:gridCol w:w="1728"/>
        <w:gridCol w:w="7269"/>
      </w:tblGrid>
      <w:tr w:rsidR="00975CC4" w:rsidRPr="00794639" w14:paraId="6EF0866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757D0C3" w14:textId="3ADABF68" w:rsidR="00975CC4" w:rsidRPr="00794639" w:rsidRDefault="00F22490">
            <w:pPr>
              <w:pStyle w:val="TableRowHead"/>
              <w:spacing w:before="144" w:after="144"/>
              <w:rPr>
                <w:bCs w:val="0"/>
              </w:rPr>
            </w:pPr>
            <w:r w:rsidRPr="00794639">
              <w:t>HL7800</w:t>
            </w:r>
          </w:p>
        </w:tc>
      </w:tr>
      <w:tr w:rsidR="00975CC4" w:rsidRPr="00794639" w14:paraId="1062BAC8" w14:textId="77777777" w:rsidTr="00170927">
        <w:trPr>
          <w:trHeight w:val="992"/>
        </w:trPr>
        <w:tc>
          <w:tcPr>
            <w:tcW w:w="0" w:type="dxa"/>
          </w:tcPr>
          <w:p w14:paraId="1C620FA4" w14:textId="77777777" w:rsidR="00975CC4" w:rsidRPr="00794639" w:rsidRDefault="00975CC4" w:rsidP="00166AF3">
            <w:pPr>
              <w:pStyle w:val="TableBody"/>
              <w:rPr>
                <w:i/>
              </w:rPr>
            </w:pPr>
            <w:r w:rsidRPr="00794639">
              <w:rPr>
                <w:i/>
              </w:rPr>
              <w:t>Test command</w:t>
            </w:r>
          </w:p>
          <w:p w14:paraId="78FECCC8" w14:textId="77777777" w:rsidR="00975CC4" w:rsidRPr="00794639" w:rsidRDefault="00975CC4" w:rsidP="00166AF3">
            <w:pPr>
              <w:pStyle w:val="TableBody"/>
            </w:pPr>
          </w:p>
          <w:p w14:paraId="62031C6D" w14:textId="77777777" w:rsidR="00975CC4" w:rsidRPr="00794639" w:rsidRDefault="00975CC4" w:rsidP="00166AF3">
            <w:pPr>
              <w:pStyle w:val="TableBody"/>
              <w:rPr>
                <w:u w:val="single"/>
              </w:rPr>
            </w:pPr>
            <w:r w:rsidRPr="00794639">
              <w:rPr>
                <w:u w:val="single"/>
              </w:rPr>
              <w:t>Syntax</w:t>
            </w:r>
          </w:p>
          <w:p w14:paraId="2C666089" w14:textId="77777777" w:rsidR="00975CC4" w:rsidRPr="00794639" w:rsidRDefault="00975CC4" w:rsidP="00166AF3">
            <w:pPr>
              <w:pStyle w:val="TableBody"/>
              <w:rPr>
                <w:b/>
              </w:rPr>
            </w:pPr>
            <w:r w:rsidRPr="00794639">
              <w:rPr>
                <w:b/>
              </w:rPr>
              <w:t>AT+CTZ</w:t>
            </w:r>
            <w:r w:rsidRPr="00794639">
              <w:rPr>
                <w:b/>
                <w:lang w:eastAsia="zh-CN"/>
              </w:rPr>
              <w:t>R</w:t>
            </w:r>
            <w:r w:rsidRPr="00794639">
              <w:rPr>
                <w:b/>
              </w:rPr>
              <w:t>=?</w:t>
            </w:r>
          </w:p>
        </w:tc>
        <w:tc>
          <w:tcPr>
            <w:tcW w:w="7269" w:type="dxa"/>
          </w:tcPr>
          <w:p w14:paraId="6E922090" w14:textId="77777777" w:rsidR="00975CC4" w:rsidRPr="00794639" w:rsidRDefault="00975CC4" w:rsidP="00166AF3">
            <w:pPr>
              <w:pStyle w:val="TableBody"/>
              <w:rPr>
                <w:lang w:eastAsia="zh-CN"/>
              </w:rPr>
            </w:pPr>
          </w:p>
          <w:p w14:paraId="76F82860" w14:textId="77777777" w:rsidR="00975CC4" w:rsidRPr="00794639" w:rsidRDefault="00975CC4" w:rsidP="00166AF3">
            <w:pPr>
              <w:pStyle w:val="TableBody"/>
              <w:rPr>
                <w:u w:val="single"/>
              </w:rPr>
            </w:pPr>
          </w:p>
          <w:p w14:paraId="2931D2A7" w14:textId="77777777" w:rsidR="00975CC4" w:rsidRPr="00794639" w:rsidRDefault="00975CC4" w:rsidP="00166AF3">
            <w:pPr>
              <w:pStyle w:val="TableBody"/>
              <w:rPr>
                <w:u w:val="single"/>
              </w:rPr>
            </w:pPr>
            <w:r w:rsidRPr="00794639">
              <w:rPr>
                <w:u w:val="single"/>
              </w:rPr>
              <w:t>Response</w:t>
            </w:r>
          </w:p>
          <w:p w14:paraId="776B1A2B" w14:textId="55F322EB" w:rsidR="00975CC4" w:rsidRPr="00794639" w:rsidRDefault="00975CC4" w:rsidP="00166AF3">
            <w:pPr>
              <w:pStyle w:val="TableBody"/>
              <w:rPr>
                <w:lang w:eastAsia="zh-CN"/>
              </w:rPr>
            </w:pPr>
            <w:r w:rsidRPr="00794639">
              <w:rPr>
                <w:b/>
              </w:rPr>
              <w:t>+CTZ</w:t>
            </w:r>
            <w:r w:rsidRPr="00794639">
              <w:rPr>
                <w:b/>
                <w:lang w:eastAsia="zh-CN"/>
              </w:rPr>
              <w:t>R</w:t>
            </w:r>
            <w:r w:rsidRPr="00794639">
              <w:rPr>
                <w:b/>
              </w:rPr>
              <w:t>:</w:t>
            </w:r>
            <w:r w:rsidRPr="00794639">
              <w:t xml:space="preserve"> (list </w:t>
            </w:r>
            <w:r w:rsidRPr="00794639">
              <w:rPr>
                <w:lang w:eastAsia="zh-CN"/>
              </w:rPr>
              <w:t>of supported</w:t>
            </w:r>
            <w:r w:rsidRPr="00794639">
              <w:t xml:space="preserve"> </w:t>
            </w:r>
            <w:r w:rsidRPr="00794639">
              <w:rPr>
                <w:b/>
              </w:rPr>
              <w:t>&lt;</w:t>
            </w:r>
            <w:r w:rsidR="00937226" w:rsidRPr="00794639">
              <w:rPr>
                <w:b/>
              </w:rPr>
              <w:t>reporting</w:t>
            </w:r>
            <w:r w:rsidRPr="00794639">
              <w:rPr>
                <w:b/>
              </w:rPr>
              <w:t>&gt;</w:t>
            </w:r>
            <w:r w:rsidRPr="00794639">
              <w:t>s)</w:t>
            </w:r>
          </w:p>
          <w:p w14:paraId="62D7EB17" w14:textId="77777777" w:rsidR="00975CC4" w:rsidRPr="00794639" w:rsidRDefault="00975CC4" w:rsidP="00166AF3">
            <w:pPr>
              <w:pStyle w:val="TableBody"/>
              <w:rPr>
                <w:b/>
                <w:lang w:eastAsia="zh-CN"/>
              </w:rPr>
            </w:pPr>
            <w:r w:rsidRPr="00794639">
              <w:rPr>
                <w:b/>
              </w:rPr>
              <w:t>OK</w:t>
            </w:r>
          </w:p>
        </w:tc>
      </w:tr>
      <w:tr w:rsidR="00975CC4" w:rsidRPr="00794639" w14:paraId="7B04499E" w14:textId="77777777" w:rsidTr="00170927">
        <w:trPr>
          <w:trHeight w:val="1168"/>
        </w:trPr>
        <w:tc>
          <w:tcPr>
            <w:tcW w:w="1728" w:type="dxa"/>
          </w:tcPr>
          <w:p w14:paraId="36A453F0" w14:textId="7B21BA52" w:rsidR="00975CC4" w:rsidRPr="00794639" w:rsidRDefault="00975CC4" w:rsidP="00166AF3">
            <w:pPr>
              <w:pStyle w:val="TableBody"/>
              <w:rPr>
                <w:i/>
              </w:rPr>
            </w:pPr>
            <w:r w:rsidRPr="00794639">
              <w:rPr>
                <w:i/>
              </w:rPr>
              <w:t>Read command</w:t>
            </w:r>
          </w:p>
          <w:p w14:paraId="5934EA63" w14:textId="77777777" w:rsidR="00975CC4" w:rsidRPr="00794639" w:rsidRDefault="00975CC4" w:rsidP="00166AF3">
            <w:pPr>
              <w:pStyle w:val="TableBody"/>
            </w:pPr>
          </w:p>
          <w:p w14:paraId="5E10CDC0" w14:textId="77777777" w:rsidR="00975CC4" w:rsidRPr="00794639" w:rsidRDefault="00975CC4" w:rsidP="00166AF3">
            <w:pPr>
              <w:pStyle w:val="TableBody"/>
              <w:rPr>
                <w:u w:val="single"/>
              </w:rPr>
            </w:pPr>
            <w:r w:rsidRPr="00794639">
              <w:rPr>
                <w:u w:val="single"/>
              </w:rPr>
              <w:t>Syntax</w:t>
            </w:r>
          </w:p>
          <w:p w14:paraId="45B22D45" w14:textId="5D02D2DA" w:rsidR="00975CC4" w:rsidRPr="00794639" w:rsidRDefault="00975CC4" w:rsidP="00166AF3">
            <w:pPr>
              <w:pStyle w:val="TableBody"/>
              <w:rPr>
                <w:b/>
              </w:rPr>
            </w:pPr>
            <w:r w:rsidRPr="00794639">
              <w:rPr>
                <w:b/>
              </w:rPr>
              <w:t>AT+CTZ</w:t>
            </w:r>
            <w:r w:rsidRPr="00794639">
              <w:rPr>
                <w:b/>
                <w:lang w:eastAsia="zh-CN"/>
              </w:rPr>
              <w:t>R</w:t>
            </w:r>
            <w:r w:rsidRPr="00794639">
              <w:rPr>
                <w:b/>
              </w:rPr>
              <w:t>?</w:t>
            </w:r>
          </w:p>
        </w:tc>
        <w:tc>
          <w:tcPr>
            <w:tcW w:w="7269" w:type="dxa"/>
          </w:tcPr>
          <w:p w14:paraId="5F7F86D5" w14:textId="77777777" w:rsidR="00975CC4" w:rsidRPr="00794639" w:rsidRDefault="00975CC4" w:rsidP="00166AF3">
            <w:pPr>
              <w:pStyle w:val="TableBody"/>
            </w:pPr>
          </w:p>
          <w:p w14:paraId="3A648042" w14:textId="77777777" w:rsidR="00975CC4" w:rsidRPr="00794639" w:rsidRDefault="00975CC4" w:rsidP="00166AF3">
            <w:pPr>
              <w:pStyle w:val="TableBody"/>
              <w:rPr>
                <w:u w:val="single"/>
                <w:lang w:eastAsia="zh-CN"/>
              </w:rPr>
            </w:pPr>
          </w:p>
          <w:p w14:paraId="3C992683" w14:textId="77777777" w:rsidR="00975CC4" w:rsidRPr="00794639" w:rsidRDefault="00975CC4" w:rsidP="00166AF3">
            <w:pPr>
              <w:pStyle w:val="TableBody"/>
              <w:rPr>
                <w:u w:val="single"/>
              </w:rPr>
            </w:pPr>
            <w:r w:rsidRPr="00794639">
              <w:rPr>
                <w:u w:val="single"/>
              </w:rPr>
              <w:t>Response</w:t>
            </w:r>
          </w:p>
          <w:p w14:paraId="5A6754D1" w14:textId="7A3B8F53" w:rsidR="00975CC4" w:rsidRPr="00794639" w:rsidRDefault="00975CC4" w:rsidP="00166AF3">
            <w:pPr>
              <w:pStyle w:val="TableBody"/>
              <w:rPr>
                <w:b/>
              </w:rPr>
            </w:pPr>
            <w:r w:rsidRPr="00794639">
              <w:rPr>
                <w:b/>
              </w:rPr>
              <w:t>+CTZ</w:t>
            </w:r>
            <w:r w:rsidRPr="00794639">
              <w:rPr>
                <w:b/>
                <w:lang w:eastAsia="zh-CN"/>
              </w:rPr>
              <w:t>R</w:t>
            </w:r>
            <w:r w:rsidRPr="00794639">
              <w:rPr>
                <w:b/>
              </w:rPr>
              <w:t>: &lt;</w:t>
            </w:r>
            <w:r w:rsidR="00937226" w:rsidRPr="00794639">
              <w:rPr>
                <w:b/>
              </w:rPr>
              <w:t>reporting</w:t>
            </w:r>
            <w:r w:rsidRPr="00794639">
              <w:rPr>
                <w:b/>
              </w:rPr>
              <w:t>&gt;</w:t>
            </w:r>
          </w:p>
          <w:p w14:paraId="492DBEFA" w14:textId="5246363B" w:rsidR="00975CC4" w:rsidRPr="00794639" w:rsidRDefault="00975CC4" w:rsidP="00166AF3">
            <w:pPr>
              <w:pStyle w:val="TableBody"/>
              <w:rPr>
                <w:b/>
              </w:rPr>
            </w:pPr>
            <w:r w:rsidRPr="00794639">
              <w:rPr>
                <w:b/>
              </w:rPr>
              <w:t>OK</w:t>
            </w:r>
          </w:p>
        </w:tc>
      </w:tr>
      <w:tr w:rsidR="00975CC4" w:rsidRPr="00794639" w14:paraId="5EEB40A6" w14:textId="77777777" w:rsidTr="00170927">
        <w:trPr>
          <w:cantSplit w:val="0"/>
          <w:trHeight w:val="815"/>
        </w:trPr>
        <w:tc>
          <w:tcPr>
            <w:tcW w:w="1728" w:type="dxa"/>
          </w:tcPr>
          <w:p w14:paraId="6E893991" w14:textId="6A9B660C" w:rsidR="00975CC4" w:rsidRPr="00794639" w:rsidRDefault="00975CC4" w:rsidP="00166AF3">
            <w:pPr>
              <w:pStyle w:val="TableBody"/>
              <w:rPr>
                <w:i/>
              </w:rPr>
            </w:pPr>
            <w:r w:rsidRPr="00794639">
              <w:rPr>
                <w:i/>
              </w:rPr>
              <w:t>Write command</w:t>
            </w:r>
          </w:p>
          <w:p w14:paraId="21726398" w14:textId="77777777" w:rsidR="00975CC4" w:rsidRPr="00794639" w:rsidRDefault="00975CC4" w:rsidP="00166AF3">
            <w:pPr>
              <w:pStyle w:val="TableBody"/>
            </w:pPr>
          </w:p>
          <w:p w14:paraId="3C6371B2" w14:textId="77777777" w:rsidR="00975CC4" w:rsidRPr="00794639" w:rsidRDefault="00975CC4" w:rsidP="00166AF3">
            <w:pPr>
              <w:pStyle w:val="TableBody"/>
              <w:rPr>
                <w:u w:val="single"/>
              </w:rPr>
            </w:pPr>
            <w:r w:rsidRPr="00794639">
              <w:rPr>
                <w:u w:val="single"/>
              </w:rPr>
              <w:t>Syntax</w:t>
            </w:r>
          </w:p>
          <w:p w14:paraId="4E0D8B56" w14:textId="59F66D3E" w:rsidR="00975CC4" w:rsidRPr="00794639" w:rsidRDefault="00975CC4" w:rsidP="00166AF3">
            <w:pPr>
              <w:pStyle w:val="TableBody"/>
            </w:pPr>
            <w:r w:rsidRPr="00794639">
              <w:rPr>
                <w:b/>
              </w:rPr>
              <w:t>AT+CTZ</w:t>
            </w:r>
            <w:r w:rsidRPr="00794639">
              <w:rPr>
                <w:b/>
                <w:lang w:eastAsia="zh-CN"/>
              </w:rPr>
              <w:t>R</w:t>
            </w:r>
            <w:r w:rsidRPr="00794639">
              <w:rPr>
                <w:b/>
              </w:rPr>
              <w:t>=</w:t>
            </w:r>
            <w:r w:rsidR="003468A0" w:rsidRPr="00794639">
              <w:rPr>
                <w:b/>
              </w:rPr>
              <w:br/>
            </w:r>
            <w:r w:rsidRPr="00794639">
              <w:rPr>
                <w:b/>
                <w:szCs w:val="18"/>
                <w:lang w:eastAsia="zh-CN"/>
              </w:rPr>
              <w:t>&lt;</w:t>
            </w:r>
            <w:r w:rsidR="00937226" w:rsidRPr="00794639">
              <w:rPr>
                <w:b/>
              </w:rPr>
              <w:t>reporting</w:t>
            </w:r>
            <w:r w:rsidRPr="00794639">
              <w:rPr>
                <w:b/>
                <w:szCs w:val="18"/>
                <w:lang w:eastAsia="zh-CN"/>
              </w:rPr>
              <w:t>&gt;</w:t>
            </w:r>
          </w:p>
        </w:tc>
        <w:tc>
          <w:tcPr>
            <w:tcW w:w="7269" w:type="dxa"/>
          </w:tcPr>
          <w:p w14:paraId="78A73BA1" w14:textId="77777777" w:rsidR="00975CC4" w:rsidRPr="00794639" w:rsidRDefault="00975CC4" w:rsidP="00166AF3">
            <w:pPr>
              <w:pStyle w:val="TableBody"/>
              <w:rPr>
                <w:u w:val="single"/>
              </w:rPr>
            </w:pPr>
          </w:p>
          <w:p w14:paraId="42A78414" w14:textId="77777777" w:rsidR="00975CC4" w:rsidRPr="00794639" w:rsidRDefault="00975CC4" w:rsidP="00166AF3">
            <w:pPr>
              <w:pStyle w:val="TableBody"/>
              <w:rPr>
                <w:u w:val="single"/>
              </w:rPr>
            </w:pPr>
          </w:p>
          <w:p w14:paraId="2F82BF05" w14:textId="77777777" w:rsidR="00975CC4" w:rsidRPr="00794639" w:rsidRDefault="00975CC4" w:rsidP="00166AF3">
            <w:pPr>
              <w:pStyle w:val="TableBody"/>
              <w:rPr>
                <w:u w:val="single"/>
              </w:rPr>
            </w:pPr>
            <w:r w:rsidRPr="00794639">
              <w:rPr>
                <w:u w:val="single"/>
              </w:rPr>
              <w:t>Response</w:t>
            </w:r>
          </w:p>
          <w:p w14:paraId="45E6EECB" w14:textId="77777777" w:rsidR="00975CC4" w:rsidRPr="00794639" w:rsidRDefault="00975CC4" w:rsidP="00166AF3">
            <w:pPr>
              <w:pStyle w:val="TableBody"/>
              <w:rPr>
                <w:b/>
              </w:rPr>
            </w:pPr>
            <w:r w:rsidRPr="00794639">
              <w:rPr>
                <w:b/>
              </w:rPr>
              <w:t>OK</w:t>
            </w:r>
          </w:p>
          <w:p w14:paraId="4763C2A1" w14:textId="77777777" w:rsidR="00975CC4" w:rsidRPr="00794639" w:rsidRDefault="00975CC4" w:rsidP="00166AF3">
            <w:pPr>
              <w:pStyle w:val="TableBody"/>
              <w:rPr>
                <w:b/>
              </w:rPr>
            </w:pPr>
          </w:p>
          <w:p w14:paraId="592E6F02" w14:textId="77777777" w:rsidR="00975CC4" w:rsidRPr="00794639" w:rsidRDefault="00975CC4" w:rsidP="00166AF3">
            <w:pPr>
              <w:pStyle w:val="TableBody"/>
            </w:pPr>
            <w:r w:rsidRPr="00794639">
              <w:t>or</w:t>
            </w:r>
          </w:p>
          <w:p w14:paraId="6565755E" w14:textId="77777777" w:rsidR="00975CC4" w:rsidRPr="00794639" w:rsidRDefault="00975CC4" w:rsidP="00166AF3">
            <w:pPr>
              <w:pStyle w:val="TableBody"/>
              <w:rPr>
                <w:b/>
              </w:rPr>
            </w:pPr>
            <w:r w:rsidRPr="00794639">
              <w:rPr>
                <w:b/>
              </w:rPr>
              <w:t>+CME ERROR: &lt;err&gt;</w:t>
            </w:r>
          </w:p>
          <w:p w14:paraId="00F3BE72" w14:textId="77777777" w:rsidR="003468A0" w:rsidRPr="00794639" w:rsidRDefault="003468A0" w:rsidP="00166AF3">
            <w:pPr>
              <w:pStyle w:val="TableBody"/>
            </w:pPr>
          </w:p>
          <w:p w14:paraId="4608E2D8" w14:textId="2D3E162B" w:rsidR="00975CC4" w:rsidRPr="00794639" w:rsidRDefault="00975CC4" w:rsidP="00166AF3">
            <w:pPr>
              <w:pStyle w:val="TableBody"/>
              <w:rPr>
                <w:u w:val="single"/>
              </w:rPr>
            </w:pPr>
            <w:r w:rsidRPr="00794639">
              <w:rPr>
                <w:u w:val="single"/>
              </w:rPr>
              <w:t>Parameter</w:t>
            </w:r>
            <w:r w:rsidR="003468A0" w:rsidRPr="00794639">
              <w:rPr>
                <w:u w:val="single"/>
              </w:rPr>
              <w:t>s</w:t>
            </w:r>
          </w:p>
          <w:p w14:paraId="4729B2F1" w14:textId="4FAE8D8F" w:rsidR="00937226" w:rsidRPr="00794639" w:rsidRDefault="00937226" w:rsidP="00937226">
            <w:pPr>
              <w:pStyle w:val="TableBody"/>
            </w:pPr>
            <w:r w:rsidRPr="00794639">
              <w:rPr>
                <w:b/>
              </w:rPr>
              <w:t>&lt;reporting&gt;</w:t>
            </w:r>
            <w:r w:rsidRPr="00794639">
              <w:tab/>
            </w:r>
            <w:r w:rsidRPr="00794639">
              <w:rPr>
                <w:u w:val="single"/>
              </w:rPr>
              <w:t>0</w:t>
            </w:r>
            <w:r w:rsidRPr="00794639">
              <w:tab/>
              <w:t>Disable time zone change event reporting</w:t>
            </w:r>
            <w:r w:rsidRPr="00794639">
              <w:tab/>
            </w:r>
          </w:p>
          <w:p w14:paraId="25C2AAC2" w14:textId="7679946B" w:rsidR="00937226" w:rsidRPr="00794639" w:rsidRDefault="00937226" w:rsidP="00937226">
            <w:pPr>
              <w:pStyle w:val="TableBody"/>
              <w:rPr>
                <w:b/>
              </w:rPr>
            </w:pPr>
            <w:r w:rsidRPr="00794639">
              <w:tab/>
            </w:r>
            <w:r w:rsidRPr="00794639">
              <w:tab/>
              <w:t>1</w:t>
            </w:r>
            <w:r w:rsidRPr="00794639">
              <w:tab/>
              <w:t xml:space="preserve">Enable time zone change event reporting with URC </w:t>
            </w:r>
            <w:r w:rsidRPr="00794639">
              <w:rPr>
                <w:rStyle w:val="Code"/>
              </w:rPr>
              <w:t>+CTZV: &lt;tz&gt;</w:t>
            </w:r>
          </w:p>
          <w:p w14:paraId="381DA64D" w14:textId="313FB52C" w:rsidR="00937226" w:rsidRPr="00794639" w:rsidRDefault="00937226" w:rsidP="00937226">
            <w:pPr>
              <w:pStyle w:val="TableBody"/>
            </w:pPr>
            <w:r w:rsidRPr="00794639">
              <w:tab/>
            </w:r>
            <w:r w:rsidRPr="00794639">
              <w:tab/>
              <w:t>2</w:t>
            </w:r>
            <w:r w:rsidRPr="00794639">
              <w:tab/>
              <w:t>Enable time zone change event reporting with URC</w:t>
            </w:r>
            <w:r w:rsidRPr="00794639">
              <w:br/>
            </w:r>
            <w:r w:rsidRPr="00794639">
              <w:tab/>
            </w:r>
            <w:r w:rsidRPr="00794639">
              <w:tab/>
            </w:r>
            <w:r w:rsidRPr="00794639">
              <w:tab/>
            </w:r>
            <w:r w:rsidRPr="00794639">
              <w:rPr>
                <w:rStyle w:val="Code"/>
              </w:rPr>
              <w:t>+CTZE: &lt;tz&gt;,&lt;dst&gt;,[&lt;time&gt;]</w:t>
            </w:r>
          </w:p>
          <w:p w14:paraId="5E4AFA04" w14:textId="77777777" w:rsidR="00A26CA1" w:rsidRPr="00794639" w:rsidRDefault="00A26CA1" w:rsidP="00937226">
            <w:pPr>
              <w:pStyle w:val="TableBody"/>
            </w:pPr>
          </w:p>
          <w:p w14:paraId="5AD4F52B" w14:textId="77777777" w:rsidR="00937226" w:rsidRPr="00794639" w:rsidRDefault="00937226" w:rsidP="00937226">
            <w:pPr>
              <w:pStyle w:val="TableBody"/>
            </w:pPr>
            <w:r w:rsidRPr="00794639">
              <w:rPr>
                <w:b/>
              </w:rPr>
              <w:t>&lt;tz&gt;</w:t>
            </w:r>
            <w:r w:rsidRPr="00794639">
              <w:tab/>
              <w:t>Sum of the local time zone (difference between the local time and GMT expressed in quarters of an hour) plus daylight saving time. The format is "±zz", expressed as a fixed width, 2-digit integer with range -48 to +56. To maintain a fixed width, numbers in the range -9 to +9 are expressed with a leading zero, e.g. "-09", "+00" and "+09".</w:t>
            </w:r>
            <w:r w:rsidRPr="00794639">
              <w:tab/>
            </w:r>
          </w:p>
          <w:p w14:paraId="36CE657D" w14:textId="77777777" w:rsidR="00937226" w:rsidRPr="00794639" w:rsidRDefault="00937226" w:rsidP="00937226">
            <w:pPr>
              <w:pStyle w:val="TableBody"/>
            </w:pPr>
          </w:p>
          <w:p w14:paraId="27183159" w14:textId="73342470" w:rsidR="00937226" w:rsidRPr="00794639" w:rsidRDefault="00937226" w:rsidP="00937226">
            <w:pPr>
              <w:pStyle w:val="TableBody"/>
            </w:pPr>
            <w:r w:rsidRPr="00794639">
              <w:rPr>
                <w:b/>
              </w:rPr>
              <w:t>&lt;dst&gt;</w:t>
            </w:r>
            <w:r w:rsidRPr="00794639">
              <w:tab/>
            </w:r>
            <w:r w:rsidRPr="00794639">
              <w:rPr>
                <w:u w:val="single"/>
              </w:rPr>
              <w:t>0</w:t>
            </w:r>
            <w:r w:rsidRPr="00794639">
              <w:tab/>
              <w:t>&lt;tz&gt; includes no adjustment for Daylight Saving Time</w:t>
            </w:r>
          </w:p>
          <w:p w14:paraId="6629DB00" w14:textId="5DC9DABC" w:rsidR="00937226" w:rsidRPr="00794639" w:rsidRDefault="00937226" w:rsidP="00937226">
            <w:pPr>
              <w:pStyle w:val="TableBody"/>
            </w:pPr>
            <w:r w:rsidRPr="00794639">
              <w:tab/>
              <w:t>1</w:t>
            </w:r>
            <w:r w:rsidRPr="00794639">
              <w:tab/>
              <w:t xml:space="preserve">&lt;tz&gt; includes +1 hour (equals 4 quarters in &lt;tz&gt;) adjustment for Daylight </w:t>
            </w:r>
            <w:r w:rsidRPr="00794639">
              <w:tab/>
            </w:r>
            <w:r w:rsidRPr="00794639">
              <w:tab/>
              <w:t>Saving Time</w:t>
            </w:r>
          </w:p>
          <w:p w14:paraId="6EC38DA0" w14:textId="23D937C3" w:rsidR="00937226" w:rsidRPr="00794639" w:rsidRDefault="00937226" w:rsidP="00937226">
            <w:pPr>
              <w:pStyle w:val="TableBody"/>
            </w:pPr>
            <w:r w:rsidRPr="00794639">
              <w:tab/>
              <w:t>2</w:t>
            </w:r>
            <w:r w:rsidRPr="00794639">
              <w:tab/>
              <w:t xml:space="preserve">&lt;tz&gt; includes +2 hours (equals 8 quarters in &lt;tz&gt;) adjustment for Daylight </w:t>
            </w:r>
            <w:r w:rsidRPr="00794639">
              <w:tab/>
            </w:r>
            <w:r w:rsidRPr="00794639">
              <w:tab/>
              <w:t>Saving Time</w:t>
            </w:r>
          </w:p>
          <w:p w14:paraId="5F1D3247" w14:textId="77777777" w:rsidR="00937226" w:rsidRPr="00794639" w:rsidRDefault="00937226" w:rsidP="00937226">
            <w:pPr>
              <w:pStyle w:val="TableBody"/>
            </w:pPr>
          </w:p>
          <w:p w14:paraId="5B86D6CC" w14:textId="6C059CCC" w:rsidR="00975CC4" w:rsidRPr="00794639" w:rsidRDefault="00937226" w:rsidP="00166AF3">
            <w:pPr>
              <w:pStyle w:val="TableBody"/>
              <w:rPr>
                <w:lang w:eastAsia="zh-CN"/>
              </w:rPr>
            </w:pPr>
            <w:r w:rsidRPr="00794639">
              <w:rPr>
                <w:b/>
              </w:rPr>
              <w:t>&lt;time&gt;</w:t>
            </w:r>
            <w:r w:rsidRPr="00794639">
              <w:tab/>
              <w:t>Local time in format "YYYY/MM/DD,hh:mm:ss", expressed as integers representing year (YYYY), month (MM), date (DD), hour (hh), minute (mm) and second (ss). Local time can be derived by the MT from information provided by the network at the time of delivering time zone information and will be present in the unsolicited result code for extended time zone and local time reporting if the universal time is provided by the network.</w:t>
            </w:r>
          </w:p>
        </w:tc>
      </w:tr>
      <w:tr w:rsidR="00975CC4" w:rsidRPr="00794639" w14:paraId="1D4E69F0" w14:textId="77777777" w:rsidTr="00170927">
        <w:trPr>
          <w:trHeight w:val="53"/>
        </w:trPr>
        <w:tc>
          <w:tcPr>
            <w:tcW w:w="1728" w:type="dxa"/>
          </w:tcPr>
          <w:p w14:paraId="6A711A81" w14:textId="77777777" w:rsidR="00975CC4" w:rsidRPr="00794639" w:rsidRDefault="00975CC4">
            <w:pPr>
              <w:pStyle w:val="TableBody"/>
              <w:rPr>
                <w:u w:val="single"/>
              </w:rPr>
            </w:pPr>
            <w:r w:rsidRPr="00794639">
              <w:rPr>
                <w:u w:val="single"/>
              </w:rPr>
              <w:t>Reference</w:t>
            </w:r>
          </w:p>
          <w:p w14:paraId="5E16CC42" w14:textId="4AA511DB" w:rsidR="00D974A3" w:rsidRPr="00794639" w:rsidRDefault="00D974A3">
            <w:pPr>
              <w:pStyle w:val="TableBody"/>
              <w:rPr>
                <w:u w:val="single"/>
              </w:rPr>
            </w:pPr>
            <w:r w:rsidRPr="00794639">
              <w:t>27.007 Rev12</w:t>
            </w:r>
          </w:p>
        </w:tc>
        <w:tc>
          <w:tcPr>
            <w:tcW w:w="7269" w:type="dxa"/>
          </w:tcPr>
          <w:p w14:paraId="3885D269" w14:textId="49BD46E5" w:rsidR="00D974A3" w:rsidRPr="00794639" w:rsidRDefault="00D974A3" w:rsidP="004651D1">
            <w:pPr>
              <w:pStyle w:val="TableBody"/>
              <w:rPr>
                <w:u w:val="single"/>
              </w:rPr>
            </w:pPr>
            <w:r w:rsidRPr="00794639">
              <w:rPr>
                <w:u w:val="single"/>
              </w:rPr>
              <w:t>Notes</w:t>
            </w:r>
          </w:p>
          <w:p w14:paraId="2D034F2E" w14:textId="06FD036E" w:rsidR="00D974A3" w:rsidRPr="00794639" w:rsidRDefault="00D974A3" w:rsidP="00170927">
            <w:pPr>
              <w:pStyle w:val="TableBody"/>
              <w:numPr>
                <w:ilvl w:val="0"/>
                <w:numId w:val="444"/>
              </w:numPr>
            </w:pPr>
            <w:r w:rsidRPr="00794639">
              <w:t xml:space="preserve">&lt;reporting&gt; is saved into </w:t>
            </w:r>
            <w:r w:rsidR="00A438E3" w:rsidRPr="00794639">
              <w:t>n</w:t>
            </w:r>
            <w:r w:rsidRPr="00794639">
              <w:t>on-</w:t>
            </w:r>
            <w:r w:rsidR="00A438E3" w:rsidRPr="00794639">
              <w:t>v</w:t>
            </w:r>
            <w:r w:rsidRPr="00794639">
              <w:t xml:space="preserve">olatile </w:t>
            </w:r>
            <w:r w:rsidR="00A438E3" w:rsidRPr="00794639">
              <w:t>m</w:t>
            </w:r>
            <w:r w:rsidRPr="00794639">
              <w:t>emory when the write command is sent.</w:t>
            </w:r>
          </w:p>
          <w:p w14:paraId="5D3D8CC6" w14:textId="5F3D0908" w:rsidR="00D974A3" w:rsidRPr="00794639" w:rsidRDefault="00D974A3" w:rsidP="00953CD3">
            <w:pPr>
              <w:pStyle w:val="TableBody"/>
              <w:numPr>
                <w:ilvl w:val="0"/>
                <w:numId w:val="444"/>
              </w:numPr>
            </w:pPr>
            <w:r w:rsidRPr="00794639">
              <w:t>URC</w:t>
            </w:r>
            <w:r w:rsidR="00A438E3" w:rsidRPr="00794639">
              <w:t>s</w:t>
            </w:r>
            <w:r w:rsidRPr="00794639">
              <w:t xml:space="preserve"> are enable</w:t>
            </w:r>
            <w:r w:rsidR="007E332C" w:rsidRPr="00794639">
              <w:t>d</w:t>
            </w:r>
            <w:r w:rsidRPr="00794639">
              <w:t xml:space="preserve"> on all AT ports, including CMUX DLC</w:t>
            </w:r>
            <w:r w:rsidR="00A438E3" w:rsidRPr="00794639">
              <w:t>.</w:t>
            </w:r>
          </w:p>
        </w:tc>
      </w:tr>
    </w:tbl>
    <w:p w14:paraId="6182446A" w14:textId="49BD2C3A" w:rsidR="00D67181" w:rsidRPr="00794639" w:rsidRDefault="00D67181" w:rsidP="00D67181">
      <w:pPr>
        <w:pStyle w:val="Heading2"/>
      </w:pPr>
      <w:bookmarkStart w:id="2925" w:name="_Toc392692952"/>
      <w:bookmarkStart w:id="2926" w:name="_Toc392754119"/>
      <w:bookmarkStart w:id="2927" w:name="_Toc393188056"/>
      <w:bookmarkStart w:id="2928" w:name="_Toc393188738"/>
      <w:bookmarkStart w:id="2929" w:name="_Toc392692953"/>
      <w:bookmarkStart w:id="2930" w:name="_Toc392754120"/>
      <w:bookmarkStart w:id="2931" w:name="_Toc393188057"/>
      <w:bookmarkStart w:id="2932" w:name="_Toc393188739"/>
      <w:bookmarkStart w:id="2933" w:name="_Toc489457597"/>
      <w:bookmarkStart w:id="2934" w:name="_Toc503184980"/>
      <w:bookmarkStart w:id="2935" w:name="_Toc503191001"/>
      <w:bookmarkStart w:id="2936" w:name="_Toc503197022"/>
      <w:bookmarkStart w:id="2937" w:name="_Toc503203043"/>
      <w:bookmarkStart w:id="2938" w:name="_Toc489457649"/>
      <w:bookmarkStart w:id="2939" w:name="_Toc503185032"/>
      <w:bookmarkStart w:id="2940" w:name="_Toc503191053"/>
      <w:bookmarkStart w:id="2941" w:name="_Toc503197074"/>
      <w:bookmarkStart w:id="2942" w:name="_Toc503203095"/>
      <w:bookmarkStart w:id="2943" w:name="_Toc422388717"/>
      <w:bookmarkStart w:id="2944" w:name="_Toc422731350"/>
      <w:bookmarkStart w:id="2945" w:name="_Toc424133166"/>
      <w:bookmarkStart w:id="2946" w:name="_Toc422388718"/>
      <w:bookmarkStart w:id="2947" w:name="_Toc422731351"/>
      <w:bookmarkStart w:id="2948" w:name="_Toc424133167"/>
      <w:bookmarkStart w:id="2949" w:name="_Toc503197170"/>
      <w:bookmarkStart w:id="2950" w:name="_Toc503203191"/>
      <w:bookmarkStart w:id="2951" w:name="_Toc511145948"/>
      <w:bookmarkStart w:id="2952" w:name="_Toc511203992"/>
      <w:bookmarkStart w:id="2953" w:name="_Toc512618402"/>
      <w:bookmarkStart w:id="2954" w:name="_Toc512858620"/>
      <w:bookmarkStart w:id="2955" w:name="_Toc512858873"/>
      <w:bookmarkStart w:id="2956" w:name="_Toc514426271"/>
      <w:bookmarkStart w:id="2957" w:name="_Toc514669655"/>
      <w:bookmarkStart w:id="2958" w:name="_Toc489457746"/>
      <w:bookmarkStart w:id="2959" w:name="_Toc503185129"/>
      <w:bookmarkStart w:id="2960" w:name="_Toc503191150"/>
      <w:bookmarkStart w:id="2961" w:name="_Toc503197171"/>
      <w:bookmarkStart w:id="2962" w:name="_Toc503203192"/>
      <w:bookmarkStart w:id="2963" w:name="_Toc422388756"/>
      <w:bookmarkStart w:id="2964" w:name="_Toc422731389"/>
      <w:bookmarkStart w:id="2965" w:name="_Toc424133205"/>
      <w:bookmarkStart w:id="2966" w:name="_Toc422388757"/>
      <w:bookmarkStart w:id="2967" w:name="_Toc422731390"/>
      <w:bookmarkStart w:id="2968" w:name="_Toc424133206"/>
      <w:bookmarkStart w:id="2969" w:name="_Toc422388800"/>
      <w:bookmarkStart w:id="2970" w:name="_Toc422731433"/>
      <w:bookmarkStart w:id="2971" w:name="_Toc424133249"/>
      <w:bookmarkStart w:id="2972" w:name="_Toc422388801"/>
      <w:bookmarkStart w:id="2973" w:name="_Toc422731434"/>
      <w:bookmarkStart w:id="2974" w:name="_Toc424133250"/>
      <w:bookmarkStart w:id="2975" w:name="_Toc489457825"/>
      <w:bookmarkStart w:id="2976" w:name="_Toc503185208"/>
      <w:bookmarkStart w:id="2977" w:name="_Toc503191229"/>
      <w:bookmarkStart w:id="2978" w:name="_Toc503197250"/>
      <w:bookmarkStart w:id="2979" w:name="_Toc503203271"/>
      <w:bookmarkStart w:id="2980" w:name="_Toc489457886"/>
      <w:bookmarkStart w:id="2981" w:name="_Toc503185269"/>
      <w:bookmarkStart w:id="2982" w:name="_Toc503191290"/>
      <w:bookmarkStart w:id="2983" w:name="_Toc503197311"/>
      <w:bookmarkStart w:id="2984" w:name="_Toc503203332"/>
      <w:bookmarkStart w:id="2985" w:name="_Toc489457944"/>
      <w:bookmarkStart w:id="2986" w:name="_Toc503185327"/>
      <w:bookmarkStart w:id="2987" w:name="_Toc503191348"/>
      <w:bookmarkStart w:id="2988" w:name="_Toc503197369"/>
      <w:bookmarkStart w:id="2989" w:name="_Toc503203390"/>
      <w:bookmarkStart w:id="2990" w:name="_Ref518318911"/>
      <w:bookmarkStart w:id="2991" w:name="_Toc531700600"/>
      <w:bookmarkStart w:id="2992" w:name="_Ref413663210"/>
      <w:bookmarkStart w:id="2993" w:name="_Ref413664346"/>
      <w:bookmarkStart w:id="2994" w:name="_Toc486251605"/>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r w:rsidRPr="00794639">
        <w:lastRenderedPageBreak/>
        <w:t xml:space="preserve">+CPSMS Command: Power </w:t>
      </w:r>
      <w:r w:rsidR="002F347D" w:rsidRPr="00794639">
        <w:t>S</w:t>
      </w:r>
      <w:r w:rsidRPr="00794639">
        <w:t xml:space="preserve">aving </w:t>
      </w:r>
      <w:r w:rsidR="002F347D" w:rsidRPr="00794639">
        <w:t>Mode setting</w:t>
      </w:r>
      <w:bookmarkEnd w:id="2990"/>
      <w:bookmarkEnd w:id="2991"/>
    </w:p>
    <w:tbl>
      <w:tblPr>
        <w:tblStyle w:val="TableSWIleft"/>
        <w:tblW w:w="8997" w:type="dxa"/>
        <w:tblLayout w:type="fixed"/>
        <w:tblLook w:val="04A0" w:firstRow="1" w:lastRow="0" w:firstColumn="1" w:lastColumn="0" w:noHBand="0" w:noVBand="1"/>
      </w:tblPr>
      <w:tblGrid>
        <w:gridCol w:w="1707"/>
        <w:gridCol w:w="7290"/>
      </w:tblGrid>
      <w:tr w:rsidR="00D67181" w:rsidRPr="00794639" w14:paraId="3240DD3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D877FDB" w14:textId="77777777" w:rsidR="00D67181" w:rsidRPr="00794639" w:rsidRDefault="00D67181">
            <w:pPr>
              <w:pStyle w:val="TableRowHead"/>
              <w:spacing w:before="144" w:after="144"/>
              <w:rPr>
                <w:bCs w:val="0"/>
              </w:rPr>
            </w:pPr>
            <w:r w:rsidRPr="00794639">
              <w:t>HL7800</w:t>
            </w:r>
          </w:p>
        </w:tc>
      </w:tr>
      <w:tr w:rsidR="00D67181" w:rsidRPr="00794639" w14:paraId="7EBFB2D9" w14:textId="77777777" w:rsidTr="00953CD3">
        <w:trPr>
          <w:trHeight w:val="42"/>
        </w:trPr>
        <w:tc>
          <w:tcPr>
            <w:tcW w:w="1707" w:type="dxa"/>
          </w:tcPr>
          <w:p w14:paraId="7D74171E" w14:textId="77777777" w:rsidR="00D67181" w:rsidRPr="00794639" w:rsidRDefault="00D67181" w:rsidP="005E0107">
            <w:pPr>
              <w:pStyle w:val="TableBody"/>
              <w:rPr>
                <w:i/>
              </w:rPr>
            </w:pPr>
            <w:r w:rsidRPr="00794639">
              <w:rPr>
                <w:i/>
              </w:rPr>
              <w:t>Test command</w:t>
            </w:r>
          </w:p>
          <w:p w14:paraId="69A7CF4F" w14:textId="77777777" w:rsidR="00D67181" w:rsidRPr="00794639" w:rsidRDefault="00D67181" w:rsidP="005E0107">
            <w:pPr>
              <w:pStyle w:val="TableBody"/>
            </w:pPr>
          </w:p>
          <w:p w14:paraId="65C8FBD0" w14:textId="77777777" w:rsidR="00D67181" w:rsidRPr="00794639" w:rsidRDefault="00D67181" w:rsidP="005E0107">
            <w:pPr>
              <w:pStyle w:val="TableBody"/>
              <w:rPr>
                <w:u w:val="single"/>
              </w:rPr>
            </w:pPr>
            <w:r w:rsidRPr="00794639">
              <w:rPr>
                <w:u w:val="single"/>
              </w:rPr>
              <w:t>Syntax</w:t>
            </w:r>
          </w:p>
          <w:p w14:paraId="6A714CE7" w14:textId="78328915" w:rsidR="00D67181" w:rsidRPr="00794639" w:rsidRDefault="00D67181" w:rsidP="005E0107">
            <w:pPr>
              <w:pStyle w:val="TableBody"/>
            </w:pPr>
            <w:r w:rsidRPr="00794639">
              <w:rPr>
                <w:b/>
              </w:rPr>
              <w:t>AT+CPSMS=?</w:t>
            </w:r>
          </w:p>
        </w:tc>
        <w:tc>
          <w:tcPr>
            <w:tcW w:w="0" w:type="dxa"/>
          </w:tcPr>
          <w:p w14:paraId="17A01ACE" w14:textId="77777777" w:rsidR="00D67181" w:rsidRPr="00794639" w:rsidRDefault="00D67181" w:rsidP="005E0107">
            <w:pPr>
              <w:pStyle w:val="TableBody"/>
              <w:rPr>
                <w:u w:val="single"/>
              </w:rPr>
            </w:pPr>
          </w:p>
          <w:p w14:paraId="7430FEFD" w14:textId="77777777" w:rsidR="00D67181" w:rsidRPr="00794639" w:rsidRDefault="00D67181" w:rsidP="005E0107">
            <w:pPr>
              <w:pStyle w:val="TableBody"/>
              <w:rPr>
                <w:u w:val="single"/>
              </w:rPr>
            </w:pPr>
          </w:p>
          <w:p w14:paraId="16B32BEB" w14:textId="77777777" w:rsidR="00D67181" w:rsidRPr="00794639" w:rsidRDefault="00D67181" w:rsidP="005E0107">
            <w:pPr>
              <w:pStyle w:val="TableBody"/>
              <w:rPr>
                <w:u w:val="single"/>
              </w:rPr>
            </w:pPr>
            <w:r w:rsidRPr="00794639">
              <w:rPr>
                <w:u w:val="single"/>
              </w:rPr>
              <w:t>Response</w:t>
            </w:r>
          </w:p>
          <w:p w14:paraId="4A4972A3" w14:textId="047D2E99" w:rsidR="00D67181" w:rsidRPr="00794639" w:rsidRDefault="00D67181" w:rsidP="002F347D">
            <w:pPr>
              <w:pStyle w:val="TableBody"/>
            </w:pPr>
            <w:r w:rsidRPr="00794639">
              <w:rPr>
                <w:b/>
              </w:rPr>
              <w:t>+CPSMS: (</w:t>
            </w:r>
            <w:r w:rsidRPr="00794639">
              <w:t>list of supported</w:t>
            </w:r>
            <w:r w:rsidRPr="00794639">
              <w:rPr>
                <w:b/>
              </w:rPr>
              <w:t xml:space="preserve"> &lt;mode&gt;</w:t>
            </w:r>
            <w:r w:rsidRPr="00794639">
              <w:t>s</w:t>
            </w:r>
            <w:r w:rsidRPr="00794639">
              <w:rPr>
                <w:b/>
              </w:rPr>
              <w:t>),</w:t>
            </w:r>
            <w:r w:rsidR="002F347D" w:rsidRPr="00794639">
              <w:rPr>
                <w:b/>
              </w:rPr>
              <w:br/>
            </w:r>
            <w:r w:rsidRPr="00794639">
              <w:rPr>
                <w:b/>
              </w:rPr>
              <w:t>(</w:t>
            </w:r>
            <w:r w:rsidRPr="00794639">
              <w:t>list of supported</w:t>
            </w:r>
            <w:r w:rsidRPr="00794639">
              <w:rPr>
                <w:b/>
              </w:rPr>
              <w:t xml:space="preserve"> &lt;Requested_Periodic-RAU&gt;</w:t>
            </w:r>
            <w:r w:rsidRPr="00794639">
              <w:t>s</w:t>
            </w:r>
            <w:r w:rsidRPr="00794639">
              <w:rPr>
                <w:b/>
              </w:rPr>
              <w:t>),</w:t>
            </w:r>
            <w:r w:rsidR="002F347D" w:rsidRPr="00794639">
              <w:rPr>
                <w:b/>
              </w:rPr>
              <w:br/>
            </w:r>
            <w:r w:rsidRPr="00794639">
              <w:rPr>
                <w:b/>
              </w:rPr>
              <w:t>(</w:t>
            </w:r>
            <w:r w:rsidRPr="00794639">
              <w:t>list of supported</w:t>
            </w:r>
            <w:r w:rsidRPr="00794639">
              <w:rPr>
                <w:b/>
              </w:rPr>
              <w:t xml:space="preserve"> &lt;Requested_GPRS-READY-timer&gt;</w:t>
            </w:r>
            <w:r w:rsidRPr="00794639">
              <w:t>s</w:t>
            </w:r>
            <w:r w:rsidRPr="00794639">
              <w:rPr>
                <w:b/>
              </w:rPr>
              <w:t>),</w:t>
            </w:r>
            <w:r w:rsidR="002F347D" w:rsidRPr="00794639">
              <w:rPr>
                <w:b/>
              </w:rPr>
              <w:br/>
            </w:r>
            <w:r w:rsidRPr="00794639">
              <w:rPr>
                <w:b/>
              </w:rPr>
              <w:t>(</w:t>
            </w:r>
            <w:r w:rsidRPr="00794639">
              <w:t>list of supported</w:t>
            </w:r>
            <w:r w:rsidRPr="00794639">
              <w:rPr>
                <w:b/>
              </w:rPr>
              <w:t xml:space="preserve"> &lt;Requested_Periodic-TAU&gt;</w:t>
            </w:r>
            <w:r w:rsidRPr="00794639">
              <w:t>s</w:t>
            </w:r>
            <w:r w:rsidRPr="00794639">
              <w:rPr>
                <w:b/>
              </w:rPr>
              <w:t>),</w:t>
            </w:r>
            <w:r w:rsidR="002F347D" w:rsidRPr="00794639">
              <w:rPr>
                <w:b/>
              </w:rPr>
              <w:br/>
            </w:r>
            <w:r w:rsidRPr="00794639">
              <w:rPr>
                <w:b/>
              </w:rPr>
              <w:t>(</w:t>
            </w:r>
            <w:r w:rsidRPr="00794639">
              <w:t>list of supported</w:t>
            </w:r>
            <w:r w:rsidRPr="00794639">
              <w:rPr>
                <w:b/>
              </w:rPr>
              <w:t xml:space="preserve"> &lt;Requested_Active-Time&gt;</w:t>
            </w:r>
            <w:r w:rsidRPr="00794639">
              <w:t>s</w:t>
            </w:r>
            <w:r w:rsidRPr="00794639">
              <w:rPr>
                <w:b/>
              </w:rPr>
              <w:t>)</w:t>
            </w:r>
          </w:p>
        </w:tc>
      </w:tr>
      <w:tr w:rsidR="00D67181" w:rsidRPr="00794639" w14:paraId="16939A3B" w14:textId="77777777" w:rsidTr="00953CD3">
        <w:trPr>
          <w:trHeight w:val="42"/>
        </w:trPr>
        <w:tc>
          <w:tcPr>
            <w:tcW w:w="1707" w:type="dxa"/>
          </w:tcPr>
          <w:p w14:paraId="1B3D34A8" w14:textId="77777777" w:rsidR="00D67181" w:rsidRPr="00794639" w:rsidRDefault="00D67181" w:rsidP="005E0107">
            <w:pPr>
              <w:pStyle w:val="TableBody"/>
              <w:rPr>
                <w:i/>
              </w:rPr>
            </w:pPr>
            <w:r w:rsidRPr="00794639">
              <w:rPr>
                <w:i/>
              </w:rPr>
              <w:t>Read command</w:t>
            </w:r>
          </w:p>
          <w:p w14:paraId="1619D465" w14:textId="77777777" w:rsidR="00D67181" w:rsidRPr="00794639" w:rsidRDefault="00D67181" w:rsidP="005E0107">
            <w:pPr>
              <w:pStyle w:val="TableBody"/>
            </w:pPr>
          </w:p>
          <w:p w14:paraId="77F5E57A" w14:textId="77777777" w:rsidR="00D67181" w:rsidRPr="00794639" w:rsidRDefault="00D67181" w:rsidP="005E0107">
            <w:pPr>
              <w:pStyle w:val="TableBody"/>
              <w:rPr>
                <w:u w:val="single"/>
              </w:rPr>
            </w:pPr>
            <w:r w:rsidRPr="00794639">
              <w:rPr>
                <w:u w:val="single"/>
              </w:rPr>
              <w:t>Syntax</w:t>
            </w:r>
          </w:p>
          <w:p w14:paraId="2F7181C4" w14:textId="540F3C53" w:rsidR="00D67181" w:rsidRPr="00794639" w:rsidRDefault="00D67181" w:rsidP="005E0107">
            <w:pPr>
              <w:pStyle w:val="TableBody"/>
              <w:rPr>
                <w:i/>
              </w:rPr>
            </w:pPr>
            <w:r w:rsidRPr="00794639">
              <w:rPr>
                <w:b/>
              </w:rPr>
              <w:t>AT+CPSMS?</w:t>
            </w:r>
          </w:p>
        </w:tc>
        <w:tc>
          <w:tcPr>
            <w:tcW w:w="0" w:type="dxa"/>
          </w:tcPr>
          <w:p w14:paraId="308C0D34" w14:textId="77777777" w:rsidR="00D67181" w:rsidRPr="00794639" w:rsidRDefault="00D67181" w:rsidP="005E0107">
            <w:pPr>
              <w:pStyle w:val="TableBody"/>
              <w:rPr>
                <w:u w:val="single"/>
              </w:rPr>
            </w:pPr>
          </w:p>
          <w:p w14:paraId="07E344EF" w14:textId="77777777" w:rsidR="00D67181" w:rsidRPr="00794639" w:rsidRDefault="00D67181" w:rsidP="005E0107">
            <w:pPr>
              <w:pStyle w:val="TableBody"/>
              <w:rPr>
                <w:u w:val="single"/>
              </w:rPr>
            </w:pPr>
          </w:p>
          <w:p w14:paraId="34D82B6A" w14:textId="77777777" w:rsidR="00D67181" w:rsidRPr="00794639" w:rsidRDefault="00D67181" w:rsidP="005E0107">
            <w:pPr>
              <w:pStyle w:val="TableBody"/>
              <w:rPr>
                <w:u w:val="single"/>
              </w:rPr>
            </w:pPr>
            <w:r w:rsidRPr="00794639">
              <w:rPr>
                <w:u w:val="single"/>
              </w:rPr>
              <w:t>Response</w:t>
            </w:r>
          </w:p>
          <w:p w14:paraId="37ACD15C" w14:textId="03A731D1" w:rsidR="00D67181" w:rsidRPr="00794639" w:rsidRDefault="00D67181" w:rsidP="00D67181">
            <w:pPr>
              <w:pStyle w:val="TableBody"/>
              <w:rPr>
                <w:b/>
              </w:rPr>
            </w:pPr>
            <w:r w:rsidRPr="00794639">
              <w:rPr>
                <w:b/>
              </w:rPr>
              <w:t>+CPSMS: &lt;mode&gt;,</w:t>
            </w:r>
            <w:r w:rsidR="002F347D" w:rsidRPr="00794639">
              <w:rPr>
                <w:b/>
              </w:rPr>
              <w:br/>
            </w:r>
            <w:r w:rsidRPr="00794639">
              <w:rPr>
                <w:b/>
              </w:rPr>
              <w:t>[&lt;Requested_Periodic-RAU&gt;],</w:t>
            </w:r>
            <w:r w:rsidR="002F347D" w:rsidRPr="00794639">
              <w:rPr>
                <w:b/>
              </w:rPr>
              <w:br/>
            </w:r>
            <w:r w:rsidRPr="00794639">
              <w:rPr>
                <w:b/>
              </w:rPr>
              <w:t>[&lt;Requested_GPRS-READY-timer&gt;],</w:t>
            </w:r>
          </w:p>
          <w:p w14:paraId="36CFA5BD" w14:textId="07E2CB36" w:rsidR="00D67181" w:rsidRPr="00794639" w:rsidRDefault="00D67181" w:rsidP="00D67181">
            <w:pPr>
              <w:pStyle w:val="TableBody"/>
              <w:rPr>
                <w:b/>
              </w:rPr>
            </w:pPr>
            <w:r w:rsidRPr="00794639">
              <w:rPr>
                <w:b/>
              </w:rPr>
              <w:t>[&lt;Requested_Periodic-TAU&gt;],</w:t>
            </w:r>
          </w:p>
          <w:p w14:paraId="604D7523" w14:textId="384B2B79" w:rsidR="00D67181" w:rsidRPr="00794639" w:rsidRDefault="00D67181" w:rsidP="00D67181">
            <w:pPr>
              <w:pStyle w:val="TableBody"/>
              <w:rPr>
                <w:u w:val="single"/>
              </w:rPr>
            </w:pPr>
            <w:r w:rsidRPr="00794639">
              <w:rPr>
                <w:b/>
              </w:rPr>
              <w:t>[&lt;Requested_Active-Time&gt;]</w:t>
            </w:r>
          </w:p>
        </w:tc>
      </w:tr>
      <w:tr w:rsidR="00D67181" w:rsidRPr="00794639" w14:paraId="772DB4C8" w14:textId="77777777" w:rsidTr="00953CD3">
        <w:trPr>
          <w:trHeight w:val="42"/>
        </w:trPr>
        <w:tc>
          <w:tcPr>
            <w:tcW w:w="1707" w:type="dxa"/>
          </w:tcPr>
          <w:p w14:paraId="37908D18" w14:textId="77777777" w:rsidR="00D67181" w:rsidRPr="00794639" w:rsidRDefault="00D67181" w:rsidP="005E0107">
            <w:pPr>
              <w:pStyle w:val="TableBody"/>
              <w:rPr>
                <w:i/>
              </w:rPr>
            </w:pPr>
            <w:r w:rsidRPr="00794639">
              <w:rPr>
                <w:i/>
              </w:rPr>
              <w:t>Write command</w:t>
            </w:r>
          </w:p>
          <w:p w14:paraId="3F81AC62" w14:textId="77777777" w:rsidR="00D67181" w:rsidRPr="00794639" w:rsidRDefault="00D67181" w:rsidP="005E0107">
            <w:pPr>
              <w:pStyle w:val="TableBody"/>
            </w:pPr>
          </w:p>
          <w:p w14:paraId="6CBEFD32" w14:textId="77777777" w:rsidR="00D67181" w:rsidRPr="00794639" w:rsidRDefault="00D67181" w:rsidP="005E0107">
            <w:pPr>
              <w:pStyle w:val="TableBody"/>
              <w:rPr>
                <w:u w:val="single"/>
              </w:rPr>
            </w:pPr>
            <w:r w:rsidRPr="00794639">
              <w:rPr>
                <w:u w:val="single"/>
              </w:rPr>
              <w:t>Syntax</w:t>
            </w:r>
          </w:p>
          <w:p w14:paraId="3310A145" w14:textId="79BBF74D" w:rsidR="00D67181" w:rsidRPr="00794639" w:rsidRDefault="00D7322D" w:rsidP="00D67181">
            <w:pPr>
              <w:pStyle w:val="TableBody"/>
              <w:rPr>
                <w:b/>
              </w:rPr>
            </w:pPr>
            <w:r w:rsidRPr="00794639">
              <w:rPr>
                <w:b/>
              </w:rPr>
              <w:t>AT</w:t>
            </w:r>
            <w:r w:rsidR="00D67181" w:rsidRPr="00794639">
              <w:rPr>
                <w:b/>
              </w:rPr>
              <w:t>+CPSMS=</w:t>
            </w:r>
            <w:r w:rsidR="002F347D" w:rsidRPr="00794639">
              <w:rPr>
                <w:b/>
              </w:rPr>
              <w:br/>
            </w:r>
            <w:r w:rsidR="00D67181" w:rsidRPr="00794639">
              <w:rPr>
                <w:b/>
              </w:rPr>
              <w:t>[&lt;mode&gt;</w:t>
            </w:r>
          </w:p>
          <w:p w14:paraId="17244ED9" w14:textId="5DA6DDF8" w:rsidR="00D67181" w:rsidRPr="00794639" w:rsidRDefault="00D67181" w:rsidP="00D67181">
            <w:pPr>
              <w:pStyle w:val="TableBody"/>
              <w:rPr>
                <w:b/>
              </w:rPr>
            </w:pPr>
            <w:r w:rsidRPr="00794639">
              <w:rPr>
                <w:b/>
              </w:rPr>
              <w:t>[,&lt;Requested_</w:t>
            </w:r>
            <w:r w:rsidR="002F347D" w:rsidRPr="00794639">
              <w:rPr>
                <w:b/>
              </w:rPr>
              <w:br/>
            </w:r>
            <w:r w:rsidRPr="00794639">
              <w:rPr>
                <w:b/>
              </w:rPr>
              <w:t>Periodic-RAU&gt;</w:t>
            </w:r>
            <w:r w:rsidR="002F347D" w:rsidRPr="00794639">
              <w:rPr>
                <w:b/>
              </w:rPr>
              <w:br/>
            </w:r>
            <w:r w:rsidRPr="00794639">
              <w:rPr>
                <w:b/>
              </w:rPr>
              <w:t>[,&lt;Requested_</w:t>
            </w:r>
            <w:r w:rsidR="002F347D" w:rsidRPr="00794639">
              <w:rPr>
                <w:b/>
              </w:rPr>
              <w:br/>
            </w:r>
            <w:r w:rsidRPr="00794639">
              <w:rPr>
                <w:b/>
              </w:rPr>
              <w:t>GPRS-READY-timer&gt;</w:t>
            </w:r>
            <w:r w:rsidR="002F347D" w:rsidRPr="00794639">
              <w:rPr>
                <w:b/>
              </w:rPr>
              <w:br/>
            </w:r>
            <w:r w:rsidRPr="00794639">
              <w:rPr>
                <w:b/>
              </w:rPr>
              <w:t>[,&lt;Requested_</w:t>
            </w:r>
            <w:r w:rsidR="002F347D" w:rsidRPr="00794639">
              <w:rPr>
                <w:b/>
              </w:rPr>
              <w:br/>
            </w:r>
            <w:r w:rsidRPr="00794639">
              <w:rPr>
                <w:b/>
              </w:rPr>
              <w:t>Periodic-TAU&gt;</w:t>
            </w:r>
          </w:p>
          <w:p w14:paraId="76045FF2" w14:textId="03818EC6" w:rsidR="00D67181" w:rsidRPr="00794639" w:rsidRDefault="00D67181" w:rsidP="00D67181">
            <w:pPr>
              <w:pStyle w:val="TableBody"/>
              <w:rPr>
                <w:i/>
              </w:rPr>
            </w:pPr>
            <w:r w:rsidRPr="00794639">
              <w:rPr>
                <w:b/>
              </w:rPr>
              <w:t>[,&lt;Requested_</w:t>
            </w:r>
            <w:r w:rsidR="002F347D" w:rsidRPr="00794639">
              <w:rPr>
                <w:b/>
              </w:rPr>
              <w:br/>
            </w:r>
            <w:r w:rsidRPr="00794639">
              <w:rPr>
                <w:b/>
              </w:rPr>
              <w:t>Active-Time&gt;]]]]]</w:t>
            </w:r>
          </w:p>
        </w:tc>
        <w:tc>
          <w:tcPr>
            <w:tcW w:w="0" w:type="dxa"/>
          </w:tcPr>
          <w:p w14:paraId="20E1BFA0" w14:textId="77777777" w:rsidR="00D67181" w:rsidRPr="00794639" w:rsidRDefault="00D67181" w:rsidP="005E0107">
            <w:pPr>
              <w:pStyle w:val="TableBody"/>
              <w:rPr>
                <w:u w:val="single"/>
              </w:rPr>
            </w:pPr>
          </w:p>
          <w:p w14:paraId="0F812895" w14:textId="77777777" w:rsidR="00D67181" w:rsidRPr="00794639" w:rsidRDefault="00D67181" w:rsidP="005E0107">
            <w:pPr>
              <w:pStyle w:val="TableBody"/>
              <w:rPr>
                <w:u w:val="single"/>
              </w:rPr>
            </w:pPr>
          </w:p>
          <w:p w14:paraId="68FE8C3B" w14:textId="77777777" w:rsidR="00D67181" w:rsidRPr="00794639" w:rsidRDefault="00D67181" w:rsidP="005E0107">
            <w:pPr>
              <w:pStyle w:val="TableBody"/>
              <w:rPr>
                <w:u w:val="single"/>
              </w:rPr>
            </w:pPr>
            <w:r w:rsidRPr="00794639">
              <w:rPr>
                <w:u w:val="single"/>
              </w:rPr>
              <w:t>Response</w:t>
            </w:r>
          </w:p>
          <w:p w14:paraId="0856A4CE" w14:textId="77777777" w:rsidR="00D67181" w:rsidRPr="00794639" w:rsidRDefault="00D67181" w:rsidP="005E0107">
            <w:pPr>
              <w:pStyle w:val="TableBody"/>
            </w:pPr>
            <w:r w:rsidRPr="00794639">
              <w:rPr>
                <w:b/>
              </w:rPr>
              <w:t>OK</w:t>
            </w:r>
          </w:p>
          <w:p w14:paraId="7EFD1F7D" w14:textId="77777777" w:rsidR="00D67181" w:rsidRPr="00794639" w:rsidRDefault="00D67181" w:rsidP="005E0107">
            <w:pPr>
              <w:pStyle w:val="TableBody"/>
              <w:rPr>
                <w:u w:val="single"/>
              </w:rPr>
            </w:pPr>
          </w:p>
          <w:p w14:paraId="4FAE0881" w14:textId="77777777" w:rsidR="00D67181" w:rsidRPr="00794639" w:rsidRDefault="00D67181" w:rsidP="005E0107">
            <w:pPr>
              <w:pStyle w:val="TableBody"/>
              <w:rPr>
                <w:u w:val="single"/>
              </w:rPr>
            </w:pPr>
            <w:r w:rsidRPr="00794639">
              <w:rPr>
                <w:u w:val="single"/>
              </w:rPr>
              <w:t>Parameters</w:t>
            </w:r>
          </w:p>
          <w:p w14:paraId="0E7F51F1" w14:textId="08D71203" w:rsidR="00E77967" w:rsidRPr="00794639" w:rsidRDefault="00E77967" w:rsidP="00E77967">
            <w:pPr>
              <w:pStyle w:val="TableBody"/>
            </w:pPr>
            <w:r w:rsidRPr="00794639">
              <w:rPr>
                <w:b/>
              </w:rPr>
              <w:t>&lt;mode&gt;</w:t>
            </w:r>
            <w:r w:rsidR="002F347D" w:rsidRPr="00794639">
              <w:tab/>
            </w:r>
            <w:r w:rsidRPr="00794639">
              <w:t>Indication to disable or enable the use of PSM in the UE</w:t>
            </w:r>
            <w:r w:rsidR="002F347D" w:rsidRPr="00794639">
              <w:t>; integer type</w:t>
            </w:r>
            <w:r w:rsidRPr="00794639">
              <w:t xml:space="preserve"> </w:t>
            </w:r>
          </w:p>
          <w:p w14:paraId="45773FC0" w14:textId="09E83A06" w:rsidR="00E77967" w:rsidRPr="00794639" w:rsidRDefault="00E77967" w:rsidP="00E77967">
            <w:pPr>
              <w:pStyle w:val="TableBody"/>
            </w:pPr>
            <w:r w:rsidRPr="00794639">
              <w:t>0</w:t>
            </w:r>
            <w:r w:rsidR="002F347D" w:rsidRPr="00794639">
              <w:tab/>
            </w:r>
            <w:r w:rsidRPr="00794639">
              <w:t xml:space="preserve">Disable the use of PSM </w:t>
            </w:r>
          </w:p>
          <w:p w14:paraId="0AD5813E" w14:textId="74449A14" w:rsidR="00E77967" w:rsidRPr="00794639" w:rsidRDefault="00E77967" w:rsidP="00E77967">
            <w:pPr>
              <w:pStyle w:val="TableBody"/>
            </w:pPr>
            <w:r w:rsidRPr="00794639">
              <w:t>1</w:t>
            </w:r>
            <w:r w:rsidR="002F347D" w:rsidRPr="00794639">
              <w:tab/>
            </w:r>
            <w:r w:rsidRPr="00794639">
              <w:t xml:space="preserve">Enable the use of PSM </w:t>
            </w:r>
          </w:p>
          <w:p w14:paraId="3123B8D0" w14:textId="77777777" w:rsidR="00E77967" w:rsidRPr="00794639" w:rsidRDefault="00C9511D" w:rsidP="00E77967">
            <w:pPr>
              <w:pStyle w:val="TableBody"/>
            </w:pPr>
            <w:commentRangeStart w:id="2995"/>
            <w:commentRangeEnd w:id="2995"/>
            <w:r w:rsidRPr="00794639">
              <w:rPr>
                <w:rStyle w:val="CommentReference"/>
                <w:rFonts w:ascii="Verdana" w:hAnsi="Verdana" w:cs="Times New Roman"/>
                <w:lang w:eastAsia="en-US"/>
              </w:rPr>
              <w:commentReference w:id="2995"/>
            </w:r>
          </w:p>
          <w:p w14:paraId="2F3F8856" w14:textId="04CBA02F" w:rsidR="00E77967" w:rsidRPr="00794639" w:rsidRDefault="00E77967" w:rsidP="00E77967">
            <w:pPr>
              <w:pStyle w:val="TableBody"/>
            </w:pPr>
            <w:r w:rsidRPr="000656F8">
              <w:rPr>
                <w:b/>
              </w:rPr>
              <w:t>&lt;Requested_Periodic-RAU&gt;</w:t>
            </w:r>
            <w:r w:rsidR="002F347D" w:rsidRPr="00794639">
              <w:tab/>
            </w:r>
            <w:r w:rsidRPr="00794639">
              <w:t>Requested extended periodic RAU</w:t>
            </w:r>
            <w:r w:rsidR="002F347D" w:rsidRPr="00794639">
              <w:t>. String type; one byte in an 8 bit-format</w:t>
            </w:r>
          </w:p>
          <w:p w14:paraId="745EB4C9" w14:textId="77777777" w:rsidR="00E77967" w:rsidRPr="00794639" w:rsidRDefault="00E77967" w:rsidP="00E77967">
            <w:pPr>
              <w:pStyle w:val="TableBody"/>
            </w:pPr>
          </w:p>
          <w:p w14:paraId="6585CC06" w14:textId="5809DE53" w:rsidR="00E77967" w:rsidRPr="00794639" w:rsidRDefault="00E77967" w:rsidP="00E77967">
            <w:pPr>
              <w:pStyle w:val="TableBody"/>
            </w:pPr>
            <w:r w:rsidRPr="00794639">
              <w:rPr>
                <w:b/>
              </w:rPr>
              <w:t>&lt;Requested_GPRS-READY-timer&gt;</w:t>
            </w:r>
            <w:r w:rsidR="002F347D" w:rsidRPr="00794639">
              <w:tab/>
            </w:r>
            <w:r w:rsidRPr="00794639">
              <w:t>Requested GPRS READY timer value (T3314) to be allocated to the UE in GERAN/UTRAN.</w:t>
            </w:r>
            <w:r w:rsidR="002F347D" w:rsidRPr="00794639">
              <w:t xml:space="preserve"> String type; one byte in an 8-bit format</w:t>
            </w:r>
          </w:p>
          <w:p w14:paraId="7783AC66" w14:textId="77777777" w:rsidR="00E77967" w:rsidRPr="00794639" w:rsidRDefault="00E77967" w:rsidP="00E77967">
            <w:pPr>
              <w:pStyle w:val="TableBody"/>
            </w:pPr>
          </w:p>
          <w:p w14:paraId="7123A1D9" w14:textId="20DD6551" w:rsidR="00E77967" w:rsidRPr="00794639" w:rsidRDefault="00E77967" w:rsidP="00E77967">
            <w:pPr>
              <w:pStyle w:val="TableBody"/>
            </w:pPr>
            <w:r w:rsidRPr="00794639">
              <w:rPr>
                <w:b/>
              </w:rPr>
              <w:t>&lt;Requested_Periodic-TAU&gt;</w:t>
            </w:r>
            <w:r w:rsidR="002F347D" w:rsidRPr="00794639">
              <w:tab/>
            </w:r>
            <w:r w:rsidRPr="00794639">
              <w:t>Requested extended periodic TAU value (T3412) to be allocated to the UE in E-UTRAN.</w:t>
            </w:r>
            <w:r w:rsidR="002F347D" w:rsidRPr="00794639">
              <w:t xml:space="preserve"> String type; one byte in an 8-bit format.</w:t>
            </w:r>
          </w:p>
          <w:p w14:paraId="075F2CA1" w14:textId="1E7B491D" w:rsidR="00E77967" w:rsidRPr="00794639" w:rsidRDefault="00E77967" w:rsidP="00E77967">
            <w:pPr>
              <w:pStyle w:val="TableBody"/>
            </w:pPr>
          </w:p>
          <w:p w14:paraId="2C84A153" w14:textId="28599334" w:rsidR="00D67181" w:rsidRPr="00794639" w:rsidRDefault="00E77967" w:rsidP="00E77967">
            <w:pPr>
              <w:pStyle w:val="TableBody"/>
            </w:pPr>
            <w:r w:rsidRPr="00794639">
              <w:rPr>
                <w:b/>
              </w:rPr>
              <w:t>&lt;Requested_Active-Time&gt;</w:t>
            </w:r>
            <w:r w:rsidR="002F347D" w:rsidRPr="00794639">
              <w:tab/>
            </w:r>
            <w:r w:rsidRPr="00794639">
              <w:t>Requested Active Time value (T3324) to be allocated to the UE.</w:t>
            </w:r>
            <w:r w:rsidR="002F347D" w:rsidRPr="00794639">
              <w:t xml:space="preserve"> String type; one byte in an 8-bit format.</w:t>
            </w:r>
          </w:p>
        </w:tc>
      </w:tr>
      <w:tr w:rsidR="00D67181" w:rsidRPr="00794639" w14:paraId="5A31882F" w14:textId="77777777" w:rsidTr="00953CD3">
        <w:trPr>
          <w:trHeight w:val="42"/>
        </w:trPr>
        <w:tc>
          <w:tcPr>
            <w:tcW w:w="1707" w:type="dxa"/>
          </w:tcPr>
          <w:p w14:paraId="755ACCF2" w14:textId="7D0A2B8E" w:rsidR="00D67181" w:rsidRPr="00794639" w:rsidRDefault="00D67181" w:rsidP="005E0107">
            <w:pPr>
              <w:pStyle w:val="TableBody"/>
              <w:rPr>
                <w:i/>
              </w:rPr>
            </w:pPr>
            <w:r w:rsidRPr="00794639">
              <w:rPr>
                <w:u w:val="single"/>
              </w:rPr>
              <w:t>Reference</w:t>
            </w:r>
          </w:p>
        </w:tc>
        <w:tc>
          <w:tcPr>
            <w:tcW w:w="0" w:type="dxa"/>
          </w:tcPr>
          <w:p w14:paraId="7D37A13C" w14:textId="54C04743" w:rsidR="00D67181" w:rsidRPr="00794639" w:rsidRDefault="00842262" w:rsidP="00E77967">
            <w:pPr>
              <w:pStyle w:val="TableBody"/>
              <w:rPr>
                <w:u w:val="single"/>
              </w:rPr>
            </w:pPr>
            <w:r w:rsidRPr="00794639">
              <w:t xml:space="preserve">27.007 </w:t>
            </w:r>
            <w:r w:rsidR="00C9511D" w:rsidRPr="00794639">
              <w:t>Rev12</w:t>
            </w:r>
          </w:p>
        </w:tc>
      </w:tr>
    </w:tbl>
    <w:p w14:paraId="38C439BC" w14:textId="0C98E6C1" w:rsidR="00BF3449" w:rsidRPr="00794639" w:rsidRDefault="00BF3449" w:rsidP="00BF3449">
      <w:pPr>
        <w:pStyle w:val="Heading2"/>
      </w:pPr>
      <w:bookmarkStart w:id="2996" w:name="_Ref518318900"/>
      <w:bookmarkStart w:id="2997" w:name="_Ref528144501"/>
      <w:bookmarkStart w:id="2998" w:name="_Ref528144503"/>
      <w:bookmarkStart w:id="2999" w:name="_Toc531700601"/>
      <w:commentRangeStart w:id="3000"/>
      <w:r w:rsidRPr="00794639">
        <w:lastRenderedPageBreak/>
        <w:t xml:space="preserve">+CEDRXS Command: eDRX </w:t>
      </w:r>
      <w:r w:rsidR="006A514A" w:rsidRPr="00794639">
        <w:t>S</w:t>
      </w:r>
      <w:r w:rsidRPr="00794639">
        <w:t>etting</w:t>
      </w:r>
      <w:bookmarkEnd w:id="2996"/>
      <w:commentRangeEnd w:id="3000"/>
      <w:r w:rsidR="002F3C41" w:rsidRPr="00794639">
        <w:rPr>
          <w:rStyle w:val="CommentReference"/>
          <w:rFonts w:ascii="Verdana" w:eastAsia="Times New Roman" w:hAnsi="Verdana" w:cs="Times New Roman"/>
          <w:b w:val="0"/>
          <w:lang w:eastAsia="en-US"/>
        </w:rPr>
        <w:commentReference w:id="3000"/>
      </w:r>
      <w:bookmarkEnd w:id="2997"/>
      <w:bookmarkEnd w:id="2998"/>
      <w:bookmarkEnd w:id="2999"/>
    </w:p>
    <w:tbl>
      <w:tblPr>
        <w:tblStyle w:val="TableSWIleft"/>
        <w:tblW w:w="8997" w:type="dxa"/>
        <w:tblLayout w:type="fixed"/>
        <w:tblLook w:val="04A0" w:firstRow="1" w:lastRow="0" w:firstColumn="1" w:lastColumn="0" w:noHBand="0" w:noVBand="1"/>
      </w:tblPr>
      <w:tblGrid>
        <w:gridCol w:w="1707"/>
        <w:gridCol w:w="7290"/>
      </w:tblGrid>
      <w:tr w:rsidR="00BF3449" w:rsidRPr="00794639" w14:paraId="04F7D6E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AE7AD7F" w14:textId="77777777" w:rsidR="00BF3449" w:rsidRPr="005C602E" w:rsidRDefault="00BF3449">
            <w:pPr>
              <w:pStyle w:val="TableRowHead"/>
              <w:spacing w:before="144" w:after="144"/>
              <w:rPr>
                <w:bCs w:val="0"/>
              </w:rPr>
            </w:pPr>
            <w:r w:rsidRPr="005C602E">
              <w:t>HL7800</w:t>
            </w:r>
          </w:p>
        </w:tc>
      </w:tr>
      <w:tr w:rsidR="00BF3449" w:rsidRPr="00794639" w14:paraId="3C24D1DB" w14:textId="77777777" w:rsidTr="00953CD3">
        <w:trPr>
          <w:trHeight w:val="42"/>
        </w:trPr>
        <w:tc>
          <w:tcPr>
            <w:tcW w:w="1707" w:type="dxa"/>
          </w:tcPr>
          <w:p w14:paraId="32FD0A41" w14:textId="77777777" w:rsidR="00BF3449" w:rsidRPr="00794639" w:rsidRDefault="00BF3449" w:rsidP="004C752B">
            <w:pPr>
              <w:pStyle w:val="TableBody"/>
              <w:rPr>
                <w:i/>
              </w:rPr>
            </w:pPr>
            <w:r w:rsidRPr="00794639">
              <w:rPr>
                <w:i/>
              </w:rPr>
              <w:t>Test command</w:t>
            </w:r>
          </w:p>
          <w:p w14:paraId="307F3662" w14:textId="77777777" w:rsidR="00BF3449" w:rsidRPr="00794639" w:rsidRDefault="00BF3449" w:rsidP="004C752B">
            <w:pPr>
              <w:pStyle w:val="TableBody"/>
            </w:pPr>
          </w:p>
          <w:p w14:paraId="1B560E1E" w14:textId="77777777" w:rsidR="00BF3449" w:rsidRPr="00794639" w:rsidRDefault="00BF3449" w:rsidP="004C752B">
            <w:pPr>
              <w:pStyle w:val="TableBody"/>
              <w:rPr>
                <w:u w:val="single"/>
              </w:rPr>
            </w:pPr>
            <w:r w:rsidRPr="00794639">
              <w:rPr>
                <w:u w:val="single"/>
              </w:rPr>
              <w:t>Syntax</w:t>
            </w:r>
          </w:p>
          <w:p w14:paraId="4F68576F" w14:textId="75EADB9B" w:rsidR="00BF3449" w:rsidRPr="00794639" w:rsidRDefault="00BF3449" w:rsidP="004C752B">
            <w:pPr>
              <w:pStyle w:val="TableBody"/>
            </w:pPr>
            <w:r w:rsidRPr="00794639">
              <w:rPr>
                <w:b/>
              </w:rPr>
              <w:t>AT+CEDRXS=?</w:t>
            </w:r>
          </w:p>
        </w:tc>
        <w:tc>
          <w:tcPr>
            <w:tcW w:w="0" w:type="dxa"/>
          </w:tcPr>
          <w:p w14:paraId="70EF228D" w14:textId="77777777" w:rsidR="00BF3449" w:rsidRPr="00794639" w:rsidRDefault="00BF3449" w:rsidP="004C752B">
            <w:pPr>
              <w:pStyle w:val="TableBody"/>
              <w:rPr>
                <w:u w:val="single"/>
              </w:rPr>
            </w:pPr>
          </w:p>
          <w:p w14:paraId="210D6446" w14:textId="77777777" w:rsidR="00BF3449" w:rsidRPr="00794639" w:rsidRDefault="00BF3449" w:rsidP="004C752B">
            <w:pPr>
              <w:pStyle w:val="TableBody"/>
              <w:rPr>
                <w:u w:val="single"/>
              </w:rPr>
            </w:pPr>
          </w:p>
          <w:p w14:paraId="19CC9E62" w14:textId="77777777" w:rsidR="00BF3449" w:rsidRPr="00794639" w:rsidRDefault="00BF3449" w:rsidP="004C752B">
            <w:pPr>
              <w:pStyle w:val="TableBody"/>
              <w:rPr>
                <w:u w:val="single"/>
              </w:rPr>
            </w:pPr>
            <w:r w:rsidRPr="00794639">
              <w:rPr>
                <w:u w:val="single"/>
              </w:rPr>
              <w:t>Response</w:t>
            </w:r>
          </w:p>
          <w:p w14:paraId="6F3C2622" w14:textId="617E3830" w:rsidR="00BF3449" w:rsidRPr="00794639" w:rsidDel="00B36F36" w:rsidRDefault="00BF3449" w:rsidP="00A704F6">
            <w:pPr>
              <w:pStyle w:val="TableBody"/>
              <w:rPr>
                <w:del w:id="3001" w:author="Elaine Baricante" w:date="2018-11-26T15:45:00Z"/>
                <w:b/>
              </w:rPr>
            </w:pPr>
            <w:r w:rsidRPr="00794639">
              <w:rPr>
                <w:b/>
              </w:rPr>
              <w:t>+CEDRXS: (</w:t>
            </w:r>
            <w:r w:rsidRPr="00794639">
              <w:t>list of supported</w:t>
            </w:r>
            <w:r w:rsidRPr="00794639">
              <w:rPr>
                <w:b/>
              </w:rPr>
              <w:t xml:space="preserve"> &lt;mode&gt;</w:t>
            </w:r>
            <w:r w:rsidRPr="00794639">
              <w:t>s</w:t>
            </w:r>
            <w:r w:rsidRPr="00794639">
              <w:rPr>
                <w:b/>
              </w:rPr>
              <w:t>),</w:t>
            </w:r>
            <w:del w:id="3002" w:author="Elaine Baricante" w:date="2018-11-26T15:45:00Z">
              <w:r w:rsidRPr="00794639" w:rsidDel="00B36F36">
                <w:rPr>
                  <w:b/>
                </w:rPr>
                <w:br/>
              </w:r>
            </w:del>
            <w:r w:rsidRPr="00794639">
              <w:rPr>
                <w:b/>
              </w:rPr>
              <w:t>(</w:t>
            </w:r>
            <w:r w:rsidRPr="00794639">
              <w:t xml:space="preserve">list of supported </w:t>
            </w:r>
            <w:r w:rsidRPr="00794639">
              <w:rPr>
                <w:b/>
              </w:rPr>
              <w:t>&lt;AcT-type&gt;</w:t>
            </w:r>
            <w:r w:rsidRPr="00794639">
              <w:t>s</w:t>
            </w:r>
            <w:r w:rsidRPr="00794639">
              <w:rPr>
                <w:b/>
              </w:rPr>
              <w:t>),</w:t>
            </w:r>
          </w:p>
          <w:p w14:paraId="59E4DDFB" w14:textId="1D306441" w:rsidR="00BF3449" w:rsidRPr="00794639" w:rsidRDefault="00BF3449" w:rsidP="000133BD">
            <w:pPr>
              <w:pStyle w:val="TableBody"/>
            </w:pPr>
            <w:r w:rsidRPr="00794639">
              <w:rPr>
                <w:b/>
              </w:rPr>
              <w:t>(</w:t>
            </w:r>
            <w:r w:rsidRPr="00794639">
              <w:t xml:space="preserve">list of supported </w:t>
            </w:r>
            <w:r w:rsidRPr="00794639">
              <w:rPr>
                <w:b/>
              </w:rPr>
              <w:t>&lt;Requested_eDRX_value&gt;</w:t>
            </w:r>
            <w:r w:rsidRPr="00794639">
              <w:t>s</w:t>
            </w:r>
            <w:r w:rsidRPr="00794639">
              <w:rPr>
                <w:b/>
              </w:rPr>
              <w:t>)</w:t>
            </w:r>
          </w:p>
        </w:tc>
      </w:tr>
      <w:tr w:rsidR="00BF3449" w:rsidRPr="00794639" w14:paraId="7590A586" w14:textId="77777777" w:rsidTr="00953CD3">
        <w:trPr>
          <w:trHeight w:val="42"/>
        </w:trPr>
        <w:tc>
          <w:tcPr>
            <w:tcW w:w="1707" w:type="dxa"/>
          </w:tcPr>
          <w:p w14:paraId="6B939912" w14:textId="77777777" w:rsidR="00BF3449" w:rsidRPr="00794639" w:rsidRDefault="00BF3449" w:rsidP="004C752B">
            <w:pPr>
              <w:pStyle w:val="TableBody"/>
              <w:rPr>
                <w:i/>
              </w:rPr>
            </w:pPr>
            <w:r w:rsidRPr="00794639">
              <w:rPr>
                <w:i/>
              </w:rPr>
              <w:t>Read command</w:t>
            </w:r>
          </w:p>
          <w:p w14:paraId="18643191" w14:textId="77777777" w:rsidR="00BF3449" w:rsidRPr="00794639" w:rsidRDefault="00BF3449" w:rsidP="004C752B">
            <w:pPr>
              <w:pStyle w:val="TableBody"/>
            </w:pPr>
          </w:p>
          <w:p w14:paraId="56CE3C0D" w14:textId="77777777" w:rsidR="00BF3449" w:rsidRPr="00794639" w:rsidRDefault="00BF3449" w:rsidP="004C752B">
            <w:pPr>
              <w:pStyle w:val="TableBody"/>
              <w:rPr>
                <w:u w:val="single"/>
              </w:rPr>
            </w:pPr>
            <w:r w:rsidRPr="00794639">
              <w:rPr>
                <w:u w:val="single"/>
              </w:rPr>
              <w:t>Syntax</w:t>
            </w:r>
          </w:p>
          <w:p w14:paraId="40E2974A" w14:textId="37F61CD3" w:rsidR="00BF3449" w:rsidRPr="00794639" w:rsidRDefault="00BF3449" w:rsidP="004C752B">
            <w:pPr>
              <w:pStyle w:val="TableBody"/>
              <w:rPr>
                <w:i/>
              </w:rPr>
            </w:pPr>
            <w:r w:rsidRPr="00794639">
              <w:rPr>
                <w:b/>
              </w:rPr>
              <w:t>AT+CEDRXS?</w:t>
            </w:r>
          </w:p>
        </w:tc>
        <w:tc>
          <w:tcPr>
            <w:tcW w:w="0" w:type="dxa"/>
          </w:tcPr>
          <w:p w14:paraId="4FD2C02F" w14:textId="77777777" w:rsidR="00BF3449" w:rsidRPr="00794639" w:rsidRDefault="00BF3449" w:rsidP="004C752B">
            <w:pPr>
              <w:pStyle w:val="TableBody"/>
              <w:rPr>
                <w:u w:val="single"/>
              </w:rPr>
            </w:pPr>
          </w:p>
          <w:p w14:paraId="63239DCB" w14:textId="77777777" w:rsidR="00BF3449" w:rsidRPr="00794639" w:rsidRDefault="00BF3449" w:rsidP="004C752B">
            <w:pPr>
              <w:pStyle w:val="TableBody"/>
              <w:rPr>
                <w:u w:val="single"/>
              </w:rPr>
            </w:pPr>
          </w:p>
          <w:p w14:paraId="686962F7" w14:textId="77777777" w:rsidR="00BF3449" w:rsidRPr="00794639" w:rsidRDefault="00BF3449" w:rsidP="004C752B">
            <w:pPr>
              <w:pStyle w:val="TableBody"/>
              <w:rPr>
                <w:u w:val="single"/>
              </w:rPr>
            </w:pPr>
            <w:r w:rsidRPr="00794639">
              <w:rPr>
                <w:u w:val="single"/>
              </w:rPr>
              <w:t>Response</w:t>
            </w:r>
          </w:p>
          <w:p w14:paraId="435D4E2B" w14:textId="45D50429" w:rsidR="00BF3449" w:rsidRPr="00794639" w:rsidRDefault="00BF3449" w:rsidP="004C752B">
            <w:pPr>
              <w:pStyle w:val="TableBody"/>
              <w:rPr>
                <w:b/>
              </w:rPr>
            </w:pPr>
            <w:del w:id="3003" w:author="Sevan Sirapian [2]" w:date="2018-11-26T11:12:00Z">
              <w:r w:rsidRPr="00794639">
                <w:rPr>
                  <w:b/>
                </w:rPr>
                <w:delText>+</w:delText>
              </w:r>
            </w:del>
            <w:commentRangeStart w:id="3004"/>
            <w:ins w:id="3005" w:author="Sevan Sirapian [2]" w:date="2018-11-26T11:12:00Z">
              <w:r w:rsidR="00A4788A">
                <w:rPr>
                  <w:b/>
                </w:rPr>
                <w:t>[</w:t>
              </w:r>
              <w:r w:rsidRPr="00794639">
                <w:rPr>
                  <w:b/>
                </w:rPr>
                <w:t>+</w:t>
              </w:r>
            </w:ins>
            <w:r w:rsidRPr="00794639">
              <w:rPr>
                <w:b/>
              </w:rPr>
              <w:t>CEDRXS: &lt;AcT-type&gt;, &lt;Requested_eDRX_value&gt;</w:t>
            </w:r>
          </w:p>
          <w:p w14:paraId="0D423EB7" w14:textId="180D71C1" w:rsidR="00F03D65" w:rsidRPr="00794639" w:rsidRDefault="004C752B" w:rsidP="004C752B">
            <w:pPr>
              <w:pStyle w:val="TableBody"/>
              <w:rPr>
                <w:b/>
              </w:rPr>
            </w:pPr>
            <w:del w:id="3006" w:author="Sevan Sirapian [2]" w:date="2018-11-26T11:12:00Z">
              <w:r w:rsidRPr="00794639">
                <w:rPr>
                  <w:b/>
                </w:rPr>
                <w:delText>+</w:delText>
              </w:r>
            </w:del>
            <w:ins w:id="3007" w:author="Sevan Sirapian [2]" w:date="2018-11-26T11:12:00Z">
              <w:r w:rsidR="00A4788A">
                <w:rPr>
                  <w:b/>
                </w:rPr>
                <w:t>[&lt;CR&gt;&lt;LF&gt;</w:t>
              </w:r>
              <w:r w:rsidRPr="00794639">
                <w:rPr>
                  <w:b/>
                </w:rPr>
                <w:t>+</w:t>
              </w:r>
            </w:ins>
            <w:r w:rsidRPr="00794639">
              <w:rPr>
                <w:b/>
              </w:rPr>
              <w:t>CEDRXS: &lt;AcT-type&gt;, &lt;Requested_eDRX_value&gt;</w:t>
            </w:r>
          </w:p>
          <w:p w14:paraId="56D1ADA3" w14:textId="77777777" w:rsidR="00BF3449" w:rsidRPr="00794639" w:rsidRDefault="00F03D65" w:rsidP="004C752B">
            <w:pPr>
              <w:pStyle w:val="TableBody"/>
              <w:rPr>
                <w:del w:id="3008" w:author="Sevan Sirapian [2]" w:date="2018-11-26T11:12:00Z"/>
                <w:b/>
              </w:rPr>
            </w:pPr>
            <w:del w:id="3009" w:author="Sevan Sirapian [2]" w:date="2018-11-26T11:12:00Z">
              <w:r w:rsidRPr="00794639">
                <w:rPr>
                  <w:b/>
                </w:rPr>
                <w:delText>…</w:delText>
              </w:r>
            </w:del>
          </w:p>
          <w:p w14:paraId="1E905EED" w14:textId="68A39025" w:rsidR="00BF3449" w:rsidRPr="00794639" w:rsidRDefault="00A4788A" w:rsidP="004C752B">
            <w:pPr>
              <w:pStyle w:val="TableBody"/>
              <w:rPr>
                <w:ins w:id="3010" w:author="Sevan Sirapian [2]" w:date="2018-11-26T11:12:00Z"/>
                <w:b/>
              </w:rPr>
            </w:pPr>
            <w:ins w:id="3011" w:author="Sevan Sirapian [2]" w:date="2018-11-26T11:12:00Z">
              <w:r>
                <w:rPr>
                  <w:b/>
                </w:rPr>
                <w:t>[</w:t>
              </w:r>
              <w:r w:rsidR="00F03D65" w:rsidRPr="00794639">
                <w:rPr>
                  <w:b/>
                </w:rPr>
                <w:t>…</w:t>
              </w:r>
              <w:r>
                <w:rPr>
                  <w:b/>
                </w:rPr>
                <w:t>]]]</w:t>
              </w:r>
              <w:commentRangeEnd w:id="3004"/>
              <w:r>
                <w:rPr>
                  <w:rStyle w:val="CommentReference"/>
                  <w:rFonts w:ascii="Verdana" w:hAnsi="Verdana" w:cs="Times New Roman"/>
                  <w:lang w:eastAsia="en-US"/>
                </w:rPr>
                <w:commentReference w:id="3004"/>
              </w:r>
            </w:ins>
          </w:p>
          <w:p w14:paraId="74582BAE" w14:textId="2C2CA5E8" w:rsidR="00F03D65" w:rsidRPr="00794639" w:rsidRDefault="00F03D65" w:rsidP="004C752B">
            <w:pPr>
              <w:pStyle w:val="TableBody"/>
              <w:rPr>
                <w:u w:val="single"/>
              </w:rPr>
            </w:pPr>
            <w:r w:rsidRPr="00794639">
              <w:rPr>
                <w:b/>
              </w:rPr>
              <w:t>OK</w:t>
            </w:r>
          </w:p>
        </w:tc>
      </w:tr>
      <w:tr w:rsidR="00BF3449" w:rsidRPr="00794639" w14:paraId="090EA861" w14:textId="77777777" w:rsidTr="00953CD3">
        <w:trPr>
          <w:cantSplit w:val="0"/>
          <w:trHeight w:val="42"/>
        </w:trPr>
        <w:tc>
          <w:tcPr>
            <w:tcW w:w="1707" w:type="dxa"/>
          </w:tcPr>
          <w:p w14:paraId="492AF480" w14:textId="77777777" w:rsidR="00BF3449" w:rsidRPr="00472EB0" w:rsidRDefault="00BF3449">
            <w:pPr>
              <w:pStyle w:val="TableBody"/>
              <w:rPr>
                <w:i/>
              </w:rPr>
            </w:pPr>
            <w:r w:rsidRPr="00472EB0">
              <w:rPr>
                <w:i/>
              </w:rPr>
              <w:t>Write command</w:t>
            </w:r>
          </w:p>
          <w:p w14:paraId="0FF29EDB" w14:textId="77777777" w:rsidR="00BF3449" w:rsidRPr="00472EB0" w:rsidRDefault="00BF3449">
            <w:pPr>
              <w:pStyle w:val="TableBody"/>
            </w:pPr>
          </w:p>
          <w:p w14:paraId="69C4EE8E" w14:textId="77777777" w:rsidR="00BF3449" w:rsidRPr="00472EB0" w:rsidRDefault="00BF3449">
            <w:pPr>
              <w:pStyle w:val="TableBody"/>
              <w:rPr>
                <w:u w:val="single"/>
              </w:rPr>
            </w:pPr>
            <w:r w:rsidRPr="00472EB0">
              <w:rPr>
                <w:u w:val="single"/>
              </w:rPr>
              <w:t>Syntax</w:t>
            </w:r>
          </w:p>
          <w:p w14:paraId="4300A3DD" w14:textId="61FDE621" w:rsidR="00BF3449" w:rsidRPr="00472EB0" w:rsidRDefault="00BF3449">
            <w:pPr>
              <w:pStyle w:val="TableBody"/>
              <w:rPr>
                <w:b/>
              </w:rPr>
            </w:pPr>
            <w:r w:rsidRPr="00472EB0">
              <w:rPr>
                <w:b/>
              </w:rPr>
              <w:t>+</w:t>
            </w:r>
            <w:r w:rsidR="004C752B" w:rsidRPr="00472EB0">
              <w:rPr>
                <w:b/>
              </w:rPr>
              <w:t>CEDRXS</w:t>
            </w:r>
            <w:r w:rsidRPr="00472EB0">
              <w:rPr>
                <w:b/>
              </w:rPr>
              <w:t>=</w:t>
            </w:r>
            <w:r w:rsidRPr="00472EB0">
              <w:rPr>
                <w:b/>
              </w:rPr>
              <w:br/>
              <w:t>[&lt;mode&gt;</w:t>
            </w:r>
          </w:p>
          <w:p w14:paraId="7E12944D" w14:textId="2BFD9D72" w:rsidR="00BF3449" w:rsidRPr="00794639" w:rsidRDefault="00BF3449">
            <w:pPr>
              <w:pStyle w:val="TableBody"/>
            </w:pPr>
            <w:r w:rsidRPr="00794639">
              <w:rPr>
                <w:b/>
              </w:rPr>
              <w:t>[,&lt;</w:t>
            </w:r>
            <w:r w:rsidR="004C752B" w:rsidRPr="00794639">
              <w:rPr>
                <w:b/>
              </w:rPr>
              <w:t>AcT-type</w:t>
            </w:r>
            <w:r w:rsidRPr="00794639">
              <w:rPr>
                <w:b/>
              </w:rPr>
              <w:t>&gt;</w:t>
            </w:r>
            <w:r w:rsidRPr="00794639">
              <w:rPr>
                <w:b/>
              </w:rPr>
              <w:br/>
            </w:r>
            <w:r w:rsidR="004C752B" w:rsidRPr="00794639">
              <w:rPr>
                <w:b/>
              </w:rPr>
              <w:t>[,&lt;Requested_</w:t>
            </w:r>
            <w:r w:rsidR="003468A0" w:rsidRPr="00794639">
              <w:rPr>
                <w:b/>
              </w:rPr>
              <w:br/>
            </w:r>
            <w:r w:rsidR="004C752B" w:rsidRPr="00794639">
              <w:rPr>
                <w:b/>
              </w:rPr>
              <w:t>eDRX_value</w:t>
            </w:r>
            <w:r w:rsidRPr="00794639">
              <w:rPr>
                <w:b/>
              </w:rPr>
              <w:t>&gt;</w:t>
            </w:r>
            <w:r w:rsidR="004C752B" w:rsidRPr="00794639">
              <w:rPr>
                <w:b/>
              </w:rPr>
              <w:t>]</w:t>
            </w:r>
            <w:r w:rsidRPr="00794639">
              <w:rPr>
                <w:b/>
              </w:rPr>
              <w:t>]]</w:t>
            </w:r>
          </w:p>
        </w:tc>
        <w:tc>
          <w:tcPr>
            <w:tcW w:w="0" w:type="dxa"/>
          </w:tcPr>
          <w:p w14:paraId="29D05A64" w14:textId="77777777" w:rsidR="00BF3449" w:rsidRPr="00794639" w:rsidRDefault="00BF3449">
            <w:pPr>
              <w:pStyle w:val="TableBody"/>
            </w:pPr>
          </w:p>
          <w:p w14:paraId="39287117" w14:textId="77777777" w:rsidR="00BF3449" w:rsidRPr="00794639" w:rsidRDefault="00BF3449">
            <w:pPr>
              <w:pStyle w:val="TableBody"/>
            </w:pPr>
          </w:p>
          <w:p w14:paraId="5F875320" w14:textId="77777777" w:rsidR="00BF3449" w:rsidRPr="00794639" w:rsidRDefault="00BF3449">
            <w:pPr>
              <w:pStyle w:val="TableBody"/>
              <w:rPr>
                <w:u w:val="single"/>
              </w:rPr>
            </w:pPr>
            <w:r w:rsidRPr="00794639">
              <w:rPr>
                <w:u w:val="single"/>
              </w:rPr>
              <w:t>Response</w:t>
            </w:r>
          </w:p>
          <w:p w14:paraId="658CCF4F" w14:textId="77777777" w:rsidR="00BF3449" w:rsidRPr="00794639" w:rsidRDefault="00BF3449">
            <w:pPr>
              <w:pStyle w:val="TableBody"/>
              <w:rPr>
                <w:b/>
              </w:rPr>
            </w:pPr>
            <w:r w:rsidRPr="00794639">
              <w:rPr>
                <w:b/>
              </w:rPr>
              <w:t>OK</w:t>
            </w:r>
          </w:p>
          <w:p w14:paraId="65F9FDFC" w14:textId="77777777" w:rsidR="00BF3449" w:rsidRPr="00794639" w:rsidRDefault="00BF3449">
            <w:pPr>
              <w:pStyle w:val="TableBody"/>
            </w:pPr>
          </w:p>
          <w:p w14:paraId="4291A927" w14:textId="77777777" w:rsidR="00BF3449" w:rsidRPr="00794639" w:rsidRDefault="00BF3449">
            <w:pPr>
              <w:pStyle w:val="TableBody"/>
              <w:rPr>
                <w:u w:val="single"/>
              </w:rPr>
            </w:pPr>
            <w:r w:rsidRPr="00794639">
              <w:rPr>
                <w:u w:val="single"/>
              </w:rPr>
              <w:t>Parameters</w:t>
            </w:r>
          </w:p>
          <w:p w14:paraId="691319A1" w14:textId="46FEB31A" w:rsidR="00BF3449" w:rsidRPr="00794639" w:rsidRDefault="00BF3449">
            <w:pPr>
              <w:pStyle w:val="TableBody"/>
            </w:pPr>
            <w:r w:rsidRPr="00794639">
              <w:rPr>
                <w:b/>
              </w:rPr>
              <w:t>&lt;mode&gt;</w:t>
            </w:r>
            <w:r w:rsidRPr="00794639">
              <w:tab/>
            </w:r>
            <w:r w:rsidR="004C752B" w:rsidRPr="00794639">
              <w:t>Integer type, indicates to disable or enable the use of eDRX in the UE</w:t>
            </w:r>
          </w:p>
          <w:p w14:paraId="1CCB14E0" w14:textId="3A97EEBE" w:rsidR="00BF3449" w:rsidRPr="00794639" w:rsidRDefault="00BF3449">
            <w:pPr>
              <w:pStyle w:val="TableBody"/>
            </w:pPr>
            <w:r w:rsidRPr="00794639">
              <w:t>0</w:t>
            </w:r>
            <w:r w:rsidRPr="00794639">
              <w:tab/>
              <w:t xml:space="preserve">Disable the use of </w:t>
            </w:r>
            <w:r w:rsidR="004C752B" w:rsidRPr="00794639">
              <w:t>eDRX</w:t>
            </w:r>
            <w:r w:rsidRPr="00794639">
              <w:t xml:space="preserve"> </w:t>
            </w:r>
          </w:p>
          <w:p w14:paraId="4F9B35BC" w14:textId="67FA9721" w:rsidR="00BF3449" w:rsidRPr="00794639" w:rsidRDefault="00BF3449">
            <w:pPr>
              <w:pStyle w:val="TableBody"/>
            </w:pPr>
            <w:r w:rsidRPr="00794639">
              <w:t>1</w:t>
            </w:r>
            <w:r w:rsidRPr="00794639">
              <w:tab/>
              <w:t xml:space="preserve">Enable the use of </w:t>
            </w:r>
            <w:r w:rsidR="004C752B" w:rsidRPr="00794639">
              <w:t>eDRX</w:t>
            </w:r>
          </w:p>
          <w:p w14:paraId="5AF18E4B" w14:textId="29859596" w:rsidR="004C752B" w:rsidDel="00B36F36" w:rsidRDefault="004C752B">
            <w:pPr>
              <w:pStyle w:val="TableBody"/>
              <w:rPr>
                <w:del w:id="3012" w:author="Elaine Baricante" w:date="2018-11-26T15:45:00Z"/>
              </w:rPr>
            </w:pPr>
            <w:r w:rsidRPr="00794639">
              <w:t>2</w:t>
            </w:r>
            <w:r w:rsidRPr="00794639">
              <w:tab/>
              <w:t xml:space="preserve">Enable the use of eDRX and enable the unsolicited result </w:t>
            </w:r>
            <w:commentRangeStart w:id="3013"/>
            <w:r w:rsidRPr="00794639">
              <w:t>code</w:t>
            </w:r>
            <w:commentRangeEnd w:id="3013"/>
            <w:r w:rsidR="00E6036B" w:rsidRPr="00794639">
              <w:rPr>
                <w:rStyle w:val="CommentReference"/>
                <w:sz w:val="18"/>
                <w:szCs w:val="24"/>
              </w:rPr>
              <w:commentReference w:id="3013"/>
            </w:r>
            <w:ins w:id="3014" w:author="Elaine Baricante" w:date="2018-11-26T15:45:00Z">
              <w:r w:rsidR="00B36F36">
                <w:br/>
              </w:r>
            </w:ins>
            <w:del w:id="3015" w:author="Elaine Baricante" w:date="2018-11-26T15:45:00Z">
              <w:r w:rsidRPr="00794639" w:rsidDel="00B36F36">
                <w:delText xml:space="preserve"> </w:delText>
              </w:r>
            </w:del>
          </w:p>
          <w:p w14:paraId="7D557A8B" w14:textId="423C9284" w:rsidR="00A4788A" w:rsidRPr="00B36F36" w:rsidDel="00B36F36" w:rsidRDefault="00A4788A" w:rsidP="00A4788A">
            <w:pPr>
              <w:pStyle w:val="TableBody"/>
              <w:rPr>
                <w:ins w:id="3016" w:author="Sevan Sirapian [2]" w:date="2018-11-26T11:12:00Z"/>
                <w:del w:id="3017" w:author="Elaine Baricante" w:date="2018-11-26T15:45:00Z"/>
                <w:rStyle w:val="Code"/>
                <w:rPrChange w:id="3018" w:author="Elaine Baricante" w:date="2018-11-26T15:45:00Z">
                  <w:rPr>
                    <w:ins w:id="3019" w:author="Sevan Sirapian [2]" w:date="2018-11-26T11:12:00Z"/>
                    <w:del w:id="3020" w:author="Elaine Baricante" w:date="2018-11-26T15:45:00Z"/>
                    <w:rFonts w:ascii="Courier New" w:hAnsi="Courier New" w:cs="Courier New"/>
                  </w:rPr>
                </w:rPrChange>
              </w:rPr>
            </w:pPr>
            <w:commentRangeStart w:id="3021"/>
            <w:ins w:id="3022" w:author="Sevan Sirapian [2]" w:date="2018-11-26T11:12:00Z">
              <w:del w:id="3023" w:author="Elaine Baricante" w:date="2018-11-26T15:45:00Z">
                <w:r w:rsidDel="00B36F36">
                  <w:rPr>
                    <w:rFonts w:ascii="Courier New" w:hAnsi="Courier New" w:cs="Courier New"/>
                  </w:rPr>
                  <w:tab/>
                </w:r>
              </w:del>
            </w:ins>
            <w:ins w:id="3024" w:author="Elaine Baricante" w:date="2018-11-26T15:45:00Z">
              <w:r w:rsidR="00B36F36">
                <w:rPr>
                  <w:rFonts w:ascii="Courier New" w:hAnsi="Courier New" w:cs="Courier New"/>
                </w:rPr>
                <w:tab/>
              </w:r>
            </w:ins>
            <w:ins w:id="3025" w:author="Sevan Sirapian [2]" w:date="2018-11-26T11:12:00Z">
              <w:r w:rsidRPr="00B36F36">
                <w:rPr>
                  <w:rStyle w:val="Code"/>
                  <w:rPrChange w:id="3026" w:author="Elaine Baricante" w:date="2018-11-26T15:45:00Z">
                    <w:rPr>
                      <w:rFonts w:ascii="Courier New" w:hAnsi="Courier New" w:cs="Courier New"/>
                    </w:rPr>
                  </w:rPrChange>
                </w:rPr>
                <w:t>+CEDRXP: &lt;AcT-type&gt;[,&lt;Requested_eDRX_value&gt;</w:t>
              </w:r>
            </w:ins>
            <w:ins w:id="3027" w:author="Elaine Baricante" w:date="2018-11-26T15:45:00Z">
              <w:r w:rsidR="00B36F36">
                <w:rPr>
                  <w:rStyle w:val="Code"/>
                </w:rPr>
                <w:br/>
              </w:r>
              <w:r w:rsidR="00B36F36">
                <w:rPr>
                  <w:rStyle w:val="Code"/>
                </w:rPr>
                <w:tab/>
              </w:r>
            </w:ins>
            <w:ins w:id="3028" w:author="Sevan Sirapian [2]" w:date="2018-11-26T11:12:00Z">
              <w:r w:rsidRPr="00B36F36">
                <w:rPr>
                  <w:rStyle w:val="Code"/>
                  <w:rPrChange w:id="3029" w:author="Elaine Baricante" w:date="2018-11-26T15:45:00Z">
                    <w:rPr>
                      <w:rFonts w:ascii="Courier New" w:hAnsi="Courier New" w:cs="Courier New"/>
                    </w:rPr>
                  </w:rPrChange>
                </w:rPr>
                <w:t>[,&lt;NW-</w:t>
              </w:r>
            </w:ins>
          </w:p>
          <w:p w14:paraId="657D370C" w14:textId="10EF094C" w:rsidR="00A4788A" w:rsidRPr="00DF20AD" w:rsidRDefault="00A4788A" w:rsidP="00A4788A">
            <w:pPr>
              <w:pStyle w:val="TableBody"/>
              <w:rPr>
                <w:ins w:id="3030" w:author="Sevan Sirapian [2]" w:date="2018-11-26T11:12:00Z"/>
                <w:rFonts w:ascii="Courier New" w:hAnsi="Courier New" w:cs="Courier New"/>
              </w:rPr>
            </w:pPr>
            <w:ins w:id="3031" w:author="Sevan Sirapian [2]" w:date="2018-11-26T11:12:00Z">
              <w:del w:id="3032" w:author="Elaine Baricante" w:date="2018-11-26T15:45:00Z">
                <w:r w:rsidRPr="00B36F36" w:rsidDel="00B36F36">
                  <w:rPr>
                    <w:rStyle w:val="Code"/>
                    <w:rPrChange w:id="3033" w:author="Elaine Baricante" w:date="2018-11-26T15:45:00Z">
                      <w:rPr>
                        <w:rFonts w:ascii="Courier New" w:hAnsi="Courier New" w:cs="Courier New"/>
                      </w:rPr>
                    </w:rPrChange>
                  </w:rPr>
                  <w:tab/>
                </w:r>
              </w:del>
              <w:r w:rsidRPr="00B36F36">
                <w:rPr>
                  <w:rStyle w:val="Code"/>
                  <w:rPrChange w:id="3034" w:author="Elaine Baricante" w:date="2018-11-26T15:45:00Z">
                    <w:rPr>
                      <w:rFonts w:ascii="Courier New" w:hAnsi="Courier New" w:cs="Courier New"/>
                    </w:rPr>
                  </w:rPrChange>
                </w:rPr>
                <w:t>provided_eDRX_value&gt;[,&lt;Paging_time_window&gt;]]]</w:t>
              </w:r>
              <w:commentRangeEnd w:id="3021"/>
              <w:r w:rsidRPr="00B36F36">
                <w:rPr>
                  <w:rStyle w:val="Code"/>
                  <w:rPrChange w:id="3035" w:author="Elaine Baricante" w:date="2018-11-26T15:45:00Z">
                    <w:rPr>
                      <w:rStyle w:val="CommentReference"/>
                      <w:rFonts w:ascii="Verdana" w:hAnsi="Verdana" w:cs="Times New Roman"/>
                      <w:lang w:eastAsia="en-US"/>
                    </w:rPr>
                  </w:rPrChange>
                </w:rPr>
                <w:commentReference w:id="3021"/>
              </w:r>
            </w:ins>
          </w:p>
          <w:p w14:paraId="7FECC775" w14:textId="360E192C" w:rsidR="004C752B" w:rsidRPr="007E4A1F" w:rsidRDefault="004C752B">
            <w:pPr>
              <w:pStyle w:val="TableBody"/>
            </w:pPr>
            <w:r w:rsidRPr="000656F8">
              <w:t>3</w:t>
            </w:r>
            <w:r w:rsidRPr="000656F8">
              <w:tab/>
              <w:t>Disable the use of eDRX and discard all parameters for eDRX</w:t>
            </w:r>
          </w:p>
          <w:p w14:paraId="206D766F" w14:textId="77777777" w:rsidR="004C752B" w:rsidRPr="007E4A1F" w:rsidRDefault="004C752B">
            <w:pPr>
              <w:pStyle w:val="TableBody"/>
            </w:pPr>
          </w:p>
          <w:p w14:paraId="3444DF95" w14:textId="66CDFC4E" w:rsidR="00BF3449" w:rsidRPr="00794639" w:rsidRDefault="00BF3449">
            <w:pPr>
              <w:pStyle w:val="TableBody"/>
            </w:pPr>
            <w:commentRangeStart w:id="3036"/>
            <w:commentRangeStart w:id="3037"/>
            <w:r w:rsidRPr="007E4A1F">
              <w:rPr>
                <w:b/>
              </w:rPr>
              <w:t>&lt;</w:t>
            </w:r>
            <w:r w:rsidR="004C752B" w:rsidRPr="007E4A1F">
              <w:rPr>
                <w:b/>
              </w:rPr>
              <w:t>AcT-type</w:t>
            </w:r>
            <w:r w:rsidRPr="00006D08">
              <w:rPr>
                <w:b/>
              </w:rPr>
              <w:t>&gt;</w:t>
            </w:r>
            <w:r w:rsidRPr="00794639">
              <w:tab/>
            </w:r>
            <w:r w:rsidR="004C752B" w:rsidRPr="00794639">
              <w:t>Integer type, indicates the type of access technology</w:t>
            </w:r>
          </w:p>
          <w:p w14:paraId="0A9C62C6" w14:textId="21DA35F5" w:rsidR="004C752B" w:rsidRPr="00794639" w:rsidRDefault="004C752B">
            <w:pPr>
              <w:pStyle w:val="TableBody"/>
            </w:pPr>
            <w:r w:rsidRPr="00794639">
              <w:t>0</w:t>
            </w:r>
            <w:r w:rsidRPr="00794639">
              <w:tab/>
              <w:t>Access technology is not using eDRX</w:t>
            </w:r>
            <w:del w:id="3038" w:author="Elaine Baricante" w:date="2018-12-04T15:04:00Z">
              <w:r w:rsidRPr="00794639" w:rsidDel="00EE721C">
                <w:delText xml:space="preserve"> </w:delText>
              </w:r>
            </w:del>
            <w:ins w:id="3039" w:author="Sevan Sirapian [2]" w:date="2018-11-26T11:12:00Z">
              <w:del w:id="3040" w:author="Elaine Baricante" w:date="2018-12-04T15:04:00Z">
                <w:r w:rsidR="008719D7" w:rsidDel="00EE721C">
                  <w:delText>(not supported)</w:delText>
                </w:r>
              </w:del>
            </w:ins>
          </w:p>
          <w:p w14:paraId="2C85EC98" w14:textId="5969950F" w:rsidR="004C752B" w:rsidRPr="00794639" w:rsidRDefault="004C752B">
            <w:pPr>
              <w:pStyle w:val="TableBody"/>
            </w:pPr>
            <w:r w:rsidRPr="00794639">
              <w:t>4</w:t>
            </w:r>
            <w:r w:rsidRPr="00794639">
              <w:tab/>
            </w:r>
            <w:ins w:id="3041" w:author="Sevan Sirapian [2]" w:date="2018-11-26T11:12:00Z">
              <w:r w:rsidR="00204E2B">
                <w:t>E-</w:t>
              </w:r>
            </w:ins>
            <w:r w:rsidRPr="00794639">
              <w:t>UTRAN (WB-S1 mode)</w:t>
            </w:r>
          </w:p>
          <w:p w14:paraId="4B060247" w14:textId="46778C9B" w:rsidR="004C752B" w:rsidRPr="00794639" w:rsidRDefault="004C752B">
            <w:pPr>
              <w:pStyle w:val="TableBody"/>
            </w:pPr>
            <w:r w:rsidRPr="00794639">
              <w:t>5</w:t>
            </w:r>
            <w:r w:rsidRPr="00794639">
              <w:tab/>
            </w:r>
            <w:ins w:id="3042" w:author="Sevan Sirapian [2]" w:date="2018-11-26T11:12:00Z">
              <w:r w:rsidR="008719D7">
                <w:t>E-</w:t>
              </w:r>
            </w:ins>
            <w:r w:rsidRPr="00794639">
              <w:t>UTRAN (NB-S1 mode)</w:t>
            </w:r>
            <w:commentRangeEnd w:id="3036"/>
            <w:r w:rsidR="00485828" w:rsidRPr="00794639">
              <w:rPr>
                <w:rStyle w:val="CommentReference"/>
                <w:sz w:val="18"/>
                <w:szCs w:val="24"/>
              </w:rPr>
              <w:commentReference w:id="3036"/>
            </w:r>
            <w:commentRangeEnd w:id="3037"/>
            <w:ins w:id="3043" w:author="Sevan Sirapian [2]" w:date="2018-11-26T11:12:00Z">
              <w:r w:rsidR="008719D7">
                <w:rPr>
                  <w:rStyle w:val="CommentReference"/>
                  <w:rFonts w:ascii="Verdana" w:hAnsi="Verdana" w:cs="Times New Roman"/>
                  <w:lang w:eastAsia="en-US"/>
                </w:rPr>
                <w:commentReference w:id="3037"/>
              </w:r>
              <w:del w:id="3044" w:author="Elaine Baricante" w:date="2018-12-04T15:04:00Z">
                <w:r w:rsidR="008719D7" w:rsidDel="00EE721C">
                  <w:delText xml:space="preserve"> (not supported)</w:delText>
                </w:r>
              </w:del>
            </w:ins>
          </w:p>
          <w:p w14:paraId="51422CD9" w14:textId="77777777" w:rsidR="00BF3449" w:rsidRPr="000656F8" w:rsidRDefault="00BF3449">
            <w:pPr>
              <w:pStyle w:val="TableBody"/>
            </w:pPr>
          </w:p>
          <w:p w14:paraId="72BF52E0" w14:textId="60D92977" w:rsidR="00BF3449" w:rsidRPr="00913410" w:rsidRDefault="00BF3449">
            <w:pPr>
              <w:pStyle w:val="TableBody"/>
            </w:pPr>
            <w:r w:rsidRPr="000656F8">
              <w:rPr>
                <w:b/>
              </w:rPr>
              <w:t>&lt;</w:t>
            </w:r>
            <w:r w:rsidR="0006696E" w:rsidRPr="007E4A1F">
              <w:rPr>
                <w:b/>
              </w:rPr>
              <w:t>Requested_eDRX_value</w:t>
            </w:r>
            <w:r w:rsidRPr="007E4A1F">
              <w:rPr>
                <w:b/>
              </w:rPr>
              <w:t>&gt;</w:t>
            </w:r>
            <w:r w:rsidRPr="007E4A1F">
              <w:tab/>
              <w:t xml:space="preserve">String type; </w:t>
            </w:r>
            <w:r w:rsidR="0006696E" w:rsidRPr="007E4A1F">
              <w:t xml:space="preserve">half a byte in a </w:t>
            </w:r>
            <w:r w:rsidR="003468A0" w:rsidRPr="00006D08">
              <w:t>4-bit</w:t>
            </w:r>
            <w:r w:rsidR="0006696E" w:rsidRPr="005C602E">
              <w:t xml:space="preserve"> format</w:t>
            </w:r>
            <w:r w:rsidR="00842262" w:rsidRPr="005C602E">
              <w:t>. The eDRX value refers to bit 4 to 1 of octet 3 of the Extended DRX parameters information element.</w:t>
            </w:r>
          </w:p>
          <w:p w14:paraId="30DB579B" w14:textId="77777777" w:rsidR="00BF3449" w:rsidRPr="00913410" w:rsidRDefault="00BF3449">
            <w:pPr>
              <w:pStyle w:val="TableBody"/>
            </w:pPr>
          </w:p>
          <w:p w14:paraId="69BCB570" w14:textId="71565648" w:rsidR="00BF3449" w:rsidRPr="00794639" w:rsidRDefault="00BF3449">
            <w:pPr>
              <w:pStyle w:val="TableBody"/>
            </w:pPr>
            <w:r w:rsidRPr="00913410">
              <w:rPr>
                <w:b/>
              </w:rPr>
              <w:t>&lt;</w:t>
            </w:r>
            <w:r w:rsidR="0006696E" w:rsidRPr="003010FE">
              <w:rPr>
                <w:b/>
              </w:rPr>
              <w:t>NW-provided_eDRX_value</w:t>
            </w:r>
            <w:r w:rsidRPr="00A5422A">
              <w:rPr>
                <w:b/>
              </w:rPr>
              <w:t>&gt;</w:t>
            </w:r>
            <w:r w:rsidR="003468A0" w:rsidRPr="00794639">
              <w:tab/>
            </w:r>
            <w:r w:rsidR="0006696E" w:rsidRPr="00794639">
              <w:t xml:space="preserve">String type; half a byte in a </w:t>
            </w:r>
            <w:r w:rsidR="003468A0" w:rsidRPr="00794639">
              <w:t>4-bit</w:t>
            </w:r>
            <w:r w:rsidR="0006696E" w:rsidRPr="00794639">
              <w:t xml:space="preserve"> format</w:t>
            </w:r>
            <w:r w:rsidR="00842262" w:rsidRPr="00794639">
              <w:t>. The eDRX value refers to bit 4 to 1 of octet 3 of the Extended DRX parameters information element</w:t>
            </w:r>
          </w:p>
          <w:p w14:paraId="07898B9E" w14:textId="18390C7B" w:rsidR="00BF3449" w:rsidRPr="00794639" w:rsidRDefault="00BF3449">
            <w:pPr>
              <w:pStyle w:val="TableBody"/>
            </w:pPr>
          </w:p>
          <w:p w14:paraId="42BDDE87" w14:textId="5BDC992F" w:rsidR="00BF3449" w:rsidRPr="00794639" w:rsidRDefault="00BF3449">
            <w:pPr>
              <w:pStyle w:val="TableBody"/>
            </w:pPr>
            <w:r w:rsidRPr="00794639">
              <w:rPr>
                <w:b/>
              </w:rPr>
              <w:t>&lt;</w:t>
            </w:r>
            <w:r w:rsidR="0006696E" w:rsidRPr="00794639">
              <w:rPr>
                <w:b/>
              </w:rPr>
              <w:t>Paging_time_window</w:t>
            </w:r>
            <w:r w:rsidRPr="00794639">
              <w:rPr>
                <w:b/>
              </w:rPr>
              <w:t>&gt;</w:t>
            </w:r>
            <w:r w:rsidR="003468A0" w:rsidRPr="00794639">
              <w:tab/>
            </w:r>
            <w:r w:rsidR="0006696E" w:rsidRPr="00794639">
              <w:t xml:space="preserve">String type; half a byte in a </w:t>
            </w:r>
            <w:r w:rsidR="003468A0" w:rsidRPr="00794639">
              <w:t>4-bit</w:t>
            </w:r>
            <w:r w:rsidR="0006696E" w:rsidRPr="00794639">
              <w:t xml:space="preserve"> format</w:t>
            </w:r>
            <w:r w:rsidR="00842262" w:rsidRPr="00794639">
              <w:t>. The paging time window referes to bit 8 to 5 of octet 3 of the Extended DRX parameters information element</w:t>
            </w:r>
          </w:p>
        </w:tc>
      </w:tr>
      <w:tr w:rsidR="00BF3449" w:rsidRPr="00794639" w14:paraId="771C0FEE" w14:textId="77777777" w:rsidTr="00953CD3">
        <w:trPr>
          <w:trHeight w:val="42"/>
        </w:trPr>
        <w:tc>
          <w:tcPr>
            <w:tcW w:w="1707" w:type="dxa"/>
          </w:tcPr>
          <w:p w14:paraId="125E41B8" w14:textId="77777777" w:rsidR="00BF3449" w:rsidRPr="00794639" w:rsidRDefault="00BF3449" w:rsidP="004C752B">
            <w:pPr>
              <w:pStyle w:val="TableBody"/>
              <w:rPr>
                <w:i/>
              </w:rPr>
            </w:pPr>
            <w:r w:rsidRPr="00794639">
              <w:rPr>
                <w:u w:val="single"/>
              </w:rPr>
              <w:t>Reference</w:t>
            </w:r>
          </w:p>
        </w:tc>
        <w:tc>
          <w:tcPr>
            <w:tcW w:w="0" w:type="dxa"/>
          </w:tcPr>
          <w:p w14:paraId="450BF753" w14:textId="4F9F74E4" w:rsidR="00BF3449" w:rsidRPr="00794639" w:rsidRDefault="00842262" w:rsidP="004C752B">
            <w:pPr>
              <w:pStyle w:val="TableBody"/>
              <w:rPr>
                <w:u w:val="single"/>
              </w:rPr>
            </w:pPr>
            <w:r w:rsidRPr="00794639">
              <w:t xml:space="preserve">27.007 </w:t>
            </w:r>
            <w:r w:rsidR="00FD5203" w:rsidRPr="00794639">
              <w:t>Rev13</w:t>
            </w:r>
          </w:p>
        </w:tc>
      </w:tr>
    </w:tbl>
    <w:p w14:paraId="6F015139" w14:textId="279461CE" w:rsidR="004E0BFD" w:rsidRPr="00794639" w:rsidRDefault="004E0BFD" w:rsidP="004E0BFD">
      <w:pPr>
        <w:pStyle w:val="Heading2"/>
      </w:pPr>
      <w:bookmarkStart w:id="3045" w:name="_Ref520816147"/>
      <w:bookmarkStart w:id="3046" w:name="_Ref520816149"/>
      <w:bookmarkStart w:id="3047" w:name="_Toc531700602"/>
      <w:bookmarkStart w:id="3048" w:name="_Ref518318972"/>
      <w:r w:rsidRPr="00794639">
        <w:lastRenderedPageBreak/>
        <w:t>+CEDRXRDP Command: eDRX Read Dynamic Parameters</w:t>
      </w:r>
      <w:bookmarkEnd w:id="3045"/>
      <w:bookmarkEnd w:id="3046"/>
      <w:bookmarkEnd w:id="3047"/>
    </w:p>
    <w:tbl>
      <w:tblPr>
        <w:tblStyle w:val="TableSWIleft"/>
        <w:tblW w:w="8997" w:type="dxa"/>
        <w:tblLayout w:type="fixed"/>
        <w:tblLook w:val="04A0" w:firstRow="1" w:lastRow="0" w:firstColumn="1" w:lastColumn="0" w:noHBand="0" w:noVBand="1"/>
      </w:tblPr>
      <w:tblGrid>
        <w:gridCol w:w="1707"/>
        <w:gridCol w:w="7290"/>
      </w:tblGrid>
      <w:tr w:rsidR="004E0BFD" w:rsidRPr="00794639" w14:paraId="34E710D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095FBBC" w14:textId="77777777" w:rsidR="004E0BFD" w:rsidRPr="00794639" w:rsidRDefault="004E0BFD">
            <w:pPr>
              <w:pStyle w:val="TableRowHead"/>
              <w:spacing w:before="144" w:after="144"/>
              <w:rPr>
                <w:bCs w:val="0"/>
              </w:rPr>
            </w:pPr>
            <w:r w:rsidRPr="00794639">
              <w:t>HL7800</w:t>
            </w:r>
          </w:p>
        </w:tc>
      </w:tr>
      <w:tr w:rsidR="004E0BFD" w:rsidRPr="00794639" w14:paraId="7B9C085E" w14:textId="77777777" w:rsidTr="00953CD3">
        <w:trPr>
          <w:trHeight w:val="42"/>
        </w:trPr>
        <w:tc>
          <w:tcPr>
            <w:tcW w:w="1707" w:type="dxa"/>
          </w:tcPr>
          <w:p w14:paraId="27CBC712" w14:textId="77777777" w:rsidR="004E0BFD" w:rsidRPr="00794639" w:rsidRDefault="004E0BFD" w:rsidP="004E0BFD">
            <w:pPr>
              <w:pStyle w:val="TableBody"/>
              <w:rPr>
                <w:i/>
              </w:rPr>
            </w:pPr>
            <w:r w:rsidRPr="00794639">
              <w:rPr>
                <w:i/>
              </w:rPr>
              <w:t>Test command</w:t>
            </w:r>
          </w:p>
          <w:p w14:paraId="4FA0CCD0" w14:textId="77777777" w:rsidR="004E0BFD" w:rsidRPr="00794639" w:rsidRDefault="004E0BFD" w:rsidP="004E0BFD">
            <w:pPr>
              <w:pStyle w:val="TableBody"/>
            </w:pPr>
          </w:p>
          <w:p w14:paraId="66DE2825" w14:textId="77777777" w:rsidR="004E0BFD" w:rsidRPr="00794639" w:rsidRDefault="004E0BFD" w:rsidP="004E0BFD">
            <w:pPr>
              <w:pStyle w:val="TableBody"/>
              <w:rPr>
                <w:u w:val="single"/>
              </w:rPr>
            </w:pPr>
            <w:r w:rsidRPr="00794639">
              <w:rPr>
                <w:u w:val="single"/>
              </w:rPr>
              <w:t>Syntax</w:t>
            </w:r>
          </w:p>
          <w:p w14:paraId="4D4096AD" w14:textId="73B6F273" w:rsidR="004E0BFD" w:rsidRPr="00794639" w:rsidRDefault="004E0BFD" w:rsidP="004E0BFD">
            <w:pPr>
              <w:pStyle w:val="TableBody"/>
            </w:pPr>
            <w:r w:rsidRPr="00794639">
              <w:rPr>
                <w:b/>
              </w:rPr>
              <w:t>AT+</w:t>
            </w:r>
            <w:r w:rsidRPr="00794639">
              <w:t xml:space="preserve"> </w:t>
            </w:r>
            <w:r w:rsidRPr="00794639">
              <w:rPr>
                <w:b/>
              </w:rPr>
              <w:t>CEDRXRDP=?</w:t>
            </w:r>
          </w:p>
        </w:tc>
        <w:tc>
          <w:tcPr>
            <w:tcW w:w="0" w:type="dxa"/>
          </w:tcPr>
          <w:p w14:paraId="7A8FD2B8" w14:textId="77777777" w:rsidR="004E0BFD" w:rsidRPr="00794639" w:rsidRDefault="004E0BFD" w:rsidP="004E0BFD">
            <w:pPr>
              <w:pStyle w:val="TableBody"/>
              <w:rPr>
                <w:u w:val="single"/>
              </w:rPr>
            </w:pPr>
          </w:p>
          <w:p w14:paraId="7A93E177" w14:textId="77777777" w:rsidR="004E0BFD" w:rsidRPr="00794639" w:rsidRDefault="004E0BFD" w:rsidP="004E0BFD">
            <w:pPr>
              <w:pStyle w:val="TableBody"/>
              <w:rPr>
                <w:u w:val="single"/>
              </w:rPr>
            </w:pPr>
          </w:p>
          <w:p w14:paraId="163D7F8E" w14:textId="77777777" w:rsidR="004E0BFD" w:rsidRPr="00794639" w:rsidRDefault="004E0BFD" w:rsidP="004E0BFD">
            <w:pPr>
              <w:pStyle w:val="TableBody"/>
              <w:rPr>
                <w:u w:val="single"/>
              </w:rPr>
            </w:pPr>
            <w:r w:rsidRPr="00794639">
              <w:rPr>
                <w:u w:val="single"/>
              </w:rPr>
              <w:t>Response</w:t>
            </w:r>
          </w:p>
          <w:p w14:paraId="6CC278AA" w14:textId="50531EA9" w:rsidR="004E0BFD" w:rsidRPr="00794639" w:rsidRDefault="004E0BFD" w:rsidP="004E0BFD">
            <w:pPr>
              <w:pStyle w:val="TableBody"/>
            </w:pPr>
            <w:r w:rsidRPr="00794639">
              <w:rPr>
                <w:b/>
              </w:rPr>
              <w:t>OK</w:t>
            </w:r>
          </w:p>
        </w:tc>
      </w:tr>
      <w:tr w:rsidR="004E0BFD" w:rsidRPr="00794639" w14:paraId="0674A126" w14:textId="77777777" w:rsidTr="00953CD3">
        <w:trPr>
          <w:trHeight w:val="42"/>
        </w:trPr>
        <w:tc>
          <w:tcPr>
            <w:tcW w:w="1707" w:type="dxa"/>
          </w:tcPr>
          <w:p w14:paraId="4356D8EA" w14:textId="33543DCC" w:rsidR="004E0BFD" w:rsidRPr="00794639" w:rsidRDefault="00BD565A" w:rsidP="004E0BFD">
            <w:pPr>
              <w:pStyle w:val="TableBody"/>
              <w:rPr>
                <w:i/>
              </w:rPr>
            </w:pPr>
            <w:r w:rsidRPr="00794639">
              <w:rPr>
                <w:i/>
              </w:rPr>
              <w:t xml:space="preserve">Read </w:t>
            </w:r>
            <w:r w:rsidR="004E0BFD" w:rsidRPr="00794639">
              <w:rPr>
                <w:i/>
              </w:rPr>
              <w:t>command</w:t>
            </w:r>
          </w:p>
          <w:p w14:paraId="75CC65FE" w14:textId="77777777" w:rsidR="004E0BFD" w:rsidRPr="00794639" w:rsidRDefault="004E0BFD" w:rsidP="004E0BFD">
            <w:pPr>
              <w:pStyle w:val="TableBody"/>
            </w:pPr>
          </w:p>
          <w:p w14:paraId="3D71AB13" w14:textId="77777777" w:rsidR="004E0BFD" w:rsidRPr="00794639" w:rsidRDefault="004E0BFD" w:rsidP="004E0BFD">
            <w:pPr>
              <w:pStyle w:val="TableBody"/>
              <w:rPr>
                <w:u w:val="single"/>
              </w:rPr>
            </w:pPr>
            <w:r w:rsidRPr="00794639">
              <w:rPr>
                <w:u w:val="single"/>
              </w:rPr>
              <w:t>Syntax</w:t>
            </w:r>
          </w:p>
          <w:p w14:paraId="78DBD388" w14:textId="6D145F4D" w:rsidR="004E0BFD" w:rsidRPr="00794639" w:rsidRDefault="004E0BFD" w:rsidP="004E0BFD">
            <w:pPr>
              <w:pStyle w:val="TableBody"/>
              <w:rPr>
                <w:b/>
              </w:rPr>
            </w:pPr>
            <w:r w:rsidRPr="00794639">
              <w:rPr>
                <w:b/>
              </w:rPr>
              <w:t>AT+CEDRXRDP</w:t>
            </w:r>
          </w:p>
        </w:tc>
        <w:tc>
          <w:tcPr>
            <w:tcW w:w="0" w:type="dxa"/>
          </w:tcPr>
          <w:p w14:paraId="028E08DF" w14:textId="77777777" w:rsidR="004E0BFD" w:rsidRPr="00794639" w:rsidRDefault="004E0BFD" w:rsidP="004E0BFD">
            <w:pPr>
              <w:pStyle w:val="TableBody"/>
            </w:pPr>
          </w:p>
          <w:p w14:paraId="1DF70A9C" w14:textId="77777777" w:rsidR="004E0BFD" w:rsidRPr="00794639" w:rsidRDefault="004E0BFD" w:rsidP="004E0BFD">
            <w:pPr>
              <w:pStyle w:val="TableBody"/>
            </w:pPr>
          </w:p>
          <w:p w14:paraId="295ED3F9" w14:textId="77777777" w:rsidR="004E0BFD" w:rsidRPr="00794639" w:rsidRDefault="004E0BFD" w:rsidP="004E0BFD">
            <w:pPr>
              <w:pStyle w:val="TableBody"/>
              <w:rPr>
                <w:u w:val="single"/>
              </w:rPr>
            </w:pPr>
            <w:r w:rsidRPr="00794639">
              <w:rPr>
                <w:u w:val="single"/>
              </w:rPr>
              <w:t>Response</w:t>
            </w:r>
          </w:p>
          <w:p w14:paraId="3A78FD89" w14:textId="77777777" w:rsidR="00BD565A" w:rsidRPr="000656F8" w:rsidRDefault="00BD565A" w:rsidP="004E0BFD">
            <w:pPr>
              <w:pStyle w:val="TableBody"/>
              <w:rPr>
                <w:b/>
              </w:rPr>
            </w:pPr>
            <w:r w:rsidRPr="00794639">
              <w:rPr>
                <w:b/>
              </w:rPr>
              <w:t>+CEDRXRDP: &lt;AcT-type&gt;[,&lt;Requested_eDRX_value[,&lt;NW-provided_eDRX_value&gt;[,&lt;Paging_time_</w:t>
            </w:r>
            <w:commentRangeStart w:id="3049"/>
            <w:r w:rsidRPr="00794639">
              <w:rPr>
                <w:b/>
              </w:rPr>
              <w:t>window</w:t>
            </w:r>
            <w:commentRangeEnd w:id="3049"/>
            <w:r w:rsidR="00EF4968" w:rsidRPr="00794639">
              <w:rPr>
                <w:rStyle w:val="CommentReference"/>
                <w:rFonts w:ascii="Verdana" w:hAnsi="Verdana" w:cs="Times New Roman"/>
                <w:lang w:eastAsia="en-US"/>
              </w:rPr>
              <w:commentReference w:id="3049"/>
            </w:r>
            <w:r w:rsidRPr="00794639">
              <w:rPr>
                <w:b/>
              </w:rPr>
              <w:t>&gt;]]]</w:t>
            </w:r>
          </w:p>
          <w:p w14:paraId="35F6C502" w14:textId="500A695D" w:rsidR="004E0BFD" w:rsidRPr="007E4A1F" w:rsidRDefault="004E0BFD" w:rsidP="004E0BFD">
            <w:pPr>
              <w:pStyle w:val="TableBody"/>
              <w:rPr>
                <w:b/>
              </w:rPr>
            </w:pPr>
            <w:r w:rsidRPr="000656F8">
              <w:rPr>
                <w:b/>
              </w:rPr>
              <w:t>OK</w:t>
            </w:r>
          </w:p>
          <w:p w14:paraId="56F0B77D" w14:textId="77777777" w:rsidR="004E0BFD" w:rsidRPr="007E4A1F" w:rsidRDefault="004E0BFD" w:rsidP="004E0BFD">
            <w:pPr>
              <w:pStyle w:val="TableBody"/>
            </w:pPr>
          </w:p>
          <w:p w14:paraId="6BBC2779" w14:textId="77777777" w:rsidR="004E0BFD" w:rsidRPr="007E4A1F" w:rsidRDefault="004E0BFD" w:rsidP="004E0BFD">
            <w:pPr>
              <w:pStyle w:val="TableBody"/>
              <w:rPr>
                <w:u w:val="single"/>
              </w:rPr>
            </w:pPr>
            <w:r w:rsidRPr="007E4A1F">
              <w:rPr>
                <w:u w:val="single"/>
              </w:rPr>
              <w:t>Parameters</w:t>
            </w:r>
          </w:p>
          <w:p w14:paraId="2C4350D5" w14:textId="10BC8248" w:rsidR="004E0BFD" w:rsidRPr="005C602E" w:rsidRDefault="004E0BFD" w:rsidP="004E0BFD">
            <w:pPr>
              <w:pStyle w:val="TableBody"/>
            </w:pPr>
            <w:r w:rsidRPr="00006D08">
              <w:rPr>
                <w:b/>
              </w:rPr>
              <w:t>&lt;AcT-type&gt;</w:t>
            </w:r>
            <w:r w:rsidRPr="005C602E">
              <w:tab/>
              <w:t>Indicates the type of access technology</w:t>
            </w:r>
          </w:p>
          <w:p w14:paraId="2D80C93B" w14:textId="593F7538" w:rsidR="004E0BFD" w:rsidRPr="00913410" w:rsidRDefault="004E0BFD" w:rsidP="004E0BFD">
            <w:pPr>
              <w:pStyle w:val="TableBody"/>
            </w:pPr>
            <w:r w:rsidRPr="00913410">
              <w:t>0</w:t>
            </w:r>
            <w:r w:rsidRPr="00913410">
              <w:tab/>
              <w:t>Access technology does not use eDRX</w:t>
            </w:r>
          </w:p>
          <w:p w14:paraId="40B4ABB5" w14:textId="77777777" w:rsidR="004E0BFD" w:rsidRPr="00913410" w:rsidRDefault="004E0BFD" w:rsidP="004E0BFD">
            <w:pPr>
              <w:pStyle w:val="TableBody"/>
            </w:pPr>
            <w:r w:rsidRPr="00913410">
              <w:t>4</w:t>
            </w:r>
            <w:r w:rsidRPr="00913410">
              <w:tab/>
              <w:t>E-UTRAN (WB-S1 mode)</w:t>
            </w:r>
          </w:p>
          <w:p w14:paraId="6E2C1F55" w14:textId="77777777" w:rsidR="004E0BFD" w:rsidRPr="00794639" w:rsidRDefault="004E0BFD" w:rsidP="004E0BFD">
            <w:pPr>
              <w:pStyle w:val="TableBody"/>
            </w:pPr>
            <w:r w:rsidRPr="00A5422A">
              <w:t>5</w:t>
            </w:r>
            <w:r w:rsidRPr="00A5422A">
              <w:tab/>
              <w:t>E-UTRAN (NB-S1 mode)</w:t>
            </w:r>
          </w:p>
          <w:p w14:paraId="2DBB0541" w14:textId="77777777" w:rsidR="004E0BFD" w:rsidRPr="00794639" w:rsidRDefault="004E0BFD" w:rsidP="004E0BFD">
            <w:pPr>
              <w:pStyle w:val="TableBody"/>
            </w:pPr>
          </w:p>
          <w:p w14:paraId="7AC54E60" w14:textId="77777777" w:rsidR="004E0BFD" w:rsidRPr="00794639" w:rsidRDefault="004E0BFD" w:rsidP="004E0BFD">
            <w:pPr>
              <w:pStyle w:val="TableBody"/>
            </w:pPr>
            <w:r w:rsidRPr="00794639">
              <w:rPr>
                <w:b/>
              </w:rPr>
              <w:t>&lt;Requested_eDRX_value&gt;</w:t>
            </w:r>
            <w:r w:rsidRPr="00794639">
              <w:tab/>
              <w:t>String type; half a byte in a 4-bit format. The eDRX value refers to bit 4 to 1 of octet 3 of the Extended DRX parameters information element.</w:t>
            </w:r>
          </w:p>
          <w:p w14:paraId="7E5CA8D0" w14:textId="77777777" w:rsidR="004E0BFD" w:rsidRPr="00794639" w:rsidRDefault="004E0BFD" w:rsidP="004E0BFD">
            <w:pPr>
              <w:pStyle w:val="TableBody"/>
            </w:pPr>
          </w:p>
          <w:p w14:paraId="43C54227" w14:textId="77777777" w:rsidR="004E0BFD" w:rsidRPr="00794639" w:rsidRDefault="004E0BFD" w:rsidP="004E0BFD">
            <w:pPr>
              <w:pStyle w:val="TableBody"/>
            </w:pPr>
            <w:r w:rsidRPr="00794639">
              <w:rPr>
                <w:b/>
              </w:rPr>
              <w:t>&lt;NW-provided_eDRX_value&gt;</w:t>
            </w:r>
            <w:r w:rsidRPr="00794639">
              <w:tab/>
              <w:t>String type; half a byte in a 4-bit format. The eDRX value refers to bit 4 to 1 of octet 3 of the Extended DRX parameters information element</w:t>
            </w:r>
          </w:p>
          <w:p w14:paraId="01879F20" w14:textId="77777777" w:rsidR="004E0BFD" w:rsidRPr="00794639" w:rsidRDefault="004E0BFD" w:rsidP="004E0BFD">
            <w:pPr>
              <w:pStyle w:val="TableBody"/>
            </w:pPr>
          </w:p>
          <w:p w14:paraId="244F04B7" w14:textId="4198F81F" w:rsidR="004E0BFD" w:rsidRPr="00794639" w:rsidRDefault="004E0BFD" w:rsidP="004E0BFD">
            <w:pPr>
              <w:pStyle w:val="TableBody"/>
              <w:rPr>
                <w:u w:val="single"/>
              </w:rPr>
            </w:pPr>
            <w:r w:rsidRPr="00794639">
              <w:rPr>
                <w:b/>
              </w:rPr>
              <w:t>&lt;Paging_time_window&gt;</w:t>
            </w:r>
            <w:r w:rsidRPr="00794639">
              <w:tab/>
              <w:t>String type; half a byte in a 4-bit format. The paging time window refers to bit 8 to 5 of octet 3 of the Extended DRX parameters information element</w:t>
            </w:r>
          </w:p>
        </w:tc>
      </w:tr>
      <w:tr w:rsidR="004E0BFD" w:rsidRPr="00794639" w14:paraId="37CFC9CB" w14:textId="77777777" w:rsidTr="00953CD3">
        <w:trPr>
          <w:trHeight w:val="42"/>
        </w:trPr>
        <w:tc>
          <w:tcPr>
            <w:tcW w:w="1707" w:type="dxa"/>
          </w:tcPr>
          <w:p w14:paraId="5D3CEB73" w14:textId="77777777" w:rsidR="004E0BFD" w:rsidRPr="00794639" w:rsidRDefault="004E0BFD" w:rsidP="004E0BFD">
            <w:pPr>
              <w:pStyle w:val="TableBody"/>
              <w:rPr>
                <w:u w:val="single"/>
              </w:rPr>
            </w:pPr>
            <w:r w:rsidRPr="00794639">
              <w:rPr>
                <w:u w:val="single"/>
              </w:rPr>
              <w:t>Reference</w:t>
            </w:r>
          </w:p>
          <w:p w14:paraId="3533A327" w14:textId="24738D83" w:rsidR="004E0BFD" w:rsidRPr="00794639" w:rsidRDefault="004E0BFD" w:rsidP="004E0BFD">
            <w:pPr>
              <w:pStyle w:val="TableBody"/>
              <w:rPr>
                <w:i/>
              </w:rPr>
            </w:pPr>
            <w:r w:rsidRPr="00794639">
              <w:t xml:space="preserve">TS 27.007 </w:t>
            </w:r>
            <w:r w:rsidR="00FD5203" w:rsidRPr="00794639">
              <w:t>Rev13</w:t>
            </w:r>
          </w:p>
        </w:tc>
        <w:tc>
          <w:tcPr>
            <w:tcW w:w="0" w:type="dxa"/>
          </w:tcPr>
          <w:p w14:paraId="7994B94D" w14:textId="77777777" w:rsidR="004E0BFD" w:rsidRPr="00794639" w:rsidRDefault="004E0BFD" w:rsidP="004E0BFD">
            <w:pPr>
              <w:pStyle w:val="TableBody"/>
            </w:pPr>
            <w:r w:rsidRPr="00794639">
              <w:rPr>
                <w:u w:val="single"/>
              </w:rPr>
              <w:t>Notes</w:t>
            </w:r>
          </w:p>
          <w:p w14:paraId="1906E018" w14:textId="4B91DF7F" w:rsidR="004E0BFD" w:rsidRPr="00794639" w:rsidRDefault="004E0BFD" w:rsidP="004E0BFD">
            <w:pPr>
              <w:pStyle w:val="TableBody"/>
            </w:pPr>
            <w:r w:rsidRPr="00794639">
              <w:t>This command is used to specify the relationship between the type of access technology and the requested eDRX value.</w:t>
            </w:r>
          </w:p>
        </w:tc>
      </w:tr>
    </w:tbl>
    <w:p w14:paraId="6E46075D" w14:textId="15C6C19B" w:rsidR="00975CC4" w:rsidRPr="00794639" w:rsidRDefault="00975CC4" w:rsidP="0059466D">
      <w:pPr>
        <w:pStyle w:val="Heading2"/>
      </w:pPr>
      <w:bookmarkStart w:id="3050" w:name="_Ref520814507"/>
      <w:bookmarkStart w:id="3051" w:name="_Toc531700603"/>
      <w:r w:rsidRPr="00794639">
        <w:t>+CESQ Command: Extended Signal Quality</w:t>
      </w:r>
      <w:bookmarkStart w:id="3052" w:name="_Toc503197426"/>
      <w:bookmarkEnd w:id="2992"/>
      <w:bookmarkEnd w:id="2993"/>
      <w:bookmarkEnd w:id="2994"/>
      <w:bookmarkEnd w:id="3048"/>
      <w:bookmarkEnd w:id="3050"/>
      <w:bookmarkEnd w:id="3051"/>
      <w:bookmarkEnd w:id="3052"/>
    </w:p>
    <w:tbl>
      <w:tblPr>
        <w:tblStyle w:val="TableSWIleft"/>
        <w:tblW w:w="8997" w:type="dxa"/>
        <w:tblLayout w:type="fixed"/>
        <w:tblLook w:val="04A0" w:firstRow="1" w:lastRow="0" w:firstColumn="1" w:lastColumn="0" w:noHBand="0" w:noVBand="1"/>
      </w:tblPr>
      <w:tblGrid>
        <w:gridCol w:w="1707"/>
        <w:gridCol w:w="7290"/>
      </w:tblGrid>
      <w:tr w:rsidR="00975CC4" w:rsidRPr="00794639" w14:paraId="7348DCE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F957226" w14:textId="46C7EF90" w:rsidR="00975CC4" w:rsidRPr="00794639" w:rsidRDefault="00F22490">
            <w:pPr>
              <w:pStyle w:val="TableRowHead"/>
              <w:spacing w:before="144" w:after="144"/>
              <w:rPr>
                <w:bCs w:val="0"/>
              </w:rPr>
            </w:pPr>
            <w:r w:rsidRPr="00794639">
              <w:t>HL7800</w:t>
            </w:r>
          </w:p>
        </w:tc>
      </w:tr>
      <w:tr w:rsidR="00975CC4" w:rsidRPr="00794639" w14:paraId="2B82EE7D" w14:textId="77777777" w:rsidTr="00953CD3">
        <w:trPr>
          <w:trHeight w:val="42"/>
        </w:trPr>
        <w:tc>
          <w:tcPr>
            <w:tcW w:w="1707" w:type="dxa"/>
          </w:tcPr>
          <w:p w14:paraId="4D4FF74A" w14:textId="77777777" w:rsidR="00975CC4" w:rsidRPr="00794639" w:rsidRDefault="00975CC4" w:rsidP="00166AF3">
            <w:pPr>
              <w:pStyle w:val="TableBody"/>
              <w:rPr>
                <w:i/>
              </w:rPr>
            </w:pPr>
            <w:r w:rsidRPr="00794639">
              <w:rPr>
                <w:i/>
              </w:rPr>
              <w:t>Test command</w:t>
            </w:r>
          </w:p>
          <w:p w14:paraId="0FCEBC82" w14:textId="77777777" w:rsidR="00975CC4" w:rsidRPr="00794639" w:rsidRDefault="00975CC4" w:rsidP="00166AF3">
            <w:pPr>
              <w:pStyle w:val="TableBody"/>
            </w:pPr>
          </w:p>
          <w:p w14:paraId="09228CEA" w14:textId="77777777" w:rsidR="00975CC4" w:rsidRPr="00794639" w:rsidRDefault="00975CC4" w:rsidP="00166AF3">
            <w:pPr>
              <w:pStyle w:val="TableBody"/>
              <w:rPr>
                <w:u w:val="single"/>
              </w:rPr>
            </w:pPr>
            <w:r w:rsidRPr="00794639">
              <w:rPr>
                <w:u w:val="single"/>
              </w:rPr>
              <w:t>Syntax</w:t>
            </w:r>
          </w:p>
          <w:p w14:paraId="0D849DA4" w14:textId="77777777" w:rsidR="00975CC4" w:rsidRPr="00794639" w:rsidRDefault="00975CC4" w:rsidP="00166AF3">
            <w:pPr>
              <w:pStyle w:val="TableBody"/>
            </w:pPr>
            <w:r w:rsidRPr="00794639">
              <w:rPr>
                <w:b/>
              </w:rPr>
              <w:t>AT+CESQ=?</w:t>
            </w:r>
          </w:p>
        </w:tc>
        <w:tc>
          <w:tcPr>
            <w:tcW w:w="7290" w:type="dxa"/>
          </w:tcPr>
          <w:p w14:paraId="33A04BA2" w14:textId="77777777" w:rsidR="00975CC4" w:rsidRPr="00794639" w:rsidRDefault="00975CC4" w:rsidP="00166AF3">
            <w:pPr>
              <w:pStyle w:val="TableBody"/>
              <w:rPr>
                <w:u w:val="single"/>
              </w:rPr>
            </w:pPr>
          </w:p>
          <w:p w14:paraId="27826264" w14:textId="77777777" w:rsidR="00975CC4" w:rsidRPr="00794639" w:rsidRDefault="00975CC4" w:rsidP="00166AF3">
            <w:pPr>
              <w:pStyle w:val="TableBody"/>
              <w:rPr>
                <w:u w:val="single"/>
              </w:rPr>
            </w:pPr>
          </w:p>
          <w:p w14:paraId="50055651" w14:textId="77777777" w:rsidR="00975CC4" w:rsidRPr="00794639" w:rsidRDefault="00975CC4" w:rsidP="00166AF3">
            <w:pPr>
              <w:pStyle w:val="TableBody"/>
              <w:rPr>
                <w:u w:val="single"/>
              </w:rPr>
            </w:pPr>
            <w:r w:rsidRPr="00794639">
              <w:rPr>
                <w:u w:val="single"/>
              </w:rPr>
              <w:t>Response</w:t>
            </w:r>
          </w:p>
          <w:p w14:paraId="77CD3FE8" w14:textId="11CAA373" w:rsidR="00975CC4" w:rsidRPr="00794639" w:rsidRDefault="00975CC4" w:rsidP="00166AF3">
            <w:pPr>
              <w:spacing w:before="40" w:after="40"/>
              <w:rPr>
                <w:rFonts w:eastAsia="SimSun" w:cs="Arial"/>
                <w:b/>
                <w:lang w:eastAsia="ja-JP"/>
              </w:rPr>
            </w:pPr>
            <w:r w:rsidRPr="00794639">
              <w:rPr>
                <w:rFonts w:eastAsia="SimSun" w:cs="Arial"/>
                <w:b/>
                <w:lang w:eastAsia="ja-JP"/>
              </w:rPr>
              <w:t>+CESQ: (</w:t>
            </w:r>
            <w:r w:rsidRPr="00794639">
              <w:rPr>
                <w:rFonts w:eastAsia="SimSun" w:cs="Arial"/>
                <w:lang w:eastAsia="ja-JP"/>
              </w:rPr>
              <w:t>list of supported</w:t>
            </w:r>
            <w:r w:rsidRPr="00794639">
              <w:rPr>
                <w:rFonts w:eastAsia="SimSun" w:cs="Arial"/>
                <w:b/>
                <w:lang w:eastAsia="ja-JP"/>
              </w:rPr>
              <w:t xml:space="preserve"> &lt;rxlev&gt;</w:t>
            </w:r>
            <w:r w:rsidRPr="00794639">
              <w:rPr>
                <w:rFonts w:eastAsia="SimSun" w:cs="Arial"/>
                <w:lang w:eastAsia="ja-JP"/>
              </w:rPr>
              <w:t>s</w:t>
            </w:r>
            <w:r w:rsidRPr="00794639">
              <w:rPr>
                <w:rFonts w:eastAsia="SimSun" w:cs="Arial"/>
                <w:b/>
                <w:lang w:eastAsia="ja-JP"/>
              </w:rPr>
              <w:t>),(</w:t>
            </w:r>
            <w:r w:rsidRPr="00794639">
              <w:rPr>
                <w:rFonts w:eastAsia="SimSun" w:cs="Arial"/>
                <w:lang w:eastAsia="ja-JP"/>
              </w:rPr>
              <w:t>list of supported</w:t>
            </w:r>
            <w:r w:rsidRPr="00794639">
              <w:rPr>
                <w:rFonts w:eastAsia="SimSun" w:cs="Arial"/>
                <w:b/>
                <w:lang w:eastAsia="ja-JP"/>
              </w:rPr>
              <w:t xml:space="preserve"> &lt;ber&gt;</w:t>
            </w:r>
            <w:r w:rsidRPr="00794639">
              <w:rPr>
                <w:rFonts w:eastAsia="SimSun" w:cs="Arial"/>
                <w:lang w:eastAsia="ja-JP"/>
              </w:rPr>
              <w:t>s</w:t>
            </w:r>
            <w:r w:rsidRPr="00794639">
              <w:rPr>
                <w:rFonts w:eastAsia="SimSun" w:cs="Arial"/>
                <w:b/>
                <w:lang w:eastAsia="ja-JP"/>
              </w:rPr>
              <w:t>),(</w:t>
            </w:r>
            <w:r w:rsidRPr="00794639">
              <w:rPr>
                <w:rFonts w:eastAsia="SimSun" w:cs="Arial"/>
                <w:lang w:eastAsia="ja-JP"/>
              </w:rPr>
              <w:t>list of supported</w:t>
            </w:r>
            <w:r w:rsidRPr="00794639">
              <w:rPr>
                <w:rFonts w:eastAsia="SimSun" w:cs="Arial"/>
                <w:b/>
                <w:lang w:eastAsia="ja-JP"/>
              </w:rPr>
              <w:t xml:space="preserve"> &lt;rscp&gt;</w:t>
            </w:r>
            <w:r w:rsidRPr="00794639">
              <w:rPr>
                <w:rFonts w:eastAsia="SimSun" w:cs="Arial"/>
                <w:lang w:eastAsia="ja-JP"/>
              </w:rPr>
              <w:t>s</w:t>
            </w:r>
            <w:r w:rsidRPr="00794639">
              <w:rPr>
                <w:rFonts w:eastAsia="SimSun" w:cs="Arial"/>
                <w:b/>
                <w:lang w:eastAsia="ja-JP"/>
              </w:rPr>
              <w:t>),(</w:t>
            </w:r>
            <w:r w:rsidRPr="00794639">
              <w:rPr>
                <w:rFonts w:eastAsia="SimSun" w:cs="Arial"/>
                <w:lang w:eastAsia="ja-JP"/>
              </w:rPr>
              <w:t>list of supported</w:t>
            </w:r>
            <w:r w:rsidRPr="00794639">
              <w:rPr>
                <w:rFonts w:eastAsia="SimSun" w:cs="Arial"/>
                <w:b/>
                <w:lang w:eastAsia="ja-JP"/>
              </w:rPr>
              <w:t xml:space="preserve"> &lt;ecno&gt;</w:t>
            </w:r>
            <w:r w:rsidRPr="00794639">
              <w:rPr>
                <w:rFonts w:eastAsia="SimSun" w:cs="Arial"/>
                <w:lang w:eastAsia="ja-JP"/>
              </w:rPr>
              <w:t>s</w:t>
            </w:r>
            <w:r w:rsidRPr="00794639">
              <w:rPr>
                <w:rFonts w:eastAsia="SimSun" w:cs="Arial"/>
                <w:b/>
                <w:lang w:eastAsia="ja-JP"/>
              </w:rPr>
              <w:t>),(</w:t>
            </w:r>
            <w:r w:rsidRPr="00794639">
              <w:rPr>
                <w:rFonts w:eastAsia="SimSun" w:cs="Arial"/>
                <w:lang w:eastAsia="ja-JP"/>
              </w:rPr>
              <w:t>list of supported</w:t>
            </w:r>
            <w:r w:rsidRPr="00794639">
              <w:rPr>
                <w:rFonts w:eastAsia="SimSun" w:cs="Arial"/>
                <w:b/>
                <w:lang w:eastAsia="ja-JP"/>
              </w:rPr>
              <w:t xml:space="preserve"> &lt;rsrq&gt;</w:t>
            </w:r>
            <w:r w:rsidRPr="00794639">
              <w:rPr>
                <w:rFonts w:eastAsia="SimSun" w:cs="Arial"/>
                <w:lang w:eastAsia="ja-JP"/>
              </w:rPr>
              <w:t>s</w:t>
            </w:r>
            <w:r w:rsidRPr="00794639">
              <w:rPr>
                <w:rFonts w:eastAsia="SimSun" w:cs="Arial"/>
                <w:b/>
                <w:lang w:eastAsia="ja-JP"/>
              </w:rPr>
              <w:t>),(</w:t>
            </w:r>
            <w:r w:rsidRPr="00794639">
              <w:rPr>
                <w:rFonts w:eastAsia="SimSun" w:cs="Arial"/>
                <w:lang w:eastAsia="ja-JP"/>
              </w:rPr>
              <w:t>list of supported</w:t>
            </w:r>
            <w:r w:rsidRPr="00794639">
              <w:rPr>
                <w:rFonts w:eastAsia="SimSun" w:cs="Arial"/>
                <w:b/>
                <w:lang w:eastAsia="ja-JP"/>
              </w:rPr>
              <w:t xml:space="preserve"> &lt;rsrp&gt;</w:t>
            </w:r>
            <w:r w:rsidRPr="00794639">
              <w:rPr>
                <w:rFonts w:eastAsia="SimSun" w:cs="Arial"/>
                <w:lang w:eastAsia="ja-JP"/>
              </w:rPr>
              <w:t>s</w:t>
            </w:r>
            <w:r w:rsidRPr="00794639">
              <w:rPr>
                <w:rFonts w:eastAsia="SimSun" w:cs="Arial"/>
                <w:b/>
                <w:lang w:eastAsia="ja-JP"/>
              </w:rPr>
              <w:t>)</w:t>
            </w:r>
          </w:p>
          <w:p w14:paraId="1819A95C" w14:textId="77777777" w:rsidR="00975CC4" w:rsidRPr="00794639" w:rsidRDefault="00975CC4" w:rsidP="00166AF3">
            <w:pPr>
              <w:spacing w:before="40" w:after="40"/>
            </w:pPr>
            <w:r w:rsidRPr="00794639">
              <w:rPr>
                <w:rFonts w:eastAsia="SimSun" w:cs="Arial"/>
                <w:b/>
                <w:lang w:eastAsia="ja-JP"/>
              </w:rPr>
              <w:t>OK</w:t>
            </w:r>
          </w:p>
        </w:tc>
      </w:tr>
      <w:tr w:rsidR="00975CC4" w:rsidRPr="00794639" w14:paraId="62EFA66C" w14:textId="77777777" w:rsidTr="00953CD3">
        <w:trPr>
          <w:cantSplit w:val="0"/>
          <w:trHeight w:val="72"/>
        </w:trPr>
        <w:tc>
          <w:tcPr>
            <w:tcW w:w="1707" w:type="dxa"/>
          </w:tcPr>
          <w:p w14:paraId="5903F080" w14:textId="77777777" w:rsidR="00975CC4" w:rsidRPr="00794639" w:rsidRDefault="00975CC4" w:rsidP="00166AF3">
            <w:pPr>
              <w:pStyle w:val="TableBody"/>
              <w:rPr>
                <w:i/>
              </w:rPr>
            </w:pPr>
            <w:r w:rsidRPr="00794639">
              <w:rPr>
                <w:i/>
              </w:rPr>
              <w:t>Execute command</w:t>
            </w:r>
          </w:p>
          <w:p w14:paraId="072E3618" w14:textId="77777777" w:rsidR="00975CC4" w:rsidRPr="00794639" w:rsidRDefault="00975CC4" w:rsidP="00166AF3">
            <w:pPr>
              <w:pStyle w:val="TableBody"/>
            </w:pPr>
          </w:p>
          <w:p w14:paraId="12DDF729" w14:textId="77777777" w:rsidR="00975CC4" w:rsidRPr="00794639" w:rsidRDefault="00975CC4" w:rsidP="00166AF3">
            <w:pPr>
              <w:pStyle w:val="TableBody"/>
              <w:rPr>
                <w:u w:val="single"/>
              </w:rPr>
            </w:pPr>
            <w:r w:rsidRPr="00794639">
              <w:rPr>
                <w:u w:val="single"/>
              </w:rPr>
              <w:t>Syntax</w:t>
            </w:r>
          </w:p>
          <w:p w14:paraId="685F9B76" w14:textId="77777777" w:rsidR="00975CC4" w:rsidRPr="00794639" w:rsidRDefault="00975CC4" w:rsidP="00166AF3">
            <w:pPr>
              <w:pStyle w:val="TableBody"/>
            </w:pPr>
            <w:r w:rsidRPr="00794639">
              <w:rPr>
                <w:b/>
              </w:rPr>
              <w:t>AT+CESQ</w:t>
            </w:r>
          </w:p>
        </w:tc>
        <w:tc>
          <w:tcPr>
            <w:tcW w:w="7290" w:type="dxa"/>
          </w:tcPr>
          <w:p w14:paraId="36DBE738" w14:textId="77777777" w:rsidR="00975CC4" w:rsidRPr="00794639" w:rsidRDefault="00975CC4" w:rsidP="00166AF3">
            <w:pPr>
              <w:pStyle w:val="TableBody"/>
              <w:rPr>
                <w:u w:val="single"/>
              </w:rPr>
            </w:pPr>
          </w:p>
          <w:p w14:paraId="2D4211A8" w14:textId="77777777" w:rsidR="00975CC4" w:rsidRPr="00794639" w:rsidRDefault="00975CC4" w:rsidP="00166AF3">
            <w:pPr>
              <w:pStyle w:val="TableBody"/>
              <w:rPr>
                <w:u w:val="single"/>
              </w:rPr>
            </w:pPr>
          </w:p>
          <w:p w14:paraId="5AAC2A5A" w14:textId="77777777" w:rsidR="00975CC4" w:rsidRPr="00794639" w:rsidRDefault="00975CC4" w:rsidP="00166AF3">
            <w:pPr>
              <w:pStyle w:val="TableBody"/>
              <w:rPr>
                <w:u w:val="single"/>
              </w:rPr>
            </w:pPr>
            <w:r w:rsidRPr="00794639">
              <w:rPr>
                <w:u w:val="single"/>
              </w:rPr>
              <w:t>Response</w:t>
            </w:r>
          </w:p>
          <w:p w14:paraId="19E1B41C" w14:textId="77777777" w:rsidR="00975CC4" w:rsidRPr="00794639" w:rsidRDefault="00975CC4" w:rsidP="00166AF3">
            <w:pPr>
              <w:pStyle w:val="TableBody"/>
              <w:rPr>
                <w:b/>
              </w:rPr>
            </w:pPr>
            <w:r w:rsidRPr="00794639">
              <w:rPr>
                <w:b/>
              </w:rPr>
              <w:t>+CESQ: &lt;rxlev&gt;,&lt;ber&gt;,&lt;rscp&gt;,&lt;ecno&gt;,&lt;rsrq&gt;,&lt;rsrp&gt;</w:t>
            </w:r>
          </w:p>
          <w:p w14:paraId="02C761DA" w14:textId="77777777" w:rsidR="00975CC4" w:rsidRPr="00794639" w:rsidRDefault="00975CC4" w:rsidP="00166AF3">
            <w:pPr>
              <w:pStyle w:val="TableBody"/>
              <w:rPr>
                <w:b/>
              </w:rPr>
            </w:pPr>
            <w:r w:rsidRPr="00794639">
              <w:rPr>
                <w:b/>
              </w:rPr>
              <w:t>OK</w:t>
            </w:r>
          </w:p>
          <w:p w14:paraId="334F7233" w14:textId="77777777" w:rsidR="00A438E3" w:rsidRPr="00794639" w:rsidRDefault="00A438E3" w:rsidP="00166AF3">
            <w:pPr>
              <w:pStyle w:val="TableBody"/>
            </w:pPr>
          </w:p>
          <w:p w14:paraId="795E88E5" w14:textId="77777777" w:rsidR="00975CC4" w:rsidRPr="00794639" w:rsidRDefault="00975CC4" w:rsidP="00166AF3">
            <w:pPr>
              <w:pStyle w:val="TableBody"/>
              <w:rPr>
                <w:u w:val="single"/>
              </w:rPr>
            </w:pPr>
            <w:r w:rsidRPr="00794639">
              <w:rPr>
                <w:u w:val="single"/>
              </w:rPr>
              <w:t>Parameters</w:t>
            </w:r>
          </w:p>
          <w:p w14:paraId="3AB6A457" w14:textId="77777777" w:rsidR="00975CC4" w:rsidRPr="000656F8" w:rsidRDefault="00975CC4" w:rsidP="00166AF3">
            <w:pPr>
              <w:pStyle w:val="TableBody"/>
            </w:pPr>
            <w:commentRangeStart w:id="3053"/>
            <w:r w:rsidRPr="00794639">
              <w:rPr>
                <w:b/>
              </w:rPr>
              <w:t>&lt;rxlev&gt;</w:t>
            </w:r>
            <w:commentRangeEnd w:id="3053"/>
            <w:r w:rsidR="00485828" w:rsidRPr="00794639">
              <w:rPr>
                <w:rStyle w:val="CommentReference"/>
                <w:rFonts w:ascii="Verdana" w:hAnsi="Verdana" w:cs="Times New Roman"/>
                <w:lang w:eastAsia="en-US"/>
              </w:rPr>
              <w:commentReference w:id="3053"/>
            </w:r>
            <w:r w:rsidRPr="00794639">
              <w:tab/>
              <w:t>Integer type; received signal strength level (see 3GPP TS 45.008 [20] subclause 8.1.4)</w:t>
            </w:r>
          </w:p>
          <w:p w14:paraId="0BCB6DDB" w14:textId="77777777" w:rsidR="00975CC4" w:rsidRPr="007E4A1F" w:rsidRDefault="00975CC4" w:rsidP="00166AF3">
            <w:pPr>
              <w:pStyle w:val="TableBody"/>
            </w:pPr>
            <w:r w:rsidRPr="000656F8">
              <w:t>0</w:t>
            </w:r>
            <w:r w:rsidRPr="000656F8">
              <w:tab/>
            </w:r>
            <w:r w:rsidRPr="000656F8">
              <w:tab/>
              <w:t>rssi &lt; -110 dBm</w:t>
            </w:r>
          </w:p>
          <w:p w14:paraId="164232A4" w14:textId="77777777" w:rsidR="00975CC4" w:rsidRPr="00913410" w:rsidRDefault="00975CC4" w:rsidP="00166AF3">
            <w:pPr>
              <w:pStyle w:val="TableBody"/>
            </w:pPr>
            <w:r w:rsidRPr="007E4A1F">
              <w:t>1</w:t>
            </w:r>
            <w:r w:rsidRPr="007E4A1F">
              <w:tab/>
            </w:r>
            <w:r w:rsidRPr="007E4A1F">
              <w:tab/>
            </w:r>
            <w:r w:rsidRPr="007E4A1F">
              <w:rPr>
                <w:rFonts w:cs="v3.7.0"/>
              </w:rPr>
              <w:t>-110</w:t>
            </w:r>
            <w:r w:rsidRPr="007E4A1F">
              <w:t> dBm</w:t>
            </w:r>
            <w:r w:rsidRPr="00006D08">
              <w:rPr>
                <w:rFonts w:cs="v3.7.0"/>
              </w:rPr>
              <w:t xml:space="preserve"> </w:t>
            </w:r>
            <w:r w:rsidRPr="005C602E">
              <w:t>≤</w:t>
            </w:r>
            <w:r w:rsidRPr="005C602E">
              <w:rPr>
                <w:rFonts w:cs="v3.7.0"/>
              </w:rPr>
              <w:t xml:space="preserve"> </w:t>
            </w:r>
            <w:r w:rsidRPr="00913410">
              <w:t>rssi</w:t>
            </w:r>
            <w:r w:rsidRPr="00913410">
              <w:rPr>
                <w:rFonts w:cs="v3.7.0"/>
              </w:rPr>
              <w:t xml:space="preserve"> &lt; </w:t>
            </w:r>
            <w:r w:rsidRPr="00913410">
              <w:t>-109 dBm</w:t>
            </w:r>
          </w:p>
          <w:p w14:paraId="049D8D61" w14:textId="77777777" w:rsidR="00975CC4" w:rsidRPr="00794639" w:rsidRDefault="00975CC4" w:rsidP="00166AF3">
            <w:pPr>
              <w:pStyle w:val="TableBody"/>
            </w:pPr>
            <w:r w:rsidRPr="00913410">
              <w:t>2</w:t>
            </w:r>
            <w:r w:rsidRPr="00913410">
              <w:tab/>
            </w:r>
            <w:r w:rsidRPr="00913410">
              <w:tab/>
              <w:t>-109 dBm</w:t>
            </w:r>
            <w:r w:rsidRPr="00913410">
              <w:rPr>
                <w:rFonts w:cs="v3.7.0"/>
              </w:rPr>
              <w:t xml:space="preserve"> </w:t>
            </w:r>
            <w:r w:rsidRPr="00913410">
              <w:t>≤</w:t>
            </w:r>
            <w:r w:rsidRPr="00913410">
              <w:rPr>
                <w:rFonts w:cs="v3.7.0"/>
              </w:rPr>
              <w:t xml:space="preserve"> </w:t>
            </w:r>
            <w:r w:rsidRPr="00A5422A">
              <w:t>rssi</w:t>
            </w:r>
            <w:r w:rsidRPr="00A5422A">
              <w:rPr>
                <w:rFonts w:cs="v3.7.0"/>
              </w:rPr>
              <w:t xml:space="preserve"> &lt; </w:t>
            </w:r>
            <w:r w:rsidRPr="00794639">
              <w:t>-108 dBm</w:t>
            </w:r>
          </w:p>
          <w:p w14:paraId="2B4586E0" w14:textId="77777777" w:rsidR="00975CC4" w:rsidRPr="00794639" w:rsidRDefault="00975CC4" w:rsidP="00166AF3">
            <w:pPr>
              <w:pStyle w:val="TableBody"/>
            </w:pPr>
            <w:r w:rsidRPr="00794639">
              <w:t>…</w:t>
            </w:r>
          </w:p>
          <w:p w14:paraId="2554018A" w14:textId="77777777" w:rsidR="00975CC4" w:rsidRPr="00794639" w:rsidRDefault="00975CC4" w:rsidP="00166AF3">
            <w:pPr>
              <w:pStyle w:val="TableBody"/>
            </w:pPr>
            <w:r w:rsidRPr="00794639">
              <w:t>61</w:t>
            </w:r>
            <w:r w:rsidRPr="00794639">
              <w:tab/>
            </w:r>
            <w:r w:rsidRPr="00794639">
              <w:tab/>
            </w:r>
            <w:r w:rsidRPr="00794639">
              <w:rPr>
                <w:rFonts w:cs="v3.7.0"/>
              </w:rPr>
              <w:t>-50</w:t>
            </w:r>
            <w:r w:rsidRPr="00794639">
              <w:t> dBm</w:t>
            </w:r>
            <w:r w:rsidRPr="00794639">
              <w:rPr>
                <w:rFonts w:cs="v3.7.0"/>
              </w:rPr>
              <w:t xml:space="preserve"> </w:t>
            </w:r>
            <w:r w:rsidRPr="00794639">
              <w:t>≤</w:t>
            </w:r>
            <w:r w:rsidRPr="00794639">
              <w:rPr>
                <w:rFonts w:cs="v3.7.0"/>
              </w:rPr>
              <w:t xml:space="preserve"> </w:t>
            </w:r>
            <w:r w:rsidRPr="00794639">
              <w:t>rssi</w:t>
            </w:r>
            <w:r w:rsidRPr="00794639">
              <w:rPr>
                <w:rFonts w:cs="v3.7.0"/>
              </w:rPr>
              <w:t xml:space="preserve"> &lt; </w:t>
            </w:r>
            <w:r w:rsidRPr="00794639">
              <w:t>-49 dBm</w:t>
            </w:r>
          </w:p>
          <w:p w14:paraId="22CBCD85" w14:textId="77777777" w:rsidR="00975CC4" w:rsidRPr="00794639" w:rsidRDefault="00975CC4" w:rsidP="00166AF3">
            <w:pPr>
              <w:pStyle w:val="TableBody"/>
            </w:pPr>
            <w:r w:rsidRPr="00794639">
              <w:t>62</w:t>
            </w:r>
            <w:r w:rsidRPr="00794639">
              <w:tab/>
            </w:r>
            <w:r w:rsidRPr="00794639">
              <w:tab/>
            </w:r>
            <w:r w:rsidRPr="00794639">
              <w:rPr>
                <w:rFonts w:cs="v3.7.0"/>
              </w:rPr>
              <w:t>-49</w:t>
            </w:r>
            <w:r w:rsidRPr="00794639">
              <w:t> dBm</w:t>
            </w:r>
            <w:r w:rsidRPr="00794639">
              <w:rPr>
                <w:rFonts w:cs="v3.7.0"/>
              </w:rPr>
              <w:t xml:space="preserve"> </w:t>
            </w:r>
            <w:r w:rsidRPr="00794639">
              <w:t>≤</w:t>
            </w:r>
            <w:r w:rsidRPr="00794639">
              <w:rPr>
                <w:rFonts w:cs="v3.7.0"/>
              </w:rPr>
              <w:t xml:space="preserve"> </w:t>
            </w:r>
            <w:r w:rsidRPr="00794639">
              <w:t>rssi</w:t>
            </w:r>
            <w:r w:rsidRPr="00794639">
              <w:rPr>
                <w:rFonts w:cs="v3.7.0"/>
              </w:rPr>
              <w:t xml:space="preserve"> &lt; </w:t>
            </w:r>
            <w:r w:rsidRPr="00794639">
              <w:t>-48 dBm</w:t>
            </w:r>
          </w:p>
          <w:p w14:paraId="7F983E9B" w14:textId="77777777" w:rsidR="00975CC4" w:rsidRPr="00794639" w:rsidRDefault="00975CC4" w:rsidP="00166AF3">
            <w:pPr>
              <w:pStyle w:val="TableBody"/>
            </w:pPr>
            <w:r w:rsidRPr="00794639">
              <w:t>63</w:t>
            </w:r>
            <w:r w:rsidRPr="00794639">
              <w:tab/>
            </w:r>
            <w:r w:rsidRPr="00794639">
              <w:tab/>
              <w:t>-48 dBm ≤</w:t>
            </w:r>
            <w:r w:rsidRPr="00794639">
              <w:rPr>
                <w:rFonts w:cs="v3.7.0"/>
              </w:rPr>
              <w:t xml:space="preserve"> </w:t>
            </w:r>
            <w:r w:rsidRPr="00794639">
              <w:t>rssi</w:t>
            </w:r>
          </w:p>
          <w:p w14:paraId="0EA6B19A" w14:textId="77777777" w:rsidR="00975CC4" w:rsidRPr="00794639" w:rsidRDefault="00975CC4" w:rsidP="00166AF3">
            <w:pPr>
              <w:pStyle w:val="TableBody"/>
            </w:pPr>
            <w:r w:rsidRPr="00794639">
              <w:t>99</w:t>
            </w:r>
            <w:r w:rsidRPr="00794639">
              <w:tab/>
            </w:r>
            <w:r w:rsidRPr="00794639">
              <w:tab/>
              <w:t>not known or not detectable</w:t>
            </w:r>
          </w:p>
          <w:p w14:paraId="2BF82D00" w14:textId="77777777" w:rsidR="00975CC4" w:rsidRPr="00794639" w:rsidRDefault="00975CC4" w:rsidP="00166AF3">
            <w:pPr>
              <w:pStyle w:val="TableBody"/>
            </w:pPr>
          </w:p>
          <w:p w14:paraId="6AE31A7C" w14:textId="77777777" w:rsidR="00975CC4" w:rsidRPr="000656F8" w:rsidRDefault="00975CC4" w:rsidP="00166AF3">
            <w:pPr>
              <w:pStyle w:val="TableBody"/>
            </w:pPr>
            <w:commentRangeStart w:id="3054"/>
            <w:r w:rsidRPr="00794639">
              <w:rPr>
                <w:b/>
              </w:rPr>
              <w:t>&lt;ber&gt;</w:t>
            </w:r>
            <w:commentRangeEnd w:id="3054"/>
            <w:r w:rsidR="00485828" w:rsidRPr="00794639">
              <w:rPr>
                <w:rStyle w:val="CommentReference"/>
                <w:rFonts w:ascii="Verdana" w:hAnsi="Verdana" w:cs="Times New Roman"/>
                <w:lang w:eastAsia="en-US"/>
              </w:rPr>
              <w:commentReference w:id="3054"/>
            </w:r>
            <w:r w:rsidRPr="00794639">
              <w:rPr>
                <w:b/>
              </w:rPr>
              <w:tab/>
            </w:r>
            <w:r w:rsidRPr="00794639">
              <w:rPr>
                <w:b/>
              </w:rPr>
              <w:tab/>
            </w:r>
            <w:r w:rsidRPr="000656F8">
              <w:t>Integer type; channel bit error rate (in percent)</w:t>
            </w:r>
          </w:p>
          <w:p w14:paraId="257BFDCF" w14:textId="77777777" w:rsidR="00975CC4" w:rsidRPr="007E4A1F" w:rsidRDefault="00975CC4" w:rsidP="00166AF3">
            <w:pPr>
              <w:pStyle w:val="TableBody"/>
            </w:pPr>
            <w:r w:rsidRPr="007E4A1F">
              <w:t>0 – 7</w:t>
            </w:r>
            <w:r w:rsidRPr="007E4A1F">
              <w:tab/>
            </w:r>
            <w:r w:rsidRPr="007E4A1F">
              <w:tab/>
              <w:t>As RXQUAL values in the table in 3GPP TS 45.008 [20] subclause 8.2.4</w:t>
            </w:r>
          </w:p>
          <w:p w14:paraId="20C4C44B" w14:textId="77777777" w:rsidR="00975CC4" w:rsidRPr="00006D08" w:rsidRDefault="00975CC4" w:rsidP="00166AF3">
            <w:pPr>
              <w:pStyle w:val="TableBody"/>
            </w:pPr>
            <w:r w:rsidRPr="007E4A1F">
              <w:t>99</w:t>
            </w:r>
            <w:r w:rsidRPr="007E4A1F">
              <w:tab/>
            </w:r>
            <w:r w:rsidRPr="007E4A1F">
              <w:tab/>
              <w:t>Not known or not detectable</w:t>
            </w:r>
          </w:p>
          <w:p w14:paraId="37AB3FC6" w14:textId="77777777" w:rsidR="00975CC4" w:rsidRPr="005C602E" w:rsidRDefault="00975CC4" w:rsidP="00166AF3">
            <w:pPr>
              <w:pStyle w:val="TableBody"/>
            </w:pPr>
          </w:p>
          <w:p w14:paraId="3FBA5031" w14:textId="77777777" w:rsidR="00975CC4" w:rsidRPr="000656F8" w:rsidRDefault="00975CC4" w:rsidP="00166AF3">
            <w:pPr>
              <w:pStyle w:val="TableBody"/>
            </w:pPr>
            <w:commentRangeStart w:id="3055"/>
            <w:commentRangeStart w:id="3056"/>
            <w:r w:rsidRPr="005C602E">
              <w:rPr>
                <w:b/>
              </w:rPr>
              <w:t>&lt;rscp&gt;</w:t>
            </w:r>
            <w:commentRangeEnd w:id="3055"/>
            <w:r w:rsidR="00CA2B3E" w:rsidRPr="00794639">
              <w:rPr>
                <w:rStyle w:val="CommentReference"/>
                <w:rFonts w:ascii="Verdana" w:hAnsi="Verdana" w:cs="Times New Roman"/>
                <w:lang w:eastAsia="en-US"/>
              </w:rPr>
              <w:commentReference w:id="3055"/>
            </w:r>
            <w:r w:rsidRPr="00794639">
              <w:rPr>
                <w:b/>
              </w:rPr>
              <w:tab/>
            </w:r>
            <w:r w:rsidRPr="000656F8">
              <w:t>Integer type; received signal code power (see 3GPP TS 25.133 [95] subclause 9.1.1.3 and 3GPP TS 25.123 [96] subclause 9.1.1.1.3)</w:t>
            </w:r>
          </w:p>
          <w:p w14:paraId="44FF2CB7" w14:textId="77777777" w:rsidR="00975CC4" w:rsidRPr="007E4A1F" w:rsidRDefault="00975CC4" w:rsidP="00166AF3">
            <w:pPr>
              <w:pStyle w:val="TableBody"/>
              <w:rPr>
                <w:del w:id="3057" w:author="Sevan Sirapian [2]" w:date="2018-11-26T11:12:00Z"/>
              </w:rPr>
            </w:pPr>
            <w:del w:id="3058" w:author="Sevan Sirapian [2]" w:date="2018-11-26T11:12:00Z">
              <w:r w:rsidRPr="007E4A1F">
                <w:delText>0</w:delText>
              </w:r>
              <w:r w:rsidRPr="007E4A1F">
                <w:tab/>
              </w:r>
              <w:r w:rsidRPr="007E4A1F">
                <w:tab/>
                <w:delText>rscp &lt; -120 dBm</w:delText>
              </w:r>
            </w:del>
          </w:p>
          <w:p w14:paraId="0C6354E8" w14:textId="77777777" w:rsidR="00975CC4" w:rsidRPr="00913410" w:rsidRDefault="00975CC4" w:rsidP="00166AF3">
            <w:pPr>
              <w:pStyle w:val="TableBody"/>
              <w:rPr>
                <w:del w:id="3059" w:author="Sevan Sirapian [2]" w:date="2018-11-26T11:12:00Z"/>
              </w:rPr>
            </w:pPr>
            <w:del w:id="3060" w:author="Sevan Sirapian [2]" w:date="2018-11-26T11:12:00Z">
              <w:r w:rsidRPr="007E4A1F">
                <w:delText>1</w:delText>
              </w:r>
              <w:r w:rsidRPr="007E4A1F">
                <w:tab/>
              </w:r>
              <w:r w:rsidRPr="007E4A1F">
                <w:tab/>
              </w:r>
              <w:r w:rsidRPr="007E4A1F">
                <w:rPr>
                  <w:rFonts w:cs="v3.7.0"/>
                </w:rPr>
                <w:delText>-120</w:delText>
              </w:r>
              <w:r w:rsidRPr="00006D08">
                <w:delText> dBm</w:delText>
              </w:r>
              <w:r w:rsidRPr="005C602E">
                <w:rPr>
                  <w:rFonts w:cs="v3.7.0"/>
                </w:rPr>
                <w:delText xml:space="preserve"> </w:delText>
              </w:r>
              <w:r w:rsidRPr="005C602E">
                <w:delText>≤</w:delText>
              </w:r>
              <w:r w:rsidRPr="00913410">
                <w:rPr>
                  <w:rFonts w:cs="v3.7.0"/>
                </w:rPr>
                <w:delText xml:space="preserve"> rscp &lt; </w:delText>
              </w:r>
              <w:r w:rsidRPr="00913410">
                <w:delText>-119 dBm</w:delText>
              </w:r>
            </w:del>
          </w:p>
          <w:p w14:paraId="59BCF563" w14:textId="77777777" w:rsidR="00975CC4" w:rsidRPr="00A5422A" w:rsidRDefault="00975CC4" w:rsidP="00166AF3">
            <w:pPr>
              <w:pStyle w:val="TableBody"/>
              <w:rPr>
                <w:del w:id="3061" w:author="Sevan Sirapian [2]" w:date="2018-11-26T11:12:00Z"/>
              </w:rPr>
            </w:pPr>
            <w:del w:id="3062" w:author="Sevan Sirapian [2]" w:date="2018-11-26T11:12:00Z">
              <w:r w:rsidRPr="00913410">
                <w:delText>2</w:delText>
              </w:r>
              <w:r w:rsidRPr="00913410">
                <w:tab/>
              </w:r>
              <w:r w:rsidRPr="00913410">
                <w:tab/>
                <w:delText>-119 dBm</w:delText>
              </w:r>
              <w:r w:rsidRPr="00913410">
                <w:rPr>
                  <w:rFonts w:cs="v3.7.0"/>
                </w:rPr>
                <w:delText xml:space="preserve"> </w:delText>
              </w:r>
              <w:r w:rsidRPr="00913410">
                <w:delText>≤</w:delText>
              </w:r>
              <w:r w:rsidRPr="00913410">
                <w:rPr>
                  <w:rFonts w:cs="v3.7.0"/>
                </w:rPr>
                <w:delText xml:space="preserve"> rscp &lt; </w:delText>
              </w:r>
              <w:r w:rsidRPr="00A5422A">
                <w:delText>-118 dBm</w:delText>
              </w:r>
            </w:del>
          </w:p>
          <w:p w14:paraId="411EBE24" w14:textId="77777777" w:rsidR="00975CC4" w:rsidRPr="00794639" w:rsidRDefault="00975CC4" w:rsidP="00166AF3">
            <w:pPr>
              <w:pStyle w:val="TableBody"/>
              <w:rPr>
                <w:del w:id="3063" w:author="Sevan Sirapian [2]" w:date="2018-11-26T11:12:00Z"/>
              </w:rPr>
            </w:pPr>
            <w:del w:id="3064" w:author="Sevan Sirapian [2]" w:date="2018-11-26T11:12:00Z">
              <w:r w:rsidRPr="00794639">
                <w:delText>…</w:delText>
              </w:r>
            </w:del>
          </w:p>
          <w:p w14:paraId="5371497D" w14:textId="77777777" w:rsidR="00975CC4" w:rsidRPr="00794639" w:rsidRDefault="00975CC4" w:rsidP="00166AF3">
            <w:pPr>
              <w:pStyle w:val="TableBody"/>
              <w:rPr>
                <w:del w:id="3065" w:author="Sevan Sirapian [2]" w:date="2018-11-26T11:12:00Z"/>
              </w:rPr>
            </w:pPr>
            <w:del w:id="3066" w:author="Sevan Sirapian [2]" w:date="2018-11-26T11:12:00Z">
              <w:r w:rsidRPr="00794639">
                <w:delText>94</w:delText>
              </w:r>
              <w:r w:rsidRPr="00794639">
                <w:tab/>
              </w:r>
              <w:r w:rsidRPr="00794639">
                <w:tab/>
              </w:r>
              <w:r w:rsidRPr="00794639">
                <w:rPr>
                  <w:rFonts w:cs="v3.7.0"/>
                </w:rPr>
                <w:delText>-27</w:delText>
              </w:r>
              <w:r w:rsidRPr="00794639">
                <w:delText> dBm</w:delText>
              </w:r>
              <w:r w:rsidRPr="00794639">
                <w:rPr>
                  <w:rFonts w:cs="v3.7.0"/>
                </w:rPr>
                <w:delText xml:space="preserve"> </w:delText>
              </w:r>
              <w:r w:rsidRPr="00794639">
                <w:delText>≤</w:delText>
              </w:r>
              <w:r w:rsidRPr="00794639">
                <w:rPr>
                  <w:rFonts w:cs="v3.7.0"/>
                </w:rPr>
                <w:delText xml:space="preserve"> rscp &lt; </w:delText>
              </w:r>
              <w:r w:rsidRPr="00794639">
                <w:delText>-26 dBm</w:delText>
              </w:r>
            </w:del>
          </w:p>
          <w:p w14:paraId="3C1D1528" w14:textId="77777777" w:rsidR="00975CC4" w:rsidRPr="00794639" w:rsidRDefault="00975CC4" w:rsidP="00166AF3">
            <w:pPr>
              <w:pStyle w:val="TableBody"/>
              <w:rPr>
                <w:del w:id="3067" w:author="Sevan Sirapian [2]" w:date="2018-11-26T11:12:00Z"/>
              </w:rPr>
            </w:pPr>
            <w:del w:id="3068" w:author="Sevan Sirapian [2]" w:date="2018-11-26T11:12:00Z">
              <w:r w:rsidRPr="00794639">
                <w:delText>95</w:delText>
              </w:r>
              <w:r w:rsidRPr="00794639">
                <w:tab/>
              </w:r>
              <w:r w:rsidRPr="00794639">
                <w:tab/>
              </w:r>
              <w:r w:rsidRPr="00794639">
                <w:rPr>
                  <w:rFonts w:cs="v3.7.0"/>
                </w:rPr>
                <w:delText>-26</w:delText>
              </w:r>
              <w:r w:rsidRPr="00794639">
                <w:delText> dBm</w:delText>
              </w:r>
              <w:r w:rsidRPr="00794639">
                <w:rPr>
                  <w:rFonts w:cs="v3.7.0"/>
                </w:rPr>
                <w:delText xml:space="preserve"> </w:delText>
              </w:r>
              <w:r w:rsidRPr="00794639">
                <w:delText>≤</w:delText>
              </w:r>
              <w:r w:rsidRPr="00794639">
                <w:rPr>
                  <w:rFonts w:cs="v3.7.0"/>
                </w:rPr>
                <w:delText xml:space="preserve"> rscp &lt; </w:delText>
              </w:r>
              <w:r w:rsidRPr="00794639">
                <w:delText>-25 dBm</w:delText>
              </w:r>
            </w:del>
          </w:p>
          <w:p w14:paraId="42C163B7" w14:textId="77777777" w:rsidR="00975CC4" w:rsidRPr="00794639" w:rsidRDefault="00975CC4" w:rsidP="00166AF3">
            <w:pPr>
              <w:pStyle w:val="TableBody"/>
              <w:rPr>
                <w:del w:id="3069" w:author="Sevan Sirapian [2]" w:date="2018-11-26T11:12:00Z"/>
              </w:rPr>
            </w:pPr>
            <w:del w:id="3070" w:author="Sevan Sirapian [2]" w:date="2018-11-26T11:12:00Z">
              <w:r w:rsidRPr="00794639">
                <w:delText>96</w:delText>
              </w:r>
              <w:r w:rsidRPr="00794639">
                <w:tab/>
              </w:r>
              <w:r w:rsidRPr="00794639">
                <w:tab/>
                <w:delText>-25 dBm ≤</w:delText>
              </w:r>
              <w:r w:rsidRPr="00794639">
                <w:rPr>
                  <w:rFonts w:cs="v3.7.0"/>
                </w:rPr>
                <w:delText xml:space="preserve"> rscp</w:delText>
              </w:r>
            </w:del>
          </w:p>
          <w:p w14:paraId="5B2372A1" w14:textId="77777777" w:rsidR="00975CC4" w:rsidRPr="00794639" w:rsidRDefault="00975CC4" w:rsidP="00166AF3">
            <w:pPr>
              <w:pStyle w:val="TableBody"/>
            </w:pPr>
            <w:r w:rsidRPr="00794639">
              <w:t>255</w:t>
            </w:r>
            <w:r w:rsidRPr="00794639">
              <w:tab/>
            </w:r>
            <w:r w:rsidRPr="00794639">
              <w:tab/>
              <w:t>Not known or not detectable</w:t>
            </w:r>
          </w:p>
          <w:p w14:paraId="79F178EE" w14:textId="77777777" w:rsidR="00975CC4" w:rsidRPr="00794639" w:rsidRDefault="00975CC4" w:rsidP="00166AF3">
            <w:pPr>
              <w:pStyle w:val="TableBody"/>
            </w:pPr>
          </w:p>
          <w:p w14:paraId="3FB938A0" w14:textId="77777777" w:rsidR="00975CC4" w:rsidRPr="000656F8" w:rsidRDefault="00975CC4" w:rsidP="00166AF3">
            <w:pPr>
              <w:pStyle w:val="TableBody"/>
            </w:pPr>
            <w:r w:rsidRPr="00794639">
              <w:rPr>
                <w:b/>
              </w:rPr>
              <w:t>&lt;</w:t>
            </w:r>
            <w:commentRangeStart w:id="3071"/>
            <w:r w:rsidRPr="00794639">
              <w:rPr>
                <w:b/>
              </w:rPr>
              <w:t>ecno</w:t>
            </w:r>
            <w:commentRangeEnd w:id="3071"/>
            <w:r w:rsidR="00CA2B3E" w:rsidRPr="00794639">
              <w:rPr>
                <w:rStyle w:val="CommentReference"/>
                <w:rFonts w:ascii="Verdana" w:hAnsi="Verdana" w:cs="Times New Roman"/>
                <w:lang w:eastAsia="en-US"/>
              </w:rPr>
              <w:commentReference w:id="3071"/>
            </w:r>
            <w:r w:rsidRPr="00794639">
              <w:rPr>
                <w:b/>
              </w:rPr>
              <w:t>&gt;</w:t>
            </w:r>
            <w:r w:rsidRPr="000656F8">
              <w:tab/>
              <w:t>Integer type; ratio of the received energy per PN chip to the total received power spectral density (see 3GPP TS 25.133 [95] subclause)</w:t>
            </w:r>
          </w:p>
          <w:p w14:paraId="101B4890" w14:textId="77777777" w:rsidR="00975CC4" w:rsidRPr="007E4A1F" w:rsidRDefault="00975CC4" w:rsidP="00166AF3">
            <w:pPr>
              <w:pStyle w:val="TableBody"/>
              <w:rPr>
                <w:del w:id="3072" w:author="Sevan Sirapian [2]" w:date="2018-11-26T11:12:00Z"/>
              </w:rPr>
            </w:pPr>
            <w:del w:id="3073" w:author="Sevan Sirapian [2]" w:date="2018-11-26T11:12:00Z">
              <w:r w:rsidRPr="007E4A1F">
                <w:delText>0</w:delText>
              </w:r>
              <w:r w:rsidRPr="007E4A1F">
                <w:tab/>
              </w:r>
              <w:r w:rsidRPr="007E4A1F">
                <w:tab/>
                <w:delText>Ec/Io &lt; -24 dB</w:delText>
              </w:r>
            </w:del>
          </w:p>
          <w:p w14:paraId="01BB7111" w14:textId="77777777" w:rsidR="00975CC4" w:rsidRPr="00006D08" w:rsidRDefault="00975CC4" w:rsidP="00166AF3">
            <w:pPr>
              <w:pStyle w:val="TableBody"/>
              <w:rPr>
                <w:del w:id="3074" w:author="Sevan Sirapian [2]" w:date="2018-11-26T11:12:00Z"/>
              </w:rPr>
            </w:pPr>
            <w:del w:id="3075" w:author="Sevan Sirapian [2]" w:date="2018-11-26T11:12:00Z">
              <w:r w:rsidRPr="007E4A1F">
                <w:delText>1</w:delText>
              </w:r>
              <w:r w:rsidRPr="007E4A1F">
                <w:tab/>
              </w:r>
              <w:r w:rsidRPr="007E4A1F">
                <w:tab/>
                <w:delText>-24 dB ≤ Ec/Io &lt; -23.5 dB</w:delText>
              </w:r>
            </w:del>
          </w:p>
          <w:p w14:paraId="0EED47DC" w14:textId="77777777" w:rsidR="00975CC4" w:rsidRPr="005C602E" w:rsidRDefault="00975CC4" w:rsidP="00166AF3">
            <w:pPr>
              <w:pStyle w:val="TableBody"/>
              <w:rPr>
                <w:del w:id="3076" w:author="Sevan Sirapian [2]" w:date="2018-11-26T11:12:00Z"/>
              </w:rPr>
            </w:pPr>
            <w:del w:id="3077" w:author="Sevan Sirapian [2]" w:date="2018-11-26T11:12:00Z">
              <w:r w:rsidRPr="005C602E">
                <w:delText>2</w:delText>
              </w:r>
              <w:r w:rsidRPr="005C602E">
                <w:tab/>
              </w:r>
              <w:r w:rsidRPr="005C602E">
                <w:tab/>
                <w:delText>-23.5 dB ≤ Ec/Io &lt; -23 dB</w:delText>
              </w:r>
            </w:del>
          </w:p>
          <w:p w14:paraId="3FEA7C9F" w14:textId="77777777" w:rsidR="00975CC4" w:rsidRPr="00913410" w:rsidRDefault="00975CC4" w:rsidP="00166AF3">
            <w:pPr>
              <w:pStyle w:val="TableBody"/>
              <w:rPr>
                <w:del w:id="3078" w:author="Sevan Sirapian [2]" w:date="2018-11-26T11:12:00Z"/>
              </w:rPr>
            </w:pPr>
            <w:del w:id="3079" w:author="Sevan Sirapian [2]" w:date="2018-11-26T11:12:00Z">
              <w:r w:rsidRPr="00913410">
                <w:delText>…</w:delText>
              </w:r>
            </w:del>
          </w:p>
          <w:p w14:paraId="21BBA4FF" w14:textId="77777777" w:rsidR="00975CC4" w:rsidRPr="00913410" w:rsidRDefault="00975CC4" w:rsidP="00166AF3">
            <w:pPr>
              <w:pStyle w:val="TableBody"/>
              <w:rPr>
                <w:del w:id="3080" w:author="Sevan Sirapian [2]" w:date="2018-11-26T11:12:00Z"/>
              </w:rPr>
            </w:pPr>
            <w:del w:id="3081" w:author="Sevan Sirapian [2]" w:date="2018-11-26T11:12:00Z">
              <w:r w:rsidRPr="00913410">
                <w:delText>47</w:delText>
              </w:r>
              <w:r w:rsidRPr="00913410">
                <w:tab/>
              </w:r>
              <w:r w:rsidRPr="00913410">
                <w:tab/>
                <w:delText>-1 dB ≤ Ec/Io &lt; -0.5 dB</w:delText>
              </w:r>
            </w:del>
          </w:p>
          <w:p w14:paraId="36B59E2F" w14:textId="77777777" w:rsidR="00975CC4" w:rsidRPr="00A5422A" w:rsidRDefault="00975CC4" w:rsidP="00166AF3">
            <w:pPr>
              <w:pStyle w:val="TableBody"/>
              <w:rPr>
                <w:del w:id="3082" w:author="Sevan Sirapian [2]" w:date="2018-11-26T11:12:00Z"/>
              </w:rPr>
            </w:pPr>
            <w:del w:id="3083" w:author="Sevan Sirapian [2]" w:date="2018-11-26T11:12:00Z">
              <w:r w:rsidRPr="00A5422A">
                <w:delText>48</w:delText>
              </w:r>
              <w:r w:rsidRPr="00A5422A">
                <w:tab/>
              </w:r>
              <w:r w:rsidRPr="00A5422A">
                <w:tab/>
                <w:delText>-0.5 dB ≤ Ec/Io &lt; 0 dB</w:delText>
              </w:r>
            </w:del>
          </w:p>
          <w:p w14:paraId="708238DA" w14:textId="77777777" w:rsidR="00975CC4" w:rsidRPr="00794639" w:rsidRDefault="00975CC4" w:rsidP="00166AF3">
            <w:pPr>
              <w:pStyle w:val="TableBody"/>
              <w:rPr>
                <w:del w:id="3084" w:author="Sevan Sirapian [2]" w:date="2018-11-26T11:12:00Z"/>
              </w:rPr>
            </w:pPr>
            <w:del w:id="3085" w:author="Sevan Sirapian [2]" w:date="2018-11-26T11:12:00Z">
              <w:r w:rsidRPr="00794639">
                <w:delText>49</w:delText>
              </w:r>
              <w:r w:rsidRPr="00794639">
                <w:tab/>
              </w:r>
              <w:r w:rsidRPr="00794639">
                <w:tab/>
                <w:delText>0 dB ≤ Ec/Io</w:delText>
              </w:r>
            </w:del>
          </w:p>
          <w:p w14:paraId="2943ACED" w14:textId="77777777" w:rsidR="00975CC4" w:rsidRPr="00794639" w:rsidRDefault="00975CC4" w:rsidP="00166AF3">
            <w:pPr>
              <w:pStyle w:val="TableBody"/>
            </w:pPr>
            <w:r w:rsidRPr="00794639">
              <w:t>255</w:t>
            </w:r>
            <w:r w:rsidRPr="00794639">
              <w:tab/>
            </w:r>
            <w:r w:rsidRPr="00794639">
              <w:tab/>
              <w:t>Not known or not detectable</w:t>
            </w:r>
            <w:commentRangeEnd w:id="3056"/>
            <w:r w:rsidR="005B3775">
              <w:rPr>
                <w:rStyle w:val="CommentReference"/>
                <w:rFonts w:ascii="Verdana" w:hAnsi="Verdana" w:cs="Times New Roman"/>
                <w:lang w:eastAsia="en-US"/>
              </w:rPr>
              <w:commentReference w:id="3056"/>
            </w:r>
          </w:p>
          <w:p w14:paraId="244DCA0E" w14:textId="77777777" w:rsidR="00975CC4" w:rsidRPr="00794639" w:rsidRDefault="00975CC4" w:rsidP="00166AF3">
            <w:pPr>
              <w:pStyle w:val="TableBody"/>
            </w:pPr>
          </w:p>
          <w:p w14:paraId="574D3946" w14:textId="77777777" w:rsidR="00975CC4" w:rsidRPr="00794639" w:rsidRDefault="00975CC4" w:rsidP="00166AF3">
            <w:pPr>
              <w:pStyle w:val="TableBody"/>
            </w:pPr>
            <w:r w:rsidRPr="00794639">
              <w:rPr>
                <w:b/>
              </w:rPr>
              <w:t>&lt;rsrq&gt;</w:t>
            </w:r>
            <w:r w:rsidRPr="00794639">
              <w:rPr>
                <w:b/>
              </w:rPr>
              <w:tab/>
            </w:r>
            <w:r w:rsidRPr="00794639">
              <w:rPr>
                <w:b/>
              </w:rPr>
              <w:tab/>
            </w:r>
            <w:r w:rsidRPr="00794639">
              <w:t>Integer type; reference signal received quality (see 3GPP TS 36.133 [96] subclause 9.1.7)</w:t>
            </w:r>
          </w:p>
          <w:p w14:paraId="489B297E" w14:textId="77777777" w:rsidR="00975CC4" w:rsidRPr="00794639" w:rsidRDefault="00975CC4" w:rsidP="00166AF3">
            <w:pPr>
              <w:pStyle w:val="TableBody"/>
            </w:pPr>
            <w:r w:rsidRPr="00794639">
              <w:t>0</w:t>
            </w:r>
            <w:r w:rsidRPr="00794639">
              <w:tab/>
            </w:r>
            <w:r w:rsidRPr="00794639">
              <w:tab/>
              <w:t>rsrq &lt; -19.5 dB</w:t>
            </w:r>
          </w:p>
          <w:p w14:paraId="0393924E" w14:textId="77777777" w:rsidR="00975CC4" w:rsidRPr="00794639" w:rsidRDefault="00975CC4" w:rsidP="00166AF3">
            <w:pPr>
              <w:pStyle w:val="TableBody"/>
            </w:pPr>
            <w:r w:rsidRPr="00794639">
              <w:t>1</w:t>
            </w:r>
            <w:r w:rsidRPr="00794639">
              <w:tab/>
            </w:r>
            <w:r w:rsidRPr="00794639">
              <w:tab/>
            </w:r>
            <w:r w:rsidRPr="00794639">
              <w:rPr>
                <w:rFonts w:cs="v3.7.0"/>
              </w:rPr>
              <w:t>-19.5</w:t>
            </w:r>
            <w:r w:rsidRPr="00794639">
              <w:t> dB</w:t>
            </w:r>
            <w:r w:rsidRPr="00794639">
              <w:rPr>
                <w:rFonts w:cs="v3.7.0"/>
              </w:rPr>
              <w:t xml:space="preserve"> </w:t>
            </w:r>
            <w:r w:rsidRPr="00794639">
              <w:t>≤</w:t>
            </w:r>
            <w:r w:rsidRPr="00794639">
              <w:rPr>
                <w:rFonts w:cs="v3.7.0"/>
              </w:rPr>
              <w:t xml:space="preserve"> rsrq &lt; </w:t>
            </w:r>
            <w:r w:rsidRPr="00794639">
              <w:t>-19 dB</w:t>
            </w:r>
          </w:p>
          <w:p w14:paraId="4F607168" w14:textId="77777777" w:rsidR="00975CC4" w:rsidRPr="00794639" w:rsidRDefault="00975CC4" w:rsidP="00166AF3">
            <w:pPr>
              <w:pStyle w:val="TableBody"/>
            </w:pPr>
            <w:r w:rsidRPr="00794639">
              <w:t>2</w:t>
            </w:r>
            <w:r w:rsidRPr="00794639">
              <w:tab/>
            </w:r>
            <w:r w:rsidRPr="00794639">
              <w:tab/>
            </w:r>
            <w:r w:rsidRPr="00794639">
              <w:rPr>
                <w:rFonts w:cs="v3.7.0"/>
              </w:rPr>
              <w:t>-19</w:t>
            </w:r>
            <w:r w:rsidRPr="00794639">
              <w:t> dB</w:t>
            </w:r>
            <w:r w:rsidRPr="00794639">
              <w:rPr>
                <w:rFonts w:cs="v3.7.0"/>
              </w:rPr>
              <w:t xml:space="preserve"> </w:t>
            </w:r>
            <w:r w:rsidRPr="00794639">
              <w:t>≤</w:t>
            </w:r>
            <w:r w:rsidRPr="00794639">
              <w:rPr>
                <w:rFonts w:cs="v3.7.0"/>
              </w:rPr>
              <w:t xml:space="preserve"> rsrq &lt; </w:t>
            </w:r>
            <w:r w:rsidRPr="00794639">
              <w:t>-18.5 dB</w:t>
            </w:r>
          </w:p>
          <w:p w14:paraId="41EB9007" w14:textId="77777777" w:rsidR="00975CC4" w:rsidRPr="00794639" w:rsidRDefault="00975CC4" w:rsidP="00166AF3">
            <w:pPr>
              <w:pStyle w:val="TableBody"/>
            </w:pPr>
            <w:r w:rsidRPr="00794639">
              <w:t>…</w:t>
            </w:r>
          </w:p>
          <w:p w14:paraId="05012FF1" w14:textId="77777777" w:rsidR="00975CC4" w:rsidRPr="00794639" w:rsidRDefault="00975CC4" w:rsidP="00166AF3">
            <w:pPr>
              <w:pStyle w:val="TableBody"/>
            </w:pPr>
            <w:r w:rsidRPr="00794639">
              <w:t>32</w:t>
            </w:r>
            <w:r w:rsidRPr="00794639">
              <w:tab/>
            </w:r>
            <w:r w:rsidRPr="00794639">
              <w:tab/>
            </w:r>
            <w:r w:rsidRPr="00794639">
              <w:rPr>
                <w:rFonts w:cs="v3.7.0"/>
              </w:rPr>
              <w:t>-4</w:t>
            </w:r>
            <w:r w:rsidRPr="00794639">
              <w:t> dB</w:t>
            </w:r>
            <w:r w:rsidRPr="00794639">
              <w:rPr>
                <w:rFonts w:cs="v3.7.0"/>
              </w:rPr>
              <w:t xml:space="preserve"> </w:t>
            </w:r>
            <w:r w:rsidRPr="00794639">
              <w:t>≤</w:t>
            </w:r>
            <w:r w:rsidRPr="00794639">
              <w:rPr>
                <w:rFonts w:cs="v3.7.0"/>
              </w:rPr>
              <w:t xml:space="preserve"> rsrq &lt; </w:t>
            </w:r>
            <w:r w:rsidRPr="00794639">
              <w:t>-3.5 dB</w:t>
            </w:r>
          </w:p>
          <w:p w14:paraId="1998EA66" w14:textId="77777777" w:rsidR="00975CC4" w:rsidRPr="00794639" w:rsidRDefault="00975CC4" w:rsidP="00166AF3">
            <w:pPr>
              <w:pStyle w:val="TableBody"/>
            </w:pPr>
            <w:r w:rsidRPr="00794639">
              <w:t>33</w:t>
            </w:r>
            <w:r w:rsidRPr="00794639">
              <w:tab/>
            </w:r>
            <w:r w:rsidRPr="00794639">
              <w:tab/>
            </w:r>
            <w:r w:rsidRPr="00794639">
              <w:rPr>
                <w:rFonts w:cs="v3.7.0"/>
              </w:rPr>
              <w:t>-3.5</w:t>
            </w:r>
            <w:r w:rsidRPr="00794639">
              <w:t> dB</w:t>
            </w:r>
            <w:r w:rsidRPr="00794639">
              <w:rPr>
                <w:rFonts w:cs="v3.7.0"/>
              </w:rPr>
              <w:t xml:space="preserve"> </w:t>
            </w:r>
            <w:r w:rsidRPr="00794639">
              <w:t>≤</w:t>
            </w:r>
            <w:r w:rsidRPr="00794639">
              <w:rPr>
                <w:rFonts w:cs="v3.7.0"/>
              </w:rPr>
              <w:t xml:space="preserve"> rsrq &lt; </w:t>
            </w:r>
            <w:r w:rsidRPr="00794639">
              <w:t>-3 dB</w:t>
            </w:r>
          </w:p>
          <w:p w14:paraId="1A65073A" w14:textId="77777777" w:rsidR="00975CC4" w:rsidRPr="00794639" w:rsidRDefault="00975CC4" w:rsidP="00166AF3">
            <w:pPr>
              <w:pStyle w:val="TableBody"/>
            </w:pPr>
            <w:r w:rsidRPr="00794639">
              <w:t>34</w:t>
            </w:r>
            <w:r w:rsidRPr="00794639">
              <w:tab/>
            </w:r>
            <w:r w:rsidRPr="00794639">
              <w:tab/>
              <w:t>-3 dB ≤</w:t>
            </w:r>
            <w:r w:rsidRPr="00794639">
              <w:rPr>
                <w:rFonts w:cs="v3.7.0"/>
              </w:rPr>
              <w:t xml:space="preserve"> rsrq</w:t>
            </w:r>
          </w:p>
          <w:p w14:paraId="30D2EA14" w14:textId="77777777" w:rsidR="00975CC4" w:rsidRPr="00794639" w:rsidRDefault="00975CC4" w:rsidP="00166AF3">
            <w:pPr>
              <w:pStyle w:val="TableBody"/>
            </w:pPr>
            <w:r w:rsidRPr="00794639">
              <w:t>255</w:t>
            </w:r>
            <w:r w:rsidRPr="00794639">
              <w:tab/>
            </w:r>
            <w:r w:rsidRPr="00794639">
              <w:tab/>
              <w:t>Not known or not detectable</w:t>
            </w:r>
          </w:p>
          <w:p w14:paraId="266AC8F9" w14:textId="77777777" w:rsidR="00975CC4" w:rsidRPr="00794639" w:rsidRDefault="00975CC4" w:rsidP="00166AF3">
            <w:pPr>
              <w:pStyle w:val="TableBody"/>
            </w:pPr>
          </w:p>
          <w:p w14:paraId="69ACCBC6" w14:textId="77777777" w:rsidR="00975CC4" w:rsidRPr="00794639" w:rsidRDefault="00975CC4" w:rsidP="00166AF3">
            <w:pPr>
              <w:pStyle w:val="TableBody"/>
            </w:pPr>
            <w:r w:rsidRPr="00794639">
              <w:rPr>
                <w:b/>
              </w:rPr>
              <w:t>&lt;rsrp&gt;</w:t>
            </w:r>
            <w:r w:rsidRPr="00794639">
              <w:tab/>
            </w:r>
            <w:r w:rsidRPr="00794639">
              <w:tab/>
              <w:t>Integer type; reference signal received power (see 3GPP TS 36.133 [96] subclause 9.1.4)</w:t>
            </w:r>
          </w:p>
          <w:p w14:paraId="25126A89" w14:textId="77777777" w:rsidR="00975CC4" w:rsidRPr="00794639" w:rsidRDefault="00975CC4" w:rsidP="00166AF3">
            <w:pPr>
              <w:pStyle w:val="TableBody"/>
            </w:pPr>
            <w:r w:rsidRPr="00794639">
              <w:t>0</w:t>
            </w:r>
            <w:r w:rsidRPr="00794639">
              <w:tab/>
            </w:r>
            <w:r w:rsidRPr="00794639">
              <w:tab/>
              <w:t>rsrp &lt; -140 dBm</w:t>
            </w:r>
          </w:p>
          <w:p w14:paraId="4E8DCA0F" w14:textId="77777777" w:rsidR="00975CC4" w:rsidRPr="00794639" w:rsidRDefault="00975CC4" w:rsidP="00166AF3">
            <w:pPr>
              <w:pStyle w:val="TableBody"/>
            </w:pPr>
            <w:r w:rsidRPr="00794639">
              <w:t>1</w:t>
            </w:r>
            <w:r w:rsidRPr="00794639">
              <w:tab/>
            </w:r>
            <w:r w:rsidRPr="00794639">
              <w:tab/>
              <w:t>-140 dBm ≤ rsrp &lt; -139 dBm</w:t>
            </w:r>
          </w:p>
          <w:p w14:paraId="308D7572" w14:textId="77777777" w:rsidR="00975CC4" w:rsidRPr="00794639" w:rsidRDefault="00975CC4" w:rsidP="00166AF3">
            <w:pPr>
              <w:pStyle w:val="TableBody"/>
            </w:pPr>
            <w:r w:rsidRPr="00794639">
              <w:t>2</w:t>
            </w:r>
            <w:r w:rsidRPr="00794639">
              <w:tab/>
            </w:r>
            <w:r w:rsidRPr="00794639">
              <w:tab/>
              <w:t>-139 dBm ≤ rsrp &lt; -138 dBm</w:t>
            </w:r>
          </w:p>
          <w:p w14:paraId="3DDF61A4" w14:textId="77777777" w:rsidR="00975CC4" w:rsidRPr="00794639" w:rsidRDefault="00975CC4" w:rsidP="00166AF3">
            <w:pPr>
              <w:pStyle w:val="TableBody"/>
            </w:pPr>
            <w:r w:rsidRPr="00794639">
              <w:t>…</w:t>
            </w:r>
          </w:p>
          <w:p w14:paraId="3DB1B881" w14:textId="77777777" w:rsidR="00975CC4" w:rsidRPr="00794639" w:rsidRDefault="00975CC4" w:rsidP="00166AF3">
            <w:pPr>
              <w:pStyle w:val="TableBody"/>
            </w:pPr>
            <w:r w:rsidRPr="00794639">
              <w:t>95</w:t>
            </w:r>
            <w:r w:rsidRPr="00794639">
              <w:tab/>
            </w:r>
            <w:r w:rsidRPr="00794639">
              <w:tab/>
            </w:r>
            <w:r w:rsidRPr="00794639">
              <w:rPr>
                <w:rFonts w:cs="v3.7.0"/>
              </w:rPr>
              <w:t>-46</w:t>
            </w:r>
            <w:r w:rsidRPr="00794639">
              <w:t> dBm</w:t>
            </w:r>
            <w:r w:rsidRPr="00794639">
              <w:rPr>
                <w:rFonts w:cs="v3.7.0"/>
              </w:rPr>
              <w:t xml:space="preserve"> </w:t>
            </w:r>
            <w:r w:rsidRPr="00794639">
              <w:t>≤</w:t>
            </w:r>
            <w:r w:rsidRPr="00794639">
              <w:rPr>
                <w:rFonts w:cs="v3.7.0"/>
              </w:rPr>
              <w:t xml:space="preserve"> rsrp &lt; </w:t>
            </w:r>
            <w:r w:rsidRPr="00794639">
              <w:t>-45 dBm</w:t>
            </w:r>
          </w:p>
          <w:p w14:paraId="6600043A" w14:textId="77777777" w:rsidR="00975CC4" w:rsidRPr="00794639" w:rsidRDefault="00975CC4" w:rsidP="00166AF3">
            <w:pPr>
              <w:pStyle w:val="TableBody"/>
            </w:pPr>
            <w:r w:rsidRPr="00794639">
              <w:t>96</w:t>
            </w:r>
            <w:r w:rsidRPr="00794639">
              <w:tab/>
            </w:r>
            <w:r w:rsidRPr="00794639">
              <w:tab/>
            </w:r>
            <w:r w:rsidRPr="00794639">
              <w:rPr>
                <w:rFonts w:cs="v3.7.0"/>
              </w:rPr>
              <w:t>-45</w:t>
            </w:r>
            <w:r w:rsidRPr="00794639">
              <w:t> dBm</w:t>
            </w:r>
            <w:r w:rsidRPr="00794639">
              <w:rPr>
                <w:rFonts w:cs="v3.7.0"/>
              </w:rPr>
              <w:t xml:space="preserve"> </w:t>
            </w:r>
            <w:r w:rsidRPr="00794639">
              <w:t>≤</w:t>
            </w:r>
            <w:r w:rsidRPr="00794639">
              <w:rPr>
                <w:rFonts w:cs="v3.7.0"/>
              </w:rPr>
              <w:t xml:space="preserve"> rsrp &lt; </w:t>
            </w:r>
            <w:r w:rsidRPr="00794639">
              <w:t>-44 dBm</w:t>
            </w:r>
          </w:p>
          <w:p w14:paraId="29AF1D55" w14:textId="77777777" w:rsidR="00975CC4" w:rsidRPr="00794639" w:rsidRDefault="00975CC4" w:rsidP="00166AF3">
            <w:pPr>
              <w:pStyle w:val="TableBody"/>
            </w:pPr>
            <w:r w:rsidRPr="00794639">
              <w:t>97</w:t>
            </w:r>
            <w:r w:rsidRPr="00794639">
              <w:tab/>
            </w:r>
            <w:r w:rsidRPr="00794639">
              <w:tab/>
              <w:t>-44 dBm ≤</w:t>
            </w:r>
            <w:r w:rsidRPr="00794639">
              <w:rPr>
                <w:rFonts w:cs="v3.7.0"/>
              </w:rPr>
              <w:t xml:space="preserve"> rsrp</w:t>
            </w:r>
          </w:p>
          <w:p w14:paraId="3E050DCF" w14:textId="77777777" w:rsidR="00975CC4" w:rsidRPr="00794639" w:rsidRDefault="00975CC4" w:rsidP="00166AF3">
            <w:pPr>
              <w:pStyle w:val="TableBody"/>
              <w:rPr>
                <w:b/>
              </w:rPr>
            </w:pPr>
            <w:r w:rsidRPr="00794639">
              <w:t>255</w:t>
            </w:r>
            <w:r w:rsidRPr="00794639">
              <w:tab/>
            </w:r>
            <w:r w:rsidRPr="00794639">
              <w:tab/>
              <w:t>Not known or not detectable</w:t>
            </w:r>
          </w:p>
        </w:tc>
      </w:tr>
      <w:tr w:rsidR="00975CC4" w:rsidRPr="00794639" w14:paraId="45831EE1" w14:textId="77777777" w:rsidTr="00953CD3">
        <w:trPr>
          <w:cantSplit w:val="0"/>
          <w:trHeight w:val="72"/>
        </w:trPr>
        <w:tc>
          <w:tcPr>
            <w:tcW w:w="1707" w:type="dxa"/>
          </w:tcPr>
          <w:p w14:paraId="6AA773F8" w14:textId="16574D64" w:rsidR="00975CC4" w:rsidRPr="00794639" w:rsidRDefault="002208A8" w:rsidP="0054081D">
            <w:pPr>
              <w:pStyle w:val="TableBody"/>
              <w:rPr>
                <w:u w:val="single"/>
              </w:rPr>
            </w:pPr>
            <w:bookmarkStart w:id="3086" w:name="_Hlk517450759"/>
            <w:r w:rsidRPr="00794639">
              <w:rPr>
                <w:u w:val="single"/>
              </w:rPr>
              <w:lastRenderedPageBreak/>
              <w:t>Reference</w:t>
            </w:r>
          </w:p>
          <w:p w14:paraId="1ED0707A" w14:textId="586DB8D6" w:rsidR="002208A8" w:rsidRPr="00794639" w:rsidRDefault="002208A8" w:rsidP="00B130B9">
            <w:pPr>
              <w:pStyle w:val="TableBody"/>
              <w:rPr>
                <w:u w:val="single"/>
              </w:rPr>
            </w:pPr>
            <w:r w:rsidRPr="00794639">
              <w:t>27.007 Rev12</w:t>
            </w:r>
          </w:p>
        </w:tc>
        <w:tc>
          <w:tcPr>
            <w:tcW w:w="7290" w:type="dxa"/>
          </w:tcPr>
          <w:p w14:paraId="1248C723" w14:textId="4B7D7DC2" w:rsidR="003468A0" w:rsidRPr="00794639" w:rsidRDefault="003468A0">
            <w:pPr>
              <w:pStyle w:val="TableBody"/>
              <w:rPr>
                <w:u w:val="single"/>
              </w:rPr>
            </w:pPr>
            <w:r w:rsidRPr="00794639">
              <w:rPr>
                <w:u w:val="single"/>
              </w:rPr>
              <w:t>Notes</w:t>
            </w:r>
          </w:p>
          <w:p w14:paraId="3D77B9BC" w14:textId="7765AA72" w:rsidR="00975CC4" w:rsidRPr="00794639" w:rsidRDefault="00975CC4">
            <w:pPr>
              <w:pStyle w:val="TableBody"/>
              <w:numPr>
                <w:ilvl w:val="0"/>
                <w:numId w:val="104"/>
              </w:numPr>
            </w:pPr>
            <w:r w:rsidRPr="00794639">
              <w:t>If the current serving cell is not a GERAN cell, &lt;rxlev&gt; and &lt;ber&gt; are set to value 99.</w:t>
            </w:r>
          </w:p>
          <w:p w14:paraId="351D2ABA" w14:textId="77777777" w:rsidR="00975CC4" w:rsidRPr="00794639" w:rsidRDefault="00975CC4">
            <w:pPr>
              <w:pStyle w:val="TableBody"/>
              <w:numPr>
                <w:ilvl w:val="0"/>
                <w:numId w:val="104"/>
              </w:numPr>
            </w:pPr>
            <w:r w:rsidRPr="00794639">
              <w:t>If the current serving cell is not a UTRA FDD or UTRA TDD cell, &lt;rscp&gt; is set to 255.</w:t>
            </w:r>
          </w:p>
          <w:p w14:paraId="3AFCFBB6" w14:textId="77777777" w:rsidR="00975CC4" w:rsidRPr="00794639" w:rsidRDefault="00975CC4">
            <w:pPr>
              <w:pStyle w:val="TableBody"/>
              <w:numPr>
                <w:ilvl w:val="0"/>
                <w:numId w:val="104"/>
              </w:numPr>
            </w:pPr>
            <w:r w:rsidRPr="00794639">
              <w:t>If the current serving cell is not a UTRA FDD cell, &lt;ecno&gt; is set to 255.</w:t>
            </w:r>
          </w:p>
          <w:p w14:paraId="4D5031BF" w14:textId="77777777" w:rsidR="00975CC4" w:rsidRDefault="00975CC4">
            <w:pPr>
              <w:pStyle w:val="TableBody"/>
              <w:numPr>
                <w:ilvl w:val="0"/>
                <w:numId w:val="104"/>
              </w:numPr>
              <w:rPr>
                <w:ins w:id="3087" w:author="Sevan Sirapian [2]" w:date="2018-11-26T11:12:00Z"/>
              </w:rPr>
            </w:pPr>
            <w:r w:rsidRPr="00794639">
              <w:t>If the current serving cell is not an E-UTRA cell, &lt;rsrq&gt; and &lt;rsrp&gt; are set to 255.</w:t>
            </w:r>
          </w:p>
          <w:p w14:paraId="34A24D01" w14:textId="4119FEAD" w:rsidR="007B3E4B" w:rsidRDefault="002337D7">
            <w:pPr>
              <w:pStyle w:val="TableBody"/>
              <w:numPr>
                <w:ilvl w:val="0"/>
                <w:numId w:val="104"/>
              </w:numPr>
              <w:rPr>
                <w:ins w:id="3088" w:author="Sevan Sirapian [2]" w:date="2018-11-26T11:12:00Z"/>
              </w:rPr>
            </w:pPr>
            <w:ins w:id="3089" w:author="Sevan Sirapian [2]" w:date="2018-11-26T11:12:00Z">
              <w:r>
                <w:lastRenderedPageBreak/>
                <w:t xml:space="preserve">Consequently, </w:t>
              </w:r>
            </w:ins>
            <w:ins w:id="3090" w:author="Elaine Baricante" w:date="2018-11-27T09:49:00Z">
              <w:r w:rsidR="00627B35">
                <w:t xml:space="preserve">the </w:t>
              </w:r>
            </w:ins>
            <w:ins w:id="3091" w:author="Sevan Sirapian [2]" w:date="2018-11-26T11:12:00Z">
              <w:r>
                <w:t>HL7800 will return</w:t>
              </w:r>
              <w:r w:rsidR="007B3E4B">
                <w:t>:</w:t>
              </w:r>
            </w:ins>
          </w:p>
          <w:p w14:paraId="54C53D84" w14:textId="4F85AC3A" w:rsidR="007B3E4B" w:rsidRDefault="00FF66B1">
            <w:pPr>
              <w:pStyle w:val="TableBody"/>
              <w:numPr>
                <w:ilvl w:val="1"/>
                <w:numId w:val="491"/>
              </w:numPr>
              <w:ind w:left="1158"/>
              <w:rPr>
                <w:ins w:id="3092" w:author="Sevan Sirapian [2]" w:date="2018-11-26T11:12:00Z"/>
              </w:rPr>
              <w:pPrChange w:id="3093" w:author="Elaine Baricante" w:date="2018-11-26T15:49:00Z">
                <w:pPr>
                  <w:pStyle w:val="TableBody"/>
                  <w:numPr>
                    <w:ilvl w:val="1"/>
                    <w:numId w:val="104"/>
                  </w:numPr>
                  <w:ind w:left="1440" w:hanging="360"/>
                </w:pPr>
              </w:pPrChange>
            </w:pPr>
            <w:ins w:id="3094" w:author="Sevan Sirapian [2]" w:date="2018-11-26T11:12:00Z">
              <w:r>
                <w:t xml:space="preserve">99 for </w:t>
              </w:r>
              <w:r w:rsidR="002337D7">
                <w:t xml:space="preserve">&lt;rxlev&gt; </w:t>
              </w:r>
              <w:r>
                <w:t>and &lt;ber&gt;</w:t>
              </w:r>
            </w:ins>
          </w:p>
          <w:p w14:paraId="16513C4D" w14:textId="44859C2D" w:rsidR="002337D7" w:rsidRPr="00794639" w:rsidRDefault="00FF66B1">
            <w:pPr>
              <w:pStyle w:val="TableBody"/>
              <w:numPr>
                <w:ilvl w:val="1"/>
                <w:numId w:val="491"/>
              </w:numPr>
              <w:ind w:left="1158"/>
              <w:pPrChange w:id="3095" w:author="Elaine Baricante" w:date="2018-11-26T15:49:00Z">
                <w:pPr>
                  <w:pStyle w:val="TableBody"/>
                  <w:numPr>
                    <w:numId w:val="104"/>
                  </w:numPr>
                  <w:ind w:left="720" w:hanging="360"/>
                </w:pPr>
              </w:pPrChange>
            </w:pPr>
            <w:ins w:id="3096" w:author="Sevan Sirapian [2]" w:date="2018-11-26T11:12:00Z">
              <w:r>
                <w:t xml:space="preserve">255 for </w:t>
              </w:r>
              <w:r w:rsidR="007B3E4B">
                <w:t>&lt;rscp&gt; and &lt;ecno&gt;</w:t>
              </w:r>
            </w:ins>
          </w:p>
        </w:tc>
      </w:tr>
    </w:tbl>
    <w:p w14:paraId="1712A68C" w14:textId="74DBA769" w:rsidR="00E94F87" w:rsidRPr="005C602E" w:rsidRDefault="00975CC4" w:rsidP="00953CD3">
      <w:pPr>
        <w:pStyle w:val="Heading2"/>
        <w:keepLines/>
      </w:pPr>
      <w:bookmarkStart w:id="3097" w:name="_Toc489458002"/>
      <w:bookmarkStart w:id="3098" w:name="_Toc503185385"/>
      <w:bookmarkStart w:id="3099" w:name="_Toc503191406"/>
      <w:bookmarkStart w:id="3100" w:name="_Toc503197427"/>
      <w:bookmarkStart w:id="3101" w:name="_Toc503203448"/>
      <w:bookmarkStart w:id="3102" w:name="_Toc489458053"/>
      <w:bookmarkStart w:id="3103" w:name="_Toc503185436"/>
      <w:bookmarkStart w:id="3104" w:name="_Toc503191457"/>
      <w:bookmarkStart w:id="3105" w:name="_Toc503197478"/>
      <w:bookmarkStart w:id="3106" w:name="_Toc503203499"/>
      <w:bookmarkStart w:id="3107" w:name="_Toc489458168"/>
      <w:bookmarkStart w:id="3108" w:name="_Toc503185551"/>
      <w:bookmarkStart w:id="3109" w:name="_Toc503191572"/>
      <w:bookmarkStart w:id="3110" w:name="_Toc503197593"/>
      <w:bookmarkStart w:id="3111" w:name="_Toc503203614"/>
      <w:bookmarkStart w:id="3112" w:name="_Toc503197640"/>
      <w:bookmarkStart w:id="3113" w:name="_Toc503203661"/>
      <w:bookmarkStart w:id="3114" w:name="_Toc511145951"/>
      <w:bookmarkStart w:id="3115" w:name="_Toc511203995"/>
      <w:bookmarkStart w:id="3116" w:name="_Toc512618405"/>
      <w:bookmarkStart w:id="3117" w:name="_Toc512858623"/>
      <w:bookmarkStart w:id="3118" w:name="_Toc512858876"/>
      <w:bookmarkStart w:id="3119" w:name="_Toc514426341"/>
      <w:bookmarkStart w:id="3120" w:name="_Toc514669725"/>
      <w:bookmarkStart w:id="3121" w:name="_Toc489458216"/>
      <w:bookmarkStart w:id="3122" w:name="_Toc503185599"/>
      <w:bookmarkStart w:id="3123" w:name="_Toc503191620"/>
      <w:bookmarkStart w:id="3124" w:name="_Toc503197641"/>
      <w:bookmarkStart w:id="3125" w:name="_Toc503203662"/>
      <w:bookmarkStart w:id="3126" w:name="_Toc489458248"/>
      <w:bookmarkStart w:id="3127" w:name="_Toc503185631"/>
      <w:bookmarkStart w:id="3128" w:name="_Toc503191652"/>
      <w:bookmarkStart w:id="3129" w:name="_Toc503197673"/>
      <w:bookmarkStart w:id="3130" w:name="_Toc503203694"/>
      <w:bookmarkStart w:id="3131" w:name="_Toc489458328"/>
      <w:bookmarkStart w:id="3132" w:name="_Toc503185711"/>
      <w:bookmarkStart w:id="3133" w:name="_Toc503191732"/>
      <w:bookmarkStart w:id="3134" w:name="_Toc503197753"/>
      <w:bookmarkStart w:id="3135" w:name="_Toc503203774"/>
      <w:bookmarkStart w:id="3136" w:name="_Toc489458393"/>
      <w:bookmarkStart w:id="3137" w:name="_Toc503185776"/>
      <w:bookmarkStart w:id="3138" w:name="_Toc503191797"/>
      <w:bookmarkStart w:id="3139" w:name="_Toc503197818"/>
      <w:bookmarkStart w:id="3140" w:name="_Toc503203839"/>
      <w:bookmarkStart w:id="3141" w:name="_Toc489458394"/>
      <w:bookmarkStart w:id="3142" w:name="_Toc503185777"/>
      <w:bookmarkStart w:id="3143" w:name="_Toc503191798"/>
      <w:bookmarkStart w:id="3144" w:name="_Toc503197819"/>
      <w:bookmarkStart w:id="3145" w:name="_Toc503203840"/>
      <w:bookmarkStart w:id="3146" w:name="_Toc489458481"/>
      <w:bookmarkStart w:id="3147" w:name="_Toc503185864"/>
      <w:bookmarkStart w:id="3148" w:name="_Toc503191885"/>
      <w:bookmarkStart w:id="3149" w:name="_Toc503197906"/>
      <w:bookmarkStart w:id="3150" w:name="_Toc503203927"/>
      <w:bookmarkStart w:id="3151" w:name="_Toc489458482"/>
      <w:bookmarkStart w:id="3152" w:name="_Toc503185865"/>
      <w:bookmarkStart w:id="3153" w:name="_Toc503191886"/>
      <w:bookmarkStart w:id="3154" w:name="_Toc503197907"/>
      <w:bookmarkStart w:id="3155" w:name="_Toc503203928"/>
      <w:bookmarkStart w:id="3156" w:name="_Toc489458565"/>
      <w:bookmarkStart w:id="3157" w:name="_Toc503185948"/>
      <w:bookmarkStart w:id="3158" w:name="_Toc503191969"/>
      <w:bookmarkStart w:id="3159" w:name="_Toc503197990"/>
      <w:bookmarkStart w:id="3160" w:name="_Toc503204011"/>
      <w:bookmarkStart w:id="3161" w:name="_Toc489458566"/>
      <w:bookmarkStart w:id="3162" w:name="_Toc503185949"/>
      <w:bookmarkStart w:id="3163" w:name="_Toc503191970"/>
      <w:bookmarkStart w:id="3164" w:name="_Toc503197991"/>
      <w:bookmarkStart w:id="3165" w:name="_Toc503204012"/>
      <w:bookmarkStart w:id="3166" w:name="_Ref455390230"/>
      <w:bookmarkStart w:id="3167" w:name="_Ref462824099"/>
      <w:bookmarkStart w:id="3168" w:name="_Ref462824101"/>
      <w:bookmarkStart w:id="3169" w:name="_Toc486251616"/>
      <w:bookmarkStart w:id="3170" w:name="_Ref518318692"/>
      <w:bookmarkStart w:id="3171" w:name="_Toc531700604"/>
      <w:bookmarkEnd w:id="308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r w:rsidRPr="00794639">
        <w:lastRenderedPageBreak/>
        <w:t>+</w:t>
      </w:r>
      <w:commentRangeStart w:id="3172"/>
      <w:r w:rsidRPr="00794639">
        <w:t>KBND</w:t>
      </w:r>
      <w:r w:rsidR="003F5BBA" w:rsidRPr="00794639">
        <w:t>CFG</w:t>
      </w:r>
      <w:commentRangeEnd w:id="3172"/>
      <w:r w:rsidR="00EF7BDE" w:rsidRPr="00794639">
        <w:rPr>
          <w:rStyle w:val="CommentReference"/>
          <w:rFonts w:ascii="Verdana" w:eastAsia="Times New Roman" w:hAnsi="Verdana" w:cs="Times New Roman"/>
          <w:b w:val="0"/>
          <w:lang w:eastAsia="en-US"/>
        </w:rPr>
        <w:commentReference w:id="3172"/>
      </w:r>
      <w:r w:rsidRPr="00794639">
        <w:t xml:space="preserve"> Command: </w:t>
      </w:r>
      <w:bookmarkStart w:id="3173" w:name="_Toc503198082"/>
      <w:bookmarkStart w:id="3174" w:name="_Toc503204103"/>
      <w:bookmarkEnd w:id="3166"/>
      <w:bookmarkEnd w:id="3167"/>
      <w:bookmarkEnd w:id="3168"/>
      <w:bookmarkEnd w:id="3169"/>
      <w:bookmarkEnd w:id="3173"/>
      <w:bookmarkEnd w:id="3174"/>
      <w:r w:rsidR="003F5BBA" w:rsidRPr="000656F8">
        <w:t xml:space="preserve">Set </w:t>
      </w:r>
      <w:r w:rsidR="002F347D" w:rsidRPr="000656F8">
        <w:t xml:space="preserve">Configured </w:t>
      </w:r>
      <w:r w:rsidR="003F5BBA" w:rsidRPr="007E4A1F">
        <w:t xml:space="preserve">LTE </w:t>
      </w:r>
      <w:r w:rsidR="00E94F87" w:rsidRPr="005C602E">
        <w:t>Band(s)</w:t>
      </w:r>
      <w:bookmarkEnd w:id="3170"/>
      <w:bookmarkEnd w:id="3171"/>
    </w:p>
    <w:p w14:paraId="29B26EEB" w14:textId="3746C0A1" w:rsidR="0054081D" w:rsidRPr="00913410" w:rsidRDefault="005E33B8" w:rsidP="00953CD3">
      <w:pPr>
        <w:pStyle w:val="Warning"/>
        <w:keepNext/>
        <w:keepLines/>
      </w:pPr>
      <w:r w:rsidRPr="00913410">
        <w:t>RF bands must be set prior to using the module. It is highly recommended to limit the number of enabled RF bands to lessen</w:t>
      </w:r>
      <w:r w:rsidRPr="00A5422A">
        <w:t xml:space="preserve"> power consumption. Additionally, the number of enabled RF bands should be limited to avoid prolonged scanning operations. Scanning operations take place regardless of number of RF bands enabled but will take longer if too many bands </w:t>
      </w:r>
      <w:r w:rsidRPr="00794639">
        <w:t>are enabled</w:t>
      </w:r>
      <w:commentRangeStart w:id="3175"/>
      <w:r w:rsidR="0054081D" w:rsidRPr="00794639">
        <w:t>.</w:t>
      </w:r>
      <w:commentRangeEnd w:id="3175"/>
      <w:r w:rsidR="0054081D" w:rsidRPr="00794639">
        <w:rPr>
          <w:rStyle w:val="CommentReference"/>
          <w:rFonts w:ascii="Verdana" w:hAnsi="Verdana" w:cs="Times New Roman"/>
          <w:i w:val="0"/>
          <w:iCs w:val="0"/>
          <w:lang w:eastAsia="en-US"/>
        </w:rPr>
        <w:commentReference w:id="3175"/>
      </w:r>
      <w:r w:rsidR="00196376" w:rsidRPr="00794639">
        <w:t xml:space="preserve"> Refer </w:t>
      </w:r>
      <w:r w:rsidR="00196376" w:rsidRPr="005C602E">
        <w:t>to section 5 of AirPrime HL7800-M MNO and RF Band Customization at Customer Production Site Application Note (reference number: 2174213</w:t>
      </w:r>
      <w:r w:rsidR="00196376" w:rsidRPr="00913410">
        <w:t>) for details.</w:t>
      </w:r>
    </w:p>
    <w:tbl>
      <w:tblPr>
        <w:tblStyle w:val="TableSWIleft"/>
        <w:tblW w:w="8997" w:type="dxa"/>
        <w:tblLayout w:type="fixed"/>
        <w:tblLook w:val="04A0" w:firstRow="1" w:lastRow="0" w:firstColumn="1" w:lastColumn="0" w:noHBand="0" w:noVBand="1"/>
      </w:tblPr>
      <w:tblGrid>
        <w:gridCol w:w="1707"/>
        <w:gridCol w:w="7290"/>
      </w:tblGrid>
      <w:tr w:rsidR="00E94F87" w:rsidRPr="00794639" w14:paraId="132BB61C" w14:textId="77777777" w:rsidTr="00DF20AD">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77C35E1" w14:textId="77777777" w:rsidR="00E94F87" w:rsidRPr="00913410" w:rsidRDefault="00E94F87" w:rsidP="00953CD3">
            <w:pPr>
              <w:keepLines/>
              <w:spacing w:before="144" w:after="144"/>
            </w:pPr>
            <w:r w:rsidRPr="00913410">
              <w:rPr>
                <w:rFonts w:ascii="Helvetica" w:hAnsi="Helvetica"/>
                <w:b/>
                <w:color w:val="000000" w:themeColor="text1"/>
                <w:spacing w:val="0"/>
                <w:sz w:val="20"/>
              </w:rPr>
              <w:t>HL7800</w:t>
            </w:r>
          </w:p>
        </w:tc>
      </w:tr>
      <w:tr w:rsidR="003468A0" w:rsidRPr="00794639" w14:paraId="529EFE07" w14:textId="77777777" w:rsidTr="00DF20AD">
        <w:trPr>
          <w:trHeight w:val="389"/>
        </w:trPr>
        <w:tc>
          <w:tcPr>
            <w:tcW w:w="0" w:type="dxa"/>
          </w:tcPr>
          <w:p w14:paraId="1B5A1005" w14:textId="77777777" w:rsidR="003468A0" w:rsidRPr="00794639" w:rsidRDefault="003468A0" w:rsidP="00953CD3">
            <w:pPr>
              <w:keepNext/>
              <w:keepLines/>
              <w:spacing w:before="40" w:after="40"/>
              <w:rPr>
                <w:i/>
                <w:lang w:eastAsia="ja-JP"/>
              </w:rPr>
            </w:pPr>
            <w:r w:rsidRPr="00794639">
              <w:rPr>
                <w:i/>
                <w:lang w:eastAsia="ja-JP"/>
              </w:rPr>
              <w:t>Test command</w:t>
            </w:r>
          </w:p>
          <w:p w14:paraId="69253DD2" w14:textId="77777777" w:rsidR="003468A0" w:rsidRPr="00794639" w:rsidRDefault="003468A0" w:rsidP="00953CD3">
            <w:pPr>
              <w:keepNext/>
              <w:keepLines/>
              <w:spacing w:before="40" w:after="40"/>
              <w:rPr>
                <w:lang w:eastAsia="ja-JP"/>
              </w:rPr>
            </w:pPr>
          </w:p>
          <w:p w14:paraId="54C18F5C" w14:textId="77777777" w:rsidR="003468A0" w:rsidRPr="00794639" w:rsidRDefault="003468A0" w:rsidP="00953CD3">
            <w:pPr>
              <w:keepNext/>
              <w:keepLines/>
              <w:spacing w:before="40" w:after="40"/>
              <w:rPr>
                <w:u w:val="single"/>
                <w:lang w:eastAsia="ja-JP"/>
              </w:rPr>
            </w:pPr>
            <w:r w:rsidRPr="00794639">
              <w:rPr>
                <w:u w:val="single"/>
                <w:lang w:eastAsia="ja-JP"/>
              </w:rPr>
              <w:t>Syntax</w:t>
            </w:r>
          </w:p>
          <w:p w14:paraId="20A58FBF" w14:textId="77777777" w:rsidR="003468A0" w:rsidRPr="00794639" w:rsidRDefault="003468A0" w:rsidP="00953CD3">
            <w:pPr>
              <w:keepNext/>
              <w:keepLines/>
              <w:spacing w:before="40" w:after="40"/>
              <w:rPr>
                <w:i/>
              </w:rPr>
            </w:pPr>
            <w:r w:rsidRPr="00794639">
              <w:rPr>
                <w:b/>
              </w:rPr>
              <w:t>AT+KBNDCFG</w:t>
            </w:r>
            <w:r w:rsidRPr="00794639">
              <w:rPr>
                <w:b/>
                <w:lang w:eastAsia="ja-JP"/>
              </w:rPr>
              <w:t>=?</w:t>
            </w:r>
          </w:p>
        </w:tc>
        <w:tc>
          <w:tcPr>
            <w:tcW w:w="7290" w:type="dxa"/>
          </w:tcPr>
          <w:p w14:paraId="6DF81677" w14:textId="77777777" w:rsidR="003468A0" w:rsidRPr="00794639" w:rsidRDefault="003468A0" w:rsidP="00953CD3">
            <w:pPr>
              <w:keepNext/>
              <w:keepLines/>
              <w:spacing w:before="40" w:after="40"/>
              <w:rPr>
                <w:u w:val="single"/>
                <w:lang w:eastAsia="ja-JP"/>
              </w:rPr>
            </w:pPr>
          </w:p>
          <w:p w14:paraId="12D41FCF" w14:textId="77777777" w:rsidR="003468A0" w:rsidRPr="00794639" w:rsidRDefault="003468A0" w:rsidP="00953CD3">
            <w:pPr>
              <w:keepNext/>
              <w:keepLines/>
              <w:spacing w:before="40" w:after="40"/>
              <w:rPr>
                <w:u w:val="single"/>
                <w:lang w:eastAsia="ja-JP"/>
              </w:rPr>
            </w:pPr>
          </w:p>
          <w:p w14:paraId="0A884544" w14:textId="5582B7DB" w:rsidR="003468A0" w:rsidRPr="00794639" w:rsidRDefault="003468A0" w:rsidP="00953CD3">
            <w:pPr>
              <w:keepNext/>
              <w:keepLines/>
              <w:spacing w:before="40" w:after="40"/>
              <w:rPr>
                <w:u w:val="single"/>
                <w:lang w:eastAsia="ja-JP"/>
              </w:rPr>
            </w:pPr>
            <w:r w:rsidRPr="00794639">
              <w:rPr>
                <w:u w:val="single"/>
                <w:lang w:eastAsia="ja-JP"/>
              </w:rPr>
              <w:t>Response</w:t>
            </w:r>
          </w:p>
          <w:p w14:paraId="28D601FE" w14:textId="77777777" w:rsidR="003468A0" w:rsidRPr="00794639" w:rsidRDefault="003468A0" w:rsidP="00953CD3">
            <w:pPr>
              <w:keepNext/>
              <w:keepLines/>
              <w:spacing w:before="40" w:after="40"/>
            </w:pPr>
            <w:r w:rsidRPr="00794639">
              <w:rPr>
                <w:b/>
                <w:lang w:eastAsia="ja-JP"/>
              </w:rPr>
              <w:t>+KBNDCFG: &lt;RAT&gt;,</w:t>
            </w:r>
            <w:r w:rsidRPr="00794639">
              <w:rPr>
                <w:lang w:eastAsia="ja-JP"/>
              </w:rPr>
              <w:t xml:space="preserve">(list of supported </w:t>
            </w:r>
            <w:r w:rsidRPr="00794639">
              <w:rPr>
                <w:b/>
                <w:lang w:eastAsia="ja-JP"/>
              </w:rPr>
              <w:t>&lt;bnd bitmap&gt;</w:t>
            </w:r>
            <w:r w:rsidRPr="00794639">
              <w:rPr>
                <w:lang w:eastAsia="ja-JP"/>
              </w:rPr>
              <w:t>s)</w:t>
            </w:r>
          </w:p>
          <w:p w14:paraId="3FAFB426" w14:textId="1808399D" w:rsidR="003468A0" w:rsidRPr="00794639" w:rsidRDefault="003468A0" w:rsidP="00953CD3">
            <w:pPr>
              <w:keepNext/>
              <w:keepLines/>
              <w:spacing w:before="40" w:after="40"/>
              <w:rPr>
                <w:u w:val="single"/>
              </w:rPr>
            </w:pPr>
            <w:r w:rsidRPr="00794639">
              <w:rPr>
                <w:b/>
                <w:lang w:eastAsia="ja-JP"/>
              </w:rPr>
              <w:t>OK</w:t>
            </w:r>
          </w:p>
        </w:tc>
      </w:tr>
      <w:tr w:rsidR="003468A0" w:rsidRPr="00794639" w14:paraId="0D216EB3" w14:textId="77777777" w:rsidTr="00DF20AD">
        <w:trPr>
          <w:trHeight w:val="389"/>
        </w:trPr>
        <w:tc>
          <w:tcPr>
            <w:tcW w:w="0" w:type="dxa"/>
          </w:tcPr>
          <w:p w14:paraId="016A9110" w14:textId="77777777" w:rsidR="003468A0" w:rsidRPr="00794639" w:rsidRDefault="003468A0" w:rsidP="00831DA9">
            <w:pPr>
              <w:spacing w:before="40" w:after="40"/>
              <w:rPr>
                <w:i/>
                <w:lang w:eastAsia="ja-JP"/>
              </w:rPr>
            </w:pPr>
            <w:r w:rsidRPr="00794639">
              <w:rPr>
                <w:i/>
                <w:lang w:eastAsia="ja-JP"/>
              </w:rPr>
              <w:t>Read command</w:t>
            </w:r>
          </w:p>
          <w:p w14:paraId="704BCA8E" w14:textId="77777777" w:rsidR="003468A0" w:rsidRPr="00794639" w:rsidRDefault="003468A0" w:rsidP="00831DA9">
            <w:pPr>
              <w:spacing w:before="40" w:after="40"/>
            </w:pPr>
          </w:p>
          <w:p w14:paraId="26A6AF30" w14:textId="77777777" w:rsidR="003468A0" w:rsidRPr="00794639" w:rsidRDefault="003468A0" w:rsidP="00831DA9">
            <w:pPr>
              <w:spacing w:before="40" w:after="40"/>
              <w:rPr>
                <w:u w:val="single"/>
                <w:lang w:eastAsia="ja-JP"/>
              </w:rPr>
            </w:pPr>
            <w:r w:rsidRPr="00794639">
              <w:rPr>
                <w:u w:val="single"/>
                <w:lang w:eastAsia="ja-JP"/>
              </w:rPr>
              <w:t>Syntax</w:t>
            </w:r>
          </w:p>
          <w:p w14:paraId="639B7E5B" w14:textId="77777777" w:rsidR="003468A0" w:rsidRPr="00794639" w:rsidRDefault="003468A0" w:rsidP="00831DA9">
            <w:pPr>
              <w:spacing w:before="40" w:after="40"/>
              <w:rPr>
                <w:i/>
              </w:rPr>
            </w:pPr>
            <w:r w:rsidRPr="00794639">
              <w:rPr>
                <w:b/>
              </w:rPr>
              <w:t>AT+KBNDCFG?</w:t>
            </w:r>
          </w:p>
        </w:tc>
        <w:tc>
          <w:tcPr>
            <w:tcW w:w="7290" w:type="dxa"/>
          </w:tcPr>
          <w:p w14:paraId="5F4B528E" w14:textId="77777777" w:rsidR="003468A0" w:rsidRPr="00794639" w:rsidRDefault="003468A0" w:rsidP="00831DA9">
            <w:pPr>
              <w:pStyle w:val="TableBody"/>
              <w:rPr>
                <w:rFonts w:cs="Times New Roman"/>
                <w:lang w:eastAsia="en-US"/>
              </w:rPr>
            </w:pPr>
          </w:p>
          <w:p w14:paraId="67AB0832" w14:textId="77777777" w:rsidR="003468A0" w:rsidRPr="00794639" w:rsidRDefault="003468A0" w:rsidP="00831DA9">
            <w:pPr>
              <w:pStyle w:val="TableBody"/>
            </w:pPr>
          </w:p>
          <w:p w14:paraId="2766549C" w14:textId="77777777" w:rsidR="003468A0" w:rsidRPr="00794639" w:rsidRDefault="003468A0" w:rsidP="00831DA9">
            <w:pPr>
              <w:keepNext/>
              <w:spacing w:before="40" w:after="40"/>
              <w:rPr>
                <w:u w:val="single"/>
                <w:lang w:eastAsia="ja-JP"/>
              </w:rPr>
            </w:pPr>
            <w:r w:rsidRPr="00794639">
              <w:rPr>
                <w:u w:val="single"/>
                <w:lang w:eastAsia="ja-JP"/>
              </w:rPr>
              <w:t>Response</w:t>
            </w:r>
          </w:p>
          <w:p w14:paraId="1BC8B479" w14:textId="77777777" w:rsidR="003468A0" w:rsidRPr="00794639" w:rsidRDefault="003468A0" w:rsidP="00831DA9">
            <w:pPr>
              <w:keepNext/>
              <w:spacing w:before="40" w:after="40"/>
            </w:pPr>
            <w:r w:rsidRPr="00794639">
              <w:rPr>
                <w:b/>
                <w:lang w:eastAsia="ja-JP"/>
              </w:rPr>
              <w:t>+KBNDCFG: &lt;RAT&gt;,</w:t>
            </w:r>
            <w:r w:rsidRPr="00794639">
              <w:rPr>
                <w:lang w:eastAsia="ja-JP"/>
              </w:rPr>
              <w:t>(</w:t>
            </w:r>
            <w:r w:rsidRPr="00794639">
              <w:t xml:space="preserve">list of configured </w:t>
            </w:r>
            <w:r w:rsidRPr="00794639">
              <w:rPr>
                <w:b/>
                <w:lang w:eastAsia="ja-JP"/>
              </w:rPr>
              <w:t>&lt;bnd bitmap&gt;</w:t>
            </w:r>
            <w:r w:rsidRPr="00794639">
              <w:t>s)</w:t>
            </w:r>
          </w:p>
          <w:p w14:paraId="71B6CE9E" w14:textId="1EED6C4F" w:rsidR="003468A0" w:rsidRPr="00794639" w:rsidRDefault="003468A0" w:rsidP="004651D1">
            <w:pPr>
              <w:keepNext/>
              <w:spacing w:before="40" w:after="40"/>
              <w:rPr>
                <w:lang w:eastAsia="ja-JP"/>
              </w:rPr>
            </w:pPr>
            <w:r w:rsidRPr="00794639">
              <w:rPr>
                <w:b/>
                <w:lang w:eastAsia="ja-JP"/>
              </w:rPr>
              <w:t>OK</w:t>
            </w:r>
          </w:p>
        </w:tc>
      </w:tr>
      <w:tr w:rsidR="00E94F87" w:rsidRPr="00794639" w14:paraId="31F43602" w14:textId="77777777" w:rsidTr="00DF20AD">
        <w:trPr>
          <w:cantSplit w:val="0"/>
          <w:trHeight w:val="978"/>
        </w:trPr>
        <w:tc>
          <w:tcPr>
            <w:tcW w:w="1707" w:type="dxa"/>
          </w:tcPr>
          <w:p w14:paraId="0EF5FA96" w14:textId="778F6D96" w:rsidR="00E94F87" w:rsidRPr="00794639" w:rsidRDefault="003468A0">
            <w:pPr>
              <w:spacing w:before="40" w:after="40"/>
              <w:rPr>
                <w:i/>
              </w:rPr>
            </w:pPr>
            <w:r w:rsidRPr="00794639">
              <w:rPr>
                <w:i/>
              </w:rPr>
              <w:t>Write</w:t>
            </w:r>
            <w:r w:rsidR="00E94F87" w:rsidRPr="00794639">
              <w:rPr>
                <w:i/>
                <w:lang w:eastAsia="ja-JP"/>
              </w:rPr>
              <w:t xml:space="preserve"> command</w:t>
            </w:r>
          </w:p>
          <w:p w14:paraId="0D9AF8A1" w14:textId="77777777" w:rsidR="00E94F87" w:rsidRPr="00794639" w:rsidRDefault="00E94F87">
            <w:pPr>
              <w:spacing w:before="40" w:after="40"/>
            </w:pPr>
          </w:p>
          <w:p w14:paraId="0D40EB71" w14:textId="77777777" w:rsidR="00E94F87" w:rsidRPr="00794639" w:rsidRDefault="00E94F87">
            <w:pPr>
              <w:spacing w:before="40" w:after="40"/>
              <w:rPr>
                <w:u w:val="single"/>
              </w:rPr>
            </w:pPr>
            <w:r w:rsidRPr="00794639">
              <w:rPr>
                <w:u w:val="single"/>
                <w:lang w:eastAsia="ja-JP"/>
              </w:rPr>
              <w:t>Syntax</w:t>
            </w:r>
          </w:p>
          <w:p w14:paraId="0E951550" w14:textId="546C041C" w:rsidR="00E94F87" w:rsidRPr="00794639" w:rsidRDefault="00E94F87">
            <w:pPr>
              <w:spacing w:before="40" w:after="40"/>
              <w:rPr>
                <w:b/>
                <w:lang w:eastAsia="ja-JP"/>
              </w:rPr>
            </w:pPr>
            <w:r w:rsidRPr="00794639">
              <w:rPr>
                <w:b/>
                <w:lang w:eastAsia="ja-JP"/>
              </w:rPr>
              <w:t>AT+KBNDCFG</w:t>
            </w:r>
            <w:r w:rsidRPr="00794639">
              <w:rPr>
                <w:b/>
                <w:lang w:eastAsia="ja-JP"/>
              </w:rPr>
              <w:br/>
              <w:t xml:space="preserve">=&lt;RAT&gt;,&lt;bnd bitmap&gt; </w:t>
            </w:r>
          </w:p>
          <w:p w14:paraId="085F4794" w14:textId="77777777" w:rsidR="00E94F87" w:rsidRPr="00794639" w:rsidRDefault="00E94F87" w:rsidP="00953CD3">
            <w:pPr>
              <w:spacing w:before="40" w:after="40"/>
              <w:rPr>
                <w:b/>
              </w:rPr>
            </w:pPr>
          </w:p>
        </w:tc>
        <w:tc>
          <w:tcPr>
            <w:tcW w:w="7290" w:type="dxa"/>
          </w:tcPr>
          <w:p w14:paraId="4441C160" w14:textId="67876040" w:rsidR="003468A0" w:rsidRPr="00794639" w:rsidRDefault="003468A0">
            <w:pPr>
              <w:pStyle w:val="TableBody"/>
              <w:rPr>
                <w:rFonts w:cs="Times New Roman"/>
                <w:lang w:eastAsia="en-US"/>
              </w:rPr>
            </w:pPr>
          </w:p>
          <w:p w14:paraId="4F8464F2" w14:textId="77777777" w:rsidR="003468A0" w:rsidRPr="00794639" w:rsidRDefault="003468A0">
            <w:pPr>
              <w:pStyle w:val="TableBody"/>
            </w:pPr>
          </w:p>
          <w:p w14:paraId="4A499E01" w14:textId="77777777" w:rsidR="00E94F87" w:rsidRPr="00794639" w:rsidRDefault="00E94F87" w:rsidP="00953CD3">
            <w:pPr>
              <w:spacing w:before="40" w:after="40"/>
              <w:rPr>
                <w:u w:val="single"/>
              </w:rPr>
            </w:pPr>
            <w:r w:rsidRPr="00794639">
              <w:rPr>
                <w:u w:val="single"/>
                <w:lang w:eastAsia="ja-JP"/>
              </w:rPr>
              <w:t>Response</w:t>
            </w:r>
          </w:p>
          <w:p w14:paraId="053F70C5" w14:textId="3FA7EDCB" w:rsidR="00E94F87" w:rsidRPr="00794639" w:rsidRDefault="00E94F87" w:rsidP="00953CD3">
            <w:pPr>
              <w:spacing w:before="40" w:after="40"/>
              <w:rPr>
                <w:b/>
              </w:rPr>
            </w:pPr>
            <w:r w:rsidRPr="00794639">
              <w:rPr>
                <w:b/>
                <w:lang w:eastAsia="ja-JP"/>
              </w:rPr>
              <w:t>+KBNDCFG: &lt;RAT&gt;,</w:t>
            </w:r>
            <w:r w:rsidRPr="00794639">
              <w:rPr>
                <w:lang w:eastAsia="ja-JP"/>
              </w:rPr>
              <w:t>(</w:t>
            </w:r>
            <w:r w:rsidRPr="00794639">
              <w:rPr>
                <w:b/>
                <w:lang w:eastAsia="ja-JP"/>
              </w:rPr>
              <w:t>&lt;bnd bitmap&gt;</w:t>
            </w:r>
            <w:r w:rsidRPr="00794639">
              <w:t>s</w:t>
            </w:r>
            <w:r w:rsidRPr="00794639">
              <w:rPr>
                <w:b/>
                <w:lang w:eastAsia="ja-JP"/>
              </w:rPr>
              <w:t xml:space="preserve"> </w:t>
            </w:r>
            <w:r w:rsidRPr="00794639">
              <w:rPr>
                <w:lang w:eastAsia="ja-JP"/>
              </w:rPr>
              <w:t>to</w:t>
            </w:r>
            <w:r w:rsidRPr="00794639">
              <w:rPr>
                <w:b/>
                <w:lang w:eastAsia="ja-JP"/>
              </w:rPr>
              <w:t xml:space="preserve"> </w:t>
            </w:r>
            <w:r w:rsidRPr="00794639">
              <w:rPr>
                <w:lang w:eastAsia="ja-JP"/>
              </w:rPr>
              <w:t>configure</w:t>
            </w:r>
            <w:r w:rsidRPr="00794639">
              <w:t>)</w:t>
            </w:r>
          </w:p>
          <w:p w14:paraId="6DD5F853" w14:textId="77777777" w:rsidR="00E94F87" w:rsidRPr="00794639" w:rsidRDefault="00E94F87" w:rsidP="00953CD3">
            <w:pPr>
              <w:spacing w:before="40" w:after="40"/>
              <w:rPr>
                <w:b/>
              </w:rPr>
            </w:pPr>
            <w:r w:rsidRPr="00794639">
              <w:rPr>
                <w:b/>
                <w:lang w:eastAsia="ja-JP"/>
              </w:rPr>
              <w:t>OK</w:t>
            </w:r>
          </w:p>
          <w:p w14:paraId="44A48249" w14:textId="77777777" w:rsidR="00E94F87" w:rsidRPr="00794639" w:rsidRDefault="00E94F87" w:rsidP="00953CD3">
            <w:pPr>
              <w:spacing w:before="40" w:after="40"/>
              <w:rPr>
                <w:u w:val="single"/>
              </w:rPr>
            </w:pPr>
          </w:p>
          <w:p w14:paraId="7627075A" w14:textId="53601349" w:rsidR="00E94F87" w:rsidRPr="00794639" w:rsidRDefault="00E94F87" w:rsidP="00953CD3">
            <w:pPr>
              <w:spacing w:before="40" w:after="40"/>
              <w:rPr>
                <w:u w:val="single"/>
                <w:lang w:eastAsia="ja-JP"/>
              </w:rPr>
            </w:pPr>
            <w:r w:rsidRPr="00794639">
              <w:rPr>
                <w:u w:val="single"/>
                <w:lang w:eastAsia="ja-JP"/>
              </w:rPr>
              <w:t>Parameter</w:t>
            </w:r>
            <w:r w:rsidR="003468A0" w:rsidRPr="00794639">
              <w:rPr>
                <w:u w:val="single"/>
                <w:lang w:eastAsia="ja-JP"/>
              </w:rPr>
              <w:t>s</w:t>
            </w:r>
          </w:p>
          <w:p w14:paraId="525209EB" w14:textId="03AC214D" w:rsidR="00E94F87" w:rsidRPr="00794639" w:rsidRDefault="00E94F87" w:rsidP="00953CD3">
            <w:pPr>
              <w:spacing w:before="40" w:after="40"/>
            </w:pPr>
            <w:r w:rsidRPr="00794639">
              <w:rPr>
                <w:b/>
                <w:lang w:eastAsia="ja-JP"/>
              </w:rPr>
              <w:t>&lt;RAT&gt;</w:t>
            </w:r>
            <w:r w:rsidRPr="00794639">
              <w:rPr>
                <w:b/>
              </w:rPr>
              <w:tab/>
            </w:r>
            <w:r w:rsidRPr="00794639">
              <w:rPr>
                <w:lang w:eastAsia="ja-JP"/>
              </w:rPr>
              <w:t>Radio Access Technology</w:t>
            </w:r>
          </w:p>
          <w:p w14:paraId="3CF51187" w14:textId="27AE44C0" w:rsidR="003468A0" w:rsidRPr="00794639" w:rsidRDefault="00E94F87" w:rsidP="00953CD3">
            <w:pPr>
              <w:spacing w:before="40" w:after="40"/>
              <w:rPr>
                <w:lang w:eastAsia="ja-JP"/>
              </w:rPr>
            </w:pPr>
            <w:r w:rsidRPr="00794639">
              <w:rPr>
                <w:lang w:eastAsia="ja-JP"/>
              </w:rPr>
              <w:t>0</w:t>
            </w:r>
            <w:r w:rsidR="003468A0" w:rsidRPr="00794639">
              <w:rPr>
                <w:lang w:eastAsia="ja-JP"/>
              </w:rPr>
              <w:tab/>
            </w:r>
            <w:r w:rsidRPr="00794639">
              <w:rPr>
                <w:lang w:eastAsia="ja-JP"/>
              </w:rPr>
              <w:t>CAT-M1</w:t>
            </w:r>
            <w:ins w:id="3176" w:author="Elaine Baricante" w:date="2018-11-26T15:50:00Z">
              <w:r w:rsidR="002162DC">
                <w:rPr>
                  <w:lang w:eastAsia="ja-JP"/>
                </w:rPr>
                <w:t xml:space="preserve"> (this is the only RAT available </w:t>
              </w:r>
            </w:ins>
            <w:ins w:id="3177" w:author="Elaine Baricante" w:date="2018-11-26T15:51:00Z">
              <w:r w:rsidR="002162DC">
                <w:rPr>
                  <w:lang w:eastAsia="ja-JP"/>
                </w:rPr>
                <w:t xml:space="preserve">on </w:t>
              </w:r>
            </w:ins>
            <w:ins w:id="3178" w:author="Elaine Baricante" w:date="2018-11-26T15:50:00Z">
              <w:r w:rsidR="002162DC">
                <w:rPr>
                  <w:lang w:eastAsia="ja-JP"/>
                </w:rPr>
                <w:t>the HL7800-M)</w:t>
              </w:r>
            </w:ins>
          </w:p>
          <w:p w14:paraId="4ECC03D9" w14:textId="7BD82EC5" w:rsidR="003468A0" w:rsidRPr="00794639" w:rsidRDefault="003468A0" w:rsidP="00953CD3">
            <w:pPr>
              <w:spacing w:before="40" w:after="40"/>
              <w:rPr>
                <w:lang w:eastAsia="ja-JP"/>
              </w:rPr>
            </w:pPr>
            <w:r w:rsidRPr="00794639">
              <w:rPr>
                <w:lang w:eastAsia="ja-JP"/>
              </w:rPr>
              <w:t>1</w:t>
            </w:r>
            <w:r w:rsidRPr="00794639">
              <w:rPr>
                <w:lang w:eastAsia="ja-JP"/>
              </w:rPr>
              <w:tab/>
              <w:t>NB1</w:t>
            </w:r>
            <w:del w:id="3179" w:author="Elaine Baricante" w:date="2018-11-26T11:25:00Z">
              <w:r w:rsidRPr="00794639" w:rsidDel="00472EB0">
                <w:rPr>
                  <w:lang w:eastAsia="ja-JP"/>
                </w:rPr>
                <w:delText xml:space="preserve"> (will be available in a future release)</w:delText>
              </w:r>
            </w:del>
          </w:p>
          <w:p w14:paraId="119955A4" w14:textId="03BC7108" w:rsidR="003468A0" w:rsidRPr="00794639" w:rsidRDefault="003468A0" w:rsidP="00953CD3">
            <w:pPr>
              <w:spacing w:before="40" w:after="40"/>
              <w:rPr>
                <w:lang w:eastAsia="ja-JP"/>
              </w:rPr>
            </w:pPr>
            <w:r w:rsidRPr="00794639">
              <w:rPr>
                <w:lang w:eastAsia="ja-JP"/>
              </w:rPr>
              <w:t>2</w:t>
            </w:r>
            <w:r w:rsidRPr="00794639">
              <w:rPr>
                <w:lang w:eastAsia="ja-JP"/>
              </w:rPr>
              <w:tab/>
              <w:t>GSM (for HL7802 only</w:t>
            </w:r>
            <w:del w:id="3180" w:author="Sevan Sirapian [2]" w:date="2018-11-26T11:12:00Z">
              <w:r w:rsidR="003F7B76" w:rsidRPr="00794639">
                <w:rPr>
                  <w:lang w:eastAsia="ja-JP"/>
                </w:rPr>
                <w:delText>; will be available in a future release</w:delText>
              </w:r>
            </w:del>
            <w:r w:rsidRPr="00794639">
              <w:rPr>
                <w:lang w:eastAsia="ja-JP"/>
              </w:rPr>
              <w:t>)</w:t>
            </w:r>
          </w:p>
          <w:p w14:paraId="4578EA25" w14:textId="40B6E71E" w:rsidR="00E94F87" w:rsidRPr="00794639" w:rsidRDefault="00E94F87" w:rsidP="00A427AF">
            <w:pPr>
              <w:spacing w:before="40" w:after="40"/>
              <w:rPr>
                <w:b/>
              </w:rPr>
            </w:pPr>
          </w:p>
          <w:p w14:paraId="648FAE06" w14:textId="7083FBA0" w:rsidR="00A427AF" w:rsidRPr="00794639" w:rsidDel="002162DC" w:rsidRDefault="00A427AF" w:rsidP="00A427AF">
            <w:pPr>
              <w:spacing w:before="40" w:after="40"/>
              <w:rPr>
                <w:del w:id="3181" w:author="Elaine Baricante" w:date="2018-11-26T15:49:00Z"/>
                <w:b/>
              </w:rPr>
            </w:pPr>
          </w:p>
          <w:p w14:paraId="06FBC5CD" w14:textId="7311648F" w:rsidR="00A427AF" w:rsidRPr="00794639" w:rsidDel="002162DC" w:rsidRDefault="00A427AF" w:rsidP="00953CD3">
            <w:pPr>
              <w:spacing w:before="40" w:after="40"/>
              <w:rPr>
                <w:del w:id="3182" w:author="Elaine Baricante" w:date="2018-11-26T15:49:00Z"/>
                <w:b/>
              </w:rPr>
            </w:pPr>
          </w:p>
          <w:p w14:paraId="5E764DB0" w14:textId="25ED3145" w:rsidR="003F7B76" w:rsidRPr="00794639" w:rsidRDefault="00E94F87" w:rsidP="00953CD3">
            <w:pPr>
              <w:spacing w:before="40" w:after="40"/>
              <w:rPr>
                <w:lang w:eastAsia="ja-JP"/>
              </w:rPr>
            </w:pPr>
            <w:r w:rsidRPr="00794639">
              <w:rPr>
                <w:b/>
                <w:lang w:eastAsia="ja-JP"/>
              </w:rPr>
              <w:t>&lt;bnd bitmap&gt;</w:t>
            </w:r>
            <w:r w:rsidRPr="00794639">
              <w:rPr>
                <w:b/>
              </w:rPr>
              <w:tab/>
            </w:r>
            <w:r w:rsidRPr="00794639">
              <w:rPr>
                <w:lang w:eastAsia="ja-JP"/>
              </w:rPr>
              <w:t>Band bitmap in hexadecimal</w:t>
            </w:r>
            <w:r w:rsidRPr="00794639">
              <w:rPr>
                <w:b/>
              </w:rPr>
              <w:t xml:space="preserve"> </w:t>
            </w:r>
            <w:r w:rsidRPr="00794639">
              <w:rPr>
                <w:lang w:eastAsia="ja-JP"/>
              </w:rPr>
              <w:t xml:space="preserve">format without </w:t>
            </w:r>
            <w:r w:rsidR="003F7B76" w:rsidRPr="00794639">
              <w:rPr>
                <w:lang w:eastAsia="ja-JP"/>
              </w:rPr>
              <w:t xml:space="preserve">the </w:t>
            </w:r>
            <w:r w:rsidRPr="00794639">
              <w:rPr>
                <w:lang w:eastAsia="ja-JP"/>
              </w:rPr>
              <w:t>0x prefix</w:t>
            </w:r>
            <w:r w:rsidR="003F7B76" w:rsidRPr="00794639">
              <w:rPr>
                <w:lang w:eastAsia="ja-JP"/>
              </w:rPr>
              <w:t>. This is the logical representation of 1&lt;&lt;(BandNumber -1).</w:t>
            </w:r>
          </w:p>
          <w:p w14:paraId="4ABB77B0" w14:textId="4D2ABA21" w:rsidR="00E94F87" w:rsidDel="002162DC" w:rsidRDefault="00E94F87" w:rsidP="00953CD3">
            <w:pPr>
              <w:spacing w:before="40" w:after="40"/>
              <w:rPr>
                <w:del w:id="3183" w:author="Elaine Baricante" w:date="2018-11-26T15:49:00Z"/>
              </w:rPr>
            </w:pPr>
            <w:r w:rsidRPr="00794639">
              <w:rPr>
                <w:lang w:eastAsia="ja-JP"/>
              </w:rPr>
              <w:t>(</w:t>
            </w:r>
            <w:r w:rsidR="003F7B76" w:rsidRPr="00794639">
              <w:rPr>
                <w:lang w:eastAsia="ja-JP"/>
              </w:rPr>
              <w:t xml:space="preserve">Currently </w:t>
            </w:r>
            <w:r w:rsidRPr="00794639">
              <w:rPr>
                <w:lang w:eastAsia="ja-JP"/>
              </w:rPr>
              <w:t xml:space="preserve">only </w:t>
            </w:r>
            <w:r w:rsidR="003F7B76" w:rsidRPr="00794639">
              <w:rPr>
                <w:lang w:eastAsia="ja-JP"/>
              </w:rPr>
              <w:t xml:space="preserve">used </w:t>
            </w:r>
            <w:r w:rsidRPr="00794639">
              <w:rPr>
                <w:lang w:eastAsia="ja-JP"/>
              </w:rPr>
              <w:t>for RAT CAT-M1</w:t>
            </w:r>
            <w:ins w:id="3184" w:author="Sevan Sirapian [2]" w:date="2018-11-26T11:12:00Z">
              <w:r w:rsidR="00105ABE">
                <w:rPr>
                  <w:lang w:eastAsia="ja-JP"/>
                </w:rPr>
                <w:t xml:space="preserve"> and NB-1</w:t>
              </w:r>
            </w:ins>
            <w:r w:rsidR="00A438E3" w:rsidRPr="00794639">
              <w:rPr>
                <w:lang w:eastAsia="ja-JP"/>
              </w:rPr>
              <w:t>)</w:t>
            </w:r>
          </w:p>
          <w:p w14:paraId="7B335129" w14:textId="77777777" w:rsidR="002162DC" w:rsidRPr="00794639" w:rsidRDefault="002162DC" w:rsidP="00953CD3">
            <w:pPr>
              <w:spacing w:before="40" w:after="40"/>
              <w:rPr>
                <w:ins w:id="3185" w:author="Elaine Baricante" w:date="2018-11-26T15:49:00Z"/>
                <w:lang w:eastAsia="ja-JP"/>
              </w:rPr>
            </w:pPr>
          </w:p>
          <w:p w14:paraId="2B2D6276" w14:textId="77777777" w:rsidR="00E94F87" w:rsidRPr="00794639" w:rsidRDefault="00E94F87" w:rsidP="00953CD3">
            <w:pPr>
              <w:spacing w:before="40" w:after="40"/>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F12319" w:rsidRPr="00F12319" w14:paraId="171EAF2D" w14:textId="77777777" w:rsidTr="004651D1">
              <w:tc>
                <w:tcPr>
                  <w:tcW w:w="3289" w:type="dxa"/>
                </w:tcPr>
                <w:p w14:paraId="07271C6B" w14:textId="0A03641B" w:rsidR="00F12319" w:rsidRPr="00DF20AD" w:rsidRDefault="00F12319" w:rsidP="00F12319">
                  <w:pPr>
                    <w:spacing w:before="40" w:after="40"/>
                    <w:rPr>
                      <w:rFonts w:ascii="Arial" w:hAnsi="Arial"/>
                      <w:sz w:val="18"/>
                      <w:u w:val="single"/>
                      <w:rPrChange w:id="3186" w:author="Sevan Sirapian [2]" w:date="2018-11-26T11:12:00Z">
                        <w:rPr>
                          <w:u w:val="single"/>
                        </w:rPr>
                      </w:rPrChange>
                    </w:rPr>
                  </w:pPr>
                  <w:commentRangeStart w:id="3187"/>
                  <w:r w:rsidRPr="00DF20AD">
                    <w:rPr>
                      <w:rFonts w:ascii="Arial" w:hAnsi="Arial" w:cs="Arial"/>
                      <w:sz w:val="18"/>
                      <w:szCs w:val="18"/>
                      <w:lang w:eastAsia="zh-CN"/>
                    </w:rPr>
                    <w:t xml:space="preserve">0000 00000000 </w:t>
                  </w:r>
                  <w:r w:rsidRPr="00DF20AD">
                    <w:rPr>
                      <w:rFonts w:ascii="Arial" w:hAnsi="Arial" w:cs="Arial"/>
                      <w:color w:val="auto"/>
                      <w:sz w:val="18"/>
                      <w:szCs w:val="18"/>
                      <w:lang w:eastAsia="zh-CN"/>
                    </w:rPr>
                    <w:t>00000000</w:t>
                  </w:r>
                </w:p>
              </w:tc>
              <w:tc>
                <w:tcPr>
                  <w:tcW w:w="3289" w:type="dxa"/>
                </w:tcPr>
                <w:p w14:paraId="0279D64B" w14:textId="7C00000D" w:rsidR="00F12319" w:rsidRPr="00DF20AD" w:rsidRDefault="00F12319" w:rsidP="00F12319">
                  <w:pPr>
                    <w:spacing w:before="40" w:after="40"/>
                    <w:rPr>
                      <w:rFonts w:ascii="Arial" w:hAnsi="Arial"/>
                      <w:sz w:val="18"/>
                      <w:u w:val="single"/>
                      <w:rPrChange w:id="3188" w:author="Sevan Sirapian [2]" w:date="2018-11-26T11:12:00Z">
                        <w:rPr>
                          <w:u w:val="single"/>
                        </w:rPr>
                      </w:rPrChange>
                    </w:rPr>
                  </w:pPr>
                  <w:r w:rsidRPr="00DF20AD">
                    <w:rPr>
                      <w:rFonts w:ascii="Arial" w:hAnsi="Arial" w:cs="Arial"/>
                      <w:sz w:val="18"/>
                      <w:szCs w:val="18"/>
                      <w:lang w:eastAsia="zh-CN"/>
                    </w:rPr>
                    <w:t xml:space="preserve">Not </w:t>
                  </w:r>
                  <w:ins w:id="3189" w:author="Elaine Baricante" w:date="2018-11-27T09:52:00Z">
                    <w:r w:rsidR="00BE65C6">
                      <w:rPr>
                        <w:rFonts w:ascii="Arial" w:hAnsi="Arial" w:cs="Arial"/>
                        <w:sz w:val="18"/>
                        <w:szCs w:val="18"/>
                        <w:lang w:eastAsia="zh-CN"/>
                      </w:rPr>
                      <w:t>a</w:t>
                    </w:r>
                  </w:ins>
                  <w:del w:id="3190" w:author="Elaine Baricante" w:date="2018-11-27T09:52:00Z">
                    <w:r w:rsidRPr="00DF20AD" w:rsidDel="00BE65C6">
                      <w:rPr>
                        <w:rFonts w:ascii="Arial" w:hAnsi="Arial" w:cs="Arial"/>
                        <w:sz w:val="18"/>
                        <w:szCs w:val="18"/>
                        <w:lang w:eastAsia="zh-CN"/>
                      </w:rPr>
                      <w:delText>A</w:delText>
                    </w:r>
                  </w:del>
                  <w:r w:rsidRPr="00DF20AD">
                    <w:rPr>
                      <w:rFonts w:ascii="Arial" w:hAnsi="Arial" w:cs="Arial"/>
                      <w:sz w:val="18"/>
                      <w:szCs w:val="18"/>
                      <w:lang w:eastAsia="zh-CN"/>
                    </w:rPr>
                    <w:t>vailable</w:t>
                  </w:r>
                </w:p>
              </w:tc>
            </w:tr>
            <w:tr w:rsidR="00F12319" w:rsidRPr="00F12319" w14:paraId="07FE86BB" w14:textId="77777777" w:rsidTr="004651D1">
              <w:tc>
                <w:tcPr>
                  <w:tcW w:w="3289" w:type="dxa"/>
                </w:tcPr>
                <w:p w14:paraId="0F33001C" w14:textId="41EADE4B" w:rsidR="00F12319" w:rsidRPr="00DF20AD" w:rsidRDefault="00F12319" w:rsidP="00F12319">
                  <w:pPr>
                    <w:spacing w:before="40" w:after="40"/>
                    <w:rPr>
                      <w:rFonts w:ascii="Arial" w:hAnsi="Arial"/>
                      <w:sz w:val="18"/>
                      <w:u w:val="single"/>
                      <w:rPrChange w:id="3191" w:author="Sevan Sirapian [2]" w:date="2018-11-26T11:12:00Z">
                        <w:rPr>
                          <w:u w:val="single"/>
                        </w:rPr>
                      </w:rPrChange>
                    </w:rPr>
                  </w:pPr>
                  <w:r w:rsidRPr="00DF20AD">
                    <w:rPr>
                      <w:rFonts w:ascii="Arial" w:hAnsi="Arial" w:cs="Arial"/>
                      <w:sz w:val="18"/>
                      <w:szCs w:val="18"/>
                      <w:lang w:eastAsia="zh-CN"/>
                    </w:rPr>
                    <w:t xml:space="preserve">0000 00000000 </w:t>
                  </w:r>
                  <w:r w:rsidRPr="00DF20AD">
                    <w:rPr>
                      <w:rFonts w:ascii="Arial" w:hAnsi="Arial" w:cs="Arial"/>
                      <w:color w:val="auto"/>
                      <w:sz w:val="18"/>
                      <w:szCs w:val="18"/>
                      <w:lang w:eastAsia="zh-CN"/>
                    </w:rPr>
                    <w:t>00000001</w:t>
                  </w:r>
                </w:p>
              </w:tc>
              <w:tc>
                <w:tcPr>
                  <w:tcW w:w="3289" w:type="dxa"/>
                </w:tcPr>
                <w:p w14:paraId="3297E37A" w14:textId="6A5EA8ED" w:rsidR="00F12319" w:rsidRPr="00DF20AD" w:rsidRDefault="00F12319" w:rsidP="00F12319">
                  <w:pPr>
                    <w:spacing w:before="40" w:after="40"/>
                    <w:rPr>
                      <w:rFonts w:ascii="Arial" w:hAnsi="Arial"/>
                      <w:sz w:val="18"/>
                      <w:u w:val="single"/>
                      <w:rPrChange w:id="3192" w:author="Sevan Sirapian [2]" w:date="2018-11-26T11:12:00Z">
                        <w:rPr>
                          <w:u w:val="single"/>
                        </w:rPr>
                      </w:rPrChange>
                    </w:rPr>
                  </w:pPr>
                  <w:r w:rsidRPr="00DF20AD">
                    <w:rPr>
                      <w:rFonts w:ascii="Arial" w:hAnsi="Arial" w:cs="Arial"/>
                      <w:sz w:val="18"/>
                      <w:szCs w:val="18"/>
                      <w:lang w:eastAsia="zh-CN"/>
                    </w:rPr>
                    <w:t>LTE Band 1 (2000 MHz)</w:t>
                  </w:r>
                </w:p>
              </w:tc>
            </w:tr>
            <w:tr w:rsidR="00F12319" w:rsidRPr="00F12319" w14:paraId="63442F85" w14:textId="77777777" w:rsidTr="004651D1">
              <w:tc>
                <w:tcPr>
                  <w:tcW w:w="3289" w:type="dxa"/>
                </w:tcPr>
                <w:p w14:paraId="4A836B61" w14:textId="6D3CFC8E" w:rsidR="00F12319" w:rsidRPr="00DF20AD" w:rsidRDefault="00F12319" w:rsidP="00F12319">
                  <w:pPr>
                    <w:spacing w:before="40" w:after="40"/>
                    <w:rPr>
                      <w:rFonts w:ascii="Arial" w:hAnsi="Arial"/>
                      <w:sz w:val="18"/>
                      <w:u w:val="single"/>
                      <w:rPrChange w:id="3193" w:author="Sevan Sirapian [2]" w:date="2018-11-26T11:12:00Z">
                        <w:rPr>
                          <w:u w:val="single"/>
                        </w:rPr>
                      </w:rPrChange>
                    </w:rPr>
                  </w:pPr>
                  <w:r w:rsidRPr="00DF20AD">
                    <w:rPr>
                      <w:rFonts w:ascii="Arial" w:hAnsi="Arial" w:cs="Arial"/>
                      <w:sz w:val="18"/>
                      <w:szCs w:val="18"/>
                      <w:lang w:eastAsia="zh-CN"/>
                    </w:rPr>
                    <w:t xml:space="preserve">0000 00000000 </w:t>
                  </w:r>
                  <w:r w:rsidRPr="00DF20AD">
                    <w:rPr>
                      <w:rFonts w:ascii="Arial" w:hAnsi="Arial" w:cs="Arial"/>
                      <w:color w:val="auto"/>
                      <w:sz w:val="18"/>
                      <w:szCs w:val="18"/>
                      <w:lang w:eastAsia="zh-CN"/>
                    </w:rPr>
                    <w:t>00000002</w:t>
                  </w:r>
                </w:p>
              </w:tc>
              <w:tc>
                <w:tcPr>
                  <w:tcW w:w="3289" w:type="dxa"/>
                </w:tcPr>
                <w:p w14:paraId="2EBB51F7" w14:textId="5C7E3979" w:rsidR="00F12319" w:rsidRPr="00DF20AD" w:rsidRDefault="00F12319" w:rsidP="00F12319">
                  <w:pPr>
                    <w:spacing w:before="40" w:after="40"/>
                    <w:rPr>
                      <w:rFonts w:ascii="Arial" w:hAnsi="Arial"/>
                      <w:sz w:val="18"/>
                      <w:u w:val="single"/>
                      <w:rPrChange w:id="3194" w:author="Sevan Sirapian [2]" w:date="2018-11-26T11:12:00Z">
                        <w:rPr>
                          <w:u w:val="single"/>
                        </w:rPr>
                      </w:rPrChange>
                    </w:rPr>
                  </w:pPr>
                  <w:r w:rsidRPr="00DF20AD">
                    <w:rPr>
                      <w:rFonts w:ascii="Arial" w:hAnsi="Arial" w:cs="Arial"/>
                      <w:sz w:val="18"/>
                      <w:szCs w:val="18"/>
                      <w:lang w:eastAsia="zh-CN"/>
                    </w:rPr>
                    <w:t>LTE Band 2 (1900 MHz)</w:t>
                  </w:r>
                </w:p>
              </w:tc>
            </w:tr>
            <w:tr w:rsidR="00F12319" w:rsidRPr="00F12319" w14:paraId="487DA741" w14:textId="77777777" w:rsidTr="004651D1">
              <w:tc>
                <w:tcPr>
                  <w:tcW w:w="3289" w:type="dxa"/>
                </w:tcPr>
                <w:p w14:paraId="49DFE366" w14:textId="669BDFBC" w:rsidR="00F12319" w:rsidRPr="00DF20AD" w:rsidRDefault="00F12319" w:rsidP="00F12319">
                  <w:pPr>
                    <w:spacing w:before="40" w:after="40"/>
                    <w:rPr>
                      <w:rFonts w:ascii="Arial" w:hAnsi="Arial"/>
                      <w:sz w:val="18"/>
                      <w:u w:val="single"/>
                      <w:rPrChange w:id="3195" w:author="Sevan Sirapian [2]" w:date="2018-11-26T11:12:00Z">
                        <w:rPr>
                          <w:u w:val="single"/>
                        </w:rPr>
                      </w:rPrChange>
                    </w:rPr>
                  </w:pPr>
                  <w:r w:rsidRPr="00DF20AD">
                    <w:rPr>
                      <w:rFonts w:ascii="Arial" w:hAnsi="Arial" w:cs="Arial"/>
                      <w:sz w:val="18"/>
                      <w:szCs w:val="18"/>
                      <w:lang w:eastAsia="zh-CN"/>
                    </w:rPr>
                    <w:t xml:space="preserve">0000 00000000 </w:t>
                  </w:r>
                  <w:r w:rsidRPr="00DF20AD">
                    <w:rPr>
                      <w:rFonts w:ascii="Arial" w:hAnsi="Arial" w:cs="Arial"/>
                      <w:color w:val="auto"/>
                      <w:sz w:val="18"/>
                      <w:szCs w:val="18"/>
                      <w:lang w:eastAsia="zh-CN"/>
                    </w:rPr>
                    <w:t>00000004</w:t>
                  </w:r>
                </w:p>
              </w:tc>
              <w:tc>
                <w:tcPr>
                  <w:tcW w:w="3289" w:type="dxa"/>
                </w:tcPr>
                <w:p w14:paraId="2D2390FB" w14:textId="04E3162D" w:rsidR="00F12319" w:rsidRPr="00DF20AD" w:rsidRDefault="00F12319" w:rsidP="00F12319">
                  <w:pPr>
                    <w:spacing w:before="40" w:after="40"/>
                    <w:rPr>
                      <w:rFonts w:ascii="Arial" w:hAnsi="Arial"/>
                      <w:sz w:val="18"/>
                      <w:u w:val="single"/>
                      <w:rPrChange w:id="3196" w:author="Sevan Sirapian [2]" w:date="2018-11-26T11:12:00Z">
                        <w:rPr>
                          <w:u w:val="single"/>
                        </w:rPr>
                      </w:rPrChange>
                    </w:rPr>
                  </w:pPr>
                  <w:r w:rsidRPr="00DF20AD">
                    <w:rPr>
                      <w:rFonts w:ascii="Arial" w:hAnsi="Arial" w:cs="Arial"/>
                      <w:sz w:val="18"/>
                      <w:szCs w:val="18"/>
                      <w:lang w:eastAsia="zh-CN"/>
                    </w:rPr>
                    <w:t>LTE Band 3 (1800 MHz)</w:t>
                  </w:r>
                </w:p>
              </w:tc>
            </w:tr>
            <w:tr w:rsidR="00F12319" w:rsidRPr="00F12319" w14:paraId="5FABF8BE" w14:textId="77777777" w:rsidTr="004651D1">
              <w:tc>
                <w:tcPr>
                  <w:tcW w:w="3289" w:type="dxa"/>
                </w:tcPr>
                <w:p w14:paraId="178639B0" w14:textId="3DCE8955" w:rsidR="00F12319" w:rsidRPr="00DF20AD" w:rsidRDefault="00F12319" w:rsidP="00F12319">
                  <w:pPr>
                    <w:spacing w:before="40" w:after="40"/>
                    <w:rPr>
                      <w:rFonts w:ascii="Arial" w:hAnsi="Arial"/>
                      <w:sz w:val="18"/>
                      <w:u w:val="single"/>
                      <w:rPrChange w:id="3197" w:author="Sevan Sirapian [2]" w:date="2018-11-26T11:12:00Z">
                        <w:rPr>
                          <w:u w:val="single"/>
                        </w:rPr>
                      </w:rPrChange>
                    </w:rPr>
                  </w:pPr>
                  <w:r w:rsidRPr="00DF20AD">
                    <w:rPr>
                      <w:rFonts w:ascii="Arial" w:hAnsi="Arial" w:cs="Arial"/>
                      <w:sz w:val="18"/>
                      <w:szCs w:val="18"/>
                      <w:lang w:eastAsia="zh-CN"/>
                    </w:rPr>
                    <w:t xml:space="preserve">0000 00000000 </w:t>
                  </w:r>
                  <w:r w:rsidRPr="00DF20AD">
                    <w:rPr>
                      <w:rFonts w:ascii="Arial" w:hAnsi="Arial" w:cs="Arial"/>
                      <w:color w:val="auto"/>
                      <w:sz w:val="18"/>
                      <w:szCs w:val="18"/>
                      <w:lang w:eastAsia="zh-CN"/>
                    </w:rPr>
                    <w:t>00000008</w:t>
                  </w:r>
                </w:p>
              </w:tc>
              <w:tc>
                <w:tcPr>
                  <w:tcW w:w="3289" w:type="dxa"/>
                </w:tcPr>
                <w:p w14:paraId="135FDCF2" w14:textId="37774491" w:rsidR="00F12319" w:rsidRPr="00DF20AD" w:rsidRDefault="00F12319" w:rsidP="00F12319">
                  <w:pPr>
                    <w:spacing w:before="40" w:after="40"/>
                    <w:rPr>
                      <w:rFonts w:ascii="Arial" w:hAnsi="Arial"/>
                      <w:sz w:val="18"/>
                      <w:u w:val="single"/>
                      <w:rPrChange w:id="3198" w:author="Sevan Sirapian [2]" w:date="2018-11-26T11:12:00Z">
                        <w:rPr>
                          <w:u w:val="single"/>
                        </w:rPr>
                      </w:rPrChange>
                    </w:rPr>
                  </w:pPr>
                  <w:r w:rsidRPr="00DF20AD">
                    <w:rPr>
                      <w:rFonts w:ascii="Arial" w:hAnsi="Arial" w:cs="Arial"/>
                      <w:sz w:val="18"/>
                      <w:szCs w:val="18"/>
                      <w:lang w:eastAsia="zh-CN"/>
                    </w:rPr>
                    <w:t>LTE Band 4 (1700 MHz)</w:t>
                  </w:r>
                </w:p>
              </w:tc>
            </w:tr>
            <w:tr w:rsidR="00F12319" w:rsidRPr="00F12319" w14:paraId="45901657" w14:textId="77777777" w:rsidTr="004651D1">
              <w:tc>
                <w:tcPr>
                  <w:tcW w:w="3289" w:type="dxa"/>
                </w:tcPr>
                <w:p w14:paraId="63728024" w14:textId="758E3B79" w:rsidR="00F12319" w:rsidRPr="00DF20AD" w:rsidRDefault="00F12319" w:rsidP="00F12319">
                  <w:pPr>
                    <w:spacing w:before="40" w:after="40"/>
                    <w:rPr>
                      <w:rFonts w:ascii="Arial" w:hAnsi="Arial"/>
                      <w:sz w:val="18"/>
                      <w:u w:val="single"/>
                      <w:rPrChange w:id="3199" w:author="Sevan Sirapian [2]" w:date="2018-11-26T11:12:00Z">
                        <w:rPr>
                          <w:u w:val="single"/>
                        </w:rPr>
                      </w:rPrChange>
                    </w:rPr>
                  </w:pPr>
                  <w:r w:rsidRPr="00DF20AD">
                    <w:rPr>
                      <w:rFonts w:ascii="Arial" w:hAnsi="Arial" w:cs="Arial"/>
                      <w:sz w:val="18"/>
                      <w:szCs w:val="18"/>
                      <w:lang w:eastAsia="zh-CN"/>
                    </w:rPr>
                    <w:t>0000 00000000 00000010</w:t>
                  </w:r>
                </w:p>
              </w:tc>
              <w:tc>
                <w:tcPr>
                  <w:tcW w:w="3289" w:type="dxa"/>
                </w:tcPr>
                <w:p w14:paraId="3AAACD3B" w14:textId="68B4F789" w:rsidR="00F12319" w:rsidRPr="00DF20AD" w:rsidRDefault="00F12319" w:rsidP="00F12319">
                  <w:pPr>
                    <w:spacing w:before="40" w:after="40"/>
                    <w:rPr>
                      <w:rFonts w:ascii="Arial" w:hAnsi="Arial"/>
                      <w:sz w:val="18"/>
                      <w:u w:val="single"/>
                      <w:rPrChange w:id="3200" w:author="Sevan Sirapian [2]" w:date="2018-11-26T11:12:00Z">
                        <w:rPr>
                          <w:u w:val="single"/>
                        </w:rPr>
                      </w:rPrChange>
                    </w:rPr>
                  </w:pPr>
                  <w:r w:rsidRPr="00DF20AD">
                    <w:rPr>
                      <w:rFonts w:ascii="Arial" w:hAnsi="Arial" w:cs="Arial"/>
                      <w:sz w:val="18"/>
                      <w:szCs w:val="18"/>
                      <w:lang w:eastAsia="zh-CN"/>
                    </w:rPr>
                    <w:t>LTE Band 5 (850 MHz)</w:t>
                  </w:r>
                </w:p>
              </w:tc>
            </w:tr>
            <w:tr w:rsidR="00F12319" w:rsidRPr="00F12319" w14:paraId="056B6909" w14:textId="77777777" w:rsidTr="004651D1">
              <w:tc>
                <w:tcPr>
                  <w:tcW w:w="3289" w:type="dxa"/>
                </w:tcPr>
                <w:p w14:paraId="307D53F9" w14:textId="77777777" w:rsidR="00F12319" w:rsidRPr="008873C9" w:rsidRDefault="00F12319" w:rsidP="00F12319">
                  <w:pPr>
                    <w:pStyle w:val="TableBody"/>
                    <w:keepNext/>
                    <w:rPr>
                      <w:ins w:id="3201" w:author="Sevan Sirapian [2]" w:date="2018-11-26T11:12:00Z"/>
                      <w:szCs w:val="18"/>
                      <w:lang w:eastAsia="zh-CN"/>
                    </w:rPr>
                  </w:pPr>
                  <w:r w:rsidRPr="004C3278">
                    <w:lastRenderedPageBreak/>
                    <w:t>0000 00000000 00000080</w:t>
                  </w:r>
                </w:p>
                <w:p w14:paraId="530B52A5" w14:textId="77777777" w:rsidR="00F12319" w:rsidRPr="008873C9" w:rsidRDefault="00F12319" w:rsidP="00F12319">
                  <w:pPr>
                    <w:pStyle w:val="TableBody"/>
                    <w:keepNext/>
                    <w:rPr>
                      <w:ins w:id="3202" w:author="Sevan Sirapian [2]" w:date="2018-11-26T11:12:00Z"/>
                      <w:szCs w:val="18"/>
                      <w:lang w:eastAsia="zh-CN"/>
                    </w:rPr>
                  </w:pPr>
                  <w:ins w:id="3203" w:author="Sevan Sirapian [2]" w:date="2018-11-26T11:12:00Z">
                    <w:r w:rsidRPr="008873C9">
                      <w:rPr>
                        <w:szCs w:val="18"/>
                        <w:lang w:eastAsia="zh-CN"/>
                      </w:rPr>
                      <w:t>0000 00000000 00000100</w:t>
                    </w:r>
                  </w:ins>
                </w:p>
                <w:p w14:paraId="43B5F381" w14:textId="018942FA" w:rsidR="00F12319" w:rsidRPr="00DF20AD" w:rsidRDefault="00F12319" w:rsidP="00F12319">
                  <w:pPr>
                    <w:spacing w:before="40" w:after="40"/>
                    <w:rPr>
                      <w:rFonts w:ascii="Arial" w:hAnsi="Arial"/>
                      <w:sz w:val="18"/>
                      <w:rPrChange w:id="3204" w:author="Sevan Sirapian [2]" w:date="2018-11-26T11:12:00Z">
                        <w:rPr/>
                      </w:rPrChange>
                    </w:rPr>
                  </w:pPr>
                  <w:ins w:id="3205" w:author="Sevan Sirapian [2]" w:date="2018-11-26T11:12:00Z">
                    <w:r w:rsidRPr="00DF20AD">
                      <w:rPr>
                        <w:rFonts w:ascii="Arial" w:hAnsi="Arial" w:cs="Arial"/>
                        <w:sz w:val="18"/>
                        <w:szCs w:val="18"/>
                        <w:lang w:eastAsia="zh-CN"/>
                      </w:rPr>
                      <w:t>0000 00000000 00000200</w:t>
                    </w:r>
                  </w:ins>
                </w:p>
              </w:tc>
              <w:tc>
                <w:tcPr>
                  <w:tcW w:w="3289" w:type="dxa"/>
                </w:tcPr>
                <w:p w14:paraId="19EAD5D0" w14:textId="77777777" w:rsidR="00F12319" w:rsidRPr="008873C9" w:rsidRDefault="00F12319" w:rsidP="00F12319">
                  <w:pPr>
                    <w:pStyle w:val="TableBody"/>
                    <w:keepNext/>
                    <w:rPr>
                      <w:ins w:id="3206" w:author="Sevan Sirapian [2]" w:date="2018-11-26T11:12:00Z"/>
                      <w:szCs w:val="18"/>
                      <w:lang w:eastAsia="zh-CN"/>
                    </w:rPr>
                  </w:pPr>
                  <w:r w:rsidRPr="004C3278">
                    <w:t>LTE Band 8 (900MHz)</w:t>
                  </w:r>
                </w:p>
                <w:p w14:paraId="61194641" w14:textId="77777777" w:rsidR="00F12319" w:rsidRPr="008873C9" w:rsidRDefault="00F12319" w:rsidP="00F12319">
                  <w:pPr>
                    <w:pStyle w:val="TableBody"/>
                    <w:keepNext/>
                    <w:rPr>
                      <w:ins w:id="3207" w:author="Sevan Sirapian [2]" w:date="2018-11-26T11:12:00Z"/>
                      <w:szCs w:val="18"/>
                      <w:lang w:eastAsia="zh-CN"/>
                    </w:rPr>
                  </w:pPr>
                  <w:ins w:id="3208" w:author="Sevan Sirapian [2]" w:date="2018-11-26T11:12:00Z">
                    <w:r w:rsidRPr="008873C9">
                      <w:rPr>
                        <w:szCs w:val="18"/>
                        <w:lang w:eastAsia="zh-CN"/>
                      </w:rPr>
                      <w:t>LTE Band 9 (1900MHz)</w:t>
                    </w:r>
                  </w:ins>
                </w:p>
                <w:p w14:paraId="364B64EB" w14:textId="09DB1C22" w:rsidR="00F12319" w:rsidRPr="00DF20AD" w:rsidRDefault="00F12319" w:rsidP="00F12319">
                  <w:pPr>
                    <w:spacing w:before="40" w:after="40"/>
                    <w:rPr>
                      <w:rFonts w:ascii="Arial" w:hAnsi="Arial"/>
                      <w:sz w:val="18"/>
                      <w:rPrChange w:id="3209" w:author="Sevan Sirapian [2]" w:date="2018-11-26T11:12:00Z">
                        <w:rPr/>
                      </w:rPrChange>
                    </w:rPr>
                  </w:pPr>
                  <w:ins w:id="3210" w:author="Sevan Sirapian [2]" w:date="2018-11-26T11:12:00Z">
                    <w:r w:rsidRPr="00DF20AD">
                      <w:rPr>
                        <w:rFonts w:ascii="Arial" w:hAnsi="Arial" w:cs="Arial"/>
                        <w:sz w:val="18"/>
                        <w:szCs w:val="18"/>
                        <w:lang w:eastAsia="zh-CN"/>
                      </w:rPr>
                      <w:t>LTE Band 10 (2100MHz)</w:t>
                    </w:r>
                  </w:ins>
                </w:p>
              </w:tc>
            </w:tr>
            <w:tr w:rsidR="00F12319" w:rsidRPr="00F12319" w14:paraId="740E5FFE" w14:textId="77777777" w:rsidTr="004651D1">
              <w:tc>
                <w:tcPr>
                  <w:tcW w:w="3289" w:type="dxa"/>
                </w:tcPr>
                <w:p w14:paraId="04A933B3" w14:textId="35D2F761" w:rsidR="00F12319" w:rsidRPr="00DF20AD" w:rsidRDefault="00F12319" w:rsidP="00F12319">
                  <w:pPr>
                    <w:spacing w:before="40" w:after="40"/>
                    <w:rPr>
                      <w:rFonts w:ascii="Arial" w:hAnsi="Arial"/>
                      <w:sz w:val="18"/>
                      <w:rPrChange w:id="3211" w:author="Sevan Sirapian [2]" w:date="2018-11-26T11:12:00Z">
                        <w:rPr/>
                      </w:rPrChange>
                    </w:rPr>
                  </w:pPr>
                  <w:r w:rsidRPr="00DF20AD">
                    <w:rPr>
                      <w:rFonts w:ascii="Arial" w:hAnsi="Arial" w:cs="Arial"/>
                      <w:sz w:val="18"/>
                      <w:szCs w:val="18"/>
                      <w:lang w:eastAsia="zh-CN"/>
                    </w:rPr>
                    <w:t>0000 00000000 00000800</w:t>
                  </w:r>
                </w:p>
              </w:tc>
              <w:tc>
                <w:tcPr>
                  <w:tcW w:w="3289" w:type="dxa"/>
                </w:tcPr>
                <w:p w14:paraId="6A30FAB2" w14:textId="79691DF6" w:rsidR="00F12319" w:rsidRPr="00DF20AD" w:rsidRDefault="00F12319" w:rsidP="00F12319">
                  <w:pPr>
                    <w:spacing w:before="40" w:after="40"/>
                    <w:rPr>
                      <w:rFonts w:ascii="Arial" w:hAnsi="Arial"/>
                      <w:sz w:val="18"/>
                      <w:rPrChange w:id="3212" w:author="Sevan Sirapian [2]" w:date="2018-11-26T11:12:00Z">
                        <w:rPr/>
                      </w:rPrChange>
                    </w:rPr>
                  </w:pPr>
                  <w:r w:rsidRPr="00DF20AD">
                    <w:rPr>
                      <w:rFonts w:ascii="Arial" w:hAnsi="Arial" w:cs="Arial"/>
                      <w:sz w:val="18"/>
                      <w:szCs w:val="18"/>
                      <w:lang w:eastAsia="zh-CN"/>
                    </w:rPr>
                    <w:t>LTE Band 12 (700 MHz)</w:t>
                  </w:r>
                </w:p>
              </w:tc>
            </w:tr>
            <w:tr w:rsidR="00F12319" w:rsidRPr="00F12319" w14:paraId="17C1D224" w14:textId="77777777" w:rsidTr="004651D1">
              <w:tc>
                <w:tcPr>
                  <w:tcW w:w="3289" w:type="dxa"/>
                </w:tcPr>
                <w:p w14:paraId="1426E50D" w14:textId="77777777" w:rsidR="00F12319" w:rsidRPr="008873C9" w:rsidRDefault="00F12319" w:rsidP="00F12319">
                  <w:pPr>
                    <w:pStyle w:val="TableBody"/>
                    <w:rPr>
                      <w:ins w:id="3213" w:author="Sevan Sirapian [2]" w:date="2018-11-26T11:12:00Z"/>
                      <w:szCs w:val="18"/>
                      <w:lang w:eastAsia="zh-CN"/>
                    </w:rPr>
                  </w:pPr>
                  <w:r w:rsidRPr="004C3278">
                    <w:t>0000 00000000 00001000</w:t>
                  </w:r>
                </w:p>
                <w:p w14:paraId="332DD34E" w14:textId="77777777" w:rsidR="00F12319" w:rsidRPr="008873C9" w:rsidRDefault="00F12319" w:rsidP="00F12319">
                  <w:pPr>
                    <w:pStyle w:val="TableBody"/>
                    <w:rPr>
                      <w:ins w:id="3214" w:author="Sevan Sirapian [2]" w:date="2018-11-26T11:12:00Z"/>
                      <w:szCs w:val="18"/>
                      <w:lang w:eastAsia="zh-CN"/>
                    </w:rPr>
                  </w:pPr>
                  <w:ins w:id="3215" w:author="Sevan Sirapian [2]" w:date="2018-11-26T11:12:00Z">
                    <w:r w:rsidRPr="008873C9">
                      <w:rPr>
                        <w:szCs w:val="18"/>
                        <w:lang w:eastAsia="zh-CN"/>
                      </w:rPr>
                      <w:t>0000 00000000 00002000</w:t>
                    </w:r>
                  </w:ins>
                </w:p>
                <w:p w14:paraId="6685919A" w14:textId="50AF6718" w:rsidR="00F12319" w:rsidRPr="00DF20AD" w:rsidRDefault="00F12319" w:rsidP="00F12319">
                  <w:pPr>
                    <w:spacing w:before="40" w:after="40"/>
                    <w:rPr>
                      <w:rFonts w:ascii="Arial" w:hAnsi="Arial"/>
                      <w:sz w:val="18"/>
                      <w:u w:val="single"/>
                      <w:rPrChange w:id="3216" w:author="Sevan Sirapian [2]" w:date="2018-11-26T11:12:00Z">
                        <w:rPr>
                          <w:u w:val="single"/>
                        </w:rPr>
                      </w:rPrChange>
                    </w:rPr>
                  </w:pPr>
                  <w:ins w:id="3217" w:author="Sevan Sirapian [2]" w:date="2018-11-26T11:12:00Z">
                    <w:r w:rsidRPr="00DF20AD">
                      <w:rPr>
                        <w:rFonts w:ascii="Arial" w:hAnsi="Arial" w:cs="Arial"/>
                        <w:sz w:val="18"/>
                        <w:szCs w:val="18"/>
                        <w:lang w:eastAsia="zh-CN"/>
                      </w:rPr>
                      <w:t>0000 00000000 00010000</w:t>
                    </w:r>
                  </w:ins>
                </w:p>
              </w:tc>
              <w:tc>
                <w:tcPr>
                  <w:tcW w:w="3289" w:type="dxa"/>
                </w:tcPr>
                <w:p w14:paraId="3DBAFD0E" w14:textId="77777777" w:rsidR="00F12319" w:rsidRPr="008873C9" w:rsidRDefault="00F12319" w:rsidP="00F12319">
                  <w:pPr>
                    <w:pStyle w:val="TableBody"/>
                    <w:rPr>
                      <w:ins w:id="3218" w:author="Sevan Sirapian [2]" w:date="2018-11-26T11:12:00Z"/>
                      <w:szCs w:val="18"/>
                      <w:lang w:eastAsia="zh-CN"/>
                    </w:rPr>
                  </w:pPr>
                  <w:r w:rsidRPr="004C3278">
                    <w:t>LTE Band 13 (700 MHz)</w:t>
                  </w:r>
                </w:p>
                <w:p w14:paraId="498AD2CD" w14:textId="77777777" w:rsidR="00F12319" w:rsidRPr="008873C9" w:rsidRDefault="00F12319" w:rsidP="00F12319">
                  <w:pPr>
                    <w:pStyle w:val="TableBody"/>
                    <w:rPr>
                      <w:ins w:id="3219" w:author="Sevan Sirapian [2]" w:date="2018-11-26T11:12:00Z"/>
                      <w:szCs w:val="18"/>
                      <w:u w:val="single"/>
                    </w:rPr>
                  </w:pPr>
                  <w:ins w:id="3220" w:author="Sevan Sirapian [2]" w:date="2018-11-26T11:12:00Z">
                    <w:r w:rsidRPr="008873C9">
                      <w:rPr>
                        <w:szCs w:val="18"/>
                        <w:lang w:eastAsia="zh-CN"/>
                      </w:rPr>
                      <w:t>LTE Band 14 (700 MHz)</w:t>
                    </w:r>
                  </w:ins>
                </w:p>
                <w:p w14:paraId="2D2FA460" w14:textId="7412DFF4" w:rsidR="00F12319" w:rsidRPr="00DF20AD" w:rsidRDefault="00F12319" w:rsidP="00F12319">
                  <w:pPr>
                    <w:spacing w:before="40" w:after="40"/>
                    <w:rPr>
                      <w:rFonts w:ascii="Arial" w:hAnsi="Arial"/>
                      <w:sz w:val="18"/>
                      <w:u w:val="single"/>
                      <w:rPrChange w:id="3221" w:author="Sevan Sirapian [2]" w:date="2018-11-26T11:12:00Z">
                        <w:rPr>
                          <w:u w:val="single"/>
                        </w:rPr>
                      </w:rPrChange>
                    </w:rPr>
                  </w:pPr>
                  <w:ins w:id="3222" w:author="Sevan Sirapian [2]" w:date="2018-11-26T11:12:00Z">
                    <w:r w:rsidRPr="00DF20AD">
                      <w:rPr>
                        <w:rFonts w:ascii="Arial" w:hAnsi="Arial" w:cs="Arial"/>
                        <w:sz w:val="18"/>
                        <w:szCs w:val="18"/>
                        <w:lang w:eastAsia="zh-CN"/>
                      </w:rPr>
                      <w:t>LTE Band 17 (700 MHz)</w:t>
                    </w:r>
                  </w:ins>
                </w:p>
              </w:tc>
            </w:tr>
            <w:tr w:rsidR="00F12319" w:rsidRPr="00F12319" w14:paraId="11843B08" w14:textId="77777777" w:rsidTr="004651D1">
              <w:tc>
                <w:tcPr>
                  <w:tcW w:w="3289" w:type="dxa"/>
                </w:tcPr>
                <w:p w14:paraId="01A76BB3" w14:textId="1326847C" w:rsidR="00F12319" w:rsidRPr="00DF20AD" w:rsidRDefault="00F12319" w:rsidP="00F12319">
                  <w:pPr>
                    <w:spacing w:before="40" w:after="40"/>
                    <w:rPr>
                      <w:rFonts w:ascii="Arial" w:hAnsi="Arial"/>
                      <w:sz w:val="18"/>
                      <w:rPrChange w:id="3223" w:author="Sevan Sirapian [2]" w:date="2018-11-26T11:12:00Z">
                        <w:rPr/>
                      </w:rPrChange>
                    </w:rPr>
                  </w:pPr>
                  <w:r w:rsidRPr="00DF20AD">
                    <w:rPr>
                      <w:rFonts w:ascii="Arial" w:hAnsi="Arial" w:cs="Arial"/>
                      <w:sz w:val="18"/>
                      <w:szCs w:val="18"/>
                      <w:lang w:eastAsia="zh-CN"/>
                    </w:rPr>
                    <w:t>0000 00000000 00020000</w:t>
                  </w:r>
                </w:p>
              </w:tc>
              <w:tc>
                <w:tcPr>
                  <w:tcW w:w="3289" w:type="dxa"/>
                </w:tcPr>
                <w:p w14:paraId="0EDB637C" w14:textId="47B551CD" w:rsidR="00F12319" w:rsidRPr="00DF20AD" w:rsidRDefault="00F12319" w:rsidP="00F12319">
                  <w:pPr>
                    <w:spacing w:before="40" w:after="40"/>
                    <w:rPr>
                      <w:rFonts w:ascii="Arial" w:hAnsi="Arial"/>
                      <w:sz w:val="18"/>
                      <w:rPrChange w:id="3224" w:author="Sevan Sirapian [2]" w:date="2018-11-26T11:12:00Z">
                        <w:rPr/>
                      </w:rPrChange>
                    </w:rPr>
                  </w:pPr>
                  <w:r w:rsidRPr="00DF20AD">
                    <w:rPr>
                      <w:rFonts w:ascii="Arial" w:hAnsi="Arial" w:cs="Arial"/>
                      <w:sz w:val="18"/>
                      <w:szCs w:val="18"/>
                      <w:lang w:eastAsia="zh-CN"/>
                    </w:rPr>
                    <w:t>LTE Band 18 (800MHz)</w:t>
                  </w:r>
                </w:p>
              </w:tc>
            </w:tr>
            <w:tr w:rsidR="00F12319" w:rsidRPr="00F12319" w14:paraId="7C2ADB44" w14:textId="77777777" w:rsidTr="004651D1">
              <w:tc>
                <w:tcPr>
                  <w:tcW w:w="3289" w:type="dxa"/>
                </w:tcPr>
                <w:p w14:paraId="18D95C9E" w14:textId="12100DA0" w:rsidR="00F12319" w:rsidRPr="00DF20AD" w:rsidRDefault="00F12319" w:rsidP="00F12319">
                  <w:pPr>
                    <w:spacing w:before="40" w:after="40"/>
                    <w:rPr>
                      <w:rFonts w:ascii="Arial" w:hAnsi="Arial"/>
                      <w:sz w:val="18"/>
                      <w:rPrChange w:id="3225" w:author="Sevan Sirapian [2]" w:date="2018-11-26T11:12:00Z">
                        <w:rPr/>
                      </w:rPrChange>
                    </w:rPr>
                  </w:pPr>
                  <w:r w:rsidRPr="00DF20AD">
                    <w:rPr>
                      <w:rFonts w:ascii="Arial" w:hAnsi="Arial" w:cs="Arial"/>
                      <w:sz w:val="18"/>
                      <w:szCs w:val="18"/>
                      <w:lang w:eastAsia="zh-CN"/>
                    </w:rPr>
                    <w:t>0000 00000000 00040000</w:t>
                  </w:r>
                </w:p>
              </w:tc>
              <w:tc>
                <w:tcPr>
                  <w:tcW w:w="3289" w:type="dxa"/>
                </w:tcPr>
                <w:p w14:paraId="65C2C5CB" w14:textId="0CE77909" w:rsidR="00F12319" w:rsidRPr="00DF20AD" w:rsidRDefault="00F12319" w:rsidP="00F12319">
                  <w:pPr>
                    <w:spacing w:before="40" w:after="40"/>
                    <w:rPr>
                      <w:rFonts w:ascii="Arial" w:hAnsi="Arial"/>
                      <w:sz w:val="18"/>
                      <w:rPrChange w:id="3226" w:author="Sevan Sirapian [2]" w:date="2018-11-26T11:12:00Z">
                        <w:rPr/>
                      </w:rPrChange>
                    </w:rPr>
                  </w:pPr>
                  <w:r w:rsidRPr="00DF20AD">
                    <w:rPr>
                      <w:rFonts w:ascii="Arial" w:hAnsi="Arial" w:cs="Arial"/>
                      <w:sz w:val="18"/>
                      <w:szCs w:val="18"/>
                      <w:lang w:eastAsia="zh-CN"/>
                    </w:rPr>
                    <w:t>LTE Band 19 (800MHz)</w:t>
                  </w:r>
                </w:p>
              </w:tc>
            </w:tr>
            <w:tr w:rsidR="00F12319" w:rsidRPr="00F12319" w14:paraId="774EBBFF" w14:textId="77777777" w:rsidTr="004651D1">
              <w:tc>
                <w:tcPr>
                  <w:tcW w:w="3289" w:type="dxa"/>
                </w:tcPr>
                <w:p w14:paraId="64553696" w14:textId="77777777" w:rsidR="00F12319" w:rsidRPr="008873C9" w:rsidRDefault="00F12319" w:rsidP="00F12319">
                  <w:pPr>
                    <w:pStyle w:val="TableBody"/>
                    <w:keepNext/>
                    <w:rPr>
                      <w:ins w:id="3227" w:author="Sevan Sirapian [2]" w:date="2018-11-26T11:12:00Z"/>
                      <w:szCs w:val="18"/>
                      <w:lang w:eastAsia="zh-CN"/>
                    </w:rPr>
                  </w:pPr>
                  <w:r w:rsidRPr="004C3278">
                    <w:t>0000 00000000 00080000</w:t>
                  </w:r>
                </w:p>
                <w:p w14:paraId="132AB20C" w14:textId="271B13CE" w:rsidR="00F12319" w:rsidRPr="00DF20AD" w:rsidRDefault="00F12319" w:rsidP="00F12319">
                  <w:pPr>
                    <w:spacing w:before="40" w:after="40"/>
                    <w:rPr>
                      <w:rFonts w:ascii="Arial" w:hAnsi="Arial"/>
                      <w:sz w:val="18"/>
                      <w:rPrChange w:id="3228" w:author="Sevan Sirapian [2]" w:date="2018-11-26T11:12:00Z">
                        <w:rPr/>
                      </w:rPrChange>
                    </w:rPr>
                  </w:pPr>
                  <w:ins w:id="3229" w:author="Sevan Sirapian [2]" w:date="2018-11-26T11:12:00Z">
                    <w:r w:rsidRPr="00DF20AD">
                      <w:rPr>
                        <w:rFonts w:ascii="Arial" w:hAnsi="Arial" w:cs="Arial"/>
                        <w:sz w:val="18"/>
                        <w:szCs w:val="18"/>
                        <w:lang w:eastAsia="zh-CN"/>
                      </w:rPr>
                      <w:t>0000 00000000 01000000</w:t>
                    </w:r>
                  </w:ins>
                </w:p>
              </w:tc>
              <w:tc>
                <w:tcPr>
                  <w:tcW w:w="3289" w:type="dxa"/>
                </w:tcPr>
                <w:p w14:paraId="615DCCB7" w14:textId="77777777" w:rsidR="00F12319" w:rsidRPr="008873C9" w:rsidRDefault="00F12319" w:rsidP="00F12319">
                  <w:pPr>
                    <w:pStyle w:val="TableBody"/>
                    <w:keepNext/>
                    <w:rPr>
                      <w:ins w:id="3230" w:author="Sevan Sirapian [2]" w:date="2018-11-26T11:12:00Z"/>
                      <w:szCs w:val="18"/>
                      <w:lang w:eastAsia="zh-CN"/>
                    </w:rPr>
                  </w:pPr>
                  <w:r w:rsidRPr="004C3278">
                    <w:t>LTE Band 20 (800MHz)</w:t>
                  </w:r>
                </w:p>
                <w:p w14:paraId="67FD3107" w14:textId="531D9E7D" w:rsidR="00F12319" w:rsidRPr="00DF20AD" w:rsidRDefault="00F12319" w:rsidP="00F12319">
                  <w:pPr>
                    <w:spacing w:before="40" w:after="40"/>
                    <w:rPr>
                      <w:rFonts w:ascii="Arial" w:hAnsi="Arial"/>
                      <w:sz w:val="18"/>
                      <w:rPrChange w:id="3231" w:author="Sevan Sirapian [2]" w:date="2018-11-26T11:12:00Z">
                        <w:rPr/>
                      </w:rPrChange>
                    </w:rPr>
                  </w:pPr>
                  <w:ins w:id="3232" w:author="Sevan Sirapian [2]" w:date="2018-11-26T11:12:00Z">
                    <w:r w:rsidRPr="00DF20AD">
                      <w:rPr>
                        <w:rFonts w:ascii="Arial" w:hAnsi="Arial" w:cs="Arial"/>
                        <w:sz w:val="18"/>
                        <w:szCs w:val="18"/>
                        <w:lang w:eastAsia="zh-CN"/>
                      </w:rPr>
                      <w:t>LTE Band 25 (1900MHz)</w:t>
                    </w:r>
                  </w:ins>
                </w:p>
              </w:tc>
            </w:tr>
            <w:tr w:rsidR="00F12319" w:rsidRPr="00F12319" w14:paraId="13EC33B5" w14:textId="77777777" w:rsidTr="004651D1">
              <w:tc>
                <w:tcPr>
                  <w:tcW w:w="3289" w:type="dxa"/>
                </w:tcPr>
                <w:p w14:paraId="17CCBEB2" w14:textId="77777777" w:rsidR="00F12319" w:rsidRPr="008873C9" w:rsidRDefault="00F12319" w:rsidP="00F12319">
                  <w:pPr>
                    <w:pStyle w:val="TableBody"/>
                    <w:rPr>
                      <w:ins w:id="3233" w:author="Sevan Sirapian [2]" w:date="2018-11-26T11:12:00Z"/>
                      <w:szCs w:val="18"/>
                      <w:lang w:eastAsia="zh-CN"/>
                    </w:rPr>
                  </w:pPr>
                  <w:r w:rsidRPr="004C3278">
                    <w:t>0000 00000000 02000000</w:t>
                  </w:r>
                </w:p>
                <w:p w14:paraId="228F1967" w14:textId="3255FD33" w:rsidR="00F12319" w:rsidRPr="00DF20AD" w:rsidRDefault="00F12319" w:rsidP="00F12319">
                  <w:pPr>
                    <w:spacing w:before="40" w:after="40"/>
                    <w:rPr>
                      <w:rFonts w:ascii="Arial" w:hAnsi="Arial"/>
                      <w:sz w:val="18"/>
                      <w:u w:val="single"/>
                      <w:rPrChange w:id="3234" w:author="Sevan Sirapian [2]" w:date="2018-11-26T11:12:00Z">
                        <w:rPr>
                          <w:u w:val="single"/>
                        </w:rPr>
                      </w:rPrChange>
                    </w:rPr>
                  </w:pPr>
                  <w:ins w:id="3235" w:author="Sevan Sirapian [2]" w:date="2018-11-26T11:12:00Z">
                    <w:r w:rsidRPr="00DF20AD">
                      <w:rPr>
                        <w:rFonts w:ascii="Arial" w:hAnsi="Arial" w:cs="Arial"/>
                        <w:sz w:val="18"/>
                        <w:szCs w:val="18"/>
                        <w:lang w:eastAsia="zh-CN"/>
                      </w:rPr>
                      <w:t>0000 00000000 04000000</w:t>
                    </w:r>
                  </w:ins>
                </w:p>
              </w:tc>
              <w:tc>
                <w:tcPr>
                  <w:tcW w:w="3289" w:type="dxa"/>
                </w:tcPr>
                <w:p w14:paraId="53212935" w14:textId="77777777" w:rsidR="00F12319" w:rsidRPr="008873C9" w:rsidRDefault="00F12319" w:rsidP="00F12319">
                  <w:pPr>
                    <w:pStyle w:val="TableBody"/>
                    <w:rPr>
                      <w:ins w:id="3236" w:author="Sevan Sirapian [2]" w:date="2018-11-26T11:12:00Z"/>
                      <w:szCs w:val="18"/>
                      <w:lang w:eastAsia="zh-CN"/>
                    </w:rPr>
                  </w:pPr>
                  <w:r w:rsidRPr="004C3278">
                    <w:t>LTE Band 26 (800 MHz)</w:t>
                  </w:r>
                </w:p>
                <w:p w14:paraId="66CE5051" w14:textId="27DF5490" w:rsidR="00F12319" w:rsidRPr="00DF20AD" w:rsidRDefault="00F12319" w:rsidP="00F12319">
                  <w:pPr>
                    <w:spacing w:before="40" w:after="40"/>
                    <w:rPr>
                      <w:rFonts w:ascii="Arial" w:hAnsi="Arial"/>
                      <w:sz w:val="18"/>
                      <w:rPrChange w:id="3237" w:author="Sevan Sirapian [2]" w:date="2018-11-26T11:12:00Z">
                        <w:rPr/>
                      </w:rPrChange>
                    </w:rPr>
                  </w:pPr>
                  <w:ins w:id="3238" w:author="Sevan Sirapian [2]" w:date="2018-11-26T11:12:00Z">
                    <w:r w:rsidRPr="00DF20AD">
                      <w:rPr>
                        <w:rFonts w:ascii="Arial" w:hAnsi="Arial" w:cs="Arial"/>
                        <w:sz w:val="18"/>
                        <w:szCs w:val="18"/>
                        <w:lang w:eastAsia="zh-CN"/>
                      </w:rPr>
                      <w:t>LTE Band 27 (800 MHz)</w:t>
                    </w:r>
                  </w:ins>
                </w:p>
              </w:tc>
            </w:tr>
            <w:tr w:rsidR="00F12319" w:rsidRPr="00F12319" w14:paraId="5F1F55F2" w14:textId="77777777" w:rsidTr="004651D1">
              <w:tc>
                <w:tcPr>
                  <w:tcW w:w="3289" w:type="dxa"/>
                </w:tcPr>
                <w:p w14:paraId="67885907" w14:textId="3DBBD348" w:rsidR="00F12319" w:rsidRPr="00DF20AD" w:rsidRDefault="00F12319" w:rsidP="00F12319">
                  <w:pPr>
                    <w:spacing w:before="40" w:after="40"/>
                    <w:rPr>
                      <w:rFonts w:ascii="Arial" w:hAnsi="Arial"/>
                      <w:sz w:val="18"/>
                      <w:rPrChange w:id="3239" w:author="Sevan Sirapian [2]" w:date="2018-11-26T11:12:00Z">
                        <w:rPr/>
                      </w:rPrChange>
                    </w:rPr>
                  </w:pPr>
                  <w:r w:rsidRPr="00DF20AD">
                    <w:rPr>
                      <w:rFonts w:ascii="Arial" w:hAnsi="Arial" w:cs="Arial"/>
                      <w:sz w:val="18"/>
                      <w:szCs w:val="18"/>
                      <w:lang w:eastAsia="zh-CN"/>
                    </w:rPr>
                    <w:t>0000 00000000 08000000</w:t>
                  </w:r>
                </w:p>
              </w:tc>
              <w:tc>
                <w:tcPr>
                  <w:tcW w:w="3289" w:type="dxa"/>
                </w:tcPr>
                <w:p w14:paraId="74CC5D2C" w14:textId="69A5491F" w:rsidR="00F12319" w:rsidRPr="00DF20AD" w:rsidRDefault="00F12319" w:rsidP="00F12319">
                  <w:pPr>
                    <w:spacing w:before="40" w:after="40"/>
                    <w:rPr>
                      <w:rFonts w:ascii="Arial" w:hAnsi="Arial"/>
                      <w:sz w:val="18"/>
                      <w:rPrChange w:id="3240" w:author="Sevan Sirapian [2]" w:date="2018-11-26T11:12:00Z">
                        <w:rPr/>
                      </w:rPrChange>
                    </w:rPr>
                  </w:pPr>
                  <w:r w:rsidRPr="00DF20AD">
                    <w:rPr>
                      <w:rFonts w:ascii="Arial" w:hAnsi="Arial" w:cs="Arial"/>
                      <w:sz w:val="18"/>
                      <w:szCs w:val="18"/>
                      <w:lang w:eastAsia="zh-CN"/>
                    </w:rPr>
                    <w:t>LTE Band 28 (700MHz)</w:t>
                  </w:r>
                </w:p>
              </w:tc>
            </w:tr>
            <w:tr w:rsidR="00F12319" w:rsidRPr="00F12319" w14:paraId="0FD70D04" w14:textId="77777777" w:rsidTr="00E94F87">
              <w:tc>
                <w:tcPr>
                  <w:tcW w:w="3289" w:type="dxa"/>
                </w:tcPr>
                <w:p w14:paraId="50311395" w14:textId="04F30D8C" w:rsidR="00F12319" w:rsidRPr="008873C9" w:rsidRDefault="00F12319" w:rsidP="00F12319">
                  <w:pPr>
                    <w:spacing w:before="40" w:after="40"/>
                    <w:rPr>
                      <w:rFonts w:ascii="Arial" w:hAnsi="Arial" w:cs="Arial"/>
                      <w:sz w:val="18"/>
                      <w:szCs w:val="18"/>
                      <w:lang w:eastAsia="zh-CN"/>
                    </w:rPr>
                  </w:pPr>
                  <w:r w:rsidRPr="00DF20AD">
                    <w:rPr>
                      <w:rFonts w:ascii="Arial" w:hAnsi="Arial" w:cs="Arial"/>
                      <w:sz w:val="18"/>
                      <w:szCs w:val="18"/>
                      <w:lang w:eastAsia="zh-CN"/>
                    </w:rPr>
                    <w:t>0002 00000000 00000000</w:t>
                  </w:r>
                </w:p>
              </w:tc>
              <w:tc>
                <w:tcPr>
                  <w:tcW w:w="3289" w:type="dxa"/>
                </w:tcPr>
                <w:p w14:paraId="05C91FD6" w14:textId="7B5B5AD2" w:rsidR="00F12319" w:rsidRPr="008873C9" w:rsidRDefault="00F12319" w:rsidP="00F12319">
                  <w:pPr>
                    <w:spacing w:before="40" w:after="40"/>
                    <w:rPr>
                      <w:rFonts w:ascii="Arial" w:hAnsi="Arial" w:cs="Arial"/>
                      <w:sz w:val="18"/>
                      <w:szCs w:val="18"/>
                      <w:lang w:eastAsia="zh-CN"/>
                    </w:rPr>
                  </w:pPr>
                  <w:r w:rsidRPr="00DF20AD">
                    <w:rPr>
                      <w:rFonts w:ascii="Arial" w:hAnsi="Arial" w:cs="Arial"/>
                      <w:sz w:val="18"/>
                      <w:szCs w:val="18"/>
                      <w:lang w:eastAsia="zh-CN"/>
                    </w:rPr>
                    <w:t>LTE Band 66 (1800MHz)</w:t>
                  </w:r>
                  <w:commentRangeEnd w:id="3187"/>
                  <w:r w:rsidR="008873C9">
                    <w:rPr>
                      <w:rStyle w:val="CommentReference"/>
                      <w:rFonts w:ascii="Verdana" w:hAnsi="Verdana"/>
                    </w:rPr>
                    <w:commentReference w:id="3187"/>
                  </w:r>
                </w:p>
              </w:tc>
            </w:tr>
          </w:tbl>
          <w:p w14:paraId="4FD4CE1E" w14:textId="77777777" w:rsidR="00E94F87" w:rsidRPr="00794639" w:rsidRDefault="00E94F87"/>
        </w:tc>
      </w:tr>
      <w:tr w:rsidR="003468A0" w:rsidRPr="00794639" w14:paraId="0FF2AD7B" w14:textId="77777777" w:rsidTr="00DF20AD">
        <w:trPr>
          <w:trHeight w:val="815"/>
        </w:trPr>
        <w:tc>
          <w:tcPr>
            <w:tcW w:w="0" w:type="dxa"/>
          </w:tcPr>
          <w:p w14:paraId="47FEB120" w14:textId="77777777" w:rsidR="003468A0" w:rsidRPr="00794639" w:rsidRDefault="003468A0">
            <w:pPr>
              <w:spacing w:before="40" w:after="40"/>
              <w:rPr>
                <w:szCs w:val="18"/>
                <w:lang w:eastAsia="ja-JP"/>
              </w:rPr>
            </w:pPr>
            <w:r w:rsidRPr="00794639">
              <w:rPr>
                <w:szCs w:val="18"/>
                <w:u w:val="single"/>
                <w:lang w:eastAsia="ja-JP"/>
              </w:rPr>
              <w:lastRenderedPageBreak/>
              <w:t>Reference</w:t>
            </w:r>
          </w:p>
          <w:p w14:paraId="10DDFCE2" w14:textId="77777777" w:rsidR="003468A0" w:rsidRPr="00794639" w:rsidRDefault="003468A0">
            <w:pPr>
              <w:spacing w:before="40" w:after="40"/>
              <w:rPr>
                <w:i/>
              </w:rPr>
            </w:pPr>
            <w:r w:rsidRPr="00794639">
              <w:rPr>
                <w:szCs w:val="18"/>
                <w:lang w:eastAsia="ja-JP"/>
              </w:rPr>
              <w:t>Sierra Wireless Proprietary</w:t>
            </w:r>
          </w:p>
        </w:tc>
        <w:tc>
          <w:tcPr>
            <w:tcW w:w="7290" w:type="dxa"/>
          </w:tcPr>
          <w:p w14:paraId="2F3B1EED" w14:textId="77777777" w:rsidR="003468A0" w:rsidRPr="00794639" w:rsidRDefault="003468A0">
            <w:pPr>
              <w:spacing w:before="40" w:after="40"/>
              <w:rPr>
                <w:szCs w:val="18"/>
                <w:lang w:eastAsia="zh-CN"/>
              </w:rPr>
            </w:pPr>
            <w:commentRangeStart w:id="3241"/>
            <w:r w:rsidRPr="00794639">
              <w:rPr>
                <w:szCs w:val="18"/>
                <w:u w:val="single"/>
                <w:lang w:eastAsia="ja-JP"/>
              </w:rPr>
              <w:t>Notes</w:t>
            </w:r>
            <w:commentRangeEnd w:id="3241"/>
            <w:r w:rsidR="00676BA3" w:rsidRPr="00794639">
              <w:rPr>
                <w:rStyle w:val="CommentReference"/>
                <w:rFonts w:ascii="Verdana" w:hAnsi="Verdana"/>
              </w:rPr>
              <w:commentReference w:id="3241"/>
            </w:r>
          </w:p>
          <w:p w14:paraId="0A1E461D" w14:textId="5E486B56" w:rsidR="003468A0" w:rsidRPr="00913410" w:rsidRDefault="003468A0">
            <w:pPr>
              <w:numPr>
                <w:ilvl w:val="0"/>
                <w:numId w:val="175"/>
              </w:numPr>
              <w:spacing w:before="40" w:after="40"/>
              <w:rPr>
                <w:lang w:eastAsia="ja-JP"/>
              </w:rPr>
            </w:pPr>
            <w:r w:rsidRPr="005C602E">
              <w:rPr>
                <w:lang w:eastAsia="ja-JP"/>
              </w:rPr>
              <w:t>This command sets the configured LTE band(s) on which the module can operate.</w:t>
            </w:r>
          </w:p>
          <w:p w14:paraId="46747C1C" w14:textId="48B2AB6F" w:rsidR="003468A0" w:rsidRPr="00794639" w:rsidRDefault="003F7B76">
            <w:pPr>
              <w:numPr>
                <w:ilvl w:val="0"/>
                <w:numId w:val="175"/>
              </w:numPr>
              <w:spacing w:before="40" w:after="40"/>
              <w:rPr>
                <w:lang w:eastAsia="ja-JP"/>
              </w:rPr>
            </w:pPr>
            <w:r w:rsidRPr="00913410">
              <w:rPr>
                <w:lang w:eastAsia="ja-JP"/>
              </w:rPr>
              <w:t>When using the write</w:t>
            </w:r>
            <w:r w:rsidR="003468A0" w:rsidRPr="00A5422A">
              <w:rPr>
                <w:lang w:eastAsia="ja-JP"/>
              </w:rPr>
              <w:t xml:space="preserve"> command, </w:t>
            </w:r>
            <w:r w:rsidRPr="00A5422A">
              <w:rPr>
                <w:lang w:eastAsia="ja-JP"/>
              </w:rPr>
              <w:t>r</w:t>
            </w:r>
            <w:r w:rsidR="003468A0" w:rsidRPr="00794639">
              <w:rPr>
                <w:lang w:eastAsia="ja-JP"/>
              </w:rPr>
              <w:t>a</w:t>
            </w:r>
            <w:r w:rsidRPr="00794639">
              <w:rPr>
                <w:lang w:eastAsia="ja-JP"/>
              </w:rPr>
              <w:t>dio</w:t>
            </w:r>
            <w:r w:rsidR="003468A0" w:rsidRPr="00794639">
              <w:rPr>
                <w:lang w:eastAsia="ja-JP"/>
              </w:rPr>
              <w:t xml:space="preserve"> re-initialization is necessary to consider new configured band(s). Otherwise, </w:t>
            </w:r>
            <w:r w:rsidR="003468A0" w:rsidRPr="00794639">
              <w:rPr>
                <w:rStyle w:val="Code"/>
              </w:rPr>
              <w:t>AT+KBND?</w:t>
            </w:r>
            <w:r w:rsidR="003468A0" w:rsidRPr="00794639">
              <w:rPr>
                <w:lang w:eastAsia="ja-JP"/>
              </w:rPr>
              <w:t xml:space="preserve"> won’t be functional. This can be done </w:t>
            </w:r>
            <w:r w:rsidRPr="00794639">
              <w:rPr>
                <w:lang w:eastAsia="ja-JP"/>
              </w:rPr>
              <w:t xml:space="preserve">by resetting </w:t>
            </w:r>
            <w:r w:rsidR="003468A0" w:rsidRPr="00794639">
              <w:rPr>
                <w:lang w:eastAsia="ja-JP"/>
              </w:rPr>
              <w:t>the module (</w:t>
            </w:r>
            <w:r w:rsidR="003468A0" w:rsidRPr="00794639">
              <w:rPr>
                <w:rStyle w:val="Code"/>
              </w:rPr>
              <w:t>AT+CUN=1,1</w:t>
            </w:r>
            <w:r w:rsidR="003468A0" w:rsidRPr="00794639">
              <w:rPr>
                <w:lang w:eastAsia="ja-JP"/>
              </w:rPr>
              <w:t>).</w:t>
            </w:r>
          </w:p>
          <w:p w14:paraId="4BB56E6F" w14:textId="426B7469" w:rsidR="003166C4" w:rsidRPr="00794639" w:rsidRDefault="003166C4">
            <w:pPr>
              <w:numPr>
                <w:ilvl w:val="0"/>
                <w:numId w:val="175"/>
              </w:numPr>
              <w:spacing w:before="40" w:after="40"/>
              <w:rPr>
                <w:lang w:eastAsia="ja-JP"/>
              </w:rPr>
            </w:pPr>
            <w:r w:rsidRPr="00794639">
              <w:rPr>
                <w:lang w:eastAsia="ja-JP"/>
              </w:rPr>
              <w:t>When using the write command, the answer will return the entered &lt;bnd bitmap&gt;</w:t>
            </w:r>
            <w:r w:rsidR="00A438E3" w:rsidRPr="00794639">
              <w:rPr>
                <w:lang w:eastAsia="ja-JP"/>
              </w:rPr>
              <w:t>.</w:t>
            </w:r>
          </w:p>
          <w:p w14:paraId="7DCA1323" w14:textId="0F563D67" w:rsidR="003468A0" w:rsidRPr="00794639" w:rsidRDefault="003468A0">
            <w:pPr>
              <w:numPr>
                <w:ilvl w:val="0"/>
                <w:numId w:val="175"/>
              </w:numPr>
              <w:spacing w:before="40" w:after="40"/>
              <w:rPr>
                <w:lang w:eastAsia="ja-JP"/>
              </w:rPr>
            </w:pPr>
            <w:r w:rsidRPr="00794639">
              <w:rPr>
                <w:lang w:eastAsia="ja-JP"/>
              </w:rPr>
              <w:t xml:space="preserve">To </w:t>
            </w:r>
            <w:r w:rsidR="003F7B76" w:rsidRPr="00794639">
              <w:rPr>
                <w:lang w:eastAsia="ja-JP"/>
              </w:rPr>
              <w:t>get the list of</w:t>
            </w:r>
            <w:r w:rsidRPr="00794639">
              <w:rPr>
                <w:lang w:eastAsia="ja-JP"/>
              </w:rPr>
              <w:t xml:space="preserve"> configured band(s), use </w:t>
            </w:r>
            <w:r w:rsidRPr="00794639">
              <w:rPr>
                <w:rStyle w:val="Code"/>
              </w:rPr>
              <w:t>AT+KBNDCFG</w:t>
            </w:r>
            <w:r w:rsidR="003F7B76" w:rsidRPr="00794639">
              <w:rPr>
                <w:rStyle w:val="Code"/>
              </w:rPr>
              <w:t>?</w:t>
            </w:r>
            <w:r w:rsidR="003F7B76" w:rsidRPr="00794639">
              <w:rPr>
                <w:lang w:eastAsia="ja-JP"/>
              </w:rPr>
              <w:t>.</w:t>
            </w:r>
          </w:p>
          <w:p w14:paraId="4C4D252B" w14:textId="41F312E1" w:rsidR="003468A0" w:rsidRPr="00794639" w:rsidRDefault="003468A0">
            <w:pPr>
              <w:numPr>
                <w:ilvl w:val="0"/>
                <w:numId w:val="175"/>
              </w:numPr>
              <w:spacing w:before="40" w:after="40"/>
              <w:rPr>
                <w:lang w:eastAsia="ja-JP"/>
              </w:rPr>
            </w:pPr>
            <w:r w:rsidRPr="00794639">
              <w:rPr>
                <w:lang w:eastAsia="ja-JP"/>
              </w:rPr>
              <w:t xml:space="preserve">To </w:t>
            </w:r>
            <w:r w:rsidR="003F7B76" w:rsidRPr="00794639">
              <w:rPr>
                <w:lang w:eastAsia="ja-JP"/>
              </w:rPr>
              <w:t xml:space="preserve">get the list of </w:t>
            </w:r>
            <w:r w:rsidRPr="00794639">
              <w:rPr>
                <w:lang w:eastAsia="ja-JP"/>
              </w:rPr>
              <w:t xml:space="preserve">supported band(s), use </w:t>
            </w:r>
            <w:r w:rsidRPr="00794639">
              <w:rPr>
                <w:rStyle w:val="Code"/>
              </w:rPr>
              <w:t>AT+KBNDCFG</w:t>
            </w:r>
            <w:r w:rsidR="003F7B76" w:rsidRPr="00794639">
              <w:rPr>
                <w:rStyle w:val="Code"/>
              </w:rPr>
              <w:t>=?</w:t>
            </w:r>
            <w:r w:rsidRPr="00794639">
              <w:rPr>
                <w:lang w:eastAsia="ja-JP"/>
              </w:rPr>
              <w:t>.</w:t>
            </w:r>
          </w:p>
          <w:p w14:paraId="3914EE0A" w14:textId="77777777" w:rsidR="003468A0" w:rsidRPr="00794639" w:rsidRDefault="003468A0">
            <w:pPr>
              <w:numPr>
                <w:ilvl w:val="0"/>
                <w:numId w:val="175"/>
              </w:numPr>
              <w:tabs>
                <w:tab w:val="left" w:pos="312"/>
              </w:tabs>
              <w:spacing w:before="40" w:after="40"/>
              <w:rPr>
                <w:rFonts w:eastAsia="SimSun"/>
                <w:szCs w:val="20"/>
                <w:lang w:eastAsia="zh-TW"/>
              </w:rPr>
            </w:pPr>
            <w:r w:rsidRPr="00794639">
              <w:rPr>
                <w:rFonts w:eastAsia="SimSun"/>
                <w:szCs w:val="20"/>
                <w:lang w:eastAsia="zh-TW"/>
              </w:rPr>
              <w:t xml:space="preserve">Only bands returned by </w:t>
            </w:r>
            <w:r w:rsidRPr="00794639">
              <w:rPr>
                <w:rStyle w:val="Code"/>
                <w:rFonts w:eastAsia="SimSun"/>
              </w:rPr>
              <w:t>+KBNDCFG</w:t>
            </w:r>
            <w:r w:rsidR="003F7B76" w:rsidRPr="00794639">
              <w:rPr>
                <w:rStyle w:val="Code"/>
                <w:rFonts w:eastAsia="SimSun"/>
              </w:rPr>
              <w:t>=?</w:t>
            </w:r>
            <w:r w:rsidRPr="00794639">
              <w:rPr>
                <w:rFonts w:eastAsia="SimSun"/>
                <w:szCs w:val="20"/>
                <w:lang w:eastAsia="zh-TW"/>
              </w:rPr>
              <w:t xml:space="preserve"> </w:t>
            </w:r>
            <w:r w:rsidR="00EF7BDE" w:rsidRPr="00794639">
              <w:rPr>
                <w:rFonts w:eastAsia="SimSun"/>
                <w:szCs w:val="20"/>
                <w:lang w:eastAsia="zh-TW"/>
              </w:rPr>
              <w:t xml:space="preserve">for available RAT </w:t>
            </w:r>
            <w:r w:rsidRPr="00794639">
              <w:rPr>
                <w:rFonts w:eastAsia="SimSun"/>
                <w:szCs w:val="20"/>
                <w:lang w:eastAsia="zh-TW"/>
              </w:rPr>
              <w:t>can be configured</w:t>
            </w:r>
            <w:r w:rsidR="003F7B76" w:rsidRPr="00794639">
              <w:rPr>
                <w:rFonts w:eastAsia="SimSun"/>
                <w:szCs w:val="20"/>
                <w:lang w:eastAsia="zh-TW"/>
              </w:rPr>
              <w:t>.</w:t>
            </w:r>
          </w:p>
          <w:p w14:paraId="4C2255BE" w14:textId="77777777" w:rsidR="003166C4" w:rsidRPr="00DF20AD" w:rsidRDefault="00A438E3">
            <w:pPr>
              <w:numPr>
                <w:ilvl w:val="0"/>
                <w:numId w:val="175"/>
              </w:numPr>
              <w:tabs>
                <w:tab w:val="left" w:pos="312"/>
              </w:tabs>
              <w:spacing w:before="40" w:after="40"/>
              <w:rPr>
                <w:ins w:id="3242" w:author="Sevan Sirapian [2]" w:date="2018-11-26T11:12:00Z"/>
                <w:rFonts w:eastAsia="SimSun"/>
                <w:szCs w:val="20"/>
                <w:lang w:eastAsia="zh-TW"/>
              </w:rPr>
            </w:pPr>
            <w:r w:rsidRPr="00794639">
              <w:t>To</w:t>
            </w:r>
            <w:r w:rsidR="003166C4" w:rsidRPr="00794639">
              <w:t xml:space="preserve"> avoid a long scanning duration, it is necessary to limit the number of bands to the targeted network.</w:t>
            </w:r>
          </w:p>
          <w:p w14:paraId="57A590ED" w14:textId="060F42CE" w:rsidR="009D2719" w:rsidRPr="00CB3309" w:rsidDel="002162DC" w:rsidRDefault="009202D4" w:rsidP="009D2719">
            <w:pPr>
              <w:pStyle w:val="TableBulleted"/>
              <w:numPr>
                <w:ilvl w:val="0"/>
                <w:numId w:val="175"/>
              </w:numPr>
              <w:tabs>
                <w:tab w:val="clear" w:pos="260"/>
                <w:tab w:val="left" w:pos="312"/>
              </w:tabs>
              <w:rPr>
                <w:ins w:id="3243" w:author="Sevan Sirapian [2]" w:date="2018-11-26T11:12:00Z"/>
                <w:del w:id="3244" w:author="Elaine Baricante" w:date="2018-11-26T15:50:00Z"/>
              </w:rPr>
            </w:pPr>
            <w:ins w:id="3245" w:author="Sevan Sirapian [2]" w:date="2018-11-26T11:12:00Z">
              <w:del w:id="3246" w:author="Elaine Baricante" w:date="2018-11-26T15:50:00Z">
                <w:r w:rsidRPr="002162DC" w:rsidDel="002162DC">
                  <w:rPr>
                    <w:rPrChange w:id="3247" w:author="Elaine Baricante" w:date="2018-11-26T15:50:00Z">
                      <w:rPr>
                        <w:b/>
                      </w:rPr>
                    </w:rPrChange>
                  </w:rPr>
                  <w:delText>&lt;</w:delText>
                </w:r>
                <w:r w:rsidR="009D2719" w:rsidRPr="002162DC" w:rsidDel="002162DC">
                  <w:rPr>
                    <w:rPrChange w:id="3248" w:author="Elaine Baricante" w:date="2018-11-26T15:50:00Z">
                      <w:rPr>
                        <w:b/>
                      </w:rPr>
                    </w:rPrChange>
                  </w:rPr>
                  <w:delText>RAT</w:delText>
                </w:r>
                <w:r w:rsidRPr="002162DC" w:rsidDel="002162DC">
                  <w:rPr>
                    <w:rPrChange w:id="3249" w:author="Elaine Baricante" w:date="2018-11-26T15:50:00Z">
                      <w:rPr>
                        <w:b/>
                      </w:rPr>
                    </w:rPrChange>
                  </w:rPr>
                  <w:delText>&gt;</w:delText>
                </w:r>
                <w:r w:rsidR="009D2719" w:rsidRPr="00A704F6" w:rsidDel="002162DC">
                  <w:delText xml:space="preserve"> value 0 for CAT-M1 is the only RAT </w:delText>
                </w:r>
                <w:r w:rsidR="009D2719" w:rsidRPr="000133BD" w:rsidDel="002162DC">
                  <w:delText>available for HL7800-M.</w:delText>
                </w:r>
              </w:del>
            </w:ins>
          </w:p>
          <w:p w14:paraId="4C6CEE61" w14:textId="2277B661" w:rsidR="009D2719" w:rsidRPr="00DF20AD" w:rsidDel="002162DC" w:rsidRDefault="009202D4" w:rsidP="009D2719">
            <w:pPr>
              <w:numPr>
                <w:ilvl w:val="0"/>
                <w:numId w:val="175"/>
              </w:numPr>
              <w:tabs>
                <w:tab w:val="left" w:pos="312"/>
              </w:tabs>
              <w:spacing w:before="40" w:after="40"/>
              <w:rPr>
                <w:ins w:id="3250" w:author="Sevan Sirapian [2]" w:date="2018-11-26T11:12:00Z"/>
                <w:del w:id="3251" w:author="Elaine Baricante" w:date="2018-11-26T15:50:00Z"/>
                <w:rFonts w:eastAsia="SimSun"/>
                <w:szCs w:val="20"/>
                <w:lang w:eastAsia="zh-TW"/>
              </w:rPr>
            </w:pPr>
            <w:ins w:id="3252" w:author="Sevan Sirapian [2]" w:date="2018-11-26T11:12:00Z">
              <w:del w:id="3253" w:author="Elaine Baricante" w:date="2018-11-26T15:50:00Z">
                <w:r w:rsidRPr="002162DC" w:rsidDel="002162DC">
                  <w:rPr>
                    <w:rPrChange w:id="3254" w:author="Elaine Baricante" w:date="2018-11-26T15:50:00Z">
                      <w:rPr>
                        <w:b/>
                      </w:rPr>
                    </w:rPrChange>
                  </w:rPr>
                  <w:delText>&lt;</w:delText>
                </w:r>
                <w:r w:rsidR="009D2719" w:rsidRPr="002162DC" w:rsidDel="002162DC">
                  <w:rPr>
                    <w:rPrChange w:id="3255" w:author="Elaine Baricante" w:date="2018-11-26T15:50:00Z">
                      <w:rPr>
                        <w:b/>
                      </w:rPr>
                    </w:rPrChange>
                  </w:rPr>
                  <w:delText>RAT</w:delText>
                </w:r>
                <w:r w:rsidRPr="002162DC" w:rsidDel="002162DC">
                  <w:rPr>
                    <w:rPrChange w:id="3256" w:author="Elaine Baricante" w:date="2018-11-26T15:50:00Z">
                      <w:rPr>
                        <w:b/>
                      </w:rPr>
                    </w:rPrChange>
                  </w:rPr>
                  <w:delText>&gt;</w:delText>
                </w:r>
                <w:r w:rsidR="009D2719" w:rsidDel="002162DC">
                  <w:delText xml:space="preserve"> value 2 for GSM will be used only for HL7802</w:delText>
                </w:r>
              </w:del>
            </w:ins>
          </w:p>
          <w:p w14:paraId="3ED86DA2" w14:textId="7F323F7E" w:rsidR="009202D4" w:rsidRPr="00794639" w:rsidRDefault="009202D4" w:rsidP="009D2719">
            <w:pPr>
              <w:numPr>
                <w:ilvl w:val="0"/>
                <w:numId w:val="175"/>
              </w:numPr>
              <w:tabs>
                <w:tab w:val="left" w:pos="312"/>
              </w:tabs>
              <w:spacing w:before="40" w:after="40"/>
              <w:rPr>
                <w:rFonts w:eastAsia="SimSun"/>
                <w:szCs w:val="20"/>
                <w:lang w:eastAsia="zh-TW"/>
              </w:rPr>
            </w:pPr>
            <w:ins w:id="3257" w:author="Sevan Sirapian [2]" w:date="2018-11-26T11:12:00Z">
              <w:r>
                <w:t xml:space="preserve">Switching RAT is possible with the </w:t>
              </w:r>
              <w:r w:rsidRPr="007C39EE">
                <w:rPr>
                  <w:rFonts w:ascii="Courier New" w:hAnsi="Courier New" w:cs="Courier New"/>
                  <w:b/>
                </w:rPr>
                <w:t>+KSRAT</w:t>
              </w:r>
              <w:r>
                <w:t xml:space="preserve"> command</w:t>
              </w:r>
            </w:ins>
            <w:ins w:id="3258" w:author="Elaine Baricante" w:date="2018-11-27T09:51:00Z">
              <w:r w:rsidR="00BE65C6">
                <w:t>.</w:t>
              </w:r>
            </w:ins>
          </w:p>
        </w:tc>
      </w:tr>
      <w:tr w:rsidR="00A438E3" w:rsidRPr="00794639" w14:paraId="4D645F4E" w14:textId="77777777" w:rsidTr="00DF20AD">
        <w:trPr>
          <w:cantSplit w:val="0"/>
          <w:trHeight w:val="53"/>
        </w:trPr>
        <w:tc>
          <w:tcPr>
            <w:tcW w:w="1707" w:type="dxa"/>
          </w:tcPr>
          <w:p w14:paraId="546CA4AA" w14:textId="77777777" w:rsidR="00E94F87" w:rsidRPr="00794639" w:rsidRDefault="00E94F87" w:rsidP="004651D1">
            <w:pPr>
              <w:spacing w:before="40" w:after="40"/>
              <w:rPr>
                <w:i/>
              </w:rPr>
            </w:pPr>
            <w:r w:rsidRPr="00794639">
              <w:rPr>
                <w:u w:val="single"/>
                <w:lang w:eastAsia="ja-JP"/>
              </w:rPr>
              <w:t>Examples</w:t>
            </w:r>
          </w:p>
        </w:tc>
        <w:tc>
          <w:tcPr>
            <w:tcW w:w="7290" w:type="dxa"/>
          </w:tcPr>
          <w:p w14:paraId="56FA7AA1" w14:textId="77777777" w:rsidR="005A4C95" w:rsidRPr="009A1D63" w:rsidRDefault="005A4C95" w:rsidP="005A4C95">
            <w:pPr>
              <w:pStyle w:val="TableBody"/>
              <w:rPr>
                <w:ins w:id="3259" w:author="Sevan Sirapian [2]" w:date="2018-11-26T11:12:00Z"/>
                <w:b/>
              </w:rPr>
            </w:pPr>
            <w:ins w:id="3260" w:author="Sevan Sirapian [2]" w:date="2018-11-26T11:12:00Z">
              <w:r>
                <w:rPr>
                  <w:b/>
                </w:rPr>
                <w:t>A</w:t>
              </w:r>
              <w:r w:rsidRPr="009A1D63">
                <w:rPr>
                  <w:b/>
                </w:rPr>
                <w:t>T+KSRAT?</w:t>
              </w:r>
            </w:ins>
          </w:p>
          <w:p w14:paraId="623F50BF" w14:textId="3F5C2297" w:rsidR="005A4C95" w:rsidRDefault="005A4C95" w:rsidP="005A4C95">
            <w:pPr>
              <w:pStyle w:val="TableBody"/>
              <w:rPr>
                <w:ins w:id="3261" w:author="Sevan Sirapian [2]" w:date="2018-11-26T11:12:00Z"/>
                <w:b/>
              </w:rPr>
            </w:pPr>
            <w:ins w:id="3262" w:author="Sevan Sirapian [2]" w:date="2018-11-26T11:12:00Z">
              <w:r w:rsidRPr="009A1D63">
                <w:rPr>
                  <w:b/>
                </w:rPr>
                <w:t xml:space="preserve">+KSRAT: </w:t>
              </w:r>
              <w:r>
                <w:rPr>
                  <w:b/>
                </w:rPr>
                <w:t xml:space="preserve">0                    </w:t>
              </w:r>
              <w:r w:rsidRPr="00287172">
                <w:rPr>
                  <w:lang w:eastAsia="zh-CN"/>
                </w:rPr>
                <w:t>//</w:t>
              </w:r>
              <w:r>
                <w:rPr>
                  <w:lang w:eastAsia="zh-CN"/>
                </w:rPr>
                <w:t xml:space="preserve"> Get active RAT</w:t>
              </w:r>
              <w:del w:id="3263" w:author="Elaine Baricante" w:date="2018-11-26T15:53:00Z">
                <w:r w:rsidDel="0095421C">
                  <w:rPr>
                    <w:lang w:eastAsia="zh-CN"/>
                  </w:rPr>
                  <w:delText xml:space="preserve"> </w:delText>
                </w:r>
              </w:del>
              <w:r>
                <w:rPr>
                  <w:lang w:eastAsia="zh-CN"/>
                </w:rPr>
                <w:t>: CAT-M1</w:t>
              </w:r>
            </w:ins>
          </w:p>
          <w:p w14:paraId="32099C8F" w14:textId="56860DF5" w:rsidR="005A4C95" w:rsidRPr="009A1D63" w:rsidDel="0095421C" w:rsidRDefault="005A4C95" w:rsidP="005A4C95">
            <w:pPr>
              <w:pStyle w:val="TableBody"/>
              <w:rPr>
                <w:ins w:id="3264" w:author="Sevan Sirapian [2]" w:date="2018-11-26T11:12:00Z"/>
                <w:del w:id="3265" w:author="Elaine Baricante" w:date="2018-11-26T15:53:00Z"/>
                <w:b/>
              </w:rPr>
            </w:pPr>
          </w:p>
          <w:p w14:paraId="35C7E661" w14:textId="77777777" w:rsidR="005A4C95" w:rsidRPr="009A1D63" w:rsidRDefault="005A4C95" w:rsidP="005A4C95">
            <w:pPr>
              <w:pStyle w:val="TableBody"/>
              <w:rPr>
                <w:ins w:id="3266" w:author="Sevan Sirapian [2]" w:date="2018-11-26T11:12:00Z"/>
                <w:color w:val="333333"/>
                <w:sz w:val="21"/>
                <w:szCs w:val="21"/>
                <w:lang w:eastAsia="fr-FR"/>
              </w:rPr>
            </w:pPr>
            <w:ins w:id="3267" w:author="Sevan Sirapian [2]" w:date="2018-11-26T11:12:00Z">
              <w:r w:rsidRPr="009A1D63">
                <w:rPr>
                  <w:b/>
                </w:rPr>
                <w:t>OK</w:t>
              </w:r>
            </w:ins>
          </w:p>
          <w:p w14:paraId="62846E85" w14:textId="77777777" w:rsidR="006C7CC9" w:rsidRPr="00F40353" w:rsidRDefault="006C7CC9" w:rsidP="004651D1">
            <w:pPr>
              <w:spacing w:before="40" w:after="40"/>
              <w:rPr>
                <w:ins w:id="3268" w:author="Sevan Sirapian [2]" w:date="2018-11-26T11:12:00Z"/>
                <w:b/>
                <w:sz w:val="14"/>
                <w:szCs w:val="14"/>
                <w:lang w:eastAsia="ja-JP"/>
                <w:rPrChange w:id="3269" w:author="Elaine Baricante" w:date="2018-11-27T10:19:00Z">
                  <w:rPr>
                    <w:ins w:id="3270" w:author="Sevan Sirapian [2]" w:date="2018-11-26T11:12:00Z"/>
                    <w:b/>
                    <w:lang w:eastAsia="ja-JP"/>
                  </w:rPr>
                </w:rPrChange>
              </w:rPr>
            </w:pPr>
          </w:p>
          <w:p w14:paraId="66F5F4C8" w14:textId="0D6B2559" w:rsidR="00E94F87" w:rsidRPr="00794639" w:rsidRDefault="00E94F87" w:rsidP="004651D1">
            <w:pPr>
              <w:spacing w:before="40" w:after="40"/>
              <w:rPr>
                <w:b/>
              </w:rPr>
            </w:pPr>
            <w:r w:rsidRPr="00794639">
              <w:rPr>
                <w:b/>
                <w:lang w:eastAsia="ja-JP"/>
              </w:rPr>
              <w:t xml:space="preserve">AT+KBNDCFG=0,7      </w:t>
            </w:r>
            <w:r w:rsidRPr="00794639">
              <w:rPr>
                <w:lang w:eastAsia="zh-CN"/>
              </w:rPr>
              <w:t>// Set LTE Bands 1,</w:t>
            </w:r>
            <w:r w:rsidR="00A438E3" w:rsidRPr="00794639">
              <w:rPr>
                <w:lang w:eastAsia="zh-CN"/>
              </w:rPr>
              <w:t xml:space="preserve"> </w:t>
            </w:r>
            <w:r w:rsidRPr="00794639">
              <w:rPr>
                <w:lang w:eastAsia="zh-CN"/>
              </w:rPr>
              <w:t>2,</w:t>
            </w:r>
            <w:r w:rsidR="00A438E3" w:rsidRPr="00794639">
              <w:rPr>
                <w:lang w:eastAsia="zh-CN"/>
              </w:rPr>
              <w:t xml:space="preserve"> </w:t>
            </w:r>
            <w:r w:rsidRPr="00794639">
              <w:rPr>
                <w:lang w:eastAsia="zh-CN"/>
              </w:rPr>
              <w:t>3 selected</w:t>
            </w:r>
            <w:r w:rsidR="00A438E3" w:rsidRPr="00794639">
              <w:rPr>
                <w:lang w:eastAsia="zh-CN"/>
              </w:rPr>
              <w:t>;</w:t>
            </w:r>
            <w:r w:rsidRPr="00794639">
              <w:rPr>
                <w:lang w:eastAsia="zh-CN"/>
              </w:rPr>
              <w:t xml:space="preserve"> no 0x prefix for CAT-M1</w:t>
            </w:r>
          </w:p>
          <w:p w14:paraId="04BC937F" w14:textId="1E66092C" w:rsidR="00E94F87" w:rsidRDefault="00E94F87" w:rsidP="004651D1">
            <w:pPr>
              <w:spacing w:before="40" w:after="40"/>
              <w:rPr>
                <w:b/>
                <w:lang w:eastAsia="zh-CN"/>
              </w:rPr>
            </w:pPr>
            <w:r w:rsidRPr="00794639">
              <w:rPr>
                <w:b/>
                <w:lang w:eastAsia="ja-JP"/>
              </w:rPr>
              <w:t>+KBNDCFG: 0,</w:t>
            </w:r>
            <w:r w:rsidRPr="00794639">
              <w:rPr>
                <w:b/>
                <w:lang w:eastAsia="zh-CN"/>
              </w:rPr>
              <w:t>7</w:t>
            </w:r>
          </w:p>
          <w:p w14:paraId="4B7A9DF2" w14:textId="4CD00C97" w:rsidR="006168C7" w:rsidRPr="00794639" w:rsidDel="0095421C" w:rsidRDefault="006168C7" w:rsidP="004651D1">
            <w:pPr>
              <w:spacing w:before="40" w:after="40"/>
              <w:rPr>
                <w:ins w:id="3271" w:author="Sevan Sirapian [2]" w:date="2018-11-26T11:12:00Z"/>
                <w:del w:id="3272" w:author="Elaine Baricante" w:date="2018-11-26T15:53:00Z"/>
                <w:b/>
                <w:lang w:eastAsia="zh-CN"/>
              </w:rPr>
            </w:pPr>
          </w:p>
          <w:p w14:paraId="517325C2" w14:textId="77777777" w:rsidR="00E94F87" w:rsidRPr="00794639" w:rsidRDefault="00E94F87" w:rsidP="004651D1">
            <w:pPr>
              <w:spacing w:before="40" w:after="40"/>
              <w:rPr>
                <w:b/>
              </w:rPr>
            </w:pPr>
            <w:r w:rsidRPr="00794639">
              <w:rPr>
                <w:b/>
                <w:lang w:eastAsia="ja-JP"/>
              </w:rPr>
              <w:t>OK</w:t>
            </w:r>
          </w:p>
          <w:p w14:paraId="6F48E12C" w14:textId="5125A65B" w:rsidR="00E94F87" w:rsidRPr="00F40353" w:rsidDel="0095421C" w:rsidRDefault="00E94F87" w:rsidP="00F2156B">
            <w:pPr>
              <w:spacing w:before="40" w:after="40"/>
              <w:rPr>
                <w:del w:id="3273" w:author="Sevan Sirapian [2]" w:date="2018-11-26T11:12:00Z"/>
                <w:b/>
                <w:sz w:val="14"/>
                <w:szCs w:val="14"/>
                <w:lang w:eastAsia="ja-JP"/>
                <w:rPrChange w:id="3274" w:author="Elaine Baricante" w:date="2018-11-27T10:19:00Z">
                  <w:rPr>
                    <w:del w:id="3275" w:author="Sevan Sirapian [2]" w:date="2018-11-26T11:12:00Z"/>
                    <w:b/>
                    <w:lang w:eastAsia="ja-JP"/>
                  </w:rPr>
                </w:rPrChange>
              </w:rPr>
            </w:pPr>
          </w:p>
          <w:p w14:paraId="2C6BE13A" w14:textId="77777777" w:rsidR="0095421C" w:rsidRPr="00794639" w:rsidRDefault="0095421C" w:rsidP="00F2156B">
            <w:pPr>
              <w:spacing w:before="40" w:after="40"/>
              <w:rPr>
                <w:ins w:id="3276" w:author="Elaine Baricante" w:date="2018-11-26T15:53:00Z"/>
                <w:b/>
                <w:lang w:eastAsia="ja-JP"/>
              </w:rPr>
            </w:pPr>
          </w:p>
          <w:p w14:paraId="4579028D" w14:textId="6435D64B" w:rsidR="00E94F87" w:rsidRPr="00794639" w:rsidRDefault="00E94F87" w:rsidP="00F2156B">
            <w:pPr>
              <w:spacing w:before="40" w:after="40"/>
              <w:rPr>
                <w:lang w:eastAsia="zh-CN"/>
              </w:rPr>
            </w:pPr>
            <w:r w:rsidRPr="00794639">
              <w:rPr>
                <w:b/>
                <w:lang w:eastAsia="ja-JP"/>
              </w:rPr>
              <w:t xml:space="preserve">AT+CFUN=1,1      </w:t>
            </w:r>
            <w:r w:rsidRPr="00794639">
              <w:rPr>
                <w:lang w:eastAsia="zh-CN"/>
              </w:rPr>
              <w:t>// Force initialization of radio to consider new configured bands</w:t>
            </w:r>
          </w:p>
          <w:p w14:paraId="4E63B92F" w14:textId="77777777" w:rsidR="00E94F87" w:rsidRPr="00F40353" w:rsidRDefault="00E94F87" w:rsidP="004651D1">
            <w:pPr>
              <w:spacing w:before="40" w:after="40"/>
              <w:rPr>
                <w:b/>
                <w:sz w:val="14"/>
                <w:szCs w:val="14"/>
                <w:rPrChange w:id="3277" w:author="Elaine Baricante" w:date="2018-11-27T10:19:00Z">
                  <w:rPr>
                    <w:b/>
                  </w:rPr>
                </w:rPrChange>
              </w:rPr>
            </w:pPr>
          </w:p>
          <w:p w14:paraId="62C4115F" w14:textId="699D1BB0" w:rsidR="00E94F87" w:rsidRPr="00794639" w:rsidRDefault="00E94F87" w:rsidP="004651D1">
            <w:pPr>
              <w:spacing w:before="40" w:after="40"/>
              <w:rPr>
                <w:b/>
              </w:rPr>
            </w:pPr>
            <w:r w:rsidRPr="00794639">
              <w:rPr>
                <w:b/>
                <w:lang w:eastAsia="ja-JP"/>
              </w:rPr>
              <w:t xml:space="preserve">AT+KBNDCFG?   </w:t>
            </w:r>
            <w:ins w:id="3278" w:author="Elaine Baricante" w:date="2018-11-26T15:55:00Z">
              <w:r w:rsidR="0095421C">
                <w:rPr>
                  <w:b/>
                  <w:lang w:eastAsia="ja-JP"/>
                </w:rPr>
                <w:tab/>
              </w:r>
              <w:r w:rsidR="0095421C">
                <w:rPr>
                  <w:b/>
                  <w:lang w:eastAsia="ja-JP"/>
                </w:rPr>
                <w:tab/>
              </w:r>
              <w:r w:rsidR="0095421C">
                <w:rPr>
                  <w:b/>
                  <w:lang w:eastAsia="ja-JP"/>
                </w:rPr>
                <w:tab/>
              </w:r>
              <w:r w:rsidR="0095421C">
                <w:rPr>
                  <w:b/>
                  <w:lang w:eastAsia="ja-JP"/>
                </w:rPr>
                <w:tab/>
              </w:r>
            </w:ins>
            <w:r w:rsidRPr="00794639">
              <w:rPr>
                <w:lang w:eastAsia="zh-CN"/>
              </w:rPr>
              <w:t>// Get configured network bands</w:t>
            </w:r>
            <w:del w:id="3279" w:author="Elaine Baricante" w:date="2018-11-26T15:55:00Z">
              <w:r w:rsidRPr="00794639" w:rsidDel="0095421C">
                <w:rPr>
                  <w:lang w:eastAsia="zh-CN"/>
                </w:rPr>
                <w:delText xml:space="preserve">: </w:delText>
              </w:r>
            </w:del>
            <w:del w:id="3280" w:author="Sevan Sirapian [2]" w:date="2018-11-26T11:12:00Z">
              <w:r w:rsidRPr="00794639">
                <w:rPr>
                  <w:lang w:eastAsia="zh-CN"/>
                </w:rPr>
                <w:delText>LTE bands 1,</w:delText>
              </w:r>
              <w:r w:rsidR="003F7B76" w:rsidRPr="00794639">
                <w:rPr>
                  <w:lang w:eastAsia="zh-CN"/>
                </w:rPr>
                <w:delText xml:space="preserve"> </w:delText>
              </w:r>
              <w:r w:rsidRPr="00794639">
                <w:rPr>
                  <w:lang w:eastAsia="zh-CN"/>
                </w:rPr>
                <w:delText>2,</w:delText>
              </w:r>
              <w:r w:rsidR="003F7B76" w:rsidRPr="00794639">
                <w:rPr>
                  <w:lang w:eastAsia="zh-CN"/>
                </w:rPr>
                <w:delText xml:space="preserve"> </w:delText>
              </w:r>
              <w:r w:rsidRPr="00794639">
                <w:rPr>
                  <w:lang w:eastAsia="zh-CN"/>
                </w:rPr>
                <w:delText>3</w:delText>
              </w:r>
              <w:r w:rsidRPr="00794639">
                <w:rPr>
                  <w:b/>
                  <w:lang w:eastAsia="ja-JP"/>
                </w:rPr>
                <w:delText xml:space="preserve"> </w:delText>
              </w:r>
              <w:r w:rsidRPr="00794639">
                <w:rPr>
                  <w:lang w:eastAsia="ja-JP"/>
                </w:rPr>
                <w:delText>for CAT-M1</w:delText>
              </w:r>
              <w:r w:rsidRPr="00794639">
                <w:rPr>
                  <w:b/>
                  <w:lang w:eastAsia="ja-JP"/>
                </w:rPr>
                <w:delText xml:space="preserve"> </w:delText>
              </w:r>
            </w:del>
          </w:p>
          <w:p w14:paraId="16DB466D" w14:textId="33C7D3ED" w:rsidR="00E94F87" w:rsidRPr="00794639" w:rsidRDefault="00E94F87" w:rsidP="004651D1">
            <w:pPr>
              <w:spacing w:before="40" w:after="40"/>
              <w:rPr>
                <w:b/>
              </w:rPr>
            </w:pPr>
            <w:r w:rsidRPr="00794639">
              <w:rPr>
                <w:b/>
                <w:lang w:eastAsia="ja-JP"/>
              </w:rPr>
              <w:t>+KBNDCFG: 0,</w:t>
            </w:r>
            <w:r w:rsidRPr="00794639">
              <w:rPr>
                <w:b/>
                <w:lang w:eastAsia="zh-CN"/>
              </w:rPr>
              <w:t>00000000000000000007</w:t>
            </w:r>
            <w:ins w:id="3281" w:author="Sevan Sirapian [2]" w:date="2018-11-26T11:12:00Z">
              <w:r w:rsidR="0032001E">
                <w:rPr>
                  <w:b/>
                  <w:lang w:eastAsia="zh-CN"/>
                </w:rPr>
                <w:tab/>
                <w:t xml:space="preserve">// </w:t>
              </w:r>
              <w:r w:rsidR="0032001E" w:rsidRPr="00794639">
                <w:rPr>
                  <w:lang w:eastAsia="zh-CN"/>
                </w:rPr>
                <w:t>LTE bands 1, 2, 3</w:t>
              </w:r>
              <w:r w:rsidR="0032001E" w:rsidRPr="00794639">
                <w:rPr>
                  <w:b/>
                  <w:lang w:eastAsia="ja-JP"/>
                </w:rPr>
                <w:t xml:space="preserve"> </w:t>
              </w:r>
              <w:r w:rsidR="0032001E" w:rsidRPr="00794639">
                <w:rPr>
                  <w:lang w:eastAsia="ja-JP"/>
                </w:rPr>
                <w:t>for CAT-M1</w:t>
              </w:r>
            </w:ins>
          </w:p>
          <w:p w14:paraId="75298010" w14:textId="77777777" w:rsidR="00E94F87" w:rsidRPr="00794639" w:rsidRDefault="00E94F87" w:rsidP="004651D1">
            <w:pPr>
              <w:spacing w:before="40" w:after="40"/>
              <w:rPr>
                <w:b/>
                <w:lang w:eastAsia="zh-CN"/>
              </w:rPr>
            </w:pPr>
            <w:r w:rsidRPr="00794639">
              <w:rPr>
                <w:b/>
                <w:lang w:eastAsia="zh-CN"/>
              </w:rPr>
              <w:t>+KBNDCFG: 1,0</w:t>
            </w:r>
          </w:p>
          <w:p w14:paraId="5422D60E" w14:textId="03E30824" w:rsidR="00E94F87" w:rsidRPr="00794639" w:rsidRDefault="00E94F87" w:rsidP="004651D1">
            <w:pPr>
              <w:spacing w:before="40" w:after="40"/>
              <w:rPr>
                <w:b/>
                <w:lang w:eastAsia="zh-CN"/>
              </w:rPr>
            </w:pPr>
            <w:r w:rsidRPr="00794639">
              <w:rPr>
                <w:b/>
                <w:lang w:eastAsia="zh-CN"/>
              </w:rPr>
              <w:t>+KBNDCFG: 2,0</w:t>
            </w:r>
          </w:p>
          <w:p w14:paraId="577AB4D2" w14:textId="77777777" w:rsidR="00E94F87" w:rsidRPr="00794639" w:rsidRDefault="00E94F87" w:rsidP="004651D1">
            <w:pPr>
              <w:spacing w:before="40" w:after="40"/>
              <w:rPr>
                <w:b/>
              </w:rPr>
            </w:pPr>
            <w:r w:rsidRPr="00794639">
              <w:rPr>
                <w:b/>
                <w:lang w:eastAsia="ja-JP"/>
              </w:rPr>
              <w:t>OK</w:t>
            </w:r>
          </w:p>
          <w:p w14:paraId="1977BF0C" w14:textId="77777777" w:rsidR="00E94F87" w:rsidRPr="00F40353" w:rsidRDefault="00E94F87" w:rsidP="004651D1">
            <w:pPr>
              <w:spacing w:before="40" w:after="40"/>
              <w:rPr>
                <w:b/>
                <w:sz w:val="14"/>
                <w:szCs w:val="14"/>
                <w:rPrChange w:id="3282" w:author="Elaine Baricante" w:date="2018-11-27T10:19:00Z">
                  <w:rPr>
                    <w:b/>
                  </w:rPr>
                </w:rPrChange>
              </w:rPr>
            </w:pPr>
          </w:p>
          <w:p w14:paraId="00A322C7" w14:textId="158AFEA7" w:rsidR="00E94F87" w:rsidRPr="00794639" w:rsidRDefault="00E94F87" w:rsidP="0090004F">
            <w:pPr>
              <w:spacing w:before="40" w:after="40"/>
              <w:rPr>
                <w:ins w:id="3283" w:author="Sevan Sirapian [2]" w:date="2018-11-26T11:12:00Z"/>
                <w:lang w:eastAsia="zh-CN"/>
              </w:rPr>
            </w:pPr>
            <w:r w:rsidRPr="00794639">
              <w:rPr>
                <w:b/>
                <w:lang w:eastAsia="ja-JP"/>
              </w:rPr>
              <w:t xml:space="preserve">AT+KBNDCFG=?  </w:t>
            </w:r>
            <w:ins w:id="3284" w:author="Elaine Baricante" w:date="2018-11-26T15:54:00Z">
              <w:r w:rsidR="0095421C">
                <w:rPr>
                  <w:b/>
                  <w:lang w:eastAsia="ja-JP"/>
                </w:rPr>
                <w:tab/>
              </w:r>
              <w:r w:rsidR="0095421C">
                <w:rPr>
                  <w:b/>
                  <w:lang w:eastAsia="ja-JP"/>
                </w:rPr>
                <w:tab/>
              </w:r>
              <w:r w:rsidR="0095421C">
                <w:rPr>
                  <w:b/>
                  <w:lang w:eastAsia="ja-JP"/>
                </w:rPr>
                <w:tab/>
              </w:r>
              <w:r w:rsidR="0095421C">
                <w:rPr>
                  <w:b/>
                  <w:lang w:eastAsia="ja-JP"/>
                </w:rPr>
                <w:tab/>
              </w:r>
              <w:r w:rsidR="0095421C">
                <w:rPr>
                  <w:b/>
                  <w:lang w:eastAsia="ja-JP"/>
                </w:rPr>
                <w:tab/>
              </w:r>
            </w:ins>
            <w:del w:id="3285" w:author="Elaine Baricante" w:date="2018-11-26T15:54:00Z">
              <w:r w:rsidRPr="00794639" w:rsidDel="0095421C">
                <w:rPr>
                  <w:b/>
                  <w:lang w:eastAsia="ja-JP"/>
                </w:rPr>
                <w:delText xml:space="preserve">  </w:delText>
              </w:r>
            </w:del>
            <w:r w:rsidRPr="00794639">
              <w:rPr>
                <w:lang w:eastAsia="zh-CN"/>
              </w:rPr>
              <w:t>// Get supported network bands</w:t>
            </w:r>
            <w:del w:id="3286" w:author="Elaine Baricante" w:date="2018-11-26T15:54:00Z">
              <w:r w:rsidRPr="00794639" w:rsidDel="0095421C">
                <w:rPr>
                  <w:lang w:eastAsia="zh-CN"/>
                </w:rPr>
                <w:delText>:</w:delText>
              </w:r>
            </w:del>
            <w:r w:rsidRPr="00794639">
              <w:rPr>
                <w:lang w:eastAsia="zh-CN"/>
              </w:rPr>
              <w:t xml:space="preserve"> </w:t>
            </w:r>
          </w:p>
          <w:p w14:paraId="33648D57" w14:textId="7B3C9AFA" w:rsidR="00E94F87" w:rsidRPr="00794639" w:rsidRDefault="00F75EF5" w:rsidP="004651D1">
            <w:pPr>
              <w:spacing w:before="40" w:after="40"/>
              <w:rPr>
                <w:del w:id="3287" w:author="Sevan Sirapian [2]" w:date="2018-11-26T11:12:00Z"/>
                <w:b/>
              </w:rPr>
            </w:pPr>
            <w:ins w:id="3288" w:author="Sevan Sirapian [2]" w:date="2018-11-26T11:12:00Z">
              <w:r>
                <w:rPr>
                  <w:b/>
                </w:rPr>
                <w:t xml:space="preserve">+KBNDCFG: </w:t>
              </w:r>
              <w:r w:rsidRPr="00F413FC">
                <w:rPr>
                  <w:b/>
                  <w:lang w:eastAsia="zh-CN"/>
                </w:rPr>
                <w:t>0,</w:t>
              </w:r>
              <w:r w:rsidRPr="00BB3233">
                <w:rPr>
                  <w:b/>
                  <w:lang w:eastAsia="zh-CN"/>
                </w:rPr>
                <w:t>000</w:t>
              </w:r>
              <w:r>
                <w:rPr>
                  <w:b/>
                  <w:lang w:eastAsia="zh-CN"/>
                </w:rPr>
                <w:t>2</w:t>
              </w:r>
              <w:r w:rsidRPr="00BB3233">
                <w:rPr>
                  <w:b/>
                  <w:lang w:eastAsia="zh-CN"/>
                </w:rPr>
                <w:t>000000000F0F3B9F</w:t>
              </w:r>
            </w:ins>
            <w:ins w:id="3289" w:author="Elaine Baricante" w:date="2018-11-26T15:54:00Z">
              <w:r w:rsidR="0095421C">
                <w:rPr>
                  <w:b/>
                  <w:lang w:eastAsia="zh-CN"/>
                </w:rPr>
                <w:tab/>
              </w:r>
            </w:ins>
            <w:ins w:id="3290" w:author="Sevan Sirapian [2]" w:date="2018-11-26T11:12:00Z">
              <w:r w:rsidR="00A46CE0">
                <w:rPr>
                  <w:b/>
                  <w:lang w:eastAsia="zh-CN"/>
                </w:rPr>
                <w:tab/>
              </w:r>
              <w:r w:rsidR="00A46CE0">
                <w:rPr>
                  <w:lang w:eastAsia="zh-CN"/>
                </w:rPr>
                <w:t xml:space="preserve">// </w:t>
              </w:r>
            </w:ins>
            <w:r w:rsidR="00A46CE0">
              <w:rPr>
                <w:lang w:eastAsia="zh-CN"/>
              </w:rPr>
              <w:t>bands</w:t>
            </w:r>
            <w:del w:id="3291" w:author="Elaine Baricante" w:date="2018-11-26T15:53:00Z">
              <w:r w:rsidR="00A46CE0" w:rsidDel="0095421C">
                <w:rPr>
                  <w:lang w:eastAsia="zh-CN"/>
                </w:rPr>
                <w:delText xml:space="preserve"> </w:delText>
              </w:r>
            </w:del>
            <w:ins w:id="3292" w:author="Elaine Baricante" w:date="2018-11-26T15:53:00Z">
              <w:r w:rsidR="0095421C">
                <w:rPr>
                  <w:lang w:eastAsia="zh-CN"/>
                </w:rPr>
                <w:t xml:space="preserve"> </w:t>
              </w:r>
            </w:ins>
            <w:r w:rsidR="00A46CE0" w:rsidRPr="00BB3233">
              <w:rPr>
                <w:lang w:eastAsia="zh-CN"/>
              </w:rPr>
              <w:t>1,</w:t>
            </w:r>
            <w:ins w:id="3293" w:author="Elaine Baricante" w:date="2018-11-26T15:53:00Z">
              <w:r w:rsidR="0095421C">
                <w:rPr>
                  <w:lang w:eastAsia="zh-CN"/>
                </w:rPr>
                <w:t xml:space="preserve"> </w:t>
              </w:r>
            </w:ins>
            <w:del w:id="3294" w:author="Sevan Sirapian [2]" w:date="2018-11-26T11:12:00Z">
              <w:r w:rsidR="003F7B76" w:rsidRPr="00794639">
                <w:rPr>
                  <w:lang w:eastAsia="zh-CN"/>
                </w:rPr>
                <w:delText xml:space="preserve"> </w:delText>
              </w:r>
            </w:del>
            <w:r w:rsidR="00A46CE0" w:rsidRPr="00BB3233">
              <w:rPr>
                <w:lang w:eastAsia="zh-CN"/>
              </w:rPr>
              <w:t>2,</w:t>
            </w:r>
            <w:ins w:id="3295" w:author="Elaine Baricante" w:date="2018-11-26T15:54:00Z">
              <w:r w:rsidR="0095421C">
                <w:rPr>
                  <w:lang w:eastAsia="zh-CN"/>
                </w:rPr>
                <w:t xml:space="preserve"> </w:t>
              </w:r>
            </w:ins>
            <w:del w:id="3296" w:author="Sevan Sirapian [2]" w:date="2018-11-26T11:12:00Z">
              <w:r w:rsidR="003F7B76" w:rsidRPr="00794639">
                <w:rPr>
                  <w:lang w:eastAsia="zh-CN"/>
                </w:rPr>
                <w:delText xml:space="preserve"> </w:delText>
              </w:r>
            </w:del>
            <w:r w:rsidR="00A46CE0" w:rsidRPr="00BB3233">
              <w:rPr>
                <w:lang w:eastAsia="zh-CN"/>
              </w:rPr>
              <w:t>3,</w:t>
            </w:r>
            <w:ins w:id="3297" w:author="Elaine Baricante" w:date="2018-11-26T15:54:00Z">
              <w:r w:rsidR="0095421C">
                <w:rPr>
                  <w:lang w:eastAsia="zh-CN"/>
                </w:rPr>
                <w:t xml:space="preserve"> </w:t>
              </w:r>
            </w:ins>
            <w:del w:id="3298" w:author="Sevan Sirapian [2]" w:date="2018-11-26T11:12:00Z">
              <w:r w:rsidR="003F7B76" w:rsidRPr="00794639">
                <w:rPr>
                  <w:lang w:eastAsia="zh-CN"/>
                </w:rPr>
                <w:delText xml:space="preserve"> </w:delText>
              </w:r>
            </w:del>
            <w:r w:rsidR="00A46CE0" w:rsidRPr="00BB3233">
              <w:rPr>
                <w:lang w:eastAsia="zh-CN"/>
              </w:rPr>
              <w:t>4,</w:t>
            </w:r>
            <w:ins w:id="3299" w:author="Elaine Baricante" w:date="2018-11-26T15:54:00Z">
              <w:r w:rsidR="0095421C">
                <w:rPr>
                  <w:lang w:eastAsia="zh-CN"/>
                </w:rPr>
                <w:t xml:space="preserve"> </w:t>
              </w:r>
            </w:ins>
            <w:del w:id="3300" w:author="Sevan Sirapian [2]" w:date="2018-11-26T11:12:00Z">
              <w:r w:rsidR="003F7B76" w:rsidRPr="00794639">
                <w:rPr>
                  <w:lang w:eastAsia="zh-CN"/>
                </w:rPr>
                <w:delText xml:space="preserve"> </w:delText>
              </w:r>
            </w:del>
            <w:r w:rsidR="00A46CE0" w:rsidRPr="00BB3233">
              <w:rPr>
                <w:lang w:eastAsia="zh-CN"/>
              </w:rPr>
              <w:t>5,</w:t>
            </w:r>
            <w:ins w:id="3301" w:author="Elaine Baricante" w:date="2018-11-26T15:54:00Z">
              <w:r w:rsidR="0095421C">
                <w:rPr>
                  <w:lang w:eastAsia="zh-CN"/>
                </w:rPr>
                <w:t xml:space="preserve"> </w:t>
              </w:r>
            </w:ins>
            <w:del w:id="3302" w:author="Sevan Sirapian [2]" w:date="2018-11-26T11:12:00Z">
              <w:r w:rsidR="003F7B76" w:rsidRPr="00794639">
                <w:rPr>
                  <w:lang w:eastAsia="zh-CN"/>
                </w:rPr>
                <w:delText xml:space="preserve"> </w:delText>
              </w:r>
            </w:del>
            <w:r w:rsidR="00A46CE0" w:rsidRPr="00BB3233">
              <w:rPr>
                <w:bCs/>
                <w:lang w:eastAsia="zh-CN"/>
              </w:rPr>
              <w:t>8,</w:t>
            </w:r>
            <w:ins w:id="3303" w:author="Elaine Baricante" w:date="2018-11-26T15:54:00Z">
              <w:r w:rsidR="0095421C">
                <w:rPr>
                  <w:bCs/>
                  <w:lang w:eastAsia="zh-CN"/>
                </w:rPr>
                <w:t xml:space="preserve"> </w:t>
              </w:r>
            </w:ins>
            <w:del w:id="3304" w:author="Sevan Sirapian [2]" w:date="2018-11-26T11:12:00Z">
              <w:r w:rsidR="003F7B76" w:rsidRPr="00794639">
                <w:rPr>
                  <w:lang w:eastAsia="zh-CN"/>
                </w:rPr>
                <w:delText xml:space="preserve"> </w:delText>
              </w:r>
            </w:del>
            <w:ins w:id="3305" w:author="Sevan Sirapian [2]" w:date="2018-11-26T11:12:00Z">
              <w:r w:rsidR="00A46CE0" w:rsidRPr="00BB3233">
                <w:rPr>
                  <w:bCs/>
                  <w:lang w:eastAsia="zh-CN"/>
                </w:rPr>
                <w:t>9,</w:t>
              </w:r>
            </w:ins>
            <w:ins w:id="3306" w:author="Elaine Baricante" w:date="2018-11-26T15:54:00Z">
              <w:r w:rsidR="0095421C">
                <w:rPr>
                  <w:bCs/>
                  <w:lang w:eastAsia="zh-CN"/>
                </w:rPr>
                <w:t xml:space="preserve"> </w:t>
              </w:r>
            </w:ins>
            <w:ins w:id="3307" w:author="Sevan Sirapian [2]" w:date="2018-11-26T11:12:00Z">
              <w:r w:rsidR="00A46CE0" w:rsidRPr="00BB3233">
                <w:rPr>
                  <w:bCs/>
                  <w:lang w:eastAsia="zh-CN"/>
                </w:rPr>
                <w:t>10</w:t>
              </w:r>
              <w:r w:rsidR="00A46CE0" w:rsidRPr="00BB3233">
                <w:rPr>
                  <w:lang w:eastAsia="zh-CN"/>
                </w:rPr>
                <w:t>,</w:t>
              </w:r>
            </w:ins>
            <w:ins w:id="3308" w:author="Elaine Baricante" w:date="2018-11-26T15:54:00Z">
              <w:r w:rsidR="0095421C">
                <w:rPr>
                  <w:lang w:eastAsia="zh-CN"/>
                </w:rPr>
                <w:t xml:space="preserve"> </w:t>
              </w:r>
            </w:ins>
            <w:r w:rsidR="00A46CE0" w:rsidRPr="00BB3233">
              <w:rPr>
                <w:lang w:eastAsia="zh-CN"/>
              </w:rPr>
              <w:t>12,</w:t>
            </w:r>
            <w:ins w:id="3309" w:author="Elaine Baricante" w:date="2018-11-26T15:54:00Z">
              <w:r w:rsidR="0095421C">
                <w:rPr>
                  <w:lang w:eastAsia="zh-CN"/>
                </w:rPr>
                <w:t xml:space="preserve"> </w:t>
              </w:r>
            </w:ins>
            <w:del w:id="3310" w:author="Sevan Sirapian [2]" w:date="2018-11-26T11:12:00Z">
              <w:r w:rsidR="003F7B76" w:rsidRPr="00794639">
                <w:rPr>
                  <w:lang w:eastAsia="zh-CN"/>
                </w:rPr>
                <w:delText xml:space="preserve"> </w:delText>
              </w:r>
            </w:del>
            <w:r w:rsidR="00A46CE0" w:rsidRPr="00BB3233">
              <w:rPr>
                <w:lang w:eastAsia="zh-CN"/>
              </w:rPr>
              <w:t>13,</w:t>
            </w:r>
            <w:ins w:id="3311" w:author="Elaine Baricante" w:date="2018-11-26T15:54:00Z">
              <w:r w:rsidR="0095421C">
                <w:rPr>
                  <w:lang w:eastAsia="zh-CN"/>
                </w:rPr>
                <w:t xml:space="preserve"> </w:t>
              </w:r>
              <w:r w:rsidR="0095421C">
                <w:rPr>
                  <w:lang w:eastAsia="zh-CN"/>
                </w:rPr>
                <w:tab/>
              </w:r>
              <w:r w:rsidR="0095421C">
                <w:rPr>
                  <w:lang w:eastAsia="zh-CN"/>
                </w:rPr>
                <w:tab/>
              </w:r>
              <w:r w:rsidR="0095421C">
                <w:rPr>
                  <w:lang w:eastAsia="zh-CN"/>
                </w:rPr>
                <w:tab/>
              </w:r>
              <w:r w:rsidR="0095421C">
                <w:rPr>
                  <w:lang w:eastAsia="zh-CN"/>
                </w:rPr>
                <w:tab/>
              </w:r>
              <w:r w:rsidR="0095421C">
                <w:rPr>
                  <w:lang w:eastAsia="zh-CN"/>
                </w:rPr>
                <w:tab/>
              </w:r>
              <w:r w:rsidR="0095421C">
                <w:rPr>
                  <w:lang w:eastAsia="zh-CN"/>
                </w:rPr>
                <w:tab/>
              </w:r>
              <w:r w:rsidR="0095421C">
                <w:rPr>
                  <w:lang w:eastAsia="zh-CN"/>
                </w:rPr>
                <w:tab/>
                <w:t xml:space="preserve">// </w:t>
              </w:r>
            </w:ins>
            <w:del w:id="3312" w:author="Sevan Sirapian [2]" w:date="2018-11-26T11:12:00Z">
              <w:r w:rsidR="003F7B76" w:rsidRPr="00794639">
                <w:rPr>
                  <w:lang w:eastAsia="zh-CN"/>
                </w:rPr>
                <w:delText xml:space="preserve"> </w:delText>
              </w:r>
            </w:del>
            <w:ins w:id="3313" w:author="Sevan Sirapian [2]" w:date="2018-11-26T11:12:00Z">
              <w:r w:rsidR="00A46CE0" w:rsidRPr="00BB3233">
                <w:rPr>
                  <w:bCs/>
                  <w:lang w:eastAsia="zh-CN"/>
                </w:rPr>
                <w:t>14,</w:t>
              </w:r>
            </w:ins>
            <w:ins w:id="3314" w:author="Elaine Baricante" w:date="2018-11-26T15:54:00Z">
              <w:r w:rsidR="0095421C">
                <w:rPr>
                  <w:bCs/>
                  <w:lang w:eastAsia="zh-CN"/>
                </w:rPr>
                <w:t xml:space="preserve"> </w:t>
              </w:r>
            </w:ins>
            <w:ins w:id="3315" w:author="Sevan Sirapian [2]" w:date="2018-11-26T11:12:00Z">
              <w:r w:rsidR="00A46CE0" w:rsidRPr="00BB3233">
                <w:rPr>
                  <w:bCs/>
                  <w:lang w:eastAsia="zh-CN"/>
                </w:rPr>
                <w:t>17,</w:t>
              </w:r>
            </w:ins>
            <w:ins w:id="3316" w:author="Elaine Baricante" w:date="2018-11-26T15:54:00Z">
              <w:r w:rsidR="0095421C">
                <w:rPr>
                  <w:bCs/>
                  <w:lang w:eastAsia="zh-CN"/>
                </w:rPr>
                <w:t xml:space="preserve"> </w:t>
              </w:r>
            </w:ins>
            <w:r w:rsidR="00A46CE0" w:rsidRPr="00BB3233">
              <w:rPr>
                <w:bCs/>
                <w:lang w:eastAsia="zh-CN"/>
              </w:rPr>
              <w:t>18,</w:t>
            </w:r>
            <w:ins w:id="3317" w:author="Elaine Baricante" w:date="2018-11-26T15:54:00Z">
              <w:r w:rsidR="0095421C">
                <w:rPr>
                  <w:bCs/>
                  <w:lang w:eastAsia="zh-CN"/>
                </w:rPr>
                <w:t xml:space="preserve"> </w:t>
              </w:r>
            </w:ins>
            <w:del w:id="3318" w:author="Sevan Sirapian [2]" w:date="2018-11-26T11:12:00Z">
              <w:r w:rsidR="00E94F87" w:rsidRPr="00794639">
                <w:rPr>
                  <w:lang w:eastAsia="zh-CN"/>
                </w:rPr>
                <w:delText xml:space="preserve"> </w:delText>
              </w:r>
            </w:del>
          </w:p>
          <w:p w14:paraId="3777FDAB" w14:textId="560E4EE6" w:rsidR="00A46CE0" w:rsidRDefault="003F7B76">
            <w:pPr>
              <w:pStyle w:val="TableBody"/>
              <w:rPr>
                <w:lang w:eastAsia="zh-CN"/>
              </w:rPr>
              <w:pPrChange w:id="3319" w:author="Sevan Sirapian [2]" w:date="2018-11-26T11:12:00Z">
                <w:pPr>
                  <w:spacing w:before="40" w:after="40"/>
                </w:pPr>
              </w:pPrChange>
            </w:pPr>
            <w:del w:id="3320" w:author="Sevan Sirapian [2]" w:date="2018-11-26T11:12:00Z">
              <w:r w:rsidRPr="00794639">
                <w:tab/>
              </w:r>
              <w:r w:rsidRPr="00794639">
                <w:tab/>
              </w:r>
              <w:r w:rsidRPr="00794639">
                <w:tab/>
                <w:delText xml:space="preserve">// </w:delText>
              </w:r>
              <w:r w:rsidR="00E94F87" w:rsidRPr="00794639">
                <w:rPr>
                  <w:lang w:eastAsia="zh-CN"/>
                </w:rPr>
                <w:delText>and bands</w:delText>
              </w:r>
              <w:r w:rsidR="00E94F87" w:rsidRPr="00794639">
                <w:rPr>
                  <w:b/>
                </w:rPr>
                <w:delText xml:space="preserve"> </w:delText>
              </w:r>
            </w:del>
            <w:r w:rsidR="00A46CE0" w:rsidRPr="00BB3233">
              <w:rPr>
                <w:bCs/>
                <w:lang w:eastAsia="zh-CN"/>
              </w:rPr>
              <w:t>19,</w:t>
            </w:r>
            <w:ins w:id="3321" w:author="Elaine Baricante" w:date="2018-11-26T15:54:00Z">
              <w:r w:rsidR="0095421C">
                <w:rPr>
                  <w:bCs/>
                  <w:lang w:eastAsia="zh-CN"/>
                </w:rPr>
                <w:t xml:space="preserve"> </w:t>
              </w:r>
            </w:ins>
            <w:del w:id="3322" w:author="Sevan Sirapian [2]" w:date="2018-11-26T11:12:00Z">
              <w:r w:rsidRPr="00794639">
                <w:rPr>
                  <w:lang w:eastAsia="zh-CN"/>
                </w:rPr>
                <w:delText xml:space="preserve"> </w:delText>
              </w:r>
            </w:del>
            <w:r w:rsidR="00A46CE0" w:rsidRPr="00BB3233">
              <w:rPr>
                <w:bCs/>
                <w:lang w:eastAsia="zh-CN"/>
              </w:rPr>
              <w:t>20,</w:t>
            </w:r>
            <w:ins w:id="3323" w:author="Elaine Baricante" w:date="2018-11-26T15:54:00Z">
              <w:r w:rsidR="0095421C">
                <w:rPr>
                  <w:bCs/>
                  <w:lang w:eastAsia="zh-CN"/>
                </w:rPr>
                <w:t xml:space="preserve"> </w:t>
              </w:r>
            </w:ins>
            <w:del w:id="3324" w:author="Sevan Sirapian [2]" w:date="2018-11-26T11:12:00Z">
              <w:r w:rsidRPr="00794639">
                <w:rPr>
                  <w:lang w:eastAsia="zh-CN"/>
                </w:rPr>
                <w:delText xml:space="preserve"> </w:delText>
              </w:r>
            </w:del>
            <w:ins w:id="3325" w:author="Sevan Sirapian [2]" w:date="2018-11-26T11:12:00Z">
              <w:r w:rsidR="00A46CE0" w:rsidRPr="00BB3233">
                <w:rPr>
                  <w:bCs/>
                  <w:lang w:eastAsia="zh-CN"/>
                </w:rPr>
                <w:t>25</w:t>
              </w:r>
              <w:r w:rsidR="00A46CE0" w:rsidRPr="00BB3233">
                <w:rPr>
                  <w:lang w:eastAsia="zh-CN"/>
                </w:rPr>
                <w:t>,</w:t>
              </w:r>
            </w:ins>
            <w:ins w:id="3326" w:author="Elaine Baricante" w:date="2018-11-26T15:54:00Z">
              <w:r w:rsidR="0095421C">
                <w:rPr>
                  <w:lang w:eastAsia="zh-CN"/>
                </w:rPr>
                <w:t xml:space="preserve"> </w:t>
              </w:r>
            </w:ins>
            <w:r w:rsidR="00A46CE0" w:rsidRPr="00BB3233">
              <w:rPr>
                <w:lang w:eastAsia="zh-CN"/>
              </w:rPr>
              <w:t>26,</w:t>
            </w:r>
            <w:ins w:id="3327" w:author="Elaine Baricante" w:date="2018-11-26T15:54:00Z">
              <w:r w:rsidR="0095421C">
                <w:rPr>
                  <w:lang w:eastAsia="zh-CN"/>
                </w:rPr>
                <w:t xml:space="preserve"> </w:t>
              </w:r>
            </w:ins>
            <w:del w:id="3328" w:author="Sevan Sirapian [2]" w:date="2018-11-26T11:12:00Z">
              <w:r w:rsidRPr="00794639">
                <w:rPr>
                  <w:lang w:eastAsia="zh-CN"/>
                </w:rPr>
                <w:delText xml:space="preserve"> </w:delText>
              </w:r>
            </w:del>
            <w:ins w:id="3329" w:author="Sevan Sirapian [2]" w:date="2018-11-26T11:12:00Z">
              <w:r w:rsidR="00A46CE0" w:rsidRPr="00BB3233">
                <w:rPr>
                  <w:bCs/>
                  <w:lang w:eastAsia="zh-CN"/>
                </w:rPr>
                <w:t>27</w:t>
              </w:r>
              <w:r w:rsidR="00A46CE0" w:rsidRPr="00BB3233">
                <w:rPr>
                  <w:lang w:eastAsia="zh-CN"/>
                </w:rPr>
                <w:t>,</w:t>
              </w:r>
            </w:ins>
            <w:ins w:id="3330" w:author="Elaine Baricante" w:date="2018-11-26T15:54:00Z">
              <w:r w:rsidR="0095421C">
                <w:rPr>
                  <w:lang w:eastAsia="zh-CN"/>
                </w:rPr>
                <w:t xml:space="preserve"> </w:t>
              </w:r>
            </w:ins>
            <w:r w:rsidR="00A46CE0" w:rsidRPr="00BB3233">
              <w:rPr>
                <w:lang w:eastAsia="zh-CN"/>
              </w:rPr>
              <w:t>28</w:t>
            </w:r>
            <w:r w:rsidR="00A46CE0">
              <w:rPr>
                <w:lang w:eastAsia="zh-CN"/>
              </w:rPr>
              <w:t>,</w:t>
            </w:r>
            <w:ins w:id="3331" w:author="Elaine Baricante" w:date="2018-11-26T15:54:00Z">
              <w:r w:rsidR="0095421C">
                <w:rPr>
                  <w:lang w:eastAsia="zh-CN"/>
                </w:rPr>
                <w:t xml:space="preserve"> </w:t>
              </w:r>
            </w:ins>
            <w:del w:id="3332" w:author="Sevan Sirapian [2]" w:date="2018-11-26T11:12:00Z">
              <w:r w:rsidRPr="00794639">
                <w:rPr>
                  <w:lang w:eastAsia="zh-CN"/>
                </w:rPr>
                <w:delText xml:space="preserve"> </w:delText>
              </w:r>
            </w:del>
            <w:r w:rsidR="00A46CE0">
              <w:rPr>
                <w:lang w:eastAsia="zh-CN"/>
              </w:rPr>
              <w:t xml:space="preserve">66 </w:t>
            </w:r>
            <w:ins w:id="3333" w:author="Elaine Baricante" w:date="2018-11-26T15:55:00Z">
              <w:r w:rsidR="0095421C">
                <w:rPr>
                  <w:lang w:eastAsia="zh-CN"/>
                </w:rPr>
                <w:tab/>
              </w:r>
              <w:r w:rsidR="0095421C">
                <w:rPr>
                  <w:lang w:eastAsia="zh-CN"/>
                </w:rPr>
                <w:tab/>
              </w:r>
              <w:r w:rsidR="0095421C">
                <w:rPr>
                  <w:lang w:eastAsia="zh-CN"/>
                </w:rPr>
                <w:tab/>
              </w:r>
              <w:r w:rsidR="0095421C">
                <w:rPr>
                  <w:lang w:eastAsia="zh-CN"/>
                </w:rPr>
                <w:tab/>
              </w:r>
              <w:r w:rsidR="0095421C">
                <w:rPr>
                  <w:lang w:eastAsia="zh-CN"/>
                </w:rPr>
                <w:tab/>
              </w:r>
              <w:r w:rsidR="0095421C">
                <w:rPr>
                  <w:lang w:eastAsia="zh-CN"/>
                </w:rPr>
                <w:tab/>
              </w:r>
              <w:r w:rsidR="0095421C">
                <w:rPr>
                  <w:lang w:eastAsia="zh-CN"/>
                </w:rPr>
                <w:tab/>
                <w:t xml:space="preserve">// </w:t>
              </w:r>
            </w:ins>
            <w:r w:rsidR="00A46CE0">
              <w:rPr>
                <w:lang w:eastAsia="zh-CN"/>
              </w:rPr>
              <w:t>for CAT-M1</w:t>
            </w:r>
          </w:p>
          <w:p w14:paraId="0901E373" w14:textId="77777777" w:rsidR="003F7B76" w:rsidRPr="00794639" w:rsidRDefault="003F7B76" w:rsidP="004651D1">
            <w:pPr>
              <w:spacing w:before="40" w:after="40"/>
              <w:rPr>
                <w:del w:id="3334" w:author="Sevan Sirapian [2]" w:date="2018-11-26T11:12:00Z"/>
                <w:lang w:eastAsia="zh-CN"/>
              </w:rPr>
            </w:pPr>
            <w:del w:id="3335" w:author="Sevan Sirapian [2]" w:date="2018-11-26T11:12:00Z">
              <w:r w:rsidRPr="00794639">
                <w:rPr>
                  <w:b/>
                  <w:lang w:eastAsia="ja-JP"/>
                </w:rPr>
                <w:delText xml:space="preserve">+KBNDCFG: </w:delText>
              </w:r>
              <w:r w:rsidRPr="00794639">
                <w:rPr>
                  <w:b/>
                  <w:lang w:eastAsia="zh-CN"/>
                </w:rPr>
                <w:delText xml:space="preserve">0,0002000000000A0E189F  </w:delText>
              </w:r>
              <w:r w:rsidRPr="00794639">
                <w:rPr>
                  <w:b/>
                </w:rPr>
                <w:delText xml:space="preserve"> </w:delText>
              </w:r>
            </w:del>
          </w:p>
          <w:p w14:paraId="287F7AC9" w14:textId="77777777" w:rsidR="00E94F87" w:rsidRPr="00794639" w:rsidRDefault="00E94F87" w:rsidP="004651D1">
            <w:pPr>
              <w:spacing w:before="40" w:after="40"/>
              <w:rPr>
                <w:del w:id="3336" w:author="Sevan Sirapian [2]" w:date="2018-11-26T11:12:00Z"/>
                <w:b/>
                <w:lang w:eastAsia="zh-CN"/>
              </w:rPr>
            </w:pPr>
            <w:del w:id="3337" w:author="Sevan Sirapian [2]" w:date="2018-11-26T11:12:00Z">
              <w:r w:rsidRPr="00794639">
                <w:rPr>
                  <w:b/>
                  <w:lang w:eastAsia="zh-CN"/>
                </w:rPr>
                <w:delText>+KBNDCFG: 1,0</w:delText>
              </w:r>
            </w:del>
          </w:p>
          <w:p w14:paraId="5A4BC783" w14:textId="70DCC513" w:rsidR="00F75EF5" w:rsidRPr="00F869F8" w:rsidRDefault="00F75EF5" w:rsidP="00F75EF5">
            <w:pPr>
              <w:pStyle w:val="TableBody"/>
              <w:rPr>
                <w:ins w:id="3338" w:author="Sevan Sirapian [2]" w:date="2018-11-26T11:12:00Z"/>
                <w:b/>
                <w:lang w:eastAsia="zh-CN"/>
              </w:rPr>
            </w:pPr>
            <w:ins w:id="3339" w:author="Sevan Sirapian [2]" w:date="2018-11-26T11:12:00Z">
              <w:r w:rsidRPr="00F869F8">
                <w:rPr>
                  <w:b/>
                  <w:lang w:eastAsia="zh-CN"/>
                </w:rPr>
                <w:t>+KBNDCFG: 1,</w:t>
              </w:r>
              <w:r w:rsidRPr="00BB3233">
                <w:rPr>
                  <w:b/>
                  <w:lang w:eastAsia="zh-CN"/>
                </w:rPr>
                <w:t>000</w:t>
              </w:r>
              <w:r>
                <w:rPr>
                  <w:b/>
                  <w:lang w:eastAsia="zh-CN"/>
                </w:rPr>
                <w:t>2</w:t>
              </w:r>
              <w:r w:rsidRPr="00BB3233">
                <w:rPr>
                  <w:b/>
                  <w:lang w:eastAsia="zh-CN"/>
                </w:rPr>
                <w:t>000000000B0F389F</w:t>
              </w:r>
              <w:r w:rsidR="003D30F3">
                <w:rPr>
                  <w:b/>
                  <w:lang w:eastAsia="zh-CN"/>
                </w:rPr>
                <w:tab/>
              </w:r>
            </w:ins>
            <w:ins w:id="3340" w:author="Elaine Baricante" w:date="2018-11-26T15:55:00Z">
              <w:r w:rsidR="0095421C">
                <w:rPr>
                  <w:b/>
                  <w:lang w:eastAsia="zh-CN"/>
                </w:rPr>
                <w:tab/>
              </w:r>
            </w:ins>
            <w:ins w:id="3341" w:author="Sevan Sirapian [2]" w:date="2018-11-26T11:12:00Z">
              <w:r w:rsidR="003D30F3">
                <w:rPr>
                  <w:lang w:eastAsia="zh-CN"/>
                </w:rPr>
                <w:t xml:space="preserve">// bands </w:t>
              </w:r>
              <w:r w:rsidR="003D30F3" w:rsidRPr="00BB3233">
                <w:rPr>
                  <w:bCs/>
                  <w:lang w:eastAsia="zh-CN"/>
                </w:rPr>
                <w:t>1,</w:t>
              </w:r>
            </w:ins>
            <w:ins w:id="3342" w:author="Elaine Baricante" w:date="2018-11-26T15:55:00Z">
              <w:r w:rsidR="0095421C">
                <w:rPr>
                  <w:bCs/>
                  <w:lang w:eastAsia="zh-CN"/>
                </w:rPr>
                <w:t xml:space="preserve"> </w:t>
              </w:r>
            </w:ins>
            <w:ins w:id="3343" w:author="Sevan Sirapian [2]" w:date="2018-11-26T11:12:00Z">
              <w:r w:rsidR="003D30F3" w:rsidRPr="00BB3233">
                <w:rPr>
                  <w:bCs/>
                  <w:lang w:eastAsia="zh-CN"/>
                </w:rPr>
                <w:t>2,</w:t>
              </w:r>
            </w:ins>
            <w:ins w:id="3344" w:author="Elaine Baricante" w:date="2018-11-26T15:55:00Z">
              <w:r w:rsidR="0095421C">
                <w:rPr>
                  <w:bCs/>
                  <w:lang w:eastAsia="zh-CN"/>
                </w:rPr>
                <w:t xml:space="preserve"> </w:t>
              </w:r>
            </w:ins>
            <w:ins w:id="3345" w:author="Sevan Sirapian [2]" w:date="2018-11-26T11:12:00Z">
              <w:r w:rsidR="003D30F3" w:rsidRPr="00BB3233">
                <w:rPr>
                  <w:bCs/>
                  <w:lang w:eastAsia="zh-CN"/>
                </w:rPr>
                <w:t>3,</w:t>
              </w:r>
            </w:ins>
            <w:ins w:id="3346" w:author="Elaine Baricante" w:date="2018-11-26T15:55:00Z">
              <w:r w:rsidR="0095421C">
                <w:rPr>
                  <w:bCs/>
                  <w:lang w:eastAsia="zh-CN"/>
                </w:rPr>
                <w:t xml:space="preserve"> </w:t>
              </w:r>
            </w:ins>
            <w:ins w:id="3347" w:author="Sevan Sirapian [2]" w:date="2018-11-26T11:12:00Z">
              <w:r w:rsidR="003D30F3" w:rsidRPr="00BB3233">
                <w:rPr>
                  <w:bCs/>
                  <w:lang w:eastAsia="zh-CN"/>
                </w:rPr>
                <w:t>4,</w:t>
              </w:r>
            </w:ins>
            <w:ins w:id="3348" w:author="Elaine Baricante" w:date="2018-11-26T15:55:00Z">
              <w:r w:rsidR="0095421C">
                <w:rPr>
                  <w:bCs/>
                  <w:lang w:eastAsia="zh-CN"/>
                </w:rPr>
                <w:t xml:space="preserve"> </w:t>
              </w:r>
            </w:ins>
            <w:ins w:id="3349" w:author="Sevan Sirapian [2]" w:date="2018-11-26T11:12:00Z">
              <w:r w:rsidR="003D30F3" w:rsidRPr="00BB3233">
                <w:rPr>
                  <w:bCs/>
                  <w:lang w:eastAsia="zh-CN"/>
                </w:rPr>
                <w:t>5,</w:t>
              </w:r>
            </w:ins>
            <w:ins w:id="3350" w:author="Elaine Baricante" w:date="2018-11-26T15:55:00Z">
              <w:r w:rsidR="0095421C">
                <w:rPr>
                  <w:bCs/>
                  <w:lang w:eastAsia="zh-CN"/>
                </w:rPr>
                <w:t xml:space="preserve"> </w:t>
              </w:r>
            </w:ins>
            <w:ins w:id="3351" w:author="Sevan Sirapian [2]" w:date="2018-11-26T11:12:00Z">
              <w:r w:rsidR="003D30F3" w:rsidRPr="00BB3233">
                <w:rPr>
                  <w:bCs/>
                  <w:lang w:eastAsia="zh-CN"/>
                </w:rPr>
                <w:t>8,</w:t>
              </w:r>
            </w:ins>
            <w:ins w:id="3352" w:author="Elaine Baricante" w:date="2018-11-26T15:55:00Z">
              <w:r w:rsidR="0095421C">
                <w:rPr>
                  <w:bCs/>
                  <w:lang w:eastAsia="zh-CN"/>
                </w:rPr>
                <w:t xml:space="preserve"> </w:t>
              </w:r>
            </w:ins>
            <w:ins w:id="3353" w:author="Sevan Sirapian [2]" w:date="2018-11-26T11:12:00Z">
              <w:r w:rsidR="003D30F3" w:rsidRPr="00BB3233">
                <w:rPr>
                  <w:bCs/>
                  <w:lang w:eastAsia="zh-CN"/>
                </w:rPr>
                <w:t>12,</w:t>
              </w:r>
            </w:ins>
            <w:ins w:id="3354" w:author="Elaine Baricante" w:date="2018-11-26T15:55:00Z">
              <w:r w:rsidR="0095421C">
                <w:rPr>
                  <w:bCs/>
                  <w:lang w:eastAsia="zh-CN"/>
                </w:rPr>
                <w:t xml:space="preserve"> </w:t>
              </w:r>
            </w:ins>
            <w:ins w:id="3355" w:author="Sevan Sirapian [2]" w:date="2018-11-26T11:12:00Z">
              <w:r w:rsidR="003D30F3" w:rsidRPr="00BB3233">
                <w:rPr>
                  <w:bCs/>
                  <w:lang w:eastAsia="zh-CN"/>
                </w:rPr>
                <w:t>13,</w:t>
              </w:r>
            </w:ins>
            <w:ins w:id="3356" w:author="Elaine Baricante" w:date="2018-11-26T15:55:00Z">
              <w:r w:rsidR="0095421C">
                <w:rPr>
                  <w:bCs/>
                  <w:lang w:eastAsia="zh-CN"/>
                </w:rPr>
                <w:t xml:space="preserve"> </w:t>
              </w:r>
            </w:ins>
            <w:ins w:id="3357" w:author="Sevan Sirapian [2]" w:date="2018-11-26T11:12:00Z">
              <w:r w:rsidR="003D30F3" w:rsidRPr="00BB3233">
                <w:rPr>
                  <w:bCs/>
                  <w:lang w:eastAsia="zh-CN"/>
                </w:rPr>
                <w:t>14,</w:t>
              </w:r>
            </w:ins>
            <w:ins w:id="3358" w:author="Elaine Baricante" w:date="2018-11-26T15:55:00Z">
              <w:r w:rsidR="0095421C">
                <w:rPr>
                  <w:bCs/>
                  <w:lang w:eastAsia="zh-CN"/>
                </w:rPr>
                <w:t xml:space="preserve"> </w:t>
              </w:r>
            </w:ins>
            <w:ins w:id="3359" w:author="Sevan Sirapian [2]" w:date="2018-11-26T11:12:00Z">
              <w:r w:rsidR="003D30F3" w:rsidRPr="00BB3233">
                <w:rPr>
                  <w:bCs/>
                  <w:lang w:eastAsia="zh-CN"/>
                </w:rPr>
                <w:t>17,</w:t>
              </w:r>
            </w:ins>
            <w:ins w:id="3360" w:author="Elaine Baricante" w:date="2018-11-26T15:55:00Z">
              <w:r w:rsidR="0095421C">
                <w:rPr>
                  <w:bCs/>
                  <w:lang w:eastAsia="zh-CN"/>
                </w:rPr>
                <w:t xml:space="preserve"> </w:t>
              </w:r>
              <w:r w:rsidR="0095421C">
                <w:rPr>
                  <w:bCs/>
                  <w:lang w:eastAsia="zh-CN"/>
                </w:rPr>
                <w:tab/>
              </w:r>
              <w:r w:rsidR="0095421C">
                <w:rPr>
                  <w:bCs/>
                  <w:lang w:eastAsia="zh-CN"/>
                </w:rPr>
                <w:tab/>
              </w:r>
              <w:r w:rsidR="0095421C">
                <w:rPr>
                  <w:bCs/>
                  <w:lang w:eastAsia="zh-CN"/>
                </w:rPr>
                <w:tab/>
              </w:r>
              <w:r w:rsidR="0095421C">
                <w:rPr>
                  <w:bCs/>
                  <w:lang w:eastAsia="zh-CN"/>
                </w:rPr>
                <w:tab/>
              </w:r>
              <w:r w:rsidR="0095421C">
                <w:rPr>
                  <w:bCs/>
                  <w:lang w:eastAsia="zh-CN"/>
                </w:rPr>
                <w:tab/>
              </w:r>
              <w:r w:rsidR="0095421C">
                <w:rPr>
                  <w:bCs/>
                  <w:lang w:eastAsia="zh-CN"/>
                </w:rPr>
                <w:tab/>
              </w:r>
              <w:r w:rsidR="0095421C">
                <w:rPr>
                  <w:bCs/>
                  <w:lang w:eastAsia="zh-CN"/>
                </w:rPr>
                <w:tab/>
                <w:t xml:space="preserve">// </w:t>
              </w:r>
            </w:ins>
            <w:ins w:id="3361" w:author="Sevan Sirapian [2]" w:date="2018-11-26T11:12:00Z">
              <w:r w:rsidR="003D30F3" w:rsidRPr="00BB3233">
                <w:rPr>
                  <w:bCs/>
                  <w:lang w:eastAsia="zh-CN"/>
                </w:rPr>
                <w:t>18,</w:t>
              </w:r>
            </w:ins>
            <w:ins w:id="3362" w:author="Elaine Baricante" w:date="2018-11-26T15:55:00Z">
              <w:r w:rsidR="0095421C">
                <w:rPr>
                  <w:bCs/>
                  <w:lang w:eastAsia="zh-CN"/>
                </w:rPr>
                <w:t xml:space="preserve"> </w:t>
              </w:r>
            </w:ins>
            <w:ins w:id="3363" w:author="Sevan Sirapian [2]" w:date="2018-11-26T11:12:00Z">
              <w:r w:rsidR="003D30F3" w:rsidRPr="00BB3233">
                <w:rPr>
                  <w:bCs/>
                  <w:lang w:eastAsia="zh-CN"/>
                </w:rPr>
                <w:t>19,</w:t>
              </w:r>
            </w:ins>
            <w:ins w:id="3364" w:author="Elaine Baricante" w:date="2018-11-26T15:55:00Z">
              <w:r w:rsidR="0095421C">
                <w:rPr>
                  <w:bCs/>
                  <w:lang w:eastAsia="zh-CN"/>
                </w:rPr>
                <w:t xml:space="preserve"> </w:t>
              </w:r>
            </w:ins>
            <w:ins w:id="3365" w:author="Sevan Sirapian [2]" w:date="2018-11-26T11:12:00Z">
              <w:r w:rsidR="003D30F3" w:rsidRPr="00BB3233">
                <w:rPr>
                  <w:bCs/>
                  <w:lang w:eastAsia="zh-CN"/>
                </w:rPr>
                <w:t>20,</w:t>
              </w:r>
            </w:ins>
            <w:ins w:id="3366" w:author="Elaine Baricante" w:date="2018-11-26T15:55:00Z">
              <w:r w:rsidR="0095421C">
                <w:rPr>
                  <w:bCs/>
                  <w:lang w:eastAsia="zh-CN"/>
                </w:rPr>
                <w:t xml:space="preserve"> </w:t>
              </w:r>
            </w:ins>
            <w:ins w:id="3367" w:author="Sevan Sirapian [2]" w:date="2018-11-26T11:12:00Z">
              <w:r w:rsidR="003D30F3" w:rsidRPr="00BB3233">
                <w:rPr>
                  <w:bCs/>
                  <w:lang w:eastAsia="zh-CN"/>
                </w:rPr>
                <w:t>25,</w:t>
              </w:r>
            </w:ins>
            <w:ins w:id="3368" w:author="Elaine Baricante" w:date="2018-11-26T15:55:00Z">
              <w:r w:rsidR="0095421C">
                <w:rPr>
                  <w:bCs/>
                  <w:lang w:eastAsia="zh-CN"/>
                </w:rPr>
                <w:t xml:space="preserve"> </w:t>
              </w:r>
            </w:ins>
            <w:ins w:id="3369" w:author="Sevan Sirapian [2]" w:date="2018-11-26T11:12:00Z">
              <w:r w:rsidR="003D30F3" w:rsidRPr="00BB3233">
                <w:rPr>
                  <w:bCs/>
                  <w:lang w:eastAsia="zh-CN"/>
                </w:rPr>
                <w:t>26,</w:t>
              </w:r>
            </w:ins>
            <w:ins w:id="3370" w:author="Elaine Baricante" w:date="2018-11-26T15:55:00Z">
              <w:r w:rsidR="0095421C">
                <w:rPr>
                  <w:bCs/>
                  <w:lang w:eastAsia="zh-CN"/>
                </w:rPr>
                <w:t xml:space="preserve"> </w:t>
              </w:r>
            </w:ins>
            <w:ins w:id="3371" w:author="Sevan Sirapian [2]" w:date="2018-11-26T11:12:00Z">
              <w:r w:rsidR="003D30F3" w:rsidRPr="00BB3233">
                <w:rPr>
                  <w:bCs/>
                  <w:lang w:eastAsia="zh-CN"/>
                </w:rPr>
                <w:t>28</w:t>
              </w:r>
              <w:r w:rsidR="003D30F3">
                <w:rPr>
                  <w:bCs/>
                  <w:lang w:eastAsia="zh-CN"/>
                </w:rPr>
                <w:t>,</w:t>
              </w:r>
            </w:ins>
            <w:ins w:id="3372" w:author="Elaine Baricante" w:date="2018-11-26T15:55:00Z">
              <w:r w:rsidR="0095421C">
                <w:rPr>
                  <w:bCs/>
                  <w:lang w:eastAsia="zh-CN"/>
                </w:rPr>
                <w:t xml:space="preserve"> </w:t>
              </w:r>
            </w:ins>
            <w:ins w:id="3373" w:author="Sevan Sirapian [2]" w:date="2018-11-26T11:12:00Z">
              <w:r w:rsidR="003D30F3">
                <w:rPr>
                  <w:bCs/>
                  <w:lang w:eastAsia="zh-CN"/>
                </w:rPr>
                <w:t>66</w:t>
              </w:r>
              <w:r w:rsidR="003D30F3" w:rsidRPr="00BB3233">
                <w:rPr>
                  <w:bCs/>
                  <w:lang w:eastAsia="zh-CN"/>
                </w:rPr>
                <w:t xml:space="preserve"> fo</w:t>
              </w:r>
              <w:r w:rsidR="003D30F3">
                <w:rPr>
                  <w:lang w:eastAsia="zh-CN"/>
                </w:rPr>
                <w:t>r NB1</w:t>
              </w:r>
            </w:ins>
          </w:p>
          <w:p w14:paraId="2831C7B4" w14:textId="77777777" w:rsidR="00F75EF5" w:rsidRDefault="00F75EF5">
            <w:pPr>
              <w:pStyle w:val="TableBody"/>
              <w:rPr>
                <w:b/>
                <w:lang w:eastAsia="zh-CN"/>
              </w:rPr>
              <w:pPrChange w:id="3374" w:author="Sevan Sirapian [2]" w:date="2018-11-26T11:12:00Z">
                <w:pPr>
                  <w:spacing w:before="40" w:after="40"/>
                </w:pPr>
              </w:pPrChange>
            </w:pPr>
            <w:r w:rsidRPr="00F869F8">
              <w:rPr>
                <w:b/>
                <w:lang w:eastAsia="zh-CN"/>
              </w:rPr>
              <w:t>+KBNDCFG: 2,0</w:t>
            </w:r>
          </w:p>
          <w:p w14:paraId="2DE6F2ED" w14:textId="587E469E" w:rsidR="00E94F87" w:rsidRPr="00794639" w:rsidRDefault="00E94F87" w:rsidP="004651D1">
            <w:pPr>
              <w:spacing w:before="40" w:after="40"/>
              <w:rPr>
                <w:b/>
              </w:rPr>
            </w:pPr>
            <w:r w:rsidRPr="00794639">
              <w:rPr>
                <w:b/>
                <w:lang w:eastAsia="ja-JP"/>
              </w:rPr>
              <w:t>OK</w:t>
            </w:r>
          </w:p>
          <w:p w14:paraId="10023000" w14:textId="77777777" w:rsidR="00E94F87" w:rsidRPr="00794639" w:rsidRDefault="00E94F87" w:rsidP="004651D1">
            <w:pPr>
              <w:spacing w:before="40" w:after="40"/>
              <w:rPr>
                <w:b/>
              </w:rPr>
            </w:pPr>
          </w:p>
          <w:p w14:paraId="3EF82D2E" w14:textId="77777777" w:rsidR="00E94F87" w:rsidRPr="00794639" w:rsidRDefault="00E94F87" w:rsidP="004651D1">
            <w:pPr>
              <w:spacing w:before="40" w:after="40"/>
              <w:rPr>
                <w:lang w:eastAsia="zh-CN"/>
              </w:rPr>
            </w:pPr>
            <w:r w:rsidRPr="00794639">
              <w:rPr>
                <w:b/>
                <w:lang w:eastAsia="ja-JP"/>
              </w:rPr>
              <w:t xml:space="preserve">AT+KBNDCFG=0,0       // </w:t>
            </w:r>
            <w:r w:rsidRPr="00794639">
              <w:rPr>
                <w:lang w:eastAsia="zh-CN"/>
              </w:rPr>
              <w:t>Not defined</w:t>
            </w:r>
          </w:p>
          <w:p w14:paraId="0003CC6F" w14:textId="77777777" w:rsidR="00E94F87" w:rsidRPr="00794639" w:rsidRDefault="00E94F87" w:rsidP="004651D1">
            <w:pPr>
              <w:spacing w:before="40" w:after="40"/>
              <w:rPr>
                <w:b/>
                <w:lang w:eastAsia="ja-JP"/>
              </w:rPr>
            </w:pPr>
            <w:r w:rsidRPr="00794639">
              <w:rPr>
                <w:b/>
                <w:lang w:eastAsia="ja-JP"/>
              </w:rPr>
              <w:t>+CME ERROR: 3</w:t>
            </w:r>
          </w:p>
          <w:p w14:paraId="0615BA4C" w14:textId="77777777" w:rsidR="00732157" w:rsidRPr="00794639" w:rsidRDefault="00732157" w:rsidP="004651D1">
            <w:pPr>
              <w:spacing w:before="40" w:after="40"/>
              <w:rPr>
                <w:u w:val="single"/>
              </w:rPr>
            </w:pPr>
          </w:p>
          <w:p w14:paraId="165C9A00" w14:textId="60A7668E" w:rsidR="00732157" w:rsidRPr="00794639" w:rsidRDefault="00732157" w:rsidP="00732157">
            <w:pPr>
              <w:pStyle w:val="TableBody"/>
              <w:rPr>
                <w:b/>
              </w:rPr>
            </w:pPr>
            <w:r w:rsidRPr="00794639">
              <w:rPr>
                <w:b/>
              </w:rPr>
              <w:t xml:space="preserve">AT+KBNDCFG=0,189F      </w:t>
            </w:r>
            <w:r w:rsidRPr="00794639">
              <w:rPr>
                <w:lang w:eastAsia="zh-CN"/>
              </w:rPr>
              <w:t>// Set LTE Bands 1,</w:t>
            </w:r>
            <w:r w:rsidR="00A438E3" w:rsidRPr="00794639">
              <w:rPr>
                <w:lang w:eastAsia="zh-CN"/>
              </w:rPr>
              <w:t xml:space="preserve"> </w:t>
            </w:r>
            <w:r w:rsidRPr="00794639">
              <w:rPr>
                <w:lang w:eastAsia="zh-CN"/>
              </w:rPr>
              <w:t>2,</w:t>
            </w:r>
            <w:r w:rsidR="00A438E3" w:rsidRPr="00794639">
              <w:rPr>
                <w:lang w:eastAsia="zh-CN"/>
              </w:rPr>
              <w:t xml:space="preserve"> </w:t>
            </w:r>
            <w:r w:rsidRPr="00794639">
              <w:rPr>
                <w:lang w:eastAsia="zh-CN"/>
              </w:rPr>
              <w:t>3,</w:t>
            </w:r>
            <w:r w:rsidR="00A438E3" w:rsidRPr="00794639">
              <w:rPr>
                <w:lang w:eastAsia="zh-CN"/>
              </w:rPr>
              <w:t xml:space="preserve"> </w:t>
            </w:r>
            <w:r w:rsidRPr="00794639">
              <w:rPr>
                <w:lang w:eastAsia="zh-CN"/>
              </w:rPr>
              <w:t>4,</w:t>
            </w:r>
            <w:r w:rsidR="00A438E3" w:rsidRPr="00794639">
              <w:rPr>
                <w:lang w:eastAsia="zh-CN"/>
              </w:rPr>
              <w:t xml:space="preserve"> </w:t>
            </w:r>
            <w:r w:rsidRPr="00794639">
              <w:rPr>
                <w:lang w:eastAsia="zh-CN"/>
              </w:rPr>
              <w:t>5,</w:t>
            </w:r>
            <w:r w:rsidR="00A438E3" w:rsidRPr="00794639">
              <w:rPr>
                <w:lang w:eastAsia="zh-CN"/>
              </w:rPr>
              <w:t xml:space="preserve"> </w:t>
            </w:r>
            <w:r w:rsidRPr="00794639">
              <w:rPr>
                <w:lang w:eastAsia="zh-CN"/>
              </w:rPr>
              <w:t>8,</w:t>
            </w:r>
            <w:r w:rsidR="00A438E3" w:rsidRPr="00794639">
              <w:rPr>
                <w:lang w:eastAsia="zh-CN"/>
              </w:rPr>
              <w:t xml:space="preserve"> </w:t>
            </w:r>
            <w:r w:rsidRPr="00794639">
              <w:rPr>
                <w:lang w:eastAsia="zh-CN"/>
              </w:rPr>
              <w:t>12,</w:t>
            </w:r>
            <w:r w:rsidR="00A438E3" w:rsidRPr="00794639">
              <w:rPr>
                <w:lang w:eastAsia="zh-CN"/>
              </w:rPr>
              <w:t xml:space="preserve"> </w:t>
            </w:r>
            <w:r w:rsidRPr="00794639">
              <w:rPr>
                <w:lang w:eastAsia="zh-CN"/>
              </w:rPr>
              <w:t>13 for CAT-M1</w:t>
            </w:r>
          </w:p>
          <w:p w14:paraId="798C9EBB" w14:textId="77777777" w:rsidR="00732157" w:rsidRPr="00794639" w:rsidRDefault="00732157" w:rsidP="00732157">
            <w:pPr>
              <w:pStyle w:val="TableBody"/>
              <w:rPr>
                <w:b/>
                <w:lang w:eastAsia="zh-CN"/>
              </w:rPr>
            </w:pPr>
            <w:r w:rsidRPr="00794639">
              <w:rPr>
                <w:b/>
              </w:rPr>
              <w:t>+KBNDCFG: 0,</w:t>
            </w:r>
            <w:r w:rsidRPr="00794639">
              <w:rPr>
                <w:b/>
                <w:lang w:eastAsia="zh-CN"/>
              </w:rPr>
              <w:t>189F</w:t>
            </w:r>
          </w:p>
          <w:p w14:paraId="2B7C851A" w14:textId="77777777" w:rsidR="00732157" w:rsidRDefault="00732157" w:rsidP="00953CD3">
            <w:pPr>
              <w:pStyle w:val="TableBody"/>
              <w:rPr>
                <w:ins w:id="3375" w:author="Sevan Sirapian [2]" w:date="2018-11-26T11:12:00Z"/>
                <w:b/>
              </w:rPr>
            </w:pPr>
            <w:r w:rsidRPr="00794639">
              <w:rPr>
                <w:b/>
              </w:rPr>
              <w:t>OK</w:t>
            </w:r>
          </w:p>
          <w:p w14:paraId="753E6F11" w14:textId="77777777" w:rsidR="00F71D2D" w:rsidRDefault="00F71D2D" w:rsidP="00953CD3">
            <w:pPr>
              <w:pStyle w:val="TableBody"/>
              <w:rPr>
                <w:ins w:id="3376" w:author="Sevan Sirapian [2]" w:date="2018-11-26T11:12:00Z"/>
                <w:b/>
              </w:rPr>
            </w:pPr>
          </w:p>
          <w:p w14:paraId="1D1A81D5" w14:textId="77777777" w:rsidR="00F71D2D" w:rsidRPr="005F2028" w:rsidRDefault="00F71D2D" w:rsidP="00F71D2D">
            <w:pPr>
              <w:pStyle w:val="TableBody"/>
              <w:rPr>
                <w:ins w:id="3377" w:author="Sevan Sirapian [2]" w:date="2018-11-26T11:12:00Z"/>
                <w:b/>
              </w:rPr>
            </w:pPr>
            <w:ins w:id="3378" w:author="Sevan Sirapian [2]" w:date="2018-11-26T11:12:00Z">
              <w:r w:rsidRPr="005F2028">
                <w:rPr>
                  <w:b/>
                </w:rPr>
                <w:t>AT+KSRAT=1</w:t>
              </w:r>
            </w:ins>
          </w:p>
          <w:p w14:paraId="1CF39C00" w14:textId="0A0E31FE" w:rsidR="00F71D2D" w:rsidRPr="005F2028" w:rsidDel="0095421C" w:rsidRDefault="00F71D2D" w:rsidP="00F71D2D">
            <w:pPr>
              <w:pStyle w:val="TableBody"/>
              <w:rPr>
                <w:ins w:id="3379" w:author="Sevan Sirapian [2]" w:date="2018-11-26T11:12:00Z"/>
                <w:del w:id="3380" w:author="Elaine Baricante" w:date="2018-11-26T15:55:00Z"/>
                <w:b/>
              </w:rPr>
            </w:pPr>
          </w:p>
          <w:p w14:paraId="48B47AC0" w14:textId="77777777" w:rsidR="00F71D2D" w:rsidRDefault="00F71D2D" w:rsidP="00F71D2D">
            <w:pPr>
              <w:pStyle w:val="TableBody"/>
              <w:rPr>
                <w:ins w:id="3381" w:author="Sevan Sirapian [2]" w:date="2018-11-26T11:12:00Z"/>
                <w:b/>
              </w:rPr>
            </w:pPr>
            <w:ins w:id="3382" w:author="Sevan Sirapian [2]" w:date="2018-11-26T11:12:00Z">
              <w:r w:rsidRPr="005F2028">
                <w:rPr>
                  <w:b/>
                </w:rPr>
                <w:t>OK</w:t>
              </w:r>
            </w:ins>
          </w:p>
          <w:p w14:paraId="2CFE6337" w14:textId="77777777" w:rsidR="00F71D2D" w:rsidRDefault="00F71D2D" w:rsidP="00F71D2D">
            <w:pPr>
              <w:pStyle w:val="TableBody"/>
              <w:rPr>
                <w:ins w:id="3383" w:author="Sevan Sirapian [2]" w:date="2018-11-26T11:12:00Z"/>
                <w:lang w:eastAsia="zh-CN"/>
              </w:rPr>
            </w:pPr>
          </w:p>
          <w:p w14:paraId="1077AAC1" w14:textId="23283095" w:rsidR="00F71D2D" w:rsidRDefault="00F71D2D" w:rsidP="00F71D2D">
            <w:pPr>
              <w:pStyle w:val="TableBody"/>
              <w:rPr>
                <w:ins w:id="3384" w:author="Sevan Sirapian [2]" w:date="2018-11-26T11:12:00Z"/>
                <w:u w:val="single"/>
              </w:rPr>
            </w:pPr>
            <w:ins w:id="3385" w:author="Sevan Sirapian [2]" w:date="2018-11-26T11:12:00Z">
              <w:r w:rsidRPr="005F2028">
                <w:rPr>
                  <w:lang w:eastAsia="zh-CN"/>
                </w:rPr>
                <w:t xml:space="preserve">// Automatic reboot of </w:t>
              </w:r>
              <w:r w:rsidRPr="00BE65C6">
                <w:rPr>
                  <w:lang w:eastAsia="zh-CN"/>
                </w:rPr>
                <w:t>module</w:t>
              </w:r>
              <w:r w:rsidRPr="00BE65C6">
                <w:rPr>
                  <w:rPrChange w:id="3386" w:author="Elaine Baricante" w:date="2018-11-27T09:52:00Z">
                    <w:rPr>
                      <w:b/>
                    </w:rPr>
                  </w:rPrChange>
                </w:rPr>
                <w:t xml:space="preserve"> to f</w:t>
              </w:r>
              <w:r w:rsidRPr="00BE65C6">
                <w:rPr>
                  <w:lang w:eastAsia="zh-CN"/>
                </w:rPr>
                <w:t>o</w:t>
              </w:r>
              <w:r>
                <w:rPr>
                  <w:lang w:eastAsia="zh-CN"/>
                </w:rPr>
                <w:t>rce initialization of radio to consider new configured</w:t>
              </w:r>
            </w:ins>
            <w:ins w:id="3387" w:author="Elaine Baricante" w:date="2018-11-26T15:56:00Z">
              <w:r w:rsidR="0095421C">
                <w:rPr>
                  <w:lang w:eastAsia="zh-CN"/>
                </w:rPr>
                <w:br/>
              </w:r>
            </w:ins>
            <w:ins w:id="3388" w:author="Sevan Sirapian [2]" w:date="2018-11-26T11:12:00Z">
              <w:del w:id="3389" w:author="Elaine Baricante" w:date="2018-11-26T15:56:00Z">
                <w:r w:rsidDel="0095421C">
                  <w:rPr>
                    <w:lang w:eastAsia="zh-CN"/>
                  </w:rPr>
                  <w:delText xml:space="preserve"> </w:delText>
                </w:r>
              </w:del>
            </w:ins>
            <w:ins w:id="3390" w:author="Elaine Baricante" w:date="2018-11-26T15:56:00Z">
              <w:r w:rsidR="0095421C">
                <w:rPr>
                  <w:lang w:eastAsia="zh-CN"/>
                </w:rPr>
                <w:t xml:space="preserve">// </w:t>
              </w:r>
            </w:ins>
            <w:ins w:id="3391" w:author="Sevan Sirapian [2]" w:date="2018-11-26T11:12:00Z">
              <w:r>
                <w:rPr>
                  <w:lang w:eastAsia="zh-CN"/>
                </w:rPr>
                <w:t>bands</w:t>
              </w:r>
            </w:ins>
          </w:p>
          <w:p w14:paraId="3E851154" w14:textId="77777777" w:rsidR="00F71D2D" w:rsidRDefault="00F71D2D" w:rsidP="00F71D2D">
            <w:pPr>
              <w:pStyle w:val="TableBody"/>
              <w:rPr>
                <w:ins w:id="3392" w:author="Sevan Sirapian [2]" w:date="2018-11-26T11:12:00Z"/>
                <w:b/>
              </w:rPr>
            </w:pPr>
          </w:p>
          <w:p w14:paraId="001525DE" w14:textId="7C065B8D" w:rsidR="00F71D2D" w:rsidRPr="005F2028" w:rsidRDefault="00F71D2D" w:rsidP="00F71D2D">
            <w:pPr>
              <w:pStyle w:val="TableBody"/>
              <w:rPr>
                <w:ins w:id="3393" w:author="Sevan Sirapian [2]" w:date="2018-11-26T11:12:00Z"/>
                <w:b/>
              </w:rPr>
            </w:pPr>
            <w:ins w:id="3394" w:author="Sevan Sirapian [2]" w:date="2018-11-26T11:12:00Z">
              <w:r w:rsidRPr="005F2028">
                <w:rPr>
                  <w:b/>
                </w:rPr>
                <w:t>AT+KSRAT?</w:t>
              </w:r>
              <w:r w:rsidRPr="00287172">
                <w:rPr>
                  <w:lang w:eastAsia="zh-CN"/>
                </w:rPr>
                <w:t xml:space="preserve"> </w:t>
              </w:r>
            </w:ins>
            <w:ins w:id="3395" w:author="Elaine Baricante" w:date="2018-11-26T15:56:00Z">
              <w:r w:rsidR="0095421C">
                <w:rPr>
                  <w:lang w:eastAsia="zh-CN"/>
                </w:rPr>
                <w:tab/>
              </w:r>
            </w:ins>
            <w:ins w:id="3396" w:author="Sevan Sirapian [2]" w:date="2018-11-26T11:12:00Z">
              <w:r w:rsidRPr="00287172">
                <w:rPr>
                  <w:lang w:eastAsia="zh-CN"/>
                </w:rPr>
                <w:t>//</w:t>
              </w:r>
              <w:r>
                <w:rPr>
                  <w:lang w:eastAsia="zh-CN"/>
                </w:rPr>
                <w:t xml:space="preserve"> Get active RAT</w:t>
              </w:r>
            </w:ins>
          </w:p>
          <w:p w14:paraId="465A72CA" w14:textId="78520162" w:rsidR="00F71D2D" w:rsidRDefault="00F71D2D" w:rsidP="00F71D2D">
            <w:pPr>
              <w:pStyle w:val="TableBody"/>
              <w:rPr>
                <w:ins w:id="3397" w:author="Sevan Sirapian [2]" w:date="2018-11-26T11:12:00Z"/>
                <w:b/>
              </w:rPr>
            </w:pPr>
            <w:ins w:id="3398" w:author="Sevan Sirapian [2]" w:date="2018-11-26T11:12:00Z">
              <w:r w:rsidRPr="005F2028">
                <w:rPr>
                  <w:b/>
                </w:rPr>
                <w:t>+KSRAT: 1</w:t>
              </w:r>
              <w:r w:rsidRPr="00DF20AD">
                <w:tab/>
              </w:r>
            </w:ins>
            <w:ins w:id="3399" w:author="Elaine Baricante" w:date="2018-11-26T15:56:00Z">
              <w:r w:rsidR="0095421C">
                <w:tab/>
              </w:r>
            </w:ins>
            <w:ins w:id="3400" w:author="Sevan Sirapian [2]" w:date="2018-11-26T11:12:00Z">
              <w:r w:rsidRPr="00DF20AD">
                <w:t>// Active RAT is NB-1</w:t>
              </w:r>
            </w:ins>
          </w:p>
          <w:p w14:paraId="16F2919E" w14:textId="4F1B6DE2" w:rsidR="00F71D2D" w:rsidRPr="005F2028" w:rsidDel="0095421C" w:rsidRDefault="00F71D2D" w:rsidP="00F71D2D">
            <w:pPr>
              <w:pStyle w:val="TableBody"/>
              <w:rPr>
                <w:ins w:id="3401" w:author="Sevan Sirapian [2]" w:date="2018-11-26T11:12:00Z"/>
                <w:del w:id="3402" w:author="Elaine Baricante" w:date="2018-11-26T15:56:00Z"/>
                <w:b/>
              </w:rPr>
            </w:pPr>
          </w:p>
          <w:p w14:paraId="72C92087" w14:textId="77777777" w:rsidR="00F71D2D" w:rsidRPr="005F2028" w:rsidRDefault="00F71D2D" w:rsidP="00F71D2D">
            <w:pPr>
              <w:pStyle w:val="TableBody"/>
              <w:rPr>
                <w:ins w:id="3403" w:author="Sevan Sirapian [2]" w:date="2018-11-26T11:12:00Z"/>
                <w:b/>
              </w:rPr>
            </w:pPr>
            <w:ins w:id="3404" w:author="Sevan Sirapian [2]" w:date="2018-11-26T11:12:00Z">
              <w:r w:rsidRPr="005F2028">
                <w:rPr>
                  <w:b/>
                </w:rPr>
                <w:t>OK</w:t>
              </w:r>
            </w:ins>
          </w:p>
          <w:p w14:paraId="28F1DBD9" w14:textId="77777777" w:rsidR="00F71D2D" w:rsidRDefault="00F71D2D" w:rsidP="00F71D2D">
            <w:pPr>
              <w:pStyle w:val="TableBody"/>
              <w:rPr>
                <w:ins w:id="3405" w:author="Sevan Sirapian [2]" w:date="2018-11-26T11:12:00Z"/>
                <w:b/>
              </w:rPr>
            </w:pPr>
          </w:p>
          <w:p w14:paraId="618BD099" w14:textId="1B494EBF" w:rsidR="00F71D2D" w:rsidRPr="005F2028" w:rsidRDefault="00F71D2D" w:rsidP="00F71D2D">
            <w:pPr>
              <w:pStyle w:val="TableBody"/>
              <w:rPr>
                <w:ins w:id="3406" w:author="Sevan Sirapian [2]" w:date="2018-11-26T11:12:00Z"/>
                <w:b/>
              </w:rPr>
            </w:pPr>
            <w:ins w:id="3407" w:author="Sevan Sirapian [2]" w:date="2018-11-26T11:12:00Z">
              <w:r w:rsidRPr="005F2028">
                <w:rPr>
                  <w:b/>
                </w:rPr>
                <w:t>AT+KBNDCFG?</w:t>
              </w:r>
              <w:r>
                <w:rPr>
                  <w:b/>
                </w:rPr>
                <w:t xml:space="preserve">    </w:t>
              </w:r>
            </w:ins>
            <w:ins w:id="3408" w:author="Elaine Baricante" w:date="2018-11-26T15:56:00Z">
              <w:r w:rsidR="0095421C">
                <w:rPr>
                  <w:b/>
                </w:rPr>
                <w:tab/>
              </w:r>
              <w:r w:rsidR="0095421C">
                <w:rPr>
                  <w:b/>
                </w:rPr>
                <w:tab/>
              </w:r>
              <w:r w:rsidR="0095421C">
                <w:rPr>
                  <w:b/>
                </w:rPr>
                <w:tab/>
              </w:r>
              <w:r w:rsidR="0095421C">
                <w:rPr>
                  <w:b/>
                </w:rPr>
                <w:tab/>
              </w:r>
              <w:r w:rsidR="0095421C">
                <w:rPr>
                  <w:b/>
                </w:rPr>
                <w:tab/>
              </w:r>
            </w:ins>
            <w:ins w:id="3409" w:author="Sevan Sirapian [2]" w:date="2018-11-26T11:12:00Z">
              <w:r w:rsidRPr="00287172">
                <w:rPr>
                  <w:lang w:eastAsia="zh-CN"/>
                </w:rPr>
                <w:t xml:space="preserve">// </w:t>
              </w:r>
              <w:r>
                <w:rPr>
                  <w:lang w:eastAsia="zh-CN"/>
                </w:rPr>
                <w:t>Get configured network b</w:t>
              </w:r>
              <w:r w:rsidRPr="00287172">
                <w:rPr>
                  <w:lang w:eastAsia="zh-CN"/>
                </w:rPr>
                <w:t>and</w:t>
              </w:r>
              <w:r>
                <w:rPr>
                  <w:lang w:eastAsia="zh-CN"/>
                </w:rPr>
                <w:t>s</w:t>
              </w:r>
              <w:del w:id="3410" w:author="Elaine Baricante" w:date="2018-11-26T15:56:00Z">
                <w:r w:rsidDel="0095421C">
                  <w:rPr>
                    <w:lang w:eastAsia="zh-CN"/>
                  </w:rPr>
                  <w:delText xml:space="preserve">: </w:delText>
                </w:r>
              </w:del>
            </w:ins>
          </w:p>
          <w:p w14:paraId="4BCE6356" w14:textId="77777777" w:rsidR="00F71D2D" w:rsidRPr="005F2028" w:rsidRDefault="00F71D2D" w:rsidP="00F71D2D">
            <w:pPr>
              <w:pStyle w:val="TableBody"/>
              <w:rPr>
                <w:ins w:id="3411" w:author="Sevan Sirapian [2]" w:date="2018-11-26T11:12:00Z"/>
                <w:b/>
              </w:rPr>
            </w:pPr>
            <w:ins w:id="3412" w:author="Sevan Sirapian [2]" w:date="2018-11-26T11:12:00Z">
              <w:r w:rsidRPr="005F2028">
                <w:rPr>
                  <w:b/>
                </w:rPr>
                <w:t>+KBNDCFG:0,0</w:t>
              </w:r>
            </w:ins>
          </w:p>
          <w:p w14:paraId="47C5A758" w14:textId="784FC849" w:rsidR="00F71D2D" w:rsidRPr="005F2028" w:rsidRDefault="00F71D2D" w:rsidP="00F71D2D">
            <w:pPr>
              <w:pStyle w:val="TableBody"/>
              <w:rPr>
                <w:ins w:id="3413" w:author="Sevan Sirapian [2]" w:date="2018-11-26T11:12:00Z"/>
                <w:b/>
              </w:rPr>
            </w:pPr>
            <w:ins w:id="3414" w:author="Sevan Sirapian [2]" w:date="2018-11-26T11:12:00Z">
              <w:r w:rsidRPr="005F2028">
                <w:rPr>
                  <w:b/>
                </w:rPr>
                <w:t>+KBNDCFG:1,0000000000000000000</w:t>
              </w:r>
              <w:r>
                <w:rPr>
                  <w:b/>
                </w:rPr>
                <w:t>E</w:t>
              </w:r>
              <w:r w:rsidR="0032001E">
                <w:rPr>
                  <w:b/>
                </w:rPr>
                <w:tab/>
              </w:r>
            </w:ins>
            <w:ins w:id="3415" w:author="Elaine Baricante" w:date="2018-11-26T15:56:00Z">
              <w:r w:rsidR="0095421C">
                <w:rPr>
                  <w:b/>
                </w:rPr>
                <w:tab/>
              </w:r>
            </w:ins>
            <w:ins w:id="3416" w:author="Sevan Sirapian [2]" w:date="2018-11-26T11:12:00Z">
              <w:r w:rsidR="0032001E">
                <w:rPr>
                  <w:b/>
                </w:rPr>
                <w:t xml:space="preserve">// </w:t>
              </w:r>
              <w:r w:rsidR="0032001E">
                <w:rPr>
                  <w:lang w:eastAsia="zh-CN"/>
                </w:rPr>
                <w:t>LTE bands 1,2,3</w:t>
              </w:r>
              <w:r w:rsidR="0032001E">
                <w:rPr>
                  <w:b/>
                </w:rPr>
                <w:t xml:space="preserve"> </w:t>
              </w:r>
              <w:r w:rsidR="0032001E" w:rsidRPr="009E380C">
                <w:t xml:space="preserve">for </w:t>
              </w:r>
              <w:r w:rsidR="0032001E">
                <w:t>NB</w:t>
              </w:r>
              <w:r w:rsidR="0032001E" w:rsidRPr="009E380C">
                <w:t>1</w:t>
              </w:r>
            </w:ins>
          </w:p>
          <w:p w14:paraId="04B1B14A" w14:textId="77777777" w:rsidR="00F71D2D" w:rsidRPr="005F2028" w:rsidDel="0095421C" w:rsidRDefault="00F71D2D" w:rsidP="00F71D2D">
            <w:pPr>
              <w:pStyle w:val="TableBody"/>
              <w:rPr>
                <w:ins w:id="3417" w:author="Sevan Sirapian [2]" w:date="2018-11-26T11:12:00Z"/>
                <w:del w:id="3418" w:author="Elaine Baricante" w:date="2018-11-26T15:56:00Z"/>
                <w:color w:val="333333"/>
                <w:sz w:val="21"/>
                <w:szCs w:val="21"/>
                <w:lang w:eastAsia="fr-FR"/>
              </w:rPr>
            </w:pPr>
            <w:ins w:id="3419" w:author="Sevan Sirapian [2]" w:date="2018-11-26T11:12:00Z">
              <w:r w:rsidRPr="005F2028">
                <w:rPr>
                  <w:b/>
                </w:rPr>
                <w:t>+KBNDCFG:2,0</w:t>
              </w:r>
            </w:ins>
          </w:p>
          <w:p w14:paraId="2FEB20F3" w14:textId="77777777" w:rsidR="00F71D2D" w:rsidRDefault="00F71D2D" w:rsidP="00F71D2D">
            <w:pPr>
              <w:pStyle w:val="TableBody"/>
              <w:rPr>
                <w:ins w:id="3420" w:author="Sevan Sirapian [2]" w:date="2018-11-26T11:12:00Z"/>
                <w:u w:val="single"/>
              </w:rPr>
            </w:pPr>
          </w:p>
          <w:p w14:paraId="1B7E0A78" w14:textId="6A5BE58A" w:rsidR="00F71D2D" w:rsidRPr="00794639" w:rsidRDefault="00F71D2D" w:rsidP="00F71D2D">
            <w:pPr>
              <w:pStyle w:val="TableBody"/>
              <w:rPr>
                <w:b/>
              </w:rPr>
            </w:pPr>
            <w:ins w:id="3421" w:author="Sevan Sirapian [2]" w:date="2018-11-26T11:12:00Z">
              <w:r w:rsidRPr="005F2028">
                <w:rPr>
                  <w:b/>
                </w:rPr>
                <w:t>OK</w:t>
              </w:r>
            </w:ins>
          </w:p>
        </w:tc>
      </w:tr>
    </w:tbl>
    <w:p w14:paraId="3CF203B9" w14:textId="70D9FA7D" w:rsidR="003F5BBA" w:rsidRPr="00794639" w:rsidRDefault="00CF13E2" w:rsidP="00F2156B">
      <w:pPr>
        <w:pStyle w:val="Heading2"/>
      </w:pPr>
      <w:bookmarkStart w:id="3422" w:name="_Toc518315771"/>
      <w:bookmarkStart w:id="3423" w:name="_Toc518317855"/>
      <w:bookmarkStart w:id="3424" w:name="_Toc518402422"/>
      <w:bookmarkStart w:id="3425" w:name="_Toc518404112"/>
      <w:bookmarkStart w:id="3426" w:name="_Toc518455869"/>
      <w:bookmarkStart w:id="3427" w:name="_Ref518318680"/>
      <w:bookmarkStart w:id="3428" w:name="_Toc531700605"/>
      <w:bookmarkEnd w:id="3422"/>
      <w:bookmarkEnd w:id="3423"/>
      <w:bookmarkEnd w:id="3424"/>
      <w:bookmarkEnd w:id="3425"/>
      <w:bookmarkEnd w:id="3426"/>
      <w:r w:rsidRPr="00794639">
        <w:lastRenderedPageBreak/>
        <w:t xml:space="preserve">+KBND Command: </w:t>
      </w:r>
      <w:r w:rsidR="003F5BBA" w:rsidRPr="00794639">
        <w:t xml:space="preserve">Get </w:t>
      </w:r>
      <w:r w:rsidR="00C45EBB" w:rsidRPr="00794639">
        <w:t>A</w:t>
      </w:r>
      <w:r w:rsidR="003F5BBA" w:rsidRPr="00794639">
        <w:t xml:space="preserve">ctive LTE </w:t>
      </w:r>
      <w:r w:rsidR="00C45EBB" w:rsidRPr="00794639">
        <w:t>B</w:t>
      </w:r>
      <w:r w:rsidR="003F5BBA" w:rsidRPr="00794639">
        <w:t>and(s)</w:t>
      </w:r>
      <w:bookmarkEnd w:id="3427"/>
      <w:bookmarkEnd w:id="3428"/>
    </w:p>
    <w:tbl>
      <w:tblPr>
        <w:tblStyle w:val="TableSWIleft"/>
        <w:tblW w:w="8997" w:type="dxa"/>
        <w:tblLayout w:type="fixed"/>
        <w:tblLook w:val="04A0" w:firstRow="1" w:lastRow="0" w:firstColumn="1" w:lastColumn="0" w:noHBand="0" w:noVBand="1"/>
      </w:tblPr>
      <w:tblGrid>
        <w:gridCol w:w="1707"/>
        <w:gridCol w:w="7290"/>
      </w:tblGrid>
      <w:tr w:rsidR="006907A4" w:rsidRPr="00794639" w14:paraId="60F70D8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F52A7AA" w14:textId="77777777" w:rsidR="006907A4" w:rsidRPr="00794639" w:rsidRDefault="006907A4">
            <w:pPr>
              <w:pStyle w:val="TableRowHead"/>
              <w:spacing w:before="144" w:after="144"/>
              <w:rPr>
                <w:bCs w:val="0"/>
              </w:rPr>
            </w:pPr>
            <w:r w:rsidRPr="00794639">
              <w:t>HL78xx</w:t>
            </w:r>
          </w:p>
        </w:tc>
      </w:tr>
      <w:tr w:rsidR="006907A4" w:rsidRPr="00794639" w14:paraId="232E9DE0" w14:textId="77777777" w:rsidTr="00170927">
        <w:trPr>
          <w:cantSplit w:val="0"/>
          <w:trHeight w:val="978"/>
        </w:trPr>
        <w:tc>
          <w:tcPr>
            <w:tcW w:w="1707" w:type="dxa"/>
          </w:tcPr>
          <w:p w14:paraId="00CE0B86" w14:textId="77777777" w:rsidR="006907A4" w:rsidRPr="00794639" w:rsidRDefault="006907A4" w:rsidP="00170927">
            <w:pPr>
              <w:pStyle w:val="TableBody"/>
              <w:rPr>
                <w:i/>
              </w:rPr>
            </w:pPr>
            <w:r w:rsidRPr="00794639">
              <w:rPr>
                <w:i/>
              </w:rPr>
              <w:t>Read command</w:t>
            </w:r>
          </w:p>
          <w:p w14:paraId="7B9CB83E" w14:textId="77777777" w:rsidR="006907A4" w:rsidRPr="00794639" w:rsidRDefault="006907A4" w:rsidP="00170927">
            <w:pPr>
              <w:pStyle w:val="TableBody"/>
            </w:pPr>
          </w:p>
          <w:p w14:paraId="465514F1" w14:textId="77777777" w:rsidR="006907A4" w:rsidRPr="00794639" w:rsidRDefault="006907A4" w:rsidP="00170927">
            <w:pPr>
              <w:pStyle w:val="TableBody"/>
              <w:rPr>
                <w:u w:val="single"/>
              </w:rPr>
            </w:pPr>
            <w:r w:rsidRPr="00794639">
              <w:rPr>
                <w:u w:val="single"/>
              </w:rPr>
              <w:t>Syntax</w:t>
            </w:r>
          </w:p>
          <w:p w14:paraId="333792FD" w14:textId="2AB9A974" w:rsidR="006907A4" w:rsidRPr="00794639" w:rsidRDefault="006907A4" w:rsidP="00170927">
            <w:pPr>
              <w:pStyle w:val="TableBody"/>
              <w:rPr>
                <w:b/>
              </w:rPr>
            </w:pPr>
            <w:r w:rsidRPr="00794639">
              <w:rPr>
                <w:b/>
              </w:rPr>
              <w:t>AT+KBND?</w:t>
            </w:r>
          </w:p>
        </w:tc>
        <w:tc>
          <w:tcPr>
            <w:tcW w:w="7290" w:type="dxa"/>
          </w:tcPr>
          <w:p w14:paraId="1A305FC5" w14:textId="77777777" w:rsidR="00A21228" w:rsidRDefault="00A21228" w:rsidP="00170927">
            <w:pPr>
              <w:pStyle w:val="TableBody"/>
              <w:rPr>
                <w:ins w:id="3429" w:author="Elaine Baricante" w:date="2018-11-26T15:57:00Z"/>
                <w:u w:val="single"/>
              </w:rPr>
            </w:pPr>
          </w:p>
          <w:p w14:paraId="134FE10C" w14:textId="77777777" w:rsidR="00A21228" w:rsidRDefault="00A21228" w:rsidP="00170927">
            <w:pPr>
              <w:pStyle w:val="TableBody"/>
              <w:rPr>
                <w:ins w:id="3430" w:author="Elaine Baricante" w:date="2018-11-26T15:57:00Z"/>
                <w:u w:val="single"/>
              </w:rPr>
            </w:pPr>
          </w:p>
          <w:p w14:paraId="760EB0F9" w14:textId="179A3E2C" w:rsidR="006907A4" w:rsidRPr="00794639" w:rsidRDefault="006907A4" w:rsidP="00170927">
            <w:pPr>
              <w:pStyle w:val="TableBody"/>
              <w:rPr>
                <w:u w:val="single"/>
              </w:rPr>
            </w:pPr>
            <w:r w:rsidRPr="00794639">
              <w:rPr>
                <w:u w:val="single"/>
              </w:rPr>
              <w:t>Response</w:t>
            </w:r>
          </w:p>
          <w:p w14:paraId="2CA84216" w14:textId="2507BF8A" w:rsidR="006907A4" w:rsidRPr="00794639" w:rsidRDefault="006907A4" w:rsidP="00170927">
            <w:pPr>
              <w:pStyle w:val="TableBody"/>
            </w:pPr>
            <w:r w:rsidRPr="00794639">
              <w:rPr>
                <w:b/>
              </w:rPr>
              <w:t>+KBND: &lt;RAT&gt;,</w:t>
            </w:r>
            <w:r w:rsidRPr="00794639">
              <w:t xml:space="preserve">(the active </w:t>
            </w:r>
            <w:r w:rsidRPr="00794639">
              <w:rPr>
                <w:b/>
              </w:rPr>
              <w:t>&lt;bnd bitmap&gt;</w:t>
            </w:r>
            <w:r w:rsidRPr="00794639">
              <w:t>)</w:t>
            </w:r>
          </w:p>
          <w:p w14:paraId="4DFC02C2" w14:textId="77777777" w:rsidR="006907A4" w:rsidRPr="00794639" w:rsidRDefault="006907A4" w:rsidP="00170927">
            <w:pPr>
              <w:pStyle w:val="TableBody"/>
              <w:rPr>
                <w:b/>
              </w:rPr>
            </w:pPr>
            <w:r w:rsidRPr="00794639">
              <w:rPr>
                <w:b/>
              </w:rPr>
              <w:t>OK</w:t>
            </w:r>
          </w:p>
          <w:p w14:paraId="5802B23A" w14:textId="77777777" w:rsidR="006907A4" w:rsidRPr="00794639" w:rsidRDefault="006907A4" w:rsidP="00170927">
            <w:pPr>
              <w:pStyle w:val="TableBody"/>
              <w:rPr>
                <w:u w:val="single"/>
              </w:rPr>
            </w:pPr>
          </w:p>
          <w:p w14:paraId="7A7C4E88" w14:textId="2296D136" w:rsidR="006907A4" w:rsidRPr="00794639" w:rsidRDefault="006907A4" w:rsidP="00170927">
            <w:pPr>
              <w:pStyle w:val="TableBody"/>
              <w:rPr>
                <w:u w:val="single"/>
              </w:rPr>
            </w:pPr>
            <w:r w:rsidRPr="00794639">
              <w:rPr>
                <w:u w:val="single"/>
              </w:rPr>
              <w:t>Parameter</w:t>
            </w:r>
            <w:ins w:id="3431" w:author="Elaine Baricante" w:date="2018-11-26T15:57:00Z">
              <w:r w:rsidR="00A21228">
                <w:rPr>
                  <w:u w:val="single"/>
                </w:rPr>
                <w:t>s</w:t>
              </w:r>
            </w:ins>
          </w:p>
          <w:p w14:paraId="0DDDB417" w14:textId="77777777" w:rsidR="006907A4" w:rsidRPr="00794639" w:rsidRDefault="006907A4" w:rsidP="00170927">
            <w:pPr>
              <w:pStyle w:val="TableBody"/>
            </w:pPr>
            <w:r w:rsidRPr="00794639">
              <w:rPr>
                <w:b/>
              </w:rPr>
              <w:t>&lt;RAT&gt;</w:t>
            </w:r>
            <w:r w:rsidRPr="00794639">
              <w:rPr>
                <w:b/>
              </w:rPr>
              <w:tab/>
            </w:r>
            <w:r w:rsidRPr="00794639">
              <w:t>Radio Access Technology</w:t>
            </w:r>
          </w:p>
          <w:p w14:paraId="60F4846B" w14:textId="736A8C5C" w:rsidR="003468A0" w:rsidRPr="00794639" w:rsidRDefault="003468A0" w:rsidP="00170927">
            <w:pPr>
              <w:pStyle w:val="TableBody"/>
            </w:pPr>
            <w:r w:rsidRPr="00794639">
              <w:t>0</w:t>
            </w:r>
            <w:r w:rsidRPr="00794639">
              <w:tab/>
            </w:r>
            <w:r w:rsidR="006907A4" w:rsidRPr="00794639">
              <w:t>CAT-M1</w:t>
            </w:r>
            <w:ins w:id="3432" w:author="Elaine Baricante" w:date="2018-11-26T15:51:00Z">
              <w:r w:rsidR="002162DC">
                <w:t xml:space="preserve"> (this is the only RAT available </w:t>
              </w:r>
            </w:ins>
            <w:ins w:id="3433" w:author="Elaine Baricante" w:date="2018-11-26T15:52:00Z">
              <w:r w:rsidR="002162DC">
                <w:t>on</w:t>
              </w:r>
            </w:ins>
            <w:ins w:id="3434" w:author="Elaine Baricante" w:date="2018-11-26T15:51:00Z">
              <w:r w:rsidR="002162DC">
                <w:t xml:space="preserve"> the HL7800-M)</w:t>
              </w:r>
            </w:ins>
          </w:p>
          <w:p w14:paraId="4E19F7A0" w14:textId="3D9639DA" w:rsidR="003468A0" w:rsidRPr="00794639" w:rsidRDefault="003468A0" w:rsidP="00170927">
            <w:pPr>
              <w:spacing w:before="40" w:after="40"/>
              <w:rPr>
                <w:lang w:eastAsia="ja-JP"/>
              </w:rPr>
            </w:pPr>
            <w:commentRangeStart w:id="3435"/>
            <w:r w:rsidRPr="00794639">
              <w:rPr>
                <w:lang w:eastAsia="ja-JP"/>
              </w:rPr>
              <w:t>1</w:t>
            </w:r>
            <w:r w:rsidRPr="00794639">
              <w:rPr>
                <w:lang w:eastAsia="ja-JP"/>
              </w:rPr>
              <w:tab/>
              <w:t xml:space="preserve">NB1 </w:t>
            </w:r>
            <w:del w:id="3436" w:author="Sevan Sirapian [2]" w:date="2018-11-26T11:12:00Z">
              <w:r w:rsidRPr="00794639">
                <w:rPr>
                  <w:lang w:eastAsia="ja-JP"/>
                </w:rPr>
                <w:delText>(will be available in a future release)</w:delText>
              </w:r>
            </w:del>
          </w:p>
          <w:p w14:paraId="553D8227" w14:textId="473628F3" w:rsidR="003468A0" w:rsidRPr="00794639" w:rsidRDefault="003468A0" w:rsidP="00170927">
            <w:pPr>
              <w:spacing w:before="40" w:after="40"/>
              <w:rPr>
                <w:lang w:eastAsia="ja-JP"/>
              </w:rPr>
            </w:pPr>
            <w:r w:rsidRPr="00794639">
              <w:rPr>
                <w:lang w:eastAsia="ja-JP"/>
              </w:rPr>
              <w:t>2</w:t>
            </w:r>
            <w:r w:rsidRPr="00794639">
              <w:rPr>
                <w:lang w:eastAsia="ja-JP"/>
              </w:rPr>
              <w:tab/>
              <w:t>GSM (for HL7802 only</w:t>
            </w:r>
            <w:del w:id="3437" w:author="Sevan Sirapian [2]" w:date="2018-11-26T11:12:00Z">
              <w:r w:rsidR="00182632" w:rsidRPr="00794639">
                <w:rPr>
                  <w:lang w:eastAsia="ja-JP"/>
                </w:rPr>
                <w:delText>; will be available in a future release</w:delText>
              </w:r>
              <w:r w:rsidRPr="00794639">
                <w:rPr>
                  <w:lang w:eastAsia="ja-JP"/>
                </w:rPr>
                <w:delText>)</w:delText>
              </w:r>
            </w:del>
            <w:ins w:id="3438" w:author="Sevan Sirapian [2]" w:date="2018-11-26T11:12:00Z">
              <w:r w:rsidRPr="00794639">
                <w:rPr>
                  <w:lang w:eastAsia="ja-JP"/>
                </w:rPr>
                <w:t>)</w:t>
              </w:r>
              <w:commentRangeEnd w:id="3435"/>
              <w:r w:rsidR="009202D4">
                <w:rPr>
                  <w:rStyle w:val="CommentReference"/>
                  <w:rFonts w:ascii="Verdana" w:hAnsi="Verdana"/>
                </w:rPr>
                <w:commentReference w:id="3435"/>
              </w:r>
            </w:ins>
          </w:p>
          <w:p w14:paraId="23B737D3" w14:textId="77777777" w:rsidR="006907A4" w:rsidRPr="00794639" w:rsidRDefault="006907A4" w:rsidP="00170927">
            <w:pPr>
              <w:pStyle w:val="TableBody"/>
              <w:rPr>
                <w:u w:val="single"/>
              </w:rPr>
            </w:pPr>
          </w:p>
          <w:p w14:paraId="2EBBB8BC" w14:textId="364BCA67" w:rsidR="00182632" w:rsidRPr="00794639" w:rsidRDefault="006907A4" w:rsidP="00170927">
            <w:pPr>
              <w:pStyle w:val="TableBody"/>
            </w:pPr>
            <w:r w:rsidRPr="00794639">
              <w:rPr>
                <w:b/>
              </w:rPr>
              <w:t>&lt;bnd bitmap&gt;</w:t>
            </w:r>
            <w:r w:rsidR="00182632" w:rsidRPr="00794639">
              <w:rPr>
                <w:b/>
              </w:rPr>
              <w:tab/>
            </w:r>
            <w:r w:rsidRPr="00794639">
              <w:t>Band bitmap in hexadecimal</w:t>
            </w:r>
            <w:r w:rsidRPr="00794639">
              <w:rPr>
                <w:b/>
              </w:rPr>
              <w:t xml:space="preserve"> </w:t>
            </w:r>
            <w:r w:rsidRPr="00794639">
              <w:t xml:space="preserve">format without </w:t>
            </w:r>
            <w:r w:rsidR="00182632" w:rsidRPr="00794639">
              <w:t xml:space="preserve">the </w:t>
            </w:r>
            <w:r w:rsidRPr="00794639">
              <w:t>0x prefix</w:t>
            </w:r>
            <w:r w:rsidR="00182632" w:rsidRPr="00794639">
              <w:t>. This is the logical representation of 1&lt;&lt;(BandNumber -1).</w:t>
            </w:r>
          </w:p>
          <w:p w14:paraId="3441E302" w14:textId="2A999AB0" w:rsidR="00182632" w:rsidRDefault="00182632" w:rsidP="00170927">
            <w:pPr>
              <w:spacing w:before="40" w:after="40"/>
              <w:rPr>
                <w:lang w:eastAsia="ja-JP"/>
              </w:rPr>
            </w:pPr>
            <w:r w:rsidRPr="00794639">
              <w:rPr>
                <w:lang w:eastAsia="ja-JP"/>
              </w:rPr>
              <w:t>(Currently only used for RAT CAT-M1</w:t>
            </w:r>
            <w:commentRangeStart w:id="3439"/>
            <w:commentRangeEnd w:id="3439"/>
            <w:r w:rsidR="00732157" w:rsidRPr="00794639">
              <w:rPr>
                <w:rStyle w:val="CommentReference"/>
                <w:rFonts w:ascii="Verdana" w:hAnsi="Verdana"/>
              </w:rPr>
              <w:commentReference w:id="3439"/>
            </w:r>
            <w:ins w:id="3440" w:author="Sevan Sirapian [2]" w:date="2018-11-26T11:12:00Z">
              <w:r w:rsidR="009202D4">
                <w:rPr>
                  <w:lang w:eastAsia="ja-JP"/>
                </w:rPr>
                <w:t xml:space="preserve"> or NB-1</w:t>
              </w:r>
            </w:ins>
            <w:r w:rsidRPr="00794639">
              <w:rPr>
                <w:lang w:eastAsia="ja-JP"/>
              </w:rPr>
              <w:t>)</w:t>
            </w:r>
          </w:p>
          <w:p w14:paraId="61D00D21" w14:textId="77777777" w:rsidR="009202D4" w:rsidRPr="000656F8" w:rsidRDefault="009202D4" w:rsidP="00170927">
            <w:pPr>
              <w:spacing w:before="40" w:after="40"/>
              <w:rPr>
                <w:ins w:id="3441" w:author="Sevan Sirapian [2]" w:date="2018-11-26T11:12:00Z"/>
                <w:lang w:eastAsia="ja-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9202D4" w:rsidRPr="00794639" w14:paraId="580F569B" w14:textId="77777777" w:rsidTr="004651D1">
              <w:tc>
                <w:tcPr>
                  <w:tcW w:w="3289" w:type="dxa"/>
                </w:tcPr>
                <w:p w14:paraId="7994AD08" w14:textId="070E916B" w:rsidR="009202D4" w:rsidRPr="007E4A1F" w:rsidRDefault="009202D4" w:rsidP="009202D4">
                  <w:pPr>
                    <w:pStyle w:val="TableBody"/>
                    <w:rPr>
                      <w:u w:val="single"/>
                    </w:rPr>
                  </w:pPr>
                  <w:commentRangeStart w:id="3442"/>
                  <w:r>
                    <w:rPr>
                      <w:lang w:eastAsia="zh-CN"/>
                    </w:rPr>
                    <w:t xml:space="preserve">0000 00000000 </w:t>
                  </w:r>
                  <w:r>
                    <w:rPr>
                      <w:color w:val="auto"/>
                      <w:rPrChange w:id="3443" w:author="Sevan Sirapian [2]" w:date="2018-11-26T11:12:00Z">
                        <w:rPr/>
                      </w:rPrChange>
                    </w:rPr>
                    <w:t>00000000</w:t>
                  </w:r>
                </w:p>
              </w:tc>
              <w:tc>
                <w:tcPr>
                  <w:tcW w:w="3289" w:type="dxa"/>
                </w:tcPr>
                <w:p w14:paraId="57BF1181" w14:textId="79EDE637" w:rsidR="009202D4" w:rsidRPr="007E4A1F" w:rsidRDefault="006907A4" w:rsidP="009202D4">
                  <w:pPr>
                    <w:pStyle w:val="TableBody"/>
                    <w:rPr>
                      <w:u w:val="single"/>
                    </w:rPr>
                  </w:pPr>
                  <w:del w:id="3444" w:author="Sevan Sirapian [2]" w:date="2018-11-26T11:12:00Z">
                    <w:r w:rsidRPr="007E4A1F">
                      <w:rPr>
                        <w:lang w:eastAsia="zh-CN"/>
                      </w:rPr>
                      <w:delText>No current active band</w:delText>
                    </w:r>
                  </w:del>
                  <w:ins w:id="3445" w:author="Sevan Sirapian [2]" w:date="2018-11-26T11:12:00Z">
                    <w:r w:rsidR="009202D4">
                      <w:rPr>
                        <w:lang w:eastAsia="zh-CN"/>
                      </w:rPr>
                      <w:t xml:space="preserve">Not </w:t>
                    </w:r>
                  </w:ins>
                  <w:ins w:id="3446" w:author="Elaine Baricante" w:date="2018-11-27T09:52:00Z">
                    <w:r w:rsidR="00BE65C6">
                      <w:rPr>
                        <w:lang w:eastAsia="zh-CN"/>
                      </w:rPr>
                      <w:t>a</w:t>
                    </w:r>
                  </w:ins>
                  <w:ins w:id="3447" w:author="Sevan Sirapian [2]" w:date="2018-11-26T11:12:00Z">
                    <w:del w:id="3448" w:author="Elaine Baricante" w:date="2018-11-27T09:52:00Z">
                      <w:r w:rsidR="009202D4" w:rsidDel="00BE65C6">
                        <w:rPr>
                          <w:lang w:eastAsia="zh-CN"/>
                        </w:rPr>
                        <w:delText>A</w:delText>
                      </w:r>
                    </w:del>
                    <w:r w:rsidR="009202D4">
                      <w:rPr>
                        <w:lang w:eastAsia="zh-CN"/>
                      </w:rPr>
                      <w:t>vailable</w:t>
                    </w:r>
                  </w:ins>
                </w:p>
              </w:tc>
            </w:tr>
            <w:tr w:rsidR="009202D4" w:rsidRPr="00794639" w14:paraId="33355854" w14:textId="77777777" w:rsidTr="004651D1">
              <w:tc>
                <w:tcPr>
                  <w:tcW w:w="3289" w:type="dxa"/>
                </w:tcPr>
                <w:p w14:paraId="5F7A62DB" w14:textId="6B931A1E" w:rsidR="009202D4" w:rsidRPr="00794639" w:rsidRDefault="009202D4" w:rsidP="009202D4">
                  <w:pPr>
                    <w:pStyle w:val="TableBody"/>
                    <w:rPr>
                      <w:u w:val="single"/>
                    </w:rPr>
                  </w:pPr>
                  <w:r>
                    <w:rPr>
                      <w:lang w:eastAsia="zh-CN"/>
                    </w:rPr>
                    <w:t xml:space="preserve">0000 00000000 </w:t>
                  </w:r>
                  <w:r>
                    <w:rPr>
                      <w:color w:val="auto"/>
                      <w:rPrChange w:id="3449" w:author="Sevan Sirapian [2]" w:date="2018-11-26T11:12:00Z">
                        <w:rPr/>
                      </w:rPrChange>
                    </w:rPr>
                    <w:t>00000001</w:t>
                  </w:r>
                </w:p>
              </w:tc>
              <w:tc>
                <w:tcPr>
                  <w:tcW w:w="3289" w:type="dxa"/>
                </w:tcPr>
                <w:p w14:paraId="752F50A2" w14:textId="055DDE86" w:rsidR="009202D4" w:rsidRPr="00794639" w:rsidRDefault="009202D4" w:rsidP="009202D4">
                  <w:pPr>
                    <w:pStyle w:val="TableBody"/>
                    <w:rPr>
                      <w:u w:val="single"/>
                    </w:rPr>
                  </w:pPr>
                  <w:r>
                    <w:rPr>
                      <w:lang w:eastAsia="zh-CN"/>
                    </w:rPr>
                    <w:t>LTE Band 1 (2000 MHz)</w:t>
                  </w:r>
                </w:p>
              </w:tc>
            </w:tr>
            <w:tr w:rsidR="009202D4" w:rsidRPr="00794639" w14:paraId="22D63253" w14:textId="77777777" w:rsidTr="004651D1">
              <w:tc>
                <w:tcPr>
                  <w:tcW w:w="3289" w:type="dxa"/>
                </w:tcPr>
                <w:p w14:paraId="208A6390" w14:textId="77C95745" w:rsidR="009202D4" w:rsidRPr="00794639" w:rsidRDefault="009202D4" w:rsidP="009202D4">
                  <w:pPr>
                    <w:pStyle w:val="TableBody"/>
                    <w:rPr>
                      <w:u w:val="single"/>
                    </w:rPr>
                  </w:pPr>
                  <w:r>
                    <w:rPr>
                      <w:lang w:eastAsia="zh-CN"/>
                    </w:rPr>
                    <w:t xml:space="preserve">0000 00000000 </w:t>
                  </w:r>
                  <w:r>
                    <w:rPr>
                      <w:color w:val="auto"/>
                      <w:rPrChange w:id="3450" w:author="Sevan Sirapian [2]" w:date="2018-11-26T11:12:00Z">
                        <w:rPr/>
                      </w:rPrChange>
                    </w:rPr>
                    <w:t>00000002</w:t>
                  </w:r>
                </w:p>
              </w:tc>
              <w:tc>
                <w:tcPr>
                  <w:tcW w:w="3289" w:type="dxa"/>
                </w:tcPr>
                <w:p w14:paraId="781A4501" w14:textId="0225F8DE" w:rsidR="009202D4" w:rsidRPr="00794639" w:rsidRDefault="009202D4" w:rsidP="009202D4">
                  <w:pPr>
                    <w:pStyle w:val="TableBody"/>
                    <w:rPr>
                      <w:u w:val="single"/>
                    </w:rPr>
                  </w:pPr>
                  <w:r>
                    <w:rPr>
                      <w:lang w:eastAsia="zh-CN"/>
                    </w:rPr>
                    <w:t>LTE Band 2 (1900 MHz)</w:t>
                  </w:r>
                </w:p>
              </w:tc>
            </w:tr>
            <w:tr w:rsidR="009202D4" w:rsidRPr="00794639" w14:paraId="7FB11520" w14:textId="77777777" w:rsidTr="004651D1">
              <w:tc>
                <w:tcPr>
                  <w:tcW w:w="3289" w:type="dxa"/>
                </w:tcPr>
                <w:p w14:paraId="0E55507B" w14:textId="0C2EFC4E" w:rsidR="009202D4" w:rsidRPr="00794639" w:rsidRDefault="009202D4" w:rsidP="009202D4">
                  <w:pPr>
                    <w:pStyle w:val="TableBody"/>
                    <w:rPr>
                      <w:u w:val="single"/>
                    </w:rPr>
                  </w:pPr>
                  <w:r>
                    <w:rPr>
                      <w:lang w:eastAsia="zh-CN"/>
                    </w:rPr>
                    <w:t xml:space="preserve">0000 00000000 </w:t>
                  </w:r>
                  <w:r>
                    <w:rPr>
                      <w:color w:val="auto"/>
                      <w:rPrChange w:id="3451" w:author="Sevan Sirapian [2]" w:date="2018-11-26T11:12:00Z">
                        <w:rPr/>
                      </w:rPrChange>
                    </w:rPr>
                    <w:t>00000004</w:t>
                  </w:r>
                </w:p>
              </w:tc>
              <w:tc>
                <w:tcPr>
                  <w:tcW w:w="3289" w:type="dxa"/>
                </w:tcPr>
                <w:p w14:paraId="79FD263E" w14:textId="0191F1AE" w:rsidR="009202D4" w:rsidRPr="00794639" w:rsidRDefault="009202D4" w:rsidP="009202D4">
                  <w:pPr>
                    <w:pStyle w:val="TableBody"/>
                    <w:rPr>
                      <w:u w:val="single"/>
                    </w:rPr>
                  </w:pPr>
                  <w:r>
                    <w:rPr>
                      <w:lang w:eastAsia="zh-CN"/>
                    </w:rPr>
                    <w:t>LTE Band 3 (1800 MHz)</w:t>
                  </w:r>
                </w:p>
              </w:tc>
            </w:tr>
            <w:tr w:rsidR="009202D4" w:rsidRPr="00794639" w14:paraId="193C4744" w14:textId="77777777" w:rsidTr="004651D1">
              <w:tc>
                <w:tcPr>
                  <w:tcW w:w="3289" w:type="dxa"/>
                </w:tcPr>
                <w:p w14:paraId="47846F86" w14:textId="02BDF139" w:rsidR="009202D4" w:rsidRPr="00794639" w:rsidRDefault="009202D4" w:rsidP="009202D4">
                  <w:pPr>
                    <w:pStyle w:val="TableBody"/>
                    <w:rPr>
                      <w:u w:val="single"/>
                    </w:rPr>
                  </w:pPr>
                  <w:r>
                    <w:rPr>
                      <w:lang w:eastAsia="zh-CN"/>
                    </w:rPr>
                    <w:t xml:space="preserve">0000 00000000 </w:t>
                  </w:r>
                  <w:r>
                    <w:rPr>
                      <w:color w:val="auto"/>
                      <w:rPrChange w:id="3452" w:author="Sevan Sirapian [2]" w:date="2018-11-26T11:12:00Z">
                        <w:rPr/>
                      </w:rPrChange>
                    </w:rPr>
                    <w:t>00000008</w:t>
                  </w:r>
                </w:p>
              </w:tc>
              <w:tc>
                <w:tcPr>
                  <w:tcW w:w="3289" w:type="dxa"/>
                </w:tcPr>
                <w:p w14:paraId="3EB74E1B" w14:textId="48904CF3" w:rsidR="009202D4" w:rsidRPr="00794639" w:rsidRDefault="009202D4" w:rsidP="009202D4">
                  <w:pPr>
                    <w:pStyle w:val="TableBody"/>
                    <w:rPr>
                      <w:u w:val="single"/>
                    </w:rPr>
                  </w:pPr>
                  <w:r>
                    <w:rPr>
                      <w:lang w:eastAsia="zh-CN"/>
                    </w:rPr>
                    <w:t>LTE Band 4 (1700 MHz)</w:t>
                  </w:r>
                </w:p>
              </w:tc>
            </w:tr>
            <w:tr w:rsidR="009202D4" w:rsidRPr="00794639" w14:paraId="53FAA545" w14:textId="77777777" w:rsidTr="004651D1">
              <w:tc>
                <w:tcPr>
                  <w:tcW w:w="3289" w:type="dxa"/>
                </w:tcPr>
                <w:p w14:paraId="3886ACEF" w14:textId="62E4DB52" w:rsidR="009202D4" w:rsidRPr="00794639" w:rsidRDefault="009202D4" w:rsidP="009202D4">
                  <w:pPr>
                    <w:pStyle w:val="TableBody"/>
                    <w:rPr>
                      <w:u w:val="single"/>
                    </w:rPr>
                  </w:pPr>
                  <w:r>
                    <w:rPr>
                      <w:lang w:eastAsia="zh-CN"/>
                    </w:rPr>
                    <w:t xml:space="preserve">0000 00000000 </w:t>
                  </w:r>
                  <w:r w:rsidRPr="001F0630">
                    <w:rPr>
                      <w:lang w:eastAsia="zh-CN"/>
                    </w:rPr>
                    <w:t>000000</w:t>
                  </w:r>
                  <w:r>
                    <w:rPr>
                      <w:lang w:eastAsia="zh-CN"/>
                    </w:rPr>
                    <w:t>10</w:t>
                  </w:r>
                </w:p>
              </w:tc>
              <w:tc>
                <w:tcPr>
                  <w:tcW w:w="3289" w:type="dxa"/>
                </w:tcPr>
                <w:p w14:paraId="21A50D44" w14:textId="00BEB8DA" w:rsidR="009202D4" w:rsidRPr="00794639" w:rsidRDefault="009202D4" w:rsidP="009202D4">
                  <w:pPr>
                    <w:pStyle w:val="TableBody"/>
                    <w:rPr>
                      <w:u w:val="single"/>
                    </w:rPr>
                  </w:pPr>
                  <w:r>
                    <w:rPr>
                      <w:lang w:eastAsia="zh-CN"/>
                    </w:rPr>
                    <w:t>LTE Band 5 (850 MHz)</w:t>
                  </w:r>
                </w:p>
              </w:tc>
            </w:tr>
            <w:tr w:rsidR="009202D4" w:rsidRPr="00794639" w14:paraId="5DFA1365" w14:textId="77777777" w:rsidTr="004651D1">
              <w:tc>
                <w:tcPr>
                  <w:tcW w:w="3289" w:type="dxa"/>
                </w:tcPr>
                <w:p w14:paraId="026C0915" w14:textId="77777777" w:rsidR="009202D4" w:rsidRDefault="009202D4" w:rsidP="009202D4">
                  <w:pPr>
                    <w:pStyle w:val="TableBody"/>
                    <w:keepNext/>
                    <w:rPr>
                      <w:ins w:id="3453" w:author="Sevan Sirapian [2]" w:date="2018-11-26T11:12:00Z"/>
                      <w:lang w:eastAsia="zh-CN"/>
                    </w:rPr>
                  </w:pPr>
                  <w:r>
                    <w:rPr>
                      <w:lang w:eastAsia="zh-CN"/>
                    </w:rPr>
                    <w:lastRenderedPageBreak/>
                    <w:t>0000 00000000 00000080</w:t>
                  </w:r>
                </w:p>
                <w:p w14:paraId="05A5127F" w14:textId="77777777" w:rsidR="009202D4" w:rsidRDefault="009202D4" w:rsidP="009202D4">
                  <w:pPr>
                    <w:pStyle w:val="TableBody"/>
                    <w:keepNext/>
                    <w:rPr>
                      <w:ins w:id="3454" w:author="Sevan Sirapian [2]" w:date="2018-11-26T11:12:00Z"/>
                      <w:lang w:eastAsia="zh-CN"/>
                    </w:rPr>
                  </w:pPr>
                  <w:ins w:id="3455" w:author="Sevan Sirapian [2]" w:date="2018-11-26T11:12:00Z">
                    <w:r>
                      <w:rPr>
                        <w:lang w:eastAsia="zh-CN"/>
                      </w:rPr>
                      <w:t>0000 00000000 00000100</w:t>
                    </w:r>
                  </w:ins>
                </w:p>
                <w:p w14:paraId="51A3316A" w14:textId="2FC6316D" w:rsidR="009202D4" w:rsidRPr="00794639" w:rsidRDefault="009202D4" w:rsidP="009202D4">
                  <w:pPr>
                    <w:pStyle w:val="TableBody"/>
                    <w:rPr>
                      <w:lang w:eastAsia="zh-CN"/>
                    </w:rPr>
                  </w:pPr>
                  <w:ins w:id="3456" w:author="Sevan Sirapian [2]" w:date="2018-11-26T11:12:00Z">
                    <w:r>
                      <w:rPr>
                        <w:lang w:eastAsia="zh-CN"/>
                      </w:rPr>
                      <w:t>0000 00000000 00000200</w:t>
                    </w:r>
                  </w:ins>
                </w:p>
              </w:tc>
              <w:tc>
                <w:tcPr>
                  <w:tcW w:w="3289" w:type="dxa"/>
                </w:tcPr>
                <w:p w14:paraId="0A6A7706" w14:textId="77777777" w:rsidR="009202D4" w:rsidRDefault="009202D4" w:rsidP="009202D4">
                  <w:pPr>
                    <w:pStyle w:val="TableBody"/>
                    <w:keepNext/>
                    <w:rPr>
                      <w:ins w:id="3457" w:author="Sevan Sirapian [2]" w:date="2018-11-26T11:12:00Z"/>
                      <w:lang w:eastAsia="zh-CN"/>
                    </w:rPr>
                  </w:pPr>
                  <w:r>
                    <w:rPr>
                      <w:lang w:eastAsia="zh-CN"/>
                    </w:rPr>
                    <w:t>LTE Band 8 (900MHz)</w:t>
                  </w:r>
                </w:p>
                <w:p w14:paraId="3164E4C4" w14:textId="77777777" w:rsidR="009202D4" w:rsidRDefault="009202D4" w:rsidP="009202D4">
                  <w:pPr>
                    <w:pStyle w:val="TableBody"/>
                    <w:keepNext/>
                    <w:rPr>
                      <w:ins w:id="3458" w:author="Sevan Sirapian [2]" w:date="2018-11-26T11:12:00Z"/>
                      <w:lang w:eastAsia="zh-CN"/>
                    </w:rPr>
                  </w:pPr>
                  <w:ins w:id="3459" w:author="Sevan Sirapian [2]" w:date="2018-11-26T11:12:00Z">
                    <w:r>
                      <w:rPr>
                        <w:lang w:eastAsia="zh-CN"/>
                      </w:rPr>
                      <w:t>LTE Band 9 (1900MHz)</w:t>
                    </w:r>
                  </w:ins>
                </w:p>
                <w:p w14:paraId="7CAB982E" w14:textId="6162FF35" w:rsidR="009202D4" w:rsidRPr="00794639" w:rsidRDefault="009202D4" w:rsidP="009202D4">
                  <w:pPr>
                    <w:pStyle w:val="TableBody"/>
                    <w:rPr>
                      <w:lang w:eastAsia="zh-CN"/>
                    </w:rPr>
                  </w:pPr>
                  <w:ins w:id="3460" w:author="Sevan Sirapian [2]" w:date="2018-11-26T11:12:00Z">
                    <w:r>
                      <w:rPr>
                        <w:lang w:eastAsia="zh-CN"/>
                      </w:rPr>
                      <w:t>LTE Band 10 (2100MHz)</w:t>
                    </w:r>
                  </w:ins>
                </w:p>
              </w:tc>
            </w:tr>
            <w:tr w:rsidR="009202D4" w:rsidRPr="00794639" w14:paraId="3CA8D26B" w14:textId="77777777" w:rsidTr="004651D1">
              <w:tc>
                <w:tcPr>
                  <w:tcW w:w="3289" w:type="dxa"/>
                </w:tcPr>
                <w:p w14:paraId="5DC6FF1A" w14:textId="2DE58D14" w:rsidR="009202D4" w:rsidRPr="00794639" w:rsidRDefault="009202D4" w:rsidP="009202D4">
                  <w:pPr>
                    <w:pStyle w:val="TableBody"/>
                    <w:rPr>
                      <w:lang w:eastAsia="zh-CN"/>
                    </w:rPr>
                  </w:pPr>
                  <w:r>
                    <w:rPr>
                      <w:lang w:eastAsia="zh-CN"/>
                    </w:rPr>
                    <w:t>0000 00000000 00000800</w:t>
                  </w:r>
                </w:p>
              </w:tc>
              <w:tc>
                <w:tcPr>
                  <w:tcW w:w="3289" w:type="dxa"/>
                </w:tcPr>
                <w:p w14:paraId="36357A7D" w14:textId="5A61FAF3" w:rsidR="009202D4" w:rsidRPr="00794639" w:rsidRDefault="009202D4" w:rsidP="009202D4">
                  <w:pPr>
                    <w:pStyle w:val="TableBody"/>
                    <w:rPr>
                      <w:lang w:eastAsia="zh-CN"/>
                    </w:rPr>
                  </w:pPr>
                  <w:r>
                    <w:rPr>
                      <w:lang w:eastAsia="zh-CN"/>
                    </w:rPr>
                    <w:t>LTE Band 12 (700 MHz)</w:t>
                  </w:r>
                </w:p>
              </w:tc>
            </w:tr>
            <w:tr w:rsidR="009202D4" w:rsidRPr="00794639" w14:paraId="7F04A77A" w14:textId="77777777" w:rsidTr="004651D1">
              <w:tc>
                <w:tcPr>
                  <w:tcW w:w="3289" w:type="dxa"/>
                </w:tcPr>
                <w:p w14:paraId="54E7E105" w14:textId="77777777" w:rsidR="009202D4" w:rsidRDefault="009202D4" w:rsidP="009202D4">
                  <w:pPr>
                    <w:pStyle w:val="TableBody"/>
                    <w:rPr>
                      <w:ins w:id="3461" w:author="Sevan Sirapian [2]" w:date="2018-11-26T11:12:00Z"/>
                      <w:lang w:eastAsia="zh-CN"/>
                    </w:rPr>
                  </w:pPr>
                  <w:r>
                    <w:rPr>
                      <w:lang w:eastAsia="zh-CN"/>
                    </w:rPr>
                    <w:t xml:space="preserve">0000 00000000 </w:t>
                  </w:r>
                  <w:r w:rsidRPr="001F0630">
                    <w:rPr>
                      <w:lang w:eastAsia="zh-CN"/>
                    </w:rPr>
                    <w:t>0000</w:t>
                  </w:r>
                  <w:r>
                    <w:rPr>
                      <w:lang w:eastAsia="zh-CN"/>
                    </w:rPr>
                    <w:t>10</w:t>
                  </w:r>
                  <w:r w:rsidRPr="001F0630">
                    <w:rPr>
                      <w:lang w:eastAsia="zh-CN"/>
                    </w:rPr>
                    <w:t>00</w:t>
                  </w:r>
                </w:p>
                <w:p w14:paraId="5EB053A8" w14:textId="77777777" w:rsidR="009202D4" w:rsidRDefault="009202D4" w:rsidP="009202D4">
                  <w:pPr>
                    <w:pStyle w:val="TableBody"/>
                    <w:rPr>
                      <w:ins w:id="3462" w:author="Sevan Sirapian [2]" w:date="2018-11-26T11:12:00Z"/>
                      <w:lang w:eastAsia="zh-CN"/>
                    </w:rPr>
                  </w:pPr>
                  <w:ins w:id="3463" w:author="Sevan Sirapian [2]" w:date="2018-11-26T11:12:00Z">
                    <w:r>
                      <w:rPr>
                        <w:lang w:eastAsia="zh-CN"/>
                      </w:rPr>
                      <w:t xml:space="preserve">0000 00000000 </w:t>
                    </w:r>
                    <w:r w:rsidRPr="001F0630">
                      <w:rPr>
                        <w:lang w:eastAsia="zh-CN"/>
                      </w:rPr>
                      <w:t>0000</w:t>
                    </w:r>
                    <w:r>
                      <w:rPr>
                        <w:lang w:eastAsia="zh-CN"/>
                      </w:rPr>
                      <w:t>20</w:t>
                    </w:r>
                    <w:r w:rsidRPr="001F0630">
                      <w:rPr>
                        <w:lang w:eastAsia="zh-CN"/>
                      </w:rPr>
                      <w:t>00</w:t>
                    </w:r>
                  </w:ins>
                </w:p>
                <w:p w14:paraId="339D37E0" w14:textId="7BE52F70" w:rsidR="009202D4" w:rsidRPr="00794639" w:rsidRDefault="009202D4" w:rsidP="009202D4">
                  <w:pPr>
                    <w:pStyle w:val="TableBody"/>
                    <w:rPr>
                      <w:u w:val="single"/>
                    </w:rPr>
                  </w:pPr>
                  <w:ins w:id="3464" w:author="Sevan Sirapian [2]" w:date="2018-11-26T11:12:00Z">
                    <w:r>
                      <w:rPr>
                        <w:lang w:eastAsia="zh-CN"/>
                      </w:rPr>
                      <w:t xml:space="preserve">0000 00000000 </w:t>
                    </w:r>
                    <w:r w:rsidRPr="001F0630">
                      <w:rPr>
                        <w:lang w:eastAsia="zh-CN"/>
                      </w:rPr>
                      <w:t>000</w:t>
                    </w:r>
                    <w:r>
                      <w:rPr>
                        <w:lang w:eastAsia="zh-CN"/>
                      </w:rPr>
                      <w:t>100</w:t>
                    </w:r>
                    <w:r w:rsidRPr="001F0630">
                      <w:rPr>
                        <w:lang w:eastAsia="zh-CN"/>
                      </w:rPr>
                      <w:t>00</w:t>
                    </w:r>
                  </w:ins>
                </w:p>
              </w:tc>
              <w:tc>
                <w:tcPr>
                  <w:tcW w:w="3289" w:type="dxa"/>
                </w:tcPr>
                <w:p w14:paraId="3BDDA4C5" w14:textId="77777777" w:rsidR="009202D4" w:rsidRDefault="009202D4" w:rsidP="009202D4">
                  <w:pPr>
                    <w:pStyle w:val="TableBody"/>
                    <w:rPr>
                      <w:ins w:id="3465" w:author="Sevan Sirapian [2]" w:date="2018-11-26T11:12:00Z"/>
                      <w:lang w:eastAsia="zh-CN"/>
                    </w:rPr>
                  </w:pPr>
                  <w:r>
                    <w:rPr>
                      <w:lang w:eastAsia="zh-CN"/>
                    </w:rPr>
                    <w:t>LTE Band 13 (700 MHz)</w:t>
                  </w:r>
                </w:p>
                <w:p w14:paraId="4106FF18" w14:textId="77777777" w:rsidR="009202D4" w:rsidRDefault="009202D4" w:rsidP="009202D4">
                  <w:pPr>
                    <w:pStyle w:val="TableBody"/>
                    <w:rPr>
                      <w:ins w:id="3466" w:author="Sevan Sirapian [2]" w:date="2018-11-26T11:12:00Z"/>
                      <w:u w:val="single"/>
                    </w:rPr>
                  </w:pPr>
                  <w:ins w:id="3467" w:author="Sevan Sirapian [2]" w:date="2018-11-26T11:12:00Z">
                    <w:r>
                      <w:rPr>
                        <w:lang w:eastAsia="zh-CN"/>
                      </w:rPr>
                      <w:t>LTE Band 14 (700 MHz)</w:t>
                    </w:r>
                  </w:ins>
                </w:p>
                <w:p w14:paraId="31756085" w14:textId="2259E2DC" w:rsidR="009202D4" w:rsidRPr="00794639" w:rsidRDefault="009202D4" w:rsidP="009202D4">
                  <w:pPr>
                    <w:pStyle w:val="TableBody"/>
                    <w:rPr>
                      <w:u w:val="single"/>
                    </w:rPr>
                  </w:pPr>
                  <w:ins w:id="3468" w:author="Sevan Sirapian [2]" w:date="2018-11-26T11:12:00Z">
                    <w:r>
                      <w:rPr>
                        <w:lang w:eastAsia="zh-CN"/>
                      </w:rPr>
                      <w:t>LTE Band 17 (700 MHz)</w:t>
                    </w:r>
                  </w:ins>
                </w:p>
              </w:tc>
            </w:tr>
            <w:tr w:rsidR="009202D4" w:rsidRPr="00794639" w14:paraId="4FEFD280" w14:textId="77777777" w:rsidTr="004651D1">
              <w:tc>
                <w:tcPr>
                  <w:tcW w:w="3289" w:type="dxa"/>
                </w:tcPr>
                <w:p w14:paraId="7099F95D" w14:textId="6D60DF78" w:rsidR="009202D4" w:rsidRPr="00794639" w:rsidRDefault="009202D4" w:rsidP="009202D4">
                  <w:pPr>
                    <w:pStyle w:val="TableBody"/>
                    <w:rPr>
                      <w:lang w:eastAsia="zh-CN"/>
                    </w:rPr>
                  </w:pPr>
                  <w:r>
                    <w:rPr>
                      <w:lang w:eastAsia="zh-CN"/>
                    </w:rPr>
                    <w:t>0000 00000000 00020000</w:t>
                  </w:r>
                </w:p>
              </w:tc>
              <w:tc>
                <w:tcPr>
                  <w:tcW w:w="3289" w:type="dxa"/>
                </w:tcPr>
                <w:p w14:paraId="5E006356" w14:textId="3869FEB9" w:rsidR="009202D4" w:rsidRPr="00794639" w:rsidRDefault="009202D4" w:rsidP="009202D4">
                  <w:pPr>
                    <w:pStyle w:val="TableBody"/>
                    <w:rPr>
                      <w:lang w:eastAsia="zh-CN"/>
                    </w:rPr>
                  </w:pPr>
                  <w:r>
                    <w:rPr>
                      <w:lang w:eastAsia="zh-CN"/>
                    </w:rPr>
                    <w:t>LTE Band 18 (800MHz)</w:t>
                  </w:r>
                </w:p>
              </w:tc>
            </w:tr>
            <w:tr w:rsidR="009202D4" w:rsidRPr="00794639" w14:paraId="4EE25A55" w14:textId="77777777" w:rsidTr="004651D1">
              <w:tc>
                <w:tcPr>
                  <w:tcW w:w="3289" w:type="dxa"/>
                </w:tcPr>
                <w:p w14:paraId="3E6B66CB" w14:textId="555DCA0F" w:rsidR="009202D4" w:rsidRPr="00794639" w:rsidRDefault="009202D4" w:rsidP="009202D4">
                  <w:pPr>
                    <w:pStyle w:val="TableBody"/>
                    <w:rPr>
                      <w:lang w:eastAsia="zh-CN"/>
                    </w:rPr>
                  </w:pPr>
                  <w:r>
                    <w:rPr>
                      <w:lang w:eastAsia="zh-CN"/>
                    </w:rPr>
                    <w:t>0000 00000000 00040000</w:t>
                  </w:r>
                </w:p>
              </w:tc>
              <w:tc>
                <w:tcPr>
                  <w:tcW w:w="3289" w:type="dxa"/>
                </w:tcPr>
                <w:p w14:paraId="395361F9" w14:textId="0A1D8CE6" w:rsidR="009202D4" w:rsidRPr="00794639" w:rsidRDefault="009202D4" w:rsidP="009202D4">
                  <w:pPr>
                    <w:pStyle w:val="TableBody"/>
                    <w:rPr>
                      <w:lang w:eastAsia="zh-CN"/>
                    </w:rPr>
                  </w:pPr>
                  <w:r>
                    <w:rPr>
                      <w:lang w:eastAsia="zh-CN"/>
                    </w:rPr>
                    <w:t>LTE Band 19 (800MHz)</w:t>
                  </w:r>
                </w:p>
              </w:tc>
            </w:tr>
            <w:tr w:rsidR="009202D4" w:rsidRPr="00794639" w14:paraId="3A5E6D02" w14:textId="77777777" w:rsidTr="004651D1">
              <w:tc>
                <w:tcPr>
                  <w:tcW w:w="3289" w:type="dxa"/>
                </w:tcPr>
                <w:p w14:paraId="151969BF" w14:textId="77777777" w:rsidR="009202D4" w:rsidRDefault="009202D4" w:rsidP="009202D4">
                  <w:pPr>
                    <w:pStyle w:val="TableBody"/>
                    <w:keepNext/>
                    <w:rPr>
                      <w:ins w:id="3469" w:author="Sevan Sirapian [2]" w:date="2018-11-26T11:12:00Z"/>
                      <w:lang w:eastAsia="zh-CN"/>
                    </w:rPr>
                  </w:pPr>
                  <w:r>
                    <w:rPr>
                      <w:lang w:eastAsia="zh-CN"/>
                    </w:rPr>
                    <w:t>0000 00000000 00080000</w:t>
                  </w:r>
                </w:p>
                <w:p w14:paraId="5CB056A7" w14:textId="2AB3192A" w:rsidR="009202D4" w:rsidRPr="00794639" w:rsidRDefault="009202D4" w:rsidP="009202D4">
                  <w:pPr>
                    <w:pStyle w:val="TableBody"/>
                    <w:rPr>
                      <w:lang w:eastAsia="zh-CN"/>
                    </w:rPr>
                  </w:pPr>
                  <w:ins w:id="3470" w:author="Sevan Sirapian [2]" w:date="2018-11-26T11:12:00Z">
                    <w:r>
                      <w:rPr>
                        <w:lang w:eastAsia="zh-CN"/>
                      </w:rPr>
                      <w:t>0000 00000000 01000000</w:t>
                    </w:r>
                  </w:ins>
                </w:p>
              </w:tc>
              <w:tc>
                <w:tcPr>
                  <w:tcW w:w="3289" w:type="dxa"/>
                </w:tcPr>
                <w:p w14:paraId="2002F0AC" w14:textId="77777777" w:rsidR="009202D4" w:rsidRDefault="009202D4" w:rsidP="009202D4">
                  <w:pPr>
                    <w:pStyle w:val="TableBody"/>
                    <w:keepNext/>
                    <w:rPr>
                      <w:ins w:id="3471" w:author="Sevan Sirapian [2]" w:date="2018-11-26T11:12:00Z"/>
                      <w:lang w:eastAsia="zh-CN"/>
                    </w:rPr>
                  </w:pPr>
                  <w:r>
                    <w:rPr>
                      <w:lang w:eastAsia="zh-CN"/>
                    </w:rPr>
                    <w:t>LTE Band 20 (800MHz)</w:t>
                  </w:r>
                </w:p>
                <w:p w14:paraId="73F93475" w14:textId="33D93048" w:rsidR="009202D4" w:rsidRPr="00794639" w:rsidRDefault="009202D4" w:rsidP="009202D4">
                  <w:pPr>
                    <w:pStyle w:val="TableBody"/>
                    <w:rPr>
                      <w:lang w:eastAsia="zh-CN"/>
                    </w:rPr>
                  </w:pPr>
                  <w:ins w:id="3472" w:author="Sevan Sirapian [2]" w:date="2018-11-26T11:12:00Z">
                    <w:r>
                      <w:rPr>
                        <w:lang w:eastAsia="zh-CN"/>
                      </w:rPr>
                      <w:t>LTE Band 25 (1900MHz)</w:t>
                    </w:r>
                  </w:ins>
                </w:p>
              </w:tc>
            </w:tr>
            <w:tr w:rsidR="009202D4" w:rsidRPr="00794639" w14:paraId="4F996DD6" w14:textId="77777777" w:rsidTr="004651D1">
              <w:tc>
                <w:tcPr>
                  <w:tcW w:w="3289" w:type="dxa"/>
                </w:tcPr>
                <w:p w14:paraId="76ECA765" w14:textId="77777777" w:rsidR="009202D4" w:rsidRDefault="009202D4" w:rsidP="009202D4">
                  <w:pPr>
                    <w:pStyle w:val="TableBody"/>
                    <w:rPr>
                      <w:ins w:id="3473" w:author="Sevan Sirapian [2]" w:date="2018-11-26T11:12:00Z"/>
                      <w:lang w:eastAsia="zh-CN"/>
                    </w:rPr>
                  </w:pPr>
                  <w:r>
                    <w:rPr>
                      <w:lang w:eastAsia="zh-CN"/>
                    </w:rPr>
                    <w:t xml:space="preserve">0000 00000000 </w:t>
                  </w:r>
                  <w:r w:rsidRPr="001F0630">
                    <w:rPr>
                      <w:lang w:eastAsia="zh-CN"/>
                    </w:rPr>
                    <w:t>0</w:t>
                  </w:r>
                  <w:r>
                    <w:rPr>
                      <w:lang w:eastAsia="zh-CN"/>
                    </w:rPr>
                    <w:t>20</w:t>
                  </w:r>
                  <w:r w:rsidRPr="001F0630">
                    <w:rPr>
                      <w:lang w:eastAsia="zh-CN"/>
                    </w:rPr>
                    <w:t>0</w:t>
                  </w:r>
                  <w:r>
                    <w:rPr>
                      <w:lang w:eastAsia="zh-CN"/>
                    </w:rPr>
                    <w:t>0</w:t>
                  </w:r>
                  <w:r w:rsidRPr="001F0630">
                    <w:rPr>
                      <w:lang w:eastAsia="zh-CN"/>
                    </w:rPr>
                    <w:t>000</w:t>
                  </w:r>
                </w:p>
                <w:p w14:paraId="5388ACFC" w14:textId="2E1E13B2" w:rsidR="009202D4" w:rsidRPr="00794639" w:rsidRDefault="009202D4" w:rsidP="009202D4">
                  <w:pPr>
                    <w:pStyle w:val="TableBody"/>
                    <w:rPr>
                      <w:u w:val="single"/>
                    </w:rPr>
                  </w:pPr>
                  <w:ins w:id="3474" w:author="Sevan Sirapian [2]" w:date="2018-11-26T11:12:00Z">
                    <w:r>
                      <w:rPr>
                        <w:lang w:eastAsia="zh-CN"/>
                      </w:rPr>
                      <w:t>0000 00000000 04000000</w:t>
                    </w:r>
                  </w:ins>
                </w:p>
              </w:tc>
              <w:tc>
                <w:tcPr>
                  <w:tcW w:w="3289" w:type="dxa"/>
                </w:tcPr>
                <w:p w14:paraId="276E1D5D" w14:textId="77777777" w:rsidR="009202D4" w:rsidRDefault="009202D4" w:rsidP="009202D4">
                  <w:pPr>
                    <w:pStyle w:val="TableBody"/>
                    <w:rPr>
                      <w:ins w:id="3475" w:author="Sevan Sirapian [2]" w:date="2018-11-26T11:12:00Z"/>
                      <w:lang w:eastAsia="zh-CN"/>
                    </w:rPr>
                  </w:pPr>
                  <w:r>
                    <w:rPr>
                      <w:lang w:eastAsia="zh-CN"/>
                    </w:rPr>
                    <w:t>LTE Band 26 (800 MHz)</w:t>
                  </w:r>
                </w:p>
                <w:p w14:paraId="3D610F6C" w14:textId="52E66FD3" w:rsidR="009202D4" w:rsidRPr="00794639" w:rsidRDefault="009202D4" w:rsidP="009202D4">
                  <w:pPr>
                    <w:pStyle w:val="TableBody"/>
                    <w:rPr>
                      <w:lang w:eastAsia="zh-CN"/>
                    </w:rPr>
                  </w:pPr>
                  <w:ins w:id="3476" w:author="Sevan Sirapian [2]" w:date="2018-11-26T11:12:00Z">
                    <w:r>
                      <w:rPr>
                        <w:lang w:eastAsia="zh-CN"/>
                      </w:rPr>
                      <w:t>LTE Band 27 (800 MHz)</w:t>
                    </w:r>
                  </w:ins>
                </w:p>
              </w:tc>
            </w:tr>
            <w:tr w:rsidR="009202D4" w:rsidRPr="00794639" w14:paraId="0220F973" w14:textId="77777777" w:rsidTr="004651D1">
              <w:tc>
                <w:tcPr>
                  <w:tcW w:w="3289" w:type="dxa"/>
                </w:tcPr>
                <w:p w14:paraId="4C178F25" w14:textId="6D5CDB86" w:rsidR="009202D4" w:rsidRPr="00794639" w:rsidRDefault="009202D4" w:rsidP="009202D4">
                  <w:pPr>
                    <w:pStyle w:val="TableBody"/>
                    <w:rPr>
                      <w:lang w:eastAsia="zh-CN"/>
                    </w:rPr>
                  </w:pPr>
                  <w:r>
                    <w:rPr>
                      <w:lang w:eastAsia="zh-CN"/>
                    </w:rPr>
                    <w:t>0000 00000000 08000000</w:t>
                  </w:r>
                </w:p>
              </w:tc>
              <w:tc>
                <w:tcPr>
                  <w:tcW w:w="3289" w:type="dxa"/>
                </w:tcPr>
                <w:p w14:paraId="3EDB6791" w14:textId="1E5E96C6" w:rsidR="009202D4" w:rsidRPr="00794639" w:rsidRDefault="009202D4" w:rsidP="009202D4">
                  <w:pPr>
                    <w:pStyle w:val="TableBody"/>
                    <w:rPr>
                      <w:lang w:eastAsia="zh-CN"/>
                    </w:rPr>
                  </w:pPr>
                  <w:r>
                    <w:rPr>
                      <w:lang w:eastAsia="zh-CN"/>
                    </w:rPr>
                    <w:t>LTE Band 28 (700MHz)</w:t>
                  </w:r>
                </w:p>
              </w:tc>
            </w:tr>
            <w:tr w:rsidR="009202D4" w:rsidRPr="00794639" w14:paraId="212158E0" w14:textId="77777777" w:rsidTr="004651D1">
              <w:tc>
                <w:tcPr>
                  <w:tcW w:w="3289" w:type="dxa"/>
                </w:tcPr>
                <w:p w14:paraId="460E671A" w14:textId="2DCADD68" w:rsidR="009202D4" w:rsidRPr="00794639" w:rsidRDefault="009202D4" w:rsidP="009202D4">
                  <w:pPr>
                    <w:pStyle w:val="TableBody"/>
                    <w:rPr>
                      <w:lang w:eastAsia="zh-CN"/>
                    </w:rPr>
                  </w:pPr>
                  <w:r>
                    <w:rPr>
                      <w:lang w:eastAsia="zh-CN"/>
                    </w:rPr>
                    <w:t>0002 00000000 00000000</w:t>
                  </w:r>
                </w:p>
              </w:tc>
              <w:tc>
                <w:tcPr>
                  <w:tcW w:w="3289" w:type="dxa"/>
                </w:tcPr>
                <w:p w14:paraId="67180FC1" w14:textId="5A9CB074" w:rsidR="009202D4" w:rsidRPr="00794639" w:rsidRDefault="009202D4" w:rsidP="009202D4">
                  <w:pPr>
                    <w:pStyle w:val="TableBody"/>
                    <w:rPr>
                      <w:lang w:eastAsia="zh-CN"/>
                    </w:rPr>
                  </w:pPr>
                  <w:r>
                    <w:rPr>
                      <w:lang w:eastAsia="zh-CN"/>
                    </w:rPr>
                    <w:t>LTE Band 66 (1800MHz)</w:t>
                  </w:r>
                  <w:commentRangeEnd w:id="3442"/>
                  <w:r>
                    <w:rPr>
                      <w:rStyle w:val="CommentReference"/>
                      <w:rFonts w:ascii="Verdana" w:hAnsi="Verdana" w:cs="Times New Roman"/>
                      <w:lang w:eastAsia="en-US"/>
                    </w:rPr>
                    <w:commentReference w:id="3442"/>
                  </w:r>
                </w:p>
              </w:tc>
            </w:tr>
          </w:tbl>
          <w:p w14:paraId="175B4339" w14:textId="77777777" w:rsidR="006907A4" w:rsidRPr="00794639" w:rsidRDefault="006907A4" w:rsidP="00170927">
            <w:pPr>
              <w:pStyle w:val="TableBody"/>
            </w:pPr>
          </w:p>
        </w:tc>
      </w:tr>
      <w:tr w:rsidR="003468A0" w:rsidRPr="00794639" w14:paraId="2E00D86B" w14:textId="77777777" w:rsidTr="00170927">
        <w:trPr>
          <w:cantSplit w:val="0"/>
          <w:trHeight w:val="815"/>
        </w:trPr>
        <w:tc>
          <w:tcPr>
            <w:tcW w:w="0" w:type="dxa"/>
          </w:tcPr>
          <w:p w14:paraId="17C7834E" w14:textId="77777777" w:rsidR="003468A0" w:rsidRPr="00794639" w:rsidRDefault="003468A0" w:rsidP="00BB4174">
            <w:pPr>
              <w:pStyle w:val="TableBody"/>
              <w:rPr>
                <w:szCs w:val="18"/>
              </w:rPr>
            </w:pPr>
            <w:r w:rsidRPr="00794639">
              <w:rPr>
                <w:szCs w:val="18"/>
                <w:u w:val="single"/>
              </w:rPr>
              <w:lastRenderedPageBreak/>
              <w:t>Reference</w:t>
            </w:r>
          </w:p>
          <w:p w14:paraId="5C05158F" w14:textId="77777777" w:rsidR="003468A0" w:rsidRPr="00794639" w:rsidRDefault="003468A0" w:rsidP="00F03D65">
            <w:pPr>
              <w:pStyle w:val="TableBody"/>
              <w:rPr>
                <w:i/>
              </w:rPr>
            </w:pPr>
            <w:r w:rsidRPr="00794639">
              <w:rPr>
                <w:szCs w:val="18"/>
              </w:rPr>
              <w:t>Sierra Wireless Proprietary</w:t>
            </w:r>
          </w:p>
        </w:tc>
        <w:tc>
          <w:tcPr>
            <w:tcW w:w="7290" w:type="dxa"/>
          </w:tcPr>
          <w:p w14:paraId="4A190111" w14:textId="77777777" w:rsidR="003468A0" w:rsidRPr="00794639" w:rsidRDefault="003468A0" w:rsidP="00F03D65">
            <w:pPr>
              <w:pStyle w:val="TableBody"/>
              <w:rPr>
                <w:szCs w:val="18"/>
                <w:lang w:eastAsia="zh-CN"/>
              </w:rPr>
            </w:pPr>
            <w:r w:rsidRPr="00794639">
              <w:rPr>
                <w:szCs w:val="18"/>
                <w:u w:val="single"/>
              </w:rPr>
              <w:t>Notes</w:t>
            </w:r>
          </w:p>
          <w:p w14:paraId="549B162A" w14:textId="3FDC237C" w:rsidR="003468A0" w:rsidRPr="00794639" w:rsidRDefault="003468A0" w:rsidP="00F03D65">
            <w:pPr>
              <w:pStyle w:val="TableBody"/>
              <w:numPr>
                <w:ilvl w:val="0"/>
                <w:numId w:val="175"/>
              </w:numPr>
            </w:pPr>
            <w:r w:rsidRPr="00794639">
              <w:t>This command returns the LTE band that the module is currently using and the corresponding RAT.</w:t>
            </w:r>
          </w:p>
          <w:p w14:paraId="5CAE36CD" w14:textId="5D7EC396" w:rsidR="003468A0" w:rsidRPr="00794639" w:rsidRDefault="003468A0" w:rsidP="00F03D65">
            <w:pPr>
              <w:pStyle w:val="TableBulleted"/>
              <w:numPr>
                <w:ilvl w:val="0"/>
                <w:numId w:val="175"/>
              </w:numPr>
              <w:tabs>
                <w:tab w:val="clear" w:pos="260"/>
                <w:tab w:val="left" w:pos="312"/>
              </w:tabs>
            </w:pPr>
            <w:r w:rsidRPr="00794639">
              <w:t xml:space="preserve">If </w:t>
            </w:r>
            <w:r w:rsidR="00182632" w:rsidRPr="00794639">
              <w:t xml:space="preserve">the </w:t>
            </w:r>
            <w:r w:rsidRPr="00794639">
              <w:t xml:space="preserve">module is not registered to </w:t>
            </w:r>
            <w:r w:rsidR="00182632" w:rsidRPr="00794639">
              <w:t xml:space="preserve">a </w:t>
            </w:r>
            <w:r w:rsidRPr="00794639">
              <w:t>network or if there is no current active band</w:t>
            </w:r>
            <w:r w:rsidR="00182632" w:rsidRPr="00794639">
              <w:t>,</w:t>
            </w:r>
            <w:r w:rsidRPr="00794639">
              <w:t xml:space="preserve"> </w:t>
            </w:r>
            <w:r w:rsidR="00182632" w:rsidRPr="00794639">
              <w:t xml:space="preserve">the </w:t>
            </w:r>
            <w:r w:rsidRPr="00794639">
              <w:t>returned bitmap is 0</w:t>
            </w:r>
            <w:r w:rsidR="00182632" w:rsidRPr="00794639">
              <w:t>.</w:t>
            </w:r>
          </w:p>
          <w:p w14:paraId="227945BE" w14:textId="2192A9E9" w:rsidR="003468A0" w:rsidRPr="00794639" w:rsidRDefault="00F03D65" w:rsidP="00F03D65">
            <w:pPr>
              <w:pStyle w:val="TableBulleted"/>
              <w:numPr>
                <w:ilvl w:val="0"/>
                <w:numId w:val="175"/>
              </w:numPr>
              <w:tabs>
                <w:tab w:val="clear" w:pos="260"/>
                <w:tab w:val="left" w:pos="312"/>
              </w:tabs>
            </w:pPr>
            <w:r w:rsidRPr="00A21228">
              <w:rPr>
                <w:rStyle w:val="Code"/>
                <w:rPrChange w:id="3477" w:author="Elaine Baricante" w:date="2018-11-26T15:57:00Z">
                  <w:rPr/>
                </w:rPrChange>
              </w:rPr>
              <w:t>+</w:t>
            </w:r>
            <w:r w:rsidR="003468A0" w:rsidRPr="00A21228">
              <w:rPr>
                <w:rStyle w:val="Code"/>
                <w:rPrChange w:id="3478" w:author="Elaine Baricante" w:date="2018-11-26T15:57:00Z">
                  <w:rPr/>
                </w:rPrChange>
              </w:rPr>
              <w:t>CM</w:t>
            </w:r>
            <w:r w:rsidRPr="00A21228">
              <w:rPr>
                <w:rStyle w:val="Code"/>
                <w:rPrChange w:id="3479" w:author="Elaine Baricante" w:date="2018-11-26T15:57:00Z">
                  <w:rPr/>
                </w:rPrChange>
              </w:rPr>
              <w:t>E</w:t>
            </w:r>
            <w:r w:rsidR="003468A0" w:rsidRPr="00A21228">
              <w:rPr>
                <w:rStyle w:val="Code"/>
                <w:rPrChange w:id="3480" w:author="Elaine Baricante" w:date="2018-11-26T15:57:00Z">
                  <w:rPr/>
                </w:rPrChange>
              </w:rPr>
              <w:t>_ERROR: 3</w:t>
            </w:r>
            <w:r w:rsidR="003468A0" w:rsidRPr="00794639">
              <w:t xml:space="preserve"> is returned</w:t>
            </w:r>
            <w:r w:rsidR="00182632" w:rsidRPr="00794639">
              <w:t xml:space="preserve"> is case of bad syntax</w:t>
            </w:r>
            <w:r w:rsidR="003468A0" w:rsidRPr="00794639">
              <w:t>.</w:t>
            </w:r>
          </w:p>
          <w:p w14:paraId="66E5F79D" w14:textId="77777777" w:rsidR="003468A0" w:rsidRDefault="00182632" w:rsidP="00F03D65">
            <w:pPr>
              <w:numPr>
                <w:ilvl w:val="0"/>
                <w:numId w:val="175"/>
              </w:numPr>
              <w:spacing w:before="40" w:after="40"/>
              <w:rPr>
                <w:ins w:id="3481" w:author="Sevan Sirapian [2]" w:date="2018-11-26T11:12:00Z"/>
              </w:rPr>
            </w:pPr>
            <w:r w:rsidRPr="00794639">
              <w:rPr>
                <w:lang w:eastAsia="ja-JP"/>
              </w:rPr>
              <w:t xml:space="preserve">When using </w:t>
            </w:r>
            <w:r w:rsidRPr="00794639">
              <w:rPr>
                <w:rStyle w:val="Code"/>
              </w:rPr>
              <w:t>AT+KBNDCFG=&lt;RAT&gt;,&lt;bnd bitmap&gt;</w:t>
            </w:r>
            <w:r w:rsidRPr="00794639">
              <w:rPr>
                <w:lang w:eastAsia="ja-JP"/>
              </w:rPr>
              <w:t xml:space="preserve">, radio re-initialization is necessary to consider new configured band(s). Otherwise, </w:t>
            </w:r>
            <w:r w:rsidRPr="00794639">
              <w:rPr>
                <w:rStyle w:val="Code"/>
              </w:rPr>
              <w:t>AT+KBND?</w:t>
            </w:r>
            <w:r w:rsidRPr="00794639">
              <w:rPr>
                <w:lang w:eastAsia="ja-JP"/>
              </w:rPr>
              <w:t xml:space="preserve"> won’t be functional. This can be done by resetting the module (</w:t>
            </w:r>
            <w:r w:rsidRPr="00794639">
              <w:rPr>
                <w:rStyle w:val="Code"/>
              </w:rPr>
              <w:t>AT+CUN=1,1</w:t>
            </w:r>
            <w:r w:rsidRPr="00794639">
              <w:rPr>
                <w:lang w:eastAsia="ja-JP"/>
              </w:rPr>
              <w:t>).</w:t>
            </w:r>
          </w:p>
          <w:p w14:paraId="083413CC" w14:textId="41D5F8A3" w:rsidR="009202D4" w:rsidDel="002162DC" w:rsidRDefault="009202D4" w:rsidP="009202D4">
            <w:pPr>
              <w:pStyle w:val="TableBulleted"/>
              <w:numPr>
                <w:ilvl w:val="0"/>
                <w:numId w:val="175"/>
              </w:numPr>
              <w:tabs>
                <w:tab w:val="clear" w:pos="260"/>
                <w:tab w:val="left" w:pos="312"/>
              </w:tabs>
              <w:rPr>
                <w:ins w:id="3482" w:author="Sevan Sirapian [2]" w:date="2018-11-26T11:12:00Z"/>
                <w:del w:id="3483" w:author="Elaine Baricante" w:date="2018-11-26T15:51:00Z"/>
              </w:rPr>
            </w:pPr>
            <w:commentRangeStart w:id="3484"/>
            <w:ins w:id="3485" w:author="Sevan Sirapian [2]" w:date="2018-11-26T11:12:00Z">
              <w:del w:id="3486" w:author="Elaine Baricante" w:date="2018-11-26T15:51:00Z">
                <w:r w:rsidRPr="007C39EE" w:rsidDel="002162DC">
                  <w:rPr>
                    <w:b/>
                  </w:rPr>
                  <w:delText>&lt;RAT&gt;</w:delText>
                </w:r>
                <w:r w:rsidDel="002162DC">
                  <w:delText xml:space="preserve"> value 0 for CAT-M1 is the only RAT available for HL7800-M.</w:delText>
                </w:r>
              </w:del>
            </w:ins>
          </w:p>
          <w:p w14:paraId="50E822FE" w14:textId="4833D781" w:rsidR="009202D4" w:rsidRPr="007C39EE" w:rsidDel="002162DC" w:rsidRDefault="009202D4" w:rsidP="009202D4">
            <w:pPr>
              <w:numPr>
                <w:ilvl w:val="0"/>
                <w:numId w:val="175"/>
              </w:numPr>
              <w:tabs>
                <w:tab w:val="left" w:pos="312"/>
              </w:tabs>
              <w:spacing w:before="40" w:after="40"/>
              <w:rPr>
                <w:ins w:id="3487" w:author="Sevan Sirapian [2]" w:date="2018-11-26T11:12:00Z"/>
                <w:del w:id="3488" w:author="Elaine Baricante" w:date="2018-11-26T15:51:00Z"/>
                <w:rFonts w:eastAsia="SimSun"/>
                <w:szCs w:val="20"/>
                <w:lang w:eastAsia="zh-TW"/>
              </w:rPr>
            </w:pPr>
            <w:ins w:id="3489" w:author="Sevan Sirapian [2]" w:date="2018-11-26T11:12:00Z">
              <w:del w:id="3490" w:author="Elaine Baricante" w:date="2018-11-26T15:51:00Z">
                <w:r w:rsidRPr="007C39EE" w:rsidDel="002162DC">
                  <w:rPr>
                    <w:b/>
                  </w:rPr>
                  <w:delText>&lt;RAT&gt;</w:delText>
                </w:r>
                <w:r w:rsidDel="002162DC">
                  <w:delText xml:space="preserve"> value 2 for GSM will be used only for HL7802</w:delText>
                </w:r>
              </w:del>
            </w:ins>
          </w:p>
          <w:p w14:paraId="217559C0" w14:textId="15E74D9E" w:rsidR="009202D4" w:rsidRPr="00794639" w:rsidRDefault="009202D4" w:rsidP="009202D4">
            <w:pPr>
              <w:numPr>
                <w:ilvl w:val="0"/>
                <w:numId w:val="175"/>
              </w:numPr>
              <w:spacing w:before="40" w:after="40"/>
            </w:pPr>
            <w:ins w:id="3491" w:author="Sevan Sirapian [2]" w:date="2018-11-26T11:12:00Z">
              <w:r>
                <w:t xml:space="preserve">Switching RAT is possible with the </w:t>
              </w:r>
              <w:r w:rsidRPr="007C39EE">
                <w:rPr>
                  <w:rFonts w:ascii="Courier New" w:hAnsi="Courier New" w:cs="Courier New"/>
                  <w:b/>
                </w:rPr>
                <w:t>+KSRAT</w:t>
              </w:r>
              <w:r>
                <w:t xml:space="preserve"> command</w:t>
              </w:r>
              <w:commentRangeEnd w:id="3484"/>
              <w:r>
                <w:rPr>
                  <w:rStyle w:val="CommentReference"/>
                  <w:rFonts w:ascii="Verdana" w:hAnsi="Verdana"/>
                </w:rPr>
                <w:commentReference w:id="3484"/>
              </w:r>
            </w:ins>
            <w:ins w:id="3492" w:author="Elaine Baricante" w:date="2018-11-27T09:52:00Z">
              <w:r w:rsidR="00BE65C6">
                <w:t>.</w:t>
              </w:r>
            </w:ins>
          </w:p>
        </w:tc>
      </w:tr>
      <w:tr w:rsidR="006907A4" w:rsidRPr="00794639" w14:paraId="218A2D85" w14:textId="77777777" w:rsidTr="00170927">
        <w:trPr>
          <w:cantSplit w:val="0"/>
          <w:trHeight w:val="815"/>
        </w:trPr>
        <w:tc>
          <w:tcPr>
            <w:tcW w:w="1707" w:type="dxa"/>
          </w:tcPr>
          <w:p w14:paraId="3DA399DF" w14:textId="77777777" w:rsidR="006907A4" w:rsidRPr="00794639" w:rsidRDefault="006907A4" w:rsidP="00F2156B">
            <w:pPr>
              <w:pStyle w:val="TableBody"/>
              <w:rPr>
                <w:i/>
              </w:rPr>
            </w:pPr>
            <w:r w:rsidRPr="00794639">
              <w:rPr>
                <w:u w:val="single"/>
              </w:rPr>
              <w:t>Examples</w:t>
            </w:r>
          </w:p>
        </w:tc>
        <w:tc>
          <w:tcPr>
            <w:tcW w:w="7290" w:type="dxa"/>
          </w:tcPr>
          <w:p w14:paraId="2F67DBC1" w14:textId="1A9DC455" w:rsidR="006907A4" w:rsidRPr="00794639" w:rsidRDefault="006907A4" w:rsidP="002F3C41">
            <w:pPr>
              <w:pStyle w:val="TableBody"/>
              <w:rPr>
                <w:b/>
              </w:rPr>
            </w:pPr>
            <w:r w:rsidRPr="00794639">
              <w:rPr>
                <w:b/>
              </w:rPr>
              <w:t>AT+KBND?</w:t>
            </w:r>
            <w:r w:rsidR="00734D62" w:rsidRPr="00794639">
              <w:rPr>
                <w:b/>
              </w:rPr>
              <w:tab/>
            </w:r>
            <w:r w:rsidR="00734D62" w:rsidRPr="00794639">
              <w:rPr>
                <w:b/>
              </w:rPr>
              <w:tab/>
            </w:r>
            <w:r w:rsidRPr="00794639">
              <w:rPr>
                <w:lang w:eastAsia="zh-CN"/>
              </w:rPr>
              <w:t>// Get the activated network band: LTE band 66 for CAT-M1</w:t>
            </w:r>
          </w:p>
          <w:p w14:paraId="3E664657" w14:textId="23C90808" w:rsidR="006907A4" w:rsidRPr="00794639" w:rsidRDefault="006907A4">
            <w:pPr>
              <w:pStyle w:val="TableBody"/>
              <w:rPr>
                <w:b/>
                <w:lang w:eastAsia="zh-CN"/>
              </w:rPr>
            </w:pPr>
            <w:r w:rsidRPr="00794639">
              <w:rPr>
                <w:b/>
              </w:rPr>
              <w:t>+KBND</w:t>
            </w:r>
            <w:r w:rsidRPr="00794639">
              <w:t xml:space="preserve">: </w:t>
            </w:r>
            <w:r w:rsidRPr="00794639">
              <w:rPr>
                <w:b/>
              </w:rPr>
              <w:t>0,</w:t>
            </w:r>
            <w:commentRangeStart w:id="3493"/>
            <w:r w:rsidRPr="00794639">
              <w:rPr>
                <w:b/>
                <w:lang w:eastAsia="zh-CN"/>
              </w:rPr>
              <w:t>00020000000000000000</w:t>
            </w:r>
            <w:commentRangeEnd w:id="3493"/>
            <w:r w:rsidR="00732157" w:rsidRPr="00794639">
              <w:rPr>
                <w:rStyle w:val="CommentReference"/>
                <w:rFonts w:ascii="Verdana" w:hAnsi="Verdana" w:cs="Times New Roman"/>
                <w:lang w:eastAsia="en-US"/>
              </w:rPr>
              <w:commentReference w:id="3493"/>
            </w:r>
          </w:p>
          <w:p w14:paraId="74A55F87" w14:textId="77777777" w:rsidR="006907A4" w:rsidRPr="007E4A1F" w:rsidRDefault="006907A4">
            <w:pPr>
              <w:pStyle w:val="TableBody"/>
              <w:rPr>
                <w:b/>
              </w:rPr>
            </w:pPr>
            <w:r w:rsidRPr="000656F8">
              <w:rPr>
                <w:b/>
              </w:rPr>
              <w:t>OK</w:t>
            </w:r>
          </w:p>
          <w:p w14:paraId="074EBBC7" w14:textId="77777777" w:rsidR="006907A4" w:rsidRPr="00DF20AD" w:rsidRDefault="006907A4">
            <w:pPr>
              <w:pStyle w:val="TableBody"/>
            </w:pPr>
          </w:p>
          <w:p w14:paraId="72866CF9" w14:textId="555D0ACC" w:rsidR="006907A4" w:rsidRPr="00794639" w:rsidRDefault="006907A4">
            <w:pPr>
              <w:pStyle w:val="TableBody"/>
              <w:rPr>
                <w:b/>
              </w:rPr>
            </w:pPr>
            <w:r w:rsidRPr="007E4A1F">
              <w:rPr>
                <w:b/>
              </w:rPr>
              <w:t>AT+KBND?</w:t>
            </w:r>
            <w:r w:rsidR="00734D62" w:rsidRPr="00794639">
              <w:rPr>
                <w:b/>
              </w:rPr>
              <w:tab/>
            </w:r>
            <w:r w:rsidR="00734D62" w:rsidRPr="00794639">
              <w:rPr>
                <w:b/>
              </w:rPr>
              <w:tab/>
            </w:r>
            <w:r w:rsidRPr="00794639">
              <w:rPr>
                <w:lang w:eastAsia="zh-CN"/>
              </w:rPr>
              <w:t xml:space="preserve">// Get the activated network band: no active band </w:t>
            </w:r>
          </w:p>
          <w:p w14:paraId="2A0F88B1" w14:textId="41EA3BCF" w:rsidR="006907A4" w:rsidRPr="00794639" w:rsidRDefault="006907A4">
            <w:pPr>
              <w:pStyle w:val="TableBody"/>
              <w:rPr>
                <w:b/>
                <w:lang w:eastAsia="zh-CN"/>
              </w:rPr>
            </w:pPr>
            <w:r w:rsidRPr="00794639">
              <w:rPr>
                <w:b/>
              </w:rPr>
              <w:t>+KBND</w:t>
            </w:r>
            <w:r w:rsidRPr="00794639">
              <w:t xml:space="preserve">: </w:t>
            </w:r>
            <w:r w:rsidRPr="00794639">
              <w:rPr>
                <w:b/>
              </w:rPr>
              <w:t>0,</w:t>
            </w:r>
            <w:commentRangeStart w:id="3494"/>
            <w:r w:rsidRPr="00794639">
              <w:rPr>
                <w:b/>
                <w:lang w:eastAsia="zh-CN"/>
              </w:rPr>
              <w:t>00000000000000000000</w:t>
            </w:r>
            <w:commentRangeEnd w:id="3494"/>
            <w:r w:rsidR="00732157" w:rsidRPr="00794639">
              <w:rPr>
                <w:rStyle w:val="CommentReference"/>
                <w:rFonts w:ascii="Verdana" w:hAnsi="Verdana" w:cs="Times New Roman"/>
                <w:lang w:eastAsia="en-US"/>
              </w:rPr>
              <w:commentReference w:id="3494"/>
            </w:r>
          </w:p>
          <w:p w14:paraId="576A3BEF" w14:textId="1C588623" w:rsidR="006907A4" w:rsidRPr="007E4A1F" w:rsidRDefault="006907A4">
            <w:pPr>
              <w:pStyle w:val="TableBody"/>
              <w:rPr>
                <w:b/>
              </w:rPr>
            </w:pPr>
            <w:r w:rsidRPr="000656F8">
              <w:rPr>
                <w:b/>
              </w:rPr>
              <w:t>OK</w:t>
            </w:r>
          </w:p>
        </w:tc>
      </w:tr>
    </w:tbl>
    <w:p w14:paraId="2E77209F" w14:textId="052A4612" w:rsidR="00751045" w:rsidRPr="00794639" w:rsidRDefault="00751045" w:rsidP="00F2156B">
      <w:pPr>
        <w:pStyle w:val="Heading2"/>
      </w:pPr>
      <w:bookmarkStart w:id="3495" w:name="_Toc518315900"/>
      <w:bookmarkStart w:id="3496" w:name="_Toc518317984"/>
      <w:bookmarkStart w:id="3497" w:name="_Toc518402551"/>
      <w:bookmarkStart w:id="3498" w:name="_Toc518404241"/>
      <w:bookmarkStart w:id="3499" w:name="_Toc518455998"/>
      <w:bookmarkStart w:id="3500" w:name="_Toc514426421"/>
      <w:bookmarkStart w:id="3501" w:name="_Toc514669805"/>
      <w:bookmarkStart w:id="3502" w:name="_Toc503198083"/>
      <w:bookmarkStart w:id="3503" w:name="_Toc503204104"/>
      <w:bookmarkStart w:id="3504" w:name="_Toc511145954"/>
      <w:bookmarkStart w:id="3505" w:name="_Toc511203998"/>
      <w:bookmarkStart w:id="3506" w:name="_Toc512618408"/>
      <w:bookmarkStart w:id="3507" w:name="_Toc512858626"/>
      <w:bookmarkStart w:id="3508" w:name="_Toc512858879"/>
      <w:bookmarkStart w:id="3509" w:name="_Toc514426422"/>
      <w:bookmarkStart w:id="3510" w:name="_Toc514669806"/>
      <w:bookmarkStart w:id="3511" w:name="_Toc489458659"/>
      <w:bookmarkStart w:id="3512" w:name="_Toc503186042"/>
      <w:bookmarkStart w:id="3513" w:name="_Toc503192063"/>
      <w:bookmarkStart w:id="3514" w:name="_Toc503198084"/>
      <w:bookmarkStart w:id="3515" w:name="_Toc503204105"/>
      <w:bookmarkStart w:id="3516" w:name="_Toc489458719"/>
      <w:bookmarkStart w:id="3517" w:name="_Toc503186102"/>
      <w:bookmarkStart w:id="3518" w:name="_Toc503192123"/>
      <w:bookmarkStart w:id="3519" w:name="_Toc503198144"/>
      <w:bookmarkStart w:id="3520" w:name="_Toc503204165"/>
      <w:bookmarkStart w:id="3521" w:name="_Toc489458720"/>
      <w:bookmarkStart w:id="3522" w:name="_Toc503186103"/>
      <w:bookmarkStart w:id="3523" w:name="_Toc503192124"/>
      <w:bookmarkStart w:id="3524" w:name="_Toc503198145"/>
      <w:bookmarkStart w:id="3525" w:name="_Toc503204166"/>
      <w:bookmarkStart w:id="3526" w:name="_Toc503198187"/>
      <w:bookmarkStart w:id="3527" w:name="_Toc503204208"/>
      <w:bookmarkStart w:id="3528" w:name="_Toc511145955"/>
      <w:bookmarkStart w:id="3529" w:name="_Toc511203999"/>
      <w:bookmarkStart w:id="3530" w:name="_Toc512618409"/>
      <w:bookmarkStart w:id="3531" w:name="_Toc512858627"/>
      <w:bookmarkStart w:id="3532" w:name="_Toc512858880"/>
      <w:bookmarkStart w:id="3533" w:name="_Toc514426469"/>
      <w:bookmarkStart w:id="3534" w:name="_Toc514669853"/>
      <w:bookmarkStart w:id="3535" w:name="_Toc489458763"/>
      <w:bookmarkStart w:id="3536" w:name="_Toc503186146"/>
      <w:bookmarkStart w:id="3537" w:name="_Toc503192167"/>
      <w:bookmarkStart w:id="3538" w:name="_Toc503198188"/>
      <w:bookmarkStart w:id="3539" w:name="_Toc503204209"/>
      <w:bookmarkStart w:id="3540" w:name="_Toc489458764"/>
      <w:bookmarkStart w:id="3541" w:name="_Toc503186147"/>
      <w:bookmarkStart w:id="3542" w:name="_Toc503192168"/>
      <w:bookmarkStart w:id="3543" w:name="_Toc503198189"/>
      <w:bookmarkStart w:id="3544" w:name="_Toc503204210"/>
      <w:bookmarkStart w:id="3545" w:name="_Toc503198247"/>
      <w:bookmarkStart w:id="3546" w:name="_Toc503204268"/>
      <w:bookmarkStart w:id="3547" w:name="_Toc511145956"/>
      <w:bookmarkStart w:id="3548" w:name="_Toc511204000"/>
      <w:bookmarkStart w:id="3549" w:name="_Toc512618410"/>
      <w:bookmarkStart w:id="3550" w:name="_Toc512858628"/>
      <w:bookmarkStart w:id="3551" w:name="_Toc512858881"/>
      <w:bookmarkStart w:id="3552" w:name="_Toc514426486"/>
      <w:bookmarkStart w:id="3553" w:name="_Toc514669870"/>
      <w:bookmarkStart w:id="3554" w:name="_Toc489458823"/>
      <w:bookmarkStart w:id="3555" w:name="_Toc503186206"/>
      <w:bookmarkStart w:id="3556" w:name="_Toc503192227"/>
      <w:bookmarkStart w:id="3557" w:name="_Toc503198248"/>
      <w:bookmarkStart w:id="3558" w:name="_Toc503204269"/>
      <w:bookmarkStart w:id="3559" w:name="_Toc489458916"/>
      <w:bookmarkStart w:id="3560" w:name="_Toc503186299"/>
      <w:bookmarkStart w:id="3561" w:name="_Toc503192320"/>
      <w:bookmarkStart w:id="3562" w:name="_Toc503198341"/>
      <w:bookmarkStart w:id="3563" w:name="_Toc503204362"/>
      <w:bookmarkStart w:id="3564" w:name="_Toc489459029"/>
      <w:bookmarkStart w:id="3565" w:name="_Toc503186412"/>
      <w:bookmarkStart w:id="3566" w:name="_Toc503192433"/>
      <w:bookmarkStart w:id="3567" w:name="_Toc503198454"/>
      <w:bookmarkStart w:id="3568" w:name="_Toc503204475"/>
      <w:bookmarkStart w:id="3569" w:name="_Toc464573635"/>
      <w:bookmarkStart w:id="3570" w:name="_Toc464574516"/>
      <w:bookmarkStart w:id="3571" w:name="_Toc465760206"/>
      <w:bookmarkStart w:id="3572" w:name="_Toc465955132"/>
      <w:bookmarkStart w:id="3573" w:name="_Toc489459030"/>
      <w:bookmarkStart w:id="3574" w:name="_Toc503186413"/>
      <w:bookmarkStart w:id="3575" w:name="_Toc503192434"/>
      <w:bookmarkStart w:id="3576" w:name="_Toc503198455"/>
      <w:bookmarkStart w:id="3577" w:name="_Toc503204476"/>
      <w:bookmarkStart w:id="3578" w:name="_Toc489459031"/>
      <w:bookmarkStart w:id="3579" w:name="_Toc503186414"/>
      <w:bookmarkStart w:id="3580" w:name="_Toc503192435"/>
      <w:bookmarkStart w:id="3581" w:name="_Toc503198456"/>
      <w:bookmarkStart w:id="3582" w:name="_Toc503204477"/>
      <w:bookmarkStart w:id="3583" w:name="_Toc489459032"/>
      <w:bookmarkStart w:id="3584" w:name="_Toc503186415"/>
      <w:bookmarkStart w:id="3585" w:name="_Toc503192436"/>
      <w:bookmarkStart w:id="3586" w:name="_Toc503198457"/>
      <w:bookmarkStart w:id="3587" w:name="_Toc503204478"/>
      <w:bookmarkStart w:id="3588" w:name="_Toc489459033"/>
      <w:bookmarkStart w:id="3589" w:name="_Toc503186416"/>
      <w:bookmarkStart w:id="3590" w:name="_Toc503192437"/>
      <w:bookmarkStart w:id="3591" w:name="_Toc503198458"/>
      <w:bookmarkStart w:id="3592" w:name="_Toc503204479"/>
      <w:bookmarkStart w:id="3593" w:name="_Toc489459034"/>
      <w:bookmarkStart w:id="3594" w:name="_Toc503186417"/>
      <w:bookmarkStart w:id="3595" w:name="_Toc503192438"/>
      <w:bookmarkStart w:id="3596" w:name="_Toc503198459"/>
      <w:bookmarkStart w:id="3597" w:name="_Toc503204480"/>
      <w:bookmarkStart w:id="3598" w:name="_Toc489459035"/>
      <w:bookmarkStart w:id="3599" w:name="_Toc503186418"/>
      <w:bookmarkStart w:id="3600" w:name="_Toc503192439"/>
      <w:bookmarkStart w:id="3601" w:name="_Toc503198460"/>
      <w:bookmarkStart w:id="3602" w:name="_Toc503204481"/>
      <w:bookmarkStart w:id="3603" w:name="_Toc489459036"/>
      <w:bookmarkStart w:id="3604" w:name="_Toc503186419"/>
      <w:bookmarkStart w:id="3605" w:name="_Toc503192440"/>
      <w:bookmarkStart w:id="3606" w:name="_Toc503198461"/>
      <w:bookmarkStart w:id="3607" w:name="_Toc503204482"/>
      <w:bookmarkStart w:id="3608" w:name="_Toc489459037"/>
      <w:bookmarkStart w:id="3609" w:name="_Toc503186420"/>
      <w:bookmarkStart w:id="3610" w:name="_Toc503192441"/>
      <w:bookmarkStart w:id="3611" w:name="_Toc503198462"/>
      <w:bookmarkStart w:id="3612" w:name="_Toc503204483"/>
      <w:bookmarkStart w:id="3613" w:name="_Toc489459038"/>
      <w:bookmarkStart w:id="3614" w:name="_Toc503186421"/>
      <w:bookmarkStart w:id="3615" w:name="_Toc503192442"/>
      <w:bookmarkStart w:id="3616" w:name="_Toc503198463"/>
      <w:bookmarkStart w:id="3617" w:name="_Toc503204484"/>
      <w:bookmarkStart w:id="3618" w:name="_Toc489459039"/>
      <w:bookmarkStart w:id="3619" w:name="_Toc503186422"/>
      <w:bookmarkStart w:id="3620" w:name="_Toc503192443"/>
      <w:bookmarkStart w:id="3621" w:name="_Toc503198464"/>
      <w:bookmarkStart w:id="3622" w:name="_Toc503204485"/>
      <w:bookmarkStart w:id="3623" w:name="_Toc489459040"/>
      <w:bookmarkStart w:id="3624" w:name="_Toc503186423"/>
      <w:bookmarkStart w:id="3625" w:name="_Toc503192444"/>
      <w:bookmarkStart w:id="3626" w:name="_Toc503198465"/>
      <w:bookmarkStart w:id="3627" w:name="_Toc503204486"/>
      <w:bookmarkStart w:id="3628" w:name="_Toc489459041"/>
      <w:bookmarkStart w:id="3629" w:name="_Toc503186424"/>
      <w:bookmarkStart w:id="3630" w:name="_Toc503192445"/>
      <w:bookmarkStart w:id="3631" w:name="_Toc503198466"/>
      <w:bookmarkStart w:id="3632" w:name="_Toc503204487"/>
      <w:bookmarkStart w:id="3633" w:name="_Toc489459042"/>
      <w:bookmarkStart w:id="3634" w:name="_Toc503186425"/>
      <w:bookmarkStart w:id="3635" w:name="_Toc503192446"/>
      <w:bookmarkStart w:id="3636" w:name="_Toc503198467"/>
      <w:bookmarkStart w:id="3637" w:name="_Toc503204488"/>
      <w:bookmarkStart w:id="3638" w:name="_Toc489459043"/>
      <w:bookmarkStart w:id="3639" w:name="_Toc503186426"/>
      <w:bookmarkStart w:id="3640" w:name="_Toc503192447"/>
      <w:bookmarkStart w:id="3641" w:name="_Toc503198468"/>
      <w:bookmarkStart w:id="3642" w:name="_Toc503204489"/>
      <w:bookmarkStart w:id="3643" w:name="_Toc489459044"/>
      <w:bookmarkStart w:id="3644" w:name="_Toc503186427"/>
      <w:bookmarkStart w:id="3645" w:name="_Toc503192448"/>
      <w:bookmarkStart w:id="3646" w:name="_Toc503198469"/>
      <w:bookmarkStart w:id="3647" w:name="_Toc503204490"/>
      <w:bookmarkStart w:id="3648" w:name="_Toc489459045"/>
      <w:bookmarkStart w:id="3649" w:name="_Toc503186428"/>
      <w:bookmarkStart w:id="3650" w:name="_Toc503192449"/>
      <w:bookmarkStart w:id="3651" w:name="_Toc503198470"/>
      <w:bookmarkStart w:id="3652" w:name="_Toc503204491"/>
      <w:bookmarkStart w:id="3653" w:name="_Toc489459066"/>
      <w:bookmarkStart w:id="3654" w:name="_Toc503186449"/>
      <w:bookmarkStart w:id="3655" w:name="_Toc503192470"/>
      <w:bookmarkStart w:id="3656" w:name="_Toc503198491"/>
      <w:bookmarkStart w:id="3657" w:name="_Toc503204512"/>
      <w:bookmarkStart w:id="3658" w:name="_Toc489459067"/>
      <w:bookmarkStart w:id="3659" w:name="_Toc503186450"/>
      <w:bookmarkStart w:id="3660" w:name="_Toc503192471"/>
      <w:bookmarkStart w:id="3661" w:name="_Toc503198492"/>
      <w:bookmarkStart w:id="3662" w:name="_Toc503204513"/>
      <w:bookmarkStart w:id="3663" w:name="_Toc489459068"/>
      <w:bookmarkStart w:id="3664" w:name="_Toc503186451"/>
      <w:bookmarkStart w:id="3665" w:name="_Toc503192472"/>
      <w:bookmarkStart w:id="3666" w:name="_Toc503198493"/>
      <w:bookmarkStart w:id="3667" w:name="_Toc503204514"/>
      <w:bookmarkStart w:id="3668" w:name="_Toc489459089"/>
      <w:bookmarkStart w:id="3669" w:name="_Toc503186472"/>
      <w:bookmarkStart w:id="3670" w:name="_Toc503192493"/>
      <w:bookmarkStart w:id="3671" w:name="_Toc503198514"/>
      <w:bookmarkStart w:id="3672" w:name="_Toc503204535"/>
      <w:bookmarkStart w:id="3673" w:name="_Toc489459090"/>
      <w:bookmarkStart w:id="3674" w:name="_Toc503186473"/>
      <w:bookmarkStart w:id="3675" w:name="_Toc503192494"/>
      <w:bookmarkStart w:id="3676" w:name="_Toc503198515"/>
      <w:bookmarkStart w:id="3677" w:name="_Toc503204536"/>
      <w:bookmarkStart w:id="3678" w:name="_Toc489459091"/>
      <w:bookmarkStart w:id="3679" w:name="_Toc503186474"/>
      <w:bookmarkStart w:id="3680" w:name="_Toc503192495"/>
      <w:bookmarkStart w:id="3681" w:name="_Toc503198516"/>
      <w:bookmarkStart w:id="3682" w:name="_Toc503204537"/>
      <w:bookmarkStart w:id="3683" w:name="_Toc489459092"/>
      <w:bookmarkStart w:id="3684" w:name="_Toc503186475"/>
      <w:bookmarkStart w:id="3685" w:name="_Toc503192496"/>
      <w:bookmarkStart w:id="3686" w:name="_Toc503198517"/>
      <w:bookmarkStart w:id="3687" w:name="_Toc503204538"/>
      <w:bookmarkStart w:id="3688" w:name="_Toc489459191"/>
      <w:bookmarkStart w:id="3689" w:name="_Toc503186574"/>
      <w:bookmarkStart w:id="3690" w:name="_Toc503192595"/>
      <w:bookmarkStart w:id="3691" w:name="_Toc503198616"/>
      <w:bookmarkStart w:id="3692" w:name="_Toc503204637"/>
      <w:bookmarkStart w:id="3693" w:name="_Toc489459192"/>
      <w:bookmarkStart w:id="3694" w:name="_Toc503186575"/>
      <w:bookmarkStart w:id="3695" w:name="_Toc503192596"/>
      <w:bookmarkStart w:id="3696" w:name="_Toc503198617"/>
      <w:bookmarkStart w:id="3697" w:name="_Toc503204638"/>
      <w:bookmarkStart w:id="3698" w:name="_Toc489459265"/>
      <w:bookmarkStart w:id="3699" w:name="_Toc503186648"/>
      <w:bookmarkStart w:id="3700" w:name="_Toc503192669"/>
      <w:bookmarkStart w:id="3701" w:name="_Toc503198690"/>
      <w:bookmarkStart w:id="3702" w:name="_Toc503204711"/>
      <w:bookmarkStart w:id="3703" w:name="_Toc489459266"/>
      <w:bookmarkStart w:id="3704" w:name="_Toc503186649"/>
      <w:bookmarkStart w:id="3705" w:name="_Toc503192670"/>
      <w:bookmarkStart w:id="3706" w:name="_Toc503198691"/>
      <w:bookmarkStart w:id="3707" w:name="_Toc503204712"/>
      <w:bookmarkStart w:id="3708" w:name="_Toc489459306"/>
      <w:bookmarkStart w:id="3709" w:name="_Toc503186689"/>
      <w:bookmarkStart w:id="3710" w:name="_Toc503192710"/>
      <w:bookmarkStart w:id="3711" w:name="_Toc503198731"/>
      <w:bookmarkStart w:id="3712" w:name="_Toc503204752"/>
      <w:bookmarkStart w:id="3713" w:name="_Toc464553925"/>
      <w:bookmarkStart w:id="3714" w:name="_Toc464573641"/>
      <w:bookmarkStart w:id="3715" w:name="_Toc464574522"/>
      <w:bookmarkStart w:id="3716" w:name="_Toc465760212"/>
      <w:bookmarkStart w:id="3717" w:name="_Toc465955138"/>
      <w:bookmarkStart w:id="3718" w:name="_Toc465956924"/>
      <w:bookmarkStart w:id="3719" w:name="_Toc466281709"/>
      <w:bookmarkStart w:id="3720" w:name="_Toc466647637"/>
      <w:bookmarkStart w:id="3721" w:name="_Toc489459379"/>
      <w:bookmarkStart w:id="3722" w:name="_Toc503186762"/>
      <w:bookmarkStart w:id="3723" w:name="_Toc503192783"/>
      <w:bookmarkStart w:id="3724" w:name="_Toc503198804"/>
      <w:bookmarkStart w:id="3725" w:name="_Toc503204825"/>
      <w:bookmarkStart w:id="3726" w:name="_Toc489459380"/>
      <w:bookmarkStart w:id="3727" w:name="_Toc503186763"/>
      <w:bookmarkStart w:id="3728" w:name="_Toc503192784"/>
      <w:bookmarkStart w:id="3729" w:name="_Toc503198805"/>
      <w:bookmarkStart w:id="3730" w:name="_Toc503204826"/>
      <w:bookmarkStart w:id="3731" w:name="_Toc489459430"/>
      <w:bookmarkStart w:id="3732" w:name="_Toc503186813"/>
      <w:bookmarkStart w:id="3733" w:name="_Toc503192834"/>
      <w:bookmarkStart w:id="3734" w:name="_Toc503198855"/>
      <w:bookmarkStart w:id="3735" w:name="_Toc503204876"/>
      <w:bookmarkStart w:id="3736" w:name="_Toc489459431"/>
      <w:bookmarkStart w:id="3737" w:name="_Toc503186814"/>
      <w:bookmarkStart w:id="3738" w:name="_Toc503192835"/>
      <w:bookmarkStart w:id="3739" w:name="_Toc503198856"/>
      <w:bookmarkStart w:id="3740" w:name="_Toc503204877"/>
      <w:bookmarkStart w:id="3741" w:name="_Toc489362892"/>
      <w:bookmarkStart w:id="3742" w:name="_Toc489370974"/>
      <w:bookmarkStart w:id="3743" w:name="_Toc489362893"/>
      <w:bookmarkStart w:id="3744" w:name="_Toc489370975"/>
      <w:bookmarkStart w:id="3745" w:name="_Toc503198905"/>
      <w:bookmarkStart w:id="3746" w:name="_Toc503204926"/>
      <w:bookmarkStart w:id="3747" w:name="_Toc511145957"/>
      <w:bookmarkStart w:id="3748" w:name="_Toc511204001"/>
      <w:bookmarkStart w:id="3749" w:name="_Toc512618411"/>
      <w:bookmarkStart w:id="3750" w:name="_Toc512858629"/>
      <w:bookmarkStart w:id="3751" w:name="_Toc512858882"/>
      <w:bookmarkStart w:id="3752" w:name="_Toc514426588"/>
      <w:bookmarkStart w:id="3753" w:name="_Toc514669972"/>
      <w:bookmarkStart w:id="3754" w:name="_Toc78179808"/>
      <w:bookmarkStart w:id="3755" w:name="_Toc170125849"/>
      <w:bookmarkStart w:id="3756" w:name="_Toc345081303"/>
      <w:bookmarkStart w:id="3757" w:name="_Toc349753048"/>
      <w:bookmarkStart w:id="3758" w:name="_Toc349753939"/>
      <w:bookmarkStart w:id="3759" w:name="_Ref366744359"/>
      <w:bookmarkStart w:id="3760" w:name="_Ref369081061"/>
      <w:bookmarkStart w:id="3761" w:name="_Toc368586006"/>
      <w:bookmarkStart w:id="3762" w:name="_Ref390074889"/>
      <w:bookmarkStart w:id="3763" w:name="_Ref390074893"/>
      <w:bookmarkStart w:id="3764" w:name="_Toc513815507"/>
      <w:bookmarkStart w:id="3765" w:name="_Ref518404464"/>
      <w:bookmarkStart w:id="3766" w:name="_Ref518912689"/>
      <w:bookmarkStart w:id="3767" w:name="_Ref518912692"/>
      <w:bookmarkStart w:id="3768" w:name="_Ref525918189"/>
      <w:bookmarkStart w:id="3769" w:name="_Ref525918191"/>
      <w:bookmarkStart w:id="3770" w:name="_Toc531700606"/>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commentRangeStart w:id="3771"/>
      <w:r w:rsidRPr="00794639">
        <w:t>+KGPIO Command: Hardware IO Contro</w:t>
      </w:r>
      <w:bookmarkEnd w:id="3754"/>
      <w:bookmarkEnd w:id="3755"/>
      <w:r w:rsidRPr="00794639">
        <w:t>l</w:t>
      </w:r>
      <w:bookmarkEnd w:id="3756"/>
      <w:bookmarkEnd w:id="3757"/>
      <w:bookmarkEnd w:id="3758"/>
      <w:bookmarkEnd w:id="3759"/>
      <w:bookmarkEnd w:id="3760"/>
      <w:bookmarkEnd w:id="3761"/>
      <w:bookmarkEnd w:id="3762"/>
      <w:bookmarkEnd w:id="3763"/>
      <w:bookmarkEnd w:id="3764"/>
      <w:bookmarkEnd w:id="3765"/>
      <w:bookmarkEnd w:id="3766"/>
      <w:bookmarkEnd w:id="3767"/>
      <w:commentRangeEnd w:id="3771"/>
      <w:r w:rsidR="002F3C41" w:rsidRPr="00794639">
        <w:rPr>
          <w:rStyle w:val="CommentReference"/>
          <w:rFonts w:ascii="Verdana" w:eastAsia="Times New Roman" w:hAnsi="Verdana" w:cs="Times New Roman"/>
          <w:b w:val="0"/>
          <w:lang w:eastAsia="en-US"/>
        </w:rPr>
        <w:commentReference w:id="3771"/>
      </w:r>
      <w:bookmarkEnd w:id="3768"/>
      <w:bookmarkEnd w:id="3769"/>
      <w:bookmarkEnd w:id="3770"/>
    </w:p>
    <w:tbl>
      <w:tblPr>
        <w:tblStyle w:val="TableSWIleft"/>
        <w:tblW w:w="8997" w:type="dxa"/>
        <w:tblLayout w:type="fixed"/>
        <w:tblLook w:val="04A0" w:firstRow="1" w:lastRow="0" w:firstColumn="1" w:lastColumn="0" w:noHBand="0" w:noVBand="1"/>
      </w:tblPr>
      <w:tblGrid>
        <w:gridCol w:w="1707"/>
        <w:gridCol w:w="7290"/>
        <w:tblGridChange w:id="3772">
          <w:tblGrid>
            <w:gridCol w:w="1707"/>
            <w:gridCol w:w="7290"/>
          </w:tblGrid>
        </w:tblGridChange>
      </w:tblGrid>
      <w:tr w:rsidR="006C463B" w:rsidRPr="00794639" w14:paraId="154154B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0C01DBA" w14:textId="7D77CE4F" w:rsidR="006C463B" w:rsidRPr="007E4A1F" w:rsidRDefault="006C463B" w:rsidP="004651D1">
            <w:pPr>
              <w:pStyle w:val="TableColumnHead"/>
              <w:spacing w:before="144" w:after="144"/>
            </w:pPr>
            <w:r w:rsidRPr="007E4A1F">
              <w:t>HL7800</w:t>
            </w:r>
          </w:p>
        </w:tc>
      </w:tr>
      <w:tr w:rsidR="006C463B" w:rsidRPr="00794639" w14:paraId="14C7E2BA" w14:textId="77777777" w:rsidTr="00953CD3">
        <w:trPr>
          <w:trHeight w:val="1008"/>
        </w:trPr>
        <w:tc>
          <w:tcPr>
            <w:tcW w:w="1707" w:type="dxa"/>
          </w:tcPr>
          <w:p w14:paraId="065AE857" w14:textId="77777777" w:rsidR="006C463B" w:rsidRPr="00794639" w:rsidRDefault="006C463B" w:rsidP="004651D1">
            <w:pPr>
              <w:pStyle w:val="TableBody"/>
              <w:keepNext/>
              <w:rPr>
                <w:i/>
              </w:rPr>
            </w:pPr>
            <w:r w:rsidRPr="00794639">
              <w:rPr>
                <w:i/>
              </w:rPr>
              <w:t>Test command</w:t>
            </w:r>
          </w:p>
          <w:p w14:paraId="68900381" w14:textId="77777777" w:rsidR="006C463B" w:rsidRPr="00794639" w:rsidRDefault="006C463B" w:rsidP="004651D1">
            <w:pPr>
              <w:pStyle w:val="TableBody"/>
              <w:keepNext/>
            </w:pPr>
          </w:p>
          <w:p w14:paraId="77E36B03" w14:textId="77777777" w:rsidR="006C463B" w:rsidRPr="00794639" w:rsidRDefault="006C463B" w:rsidP="004651D1">
            <w:pPr>
              <w:pStyle w:val="TableBody"/>
              <w:keepNext/>
              <w:rPr>
                <w:u w:val="single"/>
              </w:rPr>
            </w:pPr>
            <w:r w:rsidRPr="00794639">
              <w:rPr>
                <w:u w:val="single"/>
              </w:rPr>
              <w:t>Syntax</w:t>
            </w:r>
          </w:p>
          <w:p w14:paraId="6A8D5BA8" w14:textId="77777777" w:rsidR="006C463B" w:rsidRPr="00794639" w:rsidRDefault="006C463B" w:rsidP="004651D1">
            <w:pPr>
              <w:pStyle w:val="TableBody"/>
              <w:keepNext/>
              <w:rPr>
                <w:b/>
              </w:rPr>
            </w:pPr>
            <w:r w:rsidRPr="00794639">
              <w:rPr>
                <w:b/>
              </w:rPr>
              <w:t>AT+KGPIO=?</w:t>
            </w:r>
          </w:p>
        </w:tc>
        <w:tc>
          <w:tcPr>
            <w:tcW w:w="0" w:type="dxa"/>
          </w:tcPr>
          <w:p w14:paraId="05F7470F" w14:textId="77777777" w:rsidR="00734D62" w:rsidRPr="00794639" w:rsidRDefault="00734D62" w:rsidP="004651D1">
            <w:pPr>
              <w:pStyle w:val="TableBody"/>
              <w:keepNext/>
              <w:rPr>
                <w:u w:val="single"/>
              </w:rPr>
            </w:pPr>
          </w:p>
          <w:p w14:paraId="5B7CD287" w14:textId="77777777" w:rsidR="00734D62" w:rsidRPr="00794639" w:rsidRDefault="00734D62" w:rsidP="004651D1">
            <w:pPr>
              <w:pStyle w:val="TableBody"/>
              <w:keepNext/>
              <w:rPr>
                <w:u w:val="single"/>
              </w:rPr>
            </w:pPr>
          </w:p>
          <w:p w14:paraId="4C0228C0" w14:textId="1615C03E" w:rsidR="006C463B" w:rsidRPr="00794639" w:rsidRDefault="006C463B" w:rsidP="004651D1">
            <w:pPr>
              <w:pStyle w:val="TableBody"/>
              <w:keepNext/>
              <w:rPr>
                <w:u w:val="single"/>
              </w:rPr>
            </w:pPr>
            <w:r w:rsidRPr="00794639">
              <w:rPr>
                <w:u w:val="single"/>
              </w:rPr>
              <w:t>Response</w:t>
            </w:r>
          </w:p>
          <w:p w14:paraId="09E23D19" w14:textId="77777777" w:rsidR="006C463B" w:rsidRPr="00794639" w:rsidRDefault="006C463B" w:rsidP="00F2156B">
            <w:pPr>
              <w:pStyle w:val="TableBody"/>
              <w:keepNext/>
            </w:pPr>
            <w:r w:rsidRPr="00794639">
              <w:rPr>
                <w:b/>
              </w:rPr>
              <w:t>+KGPIO:</w:t>
            </w:r>
            <w:r w:rsidRPr="00794639">
              <w:t xml:space="preserve"> (list of supported </w:t>
            </w:r>
            <w:r w:rsidRPr="00794639">
              <w:rPr>
                <w:b/>
              </w:rPr>
              <w:t>&lt;IO&gt;</w:t>
            </w:r>
            <w:r w:rsidRPr="00794639">
              <w:t xml:space="preserve">s),(list of supported </w:t>
            </w:r>
            <w:r w:rsidRPr="00794639">
              <w:rPr>
                <w:b/>
              </w:rPr>
              <w:t>&lt;cde&gt;</w:t>
            </w:r>
            <w:r w:rsidRPr="00794639">
              <w:t>s)</w:t>
            </w:r>
          </w:p>
          <w:p w14:paraId="44CA0252" w14:textId="218CD124" w:rsidR="006C463B" w:rsidRPr="00794639" w:rsidRDefault="006C463B" w:rsidP="004651D1">
            <w:pPr>
              <w:pStyle w:val="TableBody"/>
              <w:keepNext/>
              <w:rPr>
                <w:b/>
              </w:rPr>
            </w:pPr>
            <w:r w:rsidRPr="00794639">
              <w:rPr>
                <w:b/>
              </w:rPr>
              <w:t>OK</w:t>
            </w:r>
          </w:p>
        </w:tc>
      </w:tr>
      <w:tr w:rsidR="006C463B" w:rsidRPr="00794639" w14:paraId="45571514" w14:textId="77777777" w:rsidTr="00953CD3">
        <w:trPr>
          <w:trHeight w:val="1008"/>
        </w:trPr>
        <w:tc>
          <w:tcPr>
            <w:tcW w:w="1707" w:type="dxa"/>
          </w:tcPr>
          <w:p w14:paraId="5351C95E" w14:textId="77777777" w:rsidR="006C463B" w:rsidRPr="00794639" w:rsidRDefault="006C463B" w:rsidP="004B39CC">
            <w:pPr>
              <w:pStyle w:val="TableBody"/>
              <w:rPr>
                <w:i/>
              </w:rPr>
            </w:pPr>
            <w:r w:rsidRPr="00794639">
              <w:rPr>
                <w:i/>
              </w:rPr>
              <w:t>Read command</w:t>
            </w:r>
          </w:p>
          <w:p w14:paraId="03A70626" w14:textId="77777777" w:rsidR="006C463B" w:rsidRPr="00794639" w:rsidRDefault="006C463B" w:rsidP="004B39CC">
            <w:pPr>
              <w:pStyle w:val="TableBody"/>
            </w:pPr>
          </w:p>
          <w:p w14:paraId="39A3A1F8" w14:textId="77777777" w:rsidR="006C463B" w:rsidRPr="00794639" w:rsidRDefault="006C463B" w:rsidP="004B39CC">
            <w:pPr>
              <w:pStyle w:val="TableBody"/>
              <w:rPr>
                <w:u w:val="single"/>
              </w:rPr>
            </w:pPr>
            <w:r w:rsidRPr="00794639">
              <w:rPr>
                <w:u w:val="single"/>
              </w:rPr>
              <w:t>Syntax</w:t>
            </w:r>
          </w:p>
          <w:p w14:paraId="5589697B" w14:textId="77777777" w:rsidR="006C463B" w:rsidRPr="00794639" w:rsidRDefault="006C463B" w:rsidP="004B39CC">
            <w:pPr>
              <w:pStyle w:val="TableBody"/>
              <w:rPr>
                <w:i/>
              </w:rPr>
            </w:pPr>
            <w:r w:rsidRPr="00794639">
              <w:rPr>
                <w:b/>
              </w:rPr>
              <w:t>AT+KGPIO?</w:t>
            </w:r>
          </w:p>
        </w:tc>
        <w:tc>
          <w:tcPr>
            <w:tcW w:w="0" w:type="dxa"/>
          </w:tcPr>
          <w:p w14:paraId="28C6950B" w14:textId="77777777" w:rsidR="00734D62" w:rsidRPr="00794639" w:rsidRDefault="00734D62" w:rsidP="004B39CC">
            <w:pPr>
              <w:pStyle w:val="TableBody"/>
              <w:rPr>
                <w:u w:val="single"/>
              </w:rPr>
            </w:pPr>
          </w:p>
          <w:p w14:paraId="0B492CA7" w14:textId="77777777" w:rsidR="00734D62" w:rsidRPr="00794639" w:rsidRDefault="00734D62" w:rsidP="004B39CC">
            <w:pPr>
              <w:pStyle w:val="TableBody"/>
              <w:rPr>
                <w:u w:val="single"/>
              </w:rPr>
            </w:pPr>
          </w:p>
          <w:p w14:paraId="13A06AFA" w14:textId="162101A7" w:rsidR="006C463B" w:rsidRPr="00794639" w:rsidRDefault="006C463B" w:rsidP="004B39CC">
            <w:pPr>
              <w:pStyle w:val="TableBody"/>
              <w:rPr>
                <w:u w:val="single"/>
              </w:rPr>
            </w:pPr>
            <w:r w:rsidRPr="00794639">
              <w:rPr>
                <w:u w:val="single"/>
              </w:rPr>
              <w:t>Response</w:t>
            </w:r>
          </w:p>
          <w:p w14:paraId="32CEDF3E" w14:textId="7D4BAF37" w:rsidR="006C463B" w:rsidRPr="00794639" w:rsidRDefault="006C463B" w:rsidP="004B39CC">
            <w:pPr>
              <w:pStyle w:val="TableBody"/>
              <w:rPr>
                <w:u w:val="single"/>
              </w:rPr>
            </w:pPr>
            <w:r w:rsidRPr="00794639">
              <w:rPr>
                <w:b/>
              </w:rPr>
              <w:t>OK</w:t>
            </w:r>
          </w:p>
        </w:tc>
      </w:tr>
      <w:tr w:rsidR="006C463B" w:rsidRPr="00794639" w14:paraId="255D817C" w14:textId="77777777" w:rsidTr="00F40353">
        <w:tblPrEx>
          <w:tblW w:w="8997" w:type="dxa"/>
          <w:tblLayout w:type="fixed"/>
          <w:tblPrExChange w:id="3773" w:author="Elaine Baricante" w:date="2018-11-27T10:19:00Z">
            <w:tblPrEx>
              <w:tblW w:w="8997" w:type="dxa"/>
              <w:tblLayout w:type="fixed"/>
            </w:tblPrEx>
          </w:tblPrExChange>
        </w:tblPrEx>
        <w:trPr>
          <w:trHeight w:val="781"/>
          <w:trPrChange w:id="3774" w:author="Elaine Baricante" w:date="2018-11-27T10:19:00Z">
            <w:trPr>
              <w:cantSplit w:val="0"/>
              <w:trHeight w:val="781"/>
            </w:trPr>
          </w:trPrChange>
        </w:trPr>
        <w:tc>
          <w:tcPr>
            <w:tcW w:w="0" w:type="dxa"/>
            <w:tcPrChange w:id="3775" w:author="Elaine Baricante" w:date="2018-11-27T10:19:00Z">
              <w:tcPr>
                <w:tcW w:w="1707" w:type="dxa"/>
              </w:tcPr>
            </w:tcPrChange>
          </w:tcPr>
          <w:p w14:paraId="38D08C03" w14:textId="77777777" w:rsidR="006C463B" w:rsidRPr="00794639" w:rsidRDefault="006C463B" w:rsidP="004B39CC">
            <w:pPr>
              <w:pStyle w:val="TableBody"/>
              <w:rPr>
                <w:i/>
              </w:rPr>
            </w:pPr>
            <w:r w:rsidRPr="00794639">
              <w:rPr>
                <w:i/>
              </w:rPr>
              <w:lastRenderedPageBreak/>
              <w:t>Write command</w:t>
            </w:r>
          </w:p>
          <w:p w14:paraId="33983093" w14:textId="77777777" w:rsidR="006C463B" w:rsidRPr="00794639" w:rsidRDefault="006C463B" w:rsidP="004B39CC">
            <w:pPr>
              <w:pStyle w:val="TableBody"/>
            </w:pPr>
          </w:p>
          <w:p w14:paraId="708C36F0" w14:textId="77777777" w:rsidR="006C463B" w:rsidRPr="00794639" w:rsidRDefault="006C463B" w:rsidP="004B39CC">
            <w:pPr>
              <w:pStyle w:val="TableBody"/>
              <w:rPr>
                <w:u w:val="single"/>
              </w:rPr>
            </w:pPr>
            <w:r w:rsidRPr="00794639">
              <w:rPr>
                <w:u w:val="single"/>
              </w:rPr>
              <w:t>Syntax</w:t>
            </w:r>
          </w:p>
          <w:p w14:paraId="4E249697" w14:textId="77777777" w:rsidR="006C463B" w:rsidRPr="00794639" w:rsidRDefault="006C463B" w:rsidP="004B39CC">
            <w:pPr>
              <w:pStyle w:val="TableBody"/>
            </w:pPr>
            <w:r w:rsidRPr="00794639">
              <w:rPr>
                <w:b/>
              </w:rPr>
              <w:t>AT+KGPIO=&lt;IO&gt;,&lt;cde&gt;</w:t>
            </w:r>
          </w:p>
        </w:tc>
        <w:tc>
          <w:tcPr>
            <w:tcW w:w="0" w:type="dxa"/>
            <w:tcPrChange w:id="3776" w:author="Elaine Baricante" w:date="2018-11-27T10:19:00Z">
              <w:tcPr>
                <w:tcW w:w="0" w:type="dxa"/>
              </w:tcPr>
            </w:tcPrChange>
          </w:tcPr>
          <w:p w14:paraId="1A85AE80" w14:textId="77777777" w:rsidR="00734D62" w:rsidRPr="00794639" w:rsidRDefault="00734D62" w:rsidP="004B39CC">
            <w:pPr>
              <w:pStyle w:val="TableBody"/>
              <w:rPr>
                <w:u w:val="single"/>
              </w:rPr>
            </w:pPr>
          </w:p>
          <w:p w14:paraId="2951C5FE" w14:textId="77777777" w:rsidR="00734D62" w:rsidRPr="00794639" w:rsidRDefault="00734D62" w:rsidP="004B39CC">
            <w:pPr>
              <w:pStyle w:val="TableBody"/>
              <w:rPr>
                <w:u w:val="single"/>
              </w:rPr>
            </w:pPr>
          </w:p>
          <w:p w14:paraId="6CB1ED01" w14:textId="4FFC9E4D" w:rsidR="006C463B" w:rsidRPr="00794639" w:rsidRDefault="006C463B" w:rsidP="004B39CC">
            <w:pPr>
              <w:pStyle w:val="TableBody"/>
              <w:rPr>
                <w:u w:val="single"/>
              </w:rPr>
            </w:pPr>
            <w:r w:rsidRPr="00794639">
              <w:rPr>
                <w:u w:val="single"/>
              </w:rPr>
              <w:t>Response</w:t>
            </w:r>
          </w:p>
          <w:p w14:paraId="00DE2A84" w14:textId="77777777" w:rsidR="006C463B" w:rsidRPr="00794639" w:rsidRDefault="006C463B" w:rsidP="004B39CC">
            <w:pPr>
              <w:pStyle w:val="TableBody"/>
            </w:pPr>
            <w:r w:rsidRPr="00794639">
              <w:t>If &lt;cde&gt; = 2:</w:t>
            </w:r>
          </w:p>
          <w:p w14:paraId="6611B3D6" w14:textId="77777777" w:rsidR="006C463B" w:rsidRPr="00794639" w:rsidRDefault="006C463B" w:rsidP="004B39CC">
            <w:pPr>
              <w:pStyle w:val="TableBody"/>
              <w:rPr>
                <w:b/>
              </w:rPr>
            </w:pPr>
            <w:r w:rsidRPr="00794639">
              <w:rPr>
                <w:b/>
              </w:rPr>
              <w:t>+KGPIO: &lt;IO&gt;, &lt;current_value&gt;</w:t>
            </w:r>
          </w:p>
          <w:p w14:paraId="502D0730" w14:textId="77777777" w:rsidR="006C463B" w:rsidRPr="00794639" w:rsidRDefault="006C463B" w:rsidP="004B39CC">
            <w:pPr>
              <w:pStyle w:val="TableBody"/>
              <w:rPr>
                <w:b/>
              </w:rPr>
            </w:pPr>
            <w:r w:rsidRPr="00794639">
              <w:rPr>
                <w:b/>
              </w:rPr>
              <w:t>OK</w:t>
            </w:r>
          </w:p>
          <w:p w14:paraId="6A7997B3" w14:textId="77777777" w:rsidR="006C463B" w:rsidRPr="00794639" w:rsidRDefault="006C463B" w:rsidP="004B39CC">
            <w:pPr>
              <w:pStyle w:val="TableBody"/>
              <w:rPr>
                <w:sz w:val="14"/>
                <w:szCs w:val="14"/>
              </w:rPr>
            </w:pPr>
          </w:p>
          <w:p w14:paraId="55BD9102" w14:textId="77777777" w:rsidR="006C463B" w:rsidRPr="00794639" w:rsidRDefault="006C463B" w:rsidP="004B39CC">
            <w:pPr>
              <w:pStyle w:val="TableBody"/>
            </w:pPr>
            <w:r w:rsidRPr="00794639">
              <w:t>Else</w:t>
            </w:r>
          </w:p>
          <w:p w14:paraId="6470D18A" w14:textId="77777777" w:rsidR="006C463B" w:rsidRPr="00794639" w:rsidRDefault="006C463B" w:rsidP="004B39CC">
            <w:pPr>
              <w:pStyle w:val="TableBody"/>
            </w:pPr>
            <w:r w:rsidRPr="00794639">
              <w:rPr>
                <w:b/>
              </w:rPr>
              <w:t>OK</w:t>
            </w:r>
          </w:p>
          <w:p w14:paraId="572396D7" w14:textId="77777777" w:rsidR="006C463B" w:rsidRPr="00794639" w:rsidRDefault="006C463B" w:rsidP="004B39CC">
            <w:pPr>
              <w:pStyle w:val="TableBody"/>
              <w:rPr>
                <w:b/>
                <w:sz w:val="14"/>
                <w:szCs w:val="14"/>
              </w:rPr>
            </w:pPr>
          </w:p>
          <w:p w14:paraId="0B5E8BAD" w14:textId="77777777" w:rsidR="006C463B" w:rsidRPr="00794639" w:rsidRDefault="006C463B" w:rsidP="004B39CC">
            <w:pPr>
              <w:pStyle w:val="TableBody"/>
              <w:rPr>
                <w:u w:val="single"/>
              </w:rPr>
            </w:pPr>
            <w:r w:rsidRPr="00794639">
              <w:rPr>
                <w:u w:val="single"/>
              </w:rPr>
              <w:t>Parameters</w:t>
            </w:r>
          </w:p>
          <w:p w14:paraId="45212FF5" w14:textId="6DE8A260" w:rsidR="006C463B" w:rsidRPr="00794639" w:rsidRDefault="006C463B" w:rsidP="004B39CC">
            <w:pPr>
              <w:pStyle w:val="TableBody"/>
            </w:pPr>
            <w:r w:rsidRPr="00794639">
              <w:rPr>
                <w:b/>
              </w:rPr>
              <w:t>&lt;IO&gt;</w:t>
            </w:r>
            <w:r w:rsidR="00734D62" w:rsidRPr="00794639">
              <w:tab/>
            </w:r>
            <w:r w:rsidRPr="00794639">
              <w:t>1</w:t>
            </w:r>
            <w:r w:rsidR="00734D62" w:rsidRPr="00794639">
              <w:t xml:space="preserve"> </w:t>
            </w:r>
            <w:r w:rsidR="004B73D5" w:rsidRPr="00794639">
              <w:t>-</w:t>
            </w:r>
            <w:r w:rsidR="00734D62" w:rsidRPr="00794639">
              <w:t xml:space="preserve"> </w:t>
            </w:r>
            <w:r w:rsidR="00AA1C3D" w:rsidRPr="00794639">
              <w:t>3, 5</w:t>
            </w:r>
            <w:r w:rsidR="00A57A35" w:rsidRPr="00794639">
              <w:t xml:space="preserve"> </w:t>
            </w:r>
            <w:r w:rsidR="00AA1C3D" w:rsidRPr="00794639">
              <w:t>-</w:t>
            </w:r>
            <w:r w:rsidR="00A57A35" w:rsidRPr="00794639">
              <w:t xml:space="preserve"> </w:t>
            </w:r>
            <w:r w:rsidR="00AA1C3D" w:rsidRPr="00794639">
              <w:t xml:space="preserve">8, </w:t>
            </w:r>
            <w:r w:rsidRPr="00794639">
              <w:t>10,</w:t>
            </w:r>
            <w:r w:rsidR="00734D62" w:rsidRPr="00794639">
              <w:t xml:space="preserve"> </w:t>
            </w:r>
            <w:r w:rsidRPr="00794639">
              <w:t>11,</w:t>
            </w:r>
            <w:r w:rsidR="00734D62" w:rsidRPr="00794639">
              <w:t xml:space="preserve"> </w:t>
            </w:r>
            <w:r w:rsidRPr="00794639">
              <w:t>14,</w:t>
            </w:r>
            <w:r w:rsidR="00734D62" w:rsidRPr="00794639">
              <w:t xml:space="preserve"> </w:t>
            </w:r>
            <w:r w:rsidRPr="00794639">
              <w:t>15</w:t>
            </w:r>
            <w:r w:rsidR="00734D62" w:rsidRPr="00794639">
              <w:tab/>
            </w:r>
            <w:r w:rsidRPr="00794639">
              <w:t>Selected IO</w:t>
            </w:r>
          </w:p>
          <w:p w14:paraId="2539A81E" w14:textId="77777777" w:rsidR="006C463B" w:rsidRPr="00794639" w:rsidRDefault="006C463B" w:rsidP="004B39CC">
            <w:pPr>
              <w:pStyle w:val="TableBody"/>
              <w:rPr>
                <w:sz w:val="14"/>
                <w:szCs w:val="14"/>
              </w:rPr>
            </w:pPr>
          </w:p>
          <w:p w14:paraId="2FF33FC5" w14:textId="19999A89" w:rsidR="006C463B" w:rsidRPr="00794639" w:rsidRDefault="006C463B" w:rsidP="004B39CC">
            <w:pPr>
              <w:pStyle w:val="TableBody"/>
            </w:pPr>
            <w:r w:rsidRPr="00794639">
              <w:rPr>
                <w:b/>
              </w:rPr>
              <w:t>&lt;cde&gt;</w:t>
            </w:r>
            <w:r w:rsidRPr="00794639">
              <w:tab/>
              <w:t>0</w:t>
            </w:r>
            <w:r w:rsidRPr="00794639">
              <w:tab/>
              <w:t>Reset the selected IO</w:t>
            </w:r>
          </w:p>
          <w:p w14:paraId="21E23D3D" w14:textId="34CA33EA" w:rsidR="006C463B" w:rsidRPr="00794639" w:rsidRDefault="006C463B" w:rsidP="004B39CC">
            <w:pPr>
              <w:pStyle w:val="TableBody"/>
            </w:pPr>
            <w:r w:rsidRPr="00794639">
              <w:tab/>
              <w:t>1</w:t>
            </w:r>
            <w:r w:rsidRPr="00794639">
              <w:tab/>
              <w:t>Set the selected IO</w:t>
            </w:r>
          </w:p>
          <w:p w14:paraId="7F540A5F" w14:textId="4C36700C" w:rsidR="006C463B" w:rsidRPr="00794639" w:rsidRDefault="006C463B" w:rsidP="004B39CC">
            <w:pPr>
              <w:pStyle w:val="TableBody"/>
            </w:pPr>
            <w:r w:rsidRPr="00794639">
              <w:tab/>
              <w:t>2</w:t>
            </w:r>
            <w:r w:rsidRPr="00794639">
              <w:tab/>
              <w:t>Request the current value of the IO</w:t>
            </w:r>
          </w:p>
          <w:p w14:paraId="561EEE13" w14:textId="77777777" w:rsidR="006C463B" w:rsidRPr="00794639" w:rsidRDefault="006C463B" w:rsidP="004B39CC">
            <w:pPr>
              <w:pStyle w:val="TableBody"/>
            </w:pPr>
          </w:p>
          <w:p w14:paraId="6DDFAA3D" w14:textId="5F75669B" w:rsidR="00F2156B" w:rsidRPr="00794639" w:rsidRDefault="006C463B" w:rsidP="00F2156B">
            <w:pPr>
              <w:pStyle w:val="TableBody"/>
              <w:tabs>
                <w:tab w:val="left" w:pos="781"/>
              </w:tabs>
            </w:pPr>
            <w:r w:rsidRPr="00794639">
              <w:rPr>
                <w:b/>
              </w:rPr>
              <w:t>&lt;current_value&gt;</w:t>
            </w:r>
            <w:r w:rsidRPr="00794639">
              <w:tab/>
              <w:t>0</w:t>
            </w:r>
            <w:r w:rsidRPr="00794639">
              <w:tab/>
              <w:t>GPIO is Low</w:t>
            </w:r>
          </w:p>
          <w:p w14:paraId="1BFF1F39" w14:textId="549E56CD" w:rsidR="006C463B" w:rsidRPr="00794639" w:rsidRDefault="00F2156B" w:rsidP="004651D1">
            <w:pPr>
              <w:pStyle w:val="TableBody"/>
              <w:tabs>
                <w:tab w:val="left" w:pos="781"/>
              </w:tabs>
              <w:rPr>
                <w:b/>
                <w:lang w:eastAsia="zh-CN"/>
              </w:rPr>
            </w:pPr>
            <w:r w:rsidRPr="00794639">
              <w:tab/>
            </w:r>
            <w:r w:rsidRPr="00794639">
              <w:tab/>
            </w:r>
            <w:r w:rsidRPr="00794639">
              <w:tab/>
              <w:t>1</w:t>
            </w:r>
            <w:r w:rsidRPr="00794639">
              <w:tab/>
            </w:r>
            <w:r w:rsidR="006C463B" w:rsidRPr="00794639">
              <w:t>GPIO is High</w:t>
            </w:r>
          </w:p>
        </w:tc>
      </w:tr>
      <w:tr w:rsidR="006C463B" w:rsidRPr="00794639" w14:paraId="7ADC7F62" w14:textId="77777777" w:rsidTr="00953CD3">
        <w:trPr>
          <w:trHeight w:val="527"/>
        </w:trPr>
        <w:tc>
          <w:tcPr>
            <w:tcW w:w="1707" w:type="dxa"/>
          </w:tcPr>
          <w:p w14:paraId="0F3D44BC" w14:textId="77777777" w:rsidR="006C463B" w:rsidRPr="00794639" w:rsidRDefault="006C463B" w:rsidP="004B39CC">
            <w:pPr>
              <w:pStyle w:val="TableBody"/>
              <w:rPr>
                <w:u w:val="single"/>
              </w:rPr>
            </w:pPr>
            <w:r w:rsidRPr="00794639">
              <w:rPr>
                <w:u w:val="single"/>
              </w:rPr>
              <w:t>Notes</w:t>
            </w:r>
          </w:p>
        </w:tc>
        <w:tc>
          <w:tcPr>
            <w:tcW w:w="0" w:type="dxa"/>
          </w:tcPr>
          <w:p w14:paraId="3C82917D" w14:textId="197E073D" w:rsidR="006C463B" w:rsidRPr="00794639" w:rsidRDefault="006C463B" w:rsidP="004651D1">
            <w:pPr>
              <w:pStyle w:val="TableBody"/>
              <w:numPr>
                <w:ilvl w:val="0"/>
                <w:numId w:val="454"/>
              </w:numPr>
            </w:pPr>
            <w:r w:rsidRPr="00794639">
              <w:t>The current configuration is saved in non-volatile memory after a reset</w:t>
            </w:r>
            <w:r w:rsidR="00F03D65" w:rsidRPr="00794639">
              <w:t>.</w:t>
            </w:r>
          </w:p>
          <w:p w14:paraId="7814388B" w14:textId="57EACCA8" w:rsidR="006C463B" w:rsidRPr="00794639" w:rsidRDefault="006C463B" w:rsidP="004651D1">
            <w:pPr>
              <w:pStyle w:val="TableBody"/>
              <w:numPr>
                <w:ilvl w:val="0"/>
                <w:numId w:val="454"/>
              </w:numPr>
            </w:pPr>
            <w:r w:rsidRPr="00794639">
              <w:t xml:space="preserve">Check the configuration of </w:t>
            </w:r>
            <w:r w:rsidRPr="00794639">
              <w:rPr>
                <w:rStyle w:val="Code"/>
              </w:rPr>
              <w:t>+KGPIOCFG</w:t>
            </w:r>
            <w:r w:rsidRPr="00794639">
              <w:t xml:space="preserve"> when </w:t>
            </w:r>
            <w:r w:rsidRPr="00794639">
              <w:rPr>
                <w:rStyle w:val="Code"/>
              </w:rPr>
              <w:t>+CME ERROR: 3</w:t>
            </w:r>
            <w:r w:rsidRPr="00794639">
              <w:t xml:space="preserve"> issued</w:t>
            </w:r>
            <w:r w:rsidR="00F03D65" w:rsidRPr="00794639">
              <w:t>.</w:t>
            </w:r>
          </w:p>
          <w:p w14:paraId="3ACA23A2" w14:textId="6791566A" w:rsidR="006C463B" w:rsidRPr="00794639" w:rsidRDefault="006C463B" w:rsidP="004651D1">
            <w:pPr>
              <w:pStyle w:val="TableBody"/>
              <w:numPr>
                <w:ilvl w:val="0"/>
                <w:numId w:val="454"/>
              </w:numPr>
            </w:pPr>
            <w:r w:rsidRPr="00794639">
              <w:rPr>
                <w:rStyle w:val="Code"/>
              </w:rPr>
              <w:t>AT+KGPIO=?</w:t>
            </w:r>
            <w:r w:rsidRPr="00794639">
              <w:t xml:space="preserve"> returns a dynamic list of supported GPIO. GPIOs assigned to a specific purpose are not listed</w:t>
            </w:r>
            <w:r w:rsidR="00F03D65" w:rsidRPr="00794639">
              <w:t>.</w:t>
            </w:r>
          </w:p>
          <w:p w14:paraId="77C5D07F" w14:textId="12A7C13A" w:rsidR="006C463B" w:rsidRPr="00794639" w:rsidRDefault="006C463B" w:rsidP="004651D1">
            <w:pPr>
              <w:pStyle w:val="TableBody"/>
              <w:numPr>
                <w:ilvl w:val="0"/>
                <w:numId w:val="454"/>
              </w:numPr>
            </w:pPr>
            <w:r w:rsidRPr="00794639">
              <w:t>This command can be used without SIM</w:t>
            </w:r>
            <w:r w:rsidR="00F03D65" w:rsidRPr="00794639">
              <w:t>.</w:t>
            </w:r>
          </w:p>
        </w:tc>
      </w:tr>
      <w:tr w:rsidR="00734D62" w:rsidRPr="00794639" w14:paraId="2DEA0134" w14:textId="77777777" w:rsidTr="00953CD3">
        <w:trPr>
          <w:trHeight w:val="527"/>
        </w:trPr>
        <w:tc>
          <w:tcPr>
            <w:tcW w:w="1707" w:type="dxa"/>
          </w:tcPr>
          <w:p w14:paraId="13855561" w14:textId="2AB9E0B3" w:rsidR="00734D62" w:rsidRPr="00794639" w:rsidRDefault="00734D62" w:rsidP="004B39CC">
            <w:pPr>
              <w:pStyle w:val="TableBody"/>
              <w:rPr>
                <w:u w:val="single"/>
              </w:rPr>
            </w:pPr>
            <w:r w:rsidRPr="00794639">
              <w:rPr>
                <w:u w:val="single"/>
              </w:rPr>
              <w:t>Examples</w:t>
            </w:r>
          </w:p>
        </w:tc>
        <w:tc>
          <w:tcPr>
            <w:tcW w:w="0" w:type="dxa"/>
          </w:tcPr>
          <w:p w14:paraId="71111C7C" w14:textId="77777777" w:rsidR="00734D62" w:rsidRPr="00794639" w:rsidRDefault="00734D62" w:rsidP="00734D62">
            <w:pPr>
              <w:pStyle w:val="TableBody"/>
              <w:rPr>
                <w:b/>
              </w:rPr>
            </w:pPr>
            <w:r w:rsidRPr="00794639">
              <w:rPr>
                <w:b/>
              </w:rPr>
              <w:t>AT+KGPIO=?</w:t>
            </w:r>
          </w:p>
          <w:p w14:paraId="387EC72B" w14:textId="10AA4104" w:rsidR="00734D62" w:rsidRPr="007E4A1F" w:rsidRDefault="00734D62" w:rsidP="00734D62">
            <w:pPr>
              <w:pStyle w:val="TableBody"/>
              <w:rPr>
                <w:b/>
              </w:rPr>
            </w:pPr>
            <w:r w:rsidRPr="00794639">
              <w:rPr>
                <w:b/>
              </w:rPr>
              <w:t>+KGPIO: (1,2,3,5,</w:t>
            </w:r>
            <w:r w:rsidR="00ED4050" w:rsidRPr="00794639">
              <w:rPr>
                <w:b/>
              </w:rPr>
              <w:t>6,</w:t>
            </w:r>
            <w:commentRangeStart w:id="3777"/>
            <w:r w:rsidR="00ED4050" w:rsidRPr="00794639">
              <w:rPr>
                <w:b/>
              </w:rPr>
              <w:t>7</w:t>
            </w:r>
            <w:commentRangeEnd w:id="3777"/>
            <w:r w:rsidR="00F01A12" w:rsidRPr="00794639">
              <w:rPr>
                <w:rStyle w:val="CommentReference"/>
                <w:rFonts w:ascii="Verdana" w:hAnsi="Verdana" w:cs="Times New Roman"/>
                <w:lang w:eastAsia="en-US"/>
              </w:rPr>
              <w:commentReference w:id="3777"/>
            </w:r>
            <w:r w:rsidR="00ED4050" w:rsidRPr="00794639">
              <w:rPr>
                <w:b/>
              </w:rPr>
              <w:t>,</w:t>
            </w:r>
            <w:r w:rsidRPr="000656F8">
              <w:rPr>
                <w:b/>
              </w:rPr>
              <w:t>8,10,11,14,15),(0-2)</w:t>
            </w:r>
          </w:p>
          <w:p w14:paraId="2C10D746" w14:textId="77777777" w:rsidR="00734D62" w:rsidRPr="007E4A1F" w:rsidRDefault="00734D62" w:rsidP="00734D62">
            <w:pPr>
              <w:pStyle w:val="TableBody"/>
              <w:rPr>
                <w:b/>
              </w:rPr>
            </w:pPr>
            <w:r w:rsidRPr="007E4A1F">
              <w:rPr>
                <w:b/>
              </w:rPr>
              <w:t>OK</w:t>
            </w:r>
          </w:p>
          <w:p w14:paraId="338045BB" w14:textId="77777777" w:rsidR="00734D62" w:rsidRPr="007E4A1F" w:rsidRDefault="00734D62" w:rsidP="00F90563">
            <w:pPr>
              <w:pStyle w:val="TableBody"/>
            </w:pPr>
          </w:p>
          <w:p w14:paraId="5743A25A" w14:textId="77777777" w:rsidR="00734D62" w:rsidRPr="005C602E" w:rsidRDefault="00734D62" w:rsidP="00734D62">
            <w:pPr>
              <w:pStyle w:val="TableBody"/>
              <w:rPr>
                <w:b/>
              </w:rPr>
            </w:pPr>
            <w:r w:rsidRPr="00006D08">
              <w:rPr>
                <w:b/>
              </w:rPr>
              <w:t>AT+KGPIO?</w:t>
            </w:r>
          </w:p>
          <w:p w14:paraId="44DD4401" w14:textId="77777777" w:rsidR="00734D62" w:rsidRPr="00913410" w:rsidRDefault="00734D62" w:rsidP="00734D62">
            <w:pPr>
              <w:pStyle w:val="TableBody"/>
              <w:rPr>
                <w:b/>
              </w:rPr>
            </w:pPr>
            <w:r w:rsidRPr="005C602E">
              <w:rPr>
                <w:b/>
              </w:rPr>
              <w:t>OK</w:t>
            </w:r>
          </w:p>
          <w:p w14:paraId="44484E4B" w14:textId="77777777" w:rsidR="00734D62" w:rsidRPr="00913410" w:rsidRDefault="00734D62" w:rsidP="00F90563">
            <w:pPr>
              <w:pStyle w:val="TableBody"/>
            </w:pPr>
          </w:p>
          <w:p w14:paraId="09FF9047" w14:textId="41AB3652" w:rsidR="00734D62" w:rsidRPr="00913410" w:rsidRDefault="00734D62" w:rsidP="00734D62">
            <w:pPr>
              <w:pStyle w:val="TableBody"/>
              <w:rPr>
                <w:b/>
                <w:lang w:eastAsia="zh-CN"/>
              </w:rPr>
            </w:pPr>
            <w:r w:rsidRPr="00913410">
              <w:rPr>
                <w:b/>
                <w:lang w:eastAsia="zh-CN"/>
              </w:rPr>
              <w:t>AT+KGPIOCFG=1,0,2</w:t>
            </w:r>
          </w:p>
          <w:p w14:paraId="604FC0F4" w14:textId="77777777" w:rsidR="00EB5CEE" w:rsidRPr="00A5422A" w:rsidRDefault="00EB5CEE" w:rsidP="00F90563">
            <w:pPr>
              <w:pStyle w:val="TableBody"/>
            </w:pPr>
          </w:p>
          <w:p w14:paraId="2C4EAD90" w14:textId="77777777" w:rsidR="00734D62" w:rsidRPr="00794639" w:rsidRDefault="00734D62" w:rsidP="00734D62">
            <w:pPr>
              <w:pStyle w:val="TableBody"/>
              <w:rPr>
                <w:b/>
                <w:lang w:eastAsia="zh-CN"/>
              </w:rPr>
            </w:pPr>
            <w:r w:rsidRPr="00794639">
              <w:rPr>
                <w:b/>
                <w:lang w:eastAsia="zh-CN"/>
              </w:rPr>
              <w:t>AT+KGPIO=1,1</w:t>
            </w:r>
          </w:p>
          <w:p w14:paraId="616548E0" w14:textId="77777777" w:rsidR="00734D62" w:rsidRPr="00794639" w:rsidRDefault="00734D62" w:rsidP="00734D62">
            <w:pPr>
              <w:pStyle w:val="TableBody"/>
              <w:rPr>
                <w:b/>
                <w:lang w:eastAsia="zh-CN"/>
              </w:rPr>
            </w:pPr>
            <w:r w:rsidRPr="00794639">
              <w:rPr>
                <w:b/>
                <w:lang w:eastAsia="zh-CN"/>
              </w:rPr>
              <w:t>OK</w:t>
            </w:r>
          </w:p>
          <w:p w14:paraId="4E1C7AE0" w14:textId="77777777" w:rsidR="00EB5CEE" w:rsidRPr="00794639" w:rsidRDefault="00EB5CEE" w:rsidP="00F90563">
            <w:pPr>
              <w:pStyle w:val="TableBody"/>
            </w:pPr>
          </w:p>
          <w:p w14:paraId="05A991DF" w14:textId="5833965E" w:rsidR="00734D62" w:rsidRPr="00794639" w:rsidRDefault="00734D62" w:rsidP="00734D62">
            <w:pPr>
              <w:pStyle w:val="TableBody"/>
              <w:rPr>
                <w:b/>
                <w:lang w:eastAsia="zh-CN"/>
              </w:rPr>
            </w:pPr>
            <w:r w:rsidRPr="00794639">
              <w:rPr>
                <w:b/>
                <w:lang w:eastAsia="zh-CN"/>
              </w:rPr>
              <w:t>AT+KGPIO=1,0</w:t>
            </w:r>
          </w:p>
          <w:p w14:paraId="7D292128" w14:textId="554DB8FB" w:rsidR="00734D62" w:rsidRPr="00794639" w:rsidRDefault="00734D62" w:rsidP="004651D1">
            <w:pPr>
              <w:pStyle w:val="TableBody"/>
            </w:pPr>
            <w:r w:rsidRPr="00794639">
              <w:rPr>
                <w:b/>
                <w:lang w:eastAsia="zh-CN"/>
              </w:rPr>
              <w:t>OK</w:t>
            </w:r>
          </w:p>
        </w:tc>
      </w:tr>
    </w:tbl>
    <w:p w14:paraId="1892379C" w14:textId="17F3EB1A" w:rsidR="00751045" w:rsidRPr="00794639" w:rsidRDefault="00751045" w:rsidP="00751045">
      <w:pPr>
        <w:pStyle w:val="Heading2"/>
      </w:pPr>
      <w:bookmarkStart w:id="3778" w:name="_Toc520815098"/>
      <w:bookmarkStart w:id="3779" w:name="_Toc520815336"/>
      <w:bookmarkStart w:id="3780" w:name="_Toc520820376"/>
      <w:bookmarkStart w:id="3781" w:name="_Toc185654551"/>
      <w:bookmarkStart w:id="3782" w:name="_Toc345081310"/>
      <w:bookmarkStart w:id="3783" w:name="_Toc349753055"/>
      <w:bookmarkStart w:id="3784" w:name="_Toc349753946"/>
      <w:bookmarkStart w:id="3785" w:name="_Ref366744424"/>
      <w:bookmarkStart w:id="3786" w:name="_Ref369081126"/>
      <w:bookmarkStart w:id="3787" w:name="_Toc368586013"/>
      <w:bookmarkStart w:id="3788" w:name="_Ref372105912"/>
      <w:bookmarkStart w:id="3789" w:name="_Ref381865176"/>
      <w:bookmarkStart w:id="3790" w:name="_Ref381865178"/>
      <w:bookmarkStart w:id="3791" w:name="_Ref390078303"/>
      <w:bookmarkStart w:id="3792" w:name="_Ref390078305"/>
      <w:bookmarkStart w:id="3793" w:name="_Toc513815513"/>
      <w:bookmarkStart w:id="3794" w:name="_Ref518404465"/>
      <w:bookmarkStart w:id="3795" w:name="_Ref518912697"/>
      <w:bookmarkStart w:id="3796" w:name="_Ref518912700"/>
      <w:bookmarkStart w:id="3797" w:name="_Ref525918196"/>
      <w:bookmarkStart w:id="3798" w:name="_Ref525918198"/>
      <w:bookmarkStart w:id="3799" w:name="_Toc531700607"/>
      <w:bookmarkEnd w:id="3778"/>
      <w:bookmarkEnd w:id="3779"/>
      <w:bookmarkEnd w:id="3780"/>
      <w:commentRangeStart w:id="3800"/>
      <w:r w:rsidRPr="00794639">
        <w:t xml:space="preserve">+KGPIOCFG Command: GPIO </w:t>
      </w:r>
      <w:bookmarkEnd w:id="3781"/>
      <w:bookmarkEnd w:id="3782"/>
      <w:r w:rsidRPr="00794639">
        <w:t>Configuration</w:t>
      </w:r>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commentRangeEnd w:id="3800"/>
      <w:r w:rsidR="002F3C41" w:rsidRPr="00794639">
        <w:rPr>
          <w:rStyle w:val="CommentReference"/>
          <w:rFonts w:ascii="Verdana" w:eastAsia="Times New Roman" w:hAnsi="Verdana" w:cs="Times New Roman"/>
          <w:b w:val="0"/>
          <w:lang w:eastAsia="en-US"/>
        </w:rPr>
        <w:commentReference w:id="3800"/>
      </w:r>
      <w:bookmarkEnd w:id="3797"/>
      <w:bookmarkEnd w:id="3798"/>
      <w:bookmarkEnd w:id="3799"/>
    </w:p>
    <w:tbl>
      <w:tblPr>
        <w:tblStyle w:val="TableSWIleft"/>
        <w:tblW w:w="8997" w:type="dxa"/>
        <w:tblLayout w:type="fixed"/>
        <w:tblLook w:val="04A0" w:firstRow="1" w:lastRow="0" w:firstColumn="1" w:lastColumn="0" w:noHBand="0" w:noVBand="1"/>
      </w:tblPr>
      <w:tblGrid>
        <w:gridCol w:w="1707"/>
        <w:gridCol w:w="7290"/>
      </w:tblGrid>
      <w:tr w:rsidR="006C463B" w:rsidRPr="00794639" w14:paraId="5B486C0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BCE921" w14:textId="7F4ACCD0" w:rsidR="006C463B" w:rsidRPr="000656F8" w:rsidRDefault="006C463B" w:rsidP="004651D1">
            <w:pPr>
              <w:pStyle w:val="TableColumnHead"/>
              <w:spacing w:before="144" w:after="144"/>
              <w:rPr>
                <w:rFonts w:eastAsia="SimSun"/>
              </w:rPr>
            </w:pPr>
            <w:r w:rsidRPr="000656F8">
              <w:rPr>
                <w:rFonts w:eastAsia="SimSun"/>
              </w:rPr>
              <w:t>HL7800</w:t>
            </w:r>
          </w:p>
        </w:tc>
      </w:tr>
      <w:tr w:rsidR="006C463B" w:rsidRPr="00794639" w14:paraId="3D5F0166" w14:textId="77777777" w:rsidTr="00170927">
        <w:trPr>
          <w:trHeight w:val="1214"/>
        </w:trPr>
        <w:tc>
          <w:tcPr>
            <w:tcW w:w="0" w:type="dxa"/>
          </w:tcPr>
          <w:p w14:paraId="04654EF8" w14:textId="77777777" w:rsidR="006C463B" w:rsidRPr="00794639" w:rsidRDefault="006C463B" w:rsidP="004B39CC">
            <w:pPr>
              <w:pStyle w:val="TableBody"/>
              <w:rPr>
                <w:i/>
              </w:rPr>
            </w:pPr>
            <w:r w:rsidRPr="00794639">
              <w:rPr>
                <w:i/>
              </w:rPr>
              <w:t>Test command</w:t>
            </w:r>
          </w:p>
          <w:p w14:paraId="3D932E53" w14:textId="77777777" w:rsidR="006C463B" w:rsidRPr="00794639" w:rsidRDefault="006C463B" w:rsidP="004B39CC">
            <w:pPr>
              <w:pStyle w:val="TableBody"/>
            </w:pPr>
          </w:p>
          <w:p w14:paraId="526502C3" w14:textId="77777777" w:rsidR="006C463B" w:rsidRPr="00794639" w:rsidRDefault="006C463B" w:rsidP="004B39CC">
            <w:pPr>
              <w:pStyle w:val="TableBody"/>
              <w:rPr>
                <w:u w:val="single"/>
              </w:rPr>
            </w:pPr>
            <w:r w:rsidRPr="00794639">
              <w:rPr>
                <w:u w:val="single"/>
              </w:rPr>
              <w:t>Syntax</w:t>
            </w:r>
          </w:p>
          <w:p w14:paraId="0827E02A" w14:textId="77777777" w:rsidR="006C463B" w:rsidRPr="00794639" w:rsidRDefault="006C463B" w:rsidP="004B39CC">
            <w:pPr>
              <w:pStyle w:val="TableBody"/>
            </w:pPr>
            <w:r w:rsidRPr="00794639">
              <w:rPr>
                <w:b/>
              </w:rPr>
              <w:t>AT+KGPIOCFG=?</w:t>
            </w:r>
          </w:p>
        </w:tc>
        <w:tc>
          <w:tcPr>
            <w:tcW w:w="7290" w:type="dxa"/>
          </w:tcPr>
          <w:p w14:paraId="07F324F1" w14:textId="77777777" w:rsidR="00A97720" w:rsidRPr="00794639" w:rsidRDefault="00A97720" w:rsidP="004B39CC">
            <w:pPr>
              <w:pStyle w:val="TableBody"/>
              <w:rPr>
                <w:u w:val="single"/>
              </w:rPr>
            </w:pPr>
          </w:p>
          <w:p w14:paraId="56F0E172" w14:textId="77777777" w:rsidR="00A97720" w:rsidRPr="00794639" w:rsidRDefault="00A97720" w:rsidP="004B39CC">
            <w:pPr>
              <w:pStyle w:val="TableBody"/>
              <w:rPr>
                <w:u w:val="single"/>
              </w:rPr>
            </w:pPr>
          </w:p>
          <w:p w14:paraId="7CCF5F41" w14:textId="5B368DF5" w:rsidR="006C463B" w:rsidRPr="00794639" w:rsidRDefault="006C463B" w:rsidP="004B39CC">
            <w:pPr>
              <w:pStyle w:val="TableBody"/>
              <w:rPr>
                <w:u w:val="single"/>
              </w:rPr>
            </w:pPr>
            <w:r w:rsidRPr="00794639">
              <w:rPr>
                <w:u w:val="single"/>
              </w:rPr>
              <w:t>Response</w:t>
            </w:r>
          </w:p>
          <w:p w14:paraId="3A864310" w14:textId="77777777" w:rsidR="006C463B" w:rsidRPr="00794639" w:rsidRDefault="006C463B" w:rsidP="004B39CC">
            <w:pPr>
              <w:pStyle w:val="TableBody"/>
            </w:pPr>
            <w:r w:rsidRPr="00794639">
              <w:rPr>
                <w:b/>
              </w:rPr>
              <w:t>+KGPIOCFG</w:t>
            </w:r>
            <w:r w:rsidRPr="00794639">
              <w:t xml:space="preserve">: (list of supported </w:t>
            </w:r>
            <w:r w:rsidRPr="00794639">
              <w:rPr>
                <w:b/>
              </w:rPr>
              <w:t>&lt;n&gt;</w:t>
            </w:r>
            <w:r w:rsidRPr="00794639">
              <w:t xml:space="preserve">s),(list of supported </w:t>
            </w:r>
            <w:r w:rsidRPr="00794639">
              <w:rPr>
                <w:b/>
              </w:rPr>
              <w:t>&lt;dir&gt;</w:t>
            </w:r>
            <w:r w:rsidRPr="00794639">
              <w:t xml:space="preserve">s), (list of supported </w:t>
            </w:r>
            <w:r w:rsidRPr="00794639">
              <w:rPr>
                <w:b/>
              </w:rPr>
              <w:t>&lt;pull mode&gt;</w:t>
            </w:r>
            <w:r w:rsidRPr="00794639">
              <w:t>s)</w:t>
            </w:r>
          </w:p>
          <w:p w14:paraId="6502F432" w14:textId="08B593A0" w:rsidR="006C463B" w:rsidRPr="00794639" w:rsidRDefault="006C463B" w:rsidP="004B39CC">
            <w:pPr>
              <w:pStyle w:val="TableBody"/>
              <w:rPr>
                <w:u w:val="single"/>
              </w:rPr>
            </w:pPr>
            <w:r w:rsidRPr="00794639">
              <w:rPr>
                <w:b/>
              </w:rPr>
              <w:t>OK</w:t>
            </w:r>
          </w:p>
        </w:tc>
      </w:tr>
      <w:tr w:rsidR="006C463B" w:rsidRPr="00794639" w14:paraId="07A64961" w14:textId="77777777" w:rsidTr="00170927">
        <w:trPr>
          <w:trHeight w:val="1214"/>
        </w:trPr>
        <w:tc>
          <w:tcPr>
            <w:tcW w:w="0" w:type="dxa"/>
          </w:tcPr>
          <w:p w14:paraId="00C57ABA" w14:textId="77777777" w:rsidR="006C463B" w:rsidRPr="00794639" w:rsidRDefault="006C463B" w:rsidP="004B39CC">
            <w:pPr>
              <w:pStyle w:val="TableBody"/>
              <w:rPr>
                <w:i/>
              </w:rPr>
            </w:pPr>
            <w:r w:rsidRPr="00794639">
              <w:rPr>
                <w:i/>
              </w:rPr>
              <w:lastRenderedPageBreak/>
              <w:t>Read command</w:t>
            </w:r>
          </w:p>
          <w:p w14:paraId="3301EECA" w14:textId="77777777" w:rsidR="006C463B" w:rsidRPr="00794639" w:rsidRDefault="006C463B" w:rsidP="004B39CC">
            <w:pPr>
              <w:pStyle w:val="TableBody"/>
            </w:pPr>
          </w:p>
          <w:p w14:paraId="6C327E38" w14:textId="77777777" w:rsidR="006C463B" w:rsidRPr="00794639" w:rsidRDefault="006C463B" w:rsidP="004B39CC">
            <w:pPr>
              <w:pStyle w:val="TableBody"/>
              <w:rPr>
                <w:u w:val="single"/>
              </w:rPr>
            </w:pPr>
            <w:r w:rsidRPr="00794639">
              <w:rPr>
                <w:u w:val="single"/>
              </w:rPr>
              <w:t>Syntax</w:t>
            </w:r>
          </w:p>
          <w:p w14:paraId="68211095" w14:textId="77777777" w:rsidR="006C463B" w:rsidRPr="00794639" w:rsidRDefault="006C463B" w:rsidP="004B39CC">
            <w:pPr>
              <w:pStyle w:val="TableBody"/>
              <w:rPr>
                <w:i/>
              </w:rPr>
            </w:pPr>
            <w:r w:rsidRPr="00794639">
              <w:rPr>
                <w:b/>
              </w:rPr>
              <w:t>AT+KGPIOCFG?</w:t>
            </w:r>
          </w:p>
        </w:tc>
        <w:tc>
          <w:tcPr>
            <w:tcW w:w="7290" w:type="dxa"/>
          </w:tcPr>
          <w:p w14:paraId="7B6BE6B6" w14:textId="77777777" w:rsidR="00A97720" w:rsidRPr="00794639" w:rsidRDefault="00A97720" w:rsidP="004B39CC">
            <w:pPr>
              <w:pStyle w:val="TableBody"/>
              <w:rPr>
                <w:szCs w:val="18"/>
                <w:u w:val="single"/>
              </w:rPr>
            </w:pPr>
          </w:p>
          <w:p w14:paraId="3EB0DFA2" w14:textId="77777777" w:rsidR="00A97720" w:rsidRPr="00794639" w:rsidRDefault="00A97720" w:rsidP="004B39CC">
            <w:pPr>
              <w:pStyle w:val="TableBody"/>
              <w:rPr>
                <w:szCs w:val="18"/>
                <w:u w:val="single"/>
              </w:rPr>
            </w:pPr>
          </w:p>
          <w:p w14:paraId="57860B74" w14:textId="17B2BAB1" w:rsidR="006C463B" w:rsidRPr="00794639" w:rsidRDefault="006C463B" w:rsidP="004B39CC">
            <w:pPr>
              <w:pStyle w:val="TableBody"/>
              <w:rPr>
                <w:szCs w:val="18"/>
              </w:rPr>
            </w:pPr>
            <w:r w:rsidRPr="00794639">
              <w:rPr>
                <w:szCs w:val="18"/>
                <w:u w:val="single"/>
              </w:rPr>
              <w:t>Response</w:t>
            </w:r>
          </w:p>
          <w:p w14:paraId="4C724D7D" w14:textId="77777777" w:rsidR="006C463B" w:rsidRPr="00794639" w:rsidRDefault="006C463B" w:rsidP="004B39CC">
            <w:pPr>
              <w:pStyle w:val="TableBody"/>
              <w:rPr>
                <w:b/>
              </w:rPr>
            </w:pPr>
            <w:r w:rsidRPr="00794639">
              <w:rPr>
                <w:b/>
              </w:rPr>
              <w:t>+KGPIOCFG: &lt;n&gt;,&lt;dir&gt;,&lt;pull mode&gt;[&lt;CR&gt;&lt;LF&gt;</w:t>
            </w:r>
          </w:p>
          <w:p w14:paraId="581380E9" w14:textId="77777777" w:rsidR="006C463B" w:rsidRPr="00794639" w:rsidRDefault="006C463B" w:rsidP="004B39CC">
            <w:pPr>
              <w:pStyle w:val="TableBody"/>
              <w:rPr>
                <w:b/>
              </w:rPr>
            </w:pPr>
            <w:r w:rsidRPr="00794639">
              <w:rPr>
                <w:b/>
              </w:rPr>
              <w:t>+KGPIOCFG: &lt;n&gt;,&lt;dir&gt;,&lt;pull mode&gt;</w:t>
            </w:r>
          </w:p>
          <w:p w14:paraId="7F4555F0" w14:textId="77777777" w:rsidR="006C463B" w:rsidRPr="00794639" w:rsidRDefault="006C463B" w:rsidP="004B39CC">
            <w:pPr>
              <w:pStyle w:val="TableBody"/>
              <w:rPr>
                <w:b/>
              </w:rPr>
            </w:pPr>
            <w:r w:rsidRPr="00794639">
              <w:rPr>
                <w:b/>
              </w:rPr>
              <w:t>[...]]</w:t>
            </w:r>
          </w:p>
          <w:p w14:paraId="01ED4CC1" w14:textId="16B91E33" w:rsidR="006C463B" w:rsidRPr="00794639" w:rsidRDefault="006C463B" w:rsidP="004651D1">
            <w:pPr>
              <w:pStyle w:val="TableBody"/>
              <w:rPr>
                <w:szCs w:val="20"/>
              </w:rPr>
            </w:pPr>
            <w:r w:rsidRPr="00794639">
              <w:rPr>
                <w:b/>
              </w:rPr>
              <w:t>OK</w:t>
            </w:r>
          </w:p>
        </w:tc>
      </w:tr>
      <w:tr w:rsidR="006C463B" w:rsidRPr="00794639" w14:paraId="526F830D" w14:textId="77777777" w:rsidTr="00170927">
        <w:trPr>
          <w:cantSplit w:val="0"/>
          <w:trHeight w:val="1214"/>
        </w:trPr>
        <w:tc>
          <w:tcPr>
            <w:tcW w:w="0" w:type="dxa"/>
          </w:tcPr>
          <w:p w14:paraId="1159D53C" w14:textId="77777777" w:rsidR="006C463B" w:rsidRPr="00794639" w:rsidRDefault="006C463B" w:rsidP="004B39CC">
            <w:pPr>
              <w:pStyle w:val="TableBody"/>
              <w:rPr>
                <w:i/>
                <w:iCs/>
                <w:szCs w:val="18"/>
              </w:rPr>
            </w:pPr>
            <w:r w:rsidRPr="00794639">
              <w:rPr>
                <w:i/>
                <w:szCs w:val="18"/>
              </w:rPr>
              <w:t>Write</w:t>
            </w:r>
            <w:r w:rsidRPr="00794639">
              <w:rPr>
                <w:i/>
                <w:iCs/>
                <w:szCs w:val="18"/>
              </w:rPr>
              <w:t xml:space="preserve"> command</w:t>
            </w:r>
          </w:p>
          <w:p w14:paraId="3E561278" w14:textId="77777777" w:rsidR="006C463B" w:rsidRPr="00794639" w:rsidRDefault="006C463B" w:rsidP="004B39CC">
            <w:pPr>
              <w:pStyle w:val="TableBody"/>
              <w:rPr>
                <w:i/>
                <w:iCs/>
                <w:szCs w:val="18"/>
              </w:rPr>
            </w:pPr>
          </w:p>
          <w:p w14:paraId="070F64C2" w14:textId="77777777" w:rsidR="006C463B" w:rsidRPr="00794639" w:rsidRDefault="006C463B" w:rsidP="004B39CC">
            <w:pPr>
              <w:pStyle w:val="TableBody"/>
              <w:rPr>
                <w:szCs w:val="18"/>
                <w:u w:val="single"/>
              </w:rPr>
            </w:pPr>
            <w:r w:rsidRPr="00794639">
              <w:rPr>
                <w:szCs w:val="18"/>
                <w:u w:val="single"/>
              </w:rPr>
              <w:t>Syntax</w:t>
            </w:r>
          </w:p>
          <w:p w14:paraId="74990DD0" w14:textId="56C84259" w:rsidR="006C463B" w:rsidRPr="00794639" w:rsidRDefault="006C463B" w:rsidP="004B39CC">
            <w:pPr>
              <w:pStyle w:val="TableBody"/>
              <w:rPr>
                <w:b/>
                <w:szCs w:val="18"/>
              </w:rPr>
            </w:pPr>
            <w:r w:rsidRPr="00794639">
              <w:rPr>
                <w:b/>
                <w:bCs/>
                <w:szCs w:val="18"/>
              </w:rPr>
              <w:t>AT+KGPIOCFG=&lt;n&gt;,&lt;dir&gt;,</w:t>
            </w:r>
            <w:r w:rsidR="00A97720" w:rsidRPr="00794639">
              <w:rPr>
                <w:b/>
                <w:bCs/>
                <w:szCs w:val="18"/>
              </w:rPr>
              <w:br/>
            </w:r>
            <w:r w:rsidRPr="00794639">
              <w:rPr>
                <w:b/>
                <w:bCs/>
                <w:szCs w:val="18"/>
              </w:rPr>
              <w:t>&lt;pull mode&gt;</w:t>
            </w:r>
          </w:p>
        </w:tc>
        <w:tc>
          <w:tcPr>
            <w:tcW w:w="7290" w:type="dxa"/>
          </w:tcPr>
          <w:p w14:paraId="368458F9" w14:textId="77777777" w:rsidR="00A97720" w:rsidRPr="00794639" w:rsidRDefault="00A97720" w:rsidP="004B39CC">
            <w:pPr>
              <w:pStyle w:val="TableBody"/>
              <w:rPr>
                <w:szCs w:val="18"/>
                <w:u w:val="single"/>
              </w:rPr>
            </w:pPr>
          </w:p>
          <w:p w14:paraId="30D63F13" w14:textId="77777777" w:rsidR="00A97720" w:rsidRPr="00794639" w:rsidRDefault="00A97720" w:rsidP="004B39CC">
            <w:pPr>
              <w:pStyle w:val="TableBody"/>
              <w:rPr>
                <w:szCs w:val="18"/>
                <w:u w:val="single"/>
              </w:rPr>
            </w:pPr>
          </w:p>
          <w:p w14:paraId="2EB3CC44" w14:textId="3353CC6D" w:rsidR="006C463B" w:rsidRPr="00794639" w:rsidRDefault="006C463B" w:rsidP="004B39CC">
            <w:pPr>
              <w:pStyle w:val="TableBody"/>
              <w:rPr>
                <w:rFonts w:ascii="Helvetica" w:hAnsi="Helvetica"/>
                <w:sz w:val="20"/>
                <w:szCs w:val="18"/>
                <w:u w:val="single"/>
              </w:rPr>
            </w:pPr>
            <w:r w:rsidRPr="00794639">
              <w:rPr>
                <w:szCs w:val="18"/>
                <w:u w:val="single"/>
              </w:rPr>
              <w:t>Response</w:t>
            </w:r>
          </w:p>
          <w:p w14:paraId="42B00F2A" w14:textId="77777777" w:rsidR="006C463B" w:rsidRPr="00794639" w:rsidRDefault="006C463B" w:rsidP="004B39CC">
            <w:pPr>
              <w:pStyle w:val="TableBody"/>
              <w:rPr>
                <w:rFonts w:ascii="Helvetica" w:hAnsi="Helvetica"/>
                <w:b/>
                <w:bCs/>
                <w:sz w:val="20"/>
                <w:szCs w:val="18"/>
              </w:rPr>
            </w:pPr>
            <w:r w:rsidRPr="00794639">
              <w:rPr>
                <w:b/>
                <w:bCs/>
                <w:szCs w:val="18"/>
              </w:rPr>
              <w:t>OK</w:t>
            </w:r>
          </w:p>
          <w:p w14:paraId="77429C84" w14:textId="77777777" w:rsidR="006C463B" w:rsidRPr="00794639" w:rsidRDefault="006C463B" w:rsidP="004B39CC">
            <w:pPr>
              <w:pStyle w:val="TableBody"/>
              <w:rPr>
                <w:sz w:val="14"/>
                <w:szCs w:val="14"/>
                <w:u w:val="single"/>
              </w:rPr>
            </w:pPr>
          </w:p>
          <w:p w14:paraId="517B611F" w14:textId="77777777" w:rsidR="006C463B" w:rsidRPr="00794639" w:rsidRDefault="006C463B" w:rsidP="004B39CC">
            <w:pPr>
              <w:pStyle w:val="TableBody"/>
              <w:rPr>
                <w:u w:val="single"/>
              </w:rPr>
            </w:pPr>
            <w:r w:rsidRPr="00794639">
              <w:rPr>
                <w:u w:val="single"/>
              </w:rPr>
              <w:t>Parameters</w:t>
            </w:r>
          </w:p>
          <w:p w14:paraId="0549D521" w14:textId="6E8CE32F" w:rsidR="006C463B" w:rsidRPr="00794639" w:rsidRDefault="006C463B" w:rsidP="004B39CC">
            <w:pPr>
              <w:pStyle w:val="TableBody"/>
              <w:rPr>
                <w:rFonts w:ascii="Helvetica" w:hAnsi="Helvetica"/>
                <w:sz w:val="20"/>
                <w:szCs w:val="18"/>
              </w:rPr>
            </w:pPr>
            <w:r w:rsidRPr="00794639">
              <w:rPr>
                <w:b/>
                <w:bCs/>
                <w:szCs w:val="18"/>
              </w:rPr>
              <w:t>&lt;n&gt;</w:t>
            </w:r>
            <w:r w:rsidRPr="00794639">
              <w:tab/>
              <w:t>1</w:t>
            </w:r>
            <w:r w:rsidR="00A97720" w:rsidRPr="00794639">
              <w:t xml:space="preserve"> – </w:t>
            </w:r>
            <w:r w:rsidR="00A57A35" w:rsidRPr="00794639">
              <w:t>3, 5 – 8,</w:t>
            </w:r>
            <w:r w:rsidR="00A97720" w:rsidRPr="00794639">
              <w:t xml:space="preserve"> </w:t>
            </w:r>
            <w:r w:rsidRPr="00794639">
              <w:t>10,</w:t>
            </w:r>
            <w:r w:rsidR="00A97720" w:rsidRPr="00794639">
              <w:t xml:space="preserve"> </w:t>
            </w:r>
            <w:r w:rsidRPr="00794639">
              <w:t>11,</w:t>
            </w:r>
            <w:r w:rsidR="00A97720" w:rsidRPr="00794639">
              <w:t xml:space="preserve"> </w:t>
            </w:r>
            <w:r w:rsidRPr="00794639">
              <w:t>14,</w:t>
            </w:r>
            <w:r w:rsidR="00A97720" w:rsidRPr="00794639">
              <w:t xml:space="preserve"> </w:t>
            </w:r>
            <w:r w:rsidRPr="00794639">
              <w:t>15</w:t>
            </w:r>
            <w:r w:rsidR="00A97720" w:rsidRPr="00794639">
              <w:tab/>
            </w:r>
            <w:r w:rsidRPr="00794639">
              <w:rPr>
                <w:szCs w:val="18"/>
              </w:rPr>
              <w:t>GPIO number</w:t>
            </w:r>
          </w:p>
          <w:p w14:paraId="7C8217EB" w14:textId="77777777" w:rsidR="006C463B" w:rsidRPr="00794639" w:rsidRDefault="006C463B" w:rsidP="004B39CC">
            <w:pPr>
              <w:pStyle w:val="TableBody"/>
              <w:rPr>
                <w:sz w:val="14"/>
                <w:szCs w:val="14"/>
              </w:rPr>
            </w:pPr>
          </w:p>
          <w:p w14:paraId="25DC96C5" w14:textId="0F1F4082" w:rsidR="006C463B" w:rsidRPr="00794639" w:rsidRDefault="006C463B" w:rsidP="004B39CC">
            <w:pPr>
              <w:pStyle w:val="TableBody"/>
              <w:rPr>
                <w:rFonts w:ascii="Helvetica" w:hAnsi="Helvetica"/>
                <w:sz w:val="20"/>
                <w:szCs w:val="18"/>
              </w:rPr>
            </w:pPr>
            <w:r w:rsidRPr="00794639">
              <w:rPr>
                <w:b/>
                <w:bCs/>
                <w:szCs w:val="18"/>
              </w:rPr>
              <w:t>&lt;dir&gt;</w:t>
            </w:r>
            <w:r w:rsidR="00A97720" w:rsidRPr="00794639">
              <w:rPr>
                <w:bCs/>
                <w:szCs w:val="18"/>
              </w:rPr>
              <w:tab/>
            </w:r>
            <w:r w:rsidRPr="00794639">
              <w:rPr>
                <w:bCs/>
                <w:szCs w:val="18"/>
              </w:rPr>
              <w:t>D</w:t>
            </w:r>
            <w:r w:rsidRPr="00794639">
              <w:rPr>
                <w:szCs w:val="18"/>
              </w:rPr>
              <w:t>irection</w:t>
            </w:r>
          </w:p>
          <w:p w14:paraId="1A90DBE9" w14:textId="77777777" w:rsidR="006C463B" w:rsidRPr="00794639" w:rsidRDefault="006C463B" w:rsidP="004B39CC">
            <w:pPr>
              <w:pStyle w:val="TableBody"/>
              <w:rPr>
                <w:rFonts w:ascii="Helvetica" w:hAnsi="Helvetica"/>
                <w:sz w:val="20"/>
                <w:szCs w:val="18"/>
              </w:rPr>
            </w:pPr>
            <w:r w:rsidRPr="00794639">
              <w:rPr>
                <w:szCs w:val="18"/>
              </w:rPr>
              <w:t>0</w:t>
            </w:r>
            <w:r w:rsidRPr="00794639">
              <w:rPr>
                <w:szCs w:val="18"/>
              </w:rPr>
              <w:tab/>
              <w:t>Output</w:t>
            </w:r>
          </w:p>
          <w:p w14:paraId="4251330A" w14:textId="77777777" w:rsidR="006C463B" w:rsidRPr="00794639" w:rsidRDefault="006C463B" w:rsidP="004B39CC">
            <w:pPr>
              <w:pStyle w:val="TableBody"/>
              <w:rPr>
                <w:rFonts w:ascii="Helvetica" w:hAnsi="Helvetica"/>
                <w:sz w:val="20"/>
                <w:szCs w:val="18"/>
              </w:rPr>
            </w:pPr>
            <w:r w:rsidRPr="00794639">
              <w:rPr>
                <w:szCs w:val="18"/>
              </w:rPr>
              <w:t>1</w:t>
            </w:r>
            <w:r w:rsidRPr="00794639">
              <w:rPr>
                <w:szCs w:val="18"/>
              </w:rPr>
              <w:tab/>
              <w:t>Input</w:t>
            </w:r>
          </w:p>
          <w:p w14:paraId="401FE5B8" w14:textId="77777777" w:rsidR="006C463B" w:rsidRPr="00794639" w:rsidRDefault="006C463B" w:rsidP="004B39CC">
            <w:pPr>
              <w:pStyle w:val="TableBody"/>
            </w:pPr>
          </w:p>
          <w:p w14:paraId="361D153A" w14:textId="074BD72E" w:rsidR="006C463B" w:rsidRPr="00794639" w:rsidRDefault="006C463B" w:rsidP="004B39CC">
            <w:pPr>
              <w:pStyle w:val="TableBody"/>
            </w:pPr>
            <w:r w:rsidRPr="00794639">
              <w:rPr>
                <w:b/>
                <w:bCs/>
                <w:szCs w:val="18"/>
              </w:rPr>
              <w:t>&lt;pull mode&gt;</w:t>
            </w:r>
            <w:r w:rsidR="00A97720" w:rsidRPr="00794639">
              <w:tab/>
            </w:r>
            <w:r w:rsidRPr="00794639">
              <w:t>0</w:t>
            </w:r>
            <w:r w:rsidR="00A97720" w:rsidRPr="00794639">
              <w:tab/>
            </w:r>
            <w:r w:rsidRPr="00794639">
              <w:t xml:space="preserve">Pull down. Internal </w:t>
            </w:r>
            <w:r w:rsidR="00A97720" w:rsidRPr="00794639">
              <w:t>pull down</w:t>
            </w:r>
            <w:r w:rsidRPr="00794639">
              <w:t xml:space="preserve"> resistor available. Only used in input </w:t>
            </w:r>
            <w:r w:rsidR="00A97720" w:rsidRPr="00794639">
              <w:tab/>
            </w:r>
            <w:r w:rsidR="00A97720" w:rsidRPr="00794639">
              <w:tab/>
            </w:r>
            <w:r w:rsidR="00A97720" w:rsidRPr="00794639">
              <w:tab/>
            </w:r>
            <w:r w:rsidRPr="00794639">
              <w:t>mode.</w:t>
            </w:r>
          </w:p>
          <w:p w14:paraId="14C41429" w14:textId="764C86CF" w:rsidR="006C463B" w:rsidRPr="00794639" w:rsidRDefault="00A97720" w:rsidP="004B39CC">
            <w:pPr>
              <w:pStyle w:val="TableBody"/>
            </w:pPr>
            <w:r w:rsidRPr="00794639">
              <w:tab/>
            </w:r>
            <w:r w:rsidRPr="00794639">
              <w:tab/>
            </w:r>
            <w:r w:rsidR="006C463B" w:rsidRPr="00794639">
              <w:t>1</w:t>
            </w:r>
            <w:r w:rsidRPr="00794639">
              <w:tab/>
            </w:r>
            <w:r w:rsidR="006C463B" w:rsidRPr="00794639">
              <w:t>Pull up. Internal pull up resistor available. Only used in input mode.</w:t>
            </w:r>
          </w:p>
          <w:p w14:paraId="6AAB8DE5" w14:textId="038AAC4C" w:rsidR="006C463B" w:rsidRPr="00794639" w:rsidRDefault="00A97720" w:rsidP="004B39CC">
            <w:pPr>
              <w:pStyle w:val="TableBody"/>
              <w:rPr>
                <w:b/>
                <w:lang w:eastAsia="zh-CN"/>
              </w:rPr>
            </w:pPr>
            <w:r w:rsidRPr="00794639">
              <w:tab/>
            </w:r>
            <w:r w:rsidRPr="00794639">
              <w:tab/>
            </w:r>
            <w:r w:rsidR="006C463B" w:rsidRPr="00794639">
              <w:t>2</w:t>
            </w:r>
            <w:r w:rsidRPr="00794639">
              <w:tab/>
            </w:r>
            <w:r w:rsidR="006C463B" w:rsidRPr="00794639">
              <w:t xml:space="preserve">No pull. Internal pull up/down resistor NOT available. Only used in </w:t>
            </w:r>
            <w:r w:rsidRPr="00794639">
              <w:tab/>
            </w:r>
            <w:r w:rsidRPr="00794639">
              <w:tab/>
            </w:r>
            <w:r w:rsidRPr="00794639">
              <w:tab/>
            </w:r>
            <w:r w:rsidR="006C463B" w:rsidRPr="00794639">
              <w:t>output mode.</w:t>
            </w:r>
          </w:p>
        </w:tc>
      </w:tr>
      <w:tr w:rsidR="006C463B" w:rsidRPr="00794639" w14:paraId="7A3DE0C0" w14:textId="77777777" w:rsidTr="00170927">
        <w:trPr>
          <w:trHeight w:val="687"/>
        </w:trPr>
        <w:tc>
          <w:tcPr>
            <w:tcW w:w="0" w:type="dxa"/>
          </w:tcPr>
          <w:p w14:paraId="1B03630A" w14:textId="77777777" w:rsidR="006C463B" w:rsidRPr="00794639" w:rsidRDefault="006C463B" w:rsidP="004B39CC">
            <w:pPr>
              <w:pStyle w:val="TableBody"/>
              <w:rPr>
                <w:u w:val="single"/>
              </w:rPr>
            </w:pPr>
            <w:r w:rsidRPr="00794639">
              <w:rPr>
                <w:u w:val="single"/>
              </w:rPr>
              <w:t>Notes</w:t>
            </w:r>
          </w:p>
        </w:tc>
        <w:tc>
          <w:tcPr>
            <w:tcW w:w="7290" w:type="dxa"/>
          </w:tcPr>
          <w:p w14:paraId="6BFB3DE3" w14:textId="62896740" w:rsidR="006C463B" w:rsidRPr="00794639" w:rsidRDefault="006C463B" w:rsidP="006C463B">
            <w:pPr>
              <w:pStyle w:val="Bulleted"/>
              <w:spacing w:before="60" w:after="60"/>
              <w:rPr>
                <w:rFonts w:eastAsia="Times New Roman"/>
                <w:szCs w:val="24"/>
                <w:lang w:eastAsia="ja-JP"/>
              </w:rPr>
            </w:pPr>
            <w:r w:rsidRPr="00794639">
              <w:rPr>
                <w:rFonts w:eastAsia="Times New Roman"/>
                <w:szCs w:val="24"/>
                <w:lang w:eastAsia="ja-JP"/>
              </w:rPr>
              <w:t>The current configuration is saved in non-volatile memory before a reset</w:t>
            </w:r>
            <w:r w:rsidR="00F03D65" w:rsidRPr="00794639">
              <w:rPr>
                <w:rFonts w:eastAsia="Times New Roman"/>
                <w:szCs w:val="24"/>
                <w:lang w:eastAsia="ja-JP"/>
              </w:rPr>
              <w:t>.</w:t>
            </w:r>
          </w:p>
          <w:p w14:paraId="208223B4" w14:textId="16A55049" w:rsidR="006C463B" w:rsidRPr="00794639" w:rsidRDefault="006C463B" w:rsidP="006C463B">
            <w:pPr>
              <w:pStyle w:val="Bulleted"/>
              <w:spacing w:before="60" w:after="60"/>
              <w:rPr>
                <w:rFonts w:eastAsia="Times New Roman"/>
                <w:szCs w:val="24"/>
                <w:lang w:eastAsia="ja-JP"/>
              </w:rPr>
            </w:pPr>
            <w:r w:rsidRPr="00794639">
              <w:rPr>
                <w:rFonts w:eastAsia="Times New Roman"/>
                <w:szCs w:val="24"/>
                <w:lang w:eastAsia="ja-JP"/>
              </w:rPr>
              <w:t>Pull down/up mode provides a stable input level</w:t>
            </w:r>
            <w:r w:rsidR="00F03D65" w:rsidRPr="00794639">
              <w:rPr>
                <w:rFonts w:eastAsia="Times New Roman"/>
                <w:szCs w:val="24"/>
                <w:lang w:eastAsia="ja-JP"/>
              </w:rPr>
              <w:t>.</w:t>
            </w:r>
          </w:p>
          <w:p w14:paraId="3BA07C25" w14:textId="7A009601" w:rsidR="006C463B" w:rsidRPr="00794639" w:rsidRDefault="006C463B" w:rsidP="006C463B">
            <w:pPr>
              <w:pStyle w:val="Bulleted"/>
              <w:spacing w:before="60" w:after="60"/>
              <w:rPr>
                <w:rFonts w:eastAsia="Times New Roman"/>
                <w:szCs w:val="24"/>
                <w:lang w:eastAsia="ja-JP"/>
              </w:rPr>
            </w:pPr>
            <w:r w:rsidRPr="00794639">
              <w:rPr>
                <w:rStyle w:val="Code"/>
              </w:rPr>
              <w:t>AT+KGPIOCFG=?</w:t>
            </w:r>
            <w:r w:rsidRPr="00794639">
              <w:rPr>
                <w:rFonts w:eastAsia="Times New Roman"/>
                <w:szCs w:val="24"/>
                <w:lang w:eastAsia="ja-JP"/>
              </w:rPr>
              <w:t xml:space="preserve"> and </w:t>
            </w:r>
            <w:r w:rsidRPr="00794639">
              <w:rPr>
                <w:rStyle w:val="Code"/>
              </w:rPr>
              <w:t>AT+KGPIOCFG?</w:t>
            </w:r>
            <w:r w:rsidRPr="00794639">
              <w:rPr>
                <w:rFonts w:eastAsia="Times New Roman"/>
                <w:szCs w:val="24"/>
                <w:lang w:eastAsia="ja-JP"/>
              </w:rPr>
              <w:t xml:space="preserve"> return a dynamic list of supported GPIOs. GPIOs assigned to a specific purpose are not listed</w:t>
            </w:r>
            <w:r w:rsidR="00F03D65" w:rsidRPr="00794639">
              <w:rPr>
                <w:rFonts w:eastAsia="Times New Roman"/>
                <w:szCs w:val="24"/>
                <w:lang w:eastAsia="ja-JP"/>
              </w:rPr>
              <w:t>.</w:t>
            </w:r>
          </w:p>
          <w:p w14:paraId="16C7636C" w14:textId="784399B8" w:rsidR="006C463B" w:rsidRPr="00794639" w:rsidRDefault="006C463B" w:rsidP="006C463B">
            <w:pPr>
              <w:pStyle w:val="Bulleted"/>
              <w:spacing w:before="60" w:after="60"/>
            </w:pPr>
            <w:r w:rsidRPr="00794639">
              <w:rPr>
                <w:rFonts w:eastAsia="Times New Roman"/>
                <w:szCs w:val="24"/>
                <w:lang w:eastAsia="ja-JP"/>
              </w:rPr>
              <w:t>This command can be used without SIM</w:t>
            </w:r>
            <w:r w:rsidR="00F03D65" w:rsidRPr="00794639">
              <w:rPr>
                <w:rFonts w:eastAsia="Times New Roman"/>
                <w:szCs w:val="24"/>
                <w:lang w:eastAsia="ja-JP"/>
              </w:rPr>
              <w:t>.</w:t>
            </w:r>
          </w:p>
        </w:tc>
      </w:tr>
      <w:tr w:rsidR="00A97720" w:rsidRPr="00794639" w14:paraId="7E21D6F7" w14:textId="77777777" w:rsidTr="00170927">
        <w:trPr>
          <w:cantSplit w:val="0"/>
          <w:trHeight w:val="687"/>
        </w:trPr>
        <w:tc>
          <w:tcPr>
            <w:tcW w:w="1707" w:type="dxa"/>
          </w:tcPr>
          <w:p w14:paraId="44C60320" w14:textId="77277B52" w:rsidR="00A97720" w:rsidRPr="00794639" w:rsidRDefault="00A97720" w:rsidP="004B39CC">
            <w:pPr>
              <w:pStyle w:val="TableBody"/>
              <w:rPr>
                <w:u w:val="single"/>
              </w:rPr>
            </w:pPr>
            <w:r w:rsidRPr="00794639">
              <w:rPr>
                <w:u w:val="single"/>
              </w:rPr>
              <w:t>Examples</w:t>
            </w:r>
          </w:p>
        </w:tc>
        <w:tc>
          <w:tcPr>
            <w:tcW w:w="7290" w:type="dxa"/>
          </w:tcPr>
          <w:p w14:paraId="047C2B65" w14:textId="77777777" w:rsidR="00A97720" w:rsidRPr="00794639" w:rsidRDefault="00A97720" w:rsidP="00A97720">
            <w:pPr>
              <w:pStyle w:val="TableBody"/>
              <w:rPr>
                <w:b/>
              </w:rPr>
            </w:pPr>
            <w:r w:rsidRPr="00794639">
              <w:rPr>
                <w:b/>
              </w:rPr>
              <w:t>AT+KGPIOCFG=?</w:t>
            </w:r>
          </w:p>
          <w:p w14:paraId="2A9985F4" w14:textId="2DF46CC6" w:rsidR="00A97720" w:rsidRPr="000656F8" w:rsidRDefault="00A97720" w:rsidP="00A97720">
            <w:pPr>
              <w:pStyle w:val="TableBody"/>
              <w:rPr>
                <w:b/>
              </w:rPr>
            </w:pPr>
            <w:r w:rsidRPr="00794639">
              <w:rPr>
                <w:b/>
              </w:rPr>
              <w:t>+KGPIOCFG: (1,2,3,5,</w:t>
            </w:r>
            <w:r w:rsidR="00A26DFC" w:rsidRPr="00794639">
              <w:rPr>
                <w:b/>
              </w:rPr>
              <w:t>6,7,</w:t>
            </w:r>
            <w:commentRangeStart w:id="3801"/>
            <w:r w:rsidRPr="00794639">
              <w:rPr>
                <w:b/>
              </w:rPr>
              <w:t>8</w:t>
            </w:r>
            <w:commentRangeEnd w:id="3801"/>
            <w:r w:rsidR="00A26DFC" w:rsidRPr="00794639">
              <w:rPr>
                <w:rStyle w:val="CommentReference"/>
                <w:rFonts w:ascii="Verdana" w:hAnsi="Verdana" w:cs="Times New Roman"/>
                <w:lang w:eastAsia="en-US"/>
              </w:rPr>
              <w:commentReference w:id="3801"/>
            </w:r>
            <w:r w:rsidRPr="00794639">
              <w:rPr>
                <w:b/>
              </w:rPr>
              <w:t>,10,11,14,15),(0-1),(0-2)</w:t>
            </w:r>
          </w:p>
          <w:p w14:paraId="4EDF32F7" w14:textId="77777777" w:rsidR="00A97720" w:rsidRPr="007E4A1F" w:rsidRDefault="00A97720" w:rsidP="00A97720">
            <w:pPr>
              <w:pStyle w:val="tablebody0"/>
              <w:rPr>
                <w:b/>
                <w:lang w:val="en-US"/>
              </w:rPr>
            </w:pPr>
            <w:r w:rsidRPr="000656F8">
              <w:rPr>
                <w:b/>
                <w:lang w:val="en-US"/>
              </w:rPr>
              <w:t>OK</w:t>
            </w:r>
          </w:p>
          <w:p w14:paraId="37B2ABB8" w14:textId="727BB9DB" w:rsidR="00A97720" w:rsidRPr="00DF20AD" w:rsidRDefault="00A97720" w:rsidP="00A97720">
            <w:pPr>
              <w:pStyle w:val="tablebody0"/>
              <w:rPr>
                <w:sz w:val="14"/>
                <w:szCs w:val="14"/>
                <w:lang w:val="en-US"/>
              </w:rPr>
            </w:pPr>
          </w:p>
          <w:p w14:paraId="7F957141" w14:textId="77777777" w:rsidR="00A97720" w:rsidRPr="007E4A1F" w:rsidRDefault="00A97720" w:rsidP="00A97720">
            <w:pPr>
              <w:pStyle w:val="TableBody"/>
              <w:rPr>
                <w:b/>
              </w:rPr>
            </w:pPr>
            <w:r w:rsidRPr="007E4A1F">
              <w:rPr>
                <w:b/>
              </w:rPr>
              <w:t>AT+KGPIOCFG?</w:t>
            </w:r>
          </w:p>
          <w:p w14:paraId="2326B59D" w14:textId="77777777" w:rsidR="00A97720" w:rsidRPr="005C602E" w:rsidRDefault="00A97720" w:rsidP="00A97720">
            <w:pPr>
              <w:rPr>
                <w:rFonts w:cs="Arial"/>
                <w:b/>
                <w:lang w:eastAsia="ja-JP"/>
              </w:rPr>
            </w:pPr>
            <w:r w:rsidRPr="00006D08">
              <w:rPr>
                <w:rFonts w:cs="Arial"/>
                <w:b/>
                <w:lang w:eastAsia="ja-JP"/>
              </w:rPr>
              <w:t>+KGPIOCFG: 1,0,2</w:t>
            </w:r>
          </w:p>
          <w:p w14:paraId="1F1215BD" w14:textId="77777777" w:rsidR="00A97720" w:rsidRPr="00913410" w:rsidRDefault="00A97720" w:rsidP="00A97720">
            <w:pPr>
              <w:rPr>
                <w:rFonts w:cs="Arial"/>
                <w:b/>
                <w:lang w:eastAsia="ja-JP"/>
              </w:rPr>
            </w:pPr>
            <w:r w:rsidRPr="005C602E">
              <w:rPr>
                <w:rFonts w:cs="Arial"/>
                <w:b/>
                <w:lang w:eastAsia="ja-JP"/>
              </w:rPr>
              <w:t>+KGPIOCFG:</w:t>
            </w:r>
            <w:r w:rsidRPr="00913410">
              <w:rPr>
                <w:rFonts w:cs="Arial"/>
                <w:b/>
                <w:lang w:eastAsia="ja-JP"/>
              </w:rPr>
              <w:t xml:space="preserve"> 2,0,2</w:t>
            </w:r>
          </w:p>
          <w:p w14:paraId="13D8B500" w14:textId="77777777" w:rsidR="00A97720" w:rsidRPr="00913410" w:rsidRDefault="00A97720" w:rsidP="00A97720">
            <w:pPr>
              <w:rPr>
                <w:rFonts w:cs="Arial"/>
                <w:b/>
                <w:lang w:eastAsia="ja-JP"/>
              </w:rPr>
            </w:pPr>
            <w:r w:rsidRPr="00913410">
              <w:rPr>
                <w:rFonts w:cs="Arial"/>
                <w:b/>
                <w:lang w:eastAsia="ja-JP"/>
              </w:rPr>
              <w:t>+KGPIOCFG: 3,0,2</w:t>
            </w:r>
          </w:p>
          <w:p w14:paraId="71542420" w14:textId="43B254CB" w:rsidR="00A97720" w:rsidRPr="00A5422A" w:rsidRDefault="00A97720" w:rsidP="00A97720">
            <w:pPr>
              <w:rPr>
                <w:rFonts w:cs="Arial"/>
                <w:b/>
                <w:lang w:eastAsia="ja-JP"/>
              </w:rPr>
            </w:pPr>
            <w:r w:rsidRPr="00A5422A">
              <w:rPr>
                <w:rFonts w:cs="Arial"/>
                <w:b/>
                <w:lang w:eastAsia="ja-JP"/>
              </w:rPr>
              <w:t>+KGPIOCFG: 5,0,2</w:t>
            </w:r>
          </w:p>
          <w:p w14:paraId="31A6C8CA" w14:textId="488A117A" w:rsidR="00B47E11" w:rsidRPr="00794639" w:rsidRDefault="00B47E11" w:rsidP="00B47E11">
            <w:pPr>
              <w:rPr>
                <w:rFonts w:cs="Arial"/>
                <w:b/>
                <w:lang w:eastAsia="ja-JP"/>
              </w:rPr>
            </w:pPr>
            <w:r w:rsidRPr="00794639">
              <w:rPr>
                <w:rFonts w:cs="Arial"/>
                <w:b/>
                <w:lang w:eastAsia="ja-JP"/>
              </w:rPr>
              <w:t>+KGPIOCFG: 6,0,2</w:t>
            </w:r>
          </w:p>
          <w:p w14:paraId="042D52F8" w14:textId="05E3B1D7" w:rsidR="00B47E11" w:rsidRPr="00794639" w:rsidRDefault="00B47E11" w:rsidP="00A97720">
            <w:pPr>
              <w:rPr>
                <w:rFonts w:cs="Arial"/>
                <w:b/>
                <w:lang w:eastAsia="ja-JP"/>
              </w:rPr>
            </w:pPr>
            <w:r w:rsidRPr="00794639">
              <w:rPr>
                <w:rFonts w:cs="Arial"/>
                <w:b/>
                <w:lang w:eastAsia="ja-JP"/>
              </w:rPr>
              <w:t>+KGPIOCFG: 7,0,2</w:t>
            </w:r>
          </w:p>
          <w:p w14:paraId="43FACCF2" w14:textId="77777777" w:rsidR="00A97720" w:rsidRPr="00794639" w:rsidRDefault="00A97720" w:rsidP="00A97720">
            <w:pPr>
              <w:rPr>
                <w:rFonts w:cs="Arial"/>
                <w:b/>
                <w:lang w:eastAsia="ja-JP"/>
              </w:rPr>
            </w:pPr>
            <w:r w:rsidRPr="00794639">
              <w:rPr>
                <w:rFonts w:cs="Arial"/>
                <w:b/>
                <w:lang w:eastAsia="ja-JP"/>
              </w:rPr>
              <w:t>+KGPIOCFG: 8,0,2</w:t>
            </w:r>
          </w:p>
          <w:p w14:paraId="07953A5B" w14:textId="77777777" w:rsidR="00A97720" w:rsidRPr="00794639" w:rsidRDefault="00A97720" w:rsidP="00A97720">
            <w:pPr>
              <w:rPr>
                <w:rFonts w:cs="Arial"/>
                <w:b/>
                <w:lang w:eastAsia="ja-JP"/>
              </w:rPr>
            </w:pPr>
            <w:r w:rsidRPr="00794639">
              <w:rPr>
                <w:rFonts w:cs="Arial"/>
                <w:b/>
                <w:lang w:eastAsia="ja-JP"/>
              </w:rPr>
              <w:t>+KGPIOCFG: 10,0,2</w:t>
            </w:r>
          </w:p>
          <w:p w14:paraId="02EC71C1" w14:textId="77777777" w:rsidR="00A97720" w:rsidRPr="00794639" w:rsidRDefault="00A97720" w:rsidP="00A97720">
            <w:pPr>
              <w:rPr>
                <w:rFonts w:cs="Arial"/>
                <w:b/>
                <w:lang w:eastAsia="ja-JP"/>
              </w:rPr>
            </w:pPr>
            <w:r w:rsidRPr="00794639">
              <w:rPr>
                <w:rFonts w:cs="Arial"/>
                <w:b/>
                <w:lang w:eastAsia="ja-JP"/>
              </w:rPr>
              <w:t>+KGPIOCFG: 11,0,2</w:t>
            </w:r>
          </w:p>
          <w:p w14:paraId="43D4B189" w14:textId="77777777" w:rsidR="00A97720" w:rsidRPr="00794639" w:rsidRDefault="00A97720" w:rsidP="00A97720">
            <w:pPr>
              <w:rPr>
                <w:rFonts w:cs="Arial"/>
                <w:b/>
                <w:lang w:eastAsia="ja-JP"/>
              </w:rPr>
            </w:pPr>
            <w:r w:rsidRPr="00794639">
              <w:rPr>
                <w:rFonts w:cs="Arial"/>
                <w:b/>
                <w:lang w:eastAsia="ja-JP"/>
              </w:rPr>
              <w:t>+KGPIOCFG: 14,0,2</w:t>
            </w:r>
          </w:p>
          <w:p w14:paraId="51ABA5FE" w14:textId="77777777" w:rsidR="00A97720" w:rsidRPr="00794639" w:rsidRDefault="00A97720" w:rsidP="00A97720">
            <w:pPr>
              <w:rPr>
                <w:rFonts w:cs="Arial"/>
                <w:b/>
                <w:lang w:eastAsia="ja-JP"/>
              </w:rPr>
            </w:pPr>
            <w:r w:rsidRPr="00794639">
              <w:rPr>
                <w:rFonts w:cs="Arial"/>
                <w:b/>
                <w:lang w:eastAsia="ja-JP"/>
              </w:rPr>
              <w:t>+KGPIOCFG: 15,0,2</w:t>
            </w:r>
          </w:p>
          <w:p w14:paraId="0F95F83A" w14:textId="6D1B3453" w:rsidR="00A97720" w:rsidRPr="00794639" w:rsidRDefault="00A97720" w:rsidP="00A97720">
            <w:pPr>
              <w:pStyle w:val="tablebody0"/>
              <w:rPr>
                <w:b/>
                <w:lang w:val="en-US" w:eastAsia="ja-JP"/>
              </w:rPr>
            </w:pPr>
            <w:r w:rsidRPr="00794639">
              <w:rPr>
                <w:b/>
                <w:lang w:val="en-US" w:eastAsia="ja-JP"/>
              </w:rPr>
              <w:t>OK</w:t>
            </w:r>
          </w:p>
          <w:p w14:paraId="47B337E2" w14:textId="77777777" w:rsidR="00A97720" w:rsidRPr="00DF20AD" w:rsidRDefault="00A97720" w:rsidP="00A97720">
            <w:pPr>
              <w:pStyle w:val="tablebody0"/>
              <w:rPr>
                <w:sz w:val="14"/>
                <w:szCs w:val="14"/>
                <w:lang w:val="en-US"/>
              </w:rPr>
            </w:pPr>
          </w:p>
          <w:p w14:paraId="5BDC11FE" w14:textId="77777777" w:rsidR="00A97720" w:rsidRPr="00794639" w:rsidRDefault="00A97720" w:rsidP="00A97720">
            <w:pPr>
              <w:pStyle w:val="TableBody"/>
              <w:rPr>
                <w:b/>
                <w:lang w:eastAsia="zh-CN"/>
              </w:rPr>
            </w:pPr>
            <w:r w:rsidRPr="00794639">
              <w:rPr>
                <w:b/>
                <w:lang w:eastAsia="zh-CN"/>
              </w:rPr>
              <w:t xml:space="preserve">AT+KGPIOCFG=1,0,2 </w:t>
            </w:r>
          </w:p>
          <w:p w14:paraId="24AB1D99" w14:textId="3E478276" w:rsidR="00A97720" w:rsidRPr="00794639" w:rsidRDefault="00A97720" w:rsidP="00A97720">
            <w:pPr>
              <w:pStyle w:val="TableBody"/>
              <w:rPr>
                <w:b/>
                <w:lang w:eastAsia="zh-CN"/>
              </w:rPr>
            </w:pPr>
            <w:r w:rsidRPr="00794639">
              <w:rPr>
                <w:b/>
                <w:lang w:eastAsia="zh-CN"/>
              </w:rPr>
              <w:t>OK</w:t>
            </w:r>
          </w:p>
          <w:p w14:paraId="5864BF1C" w14:textId="77777777" w:rsidR="00EB5CEE" w:rsidRPr="00DF20AD" w:rsidRDefault="00EB5CEE" w:rsidP="00A97720">
            <w:pPr>
              <w:pStyle w:val="TableBody"/>
              <w:rPr>
                <w:b/>
                <w:sz w:val="14"/>
                <w:szCs w:val="14"/>
                <w:lang w:eastAsia="zh-CN"/>
              </w:rPr>
            </w:pPr>
          </w:p>
          <w:p w14:paraId="539B29FB" w14:textId="77777777" w:rsidR="00A97720" w:rsidRPr="00794639" w:rsidRDefault="00A97720" w:rsidP="00A97720">
            <w:pPr>
              <w:pStyle w:val="TableBody"/>
              <w:rPr>
                <w:b/>
                <w:lang w:eastAsia="zh-CN"/>
              </w:rPr>
            </w:pPr>
            <w:r w:rsidRPr="00794639">
              <w:rPr>
                <w:b/>
                <w:lang w:eastAsia="zh-CN"/>
              </w:rPr>
              <w:t xml:space="preserve">AT+KGPIOCFG=1,1,1 </w:t>
            </w:r>
          </w:p>
          <w:p w14:paraId="7B72CCA5" w14:textId="02A67341" w:rsidR="00A97720" w:rsidRPr="00794639" w:rsidRDefault="00A97720" w:rsidP="004651D1">
            <w:pPr>
              <w:pStyle w:val="tablebody0"/>
              <w:rPr>
                <w:lang w:val="en-US"/>
              </w:rPr>
            </w:pPr>
            <w:r w:rsidRPr="00794639">
              <w:rPr>
                <w:b/>
                <w:lang w:val="en-US" w:eastAsia="zh-CN"/>
              </w:rPr>
              <w:t>OK</w:t>
            </w:r>
          </w:p>
        </w:tc>
      </w:tr>
    </w:tbl>
    <w:p w14:paraId="32C4E265" w14:textId="218E4544" w:rsidR="00C45EBB" w:rsidRPr="00794639" w:rsidRDefault="009F0B07" w:rsidP="00B32D6E">
      <w:pPr>
        <w:pStyle w:val="Heading2"/>
      </w:pPr>
      <w:bookmarkStart w:id="3802" w:name="_Toc78179810"/>
      <w:bookmarkStart w:id="3803" w:name="_Toc170125851"/>
      <w:bookmarkStart w:id="3804" w:name="_Toc345081305"/>
      <w:bookmarkStart w:id="3805" w:name="_Toc349753050"/>
      <w:bookmarkStart w:id="3806" w:name="_Toc349753941"/>
      <w:bookmarkStart w:id="3807" w:name="_Ref366744376"/>
      <w:bookmarkStart w:id="3808" w:name="_Ref369081079"/>
      <w:bookmarkStart w:id="3809" w:name="_Toc368586008"/>
      <w:bookmarkStart w:id="3810" w:name="_Ref389654615"/>
      <w:bookmarkStart w:id="3811" w:name="_Ref389654617"/>
      <w:bookmarkStart w:id="3812" w:name="_Ref401913506"/>
      <w:bookmarkStart w:id="3813" w:name="_Ref401913508"/>
      <w:bookmarkStart w:id="3814" w:name="_Ref433125450"/>
      <w:bookmarkStart w:id="3815" w:name="_Ref433125452"/>
      <w:bookmarkStart w:id="3816" w:name="_Ref464122627"/>
      <w:bookmarkStart w:id="3817" w:name="_Ref464122628"/>
      <w:bookmarkStart w:id="3818" w:name="_Ref477266899"/>
      <w:bookmarkStart w:id="3819" w:name="_Ref477266904"/>
      <w:bookmarkStart w:id="3820" w:name="_Ref513805261"/>
      <w:bookmarkStart w:id="3821" w:name="_Ref513805264"/>
      <w:bookmarkStart w:id="3822" w:name="_Toc513815509"/>
      <w:bookmarkStart w:id="3823" w:name="_Ref518404466"/>
      <w:bookmarkStart w:id="3824" w:name="_Ref518912703"/>
      <w:bookmarkStart w:id="3825" w:name="_Ref518912706"/>
      <w:bookmarkStart w:id="3826" w:name="_Ref525918201"/>
      <w:bookmarkStart w:id="3827" w:name="_Ref525918203"/>
      <w:bookmarkStart w:id="3828" w:name="_Toc531700608"/>
      <w:commentRangeStart w:id="3829"/>
      <w:r w:rsidRPr="00794639">
        <w:lastRenderedPageBreak/>
        <w:t>+KCELL Command: Cell Environment Information</w:t>
      </w:r>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commentRangeEnd w:id="3829"/>
      <w:r w:rsidR="002F3C41" w:rsidRPr="00794639">
        <w:rPr>
          <w:rStyle w:val="CommentReference"/>
          <w:rFonts w:ascii="Verdana" w:eastAsia="Times New Roman" w:hAnsi="Verdana" w:cs="Times New Roman"/>
          <w:b w:val="0"/>
          <w:lang w:eastAsia="en-US"/>
        </w:rPr>
        <w:commentReference w:id="3829"/>
      </w:r>
      <w:bookmarkEnd w:id="3826"/>
      <w:bookmarkEnd w:id="3827"/>
      <w:bookmarkEnd w:id="3828"/>
    </w:p>
    <w:tbl>
      <w:tblPr>
        <w:tblStyle w:val="TableSWIleft"/>
        <w:tblW w:w="8997" w:type="dxa"/>
        <w:tblLayout w:type="fixed"/>
        <w:tblLook w:val="04A0" w:firstRow="1" w:lastRow="0" w:firstColumn="1" w:lastColumn="0" w:noHBand="0" w:noVBand="1"/>
      </w:tblPr>
      <w:tblGrid>
        <w:gridCol w:w="1707"/>
        <w:gridCol w:w="7290"/>
      </w:tblGrid>
      <w:tr w:rsidR="006C463B" w:rsidRPr="00794639" w14:paraId="43AABB27"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51437BB" w14:textId="39525006" w:rsidR="006C463B" w:rsidRPr="000656F8" w:rsidRDefault="006C463B" w:rsidP="004651D1">
            <w:pPr>
              <w:pStyle w:val="TableColumnHead"/>
              <w:spacing w:before="144" w:after="144"/>
            </w:pPr>
            <w:r w:rsidRPr="000656F8">
              <w:t>HL7800</w:t>
            </w:r>
          </w:p>
        </w:tc>
      </w:tr>
      <w:tr w:rsidR="006C463B" w:rsidRPr="00794639" w14:paraId="1D710B55" w14:textId="77777777" w:rsidTr="00953CD3">
        <w:trPr>
          <w:trHeight w:val="1008"/>
        </w:trPr>
        <w:tc>
          <w:tcPr>
            <w:tcW w:w="1707" w:type="dxa"/>
          </w:tcPr>
          <w:p w14:paraId="07DAA62E" w14:textId="77777777" w:rsidR="006C463B" w:rsidRPr="00794639" w:rsidRDefault="006C463B" w:rsidP="004B39CC">
            <w:pPr>
              <w:pStyle w:val="TableBody"/>
              <w:rPr>
                <w:i/>
              </w:rPr>
            </w:pPr>
            <w:r w:rsidRPr="00794639">
              <w:rPr>
                <w:i/>
              </w:rPr>
              <w:t>Test command</w:t>
            </w:r>
          </w:p>
          <w:p w14:paraId="6A25F279" w14:textId="77777777" w:rsidR="006C463B" w:rsidRPr="00794639" w:rsidRDefault="006C463B" w:rsidP="004B39CC">
            <w:pPr>
              <w:pStyle w:val="TableBody"/>
            </w:pPr>
          </w:p>
          <w:p w14:paraId="4CD3FBE6" w14:textId="77777777" w:rsidR="006C463B" w:rsidRPr="00794639" w:rsidRDefault="006C463B" w:rsidP="004B39CC">
            <w:pPr>
              <w:pStyle w:val="TableBody"/>
              <w:rPr>
                <w:u w:val="single"/>
              </w:rPr>
            </w:pPr>
            <w:r w:rsidRPr="00794639">
              <w:rPr>
                <w:u w:val="single"/>
              </w:rPr>
              <w:t>Syntax</w:t>
            </w:r>
          </w:p>
          <w:p w14:paraId="7B738EA0" w14:textId="77777777" w:rsidR="006C463B" w:rsidRPr="00794639" w:rsidRDefault="006C463B" w:rsidP="004B39CC">
            <w:pPr>
              <w:pStyle w:val="TableBody"/>
              <w:rPr>
                <w:b/>
              </w:rPr>
            </w:pPr>
            <w:r w:rsidRPr="00794639">
              <w:rPr>
                <w:b/>
              </w:rPr>
              <w:t>AT+KCELL=?</w:t>
            </w:r>
          </w:p>
        </w:tc>
        <w:tc>
          <w:tcPr>
            <w:tcW w:w="0" w:type="dxa"/>
          </w:tcPr>
          <w:p w14:paraId="06AF5D38" w14:textId="77777777" w:rsidR="00A2258A" w:rsidRPr="00794639" w:rsidRDefault="00A2258A" w:rsidP="004B39CC">
            <w:pPr>
              <w:pStyle w:val="TableBody"/>
              <w:rPr>
                <w:u w:val="single"/>
              </w:rPr>
            </w:pPr>
          </w:p>
          <w:p w14:paraId="27829B69" w14:textId="77777777" w:rsidR="00A2258A" w:rsidRPr="00794639" w:rsidRDefault="00A2258A" w:rsidP="004B39CC">
            <w:pPr>
              <w:pStyle w:val="TableBody"/>
              <w:rPr>
                <w:u w:val="single"/>
              </w:rPr>
            </w:pPr>
          </w:p>
          <w:p w14:paraId="1B339BCB" w14:textId="39811154" w:rsidR="006C463B" w:rsidRPr="00794639" w:rsidRDefault="006C463B" w:rsidP="004B39CC">
            <w:pPr>
              <w:pStyle w:val="TableBody"/>
              <w:rPr>
                <w:u w:val="single"/>
              </w:rPr>
            </w:pPr>
            <w:r w:rsidRPr="00794639">
              <w:rPr>
                <w:u w:val="single"/>
              </w:rPr>
              <w:t>Response</w:t>
            </w:r>
          </w:p>
          <w:p w14:paraId="25EC8467" w14:textId="77777777" w:rsidR="006C463B" w:rsidRPr="00794639" w:rsidRDefault="006C463B" w:rsidP="004B39CC">
            <w:pPr>
              <w:pStyle w:val="TableBody"/>
            </w:pPr>
            <w:r w:rsidRPr="00794639">
              <w:rPr>
                <w:b/>
              </w:rPr>
              <w:t>+KCELL:</w:t>
            </w:r>
            <w:r w:rsidRPr="00794639">
              <w:t xml:space="preserve"> (list of supported </w:t>
            </w:r>
            <w:r w:rsidRPr="00794639">
              <w:rPr>
                <w:b/>
              </w:rPr>
              <w:t>&lt;revision&gt;</w:t>
            </w:r>
            <w:r w:rsidRPr="00794639">
              <w:t>s)</w:t>
            </w:r>
          </w:p>
          <w:p w14:paraId="715D2568" w14:textId="0E575EEE" w:rsidR="006C463B" w:rsidRPr="00794639" w:rsidRDefault="006C463B" w:rsidP="004B39CC">
            <w:pPr>
              <w:pStyle w:val="TableBody"/>
              <w:rPr>
                <w:b/>
              </w:rPr>
            </w:pPr>
            <w:r w:rsidRPr="00794639">
              <w:rPr>
                <w:b/>
              </w:rPr>
              <w:t>OK</w:t>
            </w:r>
          </w:p>
        </w:tc>
      </w:tr>
      <w:tr w:rsidR="006C463B" w:rsidRPr="00794639" w14:paraId="18552697" w14:textId="77777777" w:rsidTr="00953CD3">
        <w:trPr>
          <w:trHeight w:val="1008"/>
        </w:trPr>
        <w:tc>
          <w:tcPr>
            <w:tcW w:w="1707" w:type="dxa"/>
          </w:tcPr>
          <w:p w14:paraId="14CC7BCC" w14:textId="77777777" w:rsidR="006C463B" w:rsidRPr="00794639" w:rsidRDefault="006C463B" w:rsidP="004B39CC">
            <w:pPr>
              <w:pStyle w:val="TableBody"/>
              <w:rPr>
                <w:i/>
              </w:rPr>
            </w:pPr>
            <w:r w:rsidRPr="00794639">
              <w:rPr>
                <w:i/>
              </w:rPr>
              <w:t>Read command</w:t>
            </w:r>
          </w:p>
          <w:p w14:paraId="03B5F244" w14:textId="77777777" w:rsidR="006C463B" w:rsidRPr="00794639" w:rsidRDefault="006C463B" w:rsidP="004B39CC">
            <w:pPr>
              <w:pStyle w:val="TableBody"/>
            </w:pPr>
          </w:p>
          <w:p w14:paraId="761BD42C" w14:textId="77777777" w:rsidR="006C463B" w:rsidRPr="00794639" w:rsidRDefault="006C463B" w:rsidP="004B39CC">
            <w:pPr>
              <w:pStyle w:val="TableBody"/>
              <w:rPr>
                <w:u w:val="single"/>
              </w:rPr>
            </w:pPr>
            <w:r w:rsidRPr="00794639">
              <w:rPr>
                <w:u w:val="single"/>
              </w:rPr>
              <w:t>Syntax</w:t>
            </w:r>
          </w:p>
          <w:p w14:paraId="24A7820A" w14:textId="77777777" w:rsidR="006C463B" w:rsidRPr="00794639" w:rsidRDefault="006C463B" w:rsidP="004B39CC">
            <w:pPr>
              <w:pStyle w:val="TableBody"/>
              <w:rPr>
                <w:i/>
              </w:rPr>
            </w:pPr>
            <w:r w:rsidRPr="00794639">
              <w:rPr>
                <w:b/>
              </w:rPr>
              <w:t>AT+KCELL?</w:t>
            </w:r>
          </w:p>
        </w:tc>
        <w:tc>
          <w:tcPr>
            <w:tcW w:w="0" w:type="dxa"/>
          </w:tcPr>
          <w:p w14:paraId="25ED1A55" w14:textId="77777777" w:rsidR="00A2258A" w:rsidRPr="00794639" w:rsidRDefault="00A2258A" w:rsidP="004B39CC">
            <w:pPr>
              <w:pStyle w:val="TableBody"/>
              <w:rPr>
                <w:u w:val="single"/>
              </w:rPr>
            </w:pPr>
          </w:p>
          <w:p w14:paraId="679320C7" w14:textId="77777777" w:rsidR="00A2258A" w:rsidRPr="00794639" w:rsidRDefault="00A2258A" w:rsidP="004B39CC">
            <w:pPr>
              <w:pStyle w:val="TableBody"/>
              <w:rPr>
                <w:u w:val="single"/>
              </w:rPr>
            </w:pPr>
          </w:p>
          <w:p w14:paraId="49347C65" w14:textId="2B9E00D8" w:rsidR="006C463B" w:rsidRPr="00794639" w:rsidRDefault="006C463B" w:rsidP="004B39CC">
            <w:pPr>
              <w:pStyle w:val="TableBody"/>
              <w:rPr>
                <w:u w:val="single"/>
              </w:rPr>
            </w:pPr>
            <w:r w:rsidRPr="00794639">
              <w:rPr>
                <w:u w:val="single"/>
              </w:rPr>
              <w:t>Response</w:t>
            </w:r>
          </w:p>
          <w:p w14:paraId="588C458D" w14:textId="48E19672" w:rsidR="006C463B" w:rsidRPr="00794639" w:rsidRDefault="006C463B" w:rsidP="004B39CC">
            <w:pPr>
              <w:pStyle w:val="TableBody"/>
              <w:rPr>
                <w:u w:val="single"/>
              </w:rPr>
            </w:pPr>
            <w:r w:rsidRPr="00794639">
              <w:rPr>
                <w:b/>
              </w:rPr>
              <w:t>OK</w:t>
            </w:r>
          </w:p>
        </w:tc>
      </w:tr>
      <w:tr w:rsidR="006C463B" w:rsidRPr="00794639" w14:paraId="3BAD222B" w14:textId="77777777" w:rsidTr="00953CD3">
        <w:trPr>
          <w:cantSplit w:val="0"/>
          <w:trHeight w:val="1008"/>
        </w:trPr>
        <w:tc>
          <w:tcPr>
            <w:tcW w:w="1707" w:type="dxa"/>
          </w:tcPr>
          <w:p w14:paraId="15B625B5" w14:textId="77777777" w:rsidR="006C463B" w:rsidRPr="00794639" w:rsidRDefault="006C463B" w:rsidP="00953CD3">
            <w:pPr>
              <w:pStyle w:val="TableBody"/>
              <w:rPr>
                <w:i/>
              </w:rPr>
            </w:pPr>
            <w:r w:rsidRPr="00794639">
              <w:rPr>
                <w:i/>
              </w:rPr>
              <w:t>Write command</w:t>
            </w:r>
          </w:p>
          <w:p w14:paraId="07D142BC" w14:textId="77777777" w:rsidR="006C463B" w:rsidRPr="00794639" w:rsidRDefault="006C463B" w:rsidP="00F90563">
            <w:pPr>
              <w:pStyle w:val="TableBody"/>
              <w:rPr>
                <w:i/>
              </w:rPr>
            </w:pPr>
          </w:p>
          <w:p w14:paraId="01F9DFB2" w14:textId="77777777" w:rsidR="006C463B" w:rsidRPr="00794639" w:rsidRDefault="006C463B" w:rsidP="00D817F2">
            <w:pPr>
              <w:pStyle w:val="TableBody"/>
              <w:rPr>
                <w:u w:val="single"/>
              </w:rPr>
            </w:pPr>
            <w:r w:rsidRPr="00794639">
              <w:rPr>
                <w:u w:val="single"/>
              </w:rPr>
              <w:t>Syntax</w:t>
            </w:r>
          </w:p>
          <w:p w14:paraId="6A076862" w14:textId="66249CCF" w:rsidR="006C463B" w:rsidRPr="00794639" w:rsidRDefault="006C463B" w:rsidP="000B2FF0">
            <w:pPr>
              <w:pStyle w:val="TableBody"/>
              <w:rPr>
                <w:i/>
              </w:rPr>
            </w:pPr>
            <w:r w:rsidRPr="00794639">
              <w:rPr>
                <w:b/>
              </w:rPr>
              <w:t>AT+KCELL=</w:t>
            </w:r>
            <w:r w:rsidR="00A2258A" w:rsidRPr="00794639">
              <w:rPr>
                <w:b/>
              </w:rPr>
              <w:br/>
            </w:r>
            <w:r w:rsidRPr="00794639">
              <w:rPr>
                <w:b/>
              </w:rPr>
              <w:t>&lt;revision&gt;</w:t>
            </w:r>
          </w:p>
        </w:tc>
        <w:tc>
          <w:tcPr>
            <w:tcW w:w="0" w:type="dxa"/>
          </w:tcPr>
          <w:p w14:paraId="11B3F947" w14:textId="77777777" w:rsidR="00A2258A" w:rsidRPr="00794639" w:rsidRDefault="00A2258A" w:rsidP="00802A2C">
            <w:pPr>
              <w:pStyle w:val="TableBody"/>
              <w:rPr>
                <w:u w:val="single"/>
              </w:rPr>
            </w:pPr>
          </w:p>
          <w:p w14:paraId="4974C3E5" w14:textId="77777777" w:rsidR="00A2258A" w:rsidRPr="00794639" w:rsidRDefault="00A2258A" w:rsidP="00E91070">
            <w:pPr>
              <w:pStyle w:val="TableBody"/>
              <w:rPr>
                <w:u w:val="single"/>
              </w:rPr>
            </w:pPr>
          </w:p>
          <w:p w14:paraId="393C64B3" w14:textId="38D7CA32" w:rsidR="006C463B" w:rsidRPr="00794639" w:rsidRDefault="006C463B" w:rsidP="00F94B3A">
            <w:pPr>
              <w:pStyle w:val="TableBody"/>
              <w:rPr>
                <w:u w:val="single"/>
              </w:rPr>
            </w:pPr>
            <w:commentRangeStart w:id="3830"/>
            <w:r w:rsidRPr="00794639">
              <w:rPr>
                <w:u w:val="single"/>
              </w:rPr>
              <w:t>Response</w:t>
            </w:r>
            <w:commentRangeEnd w:id="3830"/>
            <w:r w:rsidR="00D14544" w:rsidRPr="00794639">
              <w:rPr>
                <w:rStyle w:val="CommentReference"/>
                <w:rFonts w:ascii="Verdana" w:hAnsi="Verdana" w:cs="Times New Roman"/>
                <w:lang w:eastAsia="en-US"/>
              </w:rPr>
              <w:commentReference w:id="3830"/>
            </w:r>
          </w:p>
          <w:p w14:paraId="6907785A" w14:textId="2B6BC8C3" w:rsidR="00D14544" w:rsidRPr="007E4A1F" w:rsidRDefault="00D14544">
            <w:pPr>
              <w:pStyle w:val="TableBody"/>
              <w:rPr>
                <w:b/>
              </w:rPr>
            </w:pPr>
            <w:r w:rsidRPr="007E4A1F">
              <w:rPr>
                <w:b/>
              </w:rPr>
              <w:t>+KCELL: 0</w:t>
            </w:r>
          </w:p>
          <w:p w14:paraId="20B3833C" w14:textId="06719259" w:rsidR="00D14544" w:rsidRPr="005C602E" w:rsidRDefault="00D14544" w:rsidP="00D14544">
            <w:pPr>
              <w:pStyle w:val="TableBody"/>
              <w:keepNext/>
              <w:rPr>
                <w:b/>
              </w:rPr>
            </w:pPr>
            <w:r w:rsidRPr="007E4A1F">
              <w:rPr>
                <w:b/>
              </w:rPr>
              <w:t>+KCELL: </w:t>
            </w:r>
            <w:r w:rsidRPr="00006D08">
              <w:rPr>
                <w:b/>
              </w:rPr>
              <w:t>0</w:t>
            </w:r>
          </w:p>
          <w:p w14:paraId="0E2B9B5B" w14:textId="192D04DA" w:rsidR="006C463B" w:rsidRPr="00913410" w:rsidRDefault="006C463B" w:rsidP="00F90563">
            <w:pPr>
              <w:pStyle w:val="TableBody"/>
              <w:rPr>
                <w:b/>
              </w:rPr>
            </w:pPr>
            <w:r w:rsidRPr="005C602E">
              <w:rPr>
                <w:b/>
              </w:rPr>
              <w:t>+KCELL: &lt;nbLTEcells&gt;[,&lt;cell_type&gt;,&lt;PLMN&gt;,&lt;LTE_CI&gt;,&lt;PhyCellInd&gt;,</w:t>
            </w:r>
            <w:r w:rsidRPr="005C602E">
              <w:rPr>
                <w:b/>
              </w:rPr>
              <w:br/>
              <w:t>&lt;trackingAreaCode&gt;,&lt;RSRPResult&gt;,&lt;RSRQResult&gt;,&lt;LTE_TA&gt;][&lt;cell_type&gt;,</w:t>
            </w:r>
            <w:r w:rsidR="00F03D65" w:rsidRPr="00913410">
              <w:rPr>
                <w:b/>
              </w:rPr>
              <w:br/>
            </w:r>
            <w:r w:rsidRPr="00913410">
              <w:rPr>
                <w:b/>
              </w:rPr>
              <w:t>[[Earfcn&gt;,[&lt;PhyCellID&gt;,[&lt;RSRPResult&gt;,[&lt;RSRQResult&gt;]]]]][…]]</w:t>
            </w:r>
          </w:p>
          <w:p w14:paraId="39F3A709" w14:textId="77777777" w:rsidR="006C463B" w:rsidRPr="00913410" w:rsidRDefault="006C463B" w:rsidP="00D817F2">
            <w:pPr>
              <w:pStyle w:val="TableBody"/>
              <w:rPr>
                <w:b/>
              </w:rPr>
            </w:pPr>
            <w:r w:rsidRPr="00913410">
              <w:rPr>
                <w:b/>
              </w:rPr>
              <w:t>OK</w:t>
            </w:r>
          </w:p>
          <w:p w14:paraId="535BC7DB" w14:textId="77777777" w:rsidR="006C463B" w:rsidRPr="00A5422A" w:rsidRDefault="006C463B" w:rsidP="000B2FF0">
            <w:pPr>
              <w:pStyle w:val="TableBody"/>
              <w:rPr>
                <w:u w:val="single"/>
              </w:rPr>
            </w:pPr>
          </w:p>
          <w:p w14:paraId="030EF042" w14:textId="77777777" w:rsidR="006C463B" w:rsidRPr="00794639" w:rsidRDefault="006C463B" w:rsidP="00802A2C">
            <w:pPr>
              <w:pStyle w:val="TableBody"/>
              <w:rPr>
                <w:u w:val="single"/>
              </w:rPr>
            </w:pPr>
            <w:r w:rsidRPr="00794639">
              <w:rPr>
                <w:u w:val="single"/>
              </w:rPr>
              <w:t>Parameters</w:t>
            </w:r>
          </w:p>
          <w:p w14:paraId="6F23C354" w14:textId="4D4B3ACA" w:rsidR="006C463B" w:rsidRPr="00794639" w:rsidRDefault="00A2258A" w:rsidP="00E91070">
            <w:pPr>
              <w:pStyle w:val="TableBody"/>
            </w:pPr>
            <w:r w:rsidRPr="00794639">
              <w:rPr>
                <w:b/>
              </w:rPr>
              <w:t>&lt;revision&gt;</w:t>
            </w:r>
            <w:r w:rsidRPr="00794639">
              <w:tab/>
              <w:t>0</w:t>
            </w:r>
            <w:r w:rsidRPr="00794639">
              <w:tab/>
              <w:t>Reserved for future development</w:t>
            </w:r>
          </w:p>
          <w:p w14:paraId="652DE80F" w14:textId="77777777" w:rsidR="00A2258A" w:rsidRPr="00794639" w:rsidRDefault="00A2258A" w:rsidP="00F94B3A">
            <w:pPr>
              <w:pStyle w:val="TableBody"/>
            </w:pPr>
          </w:p>
          <w:p w14:paraId="4A0965ED" w14:textId="485946EA" w:rsidR="006C463B" w:rsidRPr="00794639" w:rsidRDefault="006C463B" w:rsidP="00037BF1">
            <w:pPr>
              <w:pStyle w:val="TableBody"/>
            </w:pPr>
            <w:r w:rsidRPr="00794639">
              <w:rPr>
                <w:b/>
              </w:rPr>
              <w:t>&lt;cell_type&gt;</w:t>
            </w:r>
            <w:r w:rsidRPr="00794639">
              <w:tab/>
              <w:t xml:space="preserve">0 </w:t>
            </w:r>
            <w:r w:rsidRPr="00794639">
              <w:tab/>
              <w:t>GSM serving cell (Not supported)</w:t>
            </w:r>
          </w:p>
          <w:p w14:paraId="659821F7" w14:textId="66DF6F7C" w:rsidR="006C463B" w:rsidRPr="00794639" w:rsidRDefault="006C463B">
            <w:pPr>
              <w:pStyle w:val="TableBody"/>
            </w:pPr>
            <w:r w:rsidRPr="00794639">
              <w:tab/>
            </w:r>
            <w:r w:rsidRPr="00794639">
              <w:tab/>
              <w:t xml:space="preserve">1 </w:t>
            </w:r>
            <w:r w:rsidRPr="00794639">
              <w:tab/>
              <w:t>GSM neighbor cell (Not supported)</w:t>
            </w:r>
          </w:p>
          <w:p w14:paraId="185BFE03" w14:textId="41A06335" w:rsidR="006C463B" w:rsidRPr="00794639" w:rsidRDefault="006C463B">
            <w:pPr>
              <w:pStyle w:val="TableBody"/>
            </w:pPr>
            <w:r w:rsidRPr="00794639">
              <w:tab/>
            </w:r>
            <w:r w:rsidRPr="00794639">
              <w:tab/>
              <w:t>2</w:t>
            </w:r>
            <w:r w:rsidRPr="00794639">
              <w:tab/>
              <w:t>UMTS serving cell (Not supported)</w:t>
            </w:r>
          </w:p>
          <w:p w14:paraId="1C2C878B" w14:textId="1336955B" w:rsidR="006C463B" w:rsidRPr="00794639" w:rsidRDefault="006C463B">
            <w:pPr>
              <w:pStyle w:val="TableBody"/>
            </w:pPr>
            <w:r w:rsidRPr="00794639">
              <w:tab/>
            </w:r>
            <w:r w:rsidRPr="00794639">
              <w:tab/>
              <w:t>3</w:t>
            </w:r>
            <w:r w:rsidRPr="00794639">
              <w:tab/>
              <w:t>UMTS neighbor cell (Not supported)</w:t>
            </w:r>
          </w:p>
          <w:p w14:paraId="735899CA" w14:textId="77777777" w:rsidR="006C463B" w:rsidRPr="00794639" w:rsidRDefault="006C463B">
            <w:pPr>
              <w:pStyle w:val="TableBody"/>
            </w:pPr>
            <w:r w:rsidRPr="00794639">
              <w:tab/>
            </w:r>
            <w:r w:rsidRPr="00794639">
              <w:tab/>
              <w:t>4</w:t>
            </w:r>
            <w:r w:rsidRPr="00794639">
              <w:tab/>
              <w:t>UMTS detected cell (Not supported)</w:t>
            </w:r>
          </w:p>
          <w:p w14:paraId="2910C05D" w14:textId="77777777" w:rsidR="006C463B" w:rsidRPr="00794639" w:rsidRDefault="006C463B">
            <w:pPr>
              <w:pStyle w:val="TableBody"/>
            </w:pPr>
            <w:r w:rsidRPr="00794639">
              <w:tab/>
            </w:r>
            <w:r w:rsidRPr="00794639">
              <w:tab/>
              <w:t>5</w:t>
            </w:r>
            <w:r w:rsidRPr="00794639">
              <w:tab/>
              <w:t>LTE serving cell</w:t>
            </w:r>
          </w:p>
          <w:p w14:paraId="02B06B82" w14:textId="77777777" w:rsidR="006C463B" w:rsidRPr="00794639" w:rsidRDefault="006C463B">
            <w:pPr>
              <w:pStyle w:val="TableBody"/>
            </w:pPr>
            <w:r w:rsidRPr="00794639">
              <w:tab/>
            </w:r>
            <w:r w:rsidRPr="00794639">
              <w:tab/>
              <w:t>6</w:t>
            </w:r>
            <w:r w:rsidRPr="00794639">
              <w:tab/>
              <w:t>LTE neighbor cell</w:t>
            </w:r>
          </w:p>
          <w:p w14:paraId="6BD97374" w14:textId="77777777" w:rsidR="006C463B" w:rsidRPr="00794639" w:rsidRDefault="006C463B">
            <w:pPr>
              <w:pStyle w:val="TableBody"/>
            </w:pPr>
          </w:p>
          <w:p w14:paraId="102F1138" w14:textId="77777777" w:rsidR="006C463B" w:rsidRPr="00794639" w:rsidRDefault="006C463B">
            <w:pPr>
              <w:pStyle w:val="TableBody"/>
            </w:pPr>
            <w:r w:rsidRPr="00794639">
              <w:rPr>
                <w:b/>
              </w:rPr>
              <w:t>&lt;PLMN&gt;</w:t>
            </w:r>
            <w:r w:rsidRPr="00794639">
              <w:rPr>
                <w:b/>
              </w:rPr>
              <w:tab/>
            </w:r>
            <w:r w:rsidRPr="00794639">
              <w:t>PLMN identifiers (3 bytes) in hexadecimal format, made of MCC (Mobile Country Code), and MNC (Mobile Network Code)</w:t>
            </w:r>
          </w:p>
          <w:p w14:paraId="78B4505B" w14:textId="77777777" w:rsidR="006C463B" w:rsidRPr="00794639" w:rsidRDefault="006C463B">
            <w:pPr>
              <w:pStyle w:val="TableBody"/>
            </w:pPr>
          </w:p>
          <w:p w14:paraId="387BAA0C" w14:textId="77777777" w:rsidR="006C463B" w:rsidRPr="000656F8" w:rsidRDefault="006C463B">
            <w:pPr>
              <w:pStyle w:val="TableBody"/>
            </w:pPr>
            <w:r w:rsidRPr="00794639">
              <w:rPr>
                <w:b/>
              </w:rPr>
              <w:t>&lt;nbLTEcells&gt;</w:t>
            </w:r>
            <w:r w:rsidRPr="00794639">
              <w:rPr>
                <w:b/>
              </w:rPr>
              <w:tab/>
            </w:r>
            <w:r w:rsidRPr="00794639">
              <w:t xml:space="preserve">0 </w:t>
            </w:r>
            <w:r w:rsidRPr="00794639">
              <w:sym w:font="Symbol" w:char="F0A3"/>
            </w:r>
            <w:r w:rsidRPr="00794639">
              <w:t xml:space="preserve"> k </w:t>
            </w:r>
            <w:r w:rsidRPr="00794639">
              <w:sym w:font="Symbol" w:char="F0A3"/>
            </w:r>
            <w:r w:rsidRPr="00794639">
              <w:t xml:space="preserve"> 33</w:t>
            </w:r>
            <w:r w:rsidRPr="00794639">
              <w:tab/>
              <w:t>Number of LTE base stations available</w:t>
            </w:r>
          </w:p>
          <w:p w14:paraId="7B3752EA" w14:textId="77777777" w:rsidR="006C463B" w:rsidRPr="000656F8" w:rsidRDefault="006C463B">
            <w:pPr>
              <w:pStyle w:val="TableBody"/>
            </w:pPr>
          </w:p>
          <w:p w14:paraId="1474E2EE" w14:textId="77777777" w:rsidR="006C463B" w:rsidRPr="007E4A1F" w:rsidRDefault="006C463B">
            <w:pPr>
              <w:pStyle w:val="TableBody"/>
              <w:tabs>
                <w:tab w:val="left" w:pos="923"/>
                <w:tab w:val="left" w:pos="1206"/>
              </w:tabs>
            </w:pPr>
            <w:r w:rsidRPr="007E4A1F">
              <w:rPr>
                <w:b/>
              </w:rPr>
              <w:t>&lt;LTE_CI&gt;</w:t>
            </w:r>
            <w:r w:rsidRPr="007E4A1F">
              <w:tab/>
            </w:r>
            <w:r w:rsidRPr="007E4A1F">
              <w:tab/>
              <w:t>Cell Identity in 8 hexadecimal digits with length = 28 bits. (Ref: 3GPP TS 36.331, 6.3.4, CellIdentity IE)</w:t>
            </w:r>
          </w:p>
          <w:p w14:paraId="63328B1E" w14:textId="77777777" w:rsidR="006C463B" w:rsidRPr="00006D08" w:rsidRDefault="006C463B">
            <w:pPr>
              <w:pStyle w:val="TableBody"/>
              <w:tabs>
                <w:tab w:val="left" w:pos="923"/>
                <w:tab w:val="left" w:pos="1206"/>
              </w:tabs>
            </w:pPr>
          </w:p>
          <w:p w14:paraId="250FE2C1" w14:textId="77777777" w:rsidR="006C463B" w:rsidRPr="00913410" w:rsidRDefault="006C463B">
            <w:pPr>
              <w:pStyle w:val="TableBody"/>
            </w:pPr>
            <w:r w:rsidRPr="005C602E">
              <w:rPr>
                <w:b/>
              </w:rPr>
              <w:t>&lt;PhyCellInd&gt;</w:t>
            </w:r>
            <w:r w:rsidRPr="005C602E">
              <w:tab/>
              <w:t>0 – 503</w:t>
            </w:r>
            <w:r w:rsidRPr="005C602E">
              <w:tab/>
              <w:t>Physical Cell ID (Ref: 3GPP TS 36.331, 6.3.4, PhysCellId IE)</w:t>
            </w:r>
          </w:p>
          <w:p w14:paraId="6D7ACC52" w14:textId="77777777" w:rsidR="006C463B" w:rsidRPr="00913410" w:rsidRDefault="006C463B">
            <w:pPr>
              <w:pStyle w:val="TableBody"/>
            </w:pPr>
          </w:p>
          <w:p w14:paraId="1AFD4733" w14:textId="77777777" w:rsidR="006C463B" w:rsidRPr="00A5422A" w:rsidRDefault="006C463B">
            <w:pPr>
              <w:pStyle w:val="TableBody"/>
              <w:tabs>
                <w:tab w:val="left" w:pos="923"/>
                <w:tab w:val="left" w:pos="1206"/>
              </w:tabs>
            </w:pPr>
            <w:r w:rsidRPr="00913410">
              <w:rPr>
                <w:b/>
              </w:rPr>
              <w:t>&lt;TrackingAreacode&gt;</w:t>
            </w:r>
            <w:r w:rsidRPr="00913410">
              <w:tab/>
              <w:t>Tracking Area Code (Ref: 3GPP TS 36.331, 6.3.4, Tracking AreaCode IE) Integer type with length = 16 bits</w:t>
            </w:r>
          </w:p>
          <w:p w14:paraId="01A1281A" w14:textId="77777777" w:rsidR="006C463B" w:rsidRPr="00794639" w:rsidRDefault="006C463B">
            <w:pPr>
              <w:pStyle w:val="TableBody"/>
              <w:tabs>
                <w:tab w:val="left" w:pos="923"/>
                <w:tab w:val="left" w:pos="1206"/>
              </w:tabs>
              <w:rPr>
                <w:b/>
              </w:rPr>
            </w:pPr>
          </w:p>
          <w:p w14:paraId="1E8C263E" w14:textId="77777777" w:rsidR="006C463B" w:rsidRPr="00794639" w:rsidRDefault="006C463B">
            <w:pPr>
              <w:pStyle w:val="TableBody"/>
              <w:tabs>
                <w:tab w:val="left" w:pos="923"/>
                <w:tab w:val="left" w:pos="1206"/>
              </w:tabs>
            </w:pPr>
            <w:r w:rsidRPr="00794639">
              <w:rPr>
                <w:b/>
              </w:rPr>
              <w:t>&lt;RSRPResult&gt;</w:t>
            </w:r>
            <w:r w:rsidRPr="00794639">
              <w:rPr>
                <w:b/>
              </w:rPr>
              <w:tab/>
            </w:r>
            <w:r w:rsidRPr="00794639">
              <w:t>0 – 97</w:t>
            </w:r>
            <w:r w:rsidRPr="00794639">
              <w:tab/>
              <w:t xml:space="preserve">Reference Signal Received Power (Ref: 3GPP TS 36.331, 6.3.5, RSRP-Range IE) </w:t>
            </w:r>
          </w:p>
          <w:p w14:paraId="01A3E63B" w14:textId="77777777" w:rsidR="006C463B" w:rsidRPr="00794639" w:rsidRDefault="006C463B">
            <w:pPr>
              <w:pStyle w:val="TableBody"/>
              <w:tabs>
                <w:tab w:val="left" w:pos="923"/>
                <w:tab w:val="left" w:pos="1206"/>
              </w:tabs>
            </w:pPr>
          </w:p>
          <w:p w14:paraId="07C40BEA" w14:textId="77777777" w:rsidR="006C463B" w:rsidRPr="00794639" w:rsidRDefault="006C463B">
            <w:pPr>
              <w:pStyle w:val="TableBody"/>
              <w:tabs>
                <w:tab w:val="left" w:pos="923"/>
                <w:tab w:val="left" w:pos="1206"/>
              </w:tabs>
            </w:pPr>
            <w:r w:rsidRPr="00794639">
              <w:rPr>
                <w:b/>
              </w:rPr>
              <w:t>&lt;RSRQResult&gt;</w:t>
            </w:r>
            <w:r w:rsidRPr="00794639">
              <w:rPr>
                <w:b/>
              </w:rPr>
              <w:tab/>
            </w:r>
            <w:r w:rsidRPr="00794639">
              <w:t>0 – 34</w:t>
            </w:r>
            <w:r w:rsidRPr="00794639">
              <w:tab/>
              <w:t xml:space="preserve">Reference Signal Received Quality (Ref: 3GPP TS 36.331, 6.3.5, RSRQ-Range IE) </w:t>
            </w:r>
          </w:p>
          <w:p w14:paraId="0709BAC2" w14:textId="77777777" w:rsidR="006C463B" w:rsidRPr="00794639" w:rsidRDefault="006C463B">
            <w:pPr>
              <w:pStyle w:val="TableBody"/>
              <w:tabs>
                <w:tab w:val="left" w:pos="923"/>
                <w:tab w:val="left" w:pos="1206"/>
              </w:tabs>
            </w:pPr>
          </w:p>
          <w:p w14:paraId="1B4E684A" w14:textId="11555FEB" w:rsidR="006C463B" w:rsidRPr="00794639" w:rsidRDefault="006C463B">
            <w:pPr>
              <w:pStyle w:val="TableBody"/>
              <w:tabs>
                <w:tab w:val="left" w:pos="923"/>
                <w:tab w:val="left" w:pos="1206"/>
              </w:tabs>
            </w:pPr>
            <w:r w:rsidRPr="00794639">
              <w:rPr>
                <w:b/>
              </w:rPr>
              <w:lastRenderedPageBreak/>
              <w:t>&lt;LTE_TA&gt;</w:t>
            </w:r>
            <w:r w:rsidRPr="00794639">
              <w:rPr>
                <w:b/>
              </w:rPr>
              <w:tab/>
            </w:r>
            <w:r w:rsidR="00A2258A" w:rsidRPr="00794639">
              <w:rPr>
                <w:b/>
              </w:rPr>
              <w:tab/>
            </w:r>
            <w:r w:rsidR="00A2258A" w:rsidRPr="00794639">
              <w:rPr>
                <w:b/>
              </w:rPr>
              <w:tab/>
            </w:r>
            <w:r w:rsidRPr="00794639">
              <w:t>0 – 1282</w:t>
            </w:r>
            <w:r w:rsidRPr="00794639">
              <w:tab/>
              <w:t xml:space="preserve">Timing advance (as per [3GPP 36.321]) </w:t>
            </w:r>
          </w:p>
          <w:p w14:paraId="2A03A11F" w14:textId="77777777" w:rsidR="006C463B" w:rsidRPr="00794639" w:rsidRDefault="006C463B">
            <w:pPr>
              <w:pStyle w:val="TableBody"/>
              <w:tabs>
                <w:tab w:val="left" w:pos="923"/>
                <w:tab w:val="left" w:pos="1206"/>
              </w:tabs>
            </w:pPr>
          </w:p>
          <w:p w14:paraId="3FC9CC3D" w14:textId="5D39DD9B" w:rsidR="006C463B" w:rsidRPr="00794639" w:rsidRDefault="006C463B">
            <w:pPr>
              <w:pStyle w:val="TableBody"/>
              <w:tabs>
                <w:tab w:val="left" w:pos="923"/>
                <w:tab w:val="left" w:pos="1206"/>
              </w:tabs>
              <w:rPr>
                <w:rFonts w:asciiTheme="minorHAnsi" w:hAnsiTheme="minorHAnsi"/>
              </w:rPr>
            </w:pPr>
            <w:r w:rsidRPr="00794639">
              <w:rPr>
                <w:b/>
              </w:rPr>
              <w:t>&lt;Earfcn&gt;</w:t>
            </w:r>
            <w:r w:rsidRPr="00794639">
              <w:rPr>
                <w:b/>
              </w:rPr>
              <w:tab/>
            </w:r>
            <w:r w:rsidR="00A2258A" w:rsidRPr="00794639">
              <w:rPr>
                <w:b/>
              </w:rPr>
              <w:tab/>
            </w:r>
            <w:r w:rsidR="00A2258A" w:rsidRPr="00794639">
              <w:rPr>
                <w:b/>
              </w:rPr>
              <w:tab/>
            </w:r>
            <w:r w:rsidRPr="00794639">
              <w:t>0 – 0xFFFF</w:t>
            </w:r>
            <w:r w:rsidRPr="00794639">
              <w:tab/>
            </w:r>
            <w:r w:rsidR="00A2258A" w:rsidRPr="00794639">
              <w:t>C</w:t>
            </w:r>
            <w:r w:rsidRPr="00794639">
              <w:t>arrier frequency of the neighbor cell designated by the EUTRA Absolute Radio Frequency Channel Number (EARFCN) (Ref: 3GPP TS 36.101, 5.7.3)</w:t>
            </w:r>
          </w:p>
        </w:tc>
      </w:tr>
      <w:tr w:rsidR="006C463B" w:rsidRPr="00794639" w14:paraId="109DFBAA" w14:textId="77777777" w:rsidTr="00953CD3">
        <w:trPr>
          <w:trHeight w:val="527"/>
        </w:trPr>
        <w:tc>
          <w:tcPr>
            <w:tcW w:w="1707" w:type="dxa"/>
          </w:tcPr>
          <w:p w14:paraId="7C049592" w14:textId="77777777" w:rsidR="006C463B" w:rsidRPr="00794639" w:rsidRDefault="006C463B" w:rsidP="004B39CC">
            <w:pPr>
              <w:pStyle w:val="TableBody"/>
              <w:rPr>
                <w:u w:val="single"/>
              </w:rPr>
            </w:pPr>
            <w:r w:rsidRPr="00794639">
              <w:rPr>
                <w:u w:val="single"/>
              </w:rPr>
              <w:lastRenderedPageBreak/>
              <w:t>Notes</w:t>
            </w:r>
          </w:p>
        </w:tc>
        <w:tc>
          <w:tcPr>
            <w:tcW w:w="0" w:type="dxa"/>
          </w:tcPr>
          <w:p w14:paraId="56EB0CF4" w14:textId="389DA9B9" w:rsidR="006C463B" w:rsidRPr="00794639" w:rsidRDefault="006C463B" w:rsidP="006C463B">
            <w:pPr>
              <w:pStyle w:val="TableBody"/>
              <w:numPr>
                <w:ilvl w:val="0"/>
                <w:numId w:val="58"/>
              </w:numPr>
            </w:pPr>
            <w:r w:rsidRPr="00794639">
              <w:t>This command provides information related to the network environment and can be used, for example, for localization calculation.</w:t>
            </w:r>
          </w:p>
          <w:p w14:paraId="1384F4C1" w14:textId="4307E89B" w:rsidR="00157222" w:rsidRPr="00913410" w:rsidRDefault="00D14544" w:rsidP="006C463B">
            <w:pPr>
              <w:pStyle w:val="TableBody"/>
              <w:numPr>
                <w:ilvl w:val="0"/>
                <w:numId w:val="58"/>
              </w:numPr>
            </w:pPr>
            <w:r w:rsidRPr="00794639">
              <w:t xml:space="preserve">The first two </w:t>
            </w:r>
            <w:r w:rsidRPr="00913410">
              <w:t>lines are 2G and UMTS cells</w:t>
            </w:r>
            <w:r w:rsidR="00913410" w:rsidRPr="00913410">
              <w:t xml:space="preserve">, which are </w:t>
            </w:r>
            <w:r w:rsidRPr="00913410">
              <w:t xml:space="preserve">not supported so </w:t>
            </w:r>
            <w:r w:rsidRPr="00DF20AD">
              <w:rPr>
                <w:rStyle w:val="Code"/>
              </w:rPr>
              <w:t>+KCELL:</w:t>
            </w:r>
            <w:r w:rsidR="0094491B" w:rsidRPr="00DF20AD">
              <w:rPr>
                <w:rStyle w:val="Code"/>
              </w:rPr>
              <w:t xml:space="preserve"> </w:t>
            </w:r>
            <w:r w:rsidRPr="00DF20AD">
              <w:rPr>
                <w:rStyle w:val="Code"/>
              </w:rPr>
              <w:t>0</w:t>
            </w:r>
            <w:r w:rsidR="00913410" w:rsidRPr="00913410">
              <w:t>.</w:t>
            </w:r>
          </w:p>
          <w:p w14:paraId="125CE3DB" w14:textId="77777777" w:rsidR="006C463B" w:rsidRPr="00913410" w:rsidRDefault="006C463B" w:rsidP="006C463B">
            <w:pPr>
              <w:pStyle w:val="TableBody"/>
              <w:numPr>
                <w:ilvl w:val="0"/>
                <w:numId w:val="58"/>
              </w:numPr>
            </w:pPr>
            <w:r w:rsidRPr="00913410">
              <w:t xml:space="preserve">This command can only be used with a SIM. The cell information can only be retrieved when the UE stays in attached mode. </w:t>
            </w:r>
          </w:p>
        </w:tc>
      </w:tr>
      <w:tr w:rsidR="00A2258A" w:rsidRPr="00794639" w14:paraId="0705167A" w14:textId="77777777" w:rsidTr="00953CD3">
        <w:trPr>
          <w:trHeight w:val="527"/>
        </w:trPr>
        <w:tc>
          <w:tcPr>
            <w:tcW w:w="1707" w:type="dxa"/>
          </w:tcPr>
          <w:p w14:paraId="7B2A16B1" w14:textId="1575CFB2" w:rsidR="00A2258A" w:rsidRPr="00794639" w:rsidRDefault="00A2258A" w:rsidP="004B39CC">
            <w:pPr>
              <w:pStyle w:val="TableBody"/>
              <w:rPr>
                <w:u w:val="single"/>
              </w:rPr>
            </w:pPr>
            <w:r w:rsidRPr="00794639">
              <w:rPr>
                <w:u w:val="single"/>
              </w:rPr>
              <w:t>Examples</w:t>
            </w:r>
          </w:p>
        </w:tc>
        <w:tc>
          <w:tcPr>
            <w:tcW w:w="0" w:type="dxa"/>
          </w:tcPr>
          <w:p w14:paraId="57B2761B" w14:textId="77777777" w:rsidR="00A2258A" w:rsidRPr="00794639" w:rsidRDefault="00A2258A" w:rsidP="004651D1">
            <w:pPr>
              <w:pStyle w:val="tablebody0"/>
              <w:rPr>
                <w:b/>
                <w:lang w:val="en-US"/>
              </w:rPr>
            </w:pPr>
            <w:r w:rsidRPr="00794639">
              <w:rPr>
                <w:b/>
                <w:lang w:val="en-US"/>
              </w:rPr>
              <w:t>AT+KCELL=?</w:t>
            </w:r>
          </w:p>
          <w:p w14:paraId="7469C2AC" w14:textId="77777777" w:rsidR="00A2258A" w:rsidRPr="00794639" w:rsidRDefault="00A2258A" w:rsidP="004651D1">
            <w:pPr>
              <w:pStyle w:val="tablebody0"/>
              <w:rPr>
                <w:b/>
                <w:lang w:val="en-US"/>
              </w:rPr>
            </w:pPr>
            <w:r w:rsidRPr="00794639">
              <w:rPr>
                <w:b/>
                <w:lang w:val="en-US"/>
              </w:rPr>
              <w:t>+KCELL:  0</w:t>
            </w:r>
          </w:p>
          <w:p w14:paraId="55441A19" w14:textId="77777777" w:rsidR="00A2258A" w:rsidRPr="00794639" w:rsidRDefault="00A2258A" w:rsidP="004651D1">
            <w:pPr>
              <w:pStyle w:val="tablebody0"/>
              <w:rPr>
                <w:b/>
                <w:lang w:val="en-US"/>
              </w:rPr>
            </w:pPr>
            <w:r w:rsidRPr="00794639">
              <w:rPr>
                <w:b/>
                <w:lang w:val="en-US"/>
              </w:rPr>
              <w:t>OK</w:t>
            </w:r>
          </w:p>
          <w:p w14:paraId="2517052E" w14:textId="6F1FE94C" w:rsidR="00A2258A" w:rsidRPr="00794639" w:rsidRDefault="008567BC" w:rsidP="00F90563">
            <w:pPr>
              <w:pStyle w:val="tablebody0"/>
              <w:rPr>
                <w:rFonts w:eastAsiaTheme="minorEastAsia"/>
                <w:bCs/>
                <w:lang w:val="en-US" w:eastAsia="zh-CN"/>
              </w:rPr>
            </w:pPr>
            <w:commentRangeStart w:id="3831"/>
            <w:commentRangeEnd w:id="3831"/>
            <w:r w:rsidRPr="00794639">
              <w:rPr>
                <w:rStyle w:val="CommentReference"/>
                <w:rFonts w:ascii="Verdana" w:eastAsia="Times New Roman" w:hAnsi="Verdana" w:cs="Times New Roman"/>
                <w:lang w:val="en-US" w:eastAsia="en-US"/>
              </w:rPr>
              <w:commentReference w:id="3831"/>
            </w:r>
          </w:p>
          <w:p w14:paraId="7F2E79D1" w14:textId="08EAB106" w:rsidR="00A2258A" w:rsidRPr="007E4A1F" w:rsidRDefault="00A2258A" w:rsidP="004651D1">
            <w:pPr>
              <w:pStyle w:val="tablebody0"/>
              <w:rPr>
                <w:rFonts w:eastAsiaTheme="minorEastAsia"/>
                <w:b/>
                <w:bCs/>
                <w:lang w:val="en-US" w:eastAsia="zh-CN"/>
              </w:rPr>
            </w:pPr>
            <w:r w:rsidRPr="000656F8">
              <w:rPr>
                <w:rFonts w:eastAsiaTheme="minorEastAsia"/>
                <w:b/>
                <w:bCs/>
                <w:lang w:val="en-US" w:eastAsia="zh-CN"/>
              </w:rPr>
              <w:t>AT+KCELL=0</w:t>
            </w:r>
          </w:p>
          <w:p w14:paraId="35044B66" w14:textId="77777777" w:rsidR="00A2258A" w:rsidRPr="007E4A1F" w:rsidRDefault="00A2258A" w:rsidP="004651D1">
            <w:pPr>
              <w:pStyle w:val="tablebody0"/>
              <w:rPr>
                <w:b/>
                <w:lang w:val="en-US"/>
              </w:rPr>
            </w:pPr>
            <w:r w:rsidRPr="007E4A1F">
              <w:rPr>
                <w:b/>
                <w:lang w:val="en-US"/>
              </w:rPr>
              <w:t>+KCELL: 0</w:t>
            </w:r>
          </w:p>
          <w:p w14:paraId="00CD674B" w14:textId="77777777" w:rsidR="00A2258A" w:rsidRPr="00006D08" w:rsidRDefault="00A2258A" w:rsidP="004651D1">
            <w:pPr>
              <w:pStyle w:val="tablebody0"/>
              <w:rPr>
                <w:b/>
                <w:lang w:val="en-US"/>
              </w:rPr>
            </w:pPr>
            <w:r w:rsidRPr="007E4A1F">
              <w:rPr>
                <w:b/>
                <w:lang w:val="en-US"/>
              </w:rPr>
              <w:t>+KCELL: 0</w:t>
            </w:r>
          </w:p>
          <w:p w14:paraId="6300568D" w14:textId="77777777" w:rsidR="00A2258A" w:rsidRPr="00913410" w:rsidRDefault="00A2258A" w:rsidP="004651D1">
            <w:pPr>
              <w:pStyle w:val="tablebody0"/>
              <w:rPr>
                <w:b/>
                <w:lang w:val="en-US"/>
              </w:rPr>
            </w:pPr>
            <w:r w:rsidRPr="005C602E">
              <w:rPr>
                <w:b/>
                <w:lang w:val="en-US"/>
              </w:rPr>
              <w:t>+KCELL: 3,5,</w:t>
            </w:r>
            <w:r w:rsidRPr="005C602E">
              <w:rPr>
                <w:rFonts w:eastAsiaTheme="minorEastAsia"/>
                <w:b/>
                <w:bCs/>
                <w:lang w:val="en-US" w:eastAsia="zh-CN"/>
              </w:rPr>
              <w:t xml:space="preserve"> 54f460</w:t>
            </w:r>
            <w:r w:rsidRPr="00913410">
              <w:rPr>
                <w:b/>
                <w:lang w:val="en-US"/>
              </w:rPr>
              <w:t>, c437406,322,54140,34,14,0,6,1424,266,32,9,6,1424,28,30,5</w:t>
            </w:r>
          </w:p>
          <w:p w14:paraId="18B586E7" w14:textId="1F0542CE" w:rsidR="00A2258A" w:rsidRPr="00913410" w:rsidRDefault="00A2258A" w:rsidP="004651D1">
            <w:pPr>
              <w:pStyle w:val="tablebody0"/>
              <w:rPr>
                <w:b/>
                <w:lang w:val="en-US"/>
              </w:rPr>
            </w:pPr>
            <w:r w:rsidRPr="00913410">
              <w:rPr>
                <w:b/>
                <w:lang w:val="en-US"/>
              </w:rPr>
              <w:t>OK</w:t>
            </w:r>
          </w:p>
        </w:tc>
      </w:tr>
    </w:tbl>
    <w:p w14:paraId="0D96AD75" w14:textId="344C5E6B" w:rsidR="00A723D4" w:rsidRPr="00794639" w:rsidRDefault="00A723D4" w:rsidP="00BB4174">
      <w:pPr>
        <w:pStyle w:val="Heading2"/>
      </w:pPr>
      <w:bookmarkStart w:id="3832" w:name="_Ref520814585"/>
      <w:bookmarkStart w:id="3833" w:name="_Toc531700609"/>
      <w:r w:rsidRPr="00794639">
        <w:t>+KSLEEP Command: Power Management Control</w:t>
      </w:r>
      <w:bookmarkEnd w:id="3832"/>
      <w:bookmarkEnd w:id="3833"/>
    </w:p>
    <w:p w14:paraId="41EA2CA9" w14:textId="7558E80E" w:rsidR="00A723D4" w:rsidRPr="00794639" w:rsidRDefault="00A723D4" w:rsidP="00F03D65">
      <w:pPr>
        <w:rPr>
          <w:lang w:eastAsia="zh-CN"/>
        </w:rPr>
      </w:pPr>
      <w:r w:rsidRPr="00794639">
        <w:rPr>
          <w:lang w:eastAsia="zh-CN"/>
        </w:rPr>
        <w:t>AirPrime HL78xx modules offer 3 types of power saving management:</w:t>
      </w:r>
    </w:p>
    <w:p w14:paraId="175732DD" w14:textId="3AD44E74" w:rsidR="00A723D4" w:rsidRPr="00794639" w:rsidRDefault="00A723D4" w:rsidP="00170927">
      <w:pPr>
        <w:pStyle w:val="Bulleted"/>
      </w:pPr>
      <w:r w:rsidRPr="00794639">
        <w:t>Hardware controlled (DTR signal) – sleep mode permission is driven by a HW signal (DTR). If the signal is active (low level), the module doesn’t enter sleep mode.</w:t>
      </w:r>
    </w:p>
    <w:p w14:paraId="4A8B4A1F" w14:textId="3CBB50F8" w:rsidR="00A723D4" w:rsidRPr="00794639" w:rsidRDefault="00A723D4" w:rsidP="00170927">
      <w:pPr>
        <w:pStyle w:val="Bulleted"/>
      </w:pPr>
      <w:r w:rsidRPr="00794639">
        <w:t>Standalone – standalone sleep mode. The module decides by itself when it enters sleep mode.</w:t>
      </w:r>
    </w:p>
    <w:p w14:paraId="5CA768F7" w14:textId="21CB3786" w:rsidR="00A723D4" w:rsidRPr="00794639" w:rsidRDefault="00A723D4" w:rsidP="00170927">
      <w:pPr>
        <w:pStyle w:val="Bulleted"/>
      </w:pPr>
      <w:r w:rsidRPr="00794639">
        <w:t>Forbidden – sleep mode always disabled.</w:t>
      </w:r>
    </w:p>
    <w:p w14:paraId="1D72C68A" w14:textId="77777777" w:rsidR="00A723D4" w:rsidRPr="00794639" w:rsidRDefault="00A723D4" w:rsidP="00A723D4">
      <w:pPr>
        <w:rPr>
          <w:lang w:eastAsia="zh-CN"/>
        </w:rPr>
      </w:pPr>
    </w:p>
    <w:p w14:paraId="57376ACE" w14:textId="52EDA589" w:rsidR="00A723D4" w:rsidRPr="00794639" w:rsidRDefault="00A723D4" w:rsidP="00A723D4">
      <w:pPr>
        <w:rPr>
          <w:lang w:eastAsia="zh-CN"/>
        </w:rPr>
      </w:pPr>
      <w:r w:rsidRPr="00794639">
        <w:rPr>
          <w:lang w:eastAsia="zh-CN"/>
        </w:rPr>
        <w:t>And 3 levels of power saving mode (from lightest to deepest):</w:t>
      </w:r>
    </w:p>
    <w:p w14:paraId="04095667" w14:textId="49A6C5B3" w:rsidR="00A723D4" w:rsidRPr="00794639" w:rsidRDefault="00A723D4" w:rsidP="00170927">
      <w:pPr>
        <w:pStyle w:val="Bulleted"/>
      </w:pPr>
      <w:r w:rsidRPr="00794639">
        <w:t>Sleep</w:t>
      </w:r>
    </w:p>
    <w:p w14:paraId="754460AA" w14:textId="55FD223A" w:rsidR="00A723D4" w:rsidRPr="00794639" w:rsidRDefault="00A723D4" w:rsidP="00170927">
      <w:pPr>
        <w:pStyle w:val="Bulleted"/>
      </w:pPr>
      <w:r w:rsidRPr="00794639">
        <w:t>Lite Hibernate</w:t>
      </w:r>
    </w:p>
    <w:p w14:paraId="1776852F" w14:textId="3B9AC2D6" w:rsidR="00A723D4" w:rsidRPr="00794639" w:rsidRDefault="00A723D4" w:rsidP="00A723D4">
      <w:pPr>
        <w:pStyle w:val="Bulleted"/>
      </w:pPr>
      <w:r w:rsidRPr="00794639">
        <w:t>Hibernate</w:t>
      </w:r>
    </w:p>
    <w:p w14:paraId="3B314D01" w14:textId="7827F8E7" w:rsidR="00A723D4" w:rsidRPr="00794639" w:rsidRDefault="00A723D4" w:rsidP="00A723D4"/>
    <w:p w14:paraId="0B4173DF" w14:textId="77777777" w:rsidR="00A723D4" w:rsidRPr="00794639" w:rsidRDefault="00A723D4" w:rsidP="00A723D4">
      <w:pPr>
        <w:rPr>
          <w:del w:id="3834" w:author="Sevan Sirapian [2]" w:date="2018-11-26T11:12:00Z"/>
        </w:rPr>
      </w:pPr>
      <w:del w:id="3835" w:author="Sevan Sirapian [2]" w:date="2018-11-26T11:12:00Z">
        <w:r w:rsidRPr="00794639">
          <w:delText>Refer to the following table for power saving mode conditions and states.</w:delText>
        </w:r>
      </w:del>
    </w:p>
    <w:p w14:paraId="6906F78B" w14:textId="77777777" w:rsidR="00A723D4" w:rsidRPr="00794639" w:rsidRDefault="00A723D4" w:rsidP="00A723D4">
      <w:pPr>
        <w:pStyle w:val="TableCaption"/>
        <w:rPr>
          <w:del w:id="3836" w:author="Sevan Sirapian [2]" w:date="2018-11-26T11:12:00Z"/>
        </w:rPr>
      </w:pPr>
      <w:bookmarkStart w:id="3837" w:name="_Toc530994531"/>
      <w:del w:id="3838" w:author="Sevan Sirapian [2]" w:date="2018-11-26T11:12:00Z">
        <w:r w:rsidRPr="00794639">
          <w:delText>Power Saving Mode Matrix</w:delText>
        </w:r>
        <w:bookmarkEnd w:id="3837"/>
      </w:del>
    </w:p>
    <w:tbl>
      <w:tblPr>
        <w:tblStyle w:val="TableSWI"/>
        <w:tblW w:w="0" w:type="auto"/>
        <w:tblLook w:val="04A0" w:firstRow="1" w:lastRow="0" w:firstColumn="1" w:lastColumn="0" w:noHBand="0" w:noVBand="1"/>
      </w:tblPr>
      <w:tblGrid>
        <w:gridCol w:w="1437"/>
        <w:gridCol w:w="2475"/>
        <w:gridCol w:w="2475"/>
        <w:gridCol w:w="1321"/>
        <w:gridCol w:w="1311"/>
      </w:tblGrid>
      <w:tr w:rsidR="00A723D4" w:rsidRPr="00794639" w14:paraId="3C6EE6AD" w14:textId="77777777" w:rsidTr="00170927">
        <w:trPr>
          <w:cnfStyle w:val="100000000000" w:firstRow="1" w:lastRow="0" w:firstColumn="0" w:lastColumn="0" w:oddVBand="0" w:evenVBand="0" w:oddHBand="0" w:evenHBand="0" w:firstRowFirstColumn="0" w:firstRowLastColumn="0" w:lastRowFirstColumn="0" w:lastRowLastColumn="0"/>
          <w:del w:id="3839" w:author="Sevan Sirapian [2]" w:date="2018-11-26T11:12:00Z"/>
        </w:trPr>
        <w:tc>
          <w:tcPr>
            <w:tcW w:w="1437" w:type="dxa"/>
          </w:tcPr>
          <w:p w14:paraId="4B537EEA" w14:textId="77777777" w:rsidR="00A723D4" w:rsidRPr="00794639" w:rsidRDefault="00A723D4" w:rsidP="00170927">
            <w:pPr>
              <w:pStyle w:val="TableColumnHead"/>
              <w:spacing w:before="144" w:after="144"/>
              <w:rPr>
                <w:del w:id="3840" w:author="Sevan Sirapian [2]" w:date="2018-11-26T11:12:00Z"/>
                <w:lang w:eastAsia="fr-FR"/>
              </w:rPr>
            </w:pPr>
            <w:del w:id="3841" w:author="Sevan Sirapian [2]" w:date="2018-11-26T11:12:00Z">
              <w:r w:rsidRPr="00794639">
                <w:rPr>
                  <w:lang w:eastAsia="fr-FR"/>
                </w:rPr>
                <w:delText>AT+KSLEEP</w:delText>
              </w:r>
            </w:del>
          </w:p>
        </w:tc>
        <w:tc>
          <w:tcPr>
            <w:tcW w:w="2475" w:type="dxa"/>
          </w:tcPr>
          <w:p w14:paraId="5D38B4AB" w14:textId="77777777" w:rsidR="00A723D4" w:rsidRPr="00794639" w:rsidRDefault="00A723D4" w:rsidP="00170927">
            <w:pPr>
              <w:pStyle w:val="TableColumnHead"/>
              <w:spacing w:before="144" w:after="144"/>
              <w:rPr>
                <w:del w:id="3842" w:author="Sevan Sirapian [2]" w:date="2018-11-26T11:12:00Z"/>
                <w:lang w:eastAsia="fr-FR"/>
              </w:rPr>
            </w:pPr>
            <w:del w:id="3843" w:author="Sevan Sirapian [2]" w:date="2018-11-26T11:12:00Z">
              <w:r w:rsidRPr="00794639">
                <w:rPr>
                  <w:lang w:eastAsia="fr-FR"/>
                </w:rPr>
                <w:delText>Condition</w:delText>
              </w:r>
            </w:del>
          </w:p>
        </w:tc>
        <w:tc>
          <w:tcPr>
            <w:tcW w:w="2475" w:type="dxa"/>
          </w:tcPr>
          <w:p w14:paraId="6377DFE8" w14:textId="77777777" w:rsidR="00A723D4" w:rsidRPr="00794639" w:rsidRDefault="00A723D4" w:rsidP="00170927">
            <w:pPr>
              <w:pStyle w:val="TableColumnHead"/>
              <w:spacing w:before="144" w:after="144"/>
              <w:rPr>
                <w:del w:id="3844" w:author="Sevan Sirapian [2]" w:date="2018-11-26T11:12:00Z"/>
                <w:lang w:eastAsia="fr-FR"/>
              </w:rPr>
            </w:pPr>
            <w:del w:id="3845" w:author="Sevan Sirapian [2]" w:date="2018-11-26T11:12:00Z">
              <w:r w:rsidRPr="00794639">
                <w:rPr>
                  <w:lang w:eastAsia="fr-FR"/>
                </w:rPr>
                <w:delText>Wake-Up Source</w:delText>
              </w:r>
            </w:del>
          </w:p>
        </w:tc>
        <w:tc>
          <w:tcPr>
            <w:tcW w:w="1321" w:type="dxa"/>
          </w:tcPr>
          <w:p w14:paraId="08D5B4AE" w14:textId="77777777" w:rsidR="00A723D4" w:rsidRPr="00794639" w:rsidRDefault="00A723D4" w:rsidP="00170927">
            <w:pPr>
              <w:pStyle w:val="TableColumnHead"/>
              <w:spacing w:before="144" w:after="144"/>
              <w:rPr>
                <w:del w:id="3846" w:author="Sevan Sirapian [2]" w:date="2018-11-26T11:12:00Z"/>
                <w:lang w:eastAsia="fr-FR"/>
              </w:rPr>
            </w:pPr>
            <w:del w:id="3847" w:author="Sevan Sirapian [2]" w:date="2018-11-26T11:12:00Z">
              <w:r w:rsidRPr="00794639">
                <w:rPr>
                  <w:lang w:eastAsia="fr-FR"/>
                </w:rPr>
                <w:delText>IO State</w:delText>
              </w:r>
            </w:del>
          </w:p>
        </w:tc>
        <w:tc>
          <w:tcPr>
            <w:tcW w:w="1311" w:type="dxa"/>
          </w:tcPr>
          <w:p w14:paraId="0981322F" w14:textId="77777777" w:rsidR="00A723D4" w:rsidRPr="00794639" w:rsidRDefault="00A723D4" w:rsidP="00170927">
            <w:pPr>
              <w:pStyle w:val="TableColumnHead"/>
              <w:spacing w:before="144" w:after="144"/>
              <w:rPr>
                <w:del w:id="3848" w:author="Sevan Sirapian [2]" w:date="2018-11-26T11:12:00Z"/>
                <w:lang w:eastAsia="fr-FR"/>
              </w:rPr>
            </w:pPr>
            <w:del w:id="3849" w:author="Sevan Sirapian [2]" w:date="2018-11-26T11:12:00Z">
              <w:r w:rsidRPr="00794639">
                <w:rPr>
                  <w:lang w:eastAsia="fr-FR"/>
                </w:rPr>
                <w:delText>Application Context</w:delText>
              </w:r>
            </w:del>
          </w:p>
        </w:tc>
      </w:tr>
      <w:tr w:rsidR="00A723D4" w:rsidRPr="00794639" w14:paraId="57D48A27" w14:textId="77777777" w:rsidTr="00170927">
        <w:trPr>
          <w:del w:id="3850" w:author="Sevan Sirapian [2]" w:date="2018-11-26T11:12:00Z"/>
        </w:trPr>
        <w:tc>
          <w:tcPr>
            <w:tcW w:w="1437" w:type="dxa"/>
          </w:tcPr>
          <w:p w14:paraId="05945E22" w14:textId="77777777" w:rsidR="00A723D4" w:rsidRPr="000E00D2" w:rsidRDefault="00A723D4" w:rsidP="00170927">
            <w:pPr>
              <w:pStyle w:val="tablebody0"/>
              <w:rPr>
                <w:del w:id="3851" w:author="Sevan Sirapian [2]" w:date="2018-11-26T11:12:00Z"/>
                <w:lang w:val="en-US"/>
              </w:rPr>
            </w:pPr>
            <w:del w:id="3852" w:author="Sevan Sirapian [2]" w:date="2018-11-26T11:12:00Z">
              <w:r w:rsidRPr="00794639">
                <w:rPr>
                  <w:lang w:val="en-US"/>
                </w:rPr>
                <w:delText>Forbidden</w:delText>
              </w:r>
            </w:del>
          </w:p>
        </w:tc>
        <w:tc>
          <w:tcPr>
            <w:tcW w:w="2475" w:type="dxa"/>
          </w:tcPr>
          <w:p w14:paraId="27EBE551" w14:textId="77777777" w:rsidR="00A723D4" w:rsidRPr="000E00D2" w:rsidRDefault="00A723D4" w:rsidP="00170927">
            <w:pPr>
              <w:pStyle w:val="tablebody0"/>
              <w:rPr>
                <w:del w:id="3853" w:author="Sevan Sirapian [2]" w:date="2018-11-26T11:12:00Z"/>
                <w:lang w:val="en-US"/>
              </w:rPr>
            </w:pPr>
            <w:del w:id="3854" w:author="Sevan Sirapian [2]" w:date="2018-11-26T11:12:00Z">
              <w:r w:rsidRPr="00794639">
                <w:rPr>
                  <w:lang w:val="en-US"/>
                </w:rPr>
                <w:delText> -</w:delText>
              </w:r>
            </w:del>
          </w:p>
        </w:tc>
        <w:tc>
          <w:tcPr>
            <w:tcW w:w="2475" w:type="dxa"/>
          </w:tcPr>
          <w:p w14:paraId="1FC9194A" w14:textId="77777777" w:rsidR="00A723D4" w:rsidRPr="000E00D2" w:rsidRDefault="00A723D4" w:rsidP="00170927">
            <w:pPr>
              <w:pStyle w:val="tablebody0"/>
              <w:rPr>
                <w:del w:id="3855" w:author="Sevan Sirapian [2]" w:date="2018-11-26T11:12:00Z"/>
                <w:lang w:val="en-US"/>
              </w:rPr>
            </w:pPr>
            <w:del w:id="3856" w:author="Sevan Sirapian [2]" w:date="2018-11-26T11:12:00Z">
              <w:r w:rsidRPr="00794639">
                <w:rPr>
                  <w:lang w:val="en-US"/>
                </w:rPr>
                <w:delText>-</w:delText>
              </w:r>
            </w:del>
          </w:p>
        </w:tc>
        <w:tc>
          <w:tcPr>
            <w:tcW w:w="0" w:type="dxa"/>
          </w:tcPr>
          <w:p w14:paraId="00DBDC97" w14:textId="77777777" w:rsidR="00A723D4" w:rsidRPr="000E00D2" w:rsidRDefault="00A723D4" w:rsidP="00170927">
            <w:pPr>
              <w:pStyle w:val="tablebody0"/>
              <w:rPr>
                <w:del w:id="3857" w:author="Sevan Sirapian [2]" w:date="2018-11-26T11:12:00Z"/>
                <w:lang w:val="en-US"/>
              </w:rPr>
            </w:pPr>
            <w:del w:id="3858" w:author="Sevan Sirapian [2]" w:date="2018-11-26T11:12:00Z">
              <w:r w:rsidRPr="00794639">
                <w:rPr>
                  <w:lang w:val="en-US"/>
                </w:rPr>
                <w:delText>Retained</w:delText>
              </w:r>
            </w:del>
          </w:p>
        </w:tc>
        <w:tc>
          <w:tcPr>
            <w:tcW w:w="0" w:type="dxa"/>
          </w:tcPr>
          <w:p w14:paraId="0DAA42E2" w14:textId="77777777" w:rsidR="00A723D4" w:rsidRPr="000E00D2" w:rsidRDefault="00A723D4" w:rsidP="00170927">
            <w:pPr>
              <w:pStyle w:val="tablebody0"/>
              <w:rPr>
                <w:del w:id="3859" w:author="Sevan Sirapian [2]" w:date="2018-11-26T11:12:00Z"/>
                <w:lang w:val="en-US"/>
              </w:rPr>
            </w:pPr>
            <w:del w:id="3860" w:author="Sevan Sirapian [2]" w:date="2018-11-26T11:12:00Z">
              <w:r w:rsidRPr="00794639">
                <w:rPr>
                  <w:lang w:val="en-US"/>
                </w:rPr>
                <w:delText>-</w:delText>
              </w:r>
            </w:del>
          </w:p>
        </w:tc>
      </w:tr>
      <w:tr w:rsidR="00A723D4" w:rsidRPr="00794639" w14:paraId="3E0DCF57" w14:textId="77777777" w:rsidTr="00170927">
        <w:trPr>
          <w:del w:id="3861" w:author="Sevan Sirapian [2]" w:date="2018-11-26T11:12:00Z"/>
        </w:trPr>
        <w:tc>
          <w:tcPr>
            <w:tcW w:w="1437" w:type="dxa"/>
          </w:tcPr>
          <w:p w14:paraId="0FC4EC66" w14:textId="77777777" w:rsidR="00A723D4" w:rsidRPr="000E00D2" w:rsidRDefault="00A723D4" w:rsidP="00170927">
            <w:pPr>
              <w:pStyle w:val="tablebody0"/>
              <w:rPr>
                <w:del w:id="3862" w:author="Sevan Sirapian [2]" w:date="2018-11-26T11:12:00Z"/>
                <w:lang w:val="en-US"/>
              </w:rPr>
            </w:pPr>
            <w:del w:id="3863" w:author="Sevan Sirapian [2]" w:date="2018-11-26T11:12:00Z">
              <w:r w:rsidRPr="00794639">
                <w:rPr>
                  <w:lang w:val="en-US"/>
                </w:rPr>
                <w:delText>Sleep</w:delText>
              </w:r>
            </w:del>
          </w:p>
        </w:tc>
        <w:tc>
          <w:tcPr>
            <w:tcW w:w="2475" w:type="dxa"/>
          </w:tcPr>
          <w:p w14:paraId="10ADC858" w14:textId="77777777" w:rsidR="00A723D4" w:rsidRPr="000656F8" w:rsidRDefault="00A723D4" w:rsidP="00A723D4">
            <w:pPr>
              <w:pStyle w:val="tablebody0"/>
              <w:numPr>
                <w:ilvl w:val="0"/>
                <w:numId w:val="462"/>
              </w:numPr>
              <w:ind w:left="342" w:hanging="270"/>
              <w:rPr>
                <w:del w:id="3864" w:author="Sevan Sirapian [2]" w:date="2018-11-26T11:12:00Z"/>
                <w:lang w:val="en-US"/>
              </w:rPr>
            </w:pPr>
            <w:del w:id="3865" w:author="Sevan Sirapian [2]" w:date="2018-11-26T11:12:00Z">
              <w:r w:rsidRPr="00794639">
                <w:rPr>
                  <w:lang w:val="en-US"/>
                </w:rPr>
                <w:delText>DTR if &lt;mgt&gt; = 0</w:delText>
              </w:r>
            </w:del>
          </w:p>
          <w:p w14:paraId="75EB8FCA" w14:textId="77777777" w:rsidR="00A723D4" w:rsidRPr="000E00D2" w:rsidRDefault="00A723D4" w:rsidP="00170927">
            <w:pPr>
              <w:pStyle w:val="tablebody0"/>
              <w:numPr>
                <w:ilvl w:val="0"/>
                <w:numId w:val="462"/>
              </w:numPr>
              <w:ind w:left="342" w:hanging="270"/>
              <w:rPr>
                <w:del w:id="3866" w:author="Sevan Sirapian [2]" w:date="2018-11-26T11:12:00Z"/>
                <w:lang w:val="en-US"/>
              </w:rPr>
            </w:pPr>
            <w:del w:id="3867" w:author="Sevan Sirapian [2]" w:date="2018-11-26T11:12:00Z">
              <w:r w:rsidRPr="000656F8">
                <w:rPr>
                  <w:lang w:val="en-US"/>
                </w:rPr>
                <w:delText>Modem in idle mode</w:delText>
              </w:r>
            </w:del>
          </w:p>
        </w:tc>
        <w:tc>
          <w:tcPr>
            <w:tcW w:w="2475" w:type="dxa"/>
          </w:tcPr>
          <w:p w14:paraId="68F81E95" w14:textId="77777777" w:rsidR="00A723D4" w:rsidRPr="000656F8" w:rsidRDefault="00A723D4" w:rsidP="00170927">
            <w:pPr>
              <w:pStyle w:val="tablebody0"/>
              <w:numPr>
                <w:ilvl w:val="0"/>
                <w:numId w:val="461"/>
              </w:numPr>
              <w:ind w:left="386"/>
              <w:rPr>
                <w:del w:id="3868" w:author="Sevan Sirapian [2]" w:date="2018-11-26T11:12:00Z"/>
                <w:lang w:val="en-US"/>
              </w:rPr>
            </w:pPr>
            <w:del w:id="3869" w:author="Sevan Sirapian [2]" w:date="2018-11-26T11:12:00Z">
              <w:r w:rsidRPr="00794639">
                <w:rPr>
                  <w:lang w:val="en-US"/>
                </w:rPr>
                <w:delText>DTR</w:delText>
              </w:r>
            </w:del>
          </w:p>
          <w:p w14:paraId="11BA310B" w14:textId="77777777" w:rsidR="00A723D4" w:rsidRPr="007E4A1F" w:rsidRDefault="00A723D4" w:rsidP="00170927">
            <w:pPr>
              <w:pStyle w:val="tablebody0"/>
              <w:numPr>
                <w:ilvl w:val="0"/>
                <w:numId w:val="461"/>
              </w:numPr>
              <w:ind w:left="386"/>
              <w:rPr>
                <w:del w:id="3870" w:author="Sevan Sirapian [2]" w:date="2018-11-26T11:12:00Z"/>
                <w:lang w:val="en-US"/>
              </w:rPr>
            </w:pPr>
            <w:del w:id="3871" w:author="Sevan Sirapian [2]" w:date="2018-11-26T11:12:00Z">
              <w:r w:rsidRPr="000656F8">
                <w:rPr>
                  <w:lang w:val="en-US"/>
                </w:rPr>
                <w:delText>SMS/IP data reception</w:delText>
              </w:r>
            </w:del>
          </w:p>
          <w:p w14:paraId="2EF83097" w14:textId="77777777" w:rsidR="00A723D4" w:rsidRPr="000E00D2" w:rsidRDefault="00A723D4" w:rsidP="00170927">
            <w:pPr>
              <w:pStyle w:val="tablebody0"/>
              <w:numPr>
                <w:ilvl w:val="0"/>
                <w:numId w:val="461"/>
              </w:numPr>
              <w:ind w:left="386"/>
              <w:rPr>
                <w:del w:id="3872" w:author="Sevan Sirapian [2]" w:date="2018-11-26T11:12:00Z"/>
                <w:lang w:val="en-US"/>
              </w:rPr>
            </w:pPr>
            <w:del w:id="3873" w:author="Sevan Sirapian [2]" w:date="2018-11-26T11:12:00Z">
              <w:r w:rsidRPr="007E4A1F">
                <w:rPr>
                  <w:lang w:val="en-US"/>
                </w:rPr>
                <w:delText>Wakeup</w:delText>
              </w:r>
            </w:del>
          </w:p>
        </w:tc>
        <w:tc>
          <w:tcPr>
            <w:tcW w:w="0" w:type="dxa"/>
          </w:tcPr>
          <w:p w14:paraId="026CD02D" w14:textId="77777777" w:rsidR="00A723D4" w:rsidRPr="000E00D2" w:rsidRDefault="00A723D4" w:rsidP="00170927">
            <w:pPr>
              <w:pStyle w:val="tablebody0"/>
              <w:rPr>
                <w:del w:id="3874" w:author="Sevan Sirapian [2]" w:date="2018-11-26T11:12:00Z"/>
                <w:lang w:val="en-US"/>
              </w:rPr>
            </w:pPr>
            <w:del w:id="3875" w:author="Sevan Sirapian [2]" w:date="2018-11-26T11:12:00Z">
              <w:r w:rsidRPr="00794639">
                <w:rPr>
                  <w:lang w:val="en-US"/>
                </w:rPr>
                <w:delText>Retained</w:delText>
              </w:r>
            </w:del>
          </w:p>
        </w:tc>
        <w:tc>
          <w:tcPr>
            <w:tcW w:w="0" w:type="dxa"/>
          </w:tcPr>
          <w:p w14:paraId="237AEE1F" w14:textId="77777777" w:rsidR="00A723D4" w:rsidRPr="000E00D2" w:rsidRDefault="00A723D4" w:rsidP="00170927">
            <w:pPr>
              <w:pStyle w:val="tablebody0"/>
              <w:rPr>
                <w:del w:id="3876" w:author="Sevan Sirapian [2]" w:date="2018-11-26T11:12:00Z"/>
                <w:lang w:val="en-US"/>
              </w:rPr>
            </w:pPr>
            <w:del w:id="3877" w:author="Sevan Sirapian [2]" w:date="2018-11-26T11:12:00Z">
              <w:r w:rsidRPr="00794639">
                <w:rPr>
                  <w:lang w:val="en-US"/>
                </w:rPr>
                <w:delText>Retained</w:delText>
              </w:r>
            </w:del>
          </w:p>
        </w:tc>
      </w:tr>
      <w:tr w:rsidR="00A723D4" w:rsidRPr="00794639" w14:paraId="565FF64E" w14:textId="77777777" w:rsidTr="00170927">
        <w:trPr>
          <w:del w:id="3878" w:author="Sevan Sirapian [2]" w:date="2018-11-26T11:12:00Z"/>
        </w:trPr>
        <w:tc>
          <w:tcPr>
            <w:tcW w:w="1437" w:type="dxa"/>
          </w:tcPr>
          <w:p w14:paraId="32D8104D" w14:textId="77777777" w:rsidR="00A723D4" w:rsidRPr="000E00D2" w:rsidRDefault="00A723D4" w:rsidP="00170927">
            <w:pPr>
              <w:pStyle w:val="tablebody0"/>
              <w:rPr>
                <w:del w:id="3879" w:author="Sevan Sirapian [2]" w:date="2018-11-26T11:12:00Z"/>
                <w:lang w:val="en-US"/>
              </w:rPr>
            </w:pPr>
            <w:del w:id="3880" w:author="Sevan Sirapian [2]" w:date="2018-11-26T11:12:00Z">
              <w:r w:rsidRPr="00794639">
                <w:rPr>
                  <w:lang w:val="en-US"/>
                </w:rPr>
                <w:delText>Lite Hibernate</w:delText>
              </w:r>
            </w:del>
          </w:p>
        </w:tc>
        <w:tc>
          <w:tcPr>
            <w:tcW w:w="2475" w:type="dxa"/>
          </w:tcPr>
          <w:p w14:paraId="25F62FB1" w14:textId="77777777" w:rsidR="00A723D4" w:rsidRPr="000656F8" w:rsidRDefault="00A723D4" w:rsidP="00A723D4">
            <w:pPr>
              <w:pStyle w:val="tablebody0"/>
              <w:numPr>
                <w:ilvl w:val="0"/>
                <w:numId w:val="462"/>
              </w:numPr>
              <w:ind w:left="342" w:hanging="270"/>
              <w:rPr>
                <w:del w:id="3881" w:author="Sevan Sirapian [2]" w:date="2018-11-26T11:12:00Z"/>
                <w:lang w:val="en-US"/>
              </w:rPr>
            </w:pPr>
            <w:del w:id="3882" w:author="Sevan Sirapian [2]" w:date="2018-11-26T11:12:00Z">
              <w:r w:rsidRPr="00794639">
                <w:rPr>
                  <w:lang w:val="en-US"/>
                </w:rPr>
                <w:delText>DTR if &lt;Mgt&gt;=0</w:delText>
              </w:r>
            </w:del>
          </w:p>
          <w:p w14:paraId="70906B58" w14:textId="77777777" w:rsidR="00A723D4" w:rsidRPr="000E00D2" w:rsidRDefault="00A723D4" w:rsidP="00170927">
            <w:pPr>
              <w:pStyle w:val="tablebody0"/>
              <w:numPr>
                <w:ilvl w:val="0"/>
                <w:numId w:val="462"/>
              </w:numPr>
              <w:ind w:left="342" w:hanging="270"/>
              <w:rPr>
                <w:del w:id="3883" w:author="Sevan Sirapian [2]" w:date="2018-11-26T11:12:00Z"/>
                <w:lang w:val="en-US"/>
              </w:rPr>
            </w:pPr>
            <w:del w:id="3884" w:author="Sevan Sirapian [2]" w:date="2018-11-26T11:12:00Z">
              <w:r w:rsidRPr="000656F8">
                <w:rPr>
                  <w:lang w:val="en-US"/>
                </w:rPr>
                <w:delText>Modem in eDRX mode or PSM mode/OFF or no coverage.</w:delText>
              </w:r>
            </w:del>
          </w:p>
        </w:tc>
        <w:tc>
          <w:tcPr>
            <w:tcW w:w="2475" w:type="dxa"/>
          </w:tcPr>
          <w:p w14:paraId="6F730B33" w14:textId="77777777" w:rsidR="00A723D4" w:rsidRPr="000656F8" w:rsidRDefault="00A723D4" w:rsidP="00170927">
            <w:pPr>
              <w:pStyle w:val="tablebody0"/>
              <w:numPr>
                <w:ilvl w:val="0"/>
                <w:numId w:val="461"/>
              </w:numPr>
              <w:ind w:left="386"/>
              <w:rPr>
                <w:del w:id="3885" w:author="Sevan Sirapian [2]" w:date="2018-11-26T11:12:00Z"/>
                <w:lang w:val="en-US"/>
              </w:rPr>
            </w:pPr>
            <w:del w:id="3886" w:author="Sevan Sirapian [2]" w:date="2018-11-26T11:12:00Z">
              <w:r w:rsidRPr="00794639">
                <w:rPr>
                  <w:lang w:val="en-US"/>
                </w:rPr>
                <w:delText>Wake-up PIN</w:delText>
              </w:r>
            </w:del>
          </w:p>
          <w:p w14:paraId="2B8183A9" w14:textId="77777777" w:rsidR="00A723D4" w:rsidRPr="007E4A1F" w:rsidRDefault="00A723D4" w:rsidP="00170927">
            <w:pPr>
              <w:pStyle w:val="tablebody0"/>
              <w:numPr>
                <w:ilvl w:val="0"/>
                <w:numId w:val="461"/>
              </w:numPr>
              <w:ind w:left="386"/>
              <w:rPr>
                <w:del w:id="3887" w:author="Sevan Sirapian [2]" w:date="2018-11-26T11:12:00Z"/>
                <w:lang w:val="en-US"/>
              </w:rPr>
            </w:pPr>
            <w:del w:id="3888" w:author="Sevan Sirapian [2]" w:date="2018-11-26T11:12:00Z">
              <w:r w:rsidRPr="000656F8">
                <w:rPr>
                  <w:lang w:val="en-US"/>
                </w:rPr>
                <w:delText xml:space="preserve">SMS </w:delText>
              </w:r>
              <w:r w:rsidRPr="007E4A1F">
                <w:rPr>
                  <w:lang w:val="en-US"/>
                </w:rPr>
                <w:delText>reception</w:delText>
              </w:r>
            </w:del>
          </w:p>
          <w:p w14:paraId="22A4C609" w14:textId="77777777" w:rsidR="00A723D4" w:rsidRPr="007E4A1F" w:rsidRDefault="00A723D4" w:rsidP="00170927">
            <w:pPr>
              <w:pStyle w:val="tablebody0"/>
              <w:numPr>
                <w:ilvl w:val="0"/>
                <w:numId w:val="461"/>
              </w:numPr>
              <w:ind w:left="386"/>
              <w:rPr>
                <w:del w:id="3889" w:author="Sevan Sirapian [2]" w:date="2018-11-26T11:12:00Z"/>
                <w:lang w:val="en-US"/>
              </w:rPr>
            </w:pPr>
            <w:del w:id="3890" w:author="Sevan Sirapian [2]" w:date="2018-11-26T11:12:00Z">
              <w:r w:rsidRPr="007E4A1F">
                <w:rPr>
                  <w:lang w:val="en-US"/>
                </w:rPr>
                <w:delText>IP data reception</w:delText>
              </w:r>
            </w:del>
          </w:p>
          <w:p w14:paraId="264E005E" w14:textId="77777777" w:rsidR="00A723D4" w:rsidRPr="005C602E" w:rsidRDefault="00A723D4" w:rsidP="00170927">
            <w:pPr>
              <w:pStyle w:val="tablebody0"/>
              <w:numPr>
                <w:ilvl w:val="0"/>
                <w:numId w:val="461"/>
              </w:numPr>
              <w:ind w:left="386"/>
              <w:rPr>
                <w:del w:id="3891" w:author="Sevan Sirapian [2]" w:date="2018-11-26T11:12:00Z"/>
                <w:lang w:val="en-US"/>
              </w:rPr>
            </w:pPr>
            <w:del w:id="3892" w:author="Sevan Sirapian [2]" w:date="2018-11-26T11:12:00Z">
              <w:r w:rsidRPr="00006D08">
                <w:rPr>
                  <w:lang w:val="en-US"/>
                </w:rPr>
                <w:delText>PSM timer</w:delText>
              </w:r>
            </w:del>
          </w:p>
          <w:p w14:paraId="1970D95D" w14:textId="77777777" w:rsidR="00A723D4" w:rsidRPr="000E00D2" w:rsidRDefault="00A723D4" w:rsidP="00170927">
            <w:pPr>
              <w:pStyle w:val="tablebody0"/>
              <w:numPr>
                <w:ilvl w:val="0"/>
                <w:numId w:val="461"/>
              </w:numPr>
              <w:ind w:left="386"/>
              <w:rPr>
                <w:del w:id="3893" w:author="Sevan Sirapian [2]" w:date="2018-11-26T11:12:00Z"/>
                <w:lang w:val="en-US"/>
              </w:rPr>
            </w:pPr>
            <w:del w:id="3894" w:author="Sevan Sirapian [2]" w:date="2018-11-26T11:12:00Z">
              <w:r w:rsidRPr="005C602E">
                <w:rPr>
                  <w:lang w:val="en-US"/>
                </w:rPr>
                <w:delText>Network search timer</w:delText>
              </w:r>
            </w:del>
          </w:p>
        </w:tc>
        <w:tc>
          <w:tcPr>
            <w:tcW w:w="0" w:type="dxa"/>
          </w:tcPr>
          <w:p w14:paraId="194F75A4" w14:textId="77777777" w:rsidR="00A723D4" w:rsidRPr="000E00D2" w:rsidRDefault="00A723D4" w:rsidP="00170927">
            <w:pPr>
              <w:pStyle w:val="tablebody0"/>
              <w:rPr>
                <w:del w:id="3895" w:author="Sevan Sirapian [2]" w:date="2018-11-26T11:12:00Z"/>
                <w:lang w:val="en-US"/>
              </w:rPr>
            </w:pPr>
            <w:del w:id="3896" w:author="Sevan Sirapian [2]" w:date="2018-11-26T11:12:00Z">
              <w:r w:rsidRPr="00794639">
                <w:rPr>
                  <w:lang w:val="en-US"/>
                </w:rPr>
                <w:delText>Retained</w:delText>
              </w:r>
            </w:del>
          </w:p>
        </w:tc>
        <w:tc>
          <w:tcPr>
            <w:tcW w:w="0" w:type="dxa"/>
          </w:tcPr>
          <w:p w14:paraId="1860D88A" w14:textId="77777777" w:rsidR="00A723D4" w:rsidRPr="000E00D2" w:rsidRDefault="00A723D4" w:rsidP="00170927">
            <w:pPr>
              <w:pStyle w:val="tablebody0"/>
              <w:rPr>
                <w:del w:id="3897" w:author="Sevan Sirapian [2]" w:date="2018-11-26T11:12:00Z"/>
                <w:lang w:val="en-US"/>
              </w:rPr>
            </w:pPr>
            <w:del w:id="3898" w:author="Sevan Sirapian [2]" w:date="2018-11-26T11:12:00Z">
              <w:r w:rsidRPr="00794639">
                <w:rPr>
                  <w:lang w:val="en-US"/>
                </w:rPr>
                <w:delText>Not retained</w:delText>
              </w:r>
            </w:del>
          </w:p>
        </w:tc>
      </w:tr>
      <w:tr w:rsidR="00A723D4" w:rsidRPr="00794639" w14:paraId="29350DEC" w14:textId="77777777" w:rsidTr="00170927">
        <w:trPr>
          <w:del w:id="3899" w:author="Sevan Sirapian [2]" w:date="2018-11-26T11:12:00Z"/>
        </w:trPr>
        <w:tc>
          <w:tcPr>
            <w:tcW w:w="1437" w:type="dxa"/>
            <w:vMerge w:val="restart"/>
          </w:tcPr>
          <w:p w14:paraId="3A78F5D0" w14:textId="77777777" w:rsidR="00A723D4" w:rsidRPr="00794639" w:rsidRDefault="00A723D4" w:rsidP="00BB4174">
            <w:pPr>
              <w:pStyle w:val="tablebody0"/>
              <w:rPr>
                <w:del w:id="3900" w:author="Sevan Sirapian [2]" w:date="2018-11-26T11:12:00Z"/>
                <w:lang w:val="en-US"/>
              </w:rPr>
            </w:pPr>
            <w:del w:id="3901" w:author="Sevan Sirapian [2]" w:date="2018-11-26T11:12:00Z">
              <w:r w:rsidRPr="00794639">
                <w:rPr>
                  <w:lang w:val="en-US"/>
                </w:rPr>
                <w:delText>Hibernate</w:delText>
              </w:r>
            </w:del>
          </w:p>
        </w:tc>
        <w:tc>
          <w:tcPr>
            <w:tcW w:w="2475" w:type="dxa"/>
          </w:tcPr>
          <w:p w14:paraId="4D7B007B" w14:textId="77777777" w:rsidR="00A723D4" w:rsidRPr="00794639" w:rsidRDefault="00A723D4" w:rsidP="00A723D4">
            <w:pPr>
              <w:pStyle w:val="tablebody0"/>
              <w:numPr>
                <w:ilvl w:val="0"/>
                <w:numId w:val="462"/>
              </w:numPr>
              <w:ind w:left="342" w:hanging="270"/>
              <w:rPr>
                <w:del w:id="3902" w:author="Sevan Sirapian [2]" w:date="2018-11-26T11:12:00Z"/>
                <w:lang w:val="en-US"/>
              </w:rPr>
            </w:pPr>
            <w:del w:id="3903" w:author="Sevan Sirapian [2]" w:date="2018-11-26T11:12:00Z">
              <w:r w:rsidRPr="00794639">
                <w:rPr>
                  <w:lang w:val="en-US"/>
                </w:rPr>
                <w:delText>DTR if &lt;mgt&gt; = 0</w:delText>
              </w:r>
            </w:del>
          </w:p>
          <w:p w14:paraId="02CE5950" w14:textId="77777777" w:rsidR="00A723D4" w:rsidRPr="00794639" w:rsidRDefault="00A723D4" w:rsidP="00170927">
            <w:pPr>
              <w:pStyle w:val="tablebody0"/>
              <w:numPr>
                <w:ilvl w:val="0"/>
                <w:numId w:val="462"/>
              </w:numPr>
              <w:ind w:left="342" w:hanging="270"/>
              <w:rPr>
                <w:del w:id="3904" w:author="Sevan Sirapian [2]" w:date="2018-11-26T11:12:00Z"/>
                <w:lang w:val="en-US"/>
              </w:rPr>
            </w:pPr>
            <w:del w:id="3905" w:author="Sevan Sirapian [2]" w:date="2018-11-26T11:12:00Z">
              <w:r w:rsidRPr="00794639">
                <w:rPr>
                  <w:lang w:val="en-US"/>
                </w:rPr>
                <w:delText>Modem in PSM mode/OFF or no coverage</w:delText>
              </w:r>
            </w:del>
          </w:p>
        </w:tc>
        <w:tc>
          <w:tcPr>
            <w:tcW w:w="2475" w:type="dxa"/>
          </w:tcPr>
          <w:p w14:paraId="4144F162" w14:textId="77777777" w:rsidR="00A723D4" w:rsidRPr="00794639" w:rsidRDefault="00A723D4" w:rsidP="00170927">
            <w:pPr>
              <w:pStyle w:val="tablebody0"/>
              <w:numPr>
                <w:ilvl w:val="0"/>
                <w:numId w:val="461"/>
              </w:numPr>
              <w:ind w:left="386"/>
              <w:rPr>
                <w:del w:id="3906" w:author="Sevan Sirapian [2]" w:date="2018-11-26T11:12:00Z"/>
                <w:lang w:val="en-US"/>
              </w:rPr>
            </w:pPr>
            <w:del w:id="3907" w:author="Sevan Sirapian [2]" w:date="2018-11-26T11:12:00Z">
              <w:r w:rsidRPr="00794639">
                <w:rPr>
                  <w:lang w:val="en-US"/>
                </w:rPr>
                <w:delText>Wake-up PIN</w:delText>
              </w:r>
            </w:del>
          </w:p>
          <w:p w14:paraId="0CED1399" w14:textId="77777777" w:rsidR="00A723D4" w:rsidRPr="00794639" w:rsidRDefault="00A723D4" w:rsidP="00170927">
            <w:pPr>
              <w:pStyle w:val="tablebody0"/>
              <w:numPr>
                <w:ilvl w:val="0"/>
                <w:numId w:val="461"/>
              </w:numPr>
              <w:ind w:left="386"/>
              <w:rPr>
                <w:del w:id="3908" w:author="Sevan Sirapian [2]" w:date="2018-11-26T11:12:00Z"/>
                <w:lang w:val="en-US"/>
              </w:rPr>
            </w:pPr>
            <w:del w:id="3909" w:author="Sevan Sirapian [2]" w:date="2018-11-26T11:12:00Z">
              <w:r w:rsidRPr="00794639">
                <w:rPr>
                  <w:lang w:val="en-US"/>
                </w:rPr>
                <w:delText>PSM timer when PSM</w:delText>
              </w:r>
            </w:del>
          </w:p>
          <w:p w14:paraId="7E159AA3" w14:textId="77777777" w:rsidR="00A723D4" w:rsidRPr="00794639" w:rsidRDefault="00A723D4" w:rsidP="00170927">
            <w:pPr>
              <w:pStyle w:val="tablebody0"/>
              <w:numPr>
                <w:ilvl w:val="0"/>
                <w:numId w:val="461"/>
              </w:numPr>
              <w:ind w:left="386"/>
              <w:rPr>
                <w:del w:id="3910" w:author="Sevan Sirapian [2]" w:date="2018-11-26T11:12:00Z"/>
                <w:lang w:val="en-US"/>
              </w:rPr>
            </w:pPr>
            <w:del w:id="3911" w:author="Sevan Sirapian [2]" w:date="2018-11-26T11:12:00Z">
              <w:r w:rsidRPr="00794639">
                <w:rPr>
                  <w:lang w:val="en-US"/>
                </w:rPr>
                <w:delText>Network search timer when no coverage</w:delText>
              </w:r>
            </w:del>
          </w:p>
        </w:tc>
        <w:tc>
          <w:tcPr>
            <w:tcW w:w="1321" w:type="dxa"/>
          </w:tcPr>
          <w:p w14:paraId="1DDA590D" w14:textId="77777777" w:rsidR="00A723D4" w:rsidRPr="00794639" w:rsidRDefault="00A723D4" w:rsidP="00BB4174">
            <w:pPr>
              <w:pStyle w:val="tablebody0"/>
              <w:rPr>
                <w:del w:id="3912" w:author="Sevan Sirapian [2]" w:date="2018-11-26T11:12:00Z"/>
                <w:lang w:val="en-US"/>
              </w:rPr>
            </w:pPr>
            <w:del w:id="3913" w:author="Sevan Sirapian [2]" w:date="2018-11-26T11:12:00Z">
              <w:r w:rsidRPr="00794639">
                <w:rPr>
                  <w:lang w:val="en-US"/>
                </w:rPr>
                <w:delText>Not Retained</w:delText>
              </w:r>
            </w:del>
          </w:p>
        </w:tc>
        <w:tc>
          <w:tcPr>
            <w:tcW w:w="1311" w:type="dxa"/>
          </w:tcPr>
          <w:p w14:paraId="5C9708AF" w14:textId="77777777" w:rsidR="00A723D4" w:rsidRPr="00794639" w:rsidRDefault="00A723D4" w:rsidP="00F03D65">
            <w:pPr>
              <w:pStyle w:val="tablebody0"/>
              <w:rPr>
                <w:del w:id="3914" w:author="Sevan Sirapian [2]" w:date="2018-11-26T11:12:00Z"/>
                <w:lang w:val="en-US"/>
              </w:rPr>
            </w:pPr>
            <w:del w:id="3915" w:author="Sevan Sirapian [2]" w:date="2018-11-26T11:12:00Z">
              <w:r w:rsidRPr="00794639">
                <w:rPr>
                  <w:lang w:val="en-US"/>
                </w:rPr>
                <w:delText>Not retained</w:delText>
              </w:r>
            </w:del>
          </w:p>
        </w:tc>
      </w:tr>
      <w:tr w:rsidR="00A723D4" w:rsidRPr="00794639" w14:paraId="6D7EE7D4" w14:textId="77777777" w:rsidTr="00170927">
        <w:trPr>
          <w:del w:id="3916" w:author="Sevan Sirapian [2]" w:date="2018-11-26T11:12:00Z"/>
        </w:trPr>
        <w:tc>
          <w:tcPr>
            <w:tcW w:w="1437" w:type="dxa"/>
            <w:vMerge/>
          </w:tcPr>
          <w:p w14:paraId="7363E33C" w14:textId="77777777" w:rsidR="00A723D4" w:rsidRPr="00794639" w:rsidRDefault="00A723D4" w:rsidP="00F03D65">
            <w:pPr>
              <w:pStyle w:val="tablebody0"/>
              <w:rPr>
                <w:del w:id="3917" w:author="Sevan Sirapian [2]" w:date="2018-11-26T11:12:00Z"/>
                <w:lang w:val="en-US"/>
              </w:rPr>
            </w:pPr>
          </w:p>
        </w:tc>
        <w:tc>
          <w:tcPr>
            <w:tcW w:w="2475" w:type="dxa"/>
          </w:tcPr>
          <w:p w14:paraId="5A116018" w14:textId="77777777" w:rsidR="00A723D4" w:rsidRPr="00794639" w:rsidRDefault="00A723D4" w:rsidP="00A723D4">
            <w:pPr>
              <w:pStyle w:val="tablebody0"/>
              <w:numPr>
                <w:ilvl w:val="0"/>
                <w:numId w:val="462"/>
              </w:numPr>
              <w:ind w:left="342" w:hanging="270"/>
              <w:rPr>
                <w:del w:id="3918" w:author="Sevan Sirapian [2]" w:date="2018-11-26T11:12:00Z"/>
                <w:lang w:val="en-US"/>
              </w:rPr>
            </w:pPr>
            <w:del w:id="3919" w:author="Sevan Sirapian [2]" w:date="2018-11-26T11:12:00Z">
              <w:r w:rsidRPr="00794639">
                <w:rPr>
                  <w:lang w:val="en-US"/>
                </w:rPr>
                <w:delText>DTR if &lt;Mgt&gt;=0</w:delText>
              </w:r>
            </w:del>
          </w:p>
          <w:p w14:paraId="67A056C0" w14:textId="77777777" w:rsidR="00A723D4" w:rsidRPr="00794639" w:rsidRDefault="00A723D4" w:rsidP="00A723D4">
            <w:pPr>
              <w:pStyle w:val="tablebody0"/>
              <w:numPr>
                <w:ilvl w:val="0"/>
                <w:numId w:val="462"/>
              </w:numPr>
              <w:ind w:left="342" w:hanging="270"/>
              <w:rPr>
                <w:del w:id="3920" w:author="Sevan Sirapian [2]" w:date="2018-11-26T11:12:00Z"/>
                <w:lang w:val="en-US"/>
              </w:rPr>
            </w:pPr>
            <w:del w:id="3921" w:author="Sevan Sirapian [2]" w:date="2018-11-26T11:12:00Z">
              <w:r w:rsidRPr="00794639">
                <w:rPr>
                  <w:lang w:val="en-US"/>
                </w:rPr>
                <w:delText>Modem in eDRX mode</w:delText>
              </w:r>
            </w:del>
          </w:p>
          <w:p w14:paraId="0D2D0262" w14:textId="77777777" w:rsidR="00A723D4" w:rsidRPr="00794639" w:rsidRDefault="00A723D4" w:rsidP="00170927">
            <w:pPr>
              <w:pStyle w:val="tablebody0"/>
              <w:numPr>
                <w:ilvl w:val="0"/>
                <w:numId w:val="462"/>
              </w:numPr>
              <w:ind w:left="342" w:hanging="270"/>
              <w:rPr>
                <w:del w:id="3922" w:author="Sevan Sirapian [2]" w:date="2018-11-26T11:12:00Z"/>
                <w:lang w:val="en-US"/>
              </w:rPr>
            </w:pPr>
            <w:del w:id="3923" w:author="Sevan Sirapian [2]" w:date="2018-11-26T11:12:00Z">
              <w:r w:rsidRPr="00794639">
                <w:rPr>
                  <w:lang w:val="en-US"/>
                </w:rPr>
                <w:delText>UICC SIM card allows USIM deactivation</w:delText>
              </w:r>
            </w:del>
          </w:p>
        </w:tc>
        <w:tc>
          <w:tcPr>
            <w:tcW w:w="2475" w:type="dxa"/>
          </w:tcPr>
          <w:p w14:paraId="12C11C08" w14:textId="77777777" w:rsidR="00A723D4" w:rsidRPr="00794639" w:rsidRDefault="00A723D4" w:rsidP="00170927">
            <w:pPr>
              <w:pStyle w:val="tablebody0"/>
              <w:numPr>
                <w:ilvl w:val="0"/>
                <w:numId w:val="461"/>
              </w:numPr>
              <w:ind w:left="386"/>
              <w:rPr>
                <w:del w:id="3924" w:author="Sevan Sirapian [2]" w:date="2018-11-26T11:12:00Z"/>
                <w:lang w:val="en-US"/>
              </w:rPr>
            </w:pPr>
            <w:del w:id="3925" w:author="Sevan Sirapian [2]" w:date="2018-11-26T11:12:00Z">
              <w:r w:rsidRPr="00794639">
                <w:rPr>
                  <w:lang w:val="en-US"/>
                </w:rPr>
                <w:delText>Wake-up PIN</w:delText>
              </w:r>
            </w:del>
          </w:p>
          <w:p w14:paraId="155D1BC0" w14:textId="77777777" w:rsidR="00A723D4" w:rsidRPr="00794639" w:rsidRDefault="00A723D4" w:rsidP="00170927">
            <w:pPr>
              <w:pStyle w:val="tablebody0"/>
              <w:numPr>
                <w:ilvl w:val="0"/>
                <w:numId w:val="461"/>
              </w:numPr>
              <w:ind w:left="386"/>
              <w:rPr>
                <w:del w:id="3926" w:author="Sevan Sirapian [2]" w:date="2018-11-26T11:12:00Z"/>
                <w:lang w:val="en-US"/>
              </w:rPr>
            </w:pPr>
            <w:del w:id="3927" w:author="Sevan Sirapian [2]" w:date="2018-11-26T11:12:00Z">
              <w:r w:rsidRPr="00794639">
                <w:rPr>
                  <w:lang w:val="en-US"/>
                </w:rPr>
                <w:delText>SMS reception</w:delText>
              </w:r>
            </w:del>
          </w:p>
          <w:p w14:paraId="2FFE5B1C" w14:textId="77777777" w:rsidR="00A723D4" w:rsidRPr="00794639" w:rsidRDefault="00A723D4" w:rsidP="00170927">
            <w:pPr>
              <w:pStyle w:val="tablebody0"/>
              <w:numPr>
                <w:ilvl w:val="0"/>
                <w:numId w:val="461"/>
              </w:numPr>
              <w:ind w:left="386"/>
              <w:rPr>
                <w:del w:id="3928" w:author="Sevan Sirapian [2]" w:date="2018-11-26T11:12:00Z"/>
                <w:lang w:val="en-US"/>
              </w:rPr>
            </w:pPr>
            <w:del w:id="3929" w:author="Sevan Sirapian [2]" w:date="2018-11-26T11:12:00Z">
              <w:r w:rsidRPr="00794639">
                <w:rPr>
                  <w:lang w:val="en-US"/>
                </w:rPr>
                <w:delText>IP data reception</w:delText>
              </w:r>
            </w:del>
          </w:p>
        </w:tc>
        <w:tc>
          <w:tcPr>
            <w:tcW w:w="1321" w:type="dxa"/>
          </w:tcPr>
          <w:p w14:paraId="4BFA0A27" w14:textId="77777777" w:rsidR="00A723D4" w:rsidRPr="00794639" w:rsidRDefault="00A723D4" w:rsidP="00BB4174">
            <w:pPr>
              <w:pStyle w:val="tablebody0"/>
              <w:rPr>
                <w:del w:id="3930" w:author="Sevan Sirapian [2]" w:date="2018-11-26T11:12:00Z"/>
                <w:lang w:val="en-US"/>
              </w:rPr>
            </w:pPr>
            <w:del w:id="3931" w:author="Sevan Sirapian [2]" w:date="2018-11-26T11:12:00Z">
              <w:r w:rsidRPr="00794639">
                <w:rPr>
                  <w:lang w:val="en-US"/>
                </w:rPr>
                <w:delText>Not Retained</w:delText>
              </w:r>
            </w:del>
          </w:p>
        </w:tc>
        <w:tc>
          <w:tcPr>
            <w:tcW w:w="1311" w:type="dxa"/>
          </w:tcPr>
          <w:p w14:paraId="526450DC" w14:textId="77777777" w:rsidR="00A723D4" w:rsidRPr="00794639" w:rsidRDefault="00A723D4" w:rsidP="00F03D65">
            <w:pPr>
              <w:pStyle w:val="tablebody0"/>
              <w:rPr>
                <w:del w:id="3932" w:author="Sevan Sirapian [2]" w:date="2018-11-26T11:12:00Z"/>
                <w:lang w:val="en-US"/>
              </w:rPr>
            </w:pPr>
            <w:del w:id="3933" w:author="Sevan Sirapian [2]" w:date="2018-11-26T11:12:00Z">
              <w:r w:rsidRPr="00794639">
                <w:rPr>
                  <w:lang w:val="en-US"/>
                </w:rPr>
                <w:delText>Not retained</w:delText>
              </w:r>
            </w:del>
          </w:p>
        </w:tc>
      </w:tr>
      <w:tr w:rsidR="00A723D4" w:rsidRPr="00794639" w14:paraId="265E0C1D" w14:textId="77777777" w:rsidTr="00170927">
        <w:trPr>
          <w:del w:id="3934" w:author="Sevan Sirapian [2]" w:date="2018-11-26T11:12:00Z"/>
        </w:trPr>
        <w:tc>
          <w:tcPr>
            <w:tcW w:w="1437" w:type="dxa"/>
            <w:vMerge/>
          </w:tcPr>
          <w:p w14:paraId="38909D09" w14:textId="77777777" w:rsidR="00A723D4" w:rsidRPr="00794639" w:rsidRDefault="00A723D4" w:rsidP="00F03D65">
            <w:pPr>
              <w:pStyle w:val="tablebody0"/>
              <w:rPr>
                <w:del w:id="3935" w:author="Sevan Sirapian [2]" w:date="2018-11-26T11:12:00Z"/>
                <w:lang w:val="en-US"/>
              </w:rPr>
            </w:pPr>
          </w:p>
        </w:tc>
        <w:tc>
          <w:tcPr>
            <w:tcW w:w="2475" w:type="dxa"/>
          </w:tcPr>
          <w:p w14:paraId="1EE54733" w14:textId="77777777" w:rsidR="00A723D4" w:rsidRPr="00794639" w:rsidRDefault="00A723D4" w:rsidP="00A723D4">
            <w:pPr>
              <w:pStyle w:val="tablebody0"/>
              <w:numPr>
                <w:ilvl w:val="0"/>
                <w:numId w:val="462"/>
              </w:numPr>
              <w:ind w:left="342" w:hanging="270"/>
              <w:rPr>
                <w:del w:id="3936" w:author="Sevan Sirapian [2]" w:date="2018-11-26T11:12:00Z"/>
                <w:lang w:val="en-US"/>
              </w:rPr>
            </w:pPr>
            <w:del w:id="3937" w:author="Sevan Sirapian [2]" w:date="2018-11-26T11:12:00Z">
              <w:r w:rsidRPr="00794639">
                <w:rPr>
                  <w:lang w:val="en-US"/>
                </w:rPr>
                <w:delText>DTR if &lt;Mgt&gt;=0</w:delText>
              </w:r>
            </w:del>
          </w:p>
          <w:p w14:paraId="5CE93CB4" w14:textId="77777777" w:rsidR="00A723D4" w:rsidRPr="00794639" w:rsidRDefault="00A723D4" w:rsidP="00A723D4">
            <w:pPr>
              <w:pStyle w:val="tablebody0"/>
              <w:numPr>
                <w:ilvl w:val="0"/>
                <w:numId w:val="462"/>
              </w:numPr>
              <w:ind w:left="342" w:hanging="270"/>
              <w:rPr>
                <w:del w:id="3938" w:author="Sevan Sirapian [2]" w:date="2018-11-26T11:12:00Z"/>
                <w:lang w:val="en-US"/>
              </w:rPr>
            </w:pPr>
            <w:del w:id="3939" w:author="Sevan Sirapian [2]" w:date="2018-11-26T11:12:00Z">
              <w:r w:rsidRPr="00794639">
                <w:rPr>
                  <w:lang w:val="en-US"/>
                </w:rPr>
                <w:delText>Modem in eDRX mode</w:delText>
              </w:r>
            </w:del>
          </w:p>
          <w:p w14:paraId="7ACAA2AC" w14:textId="77777777" w:rsidR="00A723D4" w:rsidRPr="00794639" w:rsidRDefault="00A723D4" w:rsidP="00170927">
            <w:pPr>
              <w:pStyle w:val="tablebody0"/>
              <w:numPr>
                <w:ilvl w:val="0"/>
                <w:numId w:val="462"/>
              </w:numPr>
              <w:ind w:left="342" w:hanging="270"/>
              <w:rPr>
                <w:del w:id="3940" w:author="Sevan Sirapian [2]" w:date="2018-11-26T11:12:00Z"/>
                <w:lang w:val="en-US"/>
              </w:rPr>
            </w:pPr>
            <w:del w:id="3941" w:author="Sevan Sirapian [2]" w:date="2018-11-26T11:12:00Z">
              <w:r w:rsidRPr="00794639">
                <w:rPr>
                  <w:lang w:val="en-US"/>
                </w:rPr>
                <w:delText>UICC SIM card doesn't allow USIM deactivation</w:delText>
              </w:r>
            </w:del>
          </w:p>
        </w:tc>
        <w:tc>
          <w:tcPr>
            <w:tcW w:w="2475" w:type="dxa"/>
          </w:tcPr>
          <w:p w14:paraId="4ACFA628" w14:textId="77777777" w:rsidR="00A723D4" w:rsidRPr="00794639" w:rsidRDefault="00A723D4" w:rsidP="00170927">
            <w:pPr>
              <w:pStyle w:val="tablebody0"/>
              <w:numPr>
                <w:ilvl w:val="0"/>
                <w:numId w:val="461"/>
              </w:numPr>
              <w:ind w:left="386"/>
              <w:rPr>
                <w:del w:id="3942" w:author="Sevan Sirapian [2]" w:date="2018-11-26T11:12:00Z"/>
                <w:lang w:val="en-US"/>
              </w:rPr>
            </w:pPr>
            <w:del w:id="3943" w:author="Sevan Sirapian [2]" w:date="2018-11-26T11:12:00Z">
              <w:r w:rsidRPr="00794639">
                <w:rPr>
                  <w:lang w:val="en-US"/>
                </w:rPr>
                <w:delText>Wake-up PIN</w:delText>
              </w:r>
            </w:del>
          </w:p>
          <w:p w14:paraId="1B26282C" w14:textId="77777777" w:rsidR="00A723D4" w:rsidRPr="00794639" w:rsidRDefault="00A723D4" w:rsidP="00170927">
            <w:pPr>
              <w:pStyle w:val="tablebody0"/>
              <w:numPr>
                <w:ilvl w:val="0"/>
                <w:numId w:val="461"/>
              </w:numPr>
              <w:ind w:left="386"/>
              <w:rPr>
                <w:del w:id="3944" w:author="Sevan Sirapian [2]" w:date="2018-11-26T11:12:00Z"/>
                <w:lang w:val="en-US"/>
              </w:rPr>
            </w:pPr>
            <w:del w:id="3945" w:author="Sevan Sirapian [2]" w:date="2018-11-26T11:12:00Z">
              <w:r w:rsidRPr="00794639">
                <w:rPr>
                  <w:lang w:val="en-US"/>
                </w:rPr>
                <w:delText>SMS reception</w:delText>
              </w:r>
            </w:del>
          </w:p>
          <w:p w14:paraId="21DFD915" w14:textId="77777777" w:rsidR="00A723D4" w:rsidRPr="00794639" w:rsidRDefault="00A723D4" w:rsidP="00170927">
            <w:pPr>
              <w:pStyle w:val="tablebody0"/>
              <w:numPr>
                <w:ilvl w:val="0"/>
                <w:numId w:val="461"/>
              </w:numPr>
              <w:ind w:left="386"/>
              <w:rPr>
                <w:del w:id="3946" w:author="Sevan Sirapian [2]" w:date="2018-11-26T11:12:00Z"/>
                <w:lang w:val="en-US"/>
              </w:rPr>
            </w:pPr>
            <w:del w:id="3947" w:author="Sevan Sirapian [2]" w:date="2018-11-26T11:12:00Z">
              <w:r w:rsidRPr="00794639">
                <w:rPr>
                  <w:lang w:val="en-US"/>
                </w:rPr>
                <w:delText>IP data reception</w:delText>
              </w:r>
            </w:del>
          </w:p>
        </w:tc>
        <w:tc>
          <w:tcPr>
            <w:tcW w:w="1321" w:type="dxa"/>
          </w:tcPr>
          <w:p w14:paraId="2397BDD7" w14:textId="77777777" w:rsidR="00A723D4" w:rsidRPr="00794639" w:rsidRDefault="00A723D4" w:rsidP="00BB4174">
            <w:pPr>
              <w:pStyle w:val="tablebody0"/>
              <w:rPr>
                <w:del w:id="3948" w:author="Sevan Sirapian [2]" w:date="2018-11-26T11:12:00Z"/>
                <w:lang w:val="en-US"/>
              </w:rPr>
            </w:pPr>
            <w:del w:id="3949" w:author="Sevan Sirapian [2]" w:date="2018-11-26T11:12:00Z">
              <w:r w:rsidRPr="00794639">
                <w:rPr>
                  <w:lang w:val="en-US"/>
                </w:rPr>
                <w:delText>Retained</w:delText>
              </w:r>
            </w:del>
          </w:p>
        </w:tc>
        <w:tc>
          <w:tcPr>
            <w:tcW w:w="1311" w:type="dxa"/>
          </w:tcPr>
          <w:p w14:paraId="0F5AB853" w14:textId="77777777" w:rsidR="00A723D4" w:rsidRPr="00794639" w:rsidRDefault="00A723D4" w:rsidP="00BB4174">
            <w:pPr>
              <w:pStyle w:val="tablebody0"/>
              <w:rPr>
                <w:del w:id="3950" w:author="Sevan Sirapian [2]" w:date="2018-11-26T11:12:00Z"/>
                <w:lang w:val="en-US"/>
              </w:rPr>
            </w:pPr>
            <w:del w:id="3951" w:author="Sevan Sirapian [2]" w:date="2018-11-26T11:12:00Z">
              <w:r w:rsidRPr="00794639">
                <w:rPr>
                  <w:lang w:val="en-US"/>
                </w:rPr>
                <w:delText>Not retained</w:delText>
              </w:r>
            </w:del>
          </w:p>
        </w:tc>
      </w:tr>
    </w:tbl>
    <w:p w14:paraId="7E50286B" w14:textId="4EDCF5C9" w:rsidR="00B302FE" w:rsidDel="00A21228" w:rsidRDefault="00352BEA" w:rsidP="00170927">
      <w:pPr>
        <w:pStyle w:val="TableCaption"/>
        <w:rPr>
          <w:del w:id="3952" w:author="Elaine Baricante" w:date="2018-11-26T15:58:00Z"/>
        </w:rPr>
      </w:pPr>
      <w:commentRangeStart w:id="3953"/>
      <w:ins w:id="3954" w:author="Sevan Sirapian [2]" w:date="2018-11-26T11:12:00Z">
        <w:r>
          <w:t xml:space="preserve">For more details, refer to </w:t>
        </w:r>
      </w:ins>
      <w:ins w:id="3955" w:author="Elaine Baricante" w:date="2018-11-26T15:57:00Z">
        <w:r w:rsidR="00A21228">
          <w:t xml:space="preserve">AirPrime </w:t>
        </w:r>
      </w:ins>
      <w:ins w:id="3956" w:author="Elaine Baricante" w:date="2018-11-26T15:58:00Z">
        <w:r w:rsidR="00A21228">
          <w:t>HL7800 Low Power Modes Application Note (reference number: 2174229).</w:t>
        </w:r>
      </w:ins>
    </w:p>
    <w:p w14:paraId="0DCE0B9F" w14:textId="77777777" w:rsidR="00A21228" w:rsidRPr="00A21228" w:rsidRDefault="00A21228" w:rsidP="00A704F6">
      <w:pPr>
        <w:rPr>
          <w:ins w:id="3957" w:author="Elaine Baricante" w:date="2018-11-26T15:58:00Z"/>
          <w:lang w:eastAsia="fr-FR"/>
          <w:rPrChange w:id="3958" w:author="Elaine Baricante" w:date="2018-11-26T15:58:00Z">
            <w:rPr>
              <w:ins w:id="3959" w:author="Elaine Baricante" w:date="2018-11-26T15:58:00Z"/>
            </w:rPr>
          </w:rPrChange>
        </w:rPr>
      </w:pPr>
    </w:p>
    <w:p w14:paraId="3084BF1D" w14:textId="5B2601BB" w:rsidR="00A723D4" w:rsidRPr="00794639" w:rsidDel="00A21228" w:rsidRDefault="00B302FE" w:rsidP="00B302FE">
      <w:pPr>
        <w:rPr>
          <w:ins w:id="3960" w:author="Sevan Sirapian [2]" w:date="2018-11-26T11:12:00Z"/>
          <w:del w:id="3961" w:author="Elaine Baricante" w:date="2018-11-26T15:58:00Z"/>
        </w:rPr>
      </w:pPr>
      <w:ins w:id="3962" w:author="Sevan Sirapian [2]" w:date="2018-11-26T11:12:00Z">
        <w:del w:id="3963" w:author="Elaine Baricante" w:date="2018-11-26T15:58:00Z">
          <w:r w:rsidDel="00A21228">
            <w:lastRenderedPageBreak/>
            <w:delText>AirPrime - HL7800 - Low Power Modes Application Note.</w:delText>
          </w:r>
          <w:bookmarkStart w:id="3964" w:name="_Toc531013046"/>
          <w:bookmarkStart w:id="3965" w:name="_Toc531078630"/>
          <w:bookmarkStart w:id="3966" w:name="_Toc531078636"/>
          <w:bookmarkStart w:id="3967" w:name="_Toc531700429"/>
          <w:bookmarkEnd w:id="3964"/>
          <w:bookmarkEnd w:id="3965"/>
          <w:bookmarkEnd w:id="3966"/>
          <w:bookmarkEnd w:id="3967"/>
        </w:del>
      </w:ins>
    </w:p>
    <w:p w14:paraId="3177192D" w14:textId="4FD521DB" w:rsidR="00A723D4" w:rsidRPr="00794639" w:rsidDel="00A21228" w:rsidRDefault="00A723D4">
      <w:pPr>
        <w:rPr>
          <w:ins w:id="3968" w:author="Sevan Sirapian [2]" w:date="2018-11-26T11:12:00Z"/>
          <w:del w:id="3969" w:author="Elaine Baricante" w:date="2018-11-26T15:58:00Z"/>
        </w:rPr>
        <w:pPrChange w:id="3970" w:author="Elaine Baricante" w:date="2018-11-26T15:58:00Z">
          <w:pPr>
            <w:pStyle w:val="TableCaption"/>
            <w:numPr>
              <w:numId w:val="0"/>
            </w:numPr>
            <w:ind w:left="0" w:firstLine="0"/>
          </w:pPr>
        </w:pPrChange>
      </w:pPr>
      <w:bookmarkStart w:id="3971" w:name="_Toc531013047"/>
      <w:bookmarkStart w:id="3972" w:name="_Toc531078631"/>
      <w:bookmarkStart w:id="3973" w:name="_Toc531078637"/>
      <w:bookmarkStart w:id="3974" w:name="_Toc531700430"/>
      <w:bookmarkEnd w:id="3971"/>
      <w:bookmarkEnd w:id="3972"/>
      <w:bookmarkEnd w:id="3973"/>
      <w:bookmarkEnd w:id="3974"/>
    </w:p>
    <w:p w14:paraId="44E20699" w14:textId="5B0E77DB" w:rsidR="00A723D4" w:rsidRPr="00794639" w:rsidRDefault="00B302FE" w:rsidP="00170927">
      <w:pPr>
        <w:pStyle w:val="TableCaption"/>
      </w:pPr>
      <w:bookmarkStart w:id="3975" w:name="_Ref525918213"/>
      <w:bookmarkStart w:id="3976" w:name="_Ref525918216"/>
      <w:bookmarkStart w:id="3977" w:name="_Toc531700431"/>
      <w:commentRangeEnd w:id="3953"/>
      <w:ins w:id="3978" w:author="Sevan Sirapian [2]" w:date="2018-11-26T11:12:00Z">
        <w:r>
          <w:rPr>
            <w:rStyle w:val="CommentReference"/>
            <w:rFonts w:ascii="Verdana" w:hAnsi="Verdana"/>
            <w:b w:val="0"/>
            <w:lang w:eastAsia="en-US"/>
          </w:rPr>
          <w:commentReference w:id="3953"/>
        </w:r>
      </w:ins>
      <w:r w:rsidR="00777370" w:rsidRPr="00794639">
        <w:t>AT+KSLEEP Command Description</w:t>
      </w:r>
      <w:bookmarkEnd w:id="3975"/>
      <w:bookmarkEnd w:id="3976"/>
      <w:bookmarkEnd w:id="3977"/>
    </w:p>
    <w:tbl>
      <w:tblPr>
        <w:tblStyle w:val="TableSWIleft"/>
        <w:tblW w:w="8997" w:type="dxa"/>
        <w:tblLayout w:type="fixed"/>
        <w:tblLook w:val="04A0" w:firstRow="1" w:lastRow="0" w:firstColumn="1" w:lastColumn="0" w:noHBand="0" w:noVBand="1"/>
      </w:tblPr>
      <w:tblGrid>
        <w:gridCol w:w="1707"/>
        <w:gridCol w:w="7290"/>
      </w:tblGrid>
      <w:tr w:rsidR="00A723D4" w:rsidRPr="00794639" w14:paraId="0020EFB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DB3A72B" w14:textId="77777777" w:rsidR="00A723D4" w:rsidRPr="00794639" w:rsidRDefault="00A723D4" w:rsidP="00076AEF">
            <w:pPr>
              <w:pStyle w:val="TableColumnHead"/>
              <w:spacing w:before="144" w:after="144"/>
            </w:pPr>
            <w:r w:rsidRPr="00794639">
              <w:t>HL7800</w:t>
            </w:r>
          </w:p>
        </w:tc>
      </w:tr>
      <w:tr w:rsidR="00777370" w:rsidRPr="00794639" w14:paraId="2F76420C" w14:textId="77777777" w:rsidTr="00170927">
        <w:trPr>
          <w:trHeight w:val="1008"/>
        </w:trPr>
        <w:tc>
          <w:tcPr>
            <w:tcW w:w="0" w:type="dxa"/>
          </w:tcPr>
          <w:p w14:paraId="11514D06" w14:textId="77777777" w:rsidR="00777370" w:rsidRPr="00794639" w:rsidRDefault="00777370" w:rsidP="00777370">
            <w:pPr>
              <w:pStyle w:val="TableBody"/>
              <w:rPr>
                <w:i/>
              </w:rPr>
            </w:pPr>
            <w:r w:rsidRPr="00794639">
              <w:rPr>
                <w:i/>
              </w:rPr>
              <w:t>Test command</w:t>
            </w:r>
          </w:p>
          <w:p w14:paraId="7704A9F5" w14:textId="77777777" w:rsidR="00777370" w:rsidRPr="00794639" w:rsidRDefault="00777370" w:rsidP="00777370">
            <w:pPr>
              <w:pStyle w:val="TableBody"/>
            </w:pPr>
          </w:p>
          <w:p w14:paraId="08F9007D" w14:textId="77777777" w:rsidR="00777370" w:rsidRPr="00794639" w:rsidRDefault="00777370" w:rsidP="00777370">
            <w:pPr>
              <w:pStyle w:val="TableBody"/>
              <w:rPr>
                <w:u w:val="single"/>
              </w:rPr>
            </w:pPr>
            <w:r w:rsidRPr="00794639">
              <w:rPr>
                <w:u w:val="single"/>
              </w:rPr>
              <w:t>Syntax</w:t>
            </w:r>
          </w:p>
          <w:p w14:paraId="45C2D305" w14:textId="53945EDA" w:rsidR="00777370" w:rsidRPr="00794639" w:rsidRDefault="00777370" w:rsidP="00777370">
            <w:pPr>
              <w:pStyle w:val="TableBody"/>
              <w:rPr>
                <w:b/>
              </w:rPr>
            </w:pPr>
            <w:r w:rsidRPr="00794639">
              <w:rPr>
                <w:b/>
              </w:rPr>
              <w:t>AT+KSLEEP=?</w:t>
            </w:r>
          </w:p>
        </w:tc>
        <w:tc>
          <w:tcPr>
            <w:tcW w:w="7290" w:type="dxa"/>
          </w:tcPr>
          <w:p w14:paraId="175B9CDB" w14:textId="77777777" w:rsidR="00777370" w:rsidRPr="00794639" w:rsidRDefault="00777370" w:rsidP="00777370">
            <w:pPr>
              <w:pStyle w:val="TableBody"/>
            </w:pPr>
          </w:p>
          <w:p w14:paraId="309D335C" w14:textId="77777777" w:rsidR="00777370" w:rsidRPr="00794639" w:rsidRDefault="00777370" w:rsidP="00777370">
            <w:pPr>
              <w:pStyle w:val="TableBody"/>
            </w:pPr>
          </w:p>
          <w:p w14:paraId="19C813EF" w14:textId="77777777" w:rsidR="00777370" w:rsidRPr="00794639" w:rsidRDefault="00777370" w:rsidP="00777370">
            <w:pPr>
              <w:pStyle w:val="TableBody"/>
              <w:rPr>
                <w:u w:val="single"/>
              </w:rPr>
            </w:pPr>
            <w:r w:rsidRPr="00794639">
              <w:rPr>
                <w:u w:val="single"/>
              </w:rPr>
              <w:t>Response</w:t>
            </w:r>
          </w:p>
          <w:p w14:paraId="2BB1848D" w14:textId="11E76EF1" w:rsidR="00777370" w:rsidRPr="007E4A1F" w:rsidRDefault="00777370" w:rsidP="00777370">
            <w:pPr>
              <w:pStyle w:val="TableBody"/>
            </w:pPr>
            <w:r w:rsidRPr="00794639">
              <w:rPr>
                <w:b/>
              </w:rPr>
              <w:t>+KSLEEP:</w:t>
            </w:r>
            <w:r w:rsidRPr="00794639">
              <w:t xml:space="preserve"> </w:t>
            </w:r>
            <w:r w:rsidRPr="00DF20AD">
              <w:rPr>
                <w:b/>
              </w:rPr>
              <w:t>(</w:t>
            </w:r>
            <w:r w:rsidRPr="003010FE">
              <w:t xml:space="preserve">list of supported </w:t>
            </w:r>
            <w:r w:rsidRPr="003010FE">
              <w:rPr>
                <w:b/>
              </w:rPr>
              <w:t>&lt;mngt&gt;</w:t>
            </w:r>
            <w:r w:rsidRPr="003010FE">
              <w:t>s</w:t>
            </w:r>
            <w:r w:rsidRPr="00DF20AD">
              <w:rPr>
                <w:b/>
              </w:rPr>
              <w:t>)[,(</w:t>
            </w:r>
            <w:r w:rsidRPr="003010FE">
              <w:t xml:space="preserve">list of supported </w:t>
            </w:r>
            <w:r w:rsidRPr="003010FE">
              <w:rPr>
                <w:b/>
              </w:rPr>
              <w:t>&lt;level&gt;</w:t>
            </w:r>
            <w:r w:rsidRPr="003010FE">
              <w:t>s</w:t>
            </w:r>
            <w:r w:rsidRPr="00DF20AD">
              <w:rPr>
                <w:b/>
              </w:rPr>
              <w:t>)</w:t>
            </w:r>
            <w:r w:rsidR="00AA5D2A" w:rsidRPr="00DF20AD">
              <w:rPr>
                <w:b/>
              </w:rPr>
              <w:t>[,(</w:t>
            </w:r>
            <w:r w:rsidR="00AA5D2A" w:rsidRPr="003010FE">
              <w:t xml:space="preserve">list of supported </w:t>
            </w:r>
            <w:r w:rsidR="00AA5D2A" w:rsidRPr="003010FE">
              <w:rPr>
                <w:b/>
              </w:rPr>
              <w:t>&lt;</w:t>
            </w:r>
            <w:commentRangeStart w:id="3979"/>
            <w:r w:rsidR="00AA5D2A" w:rsidRPr="003010FE">
              <w:rPr>
                <w:b/>
              </w:rPr>
              <w:t>delay</w:t>
            </w:r>
            <w:commentRangeEnd w:id="3979"/>
            <w:r w:rsidR="00C43CFA" w:rsidRPr="00794639">
              <w:rPr>
                <w:rStyle w:val="CommentReference"/>
                <w:rFonts w:ascii="Verdana" w:hAnsi="Verdana" w:cs="Times New Roman"/>
                <w:lang w:eastAsia="en-US"/>
              </w:rPr>
              <w:commentReference w:id="3979"/>
            </w:r>
            <w:r w:rsidR="00AA5D2A" w:rsidRPr="00794639">
              <w:rPr>
                <w:b/>
              </w:rPr>
              <w:t>&gt;</w:t>
            </w:r>
            <w:r w:rsidR="003010FE" w:rsidRPr="00DF20AD">
              <w:t>s</w:t>
            </w:r>
            <w:r w:rsidR="00AA5D2A" w:rsidRPr="00DF20AD">
              <w:rPr>
                <w:b/>
              </w:rPr>
              <w:t>)</w:t>
            </w:r>
            <w:r w:rsidRPr="00DF20AD">
              <w:rPr>
                <w:b/>
              </w:rPr>
              <w:t>]</w:t>
            </w:r>
          </w:p>
          <w:p w14:paraId="55BC2F7A" w14:textId="5436EF10" w:rsidR="00777370" w:rsidRPr="007E4A1F" w:rsidRDefault="00777370" w:rsidP="00777370">
            <w:pPr>
              <w:pStyle w:val="TableBody"/>
              <w:rPr>
                <w:b/>
              </w:rPr>
            </w:pPr>
            <w:r w:rsidRPr="007E4A1F">
              <w:rPr>
                <w:b/>
              </w:rPr>
              <w:t>OK</w:t>
            </w:r>
          </w:p>
        </w:tc>
      </w:tr>
      <w:tr w:rsidR="00777370" w:rsidRPr="00794639" w14:paraId="38A706D1" w14:textId="77777777" w:rsidTr="00552F5E">
        <w:trPr>
          <w:trHeight w:val="1008"/>
        </w:trPr>
        <w:tc>
          <w:tcPr>
            <w:tcW w:w="1707" w:type="dxa"/>
          </w:tcPr>
          <w:p w14:paraId="7ABD60CE" w14:textId="77777777" w:rsidR="00777370" w:rsidRPr="00794639" w:rsidRDefault="00777370" w:rsidP="00777370">
            <w:pPr>
              <w:pStyle w:val="TableBody"/>
              <w:rPr>
                <w:i/>
              </w:rPr>
            </w:pPr>
            <w:r w:rsidRPr="00794639">
              <w:rPr>
                <w:i/>
              </w:rPr>
              <w:t>Read command</w:t>
            </w:r>
          </w:p>
          <w:p w14:paraId="4E37B9B8" w14:textId="77777777" w:rsidR="00777370" w:rsidRPr="00794639" w:rsidRDefault="00777370" w:rsidP="00777370">
            <w:pPr>
              <w:pStyle w:val="TableBody"/>
            </w:pPr>
          </w:p>
          <w:p w14:paraId="4ADC9D7D" w14:textId="77777777" w:rsidR="00777370" w:rsidRPr="00794639" w:rsidRDefault="00777370" w:rsidP="00777370">
            <w:pPr>
              <w:pStyle w:val="TableBody"/>
              <w:rPr>
                <w:u w:val="single"/>
              </w:rPr>
            </w:pPr>
            <w:r w:rsidRPr="00794639">
              <w:rPr>
                <w:u w:val="single"/>
              </w:rPr>
              <w:t>Syntax</w:t>
            </w:r>
          </w:p>
          <w:p w14:paraId="303466EA" w14:textId="0C928F7E" w:rsidR="00777370" w:rsidRPr="00794639" w:rsidRDefault="00777370" w:rsidP="00777370">
            <w:pPr>
              <w:pStyle w:val="TableBody"/>
              <w:rPr>
                <w:i/>
              </w:rPr>
            </w:pPr>
            <w:r w:rsidRPr="00794639">
              <w:rPr>
                <w:b/>
              </w:rPr>
              <w:t>AT+KSLEEP?</w:t>
            </w:r>
          </w:p>
        </w:tc>
        <w:tc>
          <w:tcPr>
            <w:tcW w:w="7290" w:type="dxa"/>
          </w:tcPr>
          <w:p w14:paraId="6D978866" w14:textId="77777777" w:rsidR="00777370" w:rsidRPr="00794639" w:rsidRDefault="00777370" w:rsidP="00777370">
            <w:pPr>
              <w:pStyle w:val="TableBody"/>
              <w:rPr>
                <w:u w:val="single"/>
              </w:rPr>
            </w:pPr>
          </w:p>
          <w:p w14:paraId="695890A9" w14:textId="77777777" w:rsidR="00777370" w:rsidRPr="00794639" w:rsidRDefault="00777370" w:rsidP="00777370">
            <w:pPr>
              <w:pStyle w:val="TableBody"/>
              <w:rPr>
                <w:u w:val="single"/>
              </w:rPr>
            </w:pPr>
          </w:p>
          <w:p w14:paraId="05B29AE9" w14:textId="77777777" w:rsidR="00777370" w:rsidRPr="00794639" w:rsidRDefault="00777370" w:rsidP="00777370">
            <w:pPr>
              <w:pStyle w:val="TableBody"/>
              <w:rPr>
                <w:u w:val="single"/>
              </w:rPr>
            </w:pPr>
            <w:r w:rsidRPr="00794639">
              <w:rPr>
                <w:u w:val="single"/>
              </w:rPr>
              <w:t>Response</w:t>
            </w:r>
          </w:p>
          <w:p w14:paraId="2FED8542" w14:textId="7697C2D4" w:rsidR="00777370" w:rsidRPr="00794639" w:rsidRDefault="00777370" w:rsidP="00777370">
            <w:pPr>
              <w:pStyle w:val="TableBody"/>
              <w:rPr>
                <w:b/>
                <w:snapToGrid w:val="0"/>
              </w:rPr>
            </w:pPr>
            <w:r w:rsidRPr="00794639">
              <w:rPr>
                <w:b/>
                <w:snapToGrid w:val="0"/>
              </w:rPr>
              <w:t>+KSLEEP: &lt;mngt&gt;[,&lt;level&gt;</w:t>
            </w:r>
            <w:r w:rsidR="00AA5D2A" w:rsidRPr="00794639">
              <w:rPr>
                <w:b/>
                <w:snapToGrid w:val="0"/>
              </w:rPr>
              <w:t>[,&lt;delay&gt;]</w:t>
            </w:r>
            <w:r w:rsidRPr="00794639">
              <w:rPr>
                <w:b/>
                <w:snapToGrid w:val="0"/>
              </w:rPr>
              <w:t>]</w:t>
            </w:r>
          </w:p>
          <w:p w14:paraId="655CEAC2" w14:textId="461DF9B0" w:rsidR="00777370" w:rsidRPr="00794639" w:rsidRDefault="00777370" w:rsidP="00777370">
            <w:pPr>
              <w:pStyle w:val="TableBody"/>
            </w:pPr>
            <w:r w:rsidRPr="00794639">
              <w:rPr>
                <w:b/>
                <w:snapToGrid w:val="0"/>
              </w:rPr>
              <w:t>OK</w:t>
            </w:r>
          </w:p>
        </w:tc>
      </w:tr>
      <w:tr w:rsidR="00777370" w:rsidRPr="00794639" w14:paraId="3C7974E1" w14:textId="77777777" w:rsidTr="00170927">
        <w:trPr>
          <w:cantSplit w:val="0"/>
          <w:trHeight w:val="49"/>
        </w:trPr>
        <w:tc>
          <w:tcPr>
            <w:tcW w:w="0" w:type="dxa"/>
          </w:tcPr>
          <w:p w14:paraId="1A859F1A" w14:textId="77777777" w:rsidR="00777370" w:rsidRPr="00794639" w:rsidRDefault="00777370" w:rsidP="00777370">
            <w:pPr>
              <w:pStyle w:val="TableBody"/>
              <w:rPr>
                <w:i/>
              </w:rPr>
            </w:pPr>
            <w:r w:rsidRPr="00794639">
              <w:rPr>
                <w:i/>
              </w:rPr>
              <w:t>Write command</w:t>
            </w:r>
          </w:p>
          <w:p w14:paraId="1335673D" w14:textId="77777777" w:rsidR="00777370" w:rsidRPr="00794639" w:rsidRDefault="00777370" w:rsidP="00777370">
            <w:pPr>
              <w:pStyle w:val="TableBody"/>
            </w:pPr>
          </w:p>
          <w:p w14:paraId="02C64AE2" w14:textId="77777777" w:rsidR="00777370" w:rsidRPr="00794639" w:rsidRDefault="00777370" w:rsidP="00777370">
            <w:pPr>
              <w:pStyle w:val="TableBody"/>
              <w:rPr>
                <w:u w:val="single"/>
              </w:rPr>
            </w:pPr>
            <w:r w:rsidRPr="00794639">
              <w:rPr>
                <w:u w:val="single"/>
              </w:rPr>
              <w:t>Syntax</w:t>
            </w:r>
          </w:p>
          <w:p w14:paraId="10897481" w14:textId="02C1D2A6" w:rsidR="00777370" w:rsidRPr="003010FE" w:rsidRDefault="00777370" w:rsidP="00777370">
            <w:pPr>
              <w:pStyle w:val="TableBody"/>
              <w:rPr>
                <w:i/>
              </w:rPr>
            </w:pPr>
            <w:r w:rsidRPr="00794639">
              <w:rPr>
                <w:b/>
              </w:rPr>
              <w:t>AT+KSLEEP=</w:t>
            </w:r>
            <w:r w:rsidRPr="00794639">
              <w:rPr>
                <w:b/>
              </w:rPr>
              <w:br/>
              <w:t>&lt;mngt&gt;[,&lt;level&gt;</w:t>
            </w:r>
            <w:r w:rsidR="003010FE">
              <w:rPr>
                <w:b/>
              </w:rPr>
              <w:br/>
            </w:r>
            <w:r w:rsidR="007040AC" w:rsidRPr="003010FE">
              <w:rPr>
                <w:b/>
              </w:rPr>
              <w:t>[,&lt;delay</w:t>
            </w:r>
            <w:r w:rsidR="00AA5D2A" w:rsidRPr="003010FE">
              <w:rPr>
                <w:b/>
              </w:rPr>
              <w:t>&gt;</w:t>
            </w:r>
            <w:r w:rsidR="007040AC" w:rsidRPr="003010FE">
              <w:rPr>
                <w:b/>
              </w:rPr>
              <w:t>]</w:t>
            </w:r>
            <w:r w:rsidRPr="003010FE">
              <w:rPr>
                <w:b/>
              </w:rPr>
              <w:t>]</w:t>
            </w:r>
          </w:p>
        </w:tc>
        <w:tc>
          <w:tcPr>
            <w:tcW w:w="0" w:type="dxa"/>
          </w:tcPr>
          <w:p w14:paraId="2B8FB5D5" w14:textId="77777777" w:rsidR="00777370" w:rsidRPr="00A5422A" w:rsidRDefault="00777370" w:rsidP="00777370">
            <w:pPr>
              <w:pStyle w:val="TableBody"/>
              <w:rPr>
                <w:u w:val="single"/>
              </w:rPr>
            </w:pPr>
          </w:p>
          <w:p w14:paraId="433F6E15" w14:textId="77777777" w:rsidR="00777370" w:rsidRPr="00794639" w:rsidRDefault="00777370" w:rsidP="00777370">
            <w:pPr>
              <w:pStyle w:val="TableBody"/>
              <w:rPr>
                <w:u w:val="single"/>
              </w:rPr>
            </w:pPr>
          </w:p>
          <w:p w14:paraId="736EF1AE" w14:textId="77777777" w:rsidR="00777370" w:rsidRPr="00794639" w:rsidRDefault="00777370" w:rsidP="00777370">
            <w:pPr>
              <w:pStyle w:val="TableBody"/>
              <w:rPr>
                <w:u w:val="single"/>
              </w:rPr>
            </w:pPr>
            <w:r w:rsidRPr="00794639">
              <w:rPr>
                <w:u w:val="single"/>
              </w:rPr>
              <w:t>Response</w:t>
            </w:r>
          </w:p>
          <w:p w14:paraId="023AA4D7" w14:textId="77777777" w:rsidR="00777370" w:rsidRPr="00794639" w:rsidRDefault="00777370" w:rsidP="00777370">
            <w:pPr>
              <w:pStyle w:val="TableBody"/>
              <w:rPr>
                <w:snapToGrid w:val="0"/>
              </w:rPr>
            </w:pPr>
            <w:r w:rsidRPr="00794639">
              <w:rPr>
                <w:b/>
                <w:snapToGrid w:val="0"/>
              </w:rPr>
              <w:t>OK</w:t>
            </w:r>
          </w:p>
          <w:p w14:paraId="09A0E966" w14:textId="77777777" w:rsidR="00777370" w:rsidRPr="00794639" w:rsidRDefault="00777370" w:rsidP="00777370">
            <w:pPr>
              <w:pStyle w:val="TableBody"/>
              <w:rPr>
                <w:u w:val="single"/>
              </w:rPr>
            </w:pPr>
          </w:p>
          <w:p w14:paraId="7D26946A" w14:textId="77777777" w:rsidR="00777370" w:rsidRPr="00794639" w:rsidRDefault="00777370" w:rsidP="00777370">
            <w:pPr>
              <w:pStyle w:val="TableBody"/>
              <w:rPr>
                <w:u w:val="single"/>
                <w:lang w:eastAsia="zh-CN"/>
              </w:rPr>
            </w:pPr>
            <w:r w:rsidRPr="00794639">
              <w:rPr>
                <w:u w:val="single"/>
              </w:rPr>
              <w:t>Parameters</w:t>
            </w:r>
          </w:p>
          <w:p w14:paraId="4C18A6B6" w14:textId="42BE6247" w:rsidR="00777370" w:rsidRPr="00794639" w:rsidRDefault="00777370" w:rsidP="00777370">
            <w:pPr>
              <w:pStyle w:val="TableBody"/>
              <w:rPr>
                <w:b/>
              </w:rPr>
            </w:pPr>
            <w:r w:rsidRPr="00794639">
              <w:rPr>
                <w:b/>
              </w:rPr>
              <w:t>&lt;mngt&gt;</w:t>
            </w:r>
            <w:r w:rsidRPr="00794639">
              <w:tab/>
              <w:t>Defines how the module enter and leave power saving mode</w:t>
            </w:r>
          </w:p>
          <w:p w14:paraId="68C065DD" w14:textId="2F652D77" w:rsidR="00777370" w:rsidRPr="00794639" w:rsidRDefault="00777370" w:rsidP="00777370">
            <w:pPr>
              <w:pStyle w:val="TableBody"/>
            </w:pPr>
            <w:r w:rsidRPr="00794639">
              <w:t>0</w:t>
            </w:r>
            <w:r w:rsidRPr="00794639">
              <w:tab/>
              <w:t xml:space="preserve">Sleep mode permission is driven by a HW signal (DTR). If the signal is active (low </w:t>
            </w:r>
            <w:r w:rsidRPr="00794639">
              <w:tab/>
              <w:t>level), the module doesn’t enter sleep mode.</w:t>
            </w:r>
          </w:p>
          <w:p w14:paraId="3810AFA5" w14:textId="4773D7D8" w:rsidR="00777370" w:rsidRPr="00794639" w:rsidRDefault="00777370" w:rsidP="00777370">
            <w:pPr>
              <w:pStyle w:val="TableBody"/>
            </w:pPr>
            <w:r w:rsidRPr="00794639">
              <w:t>1</w:t>
            </w:r>
            <w:r w:rsidRPr="00794639">
              <w:tab/>
              <w:t>Standalone sleep mode. The module decides by itself when it enters sleep mode.</w:t>
            </w:r>
          </w:p>
          <w:p w14:paraId="732F170B" w14:textId="309539FD" w:rsidR="00777370" w:rsidRPr="00794639" w:rsidRDefault="00777370" w:rsidP="00777370">
            <w:pPr>
              <w:pStyle w:val="TableBody"/>
            </w:pPr>
            <w:r w:rsidRPr="00794639">
              <w:rPr>
                <w:u w:val="single"/>
              </w:rPr>
              <w:t>2</w:t>
            </w:r>
            <w:r w:rsidRPr="00794639">
              <w:tab/>
              <w:t>Sleep mode is always disabled</w:t>
            </w:r>
          </w:p>
          <w:p w14:paraId="7093F37C" w14:textId="77777777" w:rsidR="00777370" w:rsidRPr="00794639" w:rsidRDefault="00777370" w:rsidP="00953CD3">
            <w:pPr>
              <w:pStyle w:val="TableBody"/>
            </w:pPr>
          </w:p>
          <w:p w14:paraId="76F0CADD" w14:textId="796EA00B" w:rsidR="00777370" w:rsidRPr="00794639" w:rsidRDefault="00777370" w:rsidP="00777370">
            <w:pPr>
              <w:pStyle w:val="TableBody"/>
            </w:pPr>
            <w:r w:rsidRPr="00794639">
              <w:rPr>
                <w:b/>
              </w:rPr>
              <w:t>&lt;level&gt;</w:t>
            </w:r>
            <w:r w:rsidRPr="00794639">
              <w:tab/>
              <w:t>Defines the lowest power saving mode that the module can enter</w:t>
            </w:r>
            <w:r w:rsidR="00F90563" w:rsidRPr="00794639">
              <w:t>. This parameter is mandatory when &lt;mngt&gt;=0 or 1</w:t>
            </w:r>
            <w:r w:rsidR="007040AC" w:rsidRPr="00794639">
              <w:t>; not allowed for &lt;mngt&gt;=2</w:t>
            </w:r>
            <w:r w:rsidR="00F90563" w:rsidRPr="00794639">
              <w:t>.</w:t>
            </w:r>
          </w:p>
          <w:p w14:paraId="0EA37301" w14:textId="32304B8B" w:rsidR="00777370" w:rsidRPr="00794639" w:rsidRDefault="00777370" w:rsidP="00777370">
            <w:pPr>
              <w:pStyle w:val="TableBody"/>
            </w:pPr>
            <w:r w:rsidRPr="00794639">
              <w:t>0</w:t>
            </w:r>
            <w:r w:rsidRPr="00794639">
              <w:tab/>
              <w:t>Sleep</w:t>
            </w:r>
          </w:p>
          <w:p w14:paraId="2F7FA470" w14:textId="29975BB6" w:rsidR="00777370" w:rsidRPr="00794639" w:rsidRDefault="00777370" w:rsidP="00777370">
            <w:pPr>
              <w:pStyle w:val="TableBody"/>
            </w:pPr>
            <w:r w:rsidRPr="00794639">
              <w:t>1</w:t>
            </w:r>
            <w:r w:rsidRPr="00794639">
              <w:tab/>
              <w:t>Lite Hibernate</w:t>
            </w:r>
          </w:p>
          <w:p w14:paraId="357C59C2" w14:textId="762D5631" w:rsidR="00AA5D2A" w:rsidRPr="00794639" w:rsidRDefault="00777370" w:rsidP="00777370">
            <w:pPr>
              <w:pStyle w:val="TableBody"/>
            </w:pPr>
            <w:r w:rsidRPr="00794639">
              <w:t>2</w:t>
            </w:r>
            <w:r w:rsidRPr="00794639">
              <w:tab/>
              <w:t>Hibernate</w:t>
            </w:r>
          </w:p>
          <w:p w14:paraId="00338C6B" w14:textId="77777777" w:rsidR="00777370" w:rsidRPr="00794639" w:rsidRDefault="00777370" w:rsidP="00F90563">
            <w:pPr>
              <w:pStyle w:val="TableBody"/>
              <w:rPr>
                <w:u w:val="single"/>
              </w:rPr>
            </w:pPr>
          </w:p>
          <w:p w14:paraId="04474046" w14:textId="31284664" w:rsidR="00AA5D2A" w:rsidRPr="00DF20AD" w:rsidRDefault="00AA5D2A" w:rsidP="003010FE">
            <w:pPr>
              <w:pStyle w:val="TableBody"/>
            </w:pPr>
            <w:r w:rsidRPr="00794639">
              <w:rPr>
                <w:b/>
              </w:rPr>
              <w:t>&lt;delay&gt;</w:t>
            </w:r>
            <w:r w:rsidRPr="00DF20AD">
              <w:tab/>
            </w:r>
            <w:r w:rsidR="003010FE" w:rsidRPr="00DF20AD">
              <w:t>0 – 99</w:t>
            </w:r>
            <w:r w:rsidR="003010FE" w:rsidRPr="00DF20AD">
              <w:tab/>
            </w:r>
            <w:r w:rsidR="003010FE">
              <w:tab/>
              <w:t xml:space="preserve">Duration of </w:t>
            </w:r>
            <w:r w:rsidRPr="003010FE">
              <w:t>delay before the module enters power saving mode after reboot</w:t>
            </w:r>
            <w:r w:rsidR="003010FE">
              <w:t xml:space="preserve"> in seconds</w:t>
            </w:r>
          </w:p>
        </w:tc>
      </w:tr>
      <w:tr w:rsidR="00777370" w:rsidRPr="00794639" w14:paraId="1D3029F6" w14:textId="77777777" w:rsidTr="00170927">
        <w:trPr>
          <w:trHeight w:val="49"/>
        </w:trPr>
        <w:tc>
          <w:tcPr>
            <w:tcW w:w="0" w:type="dxa"/>
          </w:tcPr>
          <w:p w14:paraId="5BC67A6A" w14:textId="77777777" w:rsidR="00777370" w:rsidRPr="00794639" w:rsidRDefault="00777370" w:rsidP="00777370">
            <w:pPr>
              <w:pStyle w:val="TableBody"/>
              <w:rPr>
                <w:szCs w:val="18"/>
              </w:rPr>
            </w:pPr>
            <w:r w:rsidRPr="00794639">
              <w:rPr>
                <w:szCs w:val="18"/>
                <w:u w:val="single"/>
              </w:rPr>
              <w:t>Reference</w:t>
            </w:r>
          </w:p>
          <w:p w14:paraId="0A3DF6B1" w14:textId="68530940" w:rsidR="00777370" w:rsidRPr="00794639" w:rsidRDefault="00777370" w:rsidP="00777370">
            <w:pPr>
              <w:pStyle w:val="TableBody"/>
              <w:rPr>
                <w:u w:val="single"/>
              </w:rPr>
            </w:pPr>
            <w:r w:rsidRPr="00794639">
              <w:rPr>
                <w:szCs w:val="18"/>
              </w:rPr>
              <w:t>Sierra Wireless Proprietary</w:t>
            </w:r>
          </w:p>
        </w:tc>
        <w:tc>
          <w:tcPr>
            <w:tcW w:w="0" w:type="dxa"/>
          </w:tcPr>
          <w:p w14:paraId="5496C6CC" w14:textId="77777777" w:rsidR="00777370" w:rsidRPr="00794639" w:rsidRDefault="00777370" w:rsidP="00777370">
            <w:pPr>
              <w:pStyle w:val="TableBody"/>
              <w:rPr>
                <w:szCs w:val="18"/>
                <w:lang w:eastAsia="zh-CN"/>
              </w:rPr>
            </w:pPr>
            <w:r w:rsidRPr="00794639">
              <w:rPr>
                <w:szCs w:val="18"/>
                <w:u w:val="single"/>
              </w:rPr>
              <w:t>Notes</w:t>
            </w:r>
          </w:p>
          <w:p w14:paraId="1ED5E502" w14:textId="77777777" w:rsidR="00777370" w:rsidRPr="00794639" w:rsidRDefault="00777370" w:rsidP="00552F5E">
            <w:pPr>
              <w:pStyle w:val="TableBody"/>
              <w:numPr>
                <w:ilvl w:val="0"/>
                <w:numId w:val="444"/>
              </w:numPr>
              <w:rPr>
                <w:b/>
              </w:rPr>
            </w:pPr>
            <w:r w:rsidRPr="00794639">
              <w:t>Current configuration is kept in non-volatile memory after reset.</w:t>
            </w:r>
          </w:p>
          <w:p w14:paraId="062D9169" w14:textId="387DA35F" w:rsidR="00552F5E" w:rsidRPr="00794639" w:rsidRDefault="00552F5E" w:rsidP="00953CD3">
            <w:pPr>
              <w:pStyle w:val="TableBody"/>
              <w:numPr>
                <w:ilvl w:val="0"/>
                <w:numId w:val="444"/>
              </w:numPr>
              <w:rPr>
                <w:b/>
              </w:rPr>
            </w:pPr>
            <w:r w:rsidRPr="00794639">
              <w:t>Only hardware signals impact power saving management (modem signals over MUX w</w:t>
            </w:r>
            <w:r w:rsidR="006B38D4" w:rsidRPr="00794639">
              <w:t>ill not</w:t>
            </w:r>
            <w:r w:rsidRPr="00794639">
              <w:t>)</w:t>
            </w:r>
            <w:r w:rsidR="006B38D4" w:rsidRPr="00794639">
              <w:t>.</w:t>
            </w:r>
          </w:p>
        </w:tc>
      </w:tr>
      <w:tr w:rsidR="00777370" w:rsidRPr="00794639" w14:paraId="763662EC" w14:textId="77777777" w:rsidTr="00953CD3">
        <w:trPr>
          <w:cantSplit w:val="0"/>
          <w:trHeight w:val="1008"/>
        </w:trPr>
        <w:tc>
          <w:tcPr>
            <w:tcW w:w="0" w:type="dxa"/>
          </w:tcPr>
          <w:p w14:paraId="19725812" w14:textId="46F149AE" w:rsidR="00777370" w:rsidRPr="00794639" w:rsidRDefault="00777370">
            <w:pPr>
              <w:pStyle w:val="TableBody"/>
              <w:rPr>
                <w:i/>
              </w:rPr>
            </w:pPr>
            <w:r w:rsidRPr="00794639">
              <w:rPr>
                <w:u w:val="single"/>
              </w:rPr>
              <w:t>Examples</w:t>
            </w:r>
          </w:p>
        </w:tc>
        <w:tc>
          <w:tcPr>
            <w:tcW w:w="0" w:type="dxa"/>
          </w:tcPr>
          <w:p w14:paraId="46BC4ECC" w14:textId="77777777" w:rsidR="00777370" w:rsidRPr="00794639" w:rsidRDefault="00777370" w:rsidP="00076AEF">
            <w:pPr>
              <w:pStyle w:val="TableBody"/>
              <w:tabs>
                <w:tab w:val="left" w:pos="1206"/>
              </w:tabs>
              <w:rPr>
                <w:b/>
              </w:rPr>
            </w:pPr>
            <w:r w:rsidRPr="00794639">
              <w:rPr>
                <w:b/>
              </w:rPr>
              <w:t>AT+KSLEEP=?</w:t>
            </w:r>
          </w:p>
          <w:p w14:paraId="4127C40C" w14:textId="71213867" w:rsidR="00777370" w:rsidRPr="00794639" w:rsidRDefault="00777370" w:rsidP="00076AEF">
            <w:pPr>
              <w:pStyle w:val="TableBody"/>
              <w:tabs>
                <w:tab w:val="left" w:pos="1206"/>
              </w:tabs>
              <w:rPr>
                <w:b/>
              </w:rPr>
            </w:pPr>
            <w:r w:rsidRPr="00794639">
              <w:rPr>
                <w:b/>
              </w:rPr>
              <w:t>+KSLEEP: (0-2)[,(0-2)</w:t>
            </w:r>
            <w:r w:rsidR="00AA5D2A" w:rsidRPr="00794639">
              <w:rPr>
                <w:b/>
              </w:rPr>
              <w:t>[,(0-99)]]</w:t>
            </w:r>
            <w:r w:rsidRPr="00794639">
              <w:rPr>
                <w:b/>
              </w:rPr>
              <w:t>]</w:t>
            </w:r>
          </w:p>
          <w:p w14:paraId="2D98D554" w14:textId="77777777" w:rsidR="00777370" w:rsidRPr="00794639" w:rsidRDefault="00777370" w:rsidP="00076AEF">
            <w:pPr>
              <w:pStyle w:val="TableBody"/>
              <w:tabs>
                <w:tab w:val="left" w:pos="1206"/>
              </w:tabs>
              <w:rPr>
                <w:b/>
              </w:rPr>
            </w:pPr>
            <w:r w:rsidRPr="00794639">
              <w:rPr>
                <w:b/>
              </w:rPr>
              <w:t>OK</w:t>
            </w:r>
          </w:p>
          <w:p w14:paraId="5B3CD09B" w14:textId="77777777" w:rsidR="00777370" w:rsidRPr="00794639" w:rsidRDefault="00777370" w:rsidP="00076AEF">
            <w:pPr>
              <w:pStyle w:val="TableBody"/>
              <w:tabs>
                <w:tab w:val="left" w:pos="1206"/>
              </w:tabs>
              <w:rPr>
                <w:b/>
              </w:rPr>
            </w:pPr>
          </w:p>
          <w:p w14:paraId="471BA306" w14:textId="77777777" w:rsidR="00777370" w:rsidRPr="00794639" w:rsidRDefault="00777370" w:rsidP="00076AEF">
            <w:pPr>
              <w:pStyle w:val="TableBody"/>
              <w:tabs>
                <w:tab w:val="left" w:pos="1206"/>
              </w:tabs>
              <w:rPr>
                <w:b/>
              </w:rPr>
            </w:pPr>
            <w:r w:rsidRPr="00794639">
              <w:rPr>
                <w:b/>
              </w:rPr>
              <w:t>AT+KSLEEP?</w:t>
            </w:r>
          </w:p>
          <w:p w14:paraId="0A49F96C" w14:textId="51F9A8D8" w:rsidR="00777370" w:rsidRPr="00794639" w:rsidRDefault="00777370" w:rsidP="00076AEF">
            <w:pPr>
              <w:pStyle w:val="TableBody"/>
              <w:tabs>
                <w:tab w:val="left" w:pos="1206"/>
              </w:tabs>
              <w:rPr>
                <w:b/>
              </w:rPr>
            </w:pPr>
            <w:r w:rsidRPr="00794639">
              <w:rPr>
                <w:b/>
              </w:rPr>
              <w:t>+KSLEEP: 0,0</w:t>
            </w:r>
            <w:r w:rsidR="00AA5D2A" w:rsidRPr="00794639">
              <w:rPr>
                <w:b/>
              </w:rPr>
              <w:t>,0</w:t>
            </w:r>
          </w:p>
          <w:p w14:paraId="52F24859" w14:textId="77777777" w:rsidR="00777370" w:rsidRPr="00794639" w:rsidRDefault="00777370" w:rsidP="00076AEF">
            <w:pPr>
              <w:pStyle w:val="TableBody"/>
              <w:rPr>
                <w:b/>
              </w:rPr>
            </w:pPr>
            <w:r w:rsidRPr="00794639">
              <w:rPr>
                <w:b/>
              </w:rPr>
              <w:t>OK</w:t>
            </w:r>
          </w:p>
          <w:p w14:paraId="33CE6D4D" w14:textId="77777777" w:rsidR="00777370" w:rsidRPr="00794639" w:rsidRDefault="00777370" w:rsidP="00076AEF">
            <w:pPr>
              <w:pStyle w:val="TableBody"/>
              <w:tabs>
                <w:tab w:val="left" w:pos="1206"/>
              </w:tabs>
              <w:rPr>
                <w:b/>
              </w:rPr>
            </w:pPr>
          </w:p>
          <w:p w14:paraId="1143FD31" w14:textId="77777777" w:rsidR="00777370" w:rsidRPr="00794639" w:rsidRDefault="00777370" w:rsidP="00076AEF">
            <w:pPr>
              <w:pStyle w:val="TableBody"/>
              <w:tabs>
                <w:tab w:val="left" w:pos="1206"/>
              </w:tabs>
              <w:rPr>
                <w:b/>
              </w:rPr>
            </w:pPr>
            <w:r w:rsidRPr="00794639">
              <w:rPr>
                <w:b/>
              </w:rPr>
              <w:t>AT+KSLEEP=1,2</w:t>
            </w:r>
          </w:p>
          <w:p w14:paraId="7854E896" w14:textId="77777777" w:rsidR="00777370" w:rsidRPr="00794639" w:rsidRDefault="00777370" w:rsidP="00076AEF">
            <w:pPr>
              <w:pStyle w:val="TableBody"/>
              <w:tabs>
                <w:tab w:val="left" w:pos="1206"/>
              </w:tabs>
              <w:rPr>
                <w:b/>
              </w:rPr>
            </w:pPr>
            <w:r w:rsidRPr="00794639">
              <w:rPr>
                <w:b/>
              </w:rPr>
              <w:t>OK</w:t>
            </w:r>
          </w:p>
          <w:p w14:paraId="6C6BADA3" w14:textId="77777777" w:rsidR="00777370" w:rsidRPr="00794639" w:rsidRDefault="00777370" w:rsidP="00076AEF">
            <w:pPr>
              <w:pStyle w:val="TableBody"/>
              <w:tabs>
                <w:tab w:val="left" w:pos="1206"/>
              </w:tabs>
              <w:rPr>
                <w:b/>
              </w:rPr>
            </w:pPr>
          </w:p>
          <w:p w14:paraId="79F13CD3" w14:textId="77777777" w:rsidR="00777370" w:rsidRPr="00794639" w:rsidRDefault="00777370" w:rsidP="00076AEF">
            <w:pPr>
              <w:pStyle w:val="TableBody"/>
              <w:tabs>
                <w:tab w:val="left" w:pos="1206"/>
              </w:tabs>
              <w:rPr>
                <w:b/>
              </w:rPr>
            </w:pPr>
            <w:r w:rsidRPr="00794639">
              <w:rPr>
                <w:b/>
              </w:rPr>
              <w:t>AT+KSLEEP?</w:t>
            </w:r>
          </w:p>
          <w:p w14:paraId="36B7592C" w14:textId="75AD165B" w:rsidR="00777370" w:rsidRPr="00794639" w:rsidRDefault="00777370" w:rsidP="00076AEF">
            <w:pPr>
              <w:pStyle w:val="TableBody"/>
              <w:tabs>
                <w:tab w:val="left" w:pos="1206"/>
              </w:tabs>
              <w:rPr>
                <w:b/>
              </w:rPr>
            </w:pPr>
            <w:r w:rsidRPr="00794639">
              <w:rPr>
                <w:b/>
              </w:rPr>
              <w:t>+KSLEEP: 1,2</w:t>
            </w:r>
            <w:r w:rsidR="00AA5D2A" w:rsidRPr="00794639">
              <w:rPr>
                <w:b/>
              </w:rPr>
              <w:t>,0</w:t>
            </w:r>
          </w:p>
          <w:p w14:paraId="32E4C3D4" w14:textId="77777777" w:rsidR="00777370" w:rsidRPr="00794639" w:rsidRDefault="00777370" w:rsidP="00076AEF">
            <w:pPr>
              <w:pStyle w:val="TableBody"/>
              <w:rPr>
                <w:b/>
              </w:rPr>
            </w:pPr>
            <w:r w:rsidRPr="00794639">
              <w:rPr>
                <w:b/>
              </w:rPr>
              <w:t>OK</w:t>
            </w:r>
          </w:p>
          <w:p w14:paraId="0D396380" w14:textId="77777777" w:rsidR="00777370" w:rsidRPr="00794639" w:rsidRDefault="00777370" w:rsidP="00076AEF">
            <w:pPr>
              <w:pStyle w:val="TableBody"/>
              <w:tabs>
                <w:tab w:val="left" w:pos="1206"/>
              </w:tabs>
              <w:rPr>
                <w:b/>
              </w:rPr>
            </w:pPr>
          </w:p>
          <w:p w14:paraId="6DAAE3EA" w14:textId="77777777" w:rsidR="00777370" w:rsidRPr="00794639" w:rsidRDefault="00777370" w:rsidP="00076AEF">
            <w:pPr>
              <w:pStyle w:val="TableBody"/>
              <w:tabs>
                <w:tab w:val="left" w:pos="1206"/>
              </w:tabs>
              <w:rPr>
                <w:b/>
              </w:rPr>
            </w:pPr>
            <w:r w:rsidRPr="00794639">
              <w:rPr>
                <w:b/>
              </w:rPr>
              <w:t>AT+KSLEEP=2</w:t>
            </w:r>
          </w:p>
          <w:p w14:paraId="4FF66D9C" w14:textId="77777777" w:rsidR="00777370" w:rsidRPr="00794639" w:rsidRDefault="00777370" w:rsidP="00076AEF">
            <w:pPr>
              <w:pStyle w:val="TableBody"/>
              <w:tabs>
                <w:tab w:val="left" w:pos="1206"/>
              </w:tabs>
              <w:rPr>
                <w:b/>
              </w:rPr>
            </w:pPr>
            <w:r w:rsidRPr="00794639">
              <w:rPr>
                <w:b/>
              </w:rPr>
              <w:t>OK</w:t>
            </w:r>
          </w:p>
          <w:p w14:paraId="3BD7DF33" w14:textId="77777777" w:rsidR="00777370" w:rsidRPr="00794639" w:rsidRDefault="00777370" w:rsidP="00076AEF">
            <w:pPr>
              <w:pStyle w:val="TableBody"/>
              <w:tabs>
                <w:tab w:val="left" w:pos="1206"/>
              </w:tabs>
              <w:rPr>
                <w:b/>
              </w:rPr>
            </w:pPr>
          </w:p>
          <w:p w14:paraId="639A8616" w14:textId="77777777" w:rsidR="00777370" w:rsidRPr="00794639" w:rsidRDefault="00777370" w:rsidP="00076AEF">
            <w:pPr>
              <w:pStyle w:val="TableBody"/>
              <w:tabs>
                <w:tab w:val="left" w:pos="1206"/>
              </w:tabs>
              <w:rPr>
                <w:b/>
              </w:rPr>
            </w:pPr>
            <w:r w:rsidRPr="00794639">
              <w:rPr>
                <w:b/>
              </w:rPr>
              <w:t>AT+KSLEEP?</w:t>
            </w:r>
          </w:p>
          <w:p w14:paraId="3A16DCAC" w14:textId="77777777" w:rsidR="00777370" w:rsidRPr="00794639" w:rsidRDefault="00777370" w:rsidP="00076AEF">
            <w:pPr>
              <w:pStyle w:val="TableBody"/>
              <w:tabs>
                <w:tab w:val="left" w:pos="1206"/>
              </w:tabs>
              <w:rPr>
                <w:b/>
              </w:rPr>
            </w:pPr>
            <w:r w:rsidRPr="00794639">
              <w:rPr>
                <w:b/>
              </w:rPr>
              <w:t>+KSLEEP: 2</w:t>
            </w:r>
          </w:p>
          <w:p w14:paraId="1A1C94CB" w14:textId="77777777" w:rsidR="00777370" w:rsidRPr="00794639" w:rsidRDefault="00777370" w:rsidP="00076AEF">
            <w:pPr>
              <w:pStyle w:val="TableBody"/>
              <w:rPr>
                <w:b/>
              </w:rPr>
            </w:pPr>
            <w:r w:rsidRPr="00794639">
              <w:rPr>
                <w:b/>
              </w:rPr>
              <w:t>OK</w:t>
            </w:r>
          </w:p>
          <w:p w14:paraId="5584EF36" w14:textId="77777777" w:rsidR="00777370" w:rsidRPr="00794639" w:rsidRDefault="00777370" w:rsidP="00076AEF">
            <w:pPr>
              <w:pStyle w:val="TableBody"/>
              <w:rPr>
                <w:b/>
              </w:rPr>
            </w:pPr>
          </w:p>
          <w:p w14:paraId="67D9BEAF" w14:textId="2293A273" w:rsidR="00777370" w:rsidRPr="00794639" w:rsidRDefault="00777370" w:rsidP="00076AEF">
            <w:pPr>
              <w:pStyle w:val="TableBody"/>
              <w:tabs>
                <w:tab w:val="left" w:pos="1206"/>
              </w:tabs>
              <w:rPr>
                <w:b/>
              </w:rPr>
            </w:pPr>
            <w:r w:rsidRPr="00794639">
              <w:rPr>
                <w:b/>
              </w:rPr>
              <w:t>AT+KSLEEP=0,1</w:t>
            </w:r>
            <w:r w:rsidR="00AA5D2A" w:rsidRPr="00794639">
              <w:rPr>
                <w:b/>
              </w:rPr>
              <w:t>,10</w:t>
            </w:r>
          </w:p>
          <w:p w14:paraId="27753823" w14:textId="77777777" w:rsidR="00777370" w:rsidRPr="00794639" w:rsidRDefault="00777370" w:rsidP="00076AEF">
            <w:pPr>
              <w:pStyle w:val="TableBody"/>
              <w:tabs>
                <w:tab w:val="left" w:pos="1206"/>
              </w:tabs>
              <w:rPr>
                <w:b/>
              </w:rPr>
            </w:pPr>
            <w:r w:rsidRPr="00794639">
              <w:rPr>
                <w:b/>
              </w:rPr>
              <w:t>OK</w:t>
            </w:r>
          </w:p>
          <w:p w14:paraId="56F75428" w14:textId="77777777" w:rsidR="00777370" w:rsidRPr="00794639" w:rsidRDefault="00777370" w:rsidP="00076AEF">
            <w:pPr>
              <w:pStyle w:val="TableBody"/>
              <w:tabs>
                <w:tab w:val="left" w:pos="1206"/>
              </w:tabs>
              <w:rPr>
                <w:b/>
              </w:rPr>
            </w:pPr>
          </w:p>
          <w:p w14:paraId="69645A45" w14:textId="77777777" w:rsidR="00777370" w:rsidRPr="00794639" w:rsidRDefault="00777370" w:rsidP="00076AEF">
            <w:pPr>
              <w:pStyle w:val="TableBody"/>
              <w:tabs>
                <w:tab w:val="left" w:pos="1206"/>
              </w:tabs>
              <w:rPr>
                <w:b/>
              </w:rPr>
            </w:pPr>
            <w:r w:rsidRPr="00794639">
              <w:rPr>
                <w:b/>
              </w:rPr>
              <w:t>AT+KSLEEP?</w:t>
            </w:r>
          </w:p>
          <w:p w14:paraId="49E7FDCE" w14:textId="74E53EEF" w:rsidR="00777370" w:rsidRPr="00794639" w:rsidRDefault="00777370" w:rsidP="00076AEF">
            <w:pPr>
              <w:pStyle w:val="TableBody"/>
              <w:tabs>
                <w:tab w:val="left" w:pos="1206"/>
              </w:tabs>
              <w:rPr>
                <w:b/>
              </w:rPr>
            </w:pPr>
            <w:r w:rsidRPr="00794639">
              <w:rPr>
                <w:b/>
              </w:rPr>
              <w:t>+KSLEEP: 0,1</w:t>
            </w:r>
            <w:r w:rsidR="00AA5D2A" w:rsidRPr="00794639">
              <w:rPr>
                <w:b/>
              </w:rPr>
              <w:t>,10</w:t>
            </w:r>
          </w:p>
          <w:p w14:paraId="07417BC8" w14:textId="080AC608" w:rsidR="00777370" w:rsidRPr="00794639" w:rsidRDefault="00777370" w:rsidP="00BB4174">
            <w:pPr>
              <w:pStyle w:val="TableBody"/>
              <w:rPr>
                <w:u w:val="single"/>
              </w:rPr>
            </w:pPr>
            <w:r w:rsidRPr="00794639">
              <w:rPr>
                <w:b/>
              </w:rPr>
              <w:t>OK</w:t>
            </w:r>
          </w:p>
        </w:tc>
      </w:tr>
    </w:tbl>
    <w:p w14:paraId="51145878" w14:textId="7C9E6054" w:rsidR="00777370" w:rsidRPr="00794639" w:rsidRDefault="00777370" w:rsidP="00777370">
      <w:pPr>
        <w:pStyle w:val="Heading2"/>
      </w:pPr>
      <w:bookmarkStart w:id="3980" w:name="_Ref520814586"/>
      <w:bookmarkStart w:id="3981" w:name="_Toc531700610"/>
      <w:r w:rsidRPr="00794639">
        <w:lastRenderedPageBreak/>
        <w:t>+KRIC Command: Ring Indicator Control</w:t>
      </w:r>
      <w:bookmarkEnd w:id="3980"/>
      <w:bookmarkEnd w:id="3981"/>
    </w:p>
    <w:tbl>
      <w:tblPr>
        <w:tblStyle w:val="TableSWIleft"/>
        <w:tblW w:w="8997" w:type="dxa"/>
        <w:tblLayout w:type="fixed"/>
        <w:tblLook w:val="04A0" w:firstRow="1" w:lastRow="0" w:firstColumn="1" w:lastColumn="0" w:noHBand="0" w:noVBand="1"/>
      </w:tblPr>
      <w:tblGrid>
        <w:gridCol w:w="1707"/>
        <w:gridCol w:w="7290"/>
      </w:tblGrid>
      <w:tr w:rsidR="00777370" w:rsidRPr="00794639" w14:paraId="5D4A9F3B"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492C2DF" w14:textId="77777777" w:rsidR="00777370" w:rsidRPr="00794639" w:rsidRDefault="00777370" w:rsidP="00076AEF">
            <w:pPr>
              <w:pStyle w:val="TableColumnHead"/>
              <w:spacing w:before="144" w:after="144"/>
            </w:pPr>
            <w:r w:rsidRPr="00794639">
              <w:t>HL7800</w:t>
            </w:r>
          </w:p>
        </w:tc>
      </w:tr>
      <w:tr w:rsidR="00777370" w:rsidRPr="00794639" w14:paraId="78CC9B70" w14:textId="77777777" w:rsidTr="00076AEF">
        <w:trPr>
          <w:trHeight w:val="1008"/>
        </w:trPr>
        <w:tc>
          <w:tcPr>
            <w:tcW w:w="1707" w:type="dxa"/>
          </w:tcPr>
          <w:p w14:paraId="3B9B7B3B" w14:textId="77777777" w:rsidR="00777370" w:rsidRPr="00794639" w:rsidRDefault="00777370" w:rsidP="00953CD3">
            <w:pPr>
              <w:pStyle w:val="TableBody"/>
              <w:rPr>
                <w:i/>
              </w:rPr>
            </w:pPr>
            <w:r w:rsidRPr="00794639">
              <w:rPr>
                <w:i/>
              </w:rPr>
              <w:t>Test command</w:t>
            </w:r>
          </w:p>
          <w:p w14:paraId="56D36392" w14:textId="77777777" w:rsidR="00777370" w:rsidRPr="00794639" w:rsidRDefault="00777370" w:rsidP="00953CD3">
            <w:pPr>
              <w:pStyle w:val="TableBody"/>
            </w:pPr>
          </w:p>
          <w:p w14:paraId="069FA96A" w14:textId="77777777" w:rsidR="00777370" w:rsidRPr="00794639" w:rsidRDefault="00777370" w:rsidP="00953CD3">
            <w:pPr>
              <w:pStyle w:val="TableBody"/>
              <w:rPr>
                <w:u w:val="single"/>
              </w:rPr>
            </w:pPr>
            <w:r w:rsidRPr="00794639">
              <w:rPr>
                <w:u w:val="single"/>
              </w:rPr>
              <w:t>Syntax</w:t>
            </w:r>
          </w:p>
          <w:p w14:paraId="2840CEF6" w14:textId="36330506" w:rsidR="00777370" w:rsidRPr="00794639" w:rsidRDefault="00777370" w:rsidP="00953CD3">
            <w:pPr>
              <w:pStyle w:val="TableBody"/>
              <w:rPr>
                <w:b/>
              </w:rPr>
            </w:pPr>
            <w:r w:rsidRPr="00794639">
              <w:rPr>
                <w:b/>
              </w:rPr>
              <w:t>AT+KRIC=?</w:t>
            </w:r>
          </w:p>
        </w:tc>
        <w:tc>
          <w:tcPr>
            <w:tcW w:w="7290" w:type="dxa"/>
          </w:tcPr>
          <w:p w14:paraId="4FFC7921" w14:textId="77777777" w:rsidR="00777370" w:rsidRPr="00794639" w:rsidRDefault="00777370" w:rsidP="00953CD3">
            <w:pPr>
              <w:pStyle w:val="TableBody"/>
              <w:rPr>
                <w:u w:val="single"/>
              </w:rPr>
            </w:pPr>
          </w:p>
          <w:p w14:paraId="23BFD788" w14:textId="77777777" w:rsidR="00777370" w:rsidRPr="00794639" w:rsidRDefault="00777370" w:rsidP="00953CD3">
            <w:pPr>
              <w:pStyle w:val="TableBody"/>
              <w:rPr>
                <w:u w:val="single"/>
              </w:rPr>
            </w:pPr>
          </w:p>
          <w:p w14:paraId="11BC4F81" w14:textId="77777777" w:rsidR="00777370" w:rsidRPr="00794639" w:rsidRDefault="00777370" w:rsidP="00D817F2">
            <w:pPr>
              <w:autoSpaceDE w:val="0"/>
              <w:autoSpaceDN w:val="0"/>
              <w:adjustRightInd w:val="0"/>
              <w:rPr>
                <w:rFonts w:cs="Arial"/>
                <w:szCs w:val="18"/>
              </w:rPr>
            </w:pPr>
            <w:r w:rsidRPr="00794639">
              <w:rPr>
                <w:rFonts w:cs="Arial"/>
                <w:szCs w:val="18"/>
              </w:rPr>
              <w:t>Response</w:t>
            </w:r>
          </w:p>
          <w:p w14:paraId="1DA08D2E" w14:textId="72120681" w:rsidR="00777370" w:rsidRPr="00794639" w:rsidRDefault="00777370" w:rsidP="000B2FF0">
            <w:pPr>
              <w:autoSpaceDE w:val="0"/>
              <w:autoSpaceDN w:val="0"/>
              <w:adjustRightInd w:val="0"/>
              <w:rPr>
                <w:rFonts w:cs="Arial"/>
                <w:szCs w:val="18"/>
              </w:rPr>
            </w:pPr>
            <w:r w:rsidRPr="00794639">
              <w:rPr>
                <w:rFonts w:cs="Arial"/>
                <w:b/>
                <w:bCs/>
                <w:szCs w:val="18"/>
              </w:rPr>
              <w:t xml:space="preserve">+KRIC: </w:t>
            </w:r>
            <w:r w:rsidRPr="00794639">
              <w:rPr>
                <w:rFonts w:cs="Arial"/>
                <w:szCs w:val="18"/>
              </w:rPr>
              <w:t xml:space="preserve">(list of supported </w:t>
            </w:r>
            <w:r w:rsidRPr="00794639">
              <w:rPr>
                <w:rFonts w:cs="Arial"/>
                <w:b/>
                <w:bCs/>
                <w:szCs w:val="18"/>
              </w:rPr>
              <w:t>&lt;masks&gt;</w:t>
            </w:r>
            <w:r w:rsidRPr="00794639">
              <w:rPr>
                <w:rFonts w:cs="Arial"/>
                <w:szCs w:val="18"/>
              </w:rPr>
              <w:t xml:space="preserve">s),(list of supported </w:t>
            </w:r>
            <w:r w:rsidRPr="00794639">
              <w:rPr>
                <w:rFonts w:cs="Arial"/>
                <w:b/>
                <w:bCs/>
                <w:szCs w:val="18"/>
              </w:rPr>
              <w:t>&lt;shape&gt;</w:t>
            </w:r>
            <w:r w:rsidRPr="00794639">
              <w:rPr>
                <w:rFonts w:cs="Arial"/>
                <w:szCs w:val="18"/>
              </w:rPr>
              <w:t>s),(list of supported</w:t>
            </w:r>
            <w:r w:rsidRPr="00794639">
              <w:rPr>
                <w:rFonts w:cs="Arial"/>
                <w:b/>
                <w:bCs/>
                <w:szCs w:val="18"/>
              </w:rPr>
              <w:t xml:space="preserve"> &lt;pulse duration&gt;</w:t>
            </w:r>
            <w:r w:rsidRPr="00794639">
              <w:rPr>
                <w:rFonts w:cs="Arial"/>
                <w:bCs/>
                <w:szCs w:val="18"/>
              </w:rPr>
              <w:t>s)</w:t>
            </w:r>
            <w:r w:rsidR="009201E0" w:rsidRPr="00794639">
              <w:rPr>
                <w:rFonts w:cs="Arial"/>
                <w:bCs/>
                <w:szCs w:val="18"/>
              </w:rPr>
              <w:t xml:space="preserve">,(list of supported </w:t>
            </w:r>
            <w:r w:rsidR="009201E0" w:rsidRPr="00794639">
              <w:rPr>
                <w:rFonts w:cs="Arial"/>
                <w:b/>
                <w:bCs/>
                <w:szCs w:val="18"/>
              </w:rPr>
              <w:t>&lt;Ri inverse gpio&gt;</w:t>
            </w:r>
            <w:r w:rsidR="009201E0" w:rsidRPr="00794639">
              <w:rPr>
                <w:rFonts w:cs="Arial"/>
                <w:bCs/>
                <w:szCs w:val="18"/>
              </w:rPr>
              <w:t>s)</w:t>
            </w:r>
          </w:p>
          <w:p w14:paraId="617FA43D" w14:textId="3354F096" w:rsidR="00777370" w:rsidRPr="00794639" w:rsidRDefault="00777370" w:rsidP="00953CD3">
            <w:pPr>
              <w:pStyle w:val="TableBody"/>
              <w:rPr>
                <w:b/>
              </w:rPr>
            </w:pPr>
            <w:r w:rsidRPr="00794639">
              <w:rPr>
                <w:b/>
                <w:bCs/>
                <w:szCs w:val="18"/>
              </w:rPr>
              <w:t>OK</w:t>
            </w:r>
          </w:p>
        </w:tc>
      </w:tr>
      <w:tr w:rsidR="00777370" w:rsidRPr="00794639" w14:paraId="0321E718" w14:textId="77777777" w:rsidTr="00076AEF">
        <w:trPr>
          <w:trHeight w:val="1008"/>
        </w:trPr>
        <w:tc>
          <w:tcPr>
            <w:tcW w:w="1707" w:type="dxa"/>
          </w:tcPr>
          <w:p w14:paraId="46AB24B0" w14:textId="77777777" w:rsidR="00777370" w:rsidRPr="00794639" w:rsidRDefault="00777370" w:rsidP="00D817F2">
            <w:pPr>
              <w:pStyle w:val="TableBody"/>
              <w:rPr>
                <w:i/>
              </w:rPr>
            </w:pPr>
            <w:r w:rsidRPr="00794639">
              <w:rPr>
                <w:i/>
              </w:rPr>
              <w:t>Read command</w:t>
            </w:r>
          </w:p>
          <w:p w14:paraId="2EAB4AC8" w14:textId="77777777" w:rsidR="00777370" w:rsidRPr="00794639" w:rsidRDefault="00777370" w:rsidP="000B2FF0">
            <w:pPr>
              <w:pStyle w:val="TableBody"/>
            </w:pPr>
          </w:p>
          <w:p w14:paraId="7C60B923" w14:textId="77777777" w:rsidR="00777370" w:rsidRPr="00794639" w:rsidRDefault="00777370" w:rsidP="00802A2C">
            <w:pPr>
              <w:pStyle w:val="TableBody"/>
              <w:rPr>
                <w:u w:val="single"/>
              </w:rPr>
            </w:pPr>
            <w:r w:rsidRPr="00794639">
              <w:rPr>
                <w:u w:val="single"/>
              </w:rPr>
              <w:t>Syntax</w:t>
            </w:r>
          </w:p>
          <w:p w14:paraId="5F898181" w14:textId="25AB75CB" w:rsidR="00777370" w:rsidRPr="00794639" w:rsidRDefault="00777370" w:rsidP="00953CD3">
            <w:pPr>
              <w:pStyle w:val="TableBody"/>
              <w:rPr>
                <w:i/>
              </w:rPr>
            </w:pPr>
            <w:r w:rsidRPr="00794639">
              <w:rPr>
                <w:b/>
              </w:rPr>
              <w:t>AT+KRIC?</w:t>
            </w:r>
          </w:p>
        </w:tc>
        <w:tc>
          <w:tcPr>
            <w:tcW w:w="7290" w:type="dxa"/>
          </w:tcPr>
          <w:p w14:paraId="3DD2ACCF" w14:textId="77777777" w:rsidR="00777370" w:rsidRPr="00794639" w:rsidRDefault="00777370" w:rsidP="00D817F2">
            <w:pPr>
              <w:pStyle w:val="TableBody"/>
              <w:rPr>
                <w:u w:val="single"/>
              </w:rPr>
            </w:pPr>
          </w:p>
          <w:p w14:paraId="563C66A7" w14:textId="77777777" w:rsidR="00777370" w:rsidRPr="00794639" w:rsidRDefault="00777370" w:rsidP="000B2FF0">
            <w:pPr>
              <w:pStyle w:val="TableBody"/>
              <w:rPr>
                <w:u w:val="single"/>
              </w:rPr>
            </w:pPr>
          </w:p>
          <w:p w14:paraId="663AEC42" w14:textId="77777777" w:rsidR="00777370" w:rsidRPr="00794639" w:rsidRDefault="00777370" w:rsidP="00802A2C">
            <w:pPr>
              <w:autoSpaceDE w:val="0"/>
              <w:autoSpaceDN w:val="0"/>
              <w:adjustRightInd w:val="0"/>
              <w:rPr>
                <w:rFonts w:cs="Arial"/>
                <w:szCs w:val="18"/>
              </w:rPr>
            </w:pPr>
            <w:r w:rsidRPr="00794639">
              <w:rPr>
                <w:rFonts w:cs="Arial"/>
                <w:szCs w:val="18"/>
              </w:rPr>
              <w:t>Response</w:t>
            </w:r>
          </w:p>
          <w:p w14:paraId="7D8686C6" w14:textId="5C20AD50" w:rsidR="00777370" w:rsidRPr="00794639" w:rsidRDefault="00777370" w:rsidP="00E91070">
            <w:pPr>
              <w:autoSpaceDE w:val="0"/>
              <w:autoSpaceDN w:val="0"/>
              <w:adjustRightInd w:val="0"/>
              <w:rPr>
                <w:rFonts w:cs="Arial"/>
                <w:b/>
                <w:bCs/>
                <w:szCs w:val="18"/>
              </w:rPr>
            </w:pPr>
            <w:r w:rsidRPr="00794639">
              <w:rPr>
                <w:rFonts w:cs="Arial"/>
                <w:b/>
                <w:bCs/>
                <w:szCs w:val="18"/>
              </w:rPr>
              <w:t>+KRIC: &lt;masks&gt;,&lt;shape&gt;,&lt;pulse duration&gt;</w:t>
            </w:r>
            <w:r w:rsidR="009201E0" w:rsidRPr="00794639">
              <w:rPr>
                <w:rFonts w:cs="Arial"/>
                <w:b/>
                <w:bCs/>
                <w:szCs w:val="18"/>
              </w:rPr>
              <w:t>,&lt;RI inverse gpio&gt;</w:t>
            </w:r>
          </w:p>
          <w:p w14:paraId="393A0D6D" w14:textId="2CED623A" w:rsidR="00777370" w:rsidRPr="00794639" w:rsidRDefault="00777370" w:rsidP="00953CD3">
            <w:pPr>
              <w:pStyle w:val="TableBody"/>
              <w:rPr>
                <w:u w:val="single"/>
              </w:rPr>
            </w:pPr>
            <w:r w:rsidRPr="00794639">
              <w:rPr>
                <w:b/>
                <w:bCs/>
                <w:szCs w:val="18"/>
              </w:rPr>
              <w:t>OK</w:t>
            </w:r>
          </w:p>
        </w:tc>
      </w:tr>
      <w:tr w:rsidR="00777370" w:rsidRPr="00794639" w14:paraId="3A2A6FBF" w14:textId="77777777" w:rsidTr="00076AEF">
        <w:trPr>
          <w:trHeight w:val="1008"/>
        </w:trPr>
        <w:tc>
          <w:tcPr>
            <w:tcW w:w="1707" w:type="dxa"/>
          </w:tcPr>
          <w:p w14:paraId="090DC928" w14:textId="77777777" w:rsidR="00777370" w:rsidRPr="00794639" w:rsidRDefault="00777370" w:rsidP="00D817F2">
            <w:pPr>
              <w:pStyle w:val="TableBody"/>
              <w:rPr>
                <w:i/>
              </w:rPr>
            </w:pPr>
            <w:r w:rsidRPr="00794639">
              <w:rPr>
                <w:i/>
              </w:rPr>
              <w:t>Write command</w:t>
            </w:r>
          </w:p>
          <w:p w14:paraId="70EAC40B" w14:textId="77777777" w:rsidR="00777370" w:rsidRPr="00794639" w:rsidRDefault="00777370" w:rsidP="000B2FF0">
            <w:pPr>
              <w:pStyle w:val="TableBody"/>
            </w:pPr>
          </w:p>
          <w:p w14:paraId="796FC2E4" w14:textId="77777777" w:rsidR="00777370" w:rsidRPr="00794639" w:rsidRDefault="00777370" w:rsidP="00802A2C">
            <w:pPr>
              <w:pStyle w:val="TableBody"/>
              <w:rPr>
                <w:u w:val="single"/>
              </w:rPr>
            </w:pPr>
            <w:r w:rsidRPr="00794639">
              <w:rPr>
                <w:u w:val="single"/>
              </w:rPr>
              <w:t>Syntax</w:t>
            </w:r>
          </w:p>
          <w:p w14:paraId="59B8CE0D" w14:textId="269D4399" w:rsidR="00777370" w:rsidRPr="00794639" w:rsidRDefault="00777370" w:rsidP="00E91070">
            <w:pPr>
              <w:autoSpaceDE w:val="0"/>
              <w:autoSpaceDN w:val="0"/>
              <w:adjustRightInd w:val="0"/>
              <w:rPr>
                <w:b/>
                <w:bCs/>
                <w:szCs w:val="18"/>
              </w:rPr>
            </w:pPr>
            <w:r w:rsidRPr="00794639">
              <w:rPr>
                <w:rFonts w:cs="Arial"/>
                <w:b/>
                <w:bCs/>
                <w:szCs w:val="18"/>
              </w:rPr>
              <w:t>AT+KRIC=</w:t>
            </w:r>
            <w:r w:rsidRPr="00794639">
              <w:rPr>
                <w:rFonts w:cs="Arial"/>
                <w:b/>
                <w:bCs/>
                <w:szCs w:val="18"/>
              </w:rPr>
              <w:br/>
              <w:t>&lt;mask&gt;</w:t>
            </w:r>
            <w:r w:rsidRPr="00794639">
              <w:rPr>
                <w:rFonts w:cs="Arial"/>
                <w:b/>
                <w:bCs/>
                <w:szCs w:val="18"/>
              </w:rPr>
              <w:br/>
              <w:t>[,&lt;shape&gt;</w:t>
            </w:r>
            <w:r w:rsidRPr="00794639">
              <w:rPr>
                <w:rFonts w:cs="Arial"/>
                <w:b/>
                <w:bCs/>
                <w:szCs w:val="18"/>
              </w:rPr>
              <w:br/>
              <w:t xml:space="preserve">[,&lt;pulse </w:t>
            </w:r>
            <w:r w:rsidRPr="00794639">
              <w:rPr>
                <w:b/>
                <w:bCs/>
                <w:szCs w:val="18"/>
              </w:rPr>
              <w:t>duration&gt;</w:t>
            </w:r>
            <w:r w:rsidR="009201E0" w:rsidRPr="00794639">
              <w:rPr>
                <w:b/>
                <w:bCs/>
                <w:szCs w:val="18"/>
              </w:rPr>
              <w:t>[,&lt;RI inverse gpio]</w:t>
            </w:r>
            <w:r w:rsidRPr="00794639">
              <w:rPr>
                <w:b/>
                <w:bCs/>
                <w:szCs w:val="18"/>
              </w:rPr>
              <w:t>]]</w:t>
            </w:r>
          </w:p>
        </w:tc>
        <w:tc>
          <w:tcPr>
            <w:tcW w:w="7290" w:type="dxa"/>
          </w:tcPr>
          <w:p w14:paraId="69F32E8E" w14:textId="77777777" w:rsidR="00777370" w:rsidRPr="00794639" w:rsidRDefault="00777370" w:rsidP="00F94B3A">
            <w:pPr>
              <w:pStyle w:val="TableBody"/>
              <w:rPr>
                <w:u w:val="single"/>
              </w:rPr>
            </w:pPr>
          </w:p>
          <w:p w14:paraId="314E0069" w14:textId="77777777" w:rsidR="00777370" w:rsidRPr="00794639" w:rsidRDefault="00777370" w:rsidP="00037BF1">
            <w:pPr>
              <w:pStyle w:val="TableBody"/>
              <w:rPr>
                <w:u w:val="single"/>
              </w:rPr>
            </w:pPr>
          </w:p>
          <w:p w14:paraId="18729B88" w14:textId="77777777" w:rsidR="00777370" w:rsidRPr="00794639" w:rsidRDefault="00777370">
            <w:pPr>
              <w:pStyle w:val="TableBody"/>
              <w:rPr>
                <w:u w:val="single"/>
              </w:rPr>
            </w:pPr>
            <w:r w:rsidRPr="00794639">
              <w:rPr>
                <w:u w:val="single"/>
              </w:rPr>
              <w:t>Response</w:t>
            </w:r>
          </w:p>
          <w:p w14:paraId="7FC56CA5" w14:textId="77777777" w:rsidR="00777370" w:rsidRPr="00794639" w:rsidRDefault="00777370">
            <w:pPr>
              <w:pStyle w:val="TableBody"/>
              <w:rPr>
                <w:snapToGrid w:val="0"/>
              </w:rPr>
            </w:pPr>
            <w:r w:rsidRPr="00794639">
              <w:rPr>
                <w:b/>
                <w:snapToGrid w:val="0"/>
              </w:rPr>
              <w:t>OK</w:t>
            </w:r>
          </w:p>
          <w:p w14:paraId="53E5F7A4" w14:textId="77777777" w:rsidR="00777370" w:rsidRPr="00794639" w:rsidRDefault="00777370">
            <w:pPr>
              <w:pStyle w:val="TableBody"/>
              <w:rPr>
                <w:snapToGrid w:val="0"/>
              </w:rPr>
            </w:pPr>
          </w:p>
          <w:p w14:paraId="385A389A" w14:textId="77777777" w:rsidR="00777370" w:rsidRPr="00794639" w:rsidRDefault="00777370">
            <w:pPr>
              <w:pStyle w:val="TableBody"/>
              <w:rPr>
                <w:u w:val="single"/>
                <w:lang w:eastAsia="zh-CN"/>
              </w:rPr>
            </w:pPr>
            <w:r w:rsidRPr="00794639">
              <w:rPr>
                <w:u w:val="single"/>
              </w:rPr>
              <w:t>Parameters</w:t>
            </w:r>
          </w:p>
          <w:p w14:paraId="783A469B" w14:textId="77777777" w:rsidR="00777370" w:rsidRPr="00794639" w:rsidRDefault="00777370">
            <w:pPr>
              <w:pStyle w:val="TableBody"/>
            </w:pPr>
            <w:r w:rsidRPr="00794639">
              <w:rPr>
                <w:b/>
              </w:rPr>
              <w:t>&lt;mask&gt;</w:t>
            </w:r>
            <w:r w:rsidRPr="00794639">
              <w:rPr>
                <w:lang w:eastAsia="zh-CN"/>
              </w:rPr>
              <w:tab/>
            </w:r>
            <w:r w:rsidRPr="00794639">
              <w:t>Use of RI signal</w:t>
            </w:r>
          </w:p>
          <w:p w14:paraId="6EB3A044" w14:textId="77777777" w:rsidR="00777370" w:rsidRPr="00794639" w:rsidRDefault="00777370">
            <w:pPr>
              <w:pStyle w:val="TableBody"/>
            </w:pPr>
            <w:r w:rsidRPr="00794639">
              <w:t>0x00</w:t>
            </w:r>
            <w:r w:rsidRPr="00794639">
              <w:tab/>
              <w:t>RI not used</w:t>
            </w:r>
          </w:p>
          <w:p w14:paraId="7C18498F" w14:textId="1366916D" w:rsidR="00777370" w:rsidRPr="00794639" w:rsidRDefault="00777370">
            <w:pPr>
              <w:pStyle w:val="TableBody"/>
            </w:pPr>
            <w:r w:rsidRPr="00794639">
              <w:t>0x10</w:t>
            </w:r>
            <w:r w:rsidRPr="00794639">
              <w:tab/>
              <w:t>RI activated on network state (</w:t>
            </w:r>
            <w:r w:rsidRPr="00794639">
              <w:rPr>
                <w:rStyle w:val="Code"/>
              </w:rPr>
              <w:t>+CIEV</w:t>
            </w:r>
            <w:r w:rsidRPr="00794639">
              <w:t>)</w:t>
            </w:r>
          </w:p>
          <w:p w14:paraId="4ACAF2B4" w14:textId="77777777" w:rsidR="00777370" w:rsidRPr="00794639" w:rsidRDefault="00777370">
            <w:pPr>
              <w:pStyle w:val="TableBody"/>
            </w:pPr>
            <w:r w:rsidRPr="00794639">
              <w:rPr>
                <w:lang w:eastAsia="zh-CN"/>
              </w:rPr>
              <w:t xml:space="preserve">0x20 </w:t>
            </w:r>
            <w:r w:rsidRPr="00794639">
              <w:tab/>
              <w:t>RI activated on TCP connection request (</w:t>
            </w:r>
            <w:r w:rsidRPr="00794639">
              <w:rPr>
                <w:rStyle w:val="Code"/>
              </w:rPr>
              <w:t>+KTCP_SRVREQ</w:t>
            </w:r>
            <w:r w:rsidRPr="00794639">
              <w:t>)</w:t>
            </w:r>
          </w:p>
          <w:p w14:paraId="66CDB1B0" w14:textId="77777777" w:rsidR="00777370" w:rsidRPr="00794639" w:rsidRDefault="00777370">
            <w:pPr>
              <w:pStyle w:val="TableBody"/>
            </w:pPr>
            <w:r w:rsidRPr="00794639">
              <w:t>0x40</w:t>
            </w:r>
            <w:r w:rsidRPr="00794639">
              <w:tab/>
              <w:t>RI activated on TCP Data reception (</w:t>
            </w:r>
            <w:r w:rsidRPr="00794639">
              <w:rPr>
                <w:rStyle w:val="Code"/>
              </w:rPr>
              <w:t>+KTCP_DATA</w:t>
            </w:r>
            <w:r w:rsidRPr="00794639">
              <w:t>)</w:t>
            </w:r>
          </w:p>
          <w:p w14:paraId="7C26A605" w14:textId="77777777" w:rsidR="00777370" w:rsidRPr="00794639" w:rsidRDefault="00777370">
            <w:pPr>
              <w:pStyle w:val="TableBody"/>
            </w:pPr>
            <w:r w:rsidRPr="00794639">
              <w:t>0x80</w:t>
            </w:r>
            <w:r w:rsidRPr="00794639">
              <w:tab/>
              <w:t>RI activated on UDP Data reception (</w:t>
            </w:r>
            <w:r w:rsidRPr="00794639">
              <w:rPr>
                <w:rStyle w:val="Code"/>
              </w:rPr>
              <w:t>+KUDP_DATA</w:t>
            </w:r>
            <w:r w:rsidRPr="00794639">
              <w:t>)</w:t>
            </w:r>
          </w:p>
          <w:p w14:paraId="71BBFC09" w14:textId="77777777" w:rsidR="00777370" w:rsidRPr="00794639" w:rsidRDefault="00777370">
            <w:pPr>
              <w:pStyle w:val="TableBody"/>
              <w:rPr>
                <w:lang w:eastAsia="zh-CN"/>
              </w:rPr>
            </w:pPr>
          </w:p>
          <w:p w14:paraId="258FD9FD" w14:textId="4F547C02" w:rsidR="00777370" w:rsidRPr="00794639" w:rsidRDefault="00777370">
            <w:pPr>
              <w:pStyle w:val="TableBody"/>
            </w:pPr>
            <w:r w:rsidRPr="00794639">
              <w:rPr>
                <w:b/>
              </w:rPr>
              <w:t>&lt;shape&gt;</w:t>
            </w:r>
            <w:r w:rsidRPr="00794639">
              <w:rPr>
                <w:lang w:eastAsia="zh-CN"/>
              </w:rPr>
              <w:tab/>
              <w:t>S</w:t>
            </w:r>
            <w:r w:rsidRPr="00794639">
              <w:t>ignal shape – only available for incoming calls</w:t>
            </w:r>
          </w:p>
          <w:p w14:paraId="1AAA82CC" w14:textId="77F886B9" w:rsidR="00777370" w:rsidRPr="00794639" w:rsidRDefault="00777370">
            <w:pPr>
              <w:pStyle w:val="TableBody"/>
            </w:pPr>
            <w:r w:rsidRPr="00794639">
              <w:t>0</w:t>
            </w:r>
            <w:r w:rsidRPr="00794639">
              <w:tab/>
              <w:t xml:space="preserve">Repeat pulses. The total length of the pulse is equivalent to the transfer of the </w:t>
            </w:r>
            <w:r w:rsidRPr="00794639">
              <w:tab/>
              <w:t>RING or CRING notification</w:t>
            </w:r>
          </w:p>
          <w:p w14:paraId="1A689551" w14:textId="77777777" w:rsidR="00777370" w:rsidRPr="00794639" w:rsidRDefault="00777370">
            <w:pPr>
              <w:pStyle w:val="TableBody"/>
            </w:pPr>
          </w:p>
          <w:p w14:paraId="46C7AC3C" w14:textId="31A4792B" w:rsidR="009201E0" w:rsidRPr="00794639" w:rsidRDefault="00777370">
            <w:pPr>
              <w:pStyle w:val="TableBody"/>
            </w:pPr>
            <w:r w:rsidRPr="00794639">
              <w:rPr>
                <w:b/>
              </w:rPr>
              <w:t>&lt;pulse duration&gt;</w:t>
            </w:r>
            <w:r w:rsidRPr="00794639">
              <w:tab/>
            </w:r>
            <w:r w:rsidRPr="00794639">
              <w:rPr>
                <w:u w:val="single"/>
              </w:rPr>
              <w:t>1</w:t>
            </w:r>
            <w:r w:rsidRPr="00794639">
              <w:t xml:space="preserve"> – 5</w:t>
            </w:r>
            <w:r w:rsidRPr="00794639">
              <w:tab/>
              <w:t>RI pulse durations in seconds</w:t>
            </w:r>
          </w:p>
          <w:p w14:paraId="60C4A06B" w14:textId="77777777" w:rsidR="009201E0" w:rsidRPr="00794639" w:rsidRDefault="009201E0">
            <w:pPr>
              <w:pStyle w:val="TableBody"/>
            </w:pPr>
          </w:p>
          <w:p w14:paraId="7517D3B3" w14:textId="77777777" w:rsidR="009201E0" w:rsidRPr="00794639" w:rsidRDefault="009201E0">
            <w:pPr>
              <w:pStyle w:val="TableBody"/>
            </w:pPr>
            <w:commentRangeStart w:id="3982"/>
            <w:r w:rsidRPr="00794639">
              <w:rPr>
                <w:b/>
              </w:rPr>
              <w:t>&lt;RI inverse gpio&gt;</w:t>
            </w:r>
            <w:r w:rsidRPr="00794639">
              <w:tab/>
              <w:t>GPIO number to notify event instead of RI</w:t>
            </w:r>
          </w:p>
          <w:p w14:paraId="30380044" w14:textId="77777777" w:rsidR="009201E0" w:rsidRPr="00794639" w:rsidRDefault="009201E0">
            <w:pPr>
              <w:pStyle w:val="TableBody"/>
            </w:pPr>
            <w:r w:rsidRPr="00794639">
              <w:t>0</w:t>
            </w:r>
            <w:r w:rsidRPr="00794639">
              <w:tab/>
              <w:t>Event notified on RI pin</w:t>
            </w:r>
          </w:p>
          <w:p w14:paraId="21C5BE83" w14:textId="0ECBC5D4" w:rsidR="009201E0" w:rsidRPr="00794639" w:rsidRDefault="009201E0">
            <w:pPr>
              <w:pStyle w:val="TableBody"/>
            </w:pPr>
            <w:r w:rsidRPr="00794639">
              <w:t>2</w:t>
            </w:r>
            <w:r w:rsidRPr="00794639">
              <w:tab/>
              <w:t>Event notified on GPIO2</w:t>
            </w:r>
            <w:commentRangeEnd w:id="3982"/>
            <w:r w:rsidR="00B130B9" w:rsidRPr="00794639">
              <w:rPr>
                <w:rStyle w:val="CommentReference"/>
                <w:rFonts w:ascii="Verdana" w:hAnsi="Verdana" w:cs="Times New Roman"/>
                <w:lang w:eastAsia="en-US"/>
              </w:rPr>
              <w:commentReference w:id="3982"/>
            </w:r>
          </w:p>
        </w:tc>
      </w:tr>
      <w:tr w:rsidR="00777370" w:rsidRPr="00794639" w14:paraId="0FD791DB" w14:textId="77777777" w:rsidTr="00076AEF">
        <w:trPr>
          <w:trHeight w:val="1008"/>
        </w:trPr>
        <w:tc>
          <w:tcPr>
            <w:tcW w:w="1707" w:type="dxa"/>
          </w:tcPr>
          <w:p w14:paraId="5C03412B" w14:textId="77777777" w:rsidR="00777370" w:rsidRPr="00794639" w:rsidRDefault="00777370" w:rsidP="00777370">
            <w:pPr>
              <w:pStyle w:val="TableBody"/>
              <w:rPr>
                <w:szCs w:val="18"/>
              </w:rPr>
            </w:pPr>
            <w:r w:rsidRPr="00794639">
              <w:rPr>
                <w:szCs w:val="18"/>
                <w:u w:val="single"/>
              </w:rPr>
              <w:lastRenderedPageBreak/>
              <w:t>Reference</w:t>
            </w:r>
          </w:p>
          <w:p w14:paraId="0E3C180D" w14:textId="03E7FAD2" w:rsidR="00777370" w:rsidRPr="00794639" w:rsidRDefault="00777370" w:rsidP="00777370">
            <w:pPr>
              <w:pStyle w:val="TableBody"/>
              <w:rPr>
                <w:u w:val="single"/>
              </w:rPr>
            </w:pPr>
            <w:r w:rsidRPr="00794639">
              <w:rPr>
                <w:szCs w:val="18"/>
              </w:rPr>
              <w:t>Sierra Wireless Proprietary</w:t>
            </w:r>
          </w:p>
        </w:tc>
        <w:tc>
          <w:tcPr>
            <w:tcW w:w="7290" w:type="dxa"/>
          </w:tcPr>
          <w:p w14:paraId="758E08DA" w14:textId="77777777" w:rsidR="00777370" w:rsidRPr="00794639" w:rsidRDefault="00777370" w:rsidP="00777370">
            <w:pPr>
              <w:pStyle w:val="TableBody"/>
              <w:rPr>
                <w:szCs w:val="18"/>
                <w:lang w:eastAsia="zh-CN"/>
              </w:rPr>
            </w:pPr>
            <w:r w:rsidRPr="00794639">
              <w:rPr>
                <w:szCs w:val="18"/>
                <w:u w:val="single"/>
              </w:rPr>
              <w:t>Notes</w:t>
            </w:r>
          </w:p>
          <w:p w14:paraId="64F686BC" w14:textId="77777777" w:rsidR="00777370" w:rsidRPr="00DF20AD" w:rsidRDefault="00777370" w:rsidP="00170927">
            <w:pPr>
              <w:pStyle w:val="tablebody0"/>
              <w:numPr>
                <w:ilvl w:val="0"/>
                <w:numId w:val="463"/>
              </w:numPr>
              <w:rPr>
                <w:lang w:val="en-US"/>
              </w:rPr>
            </w:pPr>
            <w:r w:rsidRPr="00794639">
              <w:rPr>
                <w:lang w:val="en-US"/>
              </w:rPr>
              <w:t>The current configuration is kept in non-volatile memory after a reset.</w:t>
            </w:r>
          </w:p>
          <w:p w14:paraId="609BB7BB" w14:textId="5062435C" w:rsidR="00777370" w:rsidRPr="00DF20AD" w:rsidRDefault="00777370" w:rsidP="00170927">
            <w:pPr>
              <w:pStyle w:val="tablebody0"/>
              <w:numPr>
                <w:ilvl w:val="0"/>
                <w:numId w:val="463"/>
              </w:numPr>
              <w:rPr>
                <w:lang w:val="en-US"/>
              </w:rPr>
            </w:pPr>
            <w:r w:rsidRPr="00794639">
              <w:rPr>
                <w:lang w:val="en-US"/>
              </w:rPr>
              <w:t>Write command is only sent once to define the RI behavior.</w:t>
            </w:r>
          </w:p>
          <w:p w14:paraId="50E46E2E" w14:textId="0C0D42CA" w:rsidR="00777370" w:rsidRPr="00DF20AD" w:rsidRDefault="00777370" w:rsidP="00170927">
            <w:pPr>
              <w:pStyle w:val="tablebody0"/>
              <w:numPr>
                <w:ilvl w:val="0"/>
                <w:numId w:val="463"/>
              </w:numPr>
              <w:rPr>
                <w:lang w:val="en-US"/>
              </w:rPr>
            </w:pPr>
            <w:r w:rsidRPr="00794639">
              <w:rPr>
                <w:lang w:val="en-US"/>
              </w:rPr>
              <w:t>Do not use the command during an incoming call, etc.</w:t>
            </w:r>
          </w:p>
          <w:p w14:paraId="6663AE1B" w14:textId="392F9F5C" w:rsidR="00777370" w:rsidRPr="00DF20AD" w:rsidRDefault="00777370" w:rsidP="00170927">
            <w:pPr>
              <w:pStyle w:val="tablebody0"/>
              <w:numPr>
                <w:ilvl w:val="0"/>
                <w:numId w:val="463"/>
              </w:numPr>
              <w:rPr>
                <w:lang w:val="en-US"/>
              </w:rPr>
            </w:pPr>
            <w:r w:rsidRPr="00794639">
              <w:rPr>
                <w:lang w:val="en-US"/>
              </w:rPr>
              <w:t xml:space="preserve">This command can be used </w:t>
            </w:r>
            <w:r w:rsidRPr="000656F8">
              <w:rPr>
                <w:lang w:val="en-US"/>
              </w:rPr>
              <w:t>without a SIM.</w:t>
            </w:r>
          </w:p>
          <w:p w14:paraId="7F1A9BFF" w14:textId="5D83681B" w:rsidR="00777370" w:rsidRPr="000656F8" w:rsidRDefault="00777370" w:rsidP="00777370">
            <w:pPr>
              <w:pStyle w:val="tablebody0"/>
              <w:numPr>
                <w:ilvl w:val="0"/>
                <w:numId w:val="463"/>
              </w:numPr>
              <w:rPr>
                <w:u w:val="single"/>
                <w:lang w:val="en-US"/>
              </w:rPr>
            </w:pPr>
            <w:r w:rsidRPr="00794639">
              <w:rPr>
                <w:lang w:val="en-US"/>
              </w:rPr>
              <w:t>If &lt;shape&gt; is omitted, the previously saved value will be used.</w:t>
            </w:r>
          </w:p>
          <w:p w14:paraId="1CCFD6ED" w14:textId="77777777" w:rsidR="00536909" w:rsidRPr="00DF20AD" w:rsidRDefault="00777370" w:rsidP="00170927">
            <w:pPr>
              <w:pStyle w:val="tablebody0"/>
              <w:numPr>
                <w:ilvl w:val="0"/>
                <w:numId w:val="463"/>
              </w:numPr>
              <w:rPr>
                <w:lang w:val="en-US"/>
              </w:rPr>
            </w:pPr>
            <w:r w:rsidRPr="00B27D80">
              <w:rPr>
                <w:lang w:val="en-US"/>
              </w:rPr>
              <w:t xml:space="preserve">When a specified event occurs, the RI is asserted for the defined length of time then it is de-asserted. If multiple events happen during an assertion, the time for assert will </w:t>
            </w:r>
            <w:r w:rsidRPr="007E4A1F">
              <w:rPr>
                <w:lang w:val="en-US"/>
              </w:rPr>
              <w:t xml:space="preserve">be extended. For example, if a second RI event occurs before the RI signal is de-asserted, the RI signal will be kept asserted for &lt;pulse_duration&gt; time after this second RI event. In this scenario, the RI pulse could exceed the time that </w:t>
            </w:r>
            <w:r w:rsidRPr="00DF20AD">
              <w:rPr>
                <w:rStyle w:val="Code"/>
                <w:lang w:val="en-US"/>
              </w:rPr>
              <w:t>+KRIC</w:t>
            </w:r>
            <w:r w:rsidRPr="00794639">
              <w:rPr>
                <w:lang w:val="en-US"/>
              </w:rPr>
              <w:t xml:space="preserve"> was set for</w:t>
            </w:r>
            <w:r w:rsidRPr="000656F8">
              <w:rPr>
                <w:lang w:val="en-US"/>
              </w:rPr>
              <w:t xml:space="preserve"> </w:t>
            </w:r>
            <w:r w:rsidRPr="00B27D80">
              <w:rPr>
                <w:lang w:val="en-US"/>
              </w:rPr>
              <w:t>a single event.</w:t>
            </w:r>
          </w:p>
          <w:p w14:paraId="32736432" w14:textId="56FF3565" w:rsidR="009201E0" w:rsidRPr="00DF20AD" w:rsidRDefault="009201E0" w:rsidP="00170927">
            <w:pPr>
              <w:pStyle w:val="tablebody0"/>
              <w:numPr>
                <w:ilvl w:val="0"/>
                <w:numId w:val="463"/>
              </w:numPr>
              <w:rPr>
                <w:lang w:val="en-US"/>
              </w:rPr>
            </w:pPr>
            <w:commentRangeStart w:id="3983"/>
            <w:r w:rsidRPr="00DF20AD">
              <w:rPr>
                <w:lang w:val="en-US"/>
              </w:rPr>
              <w:t>When the event is notified on GPIO2 instead of the RI pin, the GPIO is active low so the pulse goes from low voltage level to high voltage level then low voltage level. Whereas when the RI pin is active low, the pulse on RI goes from high voltage level to low voltage level then high voltage level.</w:t>
            </w:r>
            <w:commentRangeEnd w:id="3983"/>
            <w:r w:rsidR="00B130B9" w:rsidRPr="00794639">
              <w:rPr>
                <w:rStyle w:val="CommentReference"/>
                <w:rFonts w:ascii="Verdana" w:eastAsia="Times New Roman" w:hAnsi="Verdana" w:cs="Times New Roman"/>
                <w:lang w:val="en-US" w:eastAsia="en-US"/>
              </w:rPr>
              <w:commentReference w:id="3983"/>
            </w:r>
          </w:p>
        </w:tc>
      </w:tr>
    </w:tbl>
    <w:p w14:paraId="3BA1A493" w14:textId="00389F24" w:rsidR="00536909" w:rsidRPr="00794639" w:rsidRDefault="00536909" w:rsidP="00536909">
      <w:pPr>
        <w:pStyle w:val="Heading2"/>
      </w:pPr>
      <w:bookmarkStart w:id="3984" w:name="_Ref520814591"/>
      <w:bookmarkStart w:id="3985" w:name="_Toc531700611"/>
      <w:r w:rsidRPr="00794639">
        <w:t>+CPOF Command: Power Off</w:t>
      </w:r>
      <w:bookmarkEnd w:id="3984"/>
      <w:bookmarkEnd w:id="3985"/>
    </w:p>
    <w:tbl>
      <w:tblPr>
        <w:tblStyle w:val="TableSWIleft"/>
        <w:tblW w:w="8997" w:type="dxa"/>
        <w:tblLayout w:type="fixed"/>
        <w:tblLook w:val="04A0" w:firstRow="1" w:lastRow="0" w:firstColumn="1" w:lastColumn="0" w:noHBand="0" w:noVBand="1"/>
      </w:tblPr>
      <w:tblGrid>
        <w:gridCol w:w="1707"/>
        <w:gridCol w:w="7290"/>
      </w:tblGrid>
      <w:tr w:rsidR="00536909" w:rsidRPr="00794639" w14:paraId="282B5CF0"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3337564" w14:textId="77777777" w:rsidR="00536909" w:rsidRPr="00794639" w:rsidRDefault="00536909" w:rsidP="00076AEF">
            <w:pPr>
              <w:pStyle w:val="TableColumnHead"/>
              <w:spacing w:before="144" w:after="144"/>
            </w:pPr>
            <w:r w:rsidRPr="00794639">
              <w:t>HL7800</w:t>
            </w:r>
          </w:p>
        </w:tc>
      </w:tr>
      <w:tr w:rsidR="00536909" w:rsidRPr="00794639" w14:paraId="4321A1F2" w14:textId="77777777" w:rsidTr="00076AEF">
        <w:trPr>
          <w:trHeight w:val="1008"/>
        </w:trPr>
        <w:tc>
          <w:tcPr>
            <w:tcW w:w="1707" w:type="dxa"/>
          </w:tcPr>
          <w:p w14:paraId="71409C87" w14:textId="77777777" w:rsidR="00536909" w:rsidRPr="00794639" w:rsidRDefault="00536909" w:rsidP="00536909">
            <w:pPr>
              <w:pStyle w:val="TableBody"/>
              <w:rPr>
                <w:i/>
              </w:rPr>
            </w:pPr>
            <w:r w:rsidRPr="00794639">
              <w:rPr>
                <w:i/>
              </w:rPr>
              <w:t>Execute</w:t>
            </w:r>
            <w:r w:rsidRPr="00794639">
              <w:t xml:space="preserve"> </w:t>
            </w:r>
            <w:r w:rsidRPr="00794639">
              <w:rPr>
                <w:i/>
              </w:rPr>
              <w:t>command</w:t>
            </w:r>
          </w:p>
          <w:p w14:paraId="56C1C8E6" w14:textId="77777777" w:rsidR="00536909" w:rsidRPr="00794639" w:rsidRDefault="00536909" w:rsidP="00536909">
            <w:pPr>
              <w:pStyle w:val="TableBody"/>
              <w:rPr>
                <w:i/>
              </w:rPr>
            </w:pPr>
          </w:p>
          <w:p w14:paraId="63450215" w14:textId="77777777" w:rsidR="00536909" w:rsidRPr="00794639" w:rsidRDefault="00536909" w:rsidP="00536909">
            <w:pPr>
              <w:pStyle w:val="TableBody"/>
              <w:rPr>
                <w:u w:val="single"/>
              </w:rPr>
            </w:pPr>
            <w:r w:rsidRPr="00794639">
              <w:rPr>
                <w:u w:val="single"/>
              </w:rPr>
              <w:t>Syntax</w:t>
            </w:r>
          </w:p>
          <w:p w14:paraId="5D098D37" w14:textId="696DDA5C" w:rsidR="00536909" w:rsidRPr="00794639" w:rsidRDefault="00536909" w:rsidP="00536909">
            <w:pPr>
              <w:pStyle w:val="TableBody"/>
              <w:keepNext/>
              <w:rPr>
                <w:b/>
              </w:rPr>
            </w:pPr>
            <w:r w:rsidRPr="00794639">
              <w:rPr>
                <w:b/>
              </w:rPr>
              <w:t>AT+CPOF</w:t>
            </w:r>
          </w:p>
        </w:tc>
        <w:tc>
          <w:tcPr>
            <w:tcW w:w="7290" w:type="dxa"/>
          </w:tcPr>
          <w:p w14:paraId="703397A2" w14:textId="77777777" w:rsidR="00536909" w:rsidRPr="00794639" w:rsidRDefault="00536909" w:rsidP="00536909">
            <w:pPr>
              <w:pStyle w:val="TableBody"/>
              <w:rPr>
                <w:u w:val="single"/>
              </w:rPr>
            </w:pPr>
          </w:p>
          <w:p w14:paraId="064D1FE3" w14:textId="77777777" w:rsidR="00536909" w:rsidRPr="00794639" w:rsidRDefault="00536909" w:rsidP="00536909">
            <w:pPr>
              <w:pStyle w:val="TableBody"/>
              <w:rPr>
                <w:u w:val="single"/>
              </w:rPr>
            </w:pPr>
          </w:p>
          <w:p w14:paraId="57CCE8A8" w14:textId="77777777" w:rsidR="00536909" w:rsidRPr="00794639" w:rsidRDefault="00536909" w:rsidP="00536909">
            <w:pPr>
              <w:pStyle w:val="TableBody"/>
              <w:rPr>
                <w:snapToGrid w:val="0"/>
              </w:rPr>
            </w:pPr>
            <w:r w:rsidRPr="00794639">
              <w:rPr>
                <w:u w:val="single"/>
              </w:rPr>
              <w:t>Response</w:t>
            </w:r>
          </w:p>
          <w:p w14:paraId="023EED48" w14:textId="6B0660C7" w:rsidR="00536909" w:rsidRPr="00794639" w:rsidRDefault="00536909" w:rsidP="00536909">
            <w:pPr>
              <w:pStyle w:val="TableBody"/>
              <w:keepNext/>
              <w:rPr>
                <w:b/>
              </w:rPr>
            </w:pPr>
            <w:r w:rsidRPr="00794639">
              <w:rPr>
                <w:b/>
              </w:rPr>
              <w:t>OK</w:t>
            </w:r>
          </w:p>
        </w:tc>
      </w:tr>
      <w:tr w:rsidR="00536909" w:rsidRPr="00794639" w14:paraId="57BBEE2F" w14:textId="77777777" w:rsidTr="00170927">
        <w:trPr>
          <w:trHeight w:val="49"/>
        </w:trPr>
        <w:tc>
          <w:tcPr>
            <w:tcW w:w="0" w:type="dxa"/>
          </w:tcPr>
          <w:p w14:paraId="64F9BE5C" w14:textId="44E12C5E" w:rsidR="00536909" w:rsidRPr="00794639" w:rsidRDefault="00536909" w:rsidP="00BB4174">
            <w:pPr>
              <w:pStyle w:val="TableBody"/>
              <w:rPr>
                <w:i/>
              </w:rPr>
            </w:pPr>
            <w:r w:rsidRPr="00794639">
              <w:rPr>
                <w:u w:val="single"/>
              </w:rPr>
              <w:t>Notes</w:t>
            </w:r>
          </w:p>
        </w:tc>
        <w:tc>
          <w:tcPr>
            <w:tcW w:w="0" w:type="dxa"/>
          </w:tcPr>
          <w:p w14:paraId="1CF50199" w14:textId="77777777" w:rsidR="00536909" w:rsidRPr="00794639" w:rsidRDefault="00536909" w:rsidP="00536909">
            <w:pPr>
              <w:pStyle w:val="TableBody"/>
              <w:numPr>
                <w:ilvl w:val="0"/>
                <w:numId w:val="464"/>
              </w:numPr>
            </w:pPr>
            <w:r w:rsidRPr="00794639">
              <w:t>This command powers the module off.</w:t>
            </w:r>
          </w:p>
          <w:p w14:paraId="0E2AA2A9" w14:textId="7CF9FDB1" w:rsidR="00536909" w:rsidRPr="00794639" w:rsidRDefault="00536909" w:rsidP="00536909">
            <w:pPr>
              <w:pStyle w:val="TableBody"/>
              <w:numPr>
                <w:ilvl w:val="0"/>
                <w:numId w:val="464"/>
              </w:numPr>
              <w:rPr>
                <w:u w:val="single"/>
              </w:rPr>
            </w:pPr>
            <w:r w:rsidRPr="00794639">
              <w:rPr>
                <w:rStyle w:val="Code"/>
              </w:rPr>
              <w:t>OK</w:t>
            </w:r>
            <w:r w:rsidRPr="00794639">
              <w:t xml:space="preserve"> is immediately returned before the power off sequence.</w:t>
            </w:r>
          </w:p>
          <w:p w14:paraId="5C08C6B5" w14:textId="627FA77A" w:rsidR="00536909" w:rsidRPr="00794639" w:rsidRDefault="00536909" w:rsidP="00170927">
            <w:pPr>
              <w:pStyle w:val="TableBody"/>
              <w:numPr>
                <w:ilvl w:val="0"/>
                <w:numId w:val="464"/>
              </w:numPr>
              <w:rPr>
                <w:u w:val="single"/>
              </w:rPr>
            </w:pPr>
            <w:r w:rsidRPr="00794639">
              <w:t>The only way to wake the module up is to set the WAKEUP pin high.</w:t>
            </w:r>
          </w:p>
        </w:tc>
      </w:tr>
    </w:tbl>
    <w:p w14:paraId="131F2863" w14:textId="7F5B3169" w:rsidR="00536909" w:rsidRPr="00794639" w:rsidRDefault="00536909" w:rsidP="00536909">
      <w:pPr>
        <w:pStyle w:val="Heading2"/>
      </w:pPr>
      <w:bookmarkStart w:id="3986" w:name="_Ref520814592"/>
      <w:bookmarkStart w:id="3987" w:name="_Toc531700612"/>
      <w:r w:rsidRPr="00794639">
        <w:t>+CPWROFF Command: Power Off</w:t>
      </w:r>
      <w:bookmarkEnd w:id="3986"/>
      <w:bookmarkEnd w:id="3987"/>
    </w:p>
    <w:tbl>
      <w:tblPr>
        <w:tblStyle w:val="TableSWIleft"/>
        <w:tblW w:w="8997" w:type="dxa"/>
        <w:tblLayout w:type="fixed"/>
        <w:tblLook w:val="04A0" w:firstRow="1" w:lastRow="0" w:firstColumn="1" w:lastColumn="0" w:noHBand="0" w:noVBand="1"/>
      </w:tblPr>
      <w:tblGrid>
        <w:gridCol w:w="1707"/>
        <w:gridCol w:w="7290"/>
      </w:tblGrid>
      <w:tr w:rsidR="00536909" w:rsidRPr="00794639" w14:paraId="65EBD3CD"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D5D0DEC" w14:textId="77777777" w:rsidR="00536909" w:rsidRPr="00794639" w:rsidRDefault="00536909" w:rsidP="00076AEF">
            <w:pPr>
              <w:pStyle w:val="TableColumnHead"/>
              <w:spacing w:before="144" w:after="144"/>
            </w:pPr>
            <w:r w:rsidRPr="00794639">
              <w:t>HL7800</w:t>
            </w:r>
          </w:p>
        </w:tc>
      </w:tr>
      <w:tr w:rsidR="00536909" w:rsidRPr="00794639" w14:paraId="45A0FE4D" w14:textId="77777777" w:rsidTr="00076AEF">
        <w:trPr>
          <w:trHeight w:val="1008"/>
        </w:trPr>
        <w:tc>
          <w:tcPr>
            <w:tcW w:w="1707" w:type="dxa"/>
          </w:tcPr>
          <w:p w14:paraId="59B7D7B8" w14:textId="77777777" w:rsidR="00536909" w:rsidRPr="00794639" w:rsidRDefault="00536909" w:rsidP="00536909">
            <w:pPr>
              <w:pStyle w:val="TableBody"/>
              <w:rPr>
                <w:i/>
              </w:rPr>
            </w:pPr>
            <w:r w:rsidRPr="00794639">
              <w:rPr>
                <w:i/>
              </w:rPr>
              <w:t>Test command</w:t>
            </w:r>
          </w:p>
          <w:p w14:paraId="7CDB9278" w14:textId="77777777" w:rsidR="00536909" w:rsidRPr="00794639" w:rsidRDefault="00536909" w:rsidP="00536909">
            <w:pPr>
              <w:pStyle w:val="TableBody"/>
            </w:pPr>
          </w:p>
          <w:p w14:paraId="0E8F03A0" w14:textId="77777777" w:rsidR="00536909" w:rsidRPr="00794639" w:rsidRDefault="00536909" w:rsidP="00536909">
            <w:pPr>
              <w:pStyle w:val="TableBody"/>
              <w:rPr>
                <w:u w:val="single"/>
              </w:rPr>
            </w:pPr>
            <w:r w:rsidRPr="00794639">
              <w:rPr>
                <w:u w:val="single"/>
              </w:rPr>
              <w:t>Syntax</w:t>
            </w:r>
          </w:p>
          <w:p w14:paraId="765BCE03" w14:textId="1F8AD8AF" w:rsidR="00536909" w:rsidRPr="00794639" w:rsidRDefault="00536909" w:rsidP="00536909">
            <w:pPr>
              <w:pStyle w:val="TableBody"/>
              <w:keepNext/>
              <w:rPr>
                <w:b/>
              </w:rPr>
            </w:pPr>
            <w:r w:rsidRPr="00794639">
              <w:rPr>
                <w:b/>
              </w:rPr>
              <w:t>AT+CPWROFF=?</w:t>
            </w:r>
          </w:p>
        </w:tc>
        <w:tc>
          <w:tcPr>
            <w:tcW w:w="7290" w:type="dxa"/>
          </w:tcPr>
          <w:p w14:paraId="144D58F4" w14:textId="77777777" w:rsidR="00536909" w:rsidRPr="00794639" w:rsidRDefault="00536909" w:rsidP="00536909">
            <w:pPr>
              <w:pStyle w:val="TableBody"/>
              <w:rPr>
                <w:u w:val="single"/>
              </w:rPr>
            </w:pPr>
          </w:p>
          <w:p w14:paraId="765A3D50" w14:textId="77777777" w:rsidR="00536909" w:rsidRPr="00794639" w:rsidRDefault="00536909" w:rsidP="00536909">
            <w:pPr>
              <w:pStyle w:val="TableBody"/>
              <w:rPr>
                <w:u w:val="single"/>
              </w:rPr>
            </w:pPr>
          </w:p>
          <w:p w14:paraId="7EEF1A7F" w14:textId="77777777" w:rsidR="00536909" w:rsidRPr="00794639" w:rsidRDefault="00536909" w:rsidP="00536909">
            <w:pPr>
              <w:pStyle w:val="TableBody"/>
              <w:rPr>
                <w:u w:val="single"/>
              </w:rPr>
            </w:pPr>
            <w:r w:rsidRPr="00794639">
              <w:rPr>
                <w:u w:val="single"/>
              </w:rPr>
              <w:t>Response</w:t>
            </w:r>
          </w:p>
          <w:p w14:paraId="5BB83A4A" w14:textId="35D884D4" w:rsidR="00536909" w:rsidRPr="00794639" w:rsidRDefault="00536909" w:rsidP="00536909">
            <w:pPr>
              <w:pStyle w:val="TableBody"/>
              <w:keepNext/>
              <w:rPr>
                <w:b/>
              </w:rPr>
            </w:pPr>
            <w:r w:rsidRPr="00794639">
              <w:rPr>
                <w:b/>
              </w:rPr>
              <w:t>OK</w:t>
            </w:r>
          </w:p>
        </w:tc>
      </w:tr>
      <w:tr w:rsidR="00536909" w:rsidRPr="00794639" w14:paraId="0D4C89D2" w14:textId="77777777" w:rsidTr="00076AEF">
        <w:trPr>
          <w:trHeight w:val="1008"/>
        </w:trPr>
        <w:tc>
          <w:tcPr>
            <w:tcW w:w="1707" w:type="dxa"/>
          </w:tcPr>
          <w:p w14:paraId="4C500359" w14:textId="77777777" w:rsidR="00536909" w:rsidRPr="00794639" w:rsidRDefault="00536909" w:rsidP="00536909">
            <w:pPr>
              <w:pStyle w:val="TableBody"/>
              <w:rPr>
                <w:i/>
              </w:rPr>
            </w:pPr>
            <w:r w:rsidRPr="00794639">
              <w:rPr>
                <w:i/>
              </w:rPr>
              <w:t>Execute command</w:t>
            </w:r>
          </w:p>
          <w:p w14:paraId="349D40CE" w14:textId="77777777" w:rsidR="00536909" w:rsidRPr="00794639" w:rsidRDefault="00536909" w:rsidP="00536909">
            <w:pPr>
              <w:pStyle w:val="TableBody"/>
            </w:pPr>
          </w:p>
          <w:p w14:paraId="0FCBDFA7" w14:textId="77777777" w:rsidR="00536909" w:rsidRPr="00794639" w:rsidRDefault="00536909" w:rsidP="00536909">
            <w:pPr>
              <w:pStyle w:val="TableBody"/>
              <w:rPr>
                <w:u w:val="single"/>
              </w:rPr>
            </w:pPr>
            <w:r w:rsidRPr="00794639">
              <w:rPr>
                <w:u w:val="single"/>
              </w:rPr>
              <w:t>Syntax</w:t>
            </w:r>
          </w:p>
          <w:p w14:paraId="28B2DD94" w14:textId="1B4FC1B8" w:rsidR="00536909" w:rsidRPr="00794639" w:rsidRDefault="00536909" w:rsidP="00536909">
            <w:pPr>
              <w:pStyle w:val="TableBody"/>
              <w:rPr>
                <w:i/>
              </w:rPr>
            </w:pPr>
            <w:r w:rsidRPr="00794639">
              <w:rPr>
                <w:b/>
              </w:rPr>
              <w:t>AT+CPWROFF</w:t>
            </w:r>
            <w:r w:rsidRPr="00794639">
              <w:rPr>
                <w:b/>
              </w:rPr>
              <w:br/>
              <w:t>[=&lt;mode&gt;]</w:t>
            </w:r>
          </w:p>
        </w:tc>
        <w:tc>
          <w:tcPr>
            <w:tcW w:w="7290" w:type="dxa"/>
          </w:tcPr>
          <w:p w14:paraId="5DC75E39" w14:textId="77777777" w:rsidR="00536909" w:rsidRPr="00794639" w:rsidRDefault="00536909" w:rsidP="00536909">
            <w:pPr>
              <w:pStyle w:val="TableBody"/>
            </w:pPr>
          </w:p>
          <w:p w14:paraId="44769B41" w14:textId="77777777" w:rsidR="00536909" w:rsidRPr="00794639" w:rsidRDefault="00536909" w:rsidP="00536909">
            <w:pPr>
              <w:pStyle w:val="TableBody"/>
            </w:pPr>
          </w:p>
          <w:p w14:paraId="152EF1B2" w14:textId="77777777" w:rsidR="00536909" w:rsidRPr="00794639" w:rsidRDefault="00536909" w:rsidP="00536909">
            <w:pPr>
              <w:pStyle w:val="TableBody"/>
              <w:rPr>
                <w:u w:val="single"/>
              </w:rPr>
            </w:pPr>
            <w:r w:rsidRPr="00794639">
              <w:rPr>
                <w:u w:val="single"/>
              </w:rPr>
              <w:t>Response</w:t>
            </w:r>
          </w:p>
          <w:p w14:paraId="44FAEE6A" w14:textId="77777777" w:rsidR="00536909" w:rsidRPr="00794639" w:rsidRDefault="00536909" w:rsidP="00536909">
            <w:pPr>
              <w:pStyle w:val="TableBody"/>
              <w:rPr>
                <w:b/>
              </w:rPr>
            </w:pPr>
            <w:r w:rsidRPr="00794639">
              <w:rPr>
                <w:b/>
              </w:rPr>
              <w:t>OK</w:t>
            </w:r>
          </w:p>
          <w:p w14:paraId="69992D8D" w14:textId="77777777" w:rsidR="00536909" w:rsidRPr="00794639" w:rsidRDefault="00536909" w:rsidP="00536909">
            <w:pPr>
              <w:pStyle w:val="TableBody"/>
            </w:pPr>
          </w:p>
          <w:p w14:paraId="34755A48" w14:textId="77777777" w:rsidR="00536909" w:rsidRPr="00794639" w:rsidRDefault="00536909" w:rsidP="00536909">
            <w:pPr>
              <w:pStyle w:val="TableBody"/>
            </w:pPr>
            <w:r w:rsidRPr="00794639">
              <w:t>or</w:t>
            </w:r>
          </w:p>
          <w:p w14:paraId="151550C1" w14:textId="77777777" w:rsidR="00536909" w:rsidRPr="00794639" w:rsidRDefault="00536909" w:rsidP="00536909">
            <w:pPr>
              <w:pStyle w:val="TableBody"/>
              <w:rPr>
                <w:b/>
              </w:rPr>
            </w:pPr>
            <w:r w:rsidRPr="00794639">
              <w:rPr>
                <w:b/>
              </w:rPr>
              <w:t>ERROR</w:t>
            </w:r>
          </w:p>
          <w:p w14:paraId="6DC7B25C" w14:textId="77777777" w:rsidR="00536909" w:rsidRPr="00794639" w:rsidRDefault="00536909" w:rsidP="00536909">
            <w:pPr>
              <w:pStyle w:val="TableBody"/>
              <w:rPr>
                <w:b/>
              </w:rPr>
            </w:pPr>
          </w:p>
          <w:p w14:paraId="211260BF" w14:textId="77777777" w:rsidR="00536909" w:rsidRPr="00794639" w:rsidRDefault="00536909" w:rsidP="00536909">
            <w:pPr>
              <w:pStyle w:val="TableBody"/>
            </w:pPr>
            <w:r w:rsidRPr="00794639">
              <w:rPr>
                <w:u w:val="single"/>
              </w:rPr>
              <w:t>Parameter</w:t>
            </w:r>
          </w:p>
          <w:p w14:paraId="59163376" w14:textId="77777777" w:rsidR="00536909" w:rsidRPr="00794639" w:rsidRDefault="00536909" w:rsidP="00536909">
            <w:pPr>
              <w:pStyle w:val="TableBody"/>
            </w:pPr>
            <w:r w:rsidRPr="00794639">
              <w:rPr>
                <w:b/>
              </w:rPr>
              <w:t>&lt;mode&gt;</w:t>
            </w:r>
            <w:r w:rsidRPr="00794639">
              <w:tab/>
              <w:t>Power down mode</w:t>
            </w:r>
          </w:p>
          <w:p w14:paraId="70EB4896" w14:textId="43C118EC" w:rsidR="00536909" w:rsidRPr="00794639" w:rsidRDefault="00536909" w:rsidP="00536909">
            <w:pPr>
              <w:pStyle w:val="TableBody"/>
              <w:rPr>
                <w:u w:val="single"/>
              </w:rPr>
            </w:pPr>
            <w:r w:rsidRPr="00794639">
              <w:t>1</w:t>
            </w:r>
            <w:r w:rsidRPr="00794639">
              <w:tab/>
            </w:r>
            <w:r w:rsidRPr="00794639">
              <w:tab/>
              <w:t>Fast power down mode</w:t>
            </w:r>
          </w:p>
        </w:tc>
      </w:tr>
      <w:tr w:rsidR="00536909" w:rsidRPr="00794639" w14:paraId="49C89110" w14:textId="77777777" w:rsidTr="00076AEF">
        <w:trPr>
          <w:trHeight w:val="1008"/>
        </w:trPr>
        <w:tc>
          <w:tcPr>
            <w:tcW w:w="1707" w:type="dxa"/>
          </w:tcPr>
          <w:p w14:paraId="01117B14" w14:textId="1D86611F" w:rsidR="00536909" w:rsidRPr="00794639" w:rsidRDefault="00536909" w:rsidP="000B2FF0">
            <w:pPr>
              <w:pStyle w:val="TableBody"/>
              <w:rPr>
                <w:i/>
              </w:rPr>
            </w:pPr>
            <w:r w:rsidRPr="00794639">
              <w:rPr>
                <w:u w:val="single"/>
              </w:rPr>
              <w:lastRenderedPageBreak/>
              <w:t>Notes</w:t>
            </w:r>
          </w:p>
        </w:tc>
        <w:tc>
          <w:tcPr>
            <w:tcW w:w="7290" w:type="dxa"/>
          </w:tcPr>
          <w:p w14:paraId="6660A3E7" w14:textId="77777777" w:rsidR="00536909" w:rsidRPr="00794639" w:rsidRDefault="00536909" w:rsidP="00536909">
            <w:pPr>
              <w:pStyle w:val="TableBody"/>
              <w:numPr>
                <w:ilvl w:val="0"/>
                <w:numId w:val="114"/>
              </w:numPr>
            </w:pPr>
            <w:r w:rsidRPr="00794639">
              <w:t>Not specifying a parameter value for the execute command will perform normal IMSI detach before powering down.</w:t>
            </w:r>
          </w:p>
          <w:p w14:paraId="436B2675" w14:textId="77777777" w:rsidR="00536909" w:rsidRPr="00794639" w:rsidRDefault="00536909" w:rsidP="00536909">
            <w:pPr>
              <w:pStyle w:val="TableBody"/>
              <w:numPr>
                <w:ilvl w:val="0"/>
                <w:numId w:val="114"/>
              </w:numPr>
            </w:pPr>
            <w:r w:rsidRPr="00794639">
              <w:t>&lt;mode&gt;=1 will perform fast power down without an IMSI detach request being sent to the network.</w:t>
            </w:r>
          </w:p>
          <w:p w14:paraId="16AB6EDB" w14:textId="7ACDD532" w:rsidR="00536909" w:rsidRPr="00794639" w:rsidRDefault="00536909" w:rsidP="00170927">
            <w:pPr>
              <w:pStyle w:val="TableBody"/>
              <w:numPr>
                <w:ilvl w:val="0"/>
                <w:numId w:val="114"/>
              </w:numPr>
            </w:pPr>
            <w:r w:rsidRPr="00794639">
              <w:t>The only way to wake the module up is to set the WAKEUP pin high.</w:t>
            </w:r>
          </w:p>
        </w:tc>
      </w:tr>
    </w:tbl>
    <w:p w14:paraId="611D8AA3" w14:textId="7FA3D5FD" w:rsidR="00536909" w:rsidRPr="00794639" w:rsidRDefault="00536909" w:rsidP="00536909">
      <w:pPr>
        <w:pStyle w:val="Heading2"/>
      </w:pPr>
      <w:bookmarkStart w:id="3988" w:name="_Ref520814593"/>
      <w:bookmarkStart w:id="3989" w:name="_Toc531700613"/>
      <w:r w:rsidRPr="00794639">
        <w:t>+WIMEI Command: IMEI Write and Read</w:t>
      </w:r>
      <w:bookmarkEnd w:id="3988"/>
      <w:bookmarkEnd w:id="3989"/>
    </w:p>
    <w:tbl>
      <w:tblPr>
        <w:tblStyle w:val="TableSWIleft"/>
        <w:tblW w:w="8997" w:type="dxa"/>
        <w:tblLayout w:type="fixed"/>
        <w:tblLook w:val="04A0" w:firstRow="1" w:lastRow="0" w:firstColumn="1" w:lastColumn="0" w:noHBand="0" w:noVBand="1"/>
      </w:tblPr>
      <w:tblGrid>
        <w:gridCol w:w="1707"/>
        <w:gridCol w:w="7290"/>
      </w:tblGrid>
      <w:tr w:rsidR="00536909" w:rsidRPr="00794639" w14:paraId="06E91C3C"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55C745E" w14:textId="77777777" w:rsidR="00536909" w:rsidRPr="00794639" w:rsidRDefault="00536909" w:rsidP="00076AEF">
            <w:pPr>
              <w:pStyle w:val="TableColumnHead"/>
              <w:spacing w:before="144" w:after="144"/>
            </w:pPr>
            <w:r w:rsidRPr="00794639">
              <w:t>HL7800</w:t>
            </w:r>
          </w:p>
        </w:tc>
      </w:tr>
      <w:tr w:rsidR="00536909" w:rsidRPr="00794639" w14:paraId="08DC2B83" w14:textId="77777777" w:rsidTr="00076AEF">
        <w:trPr>
          <w:trHeight w:val="1008"/>
        </w:trPr>
        <w:tc>
          <w:tcPr>
            <w:tcW w:w="1707" w:type="dxa"/>
          </w:tcPr>
          <w:p w14:paraId="773C838E" w14:textId="77777777" w:rsidR="00536909" w:rsidRPr="00794639" w:rsidRDefault="00536909" w:rsidP="00170927">
            <w:pPr>
              <w:pStyle w:val="TableBody"/>
              <w:rPr>
                <w:i/>
              </w:rPr>
            </w:pPr>
            <w:r w:rsidRPr="00794639">
              <w:rPr>
                <w:i/>
              </w:rPr>
              <w:t>Test command</w:t>
            </w:r>
          </w:p>
          <w:p w14:paraId="678FCEFA" w14:textId="77777777" w:rsidR="00536909" w:rsidRPr="00794639" w:rsidRDefault="00536909" w:rsidP="00170927">
            <w:pPr>
              <w:pStyle w:val="TableBody"/>
            </w:pPr>
          </w:p>
          <w:p w14:paraId="13043858" w14:textId="77777777" w:rsidR="00536909" w:rsidRPr="00794639" w:rsidRDefault="00536909" w:rsidP="00170927">
            <w:pPr>
              <w:pStyle w:val="TableBody"/>
              <w:rPr>
                <w:u w:val="single"/>
              </w:rPr>
            </w:pPr>
            <w:r w:rsidRPr="00794639">
              <w:rPr>
                <w:u w:val="single"/>
              </w:rPr>
              <w:t>Syntax</w:t>
            </w:r>
          </w:p>
          <w:p w14:paraId="1AE4F5D7" w14:textId="23F2548C" w:rsidR="00536909" w:rsidRPr="00794639" w:rsidRDefault="00536909" w:rsidP="00170927">
            <w:pPr>
              <w:pStyle w:val="TableBody"/>
              <w:rPr>
                <w:b/>
              </w:rPr>
            </w:pPr>
            <w:r w:rsidRPr="00794639">
              <w:rPr>
                <w:b/>
              </w:rPr>
              <w:t>AT+WIMEI=?</w:t>
            </w:r>
          </w:p>
        </w:tc>
        <w:tc>
          <w:tcPr>
            <w:tcW w:w="7290" w:type="dxa"/>
          </w:tcPr>
          <w:p w14:paraId="702C68C0" w14:textId="77777777" w:rsidR="00536909" w:rsidRPr="00794639" w:rsidRDefault="00536909" w:rsidP="00170927">
            <w:pPr>
              <w:pStyle w:val="TableBody"/>
            </w:pPr>
          </w:p>
          <w:p w14:paraId="72BB8961" w14:textId="77777777" w:rsidR="00536909" w:rsidRPr="00794639" w:rsidRDefault="00536909" w:rsidP="00170927">
            <w:pPr>
              <w:pStyle w:val="TableBody"/>
            </w:pPr>
          </w:p>
          <w:p w14:paraId="1F92435A" w14:textId="77777777" w:rsidR="00536909" w:rsidRPr="00794639" w:rsidRDefault="00536909" w:rsidP="00170927">
            <w:pPr>
              <w:pStyle w:val="TableBody"/>
              <w:rPr>
                <w:u w:val="single"/>
              </w:rPr>
            </w:pPr>
            <w:r w:rsidRPr="00794639">
              <w:rPr>
                <w:u w:val="single"/>
              </w:rPr>
              <w:t>Response</w:t>
            </w:r>
          </w:p>
          <w:p w14:paraId="7D5D8C4C" w14:textId="492EA9F0" w:rsidR="00536909" w:rsidRPr="00794639" w:rsidRDefault="00536909" w:rsidP="00170927">
            <w:pPr>
              <w:pStyle w:val="TableBody"/>
              <w:rPr>
                <w:b/>
              </w:rPr>
            </w:pPr>
            <w:r w:rsidRPr="00794639">
              <w:rPr>
                <w:b/>
              </w:rPr>
              <w:t>OK</w:t>
            </w:r>
          </w:p>
        </w:tc>
      </w:tr>
      <w:tr w:rsidR="00536909" w:rsidRPr="00794639" w14:paraId="0DF4AD55" w14:textId="77777777" w:rsidTr="00076AEF">
        <w:trPr>
          <w:trHeight w:val="1008"/>
        </w:trPr>
        <w:tc>
          <w:tcPr>
            <w:tcW w:w="1707" w:type="dxa"/>
          </w:tcPr>
          <w:p w14:paraId="7EAA4335" w14:textId="77777777" w:rsidR="00536909" w:rsidRPr="00794639" w:rsidRDefault="00536909" w:rsidP="00536909">
            <w:pPr>
              <w:pStyle w:val="TableBody"/>
              <w:rPr>
                <w:i/>
              </w:rPr>
            </w:pPr>
            <w:r w:rsidRPr="00794639">
              <w:rPr>
                <w:i/>
              </w:rPr>
              <w:t>Read command</w:t>
            </w:r>
          </w:p>
          <w:p w14:paraId="64E14455" w14:textId="77777777" w:rsidR="00536909" w:rsidRPr="00794639" w:rsidRDefault="00536909" w:rsidP="00536909">
            <w:pPr>
              <w:pStyle w:val="TableBody"/>
            </w:pPr>
          </w:p>
          <w:p w14:paraId="3107694A" w14:textId="77777777" w:rsidR="00536909" w:rsidRPr="00794639" w:rsidRDefault="00536909" w:rsidP="00536909">
            <w:pPr>
              <w:pStyle w:val="TableBody"/>
              <w:rPr>
                <w:u w:val="single"/>
              </w:rPr>
            </w:pPr>
            <w:r w:rsidRPr="00794639">
              <w:rPr>
                <w:u w:val="single"/>
              </w:rPr>
              <w:t>Syntax</w:t>
            </w:r>
          </w:p>
          <w:p w14:paraId="11459D8C" w14:textId="42FDAC20" w:rsidR="00536909" w:rsidRPr="00794639" w:rsidRDefault="00536909" w:rsidP="00170927">
            <w:pPr>
              <w:pStyle w:val="TableBody"/>
              <w:rPr>
                <w:i/>
              </w:rPr>
            </w:pPr>
            <w:r w:rsidRPr="00794639">
              <w:rPr>
                <w:b/>
              </w:rPr>
              <w:t>AT+WIMEI?</w:t>
            </w:r>
          </w:p>
        </w:tc>
        <w:tc>
          <w:tcPr>
            <w:tcW w:w="7290" w:type="dxa"/>
          </w:tcPr>
          <w:p w14:paraId="4E38D2BC" w14:textId="77777777" w:rsidR="00536909" w:rsidRPr="00794639" w:rsidRDefault="00536909" w:rsidP="00BB4174">
            <w:pPr>
              <w:pStyle w:val="TableBody"/>
            </w:pPr>
          </w:p>
          <w:p w14:paraId="74F943EB" w14:textId="77777777" w:rsidR="00536909" w:rsidRPr="00794639" w:rsidRDefault="00536909" w:rsidP="00BB4174">
            <w:pPr>
              <w:pStyle w:val="TableBody"/>
            </w:pPr>
          </w:p>
          <w:p w14:paraId="19AF9578" w14:textId="77777777" w:rsidR="00536909" w:rsidRPr="00794639" w:rsidRDefault="00536909" w:rsidP="00F03D65">
            <w:pPr>
              <w:pStyle w:val="TableBody"/>
              <w:rPr>
                <w:u w:val="single"/>
              </w:rPr>
            </w:pPr>
            <w:r w:rsidRPr="00794639">
              <w:rPr>
                <w:u w:val="single"/>
              </w:rPr>
              <w:t>Response</w:t>
            </w:r>
          </w:p>
          <w:p w14:paraId="0005E341" w14:textId="77777777" w:rsidR="00536909" w:rsidRPr="00794639" w:rsidRDefault="00536909" w:rsidP="00F03D65">
            <w:pPr>
              <w:pStyle w:val="TableBody"/>
              <w:rPr>
                <w:b/>
              </w:rPr>
            </w:pPr>
            <w:r w:rsidRPr="00794639">
              <w:rPr>
                <w:b/>
              </w:rPr>
              <w:t>+WIMEI: &lt;IMEI&gt;</w:t>
            </w:r>
          </w:p>
          <w:p w14:paraId="36B9B8D6" w14:textId="7CEBF31A" w:rsidR="00536909" w:rsidRPr="00794639" w:rsidRDefault="00536909" w:rsidP="00170927">
            <w:pPr>
              <w:pStyle w:val="TableBody"/>
            </w:pPr>
            <w:r w:rsidRPr="00794639">
              <w:rPr>
                <w:b/>
              </w:rPr>
              <w:t>OK</w:t>
            </w:r>
          </w:p>
        </w:tc>
      </w:tr>
      <w:tr w:rsidR="00536909" w:rsidRPr="00794639" w14:paraId="51253357" w14:textId="77777777" w:rsidTr="00076AEF">
        <w:trPr>
          <w:trHeight w:val="1008"/>
        </w:trPr>
        <w:tc>
          <w:tcPr>
            <w:tcW w:w="1707" w:type="dxa"/>
          </w:tcPr>
          <w:p w14:paraId="1B2F77B6" w14:textId="77777777" w:rsidR="00536909" w:rsidRPr="00794639" w:rsidRDefault="00536909" w:rsidP="00536909">
            <w:pPr>
              <w:pStyle w:val="TableBody"/>
              <w:rPr>
                <w:i/>
              </w:rPr>
            </w:pPr>
            <w:r w:rsidRPr="00794639">
              <w:rPr>
                <w:i/>
              </w:rPr>
              <w:t>Write command</w:t>
            </w:r>
          </w:p>
          <w:p w14:paraId="07103233" w14:textId="77777777" w:rsidR="00536909" w:rsidRPr="00794639" w:rsidRDefault="00536909" w:rsidP="00536909">
            <w:pPr>
              <w:pStyle w:val="TableBody"/>
            </w:pPr>
          </w:p>
          <w:p w14:paraId="13628108" w14:textId="77777777" w:rsidR="00536909" w:rsidRPr="00794639" w:rsidRDefault="00536909" w:rsidP="00536909">
            <w:pPr>
              <w:pStyle w:val="TableBody"/>
              <w:rPr>
                <w:u w:val="single"/>
              </w:rPr>
            </w:pPr>
            <w:r w:rsidRPr="00794639">
              <w:rPr>
                <w:u w:val="single"/>
              </w:rPr>
              <w:t>Syntax</w:t>
            </w:r>
          </w:p>
          <w:p w14:paraId="59F591EF" w14:textId="46B9FFFF" w:rsidR="00536909" w:rsidRPr="00794639" w:rsidRDefault="00536909" w:rsidP="00BB4174">
            <w:pPr>
              <w:pStyle w:val="TableBody"/>
              <w:rPr>
                <w:i/>
              </w:rPr>
            </w:pPr>
            <w:r w:rsidRPr="00794639">
              <w:rPr>
                <w:b/>
              </w:rPr>
              <w:t>AT+WIMEI=</w:t>
            </w:r>
            <w:r w:rsidRPr="00794639">
              <w:rPr>
                <w:b/>
              </w:rPr>
              <w:br/>
            </w:r>
            <w:r w:rsidRPr="00794639">
              <w:rPr>
                <w:b/>
                <w:lang w:eastAsia="zh-CN"/>
              </w:rPr>
              <w:t>&lt;IMEI&gt;</w:t>
            </w:r>
          </w:p>
        </w:tc>
        <w:tc>
          <w:tcPr>
            <w:tcW w:w="7290" w:type="dxa"/>
          </w:tcPr>
          <w:p w14:paraId="1883E8B8" w14:textId="77777777" w:rsidR="00536909" w:rsidRPr="00794639" w:rsidRDefault="00536909" w:rsidP="00536909">
            <w:pPr>
              <w:pStyle w:val="TableBody"/>
              <w:rPr>
                <w:u w:val="single"/>
              </w:rPr>
            </w:pPr>
          </w:p>
          <w:p w14:paraId="1783A626" w14:textId="77777777" w:rsidR="00536909" w:rsidRPr="00794639" w:rsidRDefault="00536909" w:rsidP="00536909">
            <w:pPr>
              <w:pStyle w:val="TableBody"/>
              <w:rPr>
                <w:u w:val="single"/>
              </w:rPr>
            </w:pPr>
          </w:p>
          <w:p w14:paraId="3089C856" w14:textId="77777777" w:rsidR="00536909" w:rsidRPr="00794639" w:rsidRDefault="00536909" w:rsidP="00536909">
            <w:pPr>
              <w:pStyle w:val="TableBody"/>
              <w:rPr>
                <w:u w:val="single"/>
                <w:lang w:eastAsia="zh-CN"/>
              </w:rPr>
            </w:pPr>
            <w:r w:rsidRPr="00794639">
              <w:rPr>
                <w:u w:val="single"/>
              </w:rPr>
              <w:t>Response</w:t>
            </w:r>
          </w:p>
          <w:p w14:paraId="30D75E7D" w14:textId="77777777" w:rsidR="00536909" w:rsidRPr="00794639" w:rsidRDefault="00536909" w:rsidP="00536909">
            <w:pPr>
              <w:pStyle w:val="TableBody"/>
              <w:rPr>
                <w:b/>
                <w:lang w:eastAsia="zh-CN"/>
              </w:rPr>
            </w:pPr>
            <w:r w:rsidRPr="00794639">
              <w:rPr>
                <w:b/>
              </w:rPr>
              <w:t>+WIMEI: &lt;IMEI&gt;</w:t>
            </w:r>
          </w:p>
          <w:p w14:paraId="5150B3AE" w14:textId="77777777" w:rsidR="00536909" w:rsidRPr="00794639" w:rsidRDefault="00536909" w:rsidP="00536909">
            <w:pPr>
              <w:pStyle w:val="TableBody"/>
              <w:rPr>
                <w:b/>
              </w:rPr>
            </w:pPr>
            <w:r w:rsidRPr="00794639">
              <w:rPr>
                <w:b/>
              </w:rPr>
              <w:t>OK</w:t>
            </w:r>
          </w:p>
          <w:p w14:paraId="200A04FC" w14:textId="77777777" w:rsidR="00536909" w:rsidRPr="00E4123A" w:rsidRDefault="00536909" w:rsidP="000656F8">
            <w:pPr>
              <w:pStyle w:val="TableBody"/>
              <w:rPr>
                <w:sz w:val="14"/>
                <w:szCs w:val="14"/>
              </w:rPr>
            </w:pPr>
          </w:p>
          <w:p w14:paraId="3B6E0B2B" w14:textId="77777777" w:rsidR="00536909" w:rsidRPr="00B27D80" w:rsidRDefault="00536909" w:rsidP="00536909">
            <w:pPr>
              <w:pStyle w:val="TableBody"/>
              <w:rPr>
                <w:u w:val="single"/>
              </w:rPr>
            </w:pPr>
            <w:r w:rsidRPr="000656F8">
              <w:rPr>
                <w:u w:val="single"/>
              </w:rPr>
              <w:t>Parameter</w:t>
            </w:r>
          </w:p>
          <w:p w14:paraId="3CEC527C" w14:textId="47489271" w:rsidR="00536909" w:rsidRPr="00794639" w:rsidRDefault="00536909" w:rsidP="00536909">
            <w:pPr>
              <w:pStyle w:val="TableBody"/>
              <w:rPr>
                <w:lang w:eastAsia="zh-CN"/>
              </w:rPr>
            </w:pPr>
            <w:r w:rsidRPr="007E4A1F">
              <w:rPr>
                <w:b/>
                <w:lang w:eastAsia="zh-CN"/>
              </w:rPr>
              <w:t>&lt;IMEI&gt;</w:t>
            </w:r>
            <w:r w:rsidRPr="00794639">
              <w:rPr>
                <w:b/>
              </w:rPr>
              <w:tab/>
            </w:r>
            <w:r w:rsidRPr="00794639">
              <w:rPr>
                <w:lang w:eastAsia="zh-CN"/>
              </w:rPr>
              <w:t>14 or 15</w:t>
            </w:r>
            <w:r w:rsidR="006F6C7C" w:rsidRPr="00794639">
              <w:rPr>
                <w:lang w:eastAsia="zh-CN"/>
              </w:rPr>
              <w:t>-</w:t>
            </w:r>
            <w:r w:rsidRPr="00794639">
              <w:rPr>
                <w:lang w:eastAsia="zh-CN"/>
              </w:rPr>
              <w:t>digit IMEI as defined in GSM 23.003</w:t>
            </w:r>
          </w:p>
        </w:tc>
      </w:tr>
      <w:tr w:rsidR="00536909" w:rsidRPr="00794639" w14:paraId="6C67DE2B" w14:textId="77777777" w:rsidTr="00076AEF">
        <w:trPr>
          <w:trHeight w:val="1008"/>
        </w:trPr>
        <w:tc>
          <w:tcPr>
            <w:tcW w:w="1707" w:type="dxa"/>
          </w:tcPr>
          <w:p w14:paraId="6DE981E5" w14:textId="766B3AEF" w:rsidR="00536909" w:rsidRPr="00794639" w:rsidRDefault="00536909" w:rsidP="00BB4174">
            <w:pPr>
              <w:pStyle w:val="TableBody"/>
              <w:rPr>
                <w:i/>
              </w:rPr>
            </w:pPr>
            <w:r w:rsidRPr="00794639">
              <w:rPr>
                <w:u w:val="single"/>
              </w:rPr>
              <w:t>Notes</w:t>
            </w:r>
          </w:p>
        </w:tc>
        <w:tc>
          <w:tcPr>
            <w:tcW w:w="7290" w:type="dxa"/>
          </w:tcPr>
          <w:p w14:paraId="3D822482" w14:textId="77777777" w:rsidR="00536909" w:rsidRPr="00794639" w:rsidRDefault="00536909" w:rsidP="00536909">
            <w:pPr>
              <w:pStyle w:val="TableBody"/>
              <w:numPr>
                <w:ilvl w:val="0"/>
                <w:numId w:val="376"/>
              </w:numPr>
            </w:pPr>
            <w:r w:rsidRPr="00794639">
              <w:t>The default IMEI is 012345678901237.</w:t>
            </w:r>
          </w:p>
          <w:p w14:paraId="44BF5E80" w14:textId="77777777" w:rsidR="00536909" w:rsidRPr="00794639" w:rsidRDefault="00536909" w:rsidP="00536909">
            <w:pPr>
              <w:pStyle w:val="TableBody"/>
              <w:numPr>
                <w:ilvl w:val="0"/>
                <w:numId w:val="376"/>
              </w:numPr>
            </w:pPr>
            <w:r w:rsidRPr="00794639">
              <w:t>The write command can only be used once for IMEI programming.</w:t>
            </w:r>
          </w:p>
          <w:p w14:paraId="7C993514" w14:textId="77777777" w:rsidR="00536909" w:rsidRPr="00794639" w:rsidRDefault="00536909" w:rsidP="00536909">
            <w:pPr>
              <w:pStyle w:val="TableBody"/>
              <w:numPr>
                <w:ilvl w:val="0"/>
                <w:numId w:val="376"/>
              </w:numPr>
            </w:pPr>
            <w:r w:rsidRPr="00794639">
              <w:t>The IMEI to be written must be different from the default IMEI.</w:t>
            </w:r>
          </w:p>
          <w:p w14:paraId="01F59370" w14:textId="77777777" w:rsidR="00536909" w:rsidRPr="00794639" w:rsidRDefault="00536909" w:rsidP="00536909">
            <w:pPr>
              <w:pStyle w:val="TableBody"/>
              <w:numPr>
                <w:ilvl w:val="0"/>
                <w:numId w:val="376"/>
              </w:numPr>
              <w:rPr>
                <w:u w:val="single"/>
              </w:rPr>
            </w:pPr>
            <w:r w:rsidRPr="00794639">
              <w:t>If a 14-digit IMEI is entered, the 15</w:t>
            </w:r>
            <w:r w:rsidRPr="00794639">
              <w:rPr>
                <w:vertAlign w:val="superscript"/>
              </w:rPr>
              <w:t>th</w:t>
            </w:r>
            <w:r w:rsidRPr="00794639">
              <w:t xml:space="preserve"> checksum digit is automatically calculated.</w:t>
            </w:r>
          </w:p>
          <w:p w14:paraId="3229106C" w14:textId="3D871320" w:rsidR="00536909" w:rsidRPr="00794639" w:rsidRDefault="00536909" w:rsidP="00170927">
            <w:pPr>
              <w:pStyle w:val="TableBody"/>
              <w:numPr>
                <w:ilvl w:val="0"/>
                <w:numId w:val="376"/>
              </w:numPr>
              <w:rPr>
                <w:u w:val="single"/>
              </w:rPr>
            </w:pPr>
            <w:r w:rsidRPr="00794639">
              <w:t>Customers take on the responsibility of adhering to 3GPP TS 22.016, Section 2 – General requirements when using this command. This includes ensuring that each IMEI is within the allocated range and is unique to the ME in which it resides, as well as ensuring that detailed records of produced and delivered MEs are kept.</w:t>
            </w:r>
          </w:p>
        </w:tc>
      </w:tr>
      <w:tr w:rsidR="00536909" w:rsidRPr="00794639" w14:paraId="55D09E9F" w14:textId="77777777" w:rsidTr="00953CD3">
        <w:trPr>
          <w:cantSplit w:val="0"/>
          <w:trHeight w:val="53"/>
        </w:trPr>
        <w:tc>
          <w:tcPr>
            <w:tcW w:w="0" w:type="dxa"/>
          </w:tcPr>
          <w:p w14:paraId="3F494521" w14:textId="3F621B18" w:rsidR="00536909" w:rsidRPr="00794639" w:rsidRDefault="00536909" w:rsidP="00536909">
            <w:pPr>
              <w:pStyle w:val="TableBody"/>
              <w:rPr>
                <w:u w:val="single"/>
              </w:rPr>
            </w:pPr>
            <w:r w:rsidRPr="00794639">
              <w:rPr>
                <w:u w:val="single"/>
              </w:rPr>
              <w:t>Examples</w:t>
            </w:r>
          </w:p>
        </w:tc>
        <w:tc>
          <w:tcPr>
            <w:tcW w:w="0" w:type="dxa"/>
          </w:tcPr>
          <w:p w14:paraId="31B63FB0" w14:textId="77777777" w:rsidR="00536909" w:rsidRPr="00794639" w:rsidRDefault="00536909" w:rsidP="00536909">
            <w:pPr>
              <w:pStyle w:val="TableBody"/>
            </w:pPr>
            <w:r w:rsidRPr="00794639">
              <w:t>// Default IMEI</w:t>
            </w:r>
          </w:p>
          <w:p w14:paraId="37B5FFDB" w14:textId="77777777" w:rsidR="00536909" w:rsidRPr="00794639" w:rsidRDefault="00536909" w:rsidP="00536909">
            <w:pPr>
              <w:pStyle w:val="TableBody"/>
              <w:rPr>
                <w:b/>
              </w:rPr>
            </w:pPr>
            <w:r w:rsidRPr="00794639">
              <w:rPr>
                <w:b/>
              </w:rPr>
              <w:t>at+wimei?</w:t>
            </w:r>
          </w:p>
          <w:p w14:paraId="5C2541E2" w14:textId="77777777" w:rsidR="00536909" w:rsidRPr="00794639" w:rsidRDefault="00536909" w:rsidP="00536909">
            <w:pPr>
              <w:pStyle w:val="TableBody"/>
              <w:rPr>
                <w:b/>
              </w:rPr>
            </w:pPr>
            <w:r w:rsidRPr="00794639">
              <w:rPr>
                <w:b/>
              </w:rPr>
              <w:t>+WIMEI: 012345478901237</w:t>
            </w:r>
          </w:p>
          <w:p w14:paraId="1C5D6654" w14:textId="77777777" w:rsidR="00536909" w:rsidRPr="00794639" w:rsidRDefault="00536909" w:rsidP="00536909">
            <w:pPr>
              <w:pStyle w:val="TableBody"/>
              <w:rPr>
                <w:b/>
              </w:rPr>
            </w:pPr>
            <w:r w:rsidRPr="00794639">
              <w:rPr>
                <w:b/>
              </w:rPr>
              <w:t>OK</w:t>
            </w:r>
          </w:p>
          <w:p w14:paraId="462B5538" w14:textId="77777777" w:rsidR="00536909" w:rsidRPr="00E4123A" w:rsidRDefault="00536909" w:rsidP="000656F8">
            <w:pPr>
              <w:pStyle w:val="TableBody"/>
              <w:rPr>
                <w:sz w:val="14"/>
                <w:szCs w:val="14"/>
              </w:rPr>
            </w:pPr>
          </w:p>
          <w:p w14:paraId="077121BC" w14:textId="6FC6DB0F" w:rsidR="00536909" w:rsidRPr="00B27D80" w:rsidRDefault="00536909" w:rsidP="00536909">
            <w:pPr>
              <w:pStyle w:val="TableBody"/>
            </w:pPr>
            <w:r w:rsidRPr="000656F8">
              <w:t>// Enter 15-digit IMEI</w:t>
            </w:r>
          </w:p>
          <w:p w14:paraId="1A27DB5A" w14:textId="77777777" w:rsidR="00536909" w:rsidRPr="007E4A1F" w:rsidRDefault="00536909" w:rsidP="00536909">
            <w:pPr>
              <w:pStyle w:val="TableBody"/>
              <w:rPr>
                <w:b/>
              </w:rPr>
            </w:pPr>
            <w:r w:rsidRPr="007E4A1F">
              <w:rPr>
                <w:b/>
              </w:rPr>
              <w:t>at+wimei=354610060035829</w:t>
            </w:r>
          </w:p>
          <w:p w14:paraId="0616CC10" w14:textId="77777777" w:rsidR="00536909" w:rsidRPr="007E4A1F" w:rsidRDefault="00536909" w:rsidP="00536909">
            <w:pPr>
              <w:pStyle w:val="TableBody"/>
              <w:rPr>
                <w:b/>
              </w:rPr>
            </w:pPr>
            <w:r w:rsidRPr="007E4A1F">
              <w:rPr>
                <w:b/>
              </w:rPr>
              <w:t>OK</w:t>
            </w:r>
          </w:p>
          <w:p w14:paraId="339F366A" w14:textId="77777777" w:rsidR="00536909" w:rsidRPr="00E4123A" w:rsidRDefault="00536909" w:rsidP="000656F8">
            <w:pPr>
              <w:pStyle w:val="TableBody"/>
              <w:rPr>
                <w:sz w:val="14"/>
                <w:szCs w:val="14"/>
              </w:rPr>
            </w:pPr>
          </w:p>
          <w:p w14:paraId="7DF7479C" w14:textId="77777777" w:rsidR="00536909" w:rsidRPr="00B27D80" w:rsidRDefault="00536909" w:rsidP="00536909">
            <w:pPr>
              <w:pStyle w:val="TableBody"/>
              <w:rPr>
                <w:b/>
              </w:rPr>
            </w:pPr>
            <w:r w:rsidRPr="000656F8">
              <w:rPr>
                <w:b/>
              </w:rPr>
              <w:t>at+wimei?</w:t>
            </w:r>
          </w:p>
          <w:p w14:paraId="12833A57" w14:textId="77777777" w:rsidR="00536909" w:rsidRPr="007E4A1F" w:rsidRDefault="00536909" w:rsidP="00536909">
            <w:pPr>
              <w:pStyle w:val="TableBody"/>
              <w:rPr>
                <w:b/>
              </w:rPr>
            </w:pPr>
            <w:r w:rsidRPr="007E4A1F">
              <w:rPr>
                <w:b/>
              </w:rPr>
              <w:t>+WIMEI: 354610060035829</w:t>
            </w:r>
          </w:p>
          <w:p w14:paraId="4F61C916" w14:textId="77777777" w:rsidR="00536909" w:rsidRPr="007E4A1F" w:rsidRDefault="00536909" w:rsidP="00536909">
            <w:pPr>
              <w:pStyle w:val="TableBody"/>
              <w:rPr>
                <w:b/>
              </w:rPr>
            </w:pPr>
            <w:r w:rsidRPr="007E4A1F">
              <w:rPr>
                <w:b/>
              </w:rPr>
              <w:t>OK</w:t>
            </w:r>
          </w:p>
          <w:p w14:paraId="756C34A5" w14:textId="77777777" w:rsidR="00536909" w:rsidRPr="00E4123A" w:rsidRDefault="00536909" w:rsidP="000656F8">
            <w:pPr>
              <w:pStyle w:val="TableBody"/>
              <w:rPr>
                <w:sz w:val="14"/>
                <w:szCs w:val="14"/>
              </w:rPr>
            </w:pPr>
          </w:p>
          <w:p w14:paraId="532C8E1C" w14:textId="3E267D2F" w:rsidR="00536909" w:rsidRPr="00B27D80" w:rsidRDefault="00536909" w:rsidP="00536909">
            <w:pPr>
              <w:pStyle w:val="TableBody"/>
            </w:pPr>
            <w:r w:rsidRPr="000656F8">
              <w:t>// Enter 14-digit IMEI</w:t>
            </w:r>
          </w:p>
          <w:p w14:paraId="6F549EDD" w14:textId="77777777" w:rsidR="00536909" w:rsidRPr="007E4A1F" w:rsidRDefault="00536909" w:rsidP="00536909">
            <w:pPr>
              <w:pStyle w:val="TableBody"/>
              <w:rPr>
                <w:b/>
              </w:rPr>
            </w:pPr>
            <w:r w:rsidRPr="007E4A1F">
              <w:rPr>
                <w:b/>
              </w:rPr>
              <w:t>at+wimei=35461006003582</w:t>
            </w:r>
          </w:p>
          <w:p w14:paraId="1C5F6432" w14:textId="77777777" w:rsidR="00536909" w:rsidRPr="007E4A1F" w:rsidRDefault="00536909" w:rsidP="00536909">
            <w:pPr>
              <w:pStyle w:val="TableBody"/>
              <w:rPr>
                <w:b/>
              </w:rPr>
            </w:pPr>
            <w:r w:rsidRPr="007E4A1F">
              <w:rPr>
                <w:b/>
              </w:rPr>
              <w:t>OK</w:t>
            </w:r>
          </w:p>
          <w:p w14:paraId="129398D3" w14:textId="77777777" w:rsidR="00536909" w:rsidRPr="00DF20AD" w:rsidRDefault="00536909" w:rsidP="000656F8">
            <w:pPr>
              <w:pStyle w:val="TableBody"/>
            </w:pPr>
          </w:p>
          <w:p w14:paraId="435A9525" w14:textId="77777777" w:rsidR="00536909" w:rsidRPr="00B27D80" w:rsidRDefault="00536909" w:rsidP="00536909">
            <w:pPr>
              <w:pStyle w:val="TableBody"/>
              <w:rPr>
                <w:b/>
              </w:rPr>
            </w:pPr>
            <w:r w:rsidRPr="000656F8">
              <w:rPr>
                <w:b/>
              </w:rPr>
              <w:t>at+wimei?</w:t>
            </w:r>
          </w:p>
          <w:p w14:paraId="051872A7" w14:textId="77777777" w:rsidR="00536909" w:rsidRPr="007E4A1F" w:rsidRDefault="00536909" w:rsidP="00536909">
            <w:pPr>
              <w:pStyle w:val="TableBody"/>
              <w:rPr>
                <w:b/>
              </w:rPr>
            </w:pPr>
            <w:r w:rsidRPr="007E4A1F">
              <w:rPr>
                <w:b/>
              </w:rPr>
              <w:t>+WIMEI: 354610060035829</w:t>
            </w:r>
          </w:p>
          <w:p w14:paraId="78EDCCA4" w14:textId="15F32BB7" w:rsidR="00536909" w:rsidRPr="007E4A1F" w:rsidRDefault="00536909" w:rsidP="00170927">
            <w:pPr>
              <w:pStyle w:val="TableBody"/>
            </w:pPr>
            <w:r w:rsidRPr="007E4A1F">
              <w:rPr>
                <w:b/>
              </w:rPr>
              <w:t>OK</w:t>
            </w:r>
          </w:p>
        </w:tc>
      </w:tr>
    </w:tbl>
    <w:p w14:paraId="03BA4887" w14:textId="40BE287A" w:rsidR="00FB2253" w:rsidRPr="00794639" w:rsidRDefault="00FB2253" w:rsidP="00FB2253">
      <w:pPr>
        <w:pStyle w:val="Heading2"/>
      </w:pPr>
      <w:bookmarkStart w:id="3990" w:name="_Ref520814595"/>
      <w:bookmarkStart w:id="3991" w:name="_Toc531700614"/>
      <w:r w:rsidRPr="00794639">
        <w:lastRenderedPageBreak/>
        <w:t>+KSYNC Command: Application Synchronization Signal</w:t>
      </w:r>
      <w:bookmarkEnd w:id="3990"/>
      <w:bookmarkEnd w:id="3991"/>
    </w:p>
    <w:tbl>
      <w:tblPr>
        <w:tblStyle w:val="TableSWIleft"/>
        <w:tblW w:w="8997" w:type="dxa"/>
        <w:tblLayout w:type="fixed"/>
        <w:tblLook w:val="04A0" w:firstRow="1" w:lastRow="0" w:firstColumn="1" w:lastColumn="0" w:noHBand="0" w:noVBand="1"/>
      </w:tblPr>
      <w:tblGrid>
        <w:gridCol w:w="1707"/>
        <w:gridCol w:w="7290"/>
      </w:tblGrid>
      <w:tr w:rsidR="00F03D65" w:rsidRPr="00794639" w14:paraId="6814E1FE"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C7D0AE8" w14:textId="77777777" w:rsidR="00FB2253" w:rsidRPr="00794639" w:rsidRDefault="00FB2253" w:rsidP="00076AEF">
            <w:pPr>
              <w:pStyle w:val="TableColumnHead"/>
              <w:spacing w:before="144" w:after="144"/>
            </w:pPr>
            <w:r w:rsidRPr="00794639">
              <w:t>HL7800</w:t>
            </w:r>
          </w:p>
        </w:tc>
      </w:tr>
      <w:tr w:rsidR="00FB2253" w:rsidRPr="00794639" w14:paraId="7E32E26F" w14:textId="77777777" w:rsidTr="00076AEF">
        <w:trPr>
          <w:trHeight w:val="1008"/>
        </w:trPr>
        <w:tc>
          <w:tcPr>
            <w:tcW w:w="1707" w:type="dxa"/>
          </w:tcPr>
          <w:p w14:paraId="34E9F8D1" w14:textId="77777777" w:rsidR="00FB2253" w:rsidRPr="00794639" w:rsidRDefault="00FB2253" w:rsidP="00FB2253">
            <w:pPr>
              <w:pStyle w:val="TableBody"/>
              <w:rPr>
                <w:i/>
              </w:rPr>
            </w:pPr>
            <w:r w:rsidRPr="00794639">
              <w:rPr>
                <w:i/>
              </w:rPr>
              <w:t>Test command</w:t>
            </w:r>
          </w:p>
          <w:p w14:paraId="0EFB3B14" w14:textId="77777777" w:rsidR="00FB2253" w:rsidRPr="00794639" w:rsidRDefault="00FB2253" w:rsidP="00FB2253">
            <w:pPr>
              <w:pStyle w:val="TableBody"/>
            </w:pPr>
          </w:p>
          <w:p w14:paraId="571616E0" w14:textId="77777777" w:rsidR="00FB2253" w:rsidRPr="00794639" w:rsidRDefault="00FB2253" w:rsidP="00FB2253">
            <w:pPr>
              <w:pStyle w:val="TableBody"/>
              <w:rPr>
                <w:u w:val="single"/>
              </w:rPr>
            </w:pPr>
            <w:r w:rsidRPr="00794639">
              <w:rPr>
                <w:u w:val="single"/>
              </w:rPr>
              <w:t>Syntax</w:t>
            </w:r>
          </w:p>
          <w:p w14:paraId="572EF7A2" w14:textId="05787A74" w:rsidR="00FB2253" w:rsidRPr="00794639" w:rsidRDefault="00FB2253" w:rsidP="00FB2253">
            <w:pPr>
              <w:pStyle w:val="TableBody"/>
              <w:rPr>
                <w:b/>
              </w:rPr>
            </w:pPr>
            <w:r w:rsidRPr="00794639">
              <w:rPr>
                <w:b/>
              </w:rPr>
              <w:t>AT+KSYNC=?</w:t>
            </w:r>
          </w:p>
        </w:tc>
        <w:tc>
          <w:tcPr>
            <w:tcW w:w="7290" w:type="dxa"/>
          </w:tcPr>
          <w:p w14:paraId="4C83BE25" w14:textId="77777777" w:rsidR="00FB2253" w:rsidRPr="00794639" w:rsidRDefault="00FB2253" w:rsidP="00FB2253">
            <w:pPr>
              <w:pStyle w:val="TableBody"/>
              <w:rPr>
                <w:u w:val="single"/>
              </w:rPr>
            </w:pPr>
          </w:p>
          <w:p w14:paraId="345EA292" w14:textId="77777777" w:rsidR="00FB2253" w:rsidRPr="00794639" w:rsidRDefault="00FB2253" w:rsidP="00FB2253">
            <w:pPr>
              <w:pStyle w:val="TableBody"/>
              <w:rPr>
                <w:u w:val="single"/>
              </w:rPr>
            </w:pPr>
          </w:p>
          <w:p w14:paraId="469F5063" w14:textId="1E1F5DCF" w:rsidR="00FB2253" w:rsidRPr="00794639" w:rsidRDefault="00FB2253" w:rsidP="00FB2253">
            <w:pPr>
              <w:pStyle w:val="TableBody"/>
              <w:rPr>
                <w:u w:val="single"/>
              </w:rPr>
            </w:pPr>
            <w:r w:rsidRPr="00794639">
              <w:rPr>
                <w:u w:val="single"/>
              </w:rPr>
              <w:t>Response</w:t>
            </w:r>
          </w:p>
          <w:p w14:paraId="68DBB456" w14:textId="77777777" w:rsidR="00FB2253" w:rsidRPr="00794639" w:rsidRDefault="00FB2253" w:rsidP="00FB2253">
            <w:pPr>
              <w:pStyle w:val="TableBody"/>
              <w:keepNext/>
            </w:pPr>
            <w:r w:rsidRPr="00794639">
              <w:rPr>
                <w:b/>
              </w:rPr>
              <w:t>+KSYNC:</w:t>
            </w:r>
            <w:r w:rsidRPr="00794639">
              <w:t xml:space="preserve"> (list of supported </w:t>
            </w:r>
            <w:r w:rsidRPr="00794639">
              <w:rPr>
                <w:b/>
              </w:rPr>
              <w:t>&lt;mod&gt;</w:t>
            </w:r>
            <w:r w:rsidRPr="00794639">
              <w:t xml:space="preserve">),(list of supported </w:t>
            </w:r>
            <w:r w:rsidRPr="00794639">
              <w:rPr>
                <w:b/>
              </w:rPr>
              <w:t>&lt;IO&gt;s</w:t>
            </w:r>
            <w:r w:rsidRPr="00794639">
              <w:t>)</w:t>
            </w:r>
          </w:p>
          <w:p w14:paraId="1EF37DEE" w14:textId="3CFEB29E" w:rsidR="00FB2253" w:rsidRPr="00794639" w:rsidRDefault="00FB2253" w:rsidP="00BB4174">
            <w:pPr>
              <w:pStyle w:val="TableBody"/>
              <w:rPr>
                <w:b/>
              </w:rPr>
            </w:pPr>
            <w:r w:rsidRPr="00794639">
              <w:rPr>
                <w:b/>
              </w:rPr>
              <w:t>OK</w:t>
            </w:r>
          </w:p>
        </w:tc>
      </w:tr>
      <w:tr w:rsidR="00FB2253" w:rsidRPr="00D55DF6" w14:paraId="2B4D1C95" w14:textId="77777777" w:rsidTr="00076AEF">
        <w:trPr>
          <w:trHeight w:val="1008"/>
        </w:trPr>
        <w:tc>
          <w:tcPr>
            <w:tcW w:w="1707" w:type="dxa"/>
          </w:tcPr>
          <w:p w14:paraId="484E5A31" w14:textId="77777777" w:rsidR="00FB2253" w:rsidRPr="00794639" w:rsidRDefault="00FB2253" w:rsidP="00FB2253">
            <w:pPr>
              <w:pStyle w:val="TableBody"/>
              <w:rPr>
                <w:i/>
              </w:rPr>
            </w:pPr>
            <w:r w:rsidRPr="00794639">
              <w:rPr>
                <w:i/>
              </w:rPr>
              <w:t>Read command</w:t>
            </w:r>
          </w:p>
          <w:p w14:paraId="00E6F062" w14:textId="77777777" w:rsidR="00FB2253" w:rsidRPr="00794639" w:rsidRDefault="00FB2253" w:rsidP="00FB2253">
            <w:pPr>
              <w:pStyle w:val="TableBody"/>
            </w:pPr>
          </w:p>
          <w:p w14:paraId="36A08644" w14:textId="77777777" w:rsidR="00FB2253" w:rsidRPr="00794639" w:rsidRDefault="00FB2253" w:rsidP="00FB2253">
            <w:pPr>
              <w:pStyle w:val="TableBody"/>
              <w:rPr>
                <w:u w:val="single"/>
              </w:rPr>
            </w:pPr>
            <w:r w:rsidRPr="00794639">
              <w:rPr>
                <w:u w:val="single"/>
              </w:rPr>
              <w:t>Syntax</w:t>
            </w:r>
          </w:p>
          <w:p w14:paraId="634A1786" w14:textId="474BAE0E" w:rsidR="00FB2253" w:rsidRPr="00794639" w:rsidRDefault="00FB2253" w:rsidP="00FB2253">
            <w:pPr>
              <w:pStyle w:val="TableBody"/>
              <w:rPr>
                <w:i/>
              </w:rPr>
            </w:pPr>
            <w:r w:rsidRPr="00794639">
              <w:rPr>
                <w:b/>
              </w:rPr>
              <w:t>AT+KSYNC?</w:t>
            </w:r>
          </w:p>
        </w:tc>
        <w:tc>
          <w:tcPr>
            <w:tcW w:w="7290" w:type="dxa"/>
          </w:tcPr>
          <w:p w14:paraId="5E6A69E9" w14:textId="77777777" w:rsidR="00FB2253" w:rsidRPr="00794639" w:rsidRDefault="00FB2253" w:rsidP="00FB2253">
            <w:pPr>
              <w:pStyle w:val="TableBody"/>
              <w:rPr>
                <w:u w:val="single"/>
              </w:rPr>
            </w:pPr>
          </w:p>
          <w:p w14:paraId="1FC5FDD6" w14:textId="77777777" w:rsidR="00FB2253" w:rsidRPr="00794639" w:rsidRDefault="00FB2253" w:rsidP="00FB2253">
            <w:pPr>
              <w:pStyle w:val="TableBody"/>
              <w:rPr>
                <w:u w:val="single"/>
              </w:rPr>
            </w:pPr>
          </w:p>
          <w:p w14:paraId="3D611BBD" w14:textId="08076BFA" w:rsidR="00FB2253" w:rsidRPr="00472EB0" w:rsidRDefault="00FB2253" w:rsidP="00FB2253">
            <w:pPr>
              <w:pStyle w:val="TableBody"/>
              <w:rPr>
                <w:u w:val="single"/>
              </w:rPr>
            </w:pPr>
            <w:r w:rsidRPr="00472EB0">
              <w:rPr>
                <w:u w:val="single"/>
              </w:rPr>
              <w:t>Response</w:t>
            </w:r>
          </w:p>
          <w:p w14:paraId="5171F488" w14:textId="77777777" w:rsidR="00FB2253" w:rsidRPr="00472EB0" w:rsidRDefault="00FB2253" w:rsidP="00FB2253">
            <w:pPr>
              <w:pStyle w:val="TableBody"/>
              <w:keepNext/>
              <w:rPr>
                <w:b/>
              </w:rPr>
            </w:pPr>
            <w:r w:rsidRPr="00472EB0">
              <w:rPr>
                <w:b/>
              </w:rPr>
              <w:t>+KSYNC: &lt;mode&gt;,&lt;IO&gt;</w:t>
            </w:r>
          </w:p>
          <w:p w14:paraId="2C754E64" w14:textId="402B0F1D" w:rsidR="00FB2253" w:rsidRPr="00472EB0" w:rsidRDefault="00FB2253" w:rsidP="00FB2253">
            <w:pPr>
              <w:pStyle w:val="TableBody"/>
              <w:rPr>
                <w:b/>
              </w:rPr>
            </w:pPr>
            <w:r w:rsidRPr="00472EB0">
              <w:rPr>
                <w:b/>
              </w:rPr>
              <w:t>OK</w:t>
            </w:r>
          </w:p>
        </w:tc>
      </w:tr>
      <w:tr w:rsidR="00FB2253" w:rsidRPr="00794639" w14:paraId="51800597" w14:textId="77777777" w:rsidTr="00076AEF">
        <w:trPr>
          <w:trHeight w:val="1008"/>
        </w:trPr>
        <w:tc>
          <w:tcPr>
            <w:tcW w:w="1707" w:type="dxa"/>
          </w:tcPr>
          <w:p w14:paraId="37635044" w14:textId="77777777" w:rsidR="00FB2253" w:rsidRPr="00794639" w:rsidRDefault="00FB2253" w:rsidP="00FB2253">
            <w:pPr>
              <w:pStyle w:val="TableBody"/>
              <w:rPr>
                <w:i/>
              </w:rPr>
            </w:pPr>
            <w:r w:rsidRPr="00794639">
              <w:rPr>
                <w:i/>
              </w:rPr>
              <w:t>Write command</w:t>
            </w:r>
          </w:p>
          <w:p w14:paraId="780B1572" w14:textId="77777777" w:rsidR="00FB2253" w:rsidRPr="00794639" w:rsidRDefault="00FB2253" w:rsidP="00FB2253">
            <w:pPr>
              <w:pStyle w:val="TableBody"/>
            </w:pPr>
          </w:p>
          <w:p w14:paraId="5C42A0F6" w14:textId="77777777" w:rsidR="00FB2253" w:rsidRPr="00794639" w:rsidRDefault="00FB2253" w:rsidP="00FB2253">
            <w:pPr>
              <w:pStyle w:val="TableBody"/>
              <w:rPr>
                <w:u w:val="single"/>
              </w:rPr>
            </w:pPr>
            <w:r w:rsidRPr="00794639">
              <w:rPr>
                <w:u w:val="single"/>
              </w:rPr>
              <w:t>Syntax</w:t>
            </w:r>
          </w:p>
          <w:p w14:paraId="7BC02D52" w14:textId="65BA94B7" w:rsidR="00FB2253" w:rsidRPr="00794639" w:rsidRDefault="00FB2253" w:rsidP="00FB2253">
            <w:pPr>
              <w:pStyle w:val="TableBody"/>
              <w:rPr>
                <w:i/>
              </w:rPr>
            </w:pPr>
            <w:r w:rsidRPr="00794639">
              <w:rPr>
                <w:b/>
              </w:rPr>
              <w:t>AT+KSYNC=</w:t>
            </w:r>
            <w:r w:rsidRPr="00794639">
              <w:rPr>
                <w:b/>
              </w:rPr>
              <w:br/>
              <w:t>&lt;mod&gt;,&lt;IO&gt;</w:t>
            </w:r>
          </w:p>
        </w:tc>
        <w:tc>
          <w:tcPr>
            <w:tcW w:w="7290" w:type="dxa"/>
          </w:tcPr>
          <w:p w14:paraId="7AE09169" w14:textId="77777777" w:rsidR="00FB2253" w:rsidRPr="00794639" w:rsidRDefault="00FB2253" w:rsidP="00FB2253">
            <w:pPr>
              <w:pStyle w:val="TableBody"/>
              <w:rPr>
                <w:u w:val="single"/>
              </w:rPr>
            </w:pPr>
          </w:p>
          <w:p w14:paraId="3647818B" w14:textId="77777777" w:rsidR="00FB2253" w:rsidRPr="00794639" w:rsidRDefault="00FB2253" w:rsidP="00FB2253">
            <w:pPr>
              <w:pStyle w:val="TableBody"/>
              <w:rPr>
                <w:u w:val="single"/>
              </w:rPr>
            </w:pPr>
          </w:p>
          <w:p w14:paraId="5F72CA44" w14:textId="63906A36" w:rsidR="00FB2253" w:rsidRPr="00794639" w:rsidRDefault="00FB2253" w:rsidP="00FB2253">
            <w:pPr>
              <w:pStyle w:val="TableBody"/>
              <w:rPr>
                <w:u w:val="single"/>
              </w:rPr>
            </w:pPr>
            <w:r w:rsidRPr="00794639">
              <w:rPr>
                <w:u w:val="single"/>
              </w:rPr>
              <w:t>Response</w:t>
            </w:r>
          </w:p>
          <w:p w14:paraId="51C685DF" w14:textId="77777777" w:rsidR="00FB2253" w:rsidRPr="00794639" w:rsidRDefault="00FB2253" w:rsidP="00FB2253">
            <w:pPr>
              <w:pStyle w:val="TableBody"/>
              <w:rPr>
                <w:b/>
              </w:rPr>
            </w:pPr>
            <w:r w:rsidRPr="00794639">
              <w:rPr>
                <w:b/>
              </w:rPr>
              <w:t>+KSYNC: &lt;IO&gt;, &lt;current_value&gt;</w:t>
            </w:r>
          </w:p>
          <w:p w14:paraId="480A8D75" w14:textId="77777777" w:rsidR="00FB2253" w:rsidRPr="00794639" w:rsidRDefault="00FB2253" w:rsidP="00FB2253">
            <w:pPr>
              <w:pStyle w:val="TableBody"/>
              <w:rPr>
                <w:b/>
              </w:rPr>
            </w:pPr>
            <w:r w:rsidRPr="00794639">
              <w:rPr>
                <w:b/>
              </w:rPr>
              <w:t>OK</w:t>
            </w:r>
          </w:p>
          <w:p w14:paraId="5CA3824D" w14:textId="77777777" w:rsidR="00FB2253" w:rsidRPr="00794639" w:rsidRDefault="00FB2253" w:rsidP="00FB2253">
            <w:pPr>
              <w:pStyle w:val="TableBody"/>
              <w:rPr>
                <w:b/>
              </w:rPr>
            </w:pPr>
          </w:p>
          <w:p w14:paraId="07CAB93D" w14:textId="77777777" w:rsidR="00FB2253" w:rsidRPr="00794639" w:rsidRDefault="00FB2253" w:rsidP="00FB2253">
            <w:pPr>
              <w:pStyle w:val="TableBody"/>
              <w:rPr>
                <w:u w:val="single"/>
              </w:rPr>
            </w:pPr>
            <w:r w:rsidRPr="00794639">
              <w:rPr>
                <w:u w:val="single"/>
              </w:rPr>
              <w:t>Parameters</w:t>
            </w:r>
          </w:p>
          <w:p w14:paraId="073116E8" w14:textId="4EBF7EB7" w:rsidR="00FB2253" w:rsidRPr="00794639" w:rsidRDefault="00FB2253" w:rsidP="00FB2253">
            <w:pPr>
              <w:pStyle w:val="TableBody"/>
              <w:rPr>
                <w:szCs w:val="20"/>
              </w:rPr>
            </w:pPr>
            <w:r w:rsidRPr="00794639">
              <w:rPr>
                <w:b/>
                <w:bCs/>
                <w:lang w:eastAsia="zh-CN"/>
              </w:rPr>
              <w:t>&lt;mod&gt;</w:t>
            </w:r>
            <w:r w:rsidRPr="00794639">
              <w:rPr>
                <w:lang w:eastAsia="zh-CN"/>
              </w:rPr>
              <w:tab/>
              <w:t>Synchronization signal mode</w:t>
            </w:r>
          </w:p>
          <w:p w14:paraId="0148692C" w14:textId="3B6FAF97" w:rsidR="00FB2253" w:rsidRPr="00794639" w:rsidRDefault="00FB2253" w:rsidP="00FB2253">
            <w:pPr>
              <w:pStyle w:val="TableBody"/>
            </w:pPr>
            <w:r w:rsidRPr="00794639">
              <w:rPr>
                <w:u w:val="single"/>
                <w:lang w:eastAsia="zh-CN"/>
              </w:rPr>
              <w:t>0</w:t>
            </w:r>
            <w:r w:rsidRPr="00794639">
              <w:rPr>
                <w:lang w:eastAsia="zh-CN"/>
              </w:rPr>
              <w:tab/>
              <w:t>Disable the generation of synchronization signal</w:t>
            </w:r>
          </w:p>
          <w:p w14:paraId="51F77AE0" w14:textId="3EA3F388" w:rsidR="00FB2253" w:rsidRPr="00794639" w:rsidRDefault="00FB2253" w:rsidP="00FB2253">
            <w:pPr>
              <w:pStyle w:val="TableBody"/>
            </w:pPr>
            <w:r w:rsidRPr="00794639">
              <w:rPr>
                <w:lang w:eastAsia="zh-CN"/>
              </w:rPr>
              <w:t>2</w:t>
            </w:r>
            <w:r w:rsidRPr="00794639">
              <w:rPr>
                <w:lang w:eastAsia="zh-CN"/>
              </w:rPr>
              <w:tab/>
              <w:t>Manage the generation of signal according to network status:</w:t>
            </w:r>
          </w:p>
          <w:p w14:paraId="1E31BE91" w14:textId="227DAB99" w:rsidR="00FB2253" w:rsidRPr="00B27D80" w:rsidRDefault="00FB2253" w:rsidP="00FB2253">
            <w:pPr>
              <w:pStyle w:val="TableBody"/>
            </w:pPr>
            <w:r w:rsidRPr="00794639">
              <w:rPr>
                <w:lang w:eastAsia="zh-CN"/>
              </w:rPr>
              <w:tab/>
            </w:r>
            <w:r w:rsidRPr="00794639">
              <w:rPr>
                <w:b/>
                <w:bCs/>
                <w:lang w:eastAsia="zh-CN"/>
              </w:rPr>
              <w:t>Permanently ON</w:t>
            </w:r>
            <w:r w:rsidRPr="00794639">
              <w:rPr>
                <w:bCs/>
                <w:lang w:eastAsia="zh-CN"/>
              </w:rPr>
              <w:t xml:space="preserve"> – </w:t>
            </w:r>
            <w:r w:rsidRPr="00794639">
              <w:rPr>
                <w:lang w:eastAsia="zh-CN"/>
              </w:rPr>
              <w:t xml:space="preserve">The </w:t>
            </w:r>
            <w:commentRangeStart w:id="3992"/>
            <w:r w:rsidR="0030276F" w:rsidRPr="00794639">
              <w:rPr>
                <w:lang w:eastAsia="zh-CN"/>
              </w:rPr>
              <w:t>module</w:t>
            </w:r>
            <w:commentRangeEnd w:id="3992"/>
            <w:r w:rsidR="00920246" w:rsidRPr="00794639">
              <w:rPr>
                <w:rStyle w:val="CommentReference"/>
                <w:rFonts w:ascii="Verdana" w:hAnsi="Verdana" w:cs="Times New Roman"/>
                <w:lang w:eastAsia="en-US"/>
              </w:rPr>
              <w:commentReference w:id="3992"/>
            </w:r>
            <w:r w:rsidR="0030276F" w:rsidRPr="00794639">
              <w:rPr>
                <w:lang w:eastAsia="zh-CN"/>
              </w:rPr>
              <w:t xml:space="preserve"> </w:t>
            </w:r>
            <w:r w:rsidRPr="000656F8">
              <w:rPr>
                <w:lang w:eastAsia="zh-CN"/>
              </w:rPr>
              <w:t>is powered on, but not registered in the network</w:t>
            </w:r>
          </w:p>
          <w:p w14:paraId="756881C9" w14:textId="4A2CE0E0" w:rsidR="00FB2253" w:rsidRPr="00913410" w:rsidRDefault="00FB2253" w:rsidP="00FB2253">
            <w:pPr>
              <w:pStyle w:val="TableBody"/>
            </w:pPr>
            <w:r w:rsidRPr="007E4A1F">
              <w:rPr>
                <w:b/>
                <w:bCs/>
                <w:lang w:eastAsia="zh-CN"/>
              </w:rPr>
              <w:tab/>
              <w:t>Slow flash (LED is ON for 200ms, OFF for 2s)</w:t>
            </w:r>
            <w:r w:rsidRPr="007E4A1F">
              <w:rPr>
                <w:bCs/>
                <w:lang w:eastAsia="zh-CN"/>
              </w:rPr>
              <w:t xml:space="preserve"> – </w:t>
            </w:r>
            <w:r w:rsidRPr="007E4A1F">
              <w:rPr>
                <w:lang w:eastAsia="zh-CN"/>
              </w:rPr>
              <w:t xml:space="preserve">The </w:t>
            </w:r>
            <w:r w:rsidR="0030276F" w:rsidRPr="00006D08">
              <w:rPr>
                <w:lang w:eastAsia="zh-CN"/>
              </w:rPr>
              <w:t>module</w:t>
            </w:r>
            <w:r w:rsidR="0030276F" w:rsidRPr="005C602E">
              <w:rPr>
                <w:lang w:eastAsia="zh-CN"/>
              </w:rPr>
              <w:t xml:space="preserve"> </w:t>
            </w:r>
            <w:r w:rsidRPr="005C602E">
              <w:rPr>
                <w:lang w:eastAsia="zh-CN"/>
              </w:rPr>
              <w:t xml:space="preserve">is powered on </w:t>
            </w:r>
            <w:r w:rsidRPr="005C602E">
              <w:rPr>
                <w:lang w:eastAsia="zh-CN"/>
              </w:rPr>
              <w:tab/>
              <w:t>and registered in the network</w:t>
            </w:r>
          </w:p>
          <w:p w14:paraId="4547F64D" w14:textId="36BBD87A" w:rsidR="00FB2253" w:rsidRPr="00A5422A" w:rsidRDefault="00FB2253" w:rsidP="00FB2253">
            <w:pPr>
              <w:pStyle w:val="TableBody"/>
              <w:rPr>
                <w:lang w:eastAsia="zh-CN"/>
              </w:rPr>
            </w:pPr>
            <w:r w:rsidRPr="003010FE">
              <w:rPr>
                <w:b/>
                <w:bCs/>
                <w:lang w:eastAsia="zh-CN"/>
              </w:rPr>
              <w:tab/>
              <w:t>OFF</w:t>
            </w:r>
            <w:r w:rsidRPr="003010FE">
              <w:rPr>
                <w:bCs/>
                <w:lang w:eastAsia="zh-CN"/>
              </w:rPr>
              <w:t xml:space="preserve"> – </w:t>
            </w:r>
            <w:r w:rsidRPr="003476E0">
              <w:rPr>
                <w:lang w:eastAsia="zh-CN"/>
              </w:rPr>
              <w:t xml:space="preserve">The </w:t>
            </w:r>
            <w:r w:rsidR="0030276F" w:rsidRPr="003476E0">
              <w:rPr>
                <w:lang w:eastAsia="zh-CN"/>
              </w:rPr>
              <w:t>module</w:t>
            </w:r>
            <w:r w:rsidR="0030276F" w:rsidRPr="00FB02AF">
              <w:rPr>
                <w:lang w:eastAsia="zh-CN"/>
              </w:rPr>
              <w:t xml:space="preserve"> </w:t>
            </w:r>
            <w:r w:rsidRPr="00FB02AF">
              <w:rPr>
                <w:lang w:eastAsia="zh-CN"/>
              </w:rPr>
              <w:t xml:space="preserve">is either switched off or the flash LED has been disabled by </w:t>
            </w:r>
            <w:r w:rsidRPr="00FB02AF">
              <w:rPr>
                <w:lang w:eastAsia="zh-CN"/>
              </w:rPr>
              <w:tab/>
              <w:t>the user</w:t>
            </w:r>
          </w:p>
          <w:p w14:paraId="74C0D298" w14:textId="77777777" w:rsidR="00FB2253" w:rsidRPr="00794639" w:rsidRDefault="00FB2253" w:rsidP="00FB2253">
            <w:pPr>
              <w:pStyle w:val="TableBody"/>
              <w:rPr>
                <w:lang w:eastAsia="zh-CN"/>
              </w:rPr>
            </w:pPr>
          </w:p>
          <w:p w14:paraId="16979D73" w14:textId="7B67E117" w:rsidR="00FB2253" w:rsidRPr="00DF20AD" w:rsidRDefault="00FB2253" w:rsidP="00953CD3">
            <w:pPr>
              <w:pStyle w:val="tablebody0"/>
              <w:rPr>
                <w:u w:val="single"/>
                <w:lang w:val="en-US"/>
              </w:rPr>
            </w:pPr>
            <w:r w:rsidRPr="00DF20AD">
              <w:rPr>
                <w:b/>
                <w:lang w:val="en-US"/>
              </w:rPr>
              <w:t>&lt;IO&gt;</w:t>
            </w:r>
            <w:r w:rsidRPr="00DF20AD">
              <w:rPr>
                <w:b/>
                <w:lang w:val="en-US"/>
              </w:rPr>
              <w:tab/>
            </w:r>
            <w:r w:rsidRPr="00DF20AD">
              <w:rPr>
                <w:lang w:val="en-US"/>
              </w:rPr>
              <w:t xml:space="preserve">1 </w:t>
            </w:r>
            <w:r w:rsidR="006F6C7C" w:rsidRPr="00DF20AD">
              <w:rPr>
                <w:lang w:val="en-US"/>
              </w:rPr>
              <w:t>- 3, 5 -</w:t>
            </w:r>
            <w:r w:rsidRPr="00DF20AD">
              <w:rPr>
                <w:lang w:val="en-US"/>
              </w:rPr>
              <w:t xml:space="preserve"> 8, 10, 11, 14, 15, 20</w:t>
            </w:r>
            <w:r w:rsidRPr="00DF20AD">
              <w:rPr>
                <w:lang w:val="en-US"/>
              </w:rPr>
              <w:tab/>
              <w:t>Defines which GPIO is used as output to indicate the network status</w:t>
            </w:r>
          </w:p>
        </w:tc>
      </w:tr>
      <w:tr w:rsidR="00FB2253" w:rsidRPr="00794639" w14:paraId="66ABB889" w14:textId="77777777" w:rsidTr="00076AEF">
        <w:trPr>
          <w:trHeight w:val="1008"/>
        </w:trPr>
        <w:tc>
          <w:tcPr>
            <w:tcW w:w="1707" w:type="dxa"/>
          </w:tcPr>
          <w:p w14:paraId="6D9D0DC1" w14:textId="64D349DE" w:rsidR="00FB2253" w:rsidRPr="00794639" w:rsidRDefault="00FB2253" w:rsidP="00FB2253">
            <w:pPr>
              <w:pStyle w:val="TableBody"/>
              <w:rPr>
                <w:i/>
              </w:rPr>
            </w:pPr>
            <w:r w:rsidRPr="00794639">
              <w:rPr>
                <w:u w:val="single"/>
              </w:rPr>
              <w:t>Notes</w:t>
            </w:r>
          </w:p>
        </w:tc>
        <w:tc>
          <w:tcPr>
            <w:tcW w:w="7290" w:type="dxa"/>
          </w:tcPr>
          <w:p w14:paraId="18C5AB48" w14:textId="55E8105E" w:rsidR="00FB2253" w:rsidRPr="00794639" w:rsidRDefault="00FB2253" w:rsidP="00170927">
            <w:pPr>
              <w:pStyle w:val="TableBody"/>
              <w:numPr>
                <w:ilvl w:val="0"/>
                <w:numId w:val="465"/>
              </w:numPr>
            </w:pPr>
            <w:r w:rsidRPr="00794639">
              <w:t>&lt;mod&gt;</w:t>
            </w:r>
            <w:r w:rsidR="00893E0B" w:rsidRPr="00794639">
              <w:t xml:space="preserve"> and </w:t>
            </w:r>
            <w:r w:rsidRPr="00794639">
              <w:t xml:space="preserve">&lt;IO&gt; </w:t>
            </w:r>
            <w:r w:rsidR="00893E0B" w:rsidRPr="00794639">
              <w:t xml:space="preserve">settings </w:t>
            </w:r>
            <w:r w:rsidRPr="00794639">
              <w:t>are automatically saved.</w:t>
            </w:r>
          </w:p>
          <w:p w14:paraId="7248B6A1" w14:textId="77777777" w:rsidR="00FB2253" w:rsidRPr="00794639" w:rsidRDefault="00FB2253" w:rsidP="00170927">
            <w:pPr>
              <w:pStyle w:val="TableBody"/>
              <w:numPr>
                <w:ilvl w:val="0"/>
                <w:numId w:val="465"/>
              </w:numPr>
            </w:pPr>
            <w:r w:rsidRPr="00794639">
              <w:t xml:space="preserve">This command will force the GPIO pins as output, regardless of the </w:t>
            </w:r>
            <w:r w:rsidRPr="00794639">
              <w:rPr>
                <w:rStyle w:val="Code"/>
              </w:rPr>
              <w:t>AT+KGPIOCFG</w:t>
            </w:r>
            <w:r w:rsidRPr="00794639">
              <w:t xml:space="preserve"> configuration.</w:t>
            </w:r>
          </w:p>
          <w:p w14:paraId="6A9337A5" w14:textId="0C46DFA3" w:rsidR="00FB2253" w:rsidRPr="00794639" w:rsidRDefault="00FB2253" w:rsidP="00170927">
            <w:pPr>
              <w:pStyle w:val="TableBody"/>
              <w:numPr>
                <w:ilvl w:val="0"/>
                <w:numId w:val="465"/>
              </w:numPr>
            </w:pPr>
            <w:r w:rsidRPr="00794639">
              <w:t>Only one GPIO signal can be generated at any time.</w:t>
            </w:r>
          </w:p>
          <w:p w14:paraId="3D259AAD" w14:textId="70B04016" w:rsidR="00FB2253" w:rsidRPr="00794639" w:rsidRDefault="00FB2253" w:rsidP="00170927">
            <w:pPr>
              <w:pStyle w:val="TableBody"/>
              <w:numPr>
                <w:ilvl w:val="0"/>
                <w:numId w:val="465"/>
              </w:numPr>
              <w:rPr>
                <w:u w:val="single"/>
              </w:rPr>
            </w:pPr>
            <w:r w:rsidRPr="00794639">
              <w:t>This command can be used without a SIM.</w:t>
            </w:r>
          </w:p>
        </w:tc>
      </w:tr>
      <w:tr w:rsidR="00FB2253" w:rsidRPr="00794639" w14:paraId="73314F31" w14:textId="77777777" w:rsidTr="00076AEF">
        <w:trPr>
          <w:trHeight w:val="1008"/>
        </w:trPr>
        <w:tc>
          <w:tcPr>
            <w:tcW w:w="1707" w:type="dxa"/>
          </w:tcPr>
          <w:p w14:paraId="7B33CFBA" w14:textId="28382F7F" w:rsidR="00FB2253" w:rsidRPr="00794639" w:rsidRDefault="00FB2253" w:rsidP="00FB2253">
            <w:pPr>
              <w:pStyle w:val="TableBody"/>
              <w:rPr>
                <w:u w:val="single"/>
              </w:rPr>
            </w:pPr>
            <w:r w:rsidRPr="00794639">
              <w:rPr>
                <w:u w:val="single"/>
              </w:rPr>
              <w:lastRenderedPageBreak/>
              <w:t>Examples</w:t>
            </w:r>
          </w:p>
        </w:tc>
        <w:tc>
          <w:tcPr>
            <w:tcW w:w="7290" w:type="dxa"/>
          </w:tcPr>
          <w:p w14:paraId="0C2E0492" w14:textId="77777777" w:rsidR="00FB2253" w:rsidRPr="00794639" w:rsidRDefault="00FB2253" w:rsidP="00FB2253">
            <w:pPr>
              <w:pStyle w:val="TableBody"/>
              <w:rPr>
                <w:b/>
              </w:rPr>
            </w:pPr>
            <w:r w:rsidRPr="00794639">
              <w:rPr>
                <w:b/>
              </w:rPr>
              <w:t>AT+KSYNC=?</w:t>
            </w:r>
          </w:p>
          <w:p w14:paraId="5C720AE9" w14:textId="42C8C90E" w:rsidR="00FB2253" w:rsidRPr="007E4A1F" w:rsidRDefault="00FB2253" w:rsidP="00FB2253">
            <w:pPr>
              <w:pStyle w:val="TableBody"/>
              <w:rPr>
                <w:b/>
              </w:rPr>
            </w:pPr>
            <w:r w:rsidRPr="00794639">
              <w:rPr>
                <w:b/>
              </w:rPr>
              <w:t>+KSYNC: (0,2),(</w:t>
            </w:r>
            <w:r w:rsidR="006F6C7C" w:rsidRPr="00794639">
              <w:rPr>
                <w:b/>
              </w:rPr>
              <w:t>1,2,3,5,6,</w:t>
            </w:r>
            <w:commentRangeStart w:id="3993"/>
            <w:r w:rsidR="006F6C7C" w:rsidRPr="00794639">
              <w:rPr>
                <w:b/>
              </w:rPr>
              <w:t>7</w:t>
            </w:r>
            <w:commentRangeEnd w:id="3993"/>
            <w:r w:rsidR="006F6C7C" w:rsidRPr="00794639">
              <w:rPr>
                <w:rStyle w:val="CommentReference"/>
                <w:rFonts w:ascii="Verdana" w:hAnsi="Verdana" w:cs="Times New Roman"/>
                <w:lang w:eastAsia="en-US"/>
              </w:rPr>
              <w:commentReference w:id="3993"/>
            </w:r>
            <w:r w:rsidR="006F6C7C" w:rsidRPr="00794639">
              <w:rPr>
                <w:b/>
              </w:rPr>
              <w:t>,</w:t>
            </w:r>
            <w:r w:rsidR="006F6C7C" w:rsidRPr="000656F8">
              <w:rPr>
                <w:b/>
              </w:rPr>
              <w:t>8</w:t>
            </w:r>
            <w:r w:rsidRPr="00B27D80">
              <w:rPr>
                <w:b/>
              </w:rPr>
              <w:t>,10,11,14,15,20)</w:t>
            </w:r>
          </w:p>
          <w:p w14:paraId="6EDF1B8D" w14:textId="77777777" w:rsidR="00FB2253" w:rsidRPr="007E4A1F" w:rsidRDefault="00FB2253" w:rsidP="00FB2253">
            <w:pPr>
              <w:pStyle w:val="TableBody"/>
              <w:rPr>
                <w:b/>
              </w:rPr>
            </w:pPr>
            <w:r w:rsidRPr="007E4A1F">
              <w:rPr>
                <w:b/>
              </w:rPr>
              <w:t>OK</w:t>
            </w:r>
          </w:p>
          <w:p w14:paraId="18CB4430" w14:textId="77777777" w:rsidR="00FB2253" w:rsidRPr="00DF20AD" w:rsidRDefault="00FB2253" w:rsidP="000656F8">
            <w:pPr>
              <w:pStyle w:val="TableBody"/>
              <w:rPr>
                <w:sz w:val="14"/>
                <w:szCs w:val="14"/>
              </w:rPr>
            </w:pPr>
          </w:p>
          <w:p w14:paraId="2D07D869" w14:textId="77777777" w:rsidR="00FB2253" w:rsidRPr="00B27D80" w:rsidRDefault="00FB2253" w:rsidP="00FB2253">
            <w:pPr>
              <w:pStyle w:val="TableBody"/>
              <w:rPr>
                <w:b/>
              </w:rPr>
            </w:pPr>
            <w:r w:rsidRPr="000656F8">
              <w:rPr>
                <w:b/>
              </w:rPr>
              <w:t>AT+KSYNC=2,1</w:t>
            </w:r>
          </w:p>
          <w:p w14:paraId="2105FBA1" w14:textId="77777777" w:rsidR="00FB2253" w:rsidRPr="007E4A1F" w:rsidRDefault="00FB2253" w:rsidP="00FB2253">
            <w:pPr>
              <w:pStyle w:val="TableBody"/>
              <w:rPr>
                <w:b/>
              </w:rPr>
            </w:pPr>
            <w:r w:rsidRPr="007E4A1F">
              <w:rPr>
                <w:b/>
              </w:rPr>
              <w:t>OK</w:t>
            </w:r>
          </w:p>
          <w:p w14:paraId="7D930DE6" w14:textId="77777777" w:rsidR="00FB2253" w:rsidRPr="00DF20AD" w:rsidRDefault="00FB2253" w:rsidP="000656F8">
            <w:pPr>
              <w:pStyle w:val="TableBody"/>
              <w:rPr>
                <w:sz w:val="14"/>
                <w:szCs w:val="14"/>
              </w:rPr>
            </w:pPr>
          </w:p>
          <w:p w14:paraId="0D893C86" w14:textId="77777777" w:rsidR="00FB2253" w:rsidRPr="00B27D80" w:rsidRDefault="00FB2253" w:rsidP="00FB2253">
            <w:pPr>
              <w:pStyle w:val="TableBody"/>
              <w:rPr>
                <w:b/>
              </w:rPr>
            </w:pPr>
            <w:r w:rsidRPr="000656F8">
              <w:rPr>
                <w:b/>
              </w:rPr>
              <w:t>AT+KSYNC?</w:t>
            </w:r>
          </w:p>
          <w:p w14:paraId="64E39FD8" w14:textId="77777777" w:rsidR="00FB2253" w:rsidRPr="007E4A1F" w:rsidRDefault="00FB2253" w:rsidP="00FB2253">
            <w:pPr>
              <w:pStyle w:val="TableBody"/>
              <w:rPr>
                <w:b/>
              </w:rPr>
            </w:pPr>
            <w:r w:rsidRPr="007E4A1F">
              <w:rPr>
                <w:b/>
              </w:rPr>
              <w:t>+KSYNC: 2,1</w:t>
            </w:r>
          </w:p>
          <w:p w14:paraId="157B48B5" w14:textId="77777777" w:rsidR="00FB2253" w:rsidRPr="007E4A1F" w:rsidRDefault="00FB2253" w:rsidP="00FB2253">
            <w:pPr>
              <w:pStyle w:val="TableBody"/>
              <w:rPr>
                <w:b/>
              </w:rPr>
            </w:pPr>
            <w:r w:rsidRPr="007E4A1F">
              <w:rPr>
                <w:b/>
              </w:rPr>
              <w:t>OK</w:t>
            </w:r>
          </w:p>
          <w:p w14:paraId="11A18858" w14:textId="77777777" w:rsidR="00FB2253" w:rsidRPr="00DF20AD" w:rsidRDefault="00FB2253" w:rsidP="000656F8">
            <w:pPr>
              <w:pStyle w:val="TableBody"/>
              <w:rPr>
                <w:sz w:val="14"/>
                <w:szCs w:val="14"/>
              </w:rPr>
            </w:pPr>
          </w:p>
          <w:p w14:paraId="677E7B5C" w14:textId="77777777" w:rsidR="00FB2253" w:rsidRPr="00B27D80" w:rsidRDefault="00FB2253" w:rsidP="00FB2253">
            <w:pPr>
              <w:pStyle w:val="TableBody"/>
              <w:rPr>
                <w:b/>
              </w:rPr>
            </w:pPr>
            <w:r w:rsidRPr="000656F8">
              <w:rPr>
                <w:b/>
              </w:rPr>
              <w:t>AT+KSYNC=2,1</w:t>
            </w:r>
          </w:p>
          <w:p w14:paraId="0DB4FBEC" w14:textId="7B06AAB0" w:rsidR="00FB2253" w:rsidRPr="007E4A1F" w:rsidRDefault="00FB2253" w:rsidP="00170927">
            <w:pPr>
              <w:pStyle w:val="TableBody"/>
              <w:rPr>
                <w:b/>
              </w:rPr>
            </w:pPr>
            <w:r w:rsidRPr="007E4A1F">
              <w:rPr>
                <w:b/>
              </w:rPr>
              <w:t>OK</w:t>
            </w:r>
          </w:p>
        </w:tc>
      </w:tr>
    </w:tbl>
    <w:p w14:paraId="4437B034" w14:textId="2BD5EEEF" w:rsidR="00D06226" w:rsidRPr="00794639" w:rsidRDefault="00D06226">
      <w:pPr>
        <w:pStyle w:val="Heading2"/>
      </w:pPr>
      <w:bookmarkStart w:id="3994" w:name="_Toc525916202"/>
      <w:bookmarkStart w:id="3995" w:name="_Toc525919438"/>
      <w:bookmarkStart w:id="3996" w:name="_Toc526242199"/>
      <w:bookmarkStart w:id="3997" w:name="_Toc526416283"/>
      <w:bookmarkStart w:id="3998" w:name="_Toc525916203"/>
      <w:bookmarkStart w:id="3999" w:name="_Toc525919439"/>
      <w:bookmarkStart w:id="4000" w:name="_Toc526242200"/>
      <w:bookmarkStart w:id="4001" w:name="_Toc526416284"/>
      <w:bookmarkStart w:id="4002" w:name="_Toc525916204"/>
      <w:bookmarkStart w:id="4003" w:name="_Toc525919440"/>
      <w:bookmarkStart w:id="4004" w:name="_Toc526242201"/>
      <w:bookmarkStart w:id="4005" w:name="_Toc526416285"/>
      <w:bookmarkStart w:id="4006" w:name="_Ref524096530"/>
      <w:bookmarkStart w:id="4007" w:name="_Toc531700615"/>
      <w:bookmarkEnd w:id="3994"/>
      <w:bookmarkEnd w:id="3995"/>
      <w:bookmarkEnd w:id="3996"/>
      <w:bookmarkEnd w:id="3997"/>
      <w:bookmarkEnd w:id="3998"/>
      <w:bookmarkEnd w:id="3999"/>
      <w:bookmarkEnd w:id="4000"/>
      <w:bookmarkEnd w:id="4001"/>
      <w:bookmarkEnd w:id="4002"/>
      <w:bookmarkEnd w:id="4003"/>
      <w:bookmarkEnd w:id="4004"/>
      <w:bookmarkEnd w:id="4005"/>
      <w:commentRangeStart w:id="4008"/>
      <w:commentRangeEnd w:id="4008"/>
      <w:r w:rsidRPr="00794639">
        <w:rPr>
          <w:rStyle w:val="CommentReference"/>
          <w:rFonts w:ascii="Verdana" w:eastAsia="Times New Roman" w:hAnsi="Verdana" w:cs="Times New Roman"/>
          <w:b w:val="0"/>
          <w:lang w:eastAsia="en-US"/>
        </w:rPr>
        <w:commentReference w:id="4008"/>
      </w:r>
      <w:bookmarkStart w:id="4009" w:name="_Toc522627549"/>
      <w:r w:rsidRPr="00794639">
        <w:t xml:space="preserve">+KCARRIERCFG Command: Set </w:t>
      </w:r>
      <w:r w:rsidR="006F6C7C" w:rsidRPr="00794639">
        <w:t>O</w:t>
      </w:r>
      <w:r w:rsidRPr="00794639">
        <w:t>perator</w:t>
      </w:r>
      <w:bookmarkEnd w:id="4006"/>
      <w:bookmarkEnd w:id="4007"/>
      <w:bookmarkEnd w:id="4009"/>
    </w:p>
    <w:p w14:paraId="3497ECB6" w14:textId="3898E035" w:rsidR="0054081D" w:rsidRPr="00794639" w:rsidRDefault="0054081D" w:rsidP="00953CD3">
      <w:pPr>
        <w:pStyle w:val="Warning"/>
      </w:pPr>
      <w:commentRangeStart w:id="4010"/>
      <w:r w:rsidRPr="000656F8">
        <w:t xml:space="preserve">Operator must be set prior to using the module. Refer to section 6 of AirPrime HL7800-M MNO and RF Band Customization at Customer Production Site Application Note (reference number: </w:t>
      </w:r>
      <w:r w:rsidRPr="00B27D80">
        <w:t>2174213</w:t>
      </w:r>
      <w:r w:rsidRPr="007E4A1F">
        <w:t>) for details.</w:t>
      </w:r>
      <w:commentRangeEnd w:id="4010"/>
      <w:r w:rsidRPr="00794639">
        <w:rPr>
          <w:rStyle w:val="CommentReference"/>
          <w:rFonts w:ascii="Verdana" w:hAnsi="Verdana" w:cs="Times New Roman"/>
          <w:i w:val="0"/>
          <w:iCs w:val="0"/>
          <w:lang w:eastAsia="en-US"/>
        </w:rPr>
        <w:commentReference w:id="4010"/>
      </w:r>
    </w:p>
    <w:tbl>
      <w:tblPr>
        <w:tblStyle w:val="TableSWIleft"/>
        <w:tblW w:w="9069" w:type="dxa"/>
        <w:tblLayout w:type="fixed"/>
        <w:tblLook w:val="04A0" w:firstRow="1" w:lastRow="0" w:firstColumn="1" w:lastColumn="0" w:noHBand="0" w:noVBand="1"/>
      </w:tblPr>
      <w:tblGrid>
        <w:gridCol w:w="1707"/>
        <w:gridCol w:w="7362"/>
      </w:tblGrid>
      <w:tr w:rsidR="00D06226" w:rsidRPr="00794639" w14:paraId="0C789A85" w14:textId="77777777" w:rsidTr="00076AEF">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0530878" w14:textId="77777777" w:rsidR="00D06226" w:rsidRPr="00B27D80" w:rsidRDefault="00D06226">
            <w:pPr>
              <w:pStyle w:val="TableRowHead"/>
              <w:spacing w:before="144" w:after="144"/>
              <w:rPr>
                <w:bCs w:val="0"/>
              </w:rPr>
            </w:pPr>
            <w:r w:rsidRPr="000656F8">
              <w:t>HL7800</w:t>
            </w:r>
          </w:p>
        </w:tc>
      </w:tr>
      <w:tr w:rsidR="00D06226" w:rsidRPr="00794639" w14:paraId="34E3B8DF" w14:textId="77777777" w:rsidTr="00953CD3">
        <w:trPr>
          <w:trHeight w:val="978"/>
        </w:trPr>
        <w:tc>
          <w:tcPr>
            <w:tcW w:w="1707" w:type="dxa"/>
          </w:tcPr>
          <w:p w14:paraId="09CC9944" w14:textId="77777777" w:rsidR="00D06226" w:rsidRPr="00794639" w:rsidRDefault="00D06226" w:rsidP="00076AEF">
            <w:pPr>
              <w:pStyle w:val="TableBody"/>
              <w:rPr>
                <w:rFonts w:ascii="Times New Roman" w:hAnsi="Times New Roman" w:cs="Times New Roman"/>
                <w:i/>
                <w:sz w:val="20"/>
                <w:szCs w:val="20"/>
              </w:rPr>
            </w:pPr>
            <w:r w:rsidRPr="00794639">
              <w:rPr>
                <w:i/>
              </w:rPr>
              <w:t>Test command</w:t>
            </w:r>
          </w:p>
          <w:p w14:paraId="0920895C" w14:textId="77777777" w:rsidR="00D06226" w:rsidRPr="00DF20AD" w:rsidRDefault="00D06226">
            <w:pPr>
              <w:pStyle w:val="TableBody"/>
              <w:rPr>
                <w:sz w:val="14"/>
                <w:szCs w:val="14"/>
              </w:rPr>
            </w:pPr>
          </w:p>
          <w:p w14:paraId="40423377" w14:textId="77777777" w:rsidR="00D06226" w:rsidRPr="00794639" w:rsidRDefault="00D06226" w:rsidP="00076AEF">
            <w:pPr>
              <w:pStyle w:val="TableBody"/>
              <w:rPr>
                <w:u w:val="single"/>
              </w:rPr>
            </w:pPr>
            <w:r w:rsidRPr="00794639">
              <w:rPr>
                <w:u w:val="single"/>
              </w:rPr>
              <w:t>Syntax</w:t>
            </w:r>
          </w:p>
          <w:p w14:paraId="46BD3323" w14:textId="1263C9AD" w:rsidR="00D06226" w:rsidRPr="00794639" w:rsidRDefault="00D06226" w:rsidP="00076AEF">
            <w:pPr>
              <w:pStyle w:val="TableBody"/>
              <w:keepNext/>
              <w:rPr>
                <w:b/>
              </w:rPr>
            </w:pPr>
            <w:r w:rsidRPr="00794639">
              <w:rPr>
                <w:b/>
              </w:rPr>
              <w:t>AT+</w:t>
            </w:r>
            <w:r w:rsidR="006F6C7C" w:rsidRPr="00794639">
              <w:rPr>
                <w:b/>
              </w:rPr>
              <w:br/>
            </w:r>
            <w:r w:rsidRPr="00794639">
              <w:rPr>
                <w:b/>
              </w:rPr>
              <w:t>KCARRIERCFG=?</w:t>
            </w:r>
          </w:p>
        </w:tc>
        <w:tc>
          <w:tcPr>
            <w:tcW w:w="7362" w:type="dxa"/>
          </w:tcPr>
          <w:p w14:paraId="635FAB3E" w14:textId="77777777" w:rsidR="00D06226" w:rsidRPr="00794639" w:rsidRDefault="00D06226" w:rsidP="00076AEF">
            <w:pPr>
              <w:pStyle w:val="TableBody"/>
              <w:rPr>
                <w:szCs w:val="18"/>
              </w:rPr>
            </w:pPr>
          </w:p>
          <w:p w14:paraId="68394815" w14:textId="77777777" w:rsidR="00D06226" w:rsidRPr="00DF20AD" w:rsidRDefault="00D06226">
            <w:pPr>
              <w:pStyle w:val="TableBody"/>
              <w:rPr>
                <w:sz w:val="14"/>
                <w:szCs w:val="14"/>
              </w:rPr>
            </w:pPr>
          </w:p>
          <w:p w14:paraId="788F304E" w14:textId="77777777" w:rsidR="00D06226" w:rsidRPr="00794639" w:rsidRDefault="00D06226" w:rsidP="00076AEF">
            <w:pPr>
              <w:pStyle w:val="TableBody"/>
              <w:rPr>
                <w:szCs w:val="18"/>
                <w:u w:val="single"/>
              </w:rPr>
            </w:pPr>
            <w:r w:rsidRPr="00794639">
              <w:rPr>
                <w:szCs w:val="18"/>
                <w:u w:val="single"/>
              </w:rPr>
              <w:t>Response</w:t>
            </w:r>
          </w:p>
          <w:p w14:paraId="283D2902" w14:textId="2DE30B06" w:rsidR="00D06226" w:rsidRPr="00794639" w:rsidRDefault="00D06226" w:rsidP="00076AEF">
            <w:pPr>
              <w:pStyle w:val="TableBody"/>
              <w:rPr>
                <w:b/>
                <w:szCs w:val="22"/>
              </w:rPr>
            </w:pPr>
            <w:r w:rsidRPr="00794639">
              <w:rPr>
                <w:b/>
              </w:rPr>
              <w:t>+KCARRIERCFG: (</w:t>
            </w:r>
            <w:r w:rsidRPr="00794639">
              <w:t>list of supported</w:t>
            </w:r>
            <w:r w:rsidRPr="00794639">
              <w:rPr>
                <w:b/>
              </w:rPr>
              <w:t xml:space="preserve"> &lt;operator_idx&gt;</w:t>
            </w:r>
            <w:r w:rsidR="006F6C7C" w:rsidRPr="00794639">
              <w:t>es</w:t>
            </w:r>
            <w:r w:rsidRPr="00794639">
              <w:rPr>
                <w:b/>
              </w:rPr>
              <w:t>)</w:t>
            </w:r>
          </w:p>
          <w:p w14:paraId="4D5AF131" w14:textId="77777777" w:rsidR="00D06226" w:rsidRPr="00794639" w:rsidRDefault="00D06226" w:rsidP="00076AEF">
            <w:pPr>
              <w:pStyle w:val="TableBody"/>
              <w:keepNext/>
            </w:pPr>
            <w:r w:rsidRPr="00794639">
              <w:rPr>
                <w:b/>
              </w:rPr>
              <w:t>OK</w:t>
            </w:r>
          </w:p>
        </w:tc>
      </w:tr>
      <w:tr w:rsidR="00D06226" w:rsidRPr="00794639" w14:paraId="659419DE" w14:textId="77777777" w:rsidTr="00953CD3">
        <w:trPr>
          <w:trHeight w:val="65"/>
        </w:trPr>
        <w:tc>
          <w:tcPr>
            <w:tcW w:w="1707" w:type="dxa"/>
          </w:tcPr>
          <w:p w14:paraId="1F381536" w14:textId="77777777" w:rsidR="00D06226" w:rsidRPr="00794639" w:rsidRDefault="00D06226" w:rsidP="00076AEF">
            <w:pPr>
              <w:pStyle w:val="TableBody"/>
              <w:rPr>
                <w:rFonts w:ascii="Times New Roman" w:hAnsi="Times New Roman" w:cs="Times New Roman"/>
                <w:i/>
                <w:sz w:val="20"/>
                <w:szCs w:val="20"/>
              </w:rPr>
            </w:pPr>
            <w:r w:rsidRPr="00794639">
              <w:rPr>
                <w:i/>
              </w:rPr>
              <w:t>Read command</w:t>
            </w:r>
          </w:p>
          <w:p w14:paraId="4592760F" w14:textId="77777777" w:rsidR="00D06226" w:rsidRPr="00DF20AD" w:rsidRDefault="00D06226">
            <w:pPr>
              <w:pStyle w:val="TableBody"/>
              <w:rPr>
                <w:sz w:val="14"/>
                <w:szCs w:val="14"/>
              </w:rPr>
            </w:pPr>
          </w:p>
          <w:p w14:paraId="1EC7F531" w14:textId="77777777" w:rsidR="00D06226" w:rsidRPr="00794639" w:rsidRDefault="00D06226" w:rsidP="00076AEF">
            <w:pPr>
              <w:pStyle w:val="TableBody"/>
              <w:rPr>
                <w:u w:val="single"/>
              </w:rPr>
            </w:pPr>
            <w:r w:rsidRPr="00794639">
              <w:rPr>
                <w:u w:val="single"/>
              </w:rPr>
              <w:t>Syntax</w:t>
            </w:r>
          </w:p>
          <w:p w14:paraId="7816272C" w14:textId="77777777" w:rsidR="00D06226" w:rsidRPr="00794639" w:rsidRDefault="00D06226" w:rsidP="00076AEF">
            <w:pPr>
              <w:pStyle w:val="TableBody"/>
              <w:rPr>
                <w:b/>
              </w:rPr>
            </w:pPr>
            <w:r w:rsidRPr="00794639">
              <w:rPr>
                <w:b/>
              </w:rPr>
              <w:t>AT+ KCARRIERCFG?</w:t>
            </w:r>
          </w:p>
        </w:tc>
        <w:tc>
          <w:tcPr>
            <w:tcW w:w="7362" w:type="dxa"/>
          </w:tcPr>
          <w:p w14:paraId="04E9C30A" w14:textId="77777777" w:rsidR="00D06226" w:rsidRPr="00794639" w:rsidRDefault="00D06226" w:rsidP="00076AEF">
            <w:pPr>
              <w:pStyle w:val="TableBody"/>
              <w:rPr>
                <w:szCs w:val="18"/>
              </w:rPr>
            </w:pPr>
          </w:p>
          <w:p w14:paraId="16EC1A72" w14:textId="77777777" w:rsidR="00D06226" w:rsidRPr="00DF20AD" w:rsidRDefault="00D06226">
            <w:pPr>
              <w:pStyle w:val="TableBody"/>
              <w:rPr>
                <w:sz w:val="14"/>
                <w:szCs w:val="14"/>
              </w:rPr>
            </w:pPr>
          </w:p>
          <w:p w14:paraId="7ABF49A6" w14:textId="77777777" w:rsidR="00D06226" w:rsidRPr="00794639" w:rsidRDefault="00D06226" w:rsidP="00076AEF">
            <w:pPr>
              <w:pStyle w:val="TableBody"/>
              <w:rPr>
                <w:szCs w:val="18"/>
                <w:u w:val="single"/>
              </w:rPr>
            </w:pPr>
            <w:r w:rsidRPr="00794639">
              <w:rPr>
                <w:szCs w:val="18"/>
                <w:u w:val="single"/>
              </w:rPr>
              <w:t>Response</w:t>
            </w:r>
          </w:p>
          <w:p w14:paraId="17795507" w14:textId="77777777" w:rsidR="00D06226" w:rsidRPr="00794639" w:rsidRDefault="00D06226" w:rsidP="00076AEF">
            <w:pPr>
              <w:pStyle w:val="TableBody"/>
              <w:rPr>
                <w:b/>
                <w:szCs w:val="22"/>
              </w:rPr>
            </w:pPr>
            <w:r w:rsidRPr="00794639">
              <w:rPr>
                <w:b/>
              </w:rPr>
              <w:t>+KCARRIERCFG</w:t>
            </w:r>
            <w:r w:rsidRPr="00794639">
              <w:rPr>
                <w:b/>
                <w:snapToGrid w:val="0"/>
              </w:rPr>
              <w:t>:</w:t>
            </w:r>
            <w:r w:rsidRPr="00794639">
              <w:rPr>
                <w:b/>
              </w:rPr>
              <w:t xml:space="preserve"> &lt;operator_idx&gt;</w:t>
            </w:r>
          </w:p>
          <w:p w14:paraId="24BF9A6D" w14:textId="77777777" w:rsidR="00D06226" w:rsidRPr="00794639" w:rsidRDefault="00D06226" w:rsidP="00076AEF">
            <w:pPr>
              <w:pStyle w:val="TableBody"/>
            </w:pPr>
            <w:r w:rsidRPr="00794639">
              <w:rPr>
                <w:b/>
              </w:rPr>
              <w:t>OK</w:t>
            </w:r>
            <w:r w:rsidRPr="00794639">
              <w:rPr>
                <w:szCs w:val="18"/>
              </w:rPr>
              <w:t xml:space="preserve"> </w:t>
            </w:r>
          </w:p>
        </w:tc>
      </w:tr>
      <w:tr w:rsidR="00D06226" w:rsidRPr="00794639" w14:paraId="5F862B53" w14:textId="77777777" w:rsidTr="00953CD3">
        <w:trPr>
          <w:cantSplit w:val="0"/>
          <w:trHeight w:val="53"/>
        </w:trPr>
        <w:tc>
          <w:tcPr>
            <w:tcW w:w="1707" w:type="dxa"/>
          </w:tcPr>
          <w:p w14:paraId="7DB1446B" w14:textId="77777777" w:rsidR="00D06226" w:rsidRPr="00794639" w:rsidRDefault="00D06226" w:rsidP="00953CD3">
            <w:pPr>
              <w:pStyle w:val="TableBody"/>
              <w:rPr>
                <w:i/>
                <w:szCs w:val="22"/>
              </w:rPr>
            </w:pPr>
            <w:r w:rsidRPr="00794639">
              <w:rPr>
                <w:i/>
              </w:rPr>
              <w:t>Write command</w:t>
            </w:r>
          </w:p>
          <w:p w14:paraId="149AB6DB" w14:textId="77777777" w:rsidR="00D06226" w:rsidRPr="00DF20AD" w:rsidRDefault="00D06226" w:rsidP="00953CD3">
            <w:pPr>
              <w:pStyle w:val="TableBody"/>
              <w:rPr>
                <w:sz w:val="14"/>
                <w:szCs w:val="14"/>
              </w:rPr>
            </w:pPr>
          </w:p>
          <w:p w14:paraId="0E65BE50" w14:textId="77777777" w:rsidR="00D06226" w:rsidRPr="00794639" w:rsidRDefault="00D06226" w:rsidP="00953CD3">
            <w:pPr>
              <w:pStyle w:val="TableBody"/>
              <w:rPr>
                <w:u w:val="single"/>
              </w:rPr>
            </w:pPr>
            <w:r w:rsidRPr="00794639">
              <w:rPr>
                <w:u w:val="single"/>
              </w:rPr>
              <w:t>Syntax</w:t>
            </w:r>
          </w:p>
          <w:p w14:paraId="02757CA9" w14:textId="22AF8C14" w:rsidR="00D06226" w:rsidRPr="00794639" w:rsidRDefault="00D06226">
            <w:pPr>
              <w:pStyle w:val="TableBody"/>
              <w:rPr>
                <w:b/>
              </w:rPr>
            </w:pPr>
            <w:r w:rsidRPr="00794639">
              <w:rPr>
                <w:b/>
              </w:rPr>
              <w:t>AT+ KCARRIERCFG =</w:t>
            </w:r>
            <w:r w:rsidRPr="00794639">
              <w:rPr>
                <w:b/>
                <w:lang w:eastAsia="zh-CN"/>
              </w:rPr>
              <w:t>&lt;operator_idx&gt;</w:t>
            </w:r>
          </w:p>
        </w:tc>
        <w:tc>
          <w:tcPr>
            <w:tcW w:w="7362" w:type="dxa"/>
          </w:tcPr>
          <w:p w14:paraId="703C223A" w14:textId="77777777" w:rsidR="00D06226" w:rsidRPr="00794639" w:rsidRDefault="00D06226">
            <w:pPr>
              <w:pStyle w:val="TableBody"/>
            </w:pPr>
          </w:p>
          <w:p w14:paraId="4DFA0C2C" w14:textId="77777777" w:rsidR="00D06226" w:rsidRPr="00DF20AD" w:rsidRDefault="00D06226">
            <w:pPr>
              <w:pStyle w:val="TableBody"/>
              <w:rPr>
                <w:sz w:val="14"/>
                <w:szCs w:val="14"/>
              </w:rPr>
            </w:pPr>
          </w:p>
          <w:p w14:paraId="0CB1E38E" w14:textId="77777777" w:rsidR="00D06226" w:rsidRPr="00794639" w:rsidRDefault="00D06226">
            <w:pPr>
              <w:pStyle w:val="TableBody"/>
              <w:rPr>
                <w:u w:val="single"/>
                <w:lang w:eastAsia="zh-CN"/>
              </w:rPr>
            </w:pPr>
            <w:r w:rsidRPr="00794639">
              <w:rPr>
                <w:u w:val="single"/>
              </w:rPr>
              <w:t>Response</w:t>
            </w:r>
          </w:p>
          <w:p w14:paraId="1F7383D2" w14:textId="77777777" w:rsidR="00D06226" w:rsidRPr="00794639" w:rsidRDefault="00D06226">
            <w:pPr>
              <w:pStyle w:val="TableBody"/>
              <w:rPr>
                <w:b/>
              </w:rPr>
            </w:pPr>
            <w:r w:rsidRPr="00794639">
              <w:rPr>
                <w:b/>
              </w:rPr>
              <w:t>OK</w:t>
            </w:r>
          </w:p>
          <w:p w14:paraId="2D94E2D6" w14:textId="77777777" w:rsidR="00D06226" w:rsidRPr="00E4123A" w:rsidRDefault="00D06226">
            <w:pPr>
              <w:pStyle w:val="TableBody"/>
              <w:rPr>
                <w:sz w:val="14"/>
                <w:szCs w:val="14"/>
              </w:rPr>
            </w:pPr>
          </w:p>
          <w:p w14:paraId="43CEF386" w14:textId="77777777" w:rsidR="00D06226" w:rsidRPr="00794639" w:rsidRDefault="00D06226">
            <w:pPr>
              <w:pStyle w:val="TableBody"/>
              <w:rPr>
                <w:u w:val="single"/>
              </w:rPr>
            </w:pPr>
            <w:r w:rsidRPr="00794639">
              <w:rPr>
                <w:u w:val="single"/>
              </w:rPr>
              <w:t>Parameter</w:t>
            </w:r>
          </w:p>
          <w:p w14:paraId="2D604037" w14:textId="36269813" w:rsidR="00D06226" w:rsidRPr="00794639" w:rsidRDefault="00D06226" w:rsidP="00953CD3">
            <w:pPr>
              <w:pStyle w:val="TableBody"/>
              <w:rPr>
                <w:lang w:eastAsia="zh-CN"/>
              </w:rPr>
            </w:pPr>
            <w:r w:rsidRPr="00794639">
              <w:rPr>
                <w:b/>
                <w:lang w:eastAsia="zh-CN"/>
              </w:rPr>
              <w:t>&lt;</w:t>
            </w:r>
            <w:r w:rsidRPr="00794639">
              <w:rPr>
                <w:b/>
              </w:rPr>
              <w:t>operator_idx</w:t>
            </w:r>
            <w:r w:rsidRPr="00794639">
              <w:rPr>
                <w:b/>
                <w:lang w:eastAsia="zh-CN"/>
              </w:rPr>
              <w:t>&gt;</w:t>
            </w:r>
            <w:r w:rsidR="006F6C7C" w:rsidRPr="00794639">
              <w:rPr>
                <w:lang w:eastAsia="zh-CN"/>
              </w:rPr>
              <w:tab/>
            </w:r>
            <w:r w:rsidRPr="00794639">
              <w:rPr>
                <w:lang w:eastAsia="zh-CN"/>
              </w:rPr>
              <w:t>0</w:t>
            </w:r>
            <w:r w:rsidR="006F6C7C" w:rsidRPr="00794639">
              <w:rPr>
                <w:lang w:eastAsia="zh-CN"/>
              </w:rPr>
              <w:tab/>
            </w:r>
            <w:r w:rsidRPr="00794639">
              <w:rPr>
                <w:lang w:eastAsia="zh-CN"/>
              </w:rPr>
              <w:t>Default</w:t>
            </w:r>
          </w:p>
          <w:p w14:paraId="608C3EA4" w14:textId="01A4F0BD" w:rsidR="00D06226" w:rsidRPr="00794639" w:rsidRDefault="006F6C7C" w:rsidP="00953CD3">
            <w:pPr>
              <w:pStyle w:val="TableBody"/>
              <w:rPr>
                <w:lang w:eastAsia="zh-CN"/>
              </w:rPr>
            </w:pPr>
            <w:r w:rsidRPr="00794639">
              <w:rPr>
                <w:lang w:eastAsia="zh-CN"/>
              </w:rPr>
              <w:tab/>
            </w:r>
            <w:r w:rsidRPr="00794639">
              <w:rPr>
                <w:lang w:eastAsia="zh-CN"/>
              </w:rPr>
              <w:tab/>
            </w:r>
            <w:r w:rsidRPr="00794639">
              <w:rPr>
                <w:lang w:eastAsia="zh-CN"/>
              </w:rPr>
              <w:tab/>
            </w:r>
            <w:r w:rsidR="00D06226" w:rsidRPr="00794639">
              <w:rPr>
                <w:lang w:eastAsia="zh-CN"/>
              </w:rPr>
              <w:t>1</w:t>
            </w:r>
            <w:r w:rsidRPr="00794639">
              <w:rPr>
                <w:lang w:eastAsia="zh-CN"/>
              </w:rPr>
              <w:tab/>
            </w:r>
            <w:r w:rsidR="00D06226" w:rsidRPr="00794639">
              <w:rPr>
                <w:lang w:eastAsia="zh-CN"/>
              </w:rPr>
              <w:t>Verizon</w:t>
            </w:r>
          </w:p>
          <w:p w14:paraId="7F4C1069" w14:textId="2FB4425A" w:rsidR="00D06226" w:rsidRPr="00794639" w:rsidRDefault="006F6C7C" w:rsidP="00953CD3">
            <w:pPr>
              <w:pStyle w:val="TableBody"/>
              <w:rPr>
                <w:lang w:eastAsia="zh-CN"/>
              </w:rPr>
            </w:pPr>
            <w:r w:rsidRPr="00794639">
              <w:rPr>
                <w:lang w:eastAsia="zh-CN"/>
              </w:rPr>
              <w:tab/>
            </w:r>
            <w:r w:rsidRPr="00794639">
              <w:rPr>
                <w:lang w:eastAsia="zh-CN"/>
              </w:rPr>
              <w:tab/>
            </w:r>
            <w:r w:rsidRPr="00794639">
              <w:rPr>
                <w:lang w:eastAsia="zh-CN"/>
              </w:rPr>
              <w:tab/>
            </w:r>
            <w:r w:rsidR="00D06226" w:rsidRPr="00794639">
              <w:rPr>
                <w:lang w:eastAsia="zh-CN"/>
              </w:rPr>
              <w:t>2</w:t>
            </w:r>
            <w:r w:rsidRPr="00794639">
              <w:rPr>
                <w:lang w:eastAsia="zh-CN"/>
              </w:rPr>
              <w:tab/>
            </w:r>
            <w:r w:rsidR="00D06226" w:rsidRPr="00794639">
              <w:rPr>
                <w:lang w:eastAsia="zh-CN"/>
              </w:rPr>
              <w:t>CMCC</w:t>
            </w:r>
          </w:p>
          <w:p w14:paraId="241E8F7F" w14:textId="3162394F" w:rsidR="00D06226" w:rsidRPr="00794639" w:rsidRDefault="006F6C7C" w:rsidP="00953CD3">
            <w:pPr>
              <w:pStyle w:val="TableBody"/>
              <w:rPr>
                <w:lang w:eastAsia="zh-CN"/>
              </w:rPr>
            </w:pPr>
            <w:r w:rsidRPr="00794639">
              <w:rPr>
                <w:lang w:eastAsia="zh-CN"/>
              </w:rPr>
              <w:tab/>
            </w:r>
            <w:r w:rsidRPr="00794639">
              <w:rPr>
                <w:lang w:eastAsia="zh-CN"/>
              </w:rPr>
              <w:tab/>
            </w:r>
            <w:r w:rsidRPr="00794639">
              <w:rPr>
                <w:lang w:eastAsia="zh-CN"/>
              </w:rPr>
              <w:tab/>
            </w:r>
            <w:r w:rsidR="00D06226" w:rsidRPr="00794639">
              <w:rPr>
                <w:lang w:eastAsia="zh-CN"/>
              </w:rPr>
              <w:t>3</w:t>
            </w:r>
            <w:r w:rsidRPr="00794639">
              <w:rPr>
                <w:lang w:eastAsia="zh-CN"/>
              </w:rPr>
              <w:tab/>
            </w:r>
            <w:r w:rsidR="00D06226" w:rsidRPr="00794639">
              <w:rPr>
                <w:lang w:eastAsia="zh-CN"/>
              </w:rPr>
              <w:t>RJIL</w:t>
            </w:r>
          </w:p>
          <w:p w14:paraId="4373BEA6" w14:textId="203D5D09" w:rsidR="00D06226" w:rsidRPr="00794639" w:rsidRDefault="006F6C7C" w:rsidP="00953CD3">
            <w:pPr>
              <w:pStyle w:val="TableBody"/>
              <w:rPr>
                <w:lang w:eastAsia="zh-CN"/>
              </w:rPr>
            </w:pPr>
            <w:r w:rsidRPr="00794639">
              <w:rPr>
                <w:lang w:eastAsia="zh-CN"/>
              </w:rPr>
              <w:tab/>
            </w:r>
            <w:r w:rsidRPr="00794639">
              <w:rPr>
                <w:lang w:eastAsia="zh-CN"/>
              </w:rPr>
              <w:tab/>
            </w:r>
            <w:r w:rsidRPr="00794639">
              <w:rPr>
                <w:lang w:eastAsia="zh-CN"/>
              </w:rPr>
              <w:tab/>
            </w:r>
            <w:r w:rsidR="00D06226" w:rsidRPr="00794639">
              <w:rPr>
                <w:lang w:eastAsia="zh-CN"/>
              </w:rPr>
              <w:t>4</w:t>
            </w:r>
            <w:r w:rsidRPr="00794639">
              <w:rPr>
                <w:lang w:eastAsia="zh-CN"/>
              </w:rPr>
              <w:tab/>
            </w:r>
            <w:r w:rsidR="00D06226" w:rsidRPr="00794639">
              <w:rPr>
                <w:lang w:eastAsia="zh-CN"/>
              </w:rPr>
              <w:t>KDDI</w:t>
            </w:r>
          </w:p>
          <w:p w14:paraId="4A65B308" w14:textId="6D26EF7B" w:rsidR="00D06226" w:rsidRPr="00794639" w:rsidRDefault="006F6C7C" w:rsidP="00953CD3">
            <w:pPr>
              <w:pStyle w:val="TableBody"/>
              <w:rPr>
                <w:lang w:eastAsia="zh-CN"/>
              </w:rPr>
            </w:pPr>
            <w:r w:rsidRPr="00794639">
              <w:rPr>
                <w:lang w:eastAsia="zh-CN"/>
              </w:rPr>
              <w:tab/>
            </w:r>
            <w:r w:rsidRPr="00794639">
              <w:rPr>
                <w:lang w:eastAsia="zh-CN"/>
              </w:rPr>
              <w:tab/>
            </w:r>
            <w:r w:rsidRPr="00794639">
              <w:rPr>
                <w:lang w:eastAsia="zh-CN"/>
              </w:rPr>
              <w:tab/>
            </w:r>
            <w:r w:rsidR="00D06226" w:rsidRPr="00794639">
              <w:rPr>
                <w:lang w:eastAsia="zh-CN"/>
              </w:rPr>
              <w:t>5</w:t>
            </w:r>
            <w:r w:rsidRPr="00794639">
              <w:rPr>
                <w:lang w:eastAsia="zh-CN"/>
              </w:rPr>
              <w:tab/>
            </w:r>
            <w:r w:rsidR="00D06226" w:rsidRPr="00794639">
              <w:rPr>
                <w:lang w:eastAsia="zh-CN"/>
              </w:rPr>
              <w:t>AT&amp;T</w:t>
            </w:r>
          </w:p>
          <w:p w14:paraId="3A9213BF" w14:textId="09BE35A4" w:rsidR="00D06226" w:rsidRPr="00DF20AD" w:rsidRDefault="006F6C7C" w:rsidP="00953CD3">
            <w:pPr>
              <w:pStyle w:val="TableBody"/>
              <w:rPr>
                <w:lang w:eastAsia="zh-CN"/>
              </w:rPr>
            </w:pPr>
            <w:r w:rsidRPr="00DF20AD">
              <w:tab/>
            </w:r>
            <w:r w:rsidRPr="00DF20AD">
              <w:tab/>
            </w:r>
            <w:r w:rsidRPr="00DF20AD">
              <w:tab/>
            </w:r>
            <w:r w:rsidR="00D06226" w:rsidRPr="00DF20AD">
              <w:rPr>
                <w:lang w:eastAsia="zh-CN"/>
              </w:rPr>
              <w:t>6</w:t>
            </w:r>
            <w:r w:rsidRPr="00DF20AD">
              <w:rPr>
                <w:lang w:eastAsia="zh-CN"/>
              </w:rPr>
              <w:tab/>
            </w:r>
            <w:r w:rsidR="00D06226" w:rsidRPr="00DF20AD">
              <w:rPr>
                <w:lang w:eastAsia="zh-CN"/>
              </w:rPr>
              <w:t>USCC</w:t>
            </w:r>
          </w:p>
          <w:p w14:paraId="110C5810" w14:textId="611C7851"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7</w:t>
            </w:r>
            <w:r w:rsidRPr="00DF20AD">
              <w:rPr>
                <w:lang w:eastAsia="zh-CN"/>
              </w:rPr>
              <w:tab/>
            </w:r>
            <w:r w:rsidR="00D06226" w:rsidRPr="00DF20AD">
              <w:rPr>
                <w:lang w:eastAsia="zh-CN"/>
              </w:rPr>
              <w:t>Docomo</w:t>
            </w:r>
          </w:p>
          <w:p w14:paraId="219B10D7" w14:textId="1C40ADEB"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8</w:t>
            </w:r>
            <w:r w:rsidRPr="00DF20AD">
              <w:rPr>
                <w:lang w:eastAsia="zh-CN"/>
              </w:rPr>
              <w:tab/>
            </w:r>
            <w:r w:rsidR="00D06226" w:rsidRPr="00DF20AD">
              <w:rPr>
                <w:lang w:eastAsia="zh-CN"/>
              </w:rPr>
              <w:t>Softbank</w:t>
            </w:r>
          </w:p>
          <w:p w14:paraId="54E1D654" w14:textId="785CD8D3"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9</w:t>
            </w:r>
            <w:r w:rsidRPr="00DF20AD">
              <w:rPr>
                <w:lang w:eastAsia="zh-CN"/>
              </w:rPr>
              <w:tab/>
            </w:r>
            <w:r w:rsidR="00D06226" w:rsidRPr="00DF20AD">
              <w:rPr>
                <w:lang w:eastAsia="zh-CN"/>
              </w:rPr>
              <w:t>LGU+</w:t>
            </w:r>
          </w:p>
          <w:p w14:paraId="76E846A1" w14:textId="1CF7094C"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10</w:t>
            </w:r>
            <w:r w:rsidRPr="00DF20AD">
              <w:rPr>
                <w:lang w:eastAsia="zh-CN"/>
              </w:rPr>
              <w:tab/>
            </w:r>
            <w:r w:rsidR="00D06226" w:rsidRPr="00DF20AD">
              <w:rPr>
                <w:lang w:eastAsia="zh-CN"/>
              </w:rPr>
              <w:t>KT</w:t>
            </w:r>
          </w:p>
          <w:p w14:paraId="47EA80D4" w14:textId="4C2C58CA"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11</w:t>
            </w:r>
            <w:r w:rsidRPr="00DF20AD">
              <w:rPr>
                <w:lang w:eastAsia="zh-CN"/>
              </w:rPr>
              <w:tab/>
            </w:r>
            <w:r w:rsidR="00D06226" w:rsidRPr="00DF20AD">
              <w:rPr>
                <w:lang w:eastAsia="zh-CN"/>
              </w:rPr>
              <w:t>T-Mobile</w:t>
            </w:r>
          </w:p>
          <w:p w14:paraId="0A5D260D" w14:textId="5C570F5A"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12</w:t>
            </w:r>
            <w:r w:rsidRPr="00DF20AD">
              <w:rPr>
                <w:lang w:eastAsia="zh-CN"/>
              </w:rPr>
              <w:tab/>
            </w:r>
            <w:r w:rsidR="00D06226" w:rsidRPr="00DF20AD">
              <w:rPr>
                <w:lang w:eastAsia="zh-CN"/>
              </w:rPr>
              <w:t>SKT</w:t>
            </w:r>
          </w:p>
          <w:p w14:paraId="32897CD1" w14:textId="12F4E4F6" w:rsidR="00D06226" w:rsidRPr="00DF20AD" w:rsidRDefault="006F6C7C" w:rsidP="00953CD3">
            <w:pPr>
              <w:pStyle w:val="TableBody"/>
              <w:rPr>
                <w:lang w:eastAsia="zh-CN"/>
              </w:rPr>
            </w:pPr>
            <w:r w:rsidRPr="00DF20AD">
              <w:rPr>
                <w:lang w:eastAsia="zh-CN"/>
              </w:rPr>
              <w:tab/>
            </w:r>
            <w:r w:rsidRPr="00DF20AD">
              <w:rPr>
                <w:lang w:eastAsia="zh-CN"/>
              </w:rPr>
              <w:tab/>
            </w:r>
            <w:r w:rsidRPr="00DF20AD">
              <w:rPr>
                <w:lang w:eastAsia="zh-CN"/>
              </w:rPr>
              <w:tab/>
            </w:r>
            <w:r w:rsidR="00D06226" w:rsidRPr="00DF20AD">
              <w:rPr>
                <w:lang w:eastAsia="zh-CN"/>
              </w:rPr>
              <w:t>13</w:t>
            </w:r>
            <w:r w:rsidRPr="00DF20AD">
              <w:rPr>
                <w:lang w:eastAsia="zh-CN"/>
              </w:rPr>
              <w:tab/>
            </w:r>
            <w:r w:rsidR="00D06226" w:rsidRPr="00DF20AD">
              <w:rPr>
                <w:lang w:eastAsia="zh-CN"/>
              </w:rPr>
              <w:t>TELSTRA</w:t>
            </w:r>
          </w:p>
        </w:tc>
      </w:tr>
      <w:tr w:rsidR="006F6C7C" w:rsidRPr="00794639" w14:paraId="2622301E" w14:textId="77777777" w:rsidTr="00953CD3">
        <w:trPr>
          <w:cantSplit w:val="0"/>
          <w:trHeight w:val="53"/>
        </w:trPr>
        <w:tc>
          <w:tcPr>
            <w:tcW w:w="0" w:type="dxa"/>
          </w:tcPr>
          <w:p w14:paraId="3940BE6D" w14:textId="77777777" w:rsidR="006F6C7C" w:rsidRPr="00DF20AD" w:rsidRDefault="006F6C7C" w:rsidP="00953CD3">
            <w:pPr>
              <w:pStyle w:val="tablebody0"/>
              <w:rPr>
                <w:u w:val="single"/>
                <w:lang w:val="en-US"/>
              </w:rPr>
            </w:pPr>
            <w:r w:rsidRPr="00DF20AD">
              <w:rPr>
                <w:u w:val="single"/>
                <w:lang w:val="en-US"/>
              </w:rPr>
              <w:lastRenderedPageBreak/>
              <w:t>Reference</w:t>
            </w:r>
          </w:p>
          <w:p w14:paraId="03D638E3" w14:textId="77777777" w:rsidR="006F6C7C" w:rsidRPr="00DF20AD" w:rsidRDefault="006F6C7C" w:rsidP="00953CD3">
            <w:pPr>
              <w:pStyle w:val="tablebody0"/>
              <w:rPr>
                <w:lang w:val="en-US"/>
              </w:rPr>
            </w:pPr>
            <w:r w:rsidRPr="00DF20AD">
              <w:rPr>
                <w:lang w:val="en-US"/>
              </w:rPr>
              <w:t>Sierra Wireless Proprietary</w:t>
            </w:r>
          </w:p>
        </w:tc>
        <w:tc>
          <w:tcPr>
            <w:tcW w:w="0" w:type="dxa"/>
          </w:tcPr>
          <w:p w14:paraId="4C511569" w14:textId="77777777" w:rsidR="006F6C7C" w:rsidRPr="00DF20AD" w:rsidRDefault="006F6C7C" w:rsidP="00953CD3">
            <w:pPr>
              <w:pStyle w:val="tablebody0"/>
              <w:rPr>
                <w:u w:val="single"/>
                <w:lang w:val="en-US"/>
              </w:rPr>
            </w:pPr>
            <w:r w:rsidRPr="00DF20AD">
              <w:rPr>
                <w:u w:val="single"/>
                <w:lang w:val="en-US"/>
              </w:rPr>
              <w:t>Notes</w:t>
            </w:r>
          </w:p>
          <w:p w14:paraId="39B88474" w14:textId="77777777" w:rsidR="006F6C7C" w:rsidDel="00A21228" w:rsidRDefault="006F6C7C" w:rsidP="00953CD3">
            <w:pPr>
              <w:pStyle w:val="tablebody0"/>
              <w:rPr>
                <w:ins w:id="4011" w:author="Sevan Sirapian [2]" w:date="2018-11-26T11:12:00Z"/>
                <w:del w:id="4012" w:author="Elaine Baricante" w:date="2018-11-26T15:59:00Z"/>
                <w:lang w:val="en-US"/>
              </w:rPr>
            </w:pPr>
            <w:r w:rsidRPr="00DF20AD">
              <w:rPr>
                <w:lang w:val="en-US"/>
              </w:rPr>
              <w:t>Configuration is saved immediately in non-volatile memory.</w:t>
            </w:r>
            <w:ins w:id="4013" w:author="Sevan Sirapian [2]" w:date="2018-11-26T11:12:00Z">
              <w:r w:rsidR="001317CA">
                <w:rPr>
                  <w:lang w:val="en-US"/>
                </w:rPr>
                <w:t xml:space="preserve"> </w:t>
              </w:r>
              <w:commentRangeStart w:id="4014"/>
              <w:r w:rsidR="001317CA">
                <w:rPr>
                  <w:lang w:val="en-US"/>
                </w:rPr>
                <w:t>The answer to the write command is therefore displayed a few seconds after it is sent.</w:t>
              </w:r>
              <w:commentRangeEnd w:id="4014"/>
              <w:r w:rsidR="001317CA">
                <w:rPr>
                  <w:rStyle w:val="CommentReference"/>
                  <w:rFonts w:ascii="Verdana" w:eastAsia="Times New Roman" w:hAnsi="Verdana" w:cs="Times New Roman"/>
                  <w:lang w:val="en-US" w:eastAsia="en-US"/>
                </w:rPr>
                <w:commentReference w:id="4014"/>
              </w:r>
            </w:ins>
          </w:p>
          <w:p w14:paraId="5DAF38C8" w14:textId="310F7998" w:rsidR="001317CA" w:rsidRPr="00DF20AD" w:rsidRDefault="001317CA" w:rsidP="00953CD3">
            <w:pPr>
              <w:pStyle w:val="tablebody0"/>
              <w:rPr>
                <w:lang w:val="en-US"/>
              </w:rPr>
            </w:pPr>
          </w:p>
        </w:tc>
      </w:tr>
      <w:tr w:rsidR="00D06226" w:rsidRPr="00794639" w14:paraId="43259EB1" w14:textId="77777777" w:rsidTr="00953CD3">
        <w:trPr>
          <w:cantSplit w:val="0"/>
          <w:trHeight w:val="815"/>
        </w:trPr>
        <w:tc>
          <w:tcPr>
            <w:tcW w:w="1707" w:type="dxa"/>
          </w:tcPr>
          <w:p w14:paraId="39390158" w14:textId="77777777" w:rsidR="00D06226" w:rsidRPr="00794639" w:rsidRDefault="00D06226" w:rsidP="00076AEF">
            <w:pPr>
              <w:pStyle w:val="TableBody"/>
              <w:rPr>
                <w:i/>
              </w:rPr>
            </w:pPr>
            <w:r w:rsidRPr="00794639">
              <w:rPr>
                <w:u w:val="single"/>
              </w:rPr>
              <w:t>Examples</w:t>
            </w:r>
          </w:p>
        </w:tc>
        <w:tc>
          <w:tcPr>
            <w:tcW w:w="7362" w:type="dxa"/>
          </w:tcPr>
          <w:p w14:paraId="0B8C0A77" w14:textId="77777777" w:rsidR="00D06226" w:rsidRPr="00794639" w:rsidRDefault="00D06226" w:rsidP="00076AEF">
            <w:pPr>
              <w:pStyle w:val="TableBody"/>
              <w:keepNext/>
              <w:keepLines/>
              <w:rPr>
                <w:b/>
              </w:rPr>
            </w:pPr>
            <w:r w:rsidRPr="00794639">
              <w:rPr>
                <w:b/>
              </w:rPr>
              <w:t>AT+KCARRIERCFG=?</w:t>
            </w:r>
          </w:p>
          <w:p w14:paraId="167A22FE" w14:textId="77777777" w:rsidR="00D06226" w:rsidRPr="00794639" w:rsidRDefault="00D06226" w:rsidP="00076AEF">
            <w:pPr>
              <w:pStyle w:val="TableBody"/>
              <w:keepNext/>
              <w:keepLines/>
              <w:rPr>
                <w:b/>
              </w:rPr>
            </w:pPr>
            <w:r w:rsidRPr="00794639">
              <w:rPr>
                <w:b/>
              </w:rPr>
              <w:t>+KCARRIERCFG</w:t>
            </w:r>
            <w:r w:rsidRPr="00794639">
              <w:rPr>
                <w:b/>
                <w:snapToGrid w:val="0"/>
              </w:rPr>
              <w:t>:</w:t>
            </w:r>
            <w:r w:rsidRPr="00794639">
              <w:rPr>
                <w:b/>
              </w:rPr>
              <w:t xml:space="preserve"> (0-13)</w:t>
            </w:r>
          </w:p>
          <w:p w14:paraId="34FE1B40" w14:textId="77777777" w:rsidR="00D06226" w:rsidRPr="00794639" w:rsidRDefault="00D06226" w:rsidP="00076AEF">
            <w:pPr>
              <w:pStyle w:val="TableBody"/>
              <w:keepNext/>
              <w:keepLines/>
              <w:rPr>
                <w:b/>
              </w:rPr>
            </w:pPr>
            <w:r w:rsidRPr="00794639">
              <w:rPr>
                <w:b/>
              </w:rPr>
              <w:t>OK</w:t>
            </w:r>
          </w:p>
          <w:p w14:paraId="13683441" w14:textId="77777777" w:rsidR="00D06226" w:rsidRPr="00794639" w:rsidRDefault="00D06226" w:rsidP="00076AEF">
            <w:pPr>
              <w:pStyle w:val="TableBody"/>
              <w:rPr>
                <w:b/>
              </w:rPr>
            </w:pPr>
          </w:p>
          <w:p w14:paraId="3EB37F35" w14:textId="77777777" w:rsidR="00D06226" w:rsidRPr="00794639" w:rsidRDefault="00D06226" w:rsidP="00076AEF">
            <w:pPr>
              <w:pStyle w:val="TableBody"/>
              <w:keepNext/>
              <w:keepLines/>
              <w:rPr>
                <w:b/>
              </w:rPr>
            </w:pPr>
            <w:r w:rsidRPr="00794639">
              <w:rPr>
                <w:b/>
              </w:rPr>
              <w:t>AT+KCARRIERCFG?</w:t>
            </w:r>
          </w:p>
          <w:p w14:paraId="0723F404" w14:textId="77777777" w:rsidR="00D06226" w:rsidRPr="00794639" w:rsidRDefault="00D06226" w:rsidP="00076AEF">
            <w:pPr>
              <w:pStyle w:val="TableBody"/>
              <w:keepNext/>
              <w:keepLines/>
            </w:pPr>
            <w:r w:rsidRPr="00794639">
              <w:rPr>
                <w:b/>
              </w:rPr>
              <w:t>+KCARRIERCFG</w:t>
            </w:r>
            <w:r w:rsidRPr="00794639">
              <w:rPr>
                <w:b/>
                <w:snapToGrid w:val="0"/>
              </w:rPr>
              <w:t>:</w:t>
            </w:r>
            <w:r w:rsidRPr="00794639">
              <w:rPr>
                <w:b/>
              </w:rPr>
              <w:t xml:space="preserve"> 0</w:t>
            </w:r>
            <w:r w:rsidRPr="00794639">
              <w:rPr>
                <w:b/>
              </w:rPr>
              <w:tab/>
            </w:r>
            <w:r w:rsidRPr="00794639">
              <w:tab/>
              <w:t>// Default configuration selected</w:t>
            </w:r>
          </w:p>
          <w:p w14:paraId="1B74E315" w14:textId="77777777" w:rsidR="00D06226" w:rsidRPr="00794639" w:rsidRDefault="00D06226" w:rsidP="00076AEF">
            <w:pPr>
              <w:pStyle w:val="TableBody"/>
              <w:keepNext/>
              <w:keepLines/>
              <w:rPr>
                <w:b/>
              </w:rPr>
            </w:pPr>
            <w:r w:rsidRPr="00794639">
              <w:rPr>
                <w:b/>
              </w:rPr>
              <w:t>OK</w:t>
            </w:r>
          </w:p>
          <w:p w14:paraId="6E386216" w14:textId="77777777" w:rsidR="00D06226" w:rsidRPr="00794639" w:rsidRDefault="00D06226" w:rsidP="00076AEF">
            <w:pPr>
              <w:pStyle w:val="TableBody"/>
              <w:rPr>
                <w:b/>
              </w:rPr>
            </w:pPr>
          </w:p>
          <w:p w14:paraId="2057A6FC" w14:textId="77777777" w:rsidR="00D06226" w:rsidRPr="00794639" w:rsidRDefault="00D06226" w:rsidP="00076AEF">
            <w:pPr>
              <w:pStyle w:val="TableBody"/>
              <w:keepNext/>
              <w:keepLines/>
            </w:pPr>
            <w:r w:rsidRPr="00794639">
              <w:rPr>
                <w:b/>
              </w:rPr>
              <w:t>AT+KCARRIERCFG=1</w:t>
            </w:r>
            <w:r w:rsidRPr="00794639">
              <w:tab/>
              <w:t>// Set Verizon configuration</w:t>
            </w:r>
          </w:p>
          <w:p w14:paraId="76234BF3" w14:textId="5ED6DF99" w:rsidR="00D06226" w:rsidRPr="00794639" w:rsidRDefault="00D06226" w:rsidP="00953CD3">
            <w:pPr>
              <w:pStyle w:val="TableBody"/>
              <w:keepNext/>
              <w:keepLines/>
              <w:rPr>
                <w:b/>
              </w:rPr>
            </w:pPr>
            <w:r w:rsidRPr="00794639">
              <w:rPr>
                <w:b/>
              </w:rPr>
              <w:t>OK</w:t>
            </w:r>
          </w:p>
        </w:tc>
      </w:tr>
    </w:tbl>
    <w:p w14:paraId="2D43ABAA" w14:textId="1DFD3FEA" w:rsidR="00982B0F" w:rsidRPr="00FB02AF" w:rsidRDefault="00982B0F" w:rsidP="00FB02AF">
      <w:pPr>
        <w:pStyle w:val="Heading2"/>
      </w:pPr>
      <w:bookmarkStart w:id="4015" w:name="_Toc526417276"/>
      <w:bookmarkStart w:id="4016" w:name="_Ref526862809"/>
      <w:bookmarkStart w:id="4017" w:name="_Ref526862829"/>
      <w:bookmarkStart w:id="4018" w:name="_Ref528144670"/>
      <w:bookmarkStart w:id="4019" w:name="_Ref528144672"/>
      <w:bookmarkStart w:id="4020" w:name="_Toc531700616"/>
      <w:r w:rsidRPr="00794639">
        <w:t>+KMON Command: Enable/</w:t>
      </w:r>
      <w:r w:rsidR="00794639" w:rsidRPr="00794639">
        <w:t>D</w:t>
      </w:r>
      <w:r w:rsidRPr="00794639">
        <w:t xml:space="preserve">isable </w:t>
      </w:r>
      <w:r w:rsidR="00794639" w:rsidRPr="00794639">
        <w:t>M</w:t>
      </w:r>
      <w:r w:rsidRPr="00794639">
        <w:t xml:space="preserve">onitor </w:t>
      </w:r>
      <w:r w:rsidR="00794639" w:rsidRPr="00794639">
        <w:t>M</w:t>
      </w:r>
      <w:r w:rsidRPr="00794639">
        <w:t>ode</w:t>
      </w:r>
      <w:bookmarkEnd w:id="4015"/>
      <w:bookmarkEnd w:id="4016"/>
      <w:bookmarkEnd w:id="4017"/>
      <w:bookmarkEnd w:id="4018"/>
      <w:bookmarkEnd w:id="4019"/>
      <w:bookmarkEnd w:id="4020"/>
    </w:p>
    <w:tbl>
      <w:tblPr>
        <w:tblStyle w:val="TableSWIleft"/>
        <w:tblW w:w="9087" w:type="dxa"/>
        <w:tblLayout w:type="fixed"/>
        <w:tblLook w:val="04A0" w:firstRow="1" w:lastRow="0" w:firstColumn="1" w:lastColumn="0" w:noHBand="0" w:noVBand="1"/>
      </w:tblPr>
      <w:tblGrid>
        <w:gridCol w:w="1707"/>
        <w:gridCol w:w="7380"/>
      </w:tblGrid>
      <w:tr w:rsidR="00982B0F" w:rsidRPr="00794639" w14:paraId="3C496EB0" w14:textId="77777777" w:rsidTr="00DF20AD">
        <w:trPr>
          <w:cnfStyle w:val="100000000000" w:firstRow="1" w:lastRow="0" w:firstColumn="0" w:lastColumn="0" w:oddVBand="0" w:evenVBand="0" w:oddHBand="0" w:evenHBand="0" w:firstRowFirstColumn="0" w:firstRowLastColumn="0" w:lastRowFirstColumn="0" w:lastRowLastColumn="0"/>
        </w:trPr>
        <w:tc>
          <w:tcPr>
            <w:tcW w:w="9087" w:type="dxa"/>
            <w:gridSpan w:val="2"/>
          </w:tcPr>
          <w:p w14:paraId="181D6F74" w14:textId="77777777" w:rsidR="00982B0F" w:rsidRPr="00FB02AF" w:rsidRDefault="00982B0F" w:rsidP="00FD78E1">
            <w:pPr>
              <w:pStyle w:val="TableRowHead"/>
              <w:spacing w:before="144" w:after="144"/>
              <w:rPr>
                <w:bCs w:val="0"/>
              </w:rPr>
            </w:pPr>
            <w:r w:rsidRPr="00FB02AF">
              <w:t>HL7800</w:t>
            </w:r>
          </w:p>
        </w:tc>
      </w:tr>
      <w:tr w:rsidR="00982B0F" w:rsidRPr="00794639" w14:paraId="3C1C5737" w14:textId="77777777" w:rsidTr="00DF20AD">
        <w:trPr>
          <w:trHeight w:val="978"/>
        </w:trPr>
        <w:tc>
          <w:tcPr>
            <w:tcW w:w="1707" w:type="dxa"/>
          </w:tcPr>
          <w:p w14:paraId="68281C98" w14:textId="77777777" w:rsidR="00982B0F" w:rsidRPr="00794639" w:rsidRDefault="00982B0F" w:rsidP="00FD78E1">
            <w:pPr>
              <w:pStyle w:val="TableBody"/>
              <w:keepNext/>
              <w:rPr>
                <w:i/>
              </w:rPr>
            </w:pPr>
            <w:r w:rsidRPr="00794639">
              <w:rPr>
                <w:i/>
              </w:rPr>
              <w:t>Test command</w:t>
            </w:r>
          </w:p>
          <w:p w14:paraId="65DDD812" w14:textId="77777777" w:rsidR="00982B0F" w:rsidRPr="00794639" w:rsidRDefault="00982B0F" w:rsidP="00FD78E1">
            <w:pPr>
              <w:pStyle w:val="TableBody"/>
              <w:keepNext/>
            </w:pPr>
          </w:p>
          <w:p w14:paraId="0AB7171D" w14:textId="77777777" w:rsidR="00982B0F" w:rsidRPr="00794639" w:rsidRDefault="00982B0F" w:rsidP="00FD78E1">
            <w:pPr>
              <w:pStyle w:val="TableBody"/>
              <w:keepNext/>
              <w:rPr>
                <w:u w:val="single"/>
              </w:rPr>
            </w:pPr>
            <w:r w:rsidRPr="00794639">
              <w:rPr>
                <w:u w:val="single"/>
              </w:rPr>
              <w:t>Syntax</w:t>
            </w:r>
          </w:p>
          <w:p w14:paraId="2CFE6E95" w14:textId="77777777" w:rsidR="00982B0F" w:rsidRPr="00794639" w:rsidRDefault="00982B0F" w:rsidP="00FD78E1">
            <w:pPr>
              <w:pStyle w:val="TableBody"/>
              <w:keepNext/>
              <w:rPr>
                <w:b/>
              </w:rPr>
            </w:pPr>
            <w:r w:rsidRPr="00794639">
              <w:rPr>
                <w:b/>
              </w:rPr>
              <w:t>AT+KMON=?</w:t>
            </w:r>
          </w:p>
        </w:tc>
        <w:tc>
          <w:tcPr>
            <w:tcW w:w="7380" w:type="dxa"/>
          </w:tcPr>
          <w:p w14:paraId="37E502B3" w14:textId="77777777" w:rsidR="00982B0F" w:rsidRPr="00794639" w:rsidRDefault="00982B0F" w:rsidP="00FD78E1">
            <w:pPr>
              <w:pStyle w:val="TableBody"/>
              <w:keepNext/>
              <w:rPr>
                <w:u w:val="single"/>
              </w:rPr>
            </w:pPr>
          </w:p>
          <w:p w14:paraId="67A56C2F" w14:textId="77777777" w:rsidR="00982B0F" w:rsidRPr="00794639" w:rsidRDefault="00982B0F" w:rsidP="00FD78E1">
            <w:pPr>
              <w:pStyle w:val="TableBody"/>
              <w:keepNext/>
              <w:rPr>
                <w:u w:val="single"/>
              </w:rPr>
            </w:pPr>
          </w:p>
          <w:p w14:paraId="50343B23" w14:textId="77777777" w:rsidR="00982B0F" w:rsidRPr="00794639" w:rsidRDefault="00982B0F" w:rsidP="00FD78E1">
            <w:pPr>
              <w:pStyle w:val="TableBody"/>
              <w:keepNext/>
              <w:rPr>
                <w:u w:val="single"/>
              </w:rPr>
            </w:pPr>
            <w:r w:rsidRPr="00794639">
              <w:rPr>
                <w:u w:val="single"/>
              </w:rPr>
              <w:t>Response</w:t>
            </w:r>
          </w:p>
          <w:p w14:paraId="7ECD9569" w14:textId="77777777" w:rsidR="00982B0F" w:rsidRPr="00DF20AD" w:rsidRDefault="00982B0F" w:rsidP="00FD78E1">
            <w:pPr>
              <w:pStyle w:val="TableBody"/>
              <w:keepNext/>
              <w:rPr>
                <w:b/>
                <w:szCs w:val="18"/>
              </w:rPr>
            </w:pPr>
            <w:r w:rsidRPr="00794639">
              <w:rPr>
                <w:b/>
              </w:rPr>
              <w:t xml:space="preserve">+KMON: </w:t>
            </w:r>
            <w:r w:rsidRPr="00DF20AD">
              <w:rPr>
                <w:b/>
                <w:szCs w:val="18"/>
              </w:rPr>
              <w:t>(0-2)</w:t>
            </w:r>
          </w:p>
          <w:p w14:paraId="2FE9EC55" w14:textId="77777777" w:rsidR="00982B0F" w:rsidRPr="00794639" w:rsidRDefault="00982B0F" w:rsidP="00FD78E1">
            <w:pPr>
              <w:pStyle w:val="TableBody"/>
              <w:keepNext/>
            </w:pPr>
            <w:r w:rsidRPr="00794639">
              <w:rPr>
                <w:b/>
              </w:rPr>
              <w:t>OK</w:t>
            </w:r>
          </w:p>
        </w:tc>
      </w:tr>
      <w:tr w:rsidR="00982B0F" w:rsidRPr="00794639" w14:paraId="35B901FF" w14:textId="77777777" w:rsidTr="00DF20AD">
        <w:trPr>
          <w:trHeight w:val="65"/>
        </w:trPr>
        <w:tc>
          <w:tcPr>
            <w:tcW w:w="1707" w:type="dxa"/>
          </w:tcPr>
          <w:p w14:paraId="264AA6C2" w14:textId="77777777" w:rsidR="00982B0F" w:rsidRPr="00794639" w:rsidRDefault="00982B0F" w:rsidP="00FD78E1">
            <w:pPr>
              <w:pStyle w:val="TableBody"/>
              <w:rPr>
                <w:i/>
              </w:rPr>
            </w:pPr>
            <w:r w:rsidRPr="00794639">
              <w:rPr>
                <w:i/>
              </w:rPr>
              <w:t>Read command</w:t>
            </w:r>
          </w:p>
          <w:p w14:paraId="18EC28C9" w14:textId="77777777" w:rsidR="00982B0F" w:rsidRPr="00794639" w:rsidRDefault="00982B0F" w:rsidP="00FD78E1">
            <w:pPr>
              <w:pStyle w:val="TableBody"/>
            </w:pPr>
          </w:p>
          <w:p w14:paraId="36E5655C" w14:textId="77777777" w:rsidR="00982B0F" w:rsidRPr="00794639" w:rsidRDefault="00982B0F" w:rsidP="00FD78E1">
            <w:pPr>
              <w:pStyle w:val="TableBody"/>
              <w:rPr>
                <w:u w:val="single"/>
              </w:rPr>
            </w:pPr>
            <w:r w:rsidRPr="00794639">
              <w:rPr>
                <w:u w:val="single"/>
              </w:rPr>
              <w:t>Syntax</w:t>
            </w:r>
          </w:p>
          <w:p w14:paraId="196E590F" w14:textId="77777777" w:rsidR="00982B0F" w:rsidRPr="00794639" w:rsidRDefault="00982B0F" w:rsidP="00FD78E1">
            <w:pPr>
              <w:pStyle w:val="TableBody"/>
              <w:rPr>
                <w:i/>
              </w:rPr>
            </w:pPr>
            <w:r w:rsidRPr="00794639">
              <w:rPr>
                <w:b/>
              </w:rPr>
              <w:t>AT+KMON?</w:t>
            </w:r>
          </w:p>
        </w:tc>
        <w:tc>
          <w:tcPr>
            <w:tcW w:w="7380" w:type="dxa"/>
          </w:tcPr>
          <w:p w14:paraId="395B57BC" w14:textId="77777777" w:rsidR="00982B0F" w:rsidRPr="00794639" w:rsidRDefault="00982B0F" w:rsidP="00FD78E1">
            <w:pPr>
              <w:pStyle w:val="TableBody"/>
              <w:rPr>
                <w:u w:val="single"/>
              </w:rPr>
            </w:pPr>
          </w:p>
          <w:p w14:paraId="0041A57C" w14:textId="77777777" w:rsidR="00982B0F" w:rsidRPr="00794639" w:rsidRDefault="00982B0F" w:rsidP="00FD78E1">
            <w:pPr>
              <w:pStyle w:val="TableBody"/>
              <w:rPr>
                <w:u w:val="single"/>
              </w:rPr>
            </w:pPr>
          </w:p>
          <w:p w14:paraId="717645E2" w14:textId="77777777" w:rsidR="00982B0F" w:rsidRPr="00794639" w:rsidRDefault="00982B0F" w:rsidP="00FD78E1">
            <w:pPr>
              <w:pStyle w:val="TableBody"/>
              <w:rPr>
                <w:u w:val="single"/>
              </w:rPr>
            </w:pPr>
            <w:r w:rsidRPr="00794639">
              <w:rPr>
                <w:u w:val="single"/>
              </w:rPr>
              <w:t>Response</w:t>
            </w:r>
          </w:p>
          <w:p w14:paraId="6163E603" w14:textId="77777777" w:rsidR="00982B0F" w:rsidRPr="00794639" w:rsidRDefault="00982B0F" w:rsidP="00FD78E1">
            <w:pPr>
              <w:autoSpaceDE w:val="0"/>
              <w:autoSpaceDN w:val="0"/>
              <w:adjustRightInd w:val="0"/>
              <w:rPr>
                <w:rFonts w:cs="Arial"/>
                <w:b/>
                <w:bCs/>
                <w:szCs w:val="18"/>
              </w:rPr>
            </w:pPr>
            <w:r w:rsidRPr="00794639">
              <w:rPr>
                <w:rFonts w:cs="Arial"/>
                <w:b/>
                <w:bCs/>
                <w:szCs w:val="18"/>
              </w:rPr>
              <w:t>+KMON: &lt;n&gt;</w:t>
            </w:r>
          </w:p>
          <w:p w14:paraId="5C048D99" w14:textId="6AD06FA8" w:rsidR="00982B0F" w:rsidRPr="00794639" w:rsidRDefault="00982B0F" w:rsidP="00FD78E1">
            <w:pPr>
              <w:pStyle w:val="TableBody"/>
              <w:tabs>
                <w:tab w:val="left" w:pos="466"/>
              </w:tabs>
            </w:pPr>
            <w:r w:rsidRPr="00794639">
              <w:rPr>
                <w:b/>
                <w:szCs w:val="18"/>
              </w:rPr>
              <w:t>OK</w:t>
            </w:r>
          </w:p>
        </w:tc>
      </w:tr>
      <w:tr w:rsidR="00982B0F" w:rsidRPr="00794639" w14:paraId="73EB32FC" w14:textId="77777777" w:rsidTr="00DF20AD">
        <w:trPr>
          <w:trHeight w:val="65"/>
        </w:trPr>
        <w:tc>
          <w:tcPr>
            <w:tcW w:w="1707" w:type="dxa"/>
          </w:tcPr>
          <w:p w14:paraId="158E5E31" w14:textId="77777777" w:rsidR="00982B0F" w:rsidRPr="00794639" w:rsidRDefault="00982B0F" w:rsidP="00FD78E1">
            <w:pPr>
              <w:pStyle w:val="TableBody"/>
              <w:rPr>
                <w:i/>
              </w:rPr>
            </w:pPr>
            <w:r w:rsidRPr="00794639">
              <w:rPr>
                <w:i/>
              </w:rPr>
              <w:t>Write command</w:t>
            </w:r>
          </w:p>
          <w:p w14:paraId="11C04D61" w14:textId="77777777" w:rsidR="00982B0F" w:rsidRPr="00794639" w:rsidRDefault="00982B0F" w:rsidP="00FD78E1">
            <w:pPr>
              <w:pStyle w:val="TableBody"/>
            </w:pPr>
          </w:p>
          <w:p w14:paraId="196531F8" w14:textId="77777777" w:rsidR="00982B0F" w:rsidRPr="00794639" w:rsidRDefault="00982B0F" w:rsidP="00FD78E1">
            <w:pPr>
              <w:pStyle w:val="TableBody"/>
              <w:rPr>
                <w:u w:val="single"/>
              </w:rPr>
            </w:pPr>
            <w:r w:rsidRPr="00794639">
              <w:rPr>
                <w:u w:val="single"/>
              </w:rPr>
              <w:t>Syntax</w:t>
            </w:r>
          </w:p>
          <w:p w14:paraId="5A3AC59E" w14:textId="77777777" w:rsidR="00982B0F" w:rsidRPr="00794639" w:rsidRDefault="00982B0F" w:rsidP="00FD78E1">
            <w:pPr>
              <w:pStyle w:val="TableBody"/>
              <w:rPr>
                <w:b/>
              </w:rPr>
            </w:pPr>
            <w:r w:rsidRPr="00794639">
              <w:rPr>
                <w:b/>
              </w:rPr>
              <w:t>AT+KMON=&lt;n&gt;</w:t>
            </w:r>
          </w:p>
        </w:tc>
        <w:tc>
          <w:tcPr>
            <w:tcW w:w="7380" w:type="dxa"/>
          </w:tcPr>
          <w:p w14:paraId="1BBC2607" w14:textId="77777777" w:rsidR="00982B0F" w:rsidRPr="00794639" w:rsidRDefault="00982B0F" w:rsidP="00794639">
            <w:pPr>
              <w:pStyle w:val="TableBody"/>
              <w:rPr>
                <w:u w:val="single"/>
              </w:rPr>
            </w:pPr>
          </w:p>
          <w:p w14:paraId="1C0B960A" w14:textId="77777777" w:rsidR="00982B0F" w:rsidRPr="00794639" w:rsidRDefault="00982B0F" w:rsidP="00794639">
            <w:pPr>
              <w:pStyle w:val="TableBody"/>
              <w:rPr>
                <w:u w:val="single"/>
              </w:rPr>
            </w:pPr>
          </w:p>
          <w:p w14:paraId="0387B9A8" w14:textId="77777777" w:rsidR="00982B0F" w:rsidRPr="00794639" w:rsidRDefault="00982B0F" w:rsidP="000656F8">
            <w:pPr>
              <w:pStyle w:val="TableBody"/>
              <w:rPr>
                <w:u w:val="single"/>
              </w:rPr>
            </w:pPr>
            <w:r w:rsidRPr="00794639">
              <w:rPr>
                <w:u w:val="single"/>
              </w:rPr>
              <w:t>Response</w:t>
            </w:r>
          </w:p>
          <w:p w14:paraId="08EA021B" w14:textId="77777777" w:rsidR="00982B0F" w:rsidRPr="00794639" w:rsidRDefault="00982B0F" w:rsidP="00B27D80">
            <w:pPr>
              <w:autoSpaceDE w:val="0"/>
              <w:autoSpaceDN w:val="0"/>
              <w:adjustRightInd w:val="0"/>
              <w:rPr>
                <w:rFonts w:cs="Arial"/>
                <w:b/>
                <w:bCs/>
                <w:szCs w:val="18"/>
              </w:rPr>
            </w:pPr>
            <w:r w:rsidRPr="00794639">
              <w:rPr>
                <w:rFonts w:cs="Arial"/>
                <w:b/>
                <w:bCs/>
                <w:szCs w:val="18"/>
              </w:rPr>
              <w:t>OK</w:t>
            </w:r>
          </w:p>
          <w:p w14:paraId="2B471053" w14:textId="77777777" w:rsidR="00794639" w:rsidRPr="00794639" w:rsidRDefault="00794639" w:rsidP="007E4A1F">
            <w:pPr>
              <w:autoSpaceDE w:val="0"/>
              <w:autoSpaceDN w:val="0"/>
              <w:adjustRightInd w:val="0"/>
              <w:rPr>
                <w:rFonts w:cs="Arial"/>
                <w:szCs w:val="18"/>
              </w:rPr>
            </w:pPr>
          </w:p>
          <w:p w14:paraId="145F6F66" w14:textId="2939D903" w:rsidR="00982B0F" w:rsidRPr="00794639" w:rsidRDefault="00982B0F" w:rsidP="007E4A1F">
            <w:pPr>
              <w:autoSpaceDE w:val="0"/>
              <w:autoSpaceDN w:val="0"/>
              <w:adjustRightInd w:val="0"/>
              <w:rPr>
                <w:rFonts w:cs="Arial"/>
                <w:szCs w:val="18"/>
              </w:rPr>
            </w:pPr>
            <w:r w:rsidRPr="00794639">
              <w:rPr>
                <w:rFonts w:cs="Arial"/>
                <w:szCs w:val="18"/>
              </w:rPr>
              <w:t>or</w:t>
            </w:r>
          </w:p>
          <w:p w14:paraId="2C414844" w14:textId="77777777" w:rsidR="00982B0F" w:rsidRPr="00794639" w:rsidRDefault="00982B0F" w:rsidP="007E4A1F">
            <w:pPr>
              <w:autoSpaceDE w:val="0"/>
              <w:autoSpaceDN w:val="0"/>
              <w:adjustRightInd w:val="0"/>
              <w:rPr>
                <w:rFonts w:cs="Arial"/>
                <w:b/>
                <w:bCs/>
                <w:szCs w:val="18"/>
              </w:rPr>
            </w:pPr>
            <w:r w:rsidRPr="00794639">
              <w:rPr>
                <w:rFonts w:cs="Arial"/>
                <w:b/>
                <w:bCs/>
                <w:szCs w:val="18"/>
              </w:rPr>
              <w:t>+CME ERROR: 3</w:t>
            </w:r>
          </w:p>
          <w:p w14:paraId="75F7B6E5" w14:textId="77777777" w:rsidR="00982B0F" w:rsidRPr="00794639" w:rsidRDefault="00982B0F" w:rsidP="00913410">
            <w:pPr>
              <w:autoSpaceDE w:val="0"/>
              <w:autoSpaceDN w:val="0"/>
              <w:adjustRightInd w:val="0"/>
            </w:pPr>
          </w:p>
          <w:p w14:paraId="6AC128FD" w14:textId="77777777" w:rsidR="00794639" w:rsidRPr="00794639" w:rsidRDefault="00794639" w:rsidP="003010FE">
            <w:pPr>
              <w:autoSpaceDE w:val="0"/>
              <w:autoSpaceDN w:val="0"/>
              <w:adjustRightInd w:val="0"/>
              <w:rPr>
                <w:rFonts w:cs="Arial"/>
                <w:szCs w:val="18"/>
                <w:u w:val="single"/>
              </w:rPr>
            </w:pPr>
            <w:r w:rsidRPr="00794639">
              <w:rPr>
                <w:rFonts w:cs="Arial"/>
                <w:szCs w:val="18"/>
                <w:u w:val="single"/>
              </w:rPr>
              <w:t>Parameter</w:t>
            </w:r>
          </w:p>
          <w:p w14:paraId="4DD32759" w14:textId="1FD6480A" w:rsidR="00794639" w:rsidRPr="00DF20AD" w:rsidRDefault="00794639" w:rsidP="00DF20AD">
            <w:pPr>
              <w:pStyle w:val="TableBody"/>
              <w:rPr>
                <w:bCs/>
                <w:szCs w:val="18"/>
              </w:rPr>
            </w:pPr>
            <w:r w:rsidRPr="00DF20AD">
              <w:rPr>
                <w:b/>
                <w:bCs/>
                <w:szCs w:val="18"/>
              </w:rPr>
              <w:t>&lt;n&gt;</w:t>
            </w:r>
            <w:r w:rsidRPr="00794639">
              <w:rPr>
                <w:bCs/>
                <w:szCs w:val="18"/>
              </w:rPr>
              <w:tab/>
              <w:t>Monitor mode configuration</w:t>
            </w:r>
          </w:p>
          <w:p w14:paraId="389956D3" w14:textId="509D9C78" w:rsidR="00794639" w:rsidRPr="00794639" w:rsidRDefault="00794639" w:rsidP="00DF20AD">
            <w:pPr>
              <w:pStyle w:val="TableBody"/>
              <w:rPr>
                <w:szCs w:val="18"/>
              </w:rPr>
            </w:pPr>
            <w:r w:rsidRPr="00DF20AD">
              <w:rPr>
                <w:bCs/>
                <w:szCs w:val="18"/>
              </w:rPr>
              <w:t>0</w:t>
            </w:r>
            <w:r w:rsidRPr="00794639">
              <w:rPr>
                <w:bCs/>
                <w:szCs w:val="18"/>
              </w:rPr>
              <w:tab/>
            </w:r>
            <w:r w:rsidRPr="00794639">
              <w:rPr>
                <w:szCs w:val="18"/>
              </w:rPr>
              <w:t xml:space="preserve">Monitor mode disabled </w:t>
            </w:r>
            <w:r w:rsidRPr="00794639">
              <w:t>(automatic reboot when a crash occurs)</w:t>
            </w:r>
          </w:p>
          <w:p w14:paraId="6DA4C028" w14:textId="77777777" w:rsidR="00794639" w:rsidRPr="00794639" w:rsidRDefault="00794639" w:rsidP="00794639">
            <w:pPr>
              <w:pStyle w:val="TableBody"/>
            </w:pPr>
            <w:r w:rsidRPr="00DF20AD">
              <w:rPr>
                <w:szCs w:val="18"/>
              </w:rPr>
              <w:t>1</w:t>
            </w:r>
            <w:r w:rsidRPr="00794639">
              <w:rPr>
                <w:szCs w:val="18"/>
              </w:rPr>
              <w:tab/>
              <w:t>Monitor mode enabled (</w:t>
            </w:r>
            <w:r w:rsidRPr="00794639">
              <w:t>no automatic reboot, backtrace provided for analysis)</w:t>
            </w:r>
          </w:p>
          <w:p w14:paraId="7AB459F0" w14:textId="786F3BE6" w:rsidR="00794639" w:rsidRPr="00794639" w:rsidRDefault="00794639" w:rsidP="00DF20AD">
            <w:pPr>
              <w:autoSpaceDE w:val="0"/>
              <w:autoSpaceDN w:val="0"/>
              <w:adjustRightInd w:val="0"/>
            </w:pPr>
            <w:r w:rsidRPr="00794639">
              <w:t>2</w:t>
            </w:r>
            <w:r w:rsidRPr="00794639">
              <w:tab/>
              <w:t>Mixed monitor mode (backtrace is provided before automatic reboot)</w:t>
            </w:r>
          </w:p>
        </w:tc>
      </w:tr>
      <w:tr w:rsidR="00794639" w:rsidRPr="00794639" w14:paraId="2D36E73B" w14:textId="77777777" w:rsidTr="0080380E">
        <w:trPr>
          <w:cantSplit w:val="0"/>
          <w:trHeight w:val="815"/>
        </w:trPr>
        <w:tc>
          <w:tcPr>
            <w:tcW w:w="1707" w:type="dxa"/>
          </w:tcPr>
          <w:p w14:paraId="27C7D72B" w14:textId="77777777" w:rsidR="00794639" w:rsidRPr="00794639" w:rsidRDefault="00794639" w:rsidP="0080380E">
            <w:pPr>
              <w:pStyle w:val="TableBody"/>
              <w:rPr>
                <w:szCs w:val="18"/>
              </w:rPr>
            </w:pPr>
            <w:r w:rsidRPr="00794639">
              <w:rPr>
                <w:szCs w:val="18"/>
                <w:u w:val="single"/>
              </w:rPr>
              <w:t>Reference</w:t>
            </w:r>
          </w:p>
          <w:p w14:paraId="389655E7" w14:textId="77777777" w:rsidR="00794639" w:rsidRPr="00DF20AD" w:rsidRDefault="00794639" w:rsidP="0080380E">
            <w:pPr>
              <w:pStyle w:val="TableBody"/>
              <w:rPr>
                <w:i/>
              </w:rPr>
            </w:pPr>
            <w:r w:rsidRPr="00794639">
              <w:rPr>
                <w:szCs w:val="18"/>
              </w:rPr>
              <w:t>Sierra Wireless Proprietary</w:t>
            </w:r>
          </w:p>
        </w:tc>
        <w:tc>
          <w:tcPr>
            <w:tcW w:w="7380" w:type="dxa"/>
          </w:tcPr>
          <w:p w14:paraId="7A6A4B1E" w14:textId="77777777" w:rsidR="00794639" w:rsidRPr="00794639" w:rsidRDefault="00794639" w:rsidP="0080380E">
            <w:pPr>
              <w:pStyle w:val="TableBody"/>
              <w:rPr>
                <w:szCs w:val="18"/>
                <w:lang w:eastAsia="zh-CN"/>
              </w:rPr>
            </w:pPr>
            <w:r w:rsidRPr="00794639">
              <w:rPr>
                <w:szCs w:val="18"/>
                <w:u w:val="single"/>
              </w:rPr>
              <w:t>Notes</w:t>
            </w:r>
          </w:p>
          <w:p w14:paraId="49DA1DF5" w14:textId="03EA5B71" w:rsidR="00794639" w:rsidRPr="00DF20AD" w:rsidRDefault="00794639" w:rsidP="00794639">
            <w:pPr>
              <w:pStyle w:val="tablebody0"/>
              <w:numPr>
                <w:ilvl w:val="0"/>
                <w:numId w:val="477"/>
              </w:numPr>
              <w:rPr>
                <w:lang w:val="en-US"/>
              </w:rPr>
            </w:pPr>
            <w:r w:rsidRPr="00DF20AD">
              <w:rPr>
                <w:lang w:val="en-US"/>
              </w:rPr>
              <w:t>This command provides the ability to deactivate monitor mode for customer conifgurations.</w:t>
            </w:r>
          </w:p>
          <w:p w14:paraId="138A2F19" w14:textId="425F1D4A" w:rsidR="00794639" w:rsidRPr="00DF20AD" w:rsidRDefault="00794639" w:rsidP="00DF20AD">
            <w:pPr>
              <w:pStyle w:val="tablebody0"/>
              <w:numPr>
                <w:ilvl w:val="0"/>
                <w:numId w:val="477"/>
              </w:numPr>
            </w:pPr>
            <w:r w:rsidRPr="00DF20AD">
              <w:rPr>
                <w:lang w:val="en-US"/>
              </w:rPr>
              <w:t>Monitor mode is a special state in which the module enters when a software exception happens. The module displays the backtrace and all low-level information needed for debug. Monitor mode prevents the module from rebooting since it must be manually reset.</w:t>
            </w:r>
          </w:p>
          <w:p w14:paraId="373D827D" w14:textId="55F37DC4" w:rsidR="00794639" w:rsidRPr="00DF20AD" w:rsidRDefault="00794639" w:rsidP="00DF20AD">
            <w:pPr>
              <w:pStyle w:val="tablebody0"/>
              <w:numPr>
                <w:ilvl w:val="0"/>
                <w:numId w:val="477"/>
              </w:numPr>
            </w:pPr>
            <w:r w:rsidRPr="00DF20AD">
              <w:rPr>
                <w:lang w:val="en-US"/>
              </w:rPr>
              <w:t>Monitor mode must be deactivated when customer configuration is applied.</w:t>
            </w:r>
          </w:p>
          <w:p w14:paraId="4DC3B5EC" w14:textId="43BE0A39" w:rsidR="00794639" w:rsidRPr="00DF20AD" w:rsidRDefault="00794639" w:rsidP="00DF20AD">
            <w:pPr>
              <w:pStyle w:val="tablebody0"/>
              <w:numPr>
                <w:ilvl w:val="0"/>
                <w:numId w:val="477"/>
              </w:numPr>
            </w:pPr>
            <w:r w:rsidRPr="00DF20AD">
              <w:rPr>
                <w:lang w:val="en-US"/>
              </w:rPr>
              <w:lastRenderedPageBreak/>
              <w:t>New configuration is written into flash. There is no need to re-enter it at each module reboot.</w:t>
            </w:r>
          </w:p>
          <w:p w14:paraId="682707A2" w14:textId="6C9B0F3C" w:rsidR="00794639" w:rsidRPr="00DF20AD" w:rsidRDefault="00794639" w:rsidP="00DF20AD">
            <w:pPr>
              <w:pStyle w:val="tablebody0"/>
              <w:numPr>
                <w:ilvl w:val="0"/>
                <w:numId w:val="477"/>
              </w:numPr>
            </w:pPr>
            <w:r w:rsidRPr="00DF20AD">
              <w:rPr>
                <w:lang w:val="en-US"/>
              </w:rPr>
              <w:t>Configuration is not applied dynamically. Module must be rebooted after the configuration has been changed.</w:t>
            </w:r>
          </w:p>
          <w:p w14:paraId="3C5CB715" w14:textId="77777777" w:rsidR="00794639" w:rsidRPr="00DF20AD" w:rsidRDefault="00794639" w:rsidP="00DF20AD">
            <w:pPr>
              <w:pStyle w:val="tablebody0"/>
              <w:numPr>
                <w:ilvl w:val="0"/>
                <w:numId w:val="477"/>
              </w:numPr>
            </w:pPr>
            <w:r w:rsidRPr="00DF20AD">
              <w:rPr>
                <w:lang w:val="en-US"/>
              </w:rPr>
              <w:t>If the asked configuration is the same as the current one, nothing is changed into the flash filesystem.</w:t>
            </w:r>
          </w:p>
          <w:p w14:paraId="4BE86351" w14:textId="3F756594" w:rsidR="00794639" w:rsidRPr="00DF20AD" w:rsidRDefault="00794639" w:rsidP="00DF20AD">
            <w:pPr>
              <w:pStyle w:val="tablebody0"/>
              <w:numPr>
                <w:ilvl w:val="0"/>
                <w:numId w:val="477"/>
              </w:numPr>
            </w:pPr>
            <w:r w:rsidRPr="00DF20AD">
              <w:rPr>
                <w:lang w:val="en-US"/>
              </w:rPr>
              <w:t>The global configuration command (</w:t>
            </w:r>
            <w:r w:rsidRPr="00DF20AD">
              <w:rPr>
                <w:rStyle w:val="Code"/>
              </w:rPr>
              <w:t>+SWITRACEMODE</w:t>
            </w:r>
            <w:r w:rsidRPr="00DF20AD">
              <w:rPr>
                <w:lang w:val="en-US"/>
              </w:rPr>
              <w:t>) automatically activates/deactivates monitor mode depending on the configuration. For customer/log configurations, monitor mode is deactivated; and</w:t>
            </w:r>
            <w:r>
              <w:rPr>
                <w:lang w:val="en-US"/>
              </w:rPr>
              <w:t xml:space="preserve"> </w:t>
            </w:r>
            <w:r w:rsidRPr="00DF20AD">
              <w:rPr>
                <w:lang w:val="en-US"/>
              </w:rPr>
              <w:t>activated for all other configurations.</w:t>
            </w:r>
          </w:p>
        </w:tc>
      </w:tr>
      <w:tr w:rsidR="00982B0F" w:rsidRPr="00794639" w14:paraId="0ADC4947" w14:textId="77777777" w:rsidTr="00DF20AD">
        <w:trPr>
          <w:cantSplit w:val="0"/>
          <w:trHeight w:val="815"/>
        </w:trPr>
        <w:tc>
          <w:tcPr>
            <w:tcW w:w="1707" w:type="dxa"/>
          </w:tcPr>
          <w:p w14:paraId="210FF5D8" w14:textId="77777777" w:rsidR="00982B0F" w:rsidRPr="00794639" w:rsidRDefault="00982B0F" w:rsidP="00FD78E1">
            <w:pPr>
              <w:pStyle w:val="TableBody"/>
              <w:rPr>
                <w:i/>
              </w:rPr>
            </w:pPr>
            <w:r w:rsidRPr="00794639">
              <w:rPr>
                <w:u w:val="single"/>
              </w:rPr>
              <w:lastRenderedPageBreak/>
              <w:t>Examples</w:t>
            </w:r>
          </w:p>
        </w:tc>
        <w:tc>
          <w:tcPr>
            <w:tcW w:w="7380" w:type="dxa"/>
          </w:tcPr>
          <w:p w14:paraId="7C572287" w14:textId="77777777" w:rsidR="00982B0F" w:rsidRPr="00DF20AD" w:rsidRDefault="00982B0F" w:rsidP="00DF20AD">
            <w:pPr>
              <w:pStyle w:val="tablebody0"/>
              <w:rPr>
                <w:b/>
              </w:rPr>
            </w:pPr>
            <w:r w:rsidRPr="00472EB0">
              <w:rPr>
                <w:b/>
                <w:lang w:val="en-US"/>
              </w:rPr>
              <w:t>AT+KMON=?</w:t>
            </w:r>
          </w:p>
          <w:p w14:paraId="35D484B0" w14:textId="77777777" w:rsidR="00982B0F" w:rsidRPr="00DF20AD" w:rsidRDefault="00982B0F" w:rsidP="00DF20AD">
            <w:pPr>
              <w:pStyle w:val="tablebody0"/>
              <w:rPr>
                <w:b/>
              </w:rPr>
            </w:pPr>
            <w:r w:rsidRPr="00472EB0">
              <w:rPr>
                <w:b/>
                <w:lang w:val="en-US"/>
              </w:rPr>
              <w:t>+KMON: (0-2)</w:t>
            </w:r>
          </w:p>
          <w:p w14:paraId="34F3204A" w14:textId="77777777" w:rsidR="00982B0F" w:rsidRPr="00DF20AD" w:rsidRDefault="00982B0F" w:rsidP="00DF20AD">
            <w:pPr>
              <w:pStyle w:val="tablebody0"/>
              <w:rPr>
                <w:b/>
              </w:rPr>
            </w:pPr>
            <w:r w:rsidRPr="00472EB0">
              <w:rPr>
                <w:b/>
                <w:lang w:val="en-US"/>
              </w:rPr>
              <w:t>OK</w:t>
            </w:r>
          </w:p>
          <w:p w14:paraId="6E2A943E" w14:textId="77777777" w:rsidR="00982B0F" w:rsidRPr="00DF20AD" w:rsidRDefault="00982B0F" w:rsidP="00DF20AD">
            <w:pPr>
              <w:pStyle w:val="tablebody0"/>
              <w:rPr>
                <w:b/>
              </w:rPr>
            </w:pPr>
          </w:p>
          <w:p w14:paraId="7285F4CC" w14:textId="77777777" w:rsidR="00982B0F" w:rsidRPr="00DF20AD" w:rsidRDefault="00982B0F" w:rsidP="00DF20AD">
            <w:pPr>
              <w:pStyle w:val="tablebody0"/>
              <w:rPr>
                <w:b/>
              </w:rPr>
            </w:pPr>
            <w:r w:rsidRPr="00472EB0">
              <w:rPr>
                <w:b/>
                <w:lang w:val="en-US"/>
              </w:rPr>
              <w:t>AT+KMON?</w:t>
            </w:r>
          </w:p>
          <w:p w14:paraId="180D3411" w14:textId="77777777" w:rsidR="00982B0F" w:rsidRPr="00C43655" w:rsidRDefault="00982B0F" w:rsidP="00DF20AD">
            <w:pPr>
              <w:pStyle w:val="tablebody0"/>
              <w:rPr>
                <w:b/>
              </w:rPr>
            </w:pPr>
            <w:r w:rsidRPr="00472EB0">
              <w:rPr>
                <w:b/>
                <w:lang w:val="en-US"/>
              </w:rPr>
              <w:t>+KMON: 0</w:t>
            </w:r>
          </w:p>
          <w:p w14:paraId="4D9330B0" w14:textId="77777777" w:rsidR="00982B0F" w:rsidRPr="00C43655" w:rsidRDefault="00982B0F" w:rsidP="00DF20AD">
            <w:pPr>
              <w:pStyle w:val="tablebody0"/>
              <w:rPr>
                <w:b/>
              </w:rPr>
            </w:pPr>
            <w:r w:rsidRPr="00472EB0">
              <w:rPr>
                <w:b/>
                <w:lang w:val="en-US"/>
              </w:rPr>
              <w:t>OK</w:t>
            </w:r>
          </w:p>
          <w:p w14:paraId="22BFB8D7" w14:textId="60C5EA2D" w:rsidR="00982B0F" w:rsidRPr="00472EB0" w:rsidRDefault="00982B0F" w:rsidP="00794639">
            <w:pPr>
              <w:pStyle w:val="tablebody0"/>
              <w:rPr>
                <w:lang w:val="en-US"/>
              </w:rPr>
            </w:pPr>
          </w:p>
          <w:p w14:paraId="3022CEF9" w14:textId="64CE0612" w:rsidR="00982B0F" w:rsidRPr="00DF20AD" w:rsidRDefault="00982B0F" w:rsidP="00DF20AD">
            <w:pPr>
              <w:pStyle w:val="tablebody0"/>
            </w:pPr>
            <w:r w:rsidRPr="00472EB0">
              <w:rPr>
                <w:b/>
                <w:lang w:val="en-US"/>
              </w:rPr>
              <w:t>AT+KMON=0</w:t>
            </w:r>
            <w:r w:rsidRPr="00472EB0">
              <w:rPr>
                <w:lang w:val="en-US"/>
              </w:rPr>
              <w:t xml:space="preserve"> </w:t>
            </w:r>
            <w:r w:rsidR="00794639" w:rsidRPr="00472EB0">
              <w:rPr>
                <w:lang w:val="en-US"/>
              </w:rPr>
              <w:tab/>
            </w:r>
            <w:r w:rsidRPr="00472EB0">
              <w:rPr>
                <w:lang w:val="en-US"/>
              </w:rPr>
              <w:t>// disable monitor mode</w:t>
            </w:r>
          </w:p>
          <w:p w14:paraId="50FF4241" w14:textId="15C6C62B" w:rsidR="00794639" w:rsidRPr="00DF20AD" w:rsidRDefault="00982B0F" w:rsidP="00DF20AD">
            <w:pPr>
              <w:pStyle w:val="tablebody0"/>
            </w:pPr>
            <w:r w:rsidRPr="00DF20AD">
              <w:rPr>
                <w:b/>
              </w:rPr>
              <w:t>OK</w:t>
            </w:r>
          </w:p>
          <w:p w14:paraId="1A7EFD3F" w14:textId="77777777" w:rsidR="00982B0F" w:rsidRPr="00DF20AD" w:rsidRDefault="00982B0F" w:rsidP="00DF20AD">
            <w:pPr>
              <w:pStyle w:val="tablebody0"/>
            </w:pPr>
          </w:p>
          <w:p w14:paraId="14C61455" w14:textId="3E57F6ED" w:rsidR="00982B0F" w:rsidRPr="00DF20AD" w:rsidRDefault="00982B0F" w:rsidP="00DF20AD">
            <w:pPr>
              <w:pStyle w:val="tablebody0"/>
            </w:pPr>
            <w:r w:rsidRPr="00472EB0">
              <w:rPr>
                <w:b/>
                <w:lang w:val="en-US"/>
              </w:rPr>
              <w:t>AT+KMON=1</w:t>
            </w:r>
            <w:r w:rsidRPr="00472EB0">
              <w:rPr>
                <w:lang w:val="en-US"/>
              </w:rPr>
              <w:t xml:space="preserve"> </w:t>
            </w:r>
            <w:r w:rsidR="00794639" w:rsidRPr="00472EB0">
              <w:rPr>
                <w:lang w:val="en-US"/>
              </w:rPr>
              <w:tab/>
            </w:r>
            <w:r w:rsidRPr="00472EB0">
              <w:rPr>
                <w:lang w:val="en-US"/>
              </w:rPr>
              <w:t>// enable monitor mode</w:t>
            </w:r>
          </w:p>
          <w:p w14:paraId="362A2BBA" w14:textId="05AD2C94" w:rsidR="00982B0F" w:rsidRPr="00DF20AD" w:rsidRDefault="00982B0F" w:rsidP="00DF20AD">
            <w:pPr>
              <w:pStyle w:val="tablebody0"/>
            </w:pPr>
            <w:r w:rsidRPr="00DF20AD">
              <w:rPr>
                <w:b/>
              </w:rPr>
              <w:t>OK</w:t>
            </w:r>
          </w:p>
        </w:tc>
      </w:tr>
    </w:tbl>
    <w:p w14:paraId="2D75423E" w14:textId="3F2D21CF" w:rsidR="00982B0F" w:rsidDel="007D391D" w:rsidRDefault="00982B0F" w:rsidP="00953CD3">
      <w:pPr>
        <w:tabs>
          <w:tab w:val="left" w:pos="1935"/>
        </w:tabs>
        <w:rPr>
          <w:ins w:id="4021" w:author="Sevan Sirapian [2]" w:date="2018-11-26T11:12:00Z"/>
          <w:del w:id="4022" w:author="Elaine Baricante" w:date="2018-11-26T15:15:00Z"/>
        </w:rPr>
      </w:pPr>
      <w:bookmarkStart w:id="4023" w:name="_Toc531011883"/>
      <w:bookmarkStart w:id="4024" w:name="_Toc531076176"/>
      <w:bookmarkStart w:id="4025" w:name="_Toc531077416"/>
      <w:bookmarkStart w:id="4026" w:name="_Toc531078720"/>
      <w:bookmarkStart w:id="4027" w:name="_Toc531700617"/>
      <w:bookmarkEnd w:id="4023"/>
      <w:bookmarkEnd w:id="4024"/>
      <w:bookmarkEnd w:id="4025"/>
      <w:bookmarkEnd w:id="4026"/>
      <w:bookmarkEnd w:id="4027"/>
    </w:p>
    <w:p w14:paraId="51A2619F" w14:textId="7A3B5EF9" w:rsidR="00D50B10" w:rsidRDefault="00D50B10" w:rsidP="00760B64">
      <w:pPr>
        <w:pStyle w:val="Heading2"/>
        <w:rPr>
          <w:moveTo w:id="4028" w:author="Sevan Sirapian [2]" w:date="2018-11-26T11:12:00Z"/>
        </w:rPr>
      </w:pPr>
      <w:bookmarkStart w:id="4029" w:name="_Toc528330055"/>
      <w:bookmarkStart w:id="4030" w:name="_Ref529957538"/>
      <w:bookmarkStart w:id="4031" w:name="_Ref529957552"/>
      <w:bookmarkStart w:id="4032" w:name="_Ref531008068"/>
      <w:bookmarkStart w:id="4033" w:name="_Ref531008070"/>
      <w:bookmarkStart w:id="4034" w:name="_Ref531011697"/>
      <w:bookmarkStart w:id="4035" w:name="_Toc531700618"/>
      <w:commentRangeStart w:id="4036"/>
      <w:ins w:id="4037" w:author="Sevan Sirapian [2]" w:date="2018-11-26T11:12:00Z">
        <w:r>
          <w:t>+KSRAT Command: Set Radio Access Technology</w:t>
        </w:r>
        <w:bookmarkEnd w:id="4029"/>
        <w:bookmarkEnd w:id="4030"/>
        <w:bookmarkEnd w:id="4031"/>
        <w:commentRangeEnd w:id="4036"/>
        <w:r w:rsidR="00BF763D">
          <w:rPr>
            <w:rStyle w:val="CommentReference"/>
            <w:rFonts w:ascii="Verdana" w:eastAsia="Times New Roman" w:hAnsi="Verdana" w:cs="Times New Roman"/>
            <w:b w:val="0"/>
            <w:lang w:eastAsia="en-US"/>
          </w:rPr>
          <w:commentReference w:id="4036"/>
        </w:r>
      </w:ins>
      <w:bookmarkEnd w:id="4032"/>
      <w:bookmarkEnd w:id="4033"/>
      <w:bookmarkEnd w:id="4034"/>
      <w:bookmarkEnd w:id="4035"/>
      <w:moveToRangeStart w:id="4038" w:author="Sevan Sirapian [2]" w:date="2018-11-26T11:12:00Z" w:name="move530994085"/>
    </w:p>
    <w:tbl>
      <w:tblPr>
        <w:tblStyle w:val="TableSWIleft"/>
        <w:tblW w:w="9069" w:type="dxa"/>
        <w:tblLayout w:type="fixed"/>
        <w:tblLook w:val="04A0" w:firstRow="1" w:lastRow="0" w:firstColumn="1" w:lastColumn="0" w:noHBand="0" w:noVBand="1"/>
        <w:tblPrChange w:id="4039" w:author="Sevan Sirapian [2]" w:date="2018-11-26T11:12:00Z">
          <w:tblPr>
            <w:tblStyle w:val="TableSWIleft"/>
            <w:tblW w:w="8997" w:type="dxa"/>
            <w:tblLayout w:type="fixed"/>
            <w:tblLook w:val="04A0" w:firstRow="1" w:lastRow="0" w:firstColumn="1" w:lastColumn="0" w:noHBand="0" w:noVBand="1"/>
          </w:tblPr>
        </w:tblPrChange>
      </w:tblPr>
      <w:tblGrid>
        <w:gridCol w:w="1707"/>
        <w:gridCol w:w="7362"/>
        <w:tblGridChange w:id="4040">
          <w:tblGrid>
            <w:gridCol w:w="2265"/>
            <w:gridCol w:w="6732"/>
            <w:gridCol w:w="72"/>
          </w:tblGrid>
        </w:tblGridChange>
      </w:tblGrid>
      <w:tr w:rsidR="00D50B10" w:rsidRPr="00C41274" w14:paraId="4299039C" w14:textId="77777777" w:rsidTr="002337DB">
        <w:trPr>
          <w:cnfStyle w:val="100000000000" w:firstRow="1" w:lastRow="0" w:firstColumn="0" w:lastColumn="0" w:oddVBand="0" w:evenVBand="0" w:oddHBand="0" w:evenHBand="0" w:firstRowFirstColumn="0" w:firstRowLastColumn="0" w:lastRowFirstColumn="0" w:lastRowLastColumn="0"/>
          <w:trPrChange w:id="4041" w:author="Sevan Sirapian [2]" w:date="2018-11-26T11:12:00Z">
            <w:trPr>
              <w:gridAfter w:val="0"/>
            </w:trPr>
          </w:trPrChange>
        </w:trPr>
        <w:tc>
          <w:tcPr>
            <w:tcW w:w="9069" w:type="dxa"/>
            <w:gridSpan w:val="2"/>
            <w:tcPrChange w:id="4042" w:author="Sevan Sirapian [2]" w:date="2018-11-26T11:12:00Z">
              <w:tcPr>
                <w:tcW w:w="8997" w:type="dxa"/>
                <w:gridSpan w:val="2"/>
              </w:tcPr>
            </w:tcPrChange>
          </w:tcPr>
          <w:p w14:paraId="5D87ECEC" w14:textId="77777777" w:rsidR="00D50B10" w:rsidRPr="00C41274" w:rsidRDefault="00D50B10" w:rsidP="002337DB">
            <w:pPr>
              <w:pStyle w:val="TableRowHead"/>
              <w:spacing w:before="144" w:after="144"/>
              <w:cnfStyle w:val="100000000000" w:firstRow="1" w:lastRow="0" w:firstColumn="0" w:lastColumn="0" w:oddVBand="0" w:evenVBand="0" w:oddHBand="0" w:evenHBand="0" w:firstRowFirstColumn="0" w:firstRowLastColumn="0" w:lastRowFirstColumn="0" w:lastRowLastColumn="0"/>
              <w:rPr>
                <w:moveTo w:id="4043" w:author="Sevan Sirapian [2]" w:date="2018-11-26T11:12:00Z"/>
                <w:bCs w:val="0"/>
              </w:rPr>
            </w:pPr>
            <w:bookmarkStart w:id="4044" w:name="_Hlk503278651"/>
            <w:moveTo w:id="4045" w:author="Sevan Sirapian [2]" w:date="2018-11-26T11:12:00Z">
              <w:r>
                <w:t>HL7800</w:t>
              </w:r>
            </w:moveTo>
          </w:p>
        </w:tc>
      </w:tr>
      <w:moveToRangeEnd w:id="4038"/>
      <w:tr w:rsidR="00D50B10" w:rsidRPr="00744632" w14:paraId="6FAA91DC" w14:textId="77777777" w:rsidTr="007D391D">
        <w:tblPrEx>
          <w:tblPrExChange w:id="4046" w:author="Elaine Baricante" w:date="2018-11-26T15:15:00Z">
            <w:tblPrEx>
              <w:tblW w:w="9069" w:type="dxa"/>
            </w:tblPrEx>
          </w:tblPrExChange>
        </w:tblPrEx>
        <w:trPr>
          <w:trHeight w:val="389"/>
          <w:ins w:id="4047" w:author="Sevan Sirapian [2]" w:date="2018-11-26T11:12:00Z"/>
          <w:trPrChange w:id="4048" w:author="Elaine Baricante" w:date="2018-11-26T15:15:00Z">
            <w:trPr>
              <w:trHeight w:val="389"/>
            </w:trPr>
          </w:trPrChange>
        </w:trPr>
        <w:tc>
          <w:tcPr>
            <w:tcW w:w="1707" w:type="dxa"/>
            <w:tcPrChange w:id="4049" w:author="Elaine Baricante" w:date="2018-11-26T15:15:00Z">
              <w:tcPr>
                <w:tcW w:w="2265" w:type="dxa"/>
              </w:tcPr>
            </w:tcPrChange>
          </w:tcPr>
          <w:p w14:paraId="032C4467" w14:textId="77777777" w:rsidR="00D50B10" w:rsidRDefault="00D50B10" w:rsidP="002337DB">
            <w:pPr>
              <w:pStyle w:val="TableBody"/>
              <w:rPr>
                <w:ins w:id="4050" w:author="Sevan Sirapian [2]" w:date="2018-11-26T11:12:00Z"/>
                <w:i/>
              </w:rPr>
            </w:pPr>
            <w:ins w:id="4051" w:author="Sevan Sirapian [2]" w:date="2018-11-26T11:12:00Z">
              <w:r>
                <w:rPr>
                  <w:i/>
                </w:rPr>
                <w:t>Test command</w:t>
              </w:r>
            </w:ins>
          </w:p>
          <w:p w14:paraId="5448D6E5" w14:textId="77777777" w:rsidR="00D50B10" w:rsidRDefault="00D50B10" w:rsidP="002337DB">
            <w:pPr>
              <w:pStyle w:val="TableBody"/>
              <w:rPr>
                <w:ins w:id="4052" w:author="Sevan Sirapian [2]" w:date="2018-11-26T11:12:00Z"/>
              </w:rPr>
            </w:pPr>
          </w:p>
          <w:p w14:paraId="0968E0DF" w14:textId="77777777" w:rsidR="00D50B10" w:rsidRDefault="00D50B10" w:rsidP="002337DB">
            <w:pPr>
              <w:pStyle w:val="TableBody"/>
              <w:rPr>
                <w:ins w:id="4053" w:author="Sevan Sirapian [2]" w:date="2018-11-26T11:12:00Z"/>
                <w:u w:val="single"/>
              </w:rPr>
            </w:pPr>
            <w:ins w:id="4054" w:author="Sevan Sirapian [2]" w:date="2018-11-26T11:12:00Z">
              <w:r>
                <w:rPr>
                  <w:u w:val="single"/>
                </w:rPr>
                <w:t>Syntax</w:t>
              </w:r>
            </w:ins>
          </w:p>
          <w:p w14:paraId="17876EAE" w14:textId="77777777" w:rsidR="00D50B10" w:rsidRDefault="00D50B10" w:rsidP="002337DB">
            <w:pPr>
              <w:pStyle w:val="TableBody"/>
              <w:rPr>
                <w:ins w:id="4055" w:author="Sevan Sirapian [2]" w:date="2018-11-26T11:12:00Z"/>
                <w:i/>
              </w:rPr>
            </w:pPr>
            <w:ins w:id="4056" w:author="Sevan Sirapian [2]" w:date="2018-11-26T11:12:00Z">
              <w:r>
                <w:rPr>
                  <w:b/>
                  <w:color w:val="auto"/>
                </w:rPr>
                <w:t>AT+KSRAT=?</w:t>
              </w:r>
            </w:ins>
          </w:p>
        </w:tc>
        <w:tc>
          <w:tcPr>
            <w:tcW w:w="7362" w:type="dxa"/>
            <w:tcPrChange w:id="4057" w:author="Elaine Baricante" w:date="2018-11-26T15:15:00Z">
              <w:tcPr>
                <w:tcW w:w="6804" w:type="dxa"/>
                <w:gridSpan w:val="2"/>
              </w:tcPr>
            </w:tcPrChange>
          </w:tcPr>
          <w:p w14:paraId="26C23A4D" w14:textId="77777777" w:rsidR="007D391D" w:rsidRDefault="007D391D" w:rsidP="002337DB">
            <w:pPr>
              <w:pStyle w:val="TableBody"/>
              <w:keepNext/>
              <w:rPr>
                <w:ins w:id="4058" w:author="Elaine Baricante" w:date="2018-11-26T15:16:00Z"/>
                <w:u w:val="single"/>
              </w:rPr>
            </w:pPr>
          </w:p>
          <w:p w14:paraId="07F846DA" w14:textId="77777777" w:rsidR="007D391D" w:rsidRDefault="007D391D" w:rsidP="002337DB">
            <w:pPr>
              <w:pStyle w:val="TableBody"/>
              <w:keepNext/>
              <w:rPr>
                <w:ins w:id="4059" w:author="Elaine Baricante" w:date="2018-11-26T15:16:00Z"/>
                <w:u w:val="single"/>
              </w:rPr>
            </w:pPr>
          </w:p>
          <w:p w14:paraId="41ADCE5F" w14:textId="7325B0B0" w:rsidR="00D50B10" w:rsidRDefault="00D50B10" w:rsidP="002337DB">
            <w:pPr>
              <w:pStyle w:val="TableBody"/>
              <w:keepNext/>
              <w:rPr>
                <w:ins w:id="4060" w:author="Sevan Sirapian [2]" w:date="2018-11-26T11:12:00Z"/>
                <w:u w:val="single"/>
              </w:rPr>
            </w:pPr>
            <w:ins w:id="4061" w:author="Sevan Sirapian [2]" w:date="2018-11-26T11:12:00Z">
              <w:r>
                <w:rPr>
                  <w:u w:val="single"/>
                </w:rPr>
                <w:t>Response</w:t>
              </w:r>
            </w:ins>
          </w:p>
          <w:p w14:paraId="43D2DF17" w14:textId="77777777" w:rsidR="00D50B10" w:rsidRDefault="00D50B10" w:rsidP="002337DB">
            <w:pPr>
              <w:pStyle w:val="TableBody"/>
              <w:keepNext/>
              <w:rPr>
                <w:ins w:id="4062" w:author="Sevan Sirapian [2]" w:date="2018-11-26T11:12:00Z"/>
              </w:rPr>
            </w:pPr>
            <w:ins w:id="4063" w:author="Sevan Sirapian [2]" w:date="2018-11-26T11:12:00Z">
              <w:r>
                <w:rPr>
                  <w:b/>
                </w:rPr>
                <w:t xml:space="preserve">+KSRAT: </w:t>
              </w:r>
              <w:r>
                <w:t xml:space="preserve">(list of supported </w:t>
              </w:r>
              <w:r>
                <w:rPr>
                  <w:b/>
                </w:rPr>
                <w:t>&lt;mode&gt;</w:t>
              </w:r>
              <w:r w:rsidRPr="007D391D">
                <w:rPr>
                  <w:rPrChange w:id="4064" w:author="Elaine Baricante" w:date="2018-11-26T15:16:00Z">
                    <w:rPr>
                      <w:b/>
                    </w:rPr>
                  </w:rPrChange>
                </w:rPr>
                <w:t>s</w:t>
              </w:r>
              <w:r>
                <w:t>)</w:t>
              </w:r>
            </w:ins>
          </w:p>
          <w:p w14:paraId="0BC54143" w14:textId="2D271827" w:rsidR="00D50B10" w:rsidDel="007D391D" w:rsidRDefault="00D50B10" w:rsidP="002337DB">
            <w:pPr>
              <w:pStyle w:val="TableBody"/>
              <w:keepNext/>
              <w:rPr>
                <w:ins w:id="4065" w:author="Sevan Sirapian [2]" w:date="2018-11-26T11:12:00Z"/>
                <w:del w:id="4066" w:author="Elaine Baricante" w:date="2018-11-26T15:16:00Z"/>
              </w:rPr>
            </w:pPr>
          </w:p>
          <w:p w14:paraId="29655AE4" w14:textId="77777777" w:rsidR="00D50B10" w:rsidDel="007D391D" w:rsidRDefault="00D50B10" w:rsidP="002337DB">
            <w:pPr>
              <w:pStyle w:val="TableBody"/>
              <w:keepNext/>
              <w:rPr>
                <w:ins w:id="4067" w:author="Sevan Sirapian [2]" w:date="2018-11-26T11:12:00Z"/>
                <w:del w:id="4068" w:author="Elaine Baricante" w:date="2018-11-26T15:16:00Z"/>
                <w:b/>
              </w:rPr>
            </w:pPr>
            <w:ins w:id="4069" w:author="Sevan Sirapian [2]" w:date="2018-11-26T11:12:00Z">
              <w:r>
                <w:rPr>
                  <w:b/>
                </w:rPr>
                <w:t>OK</w:t>
              </w:r>
            </w:ins>
          </w:p>
          <w:p w14:paraId="305CB578" w14:textId="77777777" w:rsidR="00D50B10" w:rsidRPr="00FF55CC" w:rsidRDefault="00D50B10" w:rsidP="002337DB">
            <w:pPr>
              <w:pStyle w:val="TableBody"/>
              <w:keepNext/>
              <w:rPr>
                <w:ins w:id="4070" w:author="Sevan Sirapian [2]" w:date="2018-11-26T11:12:00Z"/>
                <w:b/>
              </w:rPr>
            </w:pPr>
          </w:p>
        </w:tc>
      </w:tr>
      <w:tr w:rsidR="00D50B10" w:rsidRPr="00744632" w14:paraId="3BC5229A" w14:textId="77777777" w:rsidTr="007D391D">
        <w:tblPrEx>
          <w:tblPrExChange w:id="4071" w:author="Elaine Baricante" w:date="2018-11-26T15:15:00Z">
            <w:tblPrEx>
              <w:tblW w:w="9069" w:type="dxa"/>
            </w:tblPrEx>
          </w:tblPrExChange>
        </w:tblPrEx>
        <w:trPr>
          <w:trHeight w:val="389"/>
          <w:ins w:id="4072" w:author="Sevan Sirapian [2]" w:date="2018-11-26T11:12:00Z"/>
          <w:trPrChange w:id="4073" w:author="Elaine Baricante" w:date="2018-11-26T15:15:00Z">
            <w:trPr>
              <w:trHeight w:val="389"/>
            </w:trPr>
          </w:trPrChange>
        </w:trPr>
        <w:tc>
          <w:tcPr>
            <w:tcW w:w="1707" w:type="dxa"/>
            <w:tcPrChange w:id="4074" w:author="Elaine Baricante" w:date="2018-11-26T15:15:00Z">
              <w:tcPr>
                <w:tcW w:w="2265" w:type="dxa"/>
              </w:tcPr>
            </w:tcPrChange>
          </w:tcPr>
          <w:p w14:paraId="7DAA99E2" w14:textId="77777777" w:rsidR="00D50B10" w:rsidRDefault="00D50B10" w:rsidP="002337DB">
            <w:pPr>
              <w:pStyle w:val="TableBody"/>
              <w:rPr>
                <w:ins w:id="4075" w:author="Sevan Sirapian [2]" w:date="2018-11-26T11:12:00Z"/>
                <w:i/>
              </w:rPr>
            </w:pPr>
            <w:ins w:id="4076" w:author="Sevan Sirapian [2]" w:date="2018-11-26T11:12:00Z">
              <w:r>
                <w:rPr>
                  <w:i/>
                </w:rPr>
                <w:t>Read command</w:t>
              </w:r>
            </w:ins>
          </w:p>
          <w:p w14:paraId="14DE61C6" w14:textId="77777777" w:rsidR="00D50B10" w:rsidRDefault="00D50B10" w:rsidP="002337DB">
            <w:pPr>
              <w:pStyle w:val="TableBody"/>
              <w:rPr>
                <w:ins w:id="4077" w:author="Sevan Sirapian [2]" w:date="2018-11-26T11:12:00Z"/>
              </w:rPr>
            </w:pPr>
          </w:p>
          <w:p w14:paraId="3259A759" w14:textId="77777777" w:rsidR="00D50B10" w:rsidRDefault="00D50B10" w:rsidP="002337DB">
            <w:pPr>
              <w:pStyle w:val="TableBody"/>
              <w:rPr>
                <w:ins w:id="4078" w:author="Sevan Sirapian [2]" w:date="2018-11-26T11:12:00Z"/>
                <w:u w:val="single"/>
              </w:rPr>
            </w:pPr>
            <w:ins w:id="4079" w:author="Sevan Sirapian [2]" w:date="2018-11-26T11:12:00Z">
              <w:r>
                <w:rPr>
                  <w:u w:val="single"/>
                </w:rPr>
                <w:t>Syntax</w:t>
              </w:r>
            </w:ins>
          </w:p>
          <w:p w14:paraId="3475C093" w14:textId="77777777" w:rsidR="00D50B10" w:rsidRPr="00C41274" w:rsidRDefault="00D50B10" w:rsidP="002337DB">
            <w:pPr>
              <w:pStyle w:val="TableBody"/>
              <w:rPr>
                <w:ins w:id="4080" w:author="Sevan Sirapian [2]" w:date="2018-11-26T11:12:00Z"/>
                <w:i/>
              </w:rPr>
            </w:pPr>
            <w:ins w:id="4081" w:author="Sevan Sirapian [2]" w:date="2018-11-26T11:12:00Z">
              <w:r>
                <w:rPr>
                  <w:b/>
                  <w:color w:val="auto"/>
                </w:rPr>
                <w:t>AT+KSRAT?</w:t>
              </w:r>
            </w:ins>
          </w:p>
        </w:tc>
        <w:tc>
          <w:tcPr>
            <w:tcW w:w="7362" w:type="dxa"/>
            <w:tcPrChange w:id="4082" w:author="Elaine Baricante" w:date="2018-11-26T15:15:00Z">
              <w:tcPr>
                <w:tcW w:w="6804" w:type="dxa"/>
                <w:gridSpan w:val="2"/>
              </w:tcPr>
            </w:tcPrChange>
          </w:tcPr>
          <w:p w14:paraId="138FD0FD" w14:textId="77777777" w:rsidR="007D391D" w:rsidRDefault="007D391D" w:rsidP="002337DB">
            <w:pPr>
              <w:pStyle w:val="TableBody"/>
              <w:keepNext/>
              <w:rPr>
                <w:ins w:id="4083" w:author="Elaine Baricante" w:date="2018-11-26T15:16:00Z"/>
                <w:u w:val="single"/>
              </w:rPr>
            </w:pPr>
          </w:p>
          <w:p w14:paraId="28545DF4" w14:textId="77777777" w:rsidR="007D391D" w:rsidRDefault="007D391D" w:rsidP="002337DB">
            <w:pPr>
              <w:pStyle w:val="TableBody"/>
              <w:keepNext/>
              <w:rPr>
                <w:ins w:id="4084" w:author="Elaine Baricante" w:date="2018-11-26T15:16:00Z"/>
                <w:u w:val="single"/>
              </w:rPr>
            </w:pPr>
          </w:p>
          <w:p w14:paraId="24698692" w14:textId="514A3EB4" w:rsidR="00D50B10" w:rsidRDefault="00D50B10" w:rsidP="002337DB">
            <w:pPr>
              <w:pStyle w:val="TableBody"/>
              <w:keepNext/>
              <w:rPr>
                <w:ins w:id="4085" w:author="Sevan Sirapian [2]" w:date="2018-11-26T11:12:00Z"/>
                <w:u w:val="single"/>
              </w:rPr>
            </w:pPr>
            <w:ins w:id="4086" w:author="Sevan Sirapian [2]" w:date="2018-11-26T11:12:00Z">
              <w:r>
                <w:rPr>
                  <w:u w:val="single"/>
                </w:rPr>
                <w:t>Response</w:t>
              </w:r>
            </w:ins>
          </w:p>
          <w:p w14:paraId="7F5C473B" w14:textId="77777777" w:rsidR="00D50B10" w:rsidRDefault="00D50B10" w:rsidP="002337DB">
            <w:pPr>
              <w:pStyle w:val="TableBody"/>
              <w:keepNext/>
              <w:rPr>
                <w:ins w:id="4087" w:author="Sevan Sirapian [2]" w:date="2018-11-26T11:12:00Z"/>
                <w:b/>
              </w:rPr>
            </w:pPr>
            <w:ins w:id="4088" w:author="Sevan Sirapian [2]" w:date="2018-11-26T11:12:00Z">
              <w:r>
                <w:rPr>
                  <w:b/>
                </w:rPr>
                <w:t>+KSRAT: &lt;mode&gt;</w:t>
              </w:r>
            </w:ins>
          </w:p>
          <w:p w14:paraId="1225AB7B" w14:textId="6CC63A74" w:rsidR="00D50B10" w:rsidDel="007D391D" w:rsidRDefault="00D50B10" w:rsidP="002337DB">
            <w:pPr>
              <w:pStyle w:val="TableBody"/>
              <w:keepNext/>
              <w:rPr>
                <w:ins w:id="4089" w:author="Sevan Sirapian [2]" w:date="2018-11-26T11:12:00Z"/>
                <w:del w:id="4090" w:author="Elaine Baricante" w:date="2018-11-26T15:16:00Z"/>
              </w:rPr>
            </w:pPr>
          </w:p>
          <w:p w14:paraId="4A3049B3" w14:textId="77777777" w:rsidR="00D50B10" w:rsidRPr="00FF55CC" w:rsidDel="007D391D" w:rsidRDefault="00D50B10" w:rsidP="002337DB">
            <w:pPr>
              <w:pStyle w:val="TableBody"/>
              <w:keepNext/>
              <w:rPr>
                <w:ins w:id="4091" w:author="Sevan Sirapian [2]" w:date="2018-11-26T11:12:00Z"/>
                <w:del w:id="4092" w:author="Elaine Baricante" w:date="2018-11-26T15:16:00Z"/>
                <w:b/>
              </w:rPr>
            </w:pPr>
            <w:ins w:id="4093" w:author="Sevan Sirapian [2]" w:date="2018-11-26T11:12:00Z">
              <w:r>
                <w:rPr>
                  <w:b/>
                </w:rPr>
                <w:t>OK</w:t>
              </w:r>
            </w:ins>
          </w:p>
          <w:p w14:paraId="398844D3" w14:textId="77777777" w:rsidR="00D50B10" w:rsidRPr="00FB50FA" w:rsidRDefault="00D50B10">
            <w:pPr>
              <w:pStyle w:val="TableBody"/>
              <w:keepNext/>
              <w:rPr>
                <w:ins w:id="4094" w:author="Sevan Sirapian [2]" w:date="2018-11-26T11:12:00Z"/>
              </w:rPr>
              <w:pPrChange w:id="4095" w:author="Elaine Baricante" w:date="2018-11-26T15:16:00Z">
                <w:pPr/>
              </w:pPrChange>
            </w:pPr>
          </w:p>
        </w:tc>
      </w:tr>
      <w:tr w:rsidR="00D50B10" w:rsidRPr="00744632" w14:paraId="006E889E" w14:textId="77777777" w:rsidTr="007D391D">
        <w:tblPrEx>
          <w:tblPrExChange w:id="4096" w:author="Elaine Baricante" w:date="2018-11-26T15:15:00Z">
            <w:tblPrEx>
              <w:tblW w:w="9069" w:type="dxa"/>
            </w:tblPrEx>
          </w:tblPrExChange>
        </w:tblPrEx>
        <w:trPr>
          <w:trHeight w:val="389"/>
          <w:ins w:id="4097" w:author="Sevan Sirapian [2]" w:date="2018-11-26T11:12:00Z"/>
          <w:trPrChange w:id="4098" w:author="Elaine Baricante" w:date="2018-11-26T15:15:00Z">
            <w:trPr>
              <w:trHeight w:val="389"/>
            </w:trPr>
          </w:trPrChange>
        </w:trPr>
        <w:tc>
          <w:tcPr>
            <w:tcW w:w="1707" w:type="dxa"/>
            <w:tcPrChange w:id="4099" w:author="Elaine Baricante" w:date="2018-11-26T15:15:00Z">
              <w:tcPr>
                <w:tcW w:w="2265" w:type="dxa"/>
              </w:tcPr>
            </w:tcPrChange>
          </w:tcPr>
          <w:p w14:paraId="14CD4085" w14:textId="12549FFC" w:rsidR="00D50B10" w:rsidRPr="00C41274" w:rsidRDefault="00D50B10" w:rsidP="002337DB">
            <w:pPr>
              <w:pStyle w:val="TableBody"/>
              <w:rPr>
                <w:ins w:id="4100" w:author="Sevan Sirapian [2]" w:date="2018-11-26T11:12:00Z"/>
                <w:i/>
              </w:rPr>
            </w:pPr>
            <w:ins w:id="4101" w:author="Sevan Sirapian [2]" w:date="2018-11-26T11:12:00Z">
              <w:del w:id="4102" w:author="Elaine Baricante" w:date="2018-11-26T15:16:00Z">
                <w:r w:rsidDel="007D391D">
                  <w:rPr>
                    <w:i/>
                  </w:rPr>
                  <w:delText>Execute</w:delText>
                </w:r>
              </w:del>
            </w:ins>
            <w:ins w:id="4103" w:author="Elaine Baricante" w:date="2018-11-26T15:16:00Z">
              <w:r w:rsidR="007D391D">
                <w:rPr>
                  <w:i/>
                </w:rPr>
                <w:t>Write</w:t>
              </w:r>
            </w:ins>
            <w:ins w:id="4104" w:author="Sevan Sirapian [2]" w:date="2018-11-26T11:12:00Z">
              <w:r>
                <w:rPr>
                  <w:i/>
                </w:rPr>
                <w:t xml:space="preserve"> </w:t>
              </w:r>
              <w:r w:rsidRPr="00C41274">
                <w:rPr>
                  <w:i/>
                </w:rPr>
                <w:t>command</w:t>
              </w:r>
            </w:ins>
          </w:p>
          <w:p w14:paraId="2130E83D" w14:textId="77777777" w:rsidR="00D50B10" w:rsidRPr="00C41274" w:rsidRDefault="00D50B10" w:rsidP="002337DB">
            <w:pPr>
              <w:pStyle w:val="TableBody"/>
              <w:rPr>
                <w:ins w:id="4105" w:author="Sevan Sirapian [2]" w:date="2018-11-26T11:12:00Z"/>
              </w:rPr>
            </w:pPr>
          </w:p>
          <w:p w14:paraId="6C4A2F4B" w14:textId="77777777" w:rsidR="00D50B10" w:rsidRPr="00C41274" w:rsidRDefault="00D50B10" w:rsidP="002337DB">
            <w:pPr>
              <w:pStyle w:val="TableBody"/>
              <w:rPr>
                <w:ins w:id="4106" w:author="Sevan Sirapian [2]" w:date="2018-11-26T11:12:00Z"/>
                <w:u w:val="single"/>
              </w:rPr>
            </w:pPr>
            <w:ins w:id="4107" w:author="Sevan Sirapian [2]" w:date="2018-11-26T11:12:00Z">
              <w:r w:rsidRPr="00C41274">
                <w:rPr>
                  <w:u w:val="single"/>
                </w:rPr>
                <w:t>Syntax</w:t>
              </w:r>
            </w:ins>
          </w:p>
          <w:p w14:paraId="750546DB" w14:textId="1D8B3DAD" w:rsidR="00D50B10" w:rsidRPr="006C307C" w:rsidDel="003F3CA3" w:rsidRDefault="00D50B10" w:rsidP="00760B64">
            <w:pPr>
              <w:pStyle w:val="TableBody"/>
              <w:rPr>
                <w:ins w:id="4108" w:author="Sevan Sirapian [2]" w:date="2018-11-26T11:12:00Z"/>
                <w:del w:id="4109" w:author="Elaine Baricante" w:date="2018-11-26T15:17:00Z"/>
                <w:b/>
              </w:rPr>
            </w:pPr>
            <w:ins w:id="4110" w:author="Sevan Sirapian [2]" w:date="2018-11-26T11:12:00Z">
              <w:r w:rsidRPr="006710E9">
                <w:rPr>
                  <w:b/>
                </w:rPr>
                <w:t>AT+</w:t>
              </w:r>
              <w:r>
                <w:rPr>
                  <w:b/>
                </w:rPr>
                <w:t>KSRAT=</w:t>
              </w:r>
            </w:ins>
            <w:ins w:id="4111" w:author="Elaine Baricante" w:date="2018-11-26T15:15:00Z">
              <w:r w:rsidR="007D391D">
                <w:rPr>
                  <w:b/>
                </w:rPr>
                <w:br/>
              </w:r>
            </w:ins>
            <w:ins w:id="4112" w:author="Sevan Sirapian [2]" w:date="2018-11-26T11:12:00Z">
              <w:r>
                <w:rPr>
                  <w:b/>
                </w:rPr>
                <w:t>&lt;mode&gt;</w:t>
              </w:r>
              <w:r w:rsidRPr="006C307C">
                <w:rPr>
                  <w:b/>
                </w:rPr>
                <w:t xml:space="preserve"> </w:t>
              </w:r>
            </w:ins>
          </w:p>
          <w:p w14:paraId="667C2E13" w14:textId="77777777" w:rsidR="00D50B10" w:rsidRPr="00C41274" w:rsidRDefault="00D50B10" w:rsidP="00760B64">
            <w:pPr>
              <w:pStyle w:val="TableBody"/>
              <w:rPr>
                <w:ins w:id="4113" w:author="Sevan Sirapian [2]" w:date="2018-11-26T11:12:00Z"/>
                <w:i/>
              </w:rPr>
            </w:pPr>
          </w:p>
        </w:tc>
        <w:tc>
          <w:tcPr>
            <w:tcW w:w="7362" w:type="dxa"/>
            <w:tcPrChange w:id="4114" w:author="Elaine Baricante" w:date="2018-11-26T15:15:00Z">
              <w:tcPr>
                <w:tcW w:w="6804" w:type="dxa"/>
                <w:gridSpan w:val="2"/>
              </w:tcPr>
            </w:tcPrChange>
          </w:tcPr>
          <w:p w14:paraId="29E1BC2C" w14:textId="77777777" w:rsidR="007D391D" w:rsidRDefault="007D391D" w:rsidP="002337DB">
            <w:pPr>
              <w:pStyle w:val="TableBody"/>
              <w:keepNext/>
              <w:rPr>
                <w:ins w:id="4115" w:author="Elaine Baricante" w:date="2018-11-26T15:16:00Z"/>
                <w:u w:val="single"/>
              </w:rPr>
            </w:pPr>
          </w:p>
          <w:p w14:paraId="40B4C9A1" w14:textId="77777777" w:rsidR="007D391D" w:rsidRDefault="007D391D" w:rsidP="002337DB">
            <w:pPr>
              <w:pStyle w:val="TableBody"/>
              <w:keepNext/>
              <w:rPr>
                <w:ins w:id="4116" w:author="Elaine Baricante" w:date="2018-11-26T15:16:00Z"/>
                <w:u w:val="single"/>
              </w:rPr>
            </w:pPr>
          </w:p>
          <w:p w14:paraId="45008C1C" w14:textId="762691D0" w:rsidR="00D50B10" w:rsidRPr="00C41274" w:rsidRDefault="00D50B10" w:rsidP="002337DB">
            <w:pPr>
              <w:pStyle w:val="TableBody"/>
              <w:keepNext/>
              <w:rPr>
                <w:ins w:id="4117" w:author="Sevan Sirapian [2]" w:date="2018-11-26T11:12:00Z"/>
                <w:u w:val="single"/>
              </w:rPr>
            </w:pPr>
            <w:ins w:id="4118" w:author="Sevan Sirapian [2]" w:date="2018-11-26T11:12:00Z">
              <w:r w:rsidRPr="00C41274">
                <w:rPr>
                  <w:u w:val="single"/>
                </w:rPr>
                <w:t>Response</w:t>
              </w:r>
            </w:ins>
          </w:p>
          <w:p w14:paraId="410BD5A7" w14:textId="03D4B014" w:rsidR="00D50B10" w:rsidDel="007D391D" w:rsidRDefault="00D50B10" w:rsidP="002337DB">
            <w:pPr>
              <w:pStyle w:val="TableBody"/>
              <w:keepNext/>
              <w:rPr>
                <w:ins w:id="4119" w:author="Sevan Sirapian [2]" w:date="2018-11-26T11:12:00Z"/>
                <w:del w:id="4120" w:author="Elaine Baricante" w:date="2018-11-26T15:16:00Z"/>
                <w:b/>
              </w:rPr>
            </w:pPr>
          </w:p>
          <w:p w14:paraId="7E104C71" w14:textId="77777777" w:rsidR="00D50B10" w:rsidRDefault="00D50B10" w:rsidP="002337DB">
            <w:pPr>
              <w:pStyle w:val="TableBody"/>
              <w:keepNext/>
              <w:rPr>
                <w:ins w:id="4121" w:author="Sevan Sirapian [2]" w:date="2018-11-26T11:12:00Z"/>
                <w:b/>
              </w:rPr>
            </w:pPr>
            <w:ins w:id="4122" w:author="Sevan Sirapian [2]" w:date="2018-11-26T11:12:00Z">
              <w:r w:rsidRPr="00C41274">
                <w:rPr>
                  <w:b/>
                </w:rPr>
                <w:t>OK</w:t>
              </w:r>
            </w:ins>
          </w:p>
          <w:p w14:paraId="52519704" w14:textId="77777777" w:rsidR="00D50B10" w:rsidRPr="00C41274" w:rsidRDefault="00D50B10" w:rsidP="002337DB">
            <w:pPr>
              <w:pStyle w:val="TableBody"/>
              <w:keepNext/>
              <w:rPr>
                <w:ins w:id="4123" w:author="Sevan Sirapian [2]" w:date="2018-11-26T11:12:00Z"/>
                <w:u w:val="single"/>
              </w:rPr>
            </w:pPr>
          </w:p>
          <w:p w14:paraId="1F1B59FC" w14:textId="77777777" w:rsidR="00D50B10" w:rsidRDefault="00D50B10" w:rsidP="002337DB">
            <w:pPr>
              <w:pStyle w:val="TableBody"/>
              <w:keepNext/>
              <w:rPr>
                <w:ins w:id="4124" w:author="Sevan Sirapian [2]" w:date="2018-11-26T11:12:00Z"/>
                <w:u w:val="single"/>
              </w:rPr>
            </w:pPr>
            <w:ins w:id="4125" w:author="Sevan Sirapian [2]" w:date="2018-11-26T11:12:00Z">
              <w:r>
                <w:rPr>
                  <w:u w:val="single"/>
                </w:rPr>
                <w:t>Parameter</w:t>
              </w:r>
            </w:ins>
          </w:p>
          <w:p w14:paraId="7757D0BD" w14:textId="59C3B1D4" w:rsidR="00D50B10" w:rsidDel="007D391D" w:rsidRDefault="00D50B10" w:rsidP="002337DB">
            <w:pPr>
              <w:pStyle w:val="TableBody"/>
              <w:keepNext/>
              <w:rPr>
                <w:ins w:id="4126" w:author="Sevan Sirapian [2]" w:date="2018-11-26T11:12:00Z"/>
                <w:del w:id="4127" w:author="Elaine Baricante" w:date="2018-11-26T15:15:00Z"/>
              </w:rPr>
            </w:pPr>
            <w:ins w:id="4128" w:author="Sevan Sirapian [2]" w:date="2018-11-26T11:12:00Z">
              <w:r w:rsidRPr="00AF4956">
                <w:rPr>
                  <w:b/>
                </w:rPr>
                <w:t>&lt;</w:t>
              </w:r>
              <w:r>
                <w:rPr>
                  <w:b/>
                </w:rPr>
                <w:t>mode</w:t>
              </w:r>
              <w:r w:rsidRPr="00AF4956">
                <w:rPr>
                  <w:b/>
                </w:rPr>
                <w:t>&gt;</w:t>
              </w:r>
              <w:r>
                <w:rPr>
                  <w:b/>
                </w:rPr>
                <w:tab/>
              </w:r>
            </w:ins>
          </w:p>
          <w:p w14:paraId="7EEFEBB3" w14:textId="1EC67DD2" w:rsidR="00D50B10" w:rsidDel="007D391D" w:rsidRDefault="00D50B10" w:rsidP="002337DB">
            <w:pPr>
              <w:pStyle w:val="TableBody"/>
              <w:keepNext/>
              <w:rPr>
                <w:ins w:id="4129" w:author="Sevan Sirapian [2]" w:date="2018-11-26T11:12:00Z"/>
                <w:del w:id="4130" w:author="Elaine Baricante" w:date="2018-11-26T15:15:00Z"/>
                <w:b/>
              </w:rPr>
            </w:pPr>
          </w:p>
          <w:p w14:paraId="55323AC5" w14:textId="22391973" w:rsidR="00D50B10" w:rsidRDefault="00D50B10" w:rsidP="002337DB">
            <w:pPr>
              <w:pStyle w:val="TableBody"/>
              <w:keepNext/>
              <w:rPr>
                <w:ins w:id="4131" w:author="Sevan Sirapian [2]" w:date="2018-11-26T11:12:00Z"/>
                <w:b/>
              </w:rPr>
            </w:pPr>
            <w:ins w:id="4132" w:author="Sevan Sirapian [2]" w:date="2018-11-26T11:12:00Z">
              <w:del w:id="4133" w:author="Elaine Baricante" w:date="2018-11-26T15:15:00Z">
                <w:r w:rsidDel="007D391D">
                  <w:delText xml:space="preserve">  </w:delText>
                </w:r>
              </w:del>
              <w:r w:rsidRPr="007C69A8">
                <w:rPr>
                  <w:u w:val="single"/>
                </w:rPr>
                <w:t>0</w:t>
              </w:r>
              <w:r>
                <w:t xml:space="preserve">         </w:t>
              </w:r>
              <w:del w:id="4134" w:author="Elaine Baricante" w:date="2018-11-26T15:15:00Z">
                <w:r w:rsidDel="007D391D">
                  <w:delText xml:space="preserve">          </w:delText>
                </w:r>
              </w:del>
              <w:r>
                <w:t xml:space="preserve">CAT-M1 </w:t>
              </w:r>
              <w:r w:rsidR="00FC44F9">
                <w:t>only</w:t>
              </w:r>
            </w:ins>
            <w:ins w:id="4135" w:author="Elaine Baricante" w:date="2018-11-26T15:17:00Z">
              <w:r w:rsidR="007D391D">
                <w:t xml:space="preserve"> (this is the only RAT available on the HL7800-M)</w:t>
              </w:r>
            </w:ins>
          </w:p>
          <w:p w14:paraId="03058471" w14:textId="0AE52171" w:rsidR="00D50B10" w:rsidRDefault="007D391D">
            <w:pPr>
              <w:pStyle w:val="TableBody"/>
              <w:keepNext/>
              <w:rPr>
                <w:ins w:id="4136" w:author="Sevan Sirapian [2]" w:date="2018-11-26T11:12:00Z"/>
              </w:rPr>
              <w:pPrChange w:id="4137" w:author="Elaine Baricante" w:date="2018-11-26T15:15:00Z">
                <w:pPr>
                  <w:pStyle w:val="TableBody"/>
                  <w:keepNext/>
                  <w:numPr>
                    <w:numId w:val="176"/>
                  </w:numPr>
                  <w:ind w:left="1155" w:hanging="1050"/>
                </w:pPr>
              </w:pPrChange>
            </w:pPr>
            <w:ins w:id="4138" w:author="Elaine Baricante" w:date="2018-11-26T15:15:00Z">
              <w:r>
                <w:tab/>
              </w:r>
              <w:r>
                <w:tab/>
                <w:t>1</w:t>
              </w:r>
              <w:r>
                <w:tab/>
              </w:r>
            </w:ins>
            <w:ins w:id="4139" w:author="Sevan Sirapian [2]" w:date="2018-11-26T11:12:00Z">
              <w:r w:rsidR="00D50B10" w:rsidRPr="00AF7AF2">
                <w:t>NB1</w:t>
              </w:r>
              <w:r w:rsidR="00D50B10">
                <w:t xml:space="preserve"> only</w:t>
              </w:r>
            </w:ins>
          </w:p>
          <w:p w14:paraId="48496FC3" w14:textId="2D8F6D5A" w:rsidR="00D50B10" w:rsidRPr="008873C9" w:rsidDel="007D391D" w:rsidRDefault="007D391D">
            <w:pPr>
              <w:pStyle w:val="TableBody"/>
              <w:keepNext/>
              <w:rPr>
                <w:ins w:id="4140" w:author="Sevan Sirapian [2]" w:date="2018-11-26T11:12:00Z"/>
                <w:del w:id="4141" w:author="Elaine Baricante" w:date="2018-11-26T15:15:00Z"/>
                <w:b/>
              </w:rPr>
              <w:pPrChange w:id="4142" w:author="Elaine Baricante" w:date="2018-11-26T15:15:00Z">
                <w:pPr>
                  <w:pStyle w:val="TableBody"/>
                  <w:keepNext/>
                  <w:numPr>
                    <w:numId w:val="176"/>
                  </w:numPr>
                  <w:ind w:left="1155" w:hanging="1050"/>
                </w:pPr>
              </w:pPrChange>
            </w:pPr>
            <w:ins w:id="4143" w:author="Elaine Baricante" w:date="2018-11-26T15:15:00Z">
              <w:r>
                <w:tab/>
              </w:r>
              <w:r>
                <w:tab/>
                <w:t>2</w:t>
              </w:r>
              <w:r>
                <w:tab/>
              </w:r>
            </w:ins>
            <w:ins w:id="4144" w:author="Sevan Sirapian [2]" w:date="2018-11-26T11:12:00Z">
              <w:r w:rsidR="00D50B10">
                <w:t xml:space="preserve">GSM </w:t>
              </w:r>
              <w:r w:rsidR="00FC44F9">
                <w:t>only (</w:t>
              </w:r>
              <w:r w:rsidR="004556F5">
                <w:t xml:space="preserve">for </w:t>
              </w:r>
              <w:del w:id="4145" w:author="Elaine Baricante" w:date="2018-11-26T15:15:00Z">
                <w:r w:rsidR="004556F5" w:rsidDel="007D391D">
                  <w:delText xml:space="preserve">the </w:delText>
                </w:r>
              </w:del>
              <w:r w:rsidR="004556F5">
                <w:t>HL7802</w:t>
              </w:r>
              <w:r w:rsidR="00231F3D">
                <w:t xml:space="preserve"> only</w:t>
              </w:r>
              <w:r w:rsidR="008A6677">
                <w:t>)</w:t>
              </w:r>
            </w:ins>
          </w:p>
          <w:p w14:paraId="44515D21" w14:textId="77777777" w:rsidR="00D50B10" w:rsidRPr="00744632" w:rsidRDefault="00D50B10">
            <w:pPr>
              <w:pStyle w:val="TableBody"/>
              <w:keepNext/>
              <w:rPr>
                <w:ins w:id="4146" w:author="Sevan Sirapian [2]" w:date="2018-11-26T11:12:00Z"/>
                <w:u w:val="single"/>
              </w:rPr>
              <w:pPrChange w:id="4147" w:author="Elaine Baricante" w:date="2018-11-26T15:15:00Z">
                <w:pPr>
                  <w:pStyle w:val="TableBody"/>
                </w:pPr>
              </w:pPrChange>
            </w:pPr>
          </w:p>
        </w:tc>
      </w:tr>
      <w:tr w:rsidR="00D50B10" w14:paraId="6BF8D89D" w14:textId="77777777" w:rsidTr="007D391D">
        <w:tblPrEx>
          <w:tblPrExChange w:id="4148" w:author="Elaine Baricante" w:date="2018-11-26T15:15:00Z">
            <w:tblPrEx>
              <w:tblW w:w="9069" w:type="dxa"/>
            </w:tblPrEx>
          </w:tblPrExChange>
        </w:tblPrEx>
        <w:trPr>
          <w:cantSplit w:val="0"/>
          <w:trHeight w:val="815"/>
          <w:ins w:id="4149" w:author="Sevan Sirapian [2]" w:date="2018-11-26T11:12:00Z"/>
          <w:trPrChange w:id="4150" w:author="Elaine Baricante" w:date="2018-11-26T15:15:00Z">
            <w:trPr>
              <w:cantSplit w:val="0"/>
              <w:trHeight w:val="815"/>
            </w:trPr>
          </w:trPrChange>
        </w:trPr>
        <w:tc>
          <w:tcPr>
            <w:tcW w:w="1707" w:type="dxa"/>
            <w:tcPrChange w:id="4151" w:author="Elaine Baricante" w:date="2018-11-26T15:15:00Z">
              <w:tcPr>
                <w:tcW w:w="2265" w:type="dxa"/>
              </w:tcPr>
            </w:tcPrChange>
          </w:tcPr>
          <w:p w14:paraId="2B7BCFC5" w14:textId="77777777" w:rsidR="00D50B10" w:rsidRPr="00137AA5" w:rsidRDefault="00D50B10" w:rsidP="002337DB">
            <w:pPr>
              <w:pStyle w:val="TableBody"/>
              <w:rPr>
                <w:ins w:id="4152" w:author="Sevan Sirapian [2]" w:date="2018-11-26T11:12:00Z"/>
                <w:i/>
              </w:rPr>
            </w:pPr>
            <w:ins w:id="4153" w:author="Sevan Sirapian [2]" w:date="2018-11-26T11:12:00Z">
              <w:r w:rsidRPr="0077536E">
                <w:rPr>
                  <w:u w:val="single"/>
                </w:rPr>
                <w:lastRenderedPageBreak/>
                <w:t>Examples</w:t>
              </w:r>
            </w:ins>
          </w:p>
        </w:tc>
        <w:tc>
          <w:tcPr>
            <w:tcW w:w="7362" w:type="dxa"/>
            <w:tcPrChange w:id="4154" w:author="Elaine Baricante" w:date="2018-11-26T15:15:00Z">
              <w:tcPr>
                <w:tcW w:w="6804" w:type="dxa"/>
                <w:gridSpan w:val="2"/>
              </w:tcPr>
            </w:tcPrChange>
          </w:tcPr>
          <w:p w14:paraId="47DE7F26" w14:textId="0A0905D8" w:rsidR="00D50B10" w:rsidRPr="007C69A8" w:rsidRDefault="00D50B10" w:rsidP="002337DB">
            <w:pPr>
              <w:pStyle w:val="TableBody"/>
              <w:rPr>
                <w:ins w:id="4155" w:author="Sevan Sirapian [2]" w:date="2018-11-26T11:12:00Z"/>
                <w:b/>
              </w:rPr>
            </w:pPr>
            <w:ins w:id="4156" w:author="Sevan Sirapian [2]" w:date="2018-11-26T11:12:00Z">
              <w:r>
                <w:rPr>
                  <w:b/>
                </w:rPr>
                <w:t>AT+KSRAT=?</w:t>
              </w:r>
              <w:r w:rsidR="000223CD">
                <w:rPr>
                  <w:b/>
                </w:rPr>
                <w:tab/>
              </w:r>
              <w:r w:rsidRPr="007C69A8">
                <w:rPr>
                  <w:b/>
                </w:rPr>
                <w:t xml:space="preserve">// </w:t>
              </w:r>
              <w:r w:rsidRPr="007C69A8">
                <w:t>Available</w:t>
              </w:r>
              <w:r w:rsidRPr="007C69A8">
                <w:rPr>
                  <w:b/>
                </w:rPr>
                <w:t xml:space="preserve"> </w:t>
              </w:r>
              <w:r>
                <w:t>modes</w:t>
              </w:r>
            </w:ins>
          </w:p>
          <w:p w14:paraId="3DC0BE31" w14:textId="63A3D44D" w:rsidR="00D50B10" w:rsidRPr="00CA77E1" w:rsidRDefault="00D50B10" w:rsidP="002337DB">
            <w:pPr>
              <w:pStyle w:val="TableBody"/>
              <w:rPr>
                <w:ins w:id="4157" w:author="Sevan Sirapian [2]" w:date="2018-11-26T11:12:00Z"/>
                <w:b/>
              </w:rPr>
            </w:pPr>
            <w:ins w:id="4158" w:author="Sevan Sirapian [2]" w:date="2018-11-26T11:12:00Z">
              <w:r w:rsidRPr="00C43655">
                <w:rPr>
                  <w:b/>
                </w:rPr>
                <w:t>+KSRAT: (0-1)</w:t>
              </w:r>
              <w:r w:rsidR="000223CD" w:rsidRPr="00CA77E1">
                <w:rPr>
                  <w:b/>
                </w:rPr>
                <w:tab/>
              </w:r>
              <w:r w:rsidRPr="00CA77E1">
                <w:rPr>
                  <w:lang w:eastAsia="zh-CN"/>
                </w:rPr>
                <w:t>// CAT-M1, NB1 RAT</w:t>
              </w:r>
            </w:ins>
          </w:p>
          <w:p w14:paraId="264D36D1" w14:textId="0F41A4D4" w:rsidR="00D50B10" w:rsidRPr="00CA77E1" w:rsidDel="007D391D" w:rsidRDefault="00D50B10" w:rsidP="002337DB">
            <w:pPr>
              <w:pStyle w:val="TableBody"/>
              <w:rPr>
                <w:ins w:id="4159" w:author="Sevan Sirapian [2]" w:date="2018-11-26T11:12:00Z"/>
                <w:del w:id="4160" w:author="Elaine Baricante" w:date="2018-11-26T15:16:00Z"/>
                <w:b/>
              </w:rPr>
            </w:pPr>
          </w:p>
          <w:p w14:paraId="7B3CC1AB" w14:textId="77777777" w:rsidR="00D50B10" w:rsidRDefault="00D50B10" w:rsidP="002337DB">
            <w:pPr>
              <w:pStyle w:val="TableBody"/>
              <w:rPr>
                <w:ins w:id="4161" w:author="Sevan Sirapian [2]" w:date="2018-11-26T11:12:00Z"/>
                <w:b/>
              </w:rPr>
            </w:pPr>
            <w:ins w:id="4162" w:author="Sevan Sirapian [2]" w:date="2018-11-26T11:12:00Z">
              <w:r>
                <w:rPr>
                  <w:b/>
                </w:rPr>
                <w:t>OK</w:t>
              </w:r>
            </w:ins>
          </w:p>
          <w:p w14:paraId="64DEC3D7" w14:textId="77777777" w:rsidR="00D50B10" w:rsidRDefault="00D50B10" w:rsidP="002337DB">
            <w:pPr>
              <w:pStyle w:val="TableBody"/>
              <w:rPr>
                <w:ins w:id="4163" w:author="Sevan Sirapian [2]" w:date="2018-11-26T11:12:00Z"/>
                <w:b/>
              </w:rPr>
            </w:pPr>
          </w:p>
          <w:p w14:paraId="510BFFB9" w14:textId="77777777" w:rsidR="00D50B10" w:rsidRDefault="00D50B10" w:rsidP="002337DB">
            <w:pPr>
              <w:pStyle w:val="TableBody"/>
              <w:rPr>
                <w:ins w:id="4164" w:author="Sevan Sirapian [2]" w:date="2018-11-26T11:12:00Z"/>
                <w:b/>
              </w:rPr>
            </w:pPr>
            <w:ins w:id="4165" w:author="Sevan Sirapian [2]" w:date="2018-11-26T11:12:00Z">
              <w:r>
                <w:rPr>
                  <w:b/>
                </w:rPr>
                <w:t>AT+KSRAT?</w:t>
              </w:r>
            </w:ins>
          </w:p>
          <w:p w14:paraId="545E3645" w14:textId="37DDCCBA" w:rsidR="00D50B10" w:rsidRDefault="00D50B10" w:rsidP="002337DB">
            <w:pPr>
              <w:pStyle w:val="TableBody"/>
              <w:rPr>
                <w:ins w:id="4166" w:author="Sevan Sirapian [2]" w:date="2018-11-26T11:12:00Z"/>
                <w:b/>
              </w:rPr>
            </w:pPr>
            <w:ins w:id="4167" w:author="Sevan Sirapian [2]" w:date="2018-11-26T11:12:00Z">
              <w:r>
                <w:rPr>
                  <w:b/>
                </w:rPr>
                <w:t>+KSRAT: 0</w:t>
              </w:r>
              <w:r w:rsidR="000223CD">
                <w:rPr>
                  <w:b/>
                </w:rPr>
                <w:tab/>
              </w:r>
              <w:r w:rsidR="000223CD">
                <w:rPr>
                  <w:b/>
                </w:rPr>
                <w:tab/>
              </w:r>
              <w:r w:rsidRPr="00287172">
                <w:rPr>
                  <w:lang w:eastAsia="zh-CN"/>
                </w:rPr>
                <w:t xml:space="preserve">// </w:t>
              </w:r>
              <w:r>
                <w:rPr>
                  <w:lang w:eastAsia="zh-CN"/>
                </w:rPr>
                <w:t>CAT-M1</w:t>
              </w:r>
              <w:r w:rsidRPr="00287172">
                <w:rPr>
                  <w:lang w:eastAsia="zh-CN"/>
                </w:rPr>
                <w:t xml:space="preserve"> </w:t>
              </w:r>
              <w:r>
                <w:rPr>
                  <w:lang w:eastAsia="zh-CN"/>
                </w:rPr>
                <w:t>current RAT</w:t>
              </w:r>
            </w:ins>
          </w:p>
          <w:p w14:paraId="3D54DBA5" w14:textId="4A9076C5" w:rsidR="00D50B10" w:rsidDel="007D391D" w:rsidRDefault="00D50B10" w:rsidP="002337DB">
            <w:pPr>
              <w:pStyle w:val="TableBody"/>
              <w:rPr>
                <w:ins w:id="4168" w:author="Sevan Sirapian [2]" w:date="2018-11-26T11:12:00Z"/>
                <w:del w:id="4169" w:author="Elaine Baricante" w:date="2018-11-26T15:16:00Z"/>
                <w:b/>
              </w:rPr>
            </w:pPr>
          </w:p>
          <w:p w14:paraId="7B7B15F7" w14:textId="77777777" w:rsidR="00D50B10" w:rsidRDefault="00D50B10" w:rsidP="002337DB">
            <w:pPr>
              <w:pStyle w:val="TableBody"/>
              <w:rPr>
                <w:ins w:id="4170" w:author="Sevan Sirapian [2]" w:date="2018-11-26T11:12:00Z"/>
                <w:b/>
              </w:rPr>
            </w:pPr>
            <w:ins w:id="4171" w:author="Sevan Sirapian [2]" w:date="2018-11-26T11:12:00Z">
              <w:r>
                <w:rPr>
                  <w:b/>
                </w:rPr>
                <w:t>OK</w:t>
              </w:r>
            </w:ins>
          </w:p>
          <w:p w14:paraId="7AAF3D4E" w14:textId="77777777" w:rsidR="007D391D" w:rsidRDefault="007D391D" w:rsidP="002337DB">
            <w:pPr>
              <w:pStyle w:val="TableBody"/>
              <w:rPr>
                <w:ins w:id="4172" w:author="Elaine Baricante" w:date="2018-11-26T15:16:00Z"/>
                <w:b/>
              </w:rPr>
            </w:pPr>
          </w:p>
          <w:p w14:paraId="3C069A72" w14:textId="6EA2E81B" w:rsidR="00D50B10" w:rsidRDefault="00D50B10" w:rsidP="002337DB">
            <w:pPr>
              <w:pStyle w:val="TableBody"/>
              <w:rPr>
                <w:ins w:id="4173" w:author="Sevan Sirapian [2]" w:date="2018-11-26T11:12:00Z"/>
                <w:b/>
              </w:rPr>
            </w:pPr>
            <w:ins w:id="4174" w:author="Sevan Sirapian [2]" w:date="2018-11-26T11:12:00Z">
              <w:r>
                <w:rPr>
                  <w:b/>
                </w:rPr>
                <w:t xml:space="preserve">AT+KSRAT=1      </w:t>
              </w:r>
              <w:r w:rsidR="000223CD">
                <w:rPr>
                  <w:b/>
                </w:rPr>
                <w:tab/>
              </w:r>
              <w:r w:rsidRPr="00287172">
                <w:rPr>
                  <w:lang w:eastAsia="zh-CN"/>
                </w:rPr>
                <w:t xml:space="preserve">// </w:t>
              </w:r>
              <w:r>
                <w:rPr>
                  <w:lang w:eastAsia="zh-CN"/>
                </w:rPr>
                <w:t>Set NB1</w:t>
              </w:r>
              <w:r w:rsidRPr="00287172">
                <w:rPr>
                  <w:lang w:eastAsia="zh-CN"/>
                </w:rPr>
                <w:t xml:space="preserve"> </w:t>
              </w:r>
              <w:r>
                <w:rPr>
                  <w:lang w:eastAsia="zh-CN"/>
                </w:rPr>
                <w:t xml:space="preserve">RAT and reboot of the module to force initialization of </w:t>
              </w:r>
            </w:ins>
            <w:ins w:id="4175" w:author="Elaine Baricante" w:date="2018-11-26T15:16:00Z">
              <w:r w:rsidR="007D391D">
                <w:rPr>
                  <w:lang w:eastAsia="zh-CN"/>
                </w:rPr>
                <w:tab/>
              </w:r>
              <w:r w:rsidR="007D391D">
                <w:rPr>
                  <w:lang w:eastAsia="zh-CN"/>
                </w:rPr>
                <w:tab/>
              </w:r>
              <w:r w:rsidR="007D391D">
                <w:rPr>
                  <w:lang w:eastAsia="zh-CN"/>
                </w:rPr>
                <w:tab/>
                <w:t xml:space="preserve">// </w:t>
              </w:r>
            </w:ins>
            <w:ins w:id="4176" w:author="Sevan Sirapian [2]" w:date="2018-11-26T11:12:00Z">
              <w:r>
                <w:rPr>
                  <w:lang w:eastAsia="zh-CN"/>
                </w:rPr>
                <w:t>radio to consider new RAT.</w:t>
              </w:r>
            </w:ins>
          </w:p>
          <w:p w14:paraId="645FC8AD" w14:textId="2801504B" w:rsidR="00D50B10" w:rsidDel="007D391D" w:rsidRDefault="00D50B10" w:rsidP="002337DB">
            <w:pPr>
              <w:pStyle w:val="TableBody"/>
              <w:rPr>
                <w:ins w:id="4177" w:author="Sevan Sirapian [2]" w:date="2018-11-26T11:12:00Z"/>
                <w:del w:id="4178" w:author="Elaine Baricante" w:date="2018-11-26T15:16:00Z"/>
                <w:b/>
              </w:rPr>
            </w:pPr>
          </w:p>
          <w:p w14:paraId="49A276B4" w14:textId="77777777" w:rsidR="00D50B10" w:rsidRDefault="00D50B10" w:rsidP="002337DB">
            <w:pPr>
              <w:pStyle w:val="TableBody"/>
              <w:rPr>
                <w:ins w:id="4179" w:author="Sevan Sirapian [2]" w:date="2018-11-26T11:12:00Z"/>
                <w:b/>
              </w:rPr>
            </w:pPr>
            <w:ins w:id="4180" w:author="Sevan Sirapian [2]" w:date="2018-11-26T11:12:00Z">
              <w:r>
                <w:rPr>
                  <w:b/>
                </w:rPr>
                <w:t>OK</w:t>
              </w:r>
            </w:ins>
          </w:p>
          <w:p w14:paraId="78B0B9C5" w14:textId="77777777" w:rsidR="00D50B10" w:rsidRDefault="00D50B10" w:rsidP="002337DB">
            <w:pPr>
              <w:pStyle w:val="TableBody"/>
              <w:rPr>
                <w:ins w:id="4181" w:author="Sevan Sirapian [2]" w:date="2018-11-26T11:12:00Z"/>
                <w:b/>
              </w:rPr>
            </w:pPr>
          </w:p>
          <w:p w14:paraId="2ED3A75D" w14:textId="77777777" w:rsidR="00D50B10" w:rsidRDefault="00D50B10" w:rsidP="002337DB">
            <w:pPr>
              <w:pStyle w:val="TableBody"/>
              <w:rPr>
                <w:ins w:id="4182" w:author="Sevan Sirapian [2]" w:date="2018-11-26T11:12:00Z"/>
                <w:b/>
              </w:rPr>
            </w:pPr>
            <w:ins w:id="4183" w:author="Sevan Sirapian [2]" w:date="2018-11-26T11:12:00Z">
              <w:r>
                <w:rPr>
                  <w:b/>
                </w:rPr>
                <w:t>AT+KSRAT?</w:t>
              </w:r>
            </w:ins>
          </w:p>
          <w:p w14:paraId="08C86ABD" w14:textId="064E3F92" w:rsidR="00D50B10" w:rsidRDefault="00D50B10" w:rsidP="002337DB">
            <w:pPr>
              <w:pStyle w:val="TableBody"/>
              <w:rPr>
                <w:ins w:id="4184" w:author="Sevan Sirapian [2]" w:date="2018-11-26T11:12:00Z"/>
                <w:b/>
              </w:rPr>
            </w:pPr>
            <w:ins w:id="4185" w:author="Sevan Sirapian [2]" w:date="2018-11-26T11:12:00Z">
              <w:r>
                <w:rPr>
                  <w:b/>
                </w:rPr>
                <w:t xml:space="preserve">+KSRAT: 1       </w:t>
              </w:r>
              <w:r w:rsidR="000223CD">
                <w:rPr>
                  <w:b/>
                </w:rPr>
                <w:tab/>
              </w:r>
              <w:r w:rsidRPr="00287172">
                <w:rPr>
                  <w:lang w:eastAsia="zh-CN"/>
                </w:rPr>
                <w:t xml:space="preserve">// </w:t>
              </w:r>
              <w:r>
                <w:rPr>
                  <w:lang w:eastAsia="zh-CN"/>
                </w:rPr>
                <w:t>NB1</w:t>
              </w:r>
              <w:r w:rsidRPr="00287172">
                <w:rPr>
                  <w:lang w:eastAsia="zh-CN"/>
                </w:rPr>
                <w:t xml:space="preserve"> </w:t>
              </w:r>
              <w:r>
                <w:rPr>
                  <w:lang w:eastAsia="zh-CN"/>
                </w:rPr>
                <w:t>current RAT</w:t>
              </w:r>
            </w:ins>
          </w:p>
          <w:p w14:paraId="0BB380DF" w14:textId="527F8C7A" w:rsidR="00D50B10" w:rsidDel="007D391D" w:rsidRDefault="00D50B10" w:rsidP="002337DB">
            <w:pPr>
              <w:pStyle w:val="TableBody"/>
              <w:rPr>
                <w:ins w:id="4186" w:author="Sevan Sirapian [2]" w:date="2018-11-26T11:12:00Z"/>
                <w:del w:id="4187" w:author="Elaine Baricante" w:date="2018-11-26T15:16:00Z"/>
                <w:b/>
              </w:rPr>
            </w:pPr>
          </w:p>
          <w:p w14:paraId="0063A4EF" w14:textId="77777777" w:rsidR="00D50B10" w:rsidDel="007D391D" w:rsidRDefault="00D50B10" w:rsidP="002337DB">
            <w:pPr>
              <w:pStyle w:val="TableBody"/>
              <w:rPr>
                <w:ins w:id="4188" w:author="Sevan Sirapian [2]" w:date="2018-11-26T11:12:00Z"/>
                <w:del w:id="4189" w:author="Elaine Baricante" w:date="2018-11-26T15:16:00Z"/>
                <w:b/>
              </w:rPr>
            </w:pPr>
            <w:ins w:id="4190" w:author="Sevan Sirapian [2]" w:date="2018-11-26T11:12:00Z">
              <w:r>
                <w:rPr>
                  <w:b/>
                </w:rPr>
                <w:t>OK</w:t>
              </w:r>
            </w:ins>
          </w:p>
          <w:p w14:paraId="09BB27F7" w14:textId="77777777" w:rsidR="00D50B10" w:rsidRDefault="00D50B10" w:rsidP="002337DB">
            <w:pPr>
              <w:pStyle w:val="TableBody"/>
              <w:rPr>
                <w:ins w:id="4191" w:author="Sevan Sirapian [2]" w:date="2018-11-26T11:12:00Z"/>
                <w:u w:val="single"/>
              </w:rPr>
            </w:pPr>
          </w:p>
        </w:tc>
      </w:tr>
      <w:tr w:rsidR="00D50B10" w:rsidRPr="00316EB9" w14:paraId="38AF3929" w14:textId="77777777" w:rsidTr="007D391D">
        <w:tblPrEx>
          <w:tblPrExChange w:id="4192" w:author="Elaine Baricante" w:date="2018-11-26T15:15:00Z">
            <w:tblPrEx>
              <w:tblW w:w="9069" w:type="dxa"/>
            </w:tblPrEx>
          </w:tblPrExChange>
        </w:tblPrEx>
        <w:trPr>
          <w:cantSplit w:val="0"/>
          <w:trHeight w:val="815"/>
          <w:ins w:id="4193" w:author="Sevan Sirapian [2]" w:date="2018-11-26T11:12:00Z"/>
          <w:trPrChange w:id="4194" w:author="Elaine Baricante" w:date="2018-11-26T15:15:00Z">
            <w:trPr>
              <w:cantSplit w:val="0"/>
              <w:trHeight w:val="815"/>
            </w:trPr>
          </w:trPrChange>
        </w:trPr>
        <w:tc>
          <w:tcPr>
            <w:tcW w:w="1707" w:type="dxa"/>
            <w:tcPrChange w:id="4195" w:author="Elaine Baricante" w:date="2018-11-26T15:15:00Z">
              <w:tcPr>
                <w:tcW w:w="2265" w:type="dxa"/>
              </w:tcPr>
            </w:tcPrChange>
          </w:tcPr>
          <w:p w14:paraId="449AFBDB" w14:textId="77777777" w:rsidR="00D50B10" w:rsidRPr="00C41274" w:rsidRDefault="00D50B10" w:rsidP="002337DB">
            <w:pPr>
              <w:pStyle w:val="TableBody"/>
              <w:rPr>
                <w:ins w:id="4196" w:author="Sevan Sirapian [2]" w:date="2018-11-26T11:12:00Z"/>
                <w:szCs w:val="18"/>
              </w:rPr>
            </w:pPr>
            <w:ins w:id="4197" w:author="Sevan Sirapian [2]" w:date="2018-11-26T11:12:00Z">
              <w:r w:rsidRPr="00C41274">
                <w:rPr>
                  <w:szCs w:val="18"/>
                  <w:u w:val="single"/>
                </w:rPr>
                <w:t>Reference</w:t>
              </w:r>
            </w:ins>
          </w:p>
          <w:p w14:paraId="08BCE2CB" w14:textId="77777777" w:rsidR="00D50B10" w:rsidRPr="00C41274" w:rsidRDefault="00D50B10" w:rsidP="002337DB">
            <w:pPr>
              <w:pStyle w:val="TableBody"/>
              <w:rPr>
                <w:ins w:id="4198" w:author="Sevan Sirapian [2]" w:date="2018-11-26T11:12:00Z"/>
                <w:i/>
                <w:lang w:val="fr-FR"/>
              </w:rPr>
            </w:pPr>
            <w:ins w:id="4199" w:author="Sevan Sirapian [2]" w:date="2018-11-26T11:12:00Z">
              <w:r w:rsidRPr="00C41274">
                <w:rPr>
                  <w:szCs w:val="18"/>
                </w:rPr>
                <w:t>Sierra Wireless Proprietary</w:t>
              </w:r>
            </w:ins>
          </w:p>
        </w:tc>
        <w:tc>
          <w:tcPr>
            <w:tcW w:w="7362" w:type="dxa"/>
            <w:tcPrChange w:id="4200" w:author="Elaine Baricante" w:date="2018-11-26T15:15:00Z">
              <w:tcPr>
                <w:tcW w:w="6804" w:type="dxa"/>
                <w:gridSpan w:val="2"/>
              </w:tcPr>
            </w:tcPrChange>
          </w:tcPr>
          <w:p w14:paraId="51553E3E" w14:textId="77777777" w:rsidR="00D50B10" w:rsidRPr="00C41274" w:rsidRDefault="00D50B10" w:rsidP="002337DB">
            <w:pPr>
              <w:pStyle w:val="TableBody"/>
              <w:rPr>
                <w:ins w:id="4201" w:author="Sevan Sirapian [2]" w:date="2018-11-26T11:12:00Z"/>
                <w:szCs w:val="18"/>
                <w:lang w:eastAsia="zh-CN"/>
              </w:rPr>
            </w:pPr>
            <w:ins w:id="4202" w:author="Sevan Sirapian [2]" w:date="2018-11-26T11:12:00Z">
              <w:r w:rsidRPr="00C41274">
                <w:rPr>
                  <w:szCs w:val="18"/>
                  <w:u w:val="single"/>
                </w:rPr>
                <w:t>Notes</w:t>
              </w:r>
            </w:ins>
          </w:p>
          <w:p w14:paraId="4E41A8B7" w14:textId="090BC048" w:rsidR="00D50B10" w:rsidDel="007D391D" w:rsidRDefault="0015664E" w:rsidP="00D50B10">
            <w:pPr>
              <w:pStyle w:val="TableBody"/>
              <w:numPr>
                <w:ilvl w:val="0"/>
                <w:numId w:val="175"/>
              </w:numPr>
              <w:rPr>
                <w:ins w:id="4203" w:author="Sevan Sirapian [2]" w:date="2018-11-26T11:12:00Z"/>
                <w:del w:id="4204" w:author="Elaine Baricante" w:date="2018-11-26T15:17:00Z"/>
              </w:rPr>
            </w:pPr>
            <w:ins w:id="4205" w:author="Sevan Sirapian [2]" w:date="2018-11-26T11:12:00Z">
              <w:del w:id="4206" w:author="Elaine Baricante" w:date="2018-11-26T15:17:00Z">
                <w:r w:rsidDel="007D391D">
                  <w:delText xml:space="preserve">Default </w:delText>
                </w:r>
                <w:r w:rsidR="00303161" w:rsidDel="007D391D">
                  <w:delText>&lt;mode&gt; is 0 (CAT</w:delText>
                </w:r>
                <w:r w:rsidR="00231F3D" w:rsidDel="007D391D">
                  <w:delText>-</w:delText>
                </w:r>
                <w:r w:rsidR="00303161" w:rsidDel="007D391D">
                  <w:delText>M1)</w:delText>
                </w:r>
              </w:del>
            </w:ins>
          </w:p>
          <w:p w14:paraId="47F2464D" w14:textId="5EEFB6E1" w:rsidR="00D50B10" w:rsidDel="007D391D" w:rsidRDefault="00A64646" w:rsidP="00D50B10">
            <w:pPr>
              <w:pStyle w:val="TableBulleted"/>
              <w:numPr>
                <w:ilvl w:val="0"/>
                <w:numId w:val="175"/>
              </w:numPr>
              <w:tabs>
                <w:tab w:val="clear" w:pos="260"/>
                <w:tab w:val="left" w:pos="312"/>
              </w:tabs>
              <w:rPr>
                <w:ins w:id="4207" w:author="Sevan Sirapian [2]" w:date="2018-11-26T11:12:00Z"/>
                <w:del w:id="4208" w:author="Elaine Baricante" w:date="2018-11-26T15:17:00Z"/>
              </w:rPr>
            </w:pPr>
            <w:ins w:id="4209" w:author="Sevan Sirapian [2]" w:date="2018-11-26T11:12:00Z">
              <w:del w:id="4210" w:author="Elaine Baricante" w:date="2018-11-26T15:17:00Z">
                <w:r w:rsidDel="007D391D">
                  <w:delText xml:space="preserve">&lt;mode&gt; </w:delText>
                </w:r>
                <w:r w:rsidR="00D50B10" w:rsidDel="007D391D">
                  <w:delText>value 0 for CAT-M1 is the only RAT available for HL7800-M.</w:delText>
                </w:r>
              </w:del>
            </w:ins>
          </w:p>
          <w:p w14:paraId="347FDF4D" w14:textId="5D7E3B4D" w:rsidR="00D50B10" w:rsidDel="007D391D" w:rsidRDefault="00A64646" w:rsidP="00D50B10">
            <w:pPr>
              <w:pStyle w:val="TableBulleted"/>
              <w:numPr>
                <w:ilvl w:val="0"/>
                <w:numId w:val="175"/>
              </w:numPr>
              <w:tabs>
                <w:tab w:val="clear" w:pos="260"/>
                <w:tab w:val="left" w:pos="312"/>
              </w:tabs>
              <w:rPr>
                <w:ins w:id="4211" w:author="Sevan Sirapian [2]" w:date="2018-11-26T11:12:00Z"/>
                <w:del w:id="4212" w:author="Elaine Baricante" w:date="2018-11-26T15:17:00Z"/>
              </w:rPr>
            </w:pPr>
            <w:ins w:id="4213" w:author="Sevan Sirapian [2]" w:date="2018-11-26T11:12:00Z">
              <w:del w:id="4214" w:author="Elaine Baricante" w:date="2018-11-26T15:17:00Z">
                <w:r w:rsidDel="007D391D">
                  <w:delText xml:space="preserve">&lt;mode&gt; </w:delText>
                </w:r>
                <w:r w:rsidR="00D50B10" w:rsidDel="007D391D">
                  <w:delText xml:space="preserve">value 2 for GSM </w:delText>
                </w:r>
                <w:r w:rsidR="00BD6FFC" w:rsidDel="007D391D">
                  <w:delText>is</w:delText>
                </w:r>
                <w:r w:rsidR="00D50B10" w:rsidDel="007D391D">
                  <w:delText xml:space="preserve"> only </w:delText>
                </w:r>
                <w:r w:rsidR="00BD6FFC" w:rsidDel="007D391D">
                  <w:delText xml:space="preserve">available </w:delText>
                </w:r>
                <w:r w:rsidR="00D50B10" w:rsidDel="007D391D">
                  <w:delText>for HL7802.</w:delText>
                </w:r>
              </w:del>
            </w:ins>
          </w:p>
          <w:p w14:paraId="28A652F5" w14:textId="465B67D1" w:rsidR="00D50B10" w:rsidRDefault="00A64646" w:rsidP="00D50B10">
            <w:pPr>
              <w:pStyle w:val="TableBulleted"/>
              <w:numPr>
                <w:ilvl w:val="0"/>
                <w:numId w:val="175"/>
              </w:numPr>
              <w:tabs>
                <w:tab w:val="clear" w:pos="260"/>
                <w:tab w:val="left" w:pos="312"/>
              </w:tabs>
              <w:rPr>
                <w:ins w:id="4215" w:author="Sevan Sirapian [2]" w:date="2018-11-26T11:12:00Z"/>
              </w:rPr>
            </w:pPr>
            <w:ins w:id="4216" w:author="Sevan Sirapian [2]" w:date="2018-11-26T11:12:00Z">
              <w:r>
                <w:t>&lt;mode&gt; is</w:t>
              </w:r>
              <w:r w:rsidR="00D50B10">
                <w:t xml:space="preserve"> persistent after reset.</w:t>
              </w:r>
            </w:ins>
          </w:p>
          <w:p w14:paraId="0FC94D82" w14:textId="5C91ECEF" w:rsidR="00D50B10" w:rsidRPr="00316EB9" w:rsidRDefault="00D50B10" w:rsidP="00D50B10">
            <w:pPr>
              <w:pStyle w:val="TableBulleted"/>
              <w:numPr>
                <w:ilvl w:val="0"/>
                <w:numId w:val="175"/>
              </w:numPr>
              <w:tabs>
                <w:tab w:val="clear" w:pos="260"/>
                <w:tab w:val="left" w:pos="312"/>
              </w:tabs>
              <w:rPr>
                <w:ins w:id="4217" w:author="Sevan Sirapian [2]" w:date="2018-11-26T11:12:00Z"/>
              </w:rPr>
            </w:pPr>
            <w:ins w:id="4218" w:author="Sevan Sirapian [2]" w:date="2018-11-26T11:12:00Z">
              <w:r>
                <w:t xml:space="preserve">The </w:t>
              </w:r>
              <w:r w:rsidR="00A64646">
                <w:t>write</w:t>
              </w:r>
              <w:r>
                <w:t xml:space="preserve"> command automatically reboots the module to force a re-initialization of </w:t>
              </w:r>
              <w:r w:rsidR="005D7462">
                <w:t xml:space="preserve">the </w:t>
              </w:r>
              <w:r>
                <w:t xml:space="preserve">radio </w:t>
              </w:r>
              <w:r w:rsidR="00B251FD">
                <w:t xml:space="preserve">with </w:t>
              </w:r>
              <w:r>
                <w:t xml:space="preserve">the </w:t>
              </w:r>
              <w:r w:rsidR="00ED150A">
                <w:t>selected</w:t>
              </w:r>
              <w:r>
                <w:t xml:space="preserve"> RAT.</w:t>
              </w:r>
            </w:ins>
          </w:p>
        </w:tc>
      </w:tr>
      <w:bookmarkEnd w:id="4044"/>
    </w:tbl>
    <w:p w14:paraId="0F22C455" w14:textId="2F88C834" w:rsidR="00D50B10" w:rsidRPr="00794639" w:rsidRDefault="00D50B10" w:rsidP="00953CD3">
      <w:pPr>
        <w:tabs>
          <w:tab w:val="left" w:pos="1935"/>
        </w:tabs>
        <w:sectPr w:rsidR="00D50B10" w:rsidRPr="00794639" w:rsidSect="004F7779">
          <w:pgSz w:w="11909" w:h="16834" w:code="9"/>
          <w:pgMar w:top="1440" w:right="1440" w:bottom="1440" w:left="1440" w:header="720" w:footer="720" w:gutter="0"/>
          <w:cols w:space="720"/>
          <w:titlePg/>
          <w:docGrid w:linePitch="360"/>
        </w:sectPr>
      </w:pPr>
    </w:p>
    <w:p w14:paraId="0B10A68A" w14:textId="1F7C1A40" w:rsidR="00975CC4" w:rsidRPr="00794639" w:rsidRDefault="00D17FAC" w:rsidP="00D17FAC">
      <w:pPr>
        <w:pStyle w:val="Heading1"/>
      </w:pPr>
      <w:bookmarkStart w:id="4219" w:name="_Toc531700619"/>
      <w:r w:rsidRPr="00794639">
        <w:lastRenderedPageBreak/>
        <w:t>Network Service Related Commands</w:t>
      </w:r>
      <w:bookmarkEnd w:id="4219"/>
    </w:p>
    <w:p w14:paraId="70E0024F" w14:textId="50D782DF" w:rsidR="0050740B" w:rsidRPr="00794639" w:rsidRDefault="0050740B" w:rsidP="0050740B">
      <w:pPr>
        <w:pStyle w:val="Heading2"/>
      </w:pPr>
      <w:bookmarkStart w:id="4220" w:name="_Toc489459482"/>
      <w:bookmarkStart w:id="4221" w:name="_Toc503186865"/>
      <w:bookmarkStart w:id="4222" w:name="_Toc503192886"/>
      <w:bookmarkStart w:id="4223" w:name="_Toc503198907"/>
      <w:bookmarkStart w:id="4224" w:name="_Toc503204928"/>
      <w:bookmarkStart w:id="4225" w:name="_Toc489459531"/>
      <w:bookmarkStart w:id="4226" w:name="_Toc503186914"/>
      <w:bookmarkStart w:id="4227" w:name="_Toc503192935"/>
      <w:bookmarkStart w:id="4228" w:name="_Toc503198956"/>
      <w:bookmarkStart w:id="4229" w:name="_Toc503204977"/>
      <w:bookmarkStart w:id="4230" w:name="_Ref518913396"/>
      <w:bookmarkStart w:id="4231" w:name="_Ref518913399"/>
      <w:bookmarkStart w:id="4232" w:name="_Toc531700620"/>
      <w:bookmarkEnd w:id="4220"/>
      <w:bookmarkEnd w:id="4221"/>
      <w:bookmarkEnd w:id="4222"/>
      <w:bookmarkEnd w:id="4223"/>
      <w:bookmarkEnd w:id="4224"/>
      <w:bookmarkEnd w:id="4225"/>
      <w:bookmarkEnd w:id="4226"/>
      <w:bookmarkEnd w:id="4227"/>
      <w:bookmarkEnd w:id="4228"/>
      <w:bookmarkEnd w:id="4229"/>
      <w:r w:rsidRPr="00794639">
        <w:t>+CLCK Command: Facility Lock</w:t>
      </w:r>
      <w:bookmarkEnd w:id="4230"/>
      <w:bookmarkEnd w:id="4231"/>
      <w:bookmarkEnd w:id="4232"/>
    </w:p>
    <w:tbl>
      <w:tblPr>
        <w:tblStyle w:val="TableSWIleft"/>
        <w:tblW w:w="8997" w:type="dxa"/>
        <w:tblLayout w:type="fixed"/>
        <w:tblLook w:val="04A0" w:firstRow="1" w:lastRow="0" w:firstColumn="1" w:lastColumn="0" w:noHBand="0" w:noVBand="1"/>
      </w:tblPr>
      <w:tblGrid>
        <w:gridCol w:w="1707"/>
        <w:gridCol w:w="7290"/>
      </w:tblGrid>
      <w:tr w:rsidR="0050740B" w:rsidRPr="00794639" w14:paraId="20A8730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CC585BC" w14:textId="5E121481" w:rsidR="0050740B" w:rsidRPr="00794639" w:rsidRDefault="00F22490">
            <w:pPr>
              <w:pStyle w:val="TableRowHead"/>
              <w:spacing w:before="144" w:after="144"/>
              <w:rPr>
                <w:bCs w:val="0"/>
              </w:rPr>
            </w:pPr>
            <w:r w:rsidRPr="00794639">
              <w:t>HL7800</w:t>
            </w:r>
          </w:p>
        </w:tc>
      </w:tr>
      <w:tr w:rsidR="0050740B" w:rsidRPr="00794639" w14:paraId="50C092F8" w14:textId="77777777" w:rsidTr="00953CD3">
        <w:trPr>
          <w:trHeight w:val="35"/>
        </w:trPr>
        <w:tc>
          <w:tcPr>
            <w:tcW w:w="1707" w:type="dxa"/>
          </w:tcPr>
          <w:p w14:paraId="22D87053" w14:textId="77777777" w:rsidR="0050740B" w:rsidRPr="00794639" w:rsidRDefault="0050740B" w:rsidP="0050740B">
            <w:pPr>
              <w:pStyle w:val="TableBody"/>
              <w:rPr>
                <w:i/>
                <w:szCs w:val="20"/>
              </w:rPr>
            </w:pPr>
            <w:r w:rsidRPr="00794639">
              <w:rPr>
                <w:i/>
              </w:rPr>
              <w:t>Test command</w:t>
            </w:r>
          </w:p>
          <w:p w14:paraId="6459E396" w14:textId="77777777" w:rsidR="0050740B" w:rsidRPr="00794639" w:rsidRDefault="0050740B" w:rsidP="0050740B">
            <w:pPr>
              <w:pStyle w:val="TableBody"/>
              <w:rPr>
                <w:szCs w:val="18"/>
              </w:rPr>
            </w:pPr>
          </w:p>
          <w:p w14:paraId="677CDD9D" w14:textId="77777777" w:rsidR="0050740B" w:rsidRPr="00794639" w:rsidRDefault="0050740B" w:rsidP="0050740B">
            <w:pPr>
              <w:pStyle w:val="TableBody"/>
              <w:rPr>
                <w:u w:val="single"/>
              </w:rPr>
            </w:pPr>
            <w:r w:rsidRPr="00794639">
              <w:rPr>
                <w:u w:val="single"/>
              </w:rPr>
              <w:t>Syntax</w:t>
            </w:r>
          </w:p>
          <w:p w14:paraId="78DBF77E" w14:textId="3C4EADFF" w:rsidR="0050740B" w:rsidRPr="00794639" w:rsidRDefault="0050740B" w:rsidP="0050740B">
            <w:pPr>
              <w:pStyle w:val="TableBody"/>
            </w:pPr>
            <w:r w:rsidRPr="00794639">
              <w:rPr>
                <w:b/>
              </w:rPr>
              <w:t>AT+CLCK=?</w:t>
            </w:r>
          </w:p>
        </w:tc>
        <w:tc>
          <w:tcPr>
            <w:tcW w:w="7290" w:type="dxa"/>
          </w:tcPr>
          <w:p w14:paraId="12430DBD" w14:textId="77777777" w:rsidR="0050740B" w:rsidRPr="00794639" w:rsidRDefault="0050740B" w:rsidP="0050740B">
            <w:pPr>
              <w:pStyle w:val="TableBody"/>
              <w:rPr>
                <w:szCs w:val="20"/>
              </w:rPr>
            </w:pPr>
          </w:p>
          <w:p w14:paraId="3172C821" w14:textId="77777777" w:rsidR="0050740B" w:rsidRPr="00794639" w:rsidRDefault="0050740B" w:rsidP="0050740B">
            <w:pPr>
              <w:pStyle w:val="TableBody"/>
              <w:rPr>
                <w:szCs w:val="18"/>
              </w:rPr>
            </w:pPr>
          </w:p>
          <w:p w14:paraId="1B7463DF" w14:textId="77777777" w:rsidR="0050740B" w:rsidRPr="00794639" w:rsidRDefault="0050740B" w:rsidP="0050740B">
            <w:pPr>
              <w:pStyle w:val="TableBody"/>
              <w:rPr>
                <w:u w:val="single"/>
              </w:rPr>
            </w:pPr>
            <w:r w:rsidRPr="00794639">
              <w:rPr>
                <w:u w:val="single"/>
              </w:rPr>
              <w:t>Response</w:t>
            </w:r>
          </w:p>
          <w:p w14:paraId="5B28193C" w14:textId="77777777" w:rsidR="0050740B" w:rsidRPr="00794639" w:rsidRDefault="0050740B" w:rsidP="0050740B">
            <w:pPr>
              <w:pStyle w:val="TableBody"/>
            </w:pPr>
            <w:r w:rsidRPr="00794639">
              <w:rPr>
                <w:b/>
              </w:rPr>
              <w:t>+CLCK:</w:t>
            </w:r>
            <w:r w:rsidRPr="00794639">
              <w:t xml:space="preserve"> (list of supported </w:t>
            </w:r>
            <w:r w:rsidRPr="00794639">
              <w:rPr>
                <w:b/>
              </w:rPr>
              <w:t>&lt;fac&gt;</w:t>
            </w:r>
            <w:r w:rsidRPr="00794639">
              <w:t xml:space="preserve">s) </w:t>
            </w:r>
          </w:p>
          <w:p w14:paraId="2C5CE79E" w14:textId="77777777" w:rsidR="0050740B" w:rsidRPr="00794639" w:rsidRDefault="0050740B" w:rsidP="0050740B">
            <w:pPr>
              <w:pStyle w:val="TableBody"/>
              <w:rPr>
                <w:b/>
              </w:rPr>
            </w:pPr>
            <w:r w:rsidRPr="00794639">
              <w:rPr>
                <w:b/>
              </w:rPr>
              <w:t>OK</w:t>
            </w:r>
          </w:p>
          <w:p w14:paraId="032E638E" w14:textId="77777777" w:rsidR="0050740B" w:rsidRPr="00794639" w:rsidRDefault="0050740B" w:rsidP="0050740B">
            <w:pPr>
              <w:pStyle w:val="TableBody"/>
              <w:rPr>
                <w:b/>
              </w:rPr>
            </w:pPr>
          </w:p>
          <w:p w14:paraId="25ADF92F" w14:textId="77777777" w:rsidR="0050740B" w:rsidRPr="00794639" w:rsidRDefault="0050740B" w:rsidP="0050740B">
            <w:pPr>
              <w:pStyle w:val="TableBody"/>
            </w:pPr>
            <w:r w:rsidRPr="00794639">
              <w:t>or</w:t>
            </w:r>
          </w:p>
          <w:p w14:paraId="1672E4CF" w14:textId="1E3D3534" w:rsidR="0050740B" w:rsidRPr="00794639" w:rsidRDefault="0050740B" w:rsidP="0050740B">
            <w:pPr>
              <w:pStyle w:val="TableBody"/>
              <w:rPr>
                <w:b/>
              </w:rPr>
            </w:pPr>
            <w:r w:rsidRPr="00794639">
              <w:rPr>
                <w:b/>
              </w:rPr>
              <w:t>+CME ERROR: &lt;err&gt;</w:t>
            </w:r>
          </w:p>
        </w:tc>
      </w:tr>
      <w:tr w:rsidR="0050740B" w:rsidRPr="00794639" w14:paraId="28FA8891" w14:textId="77777777" w:rsidTr="00953CD3">
        <w:trPr>
          <w:cantSplit w:val="0"/>
          <w:trHeight w:val="35"/>
        </w:trPr>
        <w:tc>
          <w:tcPr>
            <w:tcW w:w="1707" w:type="dxa"/>
          </w:tcPr>
          <w:p w14:paraId="669DB7EF" w14:textId="77777777" w:rsidR="0050740B" w:rsidRPr="00794639" w:rsidRDefault="0050740B" w:rsidP="0050740B">
            <w:pPr>
              <w:pStyle w:val="TableBody"/>
              <w:rPr>
                <w:i/>
              </w:rPr>
            </w:pPr>
            <w:r w:rsidRPr="00794639">
              <w:rPr>
                <w:i/>
              </w:rPr>
              <w:t>Write command</w:t>
            </w:r>
          </w:p>
          <w:p w14:paraId="5268BDC3" w14:textId="77777777" w:rsidR="0050740B" w:rsidRPr="00794639" w:rsidRDefault="0050740B" w:rsidP="0050740B">
            <w:pPr>
              <w:pStyle w:val="TableBody"/>
            </w:pPr>
          </w:p>
          <w:p w14:paraId="16592A70" w14:textId="77777777" w:rsidR="0050740B" w:rsidRPr="00794639" w:rsidRDefault="0050740B" w:rsidP="0050740B">
            <w:pPr>
              <w:pStyle w:val="TableBody"/>
            </w:pPr>
            <w:r w:rsidRPr="00794639">
              <w:rPr>
                <w:u w:val="single"/>
              </w:rPr>
              <w:t>Syntax</w:t>
            </w:r>
          </w:p>
          <w:p w14:paraId="3A3C88DC" w14:textId="221CD1CF" w:rsidR="0050740B" w:rsidRPr="00794639" w:rsidRDefault="0050740B" w:rsidP="0050740B">
            <w:pPr>
              <w:pStyle w:val="TableBody"/>
            </w:pPr>
            <w:r w:rsidRPr="00794639">
              <w:rPr>
                <w:b/>
              </w:rPr>
              <w:t>AT+CLCK=&lt;fac&gt;,&lt;mode&gt;</w:t>
            </w:r>
            <w:r w:rsidRPr="00794639">
              <w:rPr>
                <w:b/>
              </w:rPr>
              <w:br/>
              <w:t>[,&lt;passwd&gt; [,&lt;class&gt;]]</w:t>
            </w:r>
          </w:p>
        </w:tc>
        <w:tc>
          <w:tcPr>
            <w:tcW w:w="7290" w:type="dxa"/>
          </w:tcPr>
          <w:p w14:paraId="120B7D46" w14:textId="77777777" w:rsidR="0050740B" w:rsidRPr="00794639" w:rsidRDefault="0050740B" w:rsidP="0050740B">
            <w:pPr>
              <w:pStyle w:val="TableBody"/>
              <w:rPr>
                <w:szCs w:val="20"/>
              </w:rPr>
            </w:pPr>
          </w:p>
          <w:p w14:paraId="171BF0A0" w14:textId="77777777" w:rsidR="0050740B" w:rsidRPr="00794639" w:rsidRDefault="0050740B" w:rsidP="0050740B">
            <w:pPr>
              <w:pStyle w:val="TableBody"/>
              <w:rPr>
                <w:szCs w:val="20"/>
              </w:rPr>
            </w:pPr>
          </w:p>
          <w:p w14:paraId="7E7A2BB4" w14:textId="77777777" w:rsidR="0050740B" w:rsidRPr="00794639" w:rsidRDefault="0050740B" w:rsidP="0050740B">
            <w:pPr>
              <w:pStyle w:val="TableBody"/>
              <w:rPr>
                <w:szCs w:val="20"/>
              </w:rPr>
            </w:pPr>
            <w:r w:rsidRPr="00794639">
              <w:rPr>
                <w:szCs w:val="20"/>
                <w:u w:val="single"/>
              </w:rPr>
              <w:t>Response</w:t>
            </w:r>
          </w:p>
          <w:p w14:paraId="02D6B8C8" w14:textId="77777777" w:rsidR="0050740B" w:rsidRPr="00794639" w:rsidRDefault="0050740B" w:rsidP="0050740B">
            <w:pPr>
              <w:pStyle w:val="TableBody"/>
            </w:pPr>
            <w:r w:rsidRPr="00794639">
              <w:t xml:space="preserve">If </w:t>
            </w:r>
            <w:r w:rsidRPr="00794639">
              <w:rPr>
                <w:b/>
              </w:rPr>
              <w:t>&lt;mode&gt;</w:t>
            </w:r>
            <w:r w:rsidRPr="00794639">
              <w:t xml:space="preserve"> = 2 and command is successful</w:t>
            </w:r>
          </w:p>
          <w:p w14:paraId="027B84BC" w14:textId="77777777" w:rsidR="0050740B" w:rsidRPr="00794639" w:rsidRDefault="0050740B" w:rsidP="0050740B">
            <w:pPr>
              <w:pStyle w:val="TableBody"/>
              <w:rPr>
                <w:b/>
              </w:rPr>
            </w:pPr>
            <w:r w:rsidRPr="00794639">
              <w:rPr>
                <w:b/>
              </w:rPr>
              <w:t>OK</w:t>
            </w:r>
          </w:p>
          <w:p w14:paraId="579FDCFD" w14:textId="77777777" w:rsidR="0050740B" w:rsidRPr="00794639" w:rsidRDefault="0050740B" w:rsidP="0050740B">
            <w:pPr>
              <w:pStyle w:val="TableBody"/>
              <w:rPr>
                <w:b/>
              </w:rPr>
            </w:pPr>
            <w:r w:rsidRPr="00794639">
              <w:rPr>
                <w:b/>
              </w:rPr>
              <w:t>+CLCK: &lt;status&gt;[,&lt;class1&gt;[&lt;CR&gt;,&lt;LF&gt;</w:t>
            </w:r>
            <w:r w:rsidRPr="00794639">
              <w:rPr>
                <w:b/>
              </w:rPr>
              <w:br/>
              <w:t>+CLCK: &lt;status&gt;,class2…]]</w:t>
            </w:r>
          </w:p>
          <w:p w14:paraId="2AEDCBB2" w14:textId="77777777" w:rsidR="0050740B" w:rsidRPr="00794639" w:rsidRDefault="0050740B" w:rsidP="0050740B">
            <w:pPr>
              <w:pStyle w:val="TableBody"/>
              <w:rPr>
                <w:b/>
              </w:rPr>
            </w:pPr>
          </w:p>
          <w:p w14:paraId="7FAC2C2C" w14:textId="77777777" w:rsidR="0050740B" w:rsidRPr="00794639" w:rsidRDefault="0050740B" w:rsidP="0050740B">
            <w:pPr>
              <w:pStyle w:val="TableBody"/>
            </w:pPr>
            <w:r w:rsidRPr="00794639">
              <w:t>or</w:t>
            </w:r>
          </w:p>
          <w:p w14:paraId="0B27A340" w14:textId="77777777" w:rsidR="0050740B" w:rsidRPr="00794639" w:rsidRDefault="0050740B" w:rsidP="0050740B">
            <w:pPr>
              <w:pStyle w:val="TableBody"/>
              <w:rPr>
                <w:b/>
              </w:rPr>
            </w:pPr>
            <w:r w:rsidRPr="00794639">
              <w:rPr>
                <w:b/>
              </w:rPr>
              <w:t>+CME ERROR: &lt;err&gt;</w:t>
            </w:r>
          </w:p>
          <w:p w14:paraId="0AAE8D1E" w14:textId="77777777" w:rsidR="0050740B" w:rsidRPr="00794639" w:rsidRDefault="0050740B" w:rsidP="0050740B">
            <w:pPr>
              <w:pStyle w:val="TableBody"/>
            </w:pPr>
          </w:p>
          <w:p w14:paraId="65687A95" w14:textId="77777777" w:rsidR="0050740B" w:rsidRPr="00794639" w:rsidRDefault="0050740B" w:rsidP="0050740B">
            <w:pPr>
              <w:pStyle w:val="TableBody"/>
              <w:rPr>
                <w:u w:val="single"/>
              </w:rPr>
            </w:pPr>
            <w:r w:rsidRPr="00794639">
              <w:rPr>
                <w:u w:val="single"/>
              </w:rPr>
              <w:t>Parameters</w:t>
            </w:r>
          </w:p>
          <w:p w14:paraId="7433994A" w14:textId="77777777" w:rsidR="0050740B" w:rsidRPr="00794639" w:rsidRDefault="0050740B" w:rsidP="0050740B">
            <w:pPr>
              <w:pStyle w:val="TableBody"/>
            </w:pPr>
            <w:r w:rsidRPr="00794639">
              <w:rPr>
                <w:b/>
              </w:rPr>
              <w:t>&lt;fac&gt;</w:t>
            </w:r>
            <w:r w:rsidRPr="00794639">
              <w:tab/>
            </w:r>
            <w:r w:rsidRPr="00794639">
              <w:tab/>
              <w:t>Values reserved by the present document:</w:t>
            </w:r>
          </w:p>
          <w:p w14:paraId="7A8CB30D" w14:textId="5AC01E98" w:rsidR="0050740B" w:rsidRPr="00794639" w:rsidRDefault="0050740B" w:rsidP="0050740B">
            <w:pPr>
              <w:pStyle w:val="TableBody"/>
            </w:pPr>
            <w:r w:rsidRPr="00794639">
              <w:t>"PS"</w:t>
            </w:r>
            <w:r w:rsidRPr="00794639">
              <w:tab/>
            </w:r>
            <w:r w:rsidRPr="00794639">
              <w:tab/>
              <w:t xml:space="preserve">PH-SIM (lock Phone to SIM/UICC card installed in the currently selected </w:t>
            </w:r>
            <w:r w:rsidR="008B0C73" w:rsidRPr="00794639">
              <w:tab/>
            </w:r>
            <w:r w:rsidR="008B0C73" w:rsidRPr="00794639">
              <w:tab/>
            </w:r>
            <w:r w:rsidRPr="00794639">
              <w:t>card slot) (MT asks for the password when other than current</w:t>
            </w:r>
            <w:r w:rsidR="008B0C73" w:rsidRPr="00794639">
              <w:t xml:space="preserve"> </w:t>
            </w:r>
            <w:r w:rsidRPr="00794639">
              <w:t xml:space="preserve">SIM/UICC </w:t>
            </w:r>
            <w:r w:rsidR="008B0C73" w:rsidRPr="00794639">
              <w:tab/>
            </w:r>
            <w:r w:rsidR="008B0C73" w:rsidRPr="00794639">
              <w:tab/>
            </w:r>
            <w:r w:rsidRPr="00794639">
              <w:t xml:space="preserve">card is inserted; MT may remember certain previously used cards thus not </w:t>
            </w:r>
            <w:r w:rsidR="008B0C73" w:rsidRPr="00794639">
              <w:tab/>
            </w:r>
            <w:r w:rsidR="008B0C73" w:rsidRPr="00794639">
              <w:tab/>
            </w:r>
            <w:r w:rsidRPr="00794639">
              <w:t>requiring password when they are inserted)</w:t>
            </w:r>
          </w:p>
          <w:p w14:paraId="02BDEDA4" w14:textId="1762826A" w:rsidR="0050740B" w:rsidRPr="00794639" w:rsidRDefault="0050740B" w:rsidP="0050740B">
            <w:pPr>
              <w:pStyle w:val="TableBody"/>
            </w:pPr>
            <w:r w:rsidRPr="00794639">
              <w:t>"SC"</w:t>
            </w:r>
            <w:r w:rsidRPr="00794639">
              <w:tab/>
            </w:r>
            <w:r w:rsidRPr="00794639">
              <w:tab/>
              <w:t xml:space="preserve">SIM (lock SIM/UICC card) (SIM/UICC asks password in MT power-up and </w:t>
            </w:r>
            <w:r w:rsidRPr="00794639">
              <w:tab/>
            </w:r>
            <w:r w:rsidRPr="00794639">
              <w:tab/>
              <w:t>when this lock command issued)</w:t>
            </w:r>
          </w:p>
          <w:p w14:paraId="23E1D9EE" w14:textId="77777777" w:rsidR="0050740B" w:rsidRPr="00794639" w:rsidRDefault="0050740B" w:rsidP="0050740B">
            <w:pPr>
              <w:pStyle w:val="TableBody"/>
            </w:pPr>
            <w:r w:rsidRPr="00794639">
              <w:t>"PN"</w:t>
            </w:r>
            <w:r w:rsidRPr="00794639">
              <w:tab/>
            </w:r>
            <w:r w:rsidRPr="00794639">
              <w:tab/>
              <w:t>Network Personalization</w:t>
            </w:r>
          </w:p>
          <w:p w14:paraId="2A7245F8" w14:textId="77777777" w:rsidR="0050740B" w:rsidRPr="00794639" w:rsidRDefault="0050740B" w:rsidP="0050740B">
            <w:pPr>
              <w:pStyle w:val="TableBody"/>
            </w:pPr>
            <w:r w:rsidRPr="00794639">
              <w:t>"PU"</w:t>
            </w:r>
            <w:r w:rsidRPr="00794639">
              <w:tab/>
            </w:r>
            <w:r w:rsidRPr="00794639">
              <w:tab/>
              <w:t>Network subset Personalization</w:t>
            </w:r>
          </w:p>
          <w:p w14:paraId="63BB4DDD" w14:textId="66CEB502" w:rsidR="0050740B" w:rsidRPr="00794639" w:rsidRDefault="0050740B" w:rsidP="0050740B">
            <w:pPr>
              <w:pStyle w:val="TableBody"/>
            </w:pPr>
          </w:p>
          <w:p w14:paraId="23A7043C" w14:textId="77777777" w:rsidR="0050740B" w:rsidRPr="00794639" w:rsidRDefault="0050740B" w:rsidP="0050740B">
            <w:pPr>
              <w:pStyle w:val="TableBody"/>
            </w:pPr>
            <w:r w:rsidRPr="00794639">
              <w:rPr>
                <w:b/>
              </w:rPr>
              <w:t>&lt;mode&gt;</w:t>
            </w:r>
            <w:r w:rsidRPr="00794639">
              <w:tab/>
              <w:t>0</w:t>
            </w:r>
            <w:r w:rsidRPr="00794639">
              <w:tab/>
              <w:t>Unlock</w:t>
            </w:r>
          </w:p>
          <w:p w14:paraId="595A2951" w14:textId="77777777" w:rsidR="0050740B" w:rsidRPr="00794639" w:rsidRDefault="0050740B" w:rsidP="0050740B">
            <w:pPr>
              <w:pStyle w:val="TableBody"/>
            </w:pPr>
            <w:r w:rsidRPr="00794639">
              <w:tab/>
            </w:r>
            <w:r w:rsidRPr="00794639">
              <w:tab/>
              <w:t>1</w:t>
            </w:r>
            <w:r w:rsidRPr="00794639">
              <w:tab/>
              <w:t>Lock</w:t>
            </w:r>
          </w:p>
          <w:p w14:paraId="72EFF91D" w14:textId="77777777" w:rsidR="0050740B" w:rsidRPr="00794639" w:rsidRDefault="0050740B" w:rsidP="0050740B">
            <w:pPr>
              <w:pStyle w:val="TableBody"/>
            </w:pPr>
            <w:r w:rsidRPr="00794639">
              <w:tab/>
            </w:r>
            <w:r w:rsidRPr="00794639">
              <w:tab/>
              <w:t>2</w:t>
            </w:r>
            <w:r w:rsidRPr="00794639">
              <w:tab/>
              <w:t>Query status</w:t>
            </w:r>
          </w:p>
          <w:p w14:paraId="7B34D4ED" w14:textId="77777777" w:rsidR="0050740B" w:rsidRPr="00794639" w:rsidRDefault="0050740B" w:rsidP="0050740B">
            <w:pPr>
              <w:pStyle w:val="TableBody"/>
            </w:pPr>
          </w:p>
          <w:p w14:paraId="34D990FE" w14:textId="77777777" w:rsidR="0050740B" w:rsidRPr="00794639" w:rsidRDefault="0050740B" w:rsidP="0050740B">
            <w:pPr>
              <w:pStyle w:val="TableBody"/>
            </w:pPr>
            <w:r w:rsidRPr="00794639">
              <w:rPr>
                <w:b/>
              </w:rPr>
              <w:t>&lt;status&gt;</w:t>
            </w:r>
            <w:r w:rsidRPr="00794639">
              <w:tab/>
              <w:t>0</w:t>
            </w:r>
            <w:r w:rsidRPr="00794639">
              <w:tab/>
              <w:t>Not active</w:t>
            </w:r>
          </w:p>
          <w:p w14:paraId="199C34B8" w14:textId="77777777" w:rsidR="0050740B" w:rsidRPr="00794639" w:rsidRDefault="0050740B" w:rsidP="0050740B">
            <w:pPr>
              <w:pStyle w:val="TableBody"/>
            </w:pPr>
            <w:r w:rsidRPr="00794639">
              <w:tab/>
            </w:r>
            <w:r w:rsidRPr="00794639">
              <w:tab/>
              <w:t>1</w:t>
            </w:r>
            <w:r w:rsidRPr="00794639">
              <w:tab/>
              <w:t>Active</w:t>
            </w:r>
          </w:p>
          <w:p w14:paraId="189F4585" w14:textId="77777777" w:rsidR="0050740B" w:rsidRPr="00794639" w:rsidRDefault="0050740B" w:rsidP="0050740B">
            <w:pPr>
              <w:pStyle w:val="TableBody"/>
            </w:pPr>
          </w:p>
          <w:p w14:paraId="313ACE84" w14:textId="77777777" w:rsidR="0050740B" w:rsidRPr="00794639" w:rsidRDefault="0050740B" w:rsidP="0050740B">
            <w:pPr>
              <w:pStyle w:val="TableBody"/>
            </w:pPr>
            <w:r w:rsidRPr="00794639">
              <w:rPr>
                <w:b/>
              </w:rPr>
              <w:t>&lt;passwd&gt;</w:t>
            </w:r>
            <w:r w:rsidRPr="00794639">
              <w:rPr>
                <w:b/>
              </w:rPr>
              <w:tab/>
            </w:r>
            <w:r w:rsidRPr="00794639">
              <w:t>String type; shall be the same as password specified for the facility from the ME user interface or with command Change Password +CPWD</w:t>
            </w:r>
          </w:p>
          <w:p w14:paraId="38117791" w14:textId="77777777" w:rsidR="0050740B" w:rsidRPr="00794639" w:rsidRDefault="0050740B" w:rsidP="0050740B">
            <w:pPr>
              <w:pStyle w:val="TableBody"/>
            </w:pPr>
          </w:p>
          <w:p w14:paraId="1124D8CF" w14:textId="3931E424" w:rsidR="0050740B" w:rsidRPr="00794639" w:rsidRDefault="0050740B" w:rsidP="0050740B">
            <w:pPr>
              <w:pStyle w:val="TableBody"/>
            </w:pPr>
            <w:r w:rsidRPr="00794639">
              <w:rPr>
                <w:b/>
              </w:rPr>
              <w:t>&lt;classx&gt;</w:t>
            </w:r>
            <w:r w:rsidR="008B0C73" w:rsidRPr="00794639">
              <w:t xml:space="preserve">  </w:t>
            </w:r>
            <w:r w:rsidRPr="00794639">
              <w:t xml:space="preserve">Sum of integers each representing a class of information (default value = </w:t>
            </w:r>
            <w:r w:rsidRPr="00794639">
              <w:rPr>
                <w:u w:val="single"/>
              </w:rPr>
              <w:t>7</w:t>
            </w:r>
            <w:r w:rsidRPr="00794639">
              <w:t>)</w:t>
            </w:r>
          </w:p>
          <w:p w14:paraId="4D9E3C97" w14:textId="4A0A056E" w:rsidR="0050740B" w:rsidRPr="00794639" w:rsidRDefault="0050740B" w:rsidP="0050740B">
            <w:pPr>
              <w:pStyle w:val="TableBody"/>
            </w:pPr>
            <w:r w:rsidRPr="00794639">
              <w:t>2</w:t>
            </w:r>
            <w:r w:rsidRPr="00794639">
              <w:tab/>
              <w:t xml:space="preserve">Data (refers to all bearer services; with &lt;mode&gt;=2 this may refer only to some </w:t>
            </w:r>
            <w:r w:rsidR="008B0C73" w:rsidRPr="00794639">
              <w:tab/>
            </w:r>
            <w:r w:rsidRPr="00794639">
              <w:t>bearer service if TA does not support values 16, 32, 64 and 128)</w:t>
            </w:r>
          </w:p>
          <w:p w14:paraId="4A8739F5" w14:textId="77777777" w:rsidR="0050740B" w:rsidRPr="00794639" w:rsidRDefault="0050740B" w:rsidP="0050740B">
            <w:pPr>
              <w:pStyle w:val="TableBody"/>
            </w:pPr>
            <w:r w:rsidRPr="00794639">
              <w:t>4</w:t>
            </w:r>
            <w:r w:rsidRPr="00794639">
              <w:tab/>
              <w:t>Fax (facsimile services)</w:t>
            </w:r>
          </w:p>
          <w:p w14:paraId="40C74252" w14:textId="77777777" w:rsidR="0050740B" w:rsidRPr="00794639" w:rsidRDefault="0050740B" w:rsidP="0050740B">
            <w:pPr>
              <w:pStyle w:val="TableBody"/>
            </w:pPr>
            <w:r w:rsidRPr="00794639">
              <w:lastRenderedPageBreak/>
              <w:t>8</w:t>
            </w:r>
            <w:r w:rsidRPr="00794639">
              <w:tab/>
              <w:t>Short message service</w:t>
            </w:r>
          </w:p>
          <w:p w14:paraId="37482738" w14:textId="77777777" w:rsidR="0050740B" w:rsidRPr="00794639" w:rsidRDefault="0050740B" w:rsidP="0050740B">
            <w:pPr>
              <w:pStyle w:val="TableBody"/>
            </w:pPr>
            <w:r w:rsidRPr="00794639">
              <w:t>16</w:t>
            </w:r>
            <w:r w:rsidRPr="00794639">
              <w:tab/>
              <w:t>Data circuit sync</w:t>
            </w:r>
          </w:p>
          <w:p w14:paraId="66156A9B" w14:textId="77777777" w:rsidR="0050740B" w:rsidRPr="00794639" w:rsidRDefault="0050740B" w:rsidP="0050740B">
            <w:pPr>
              <w:pStyle w:val="TableBody"/>
            </w:pPr>
            <w:r w:rsidRPr="00794639">
              <w:t>32</w:t>
            </w:r>
            <w:r w:rsidRPr="00794639">
              <w:tab/>
              <w:t>Data circuit async</w:t>
            </w:r>
          </w:p>
          <w:p w14:paraId="5EA79F4A" w14:textId="77777777" w:rsidR="0050740B" w:rsidRPr="00794639" w:rsidRDefault="0050740B" w:rsidP="0050740B">
            <w:pPr>
              <w:pStyle w:val="TableBody"/>
            </w:pPr>
            <w:r w:rsidRPr="00794639">
              <w:t>64</w:t>
            </w:r>
            <w:r w:rsidRPr="00794639">
              <w:tab/>
              <w:t>Dedicated packet access</w:t>
            </w:r>
          </w:p>
          <w:p w14:paraId="3F5B3484" w14:textId="5F96B1B2" w:rsidR="0050740B" w:rsidRPr="00794639" w:rsidRDefault="0050740B" w:rsidP="0050740B">
            <w:pPr>
              <w:pStyle w:val="TableBody"/>
              <w:rPr>
                <w:szCs w:val="20"/>
              </w:rPr>
            </w:pPr>
            <w:r w:rsidRPr="00794639">
              <w:t>128</w:t>
            </w:r>
            <w:r w:rsidRPr="00794639">
              <w:tab/>
              <w:t>Dedicated PAD access</w:t>
            </w:r>
          </w:p>
        </w:tc>
      </w:tr>
      <w:tr w:rsidR="00A6762D" w:rsidRPr="00794639" w14:paraId="2CD5F693" w14:textId="77777777" w:rsidTr="00953CD3">
        <w:trPr>
          <w:trHeight w:val="72"/>
        </w:trPr>
        <w:tc>
          <w:tcPr>
            <w:tcW w:w="1707" w:type="dxa"/>
          </w:tcPr>
          <w:p w14:paraId="1C2C755A" w14:textId="611B6DDD" w:rsidR="00A6762D" w:rsidRPr="00794639" w:rsidRDefault="00A6762D" w:rsidP="004651D1">
            <w:pPr>
              <w:pStyle w:val="TableBody"/>
            </w:pPr>
            <w:bookmarkStart w:id="4233" w:name="_Toc345081351"/>
            <w:bookmarkStart w:id="4234" w:name="_Toc349753095"/>
            <w:bookmarkStart w:id="4235" w:name="_Toc349753987"/>
            <w:bookmarkStart w:id="4236" w:name="_Ref366744958"/>
            <w:bookmarkStart w:id="4237" w:name="_Ref369091368"/>
            <w:bookmarkStart w:id="4238" w:name="_Toc368586054"/>
            <w:bookmarkStart w:id="4239" w:name="_Ref474312874"/>
            <w:bookmarkStart w:id="4240" w:name="_Ref474312877"/>
            <w:bookmarkStart w:id="4241" w:name="_Toc486251640"/>
            <w:r w:rsidRPr="00794639">
              <w:rPr>
                <w:u w:val="single"/>
              </w:rPr>
              <w:lastRenderedPageBreak/>
              <w:t>Reference</w:t>
            </w:r>
          </w:p>
        </w:tc>
        <w:tc>
          <w:tcPr>
            <w:tcW w:w="7290" w:type="dxa"/>
          </w:tcPr>
          <w:p w14:paraId="10BC8F66" w14:textId="1F1A3D77" w:rsidR="00A6762D" w:rsidRPr="00794639" w:rsidRDefault="00787C61" w:rsidP="004651D1">
            <w:pPr>
              <w:pStyle w:val="TableBody"/>
            </w:pPr>
            <w:r w:rsidRPr="00794639">
              <w:t>27.007 Rev12</w:t>
            </w:r>
          </w:p>
        </w:tc>
      </w:tr>
    </w:tbl>
    <w:p w14:paraId="6441634E" w14:textId="77777777" w:rsidR="007F3734" w:rsidRPr="00794639" w:rsidRDefault="007F3734" w:rsidP="007F3734">
      <w:pPr>
        <w:pStyle w:val="Heading2"/>
      </w:pPr>
      <w:bookmarkStart w:id="4242" w:name="_Ref518400143"/>
      <w:bookmarkStart w:id="4243" w:name="_Toc531700621"/>
      <w:r w:rsidRPr="00794639">
        <w:t>+CPWD Command: Change Password</w:t>
      </w:r>
      <w:bookmarkEnd w:id="4242"/>
      <w:bookmarkEnd w:id="4243"/>
    </w:p>
    <w:tbl>
      <w:tblPr>
        <w:tblStyle w:val="TableSWIleft"/>
        <w:tblW w:w="8997" w:type="dxa"/>
        <w:tblLayout w:type="fixed"/>
        <w:tblLook w:val="04A0" w:firstRow="1" w:lastRow="0" w:firstColumn="1" w:lastColumn="0" w:noHBand="0" w:noVBand="1"/>
      </w:tblPr>
      <w:tblGrid>
        <w:gridCol w:w="1728"/>
        <w:gridCol w:w="7269"/>
      </w:tblGrid>
      <w:tr w:rsidR="007F3734" w:rsidRPr="00794639" w14:paraId="76FAB29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B8BA30B" w14:textId="77777777" w:rsidR="007F3734" w:rsidRPr="00794639" w:rsidRDefault="007F3734" w:rsidP="005A1FC4">
            <w:pPr>
              <w:pStyle w:val="TableColumnHead"/>
              <w:spacing w:before="144" w:after="144"/>
              <w:rPr>
                <w:bCs w:val="0"/>
              </w:rPr>
            </w:pPr>
            <w:r w:rsidRPr="00794639">
              <w:t>HL7800</w:t>
            </w:r>
          </w:p>
        </w:tc>
      </w:tr>
      <w:tr w:rsidR="007F3734" w:rsidRPr="00794639" w14:paraId="19452DCC" w14:textId="77777777" w:rsidTr="00170927">
        <w:trPr>
          <w:trHeight w:val="594"/>
        </w:trPr>
        <w:tc>
          <w:tcPr>
            <w:tcW w:w="0" w:type="dxa"/>
          </w:tcPr>
          <w:p w14:paraId="0AA128CA" w14:textId="77777777" w:rsidR="007F3734" w:rsidRPr="00794639" w:rsidRDefault="007F3734" w:rsidP="005A1FC4">
            <w:pPr>
              <w:pStyle w:val="TableBody"/>
              <w:rPr>
                <w:rFonts w:ascii="Times New Roman" w:hAnsi="Times New Roman" w:cs="Times New Roman"/>
                <w:i/>
                <w:sz w:val="20"/>
                <w:szCs w:val="20"/>
              </w:rPr>
            </w:pPr>
            <w:r w:rsidRPr="00794639">
              <w:rPr>
                <w:i/>
              </w:rPr>
              <w:t>Test command</w:t>
            </w:r>
          </w:p>
          <w:p w14:paraId="63A68534" w14:textId="77777777" w:rsidR="007F3734" w:rsidRPr="00794639" w:rsidRDefault="007F3734" w:rsidP="005A1FC4">
            <w:pPr>
              <w:pStyle w:val="TableBody"/>
            </w:pPr>
          </w:p>
          <w:p w14:paraId="06510219" w14:textId="77777777" w:rsidR="007F3734" w:rsidRPr="00794639" w:rsidRDefault="007F3734" w:rsidP="005A1FC4">
            <w:pPr>
              <w:pStyle w:val="TableBody"/>
              <w:rPr>
                <w:u w:val="single"/>
              </w:rPr>
            </w:pPr>
            <w:r w:rsidRPr="00794639">
              <w:rPr>
                <w:u w:val="single"/>
              </w:rPr>
              <w:t>Syntax</w:t>
            </w:r>
          </w:p>
          <w:p w14:paraId="6CCA2344" w14:textId="77777777" w:rsidR="007F3734" w:rsidRPr="00794639" w:rsidRDefault="007F3734" w:rsidP="005A1FC4">
            <w:pPr>
              <w:pStyle w:val="TableBody"/>
              <w:rPr>
                <w:b/>
              </w:rPr>
            </w:pPr>
            <w:r w:rsidRPr="00794639">
              <w:rPr>
                <w:b/>
              </w:rPr>
              <w:t>AT+CPWD=?</w:t>
            </w:r>
          </w:p>
        </w:tc>
        <w:tc>
          <w:tcPr>
            <w:tcW w:w="7269" w:type="dxa"/>
          </w:tcPr>
          <w:p w14:paraId="21B7CBA9" w14:textId="77777777" w:rsidR="007F3734" w:rsidRPr="00794639" w:rsidRDefault="007F3734" w:rsidP="005A1FC4">
            <w:pPr>
              <w:pStyle w:val="TableBody"/>
              <w:rPr>
                <w:rFonts w:ascii="Times New Roman" w:hAnsi="Times New Roman" w:cs="Times New Roman"/>
                <w:sz w:val="20"/>
                <w:szCs w:val="20"/>
                <w:u w:val="single"/>
              </w:rPr>
            </w:pPr>
          </w:p>
          <w:p w14:paraId="230CD1DC" w14:textId="77777777" w:rsidR="007F3734" w:rsidRPr="00794639" w:rsidRDefault="007F3734" w:rsidP="005A1FC4">
            <w:pPr>
              <w:pStyle w:val="TableBody"/>
              <w:rPr>
                <w:rFonts w:ascii="Times New Roman" w:hAnsi="Times New Roman" w:cs="Times New Roman"/>
                <w:sz w:val="20"/>
                <w:szCs w:val="20"/>
                <w:u w:val="single"/>
              </w:rPr>
            </w:pPr>
          </w:p>
          <w:p w14:paraId="3DDBB8FE" w14:textId="77777777" w:rsidR="007F3734" w:rsidRPr="00794639" w:rsidRDefault="007F3734" w:rsidP="005A1FC4">
            <w:pPr>
              <w:pStyle w:val="TableBody"/>
              <w:rPr>
                <w:u w:val="single"/>
              </w:rPr>
            </w:pPr>
            <w:r w:rsidRPr="00794639">
              <w:rPr>
                <w:u w:val="single"/>
              </w:rPr>
              <w:t>Response</w:t>
            </w:r>
          </w:p>
          <w:p w14:paraId="3154BA79" w14:textId="77777777" w:rsidR="007F3734" w:rsidRPr="00794639" w:rsidRDefault="007F3734" w:rsidP="005A1FC4">
            <w:pPr>
              <w:pStyle w:val="TableBody"/>
            </w:pPr>
            <w:r w:rsidRPr="00794639">
              <w:rPr>
                <w:b/>
              </w:rPr>
              <w:t>+CPWD:</w:t>
            </w:r>
            <w:r w:rsidRPr="00794639">
              <w:t xml:space="preserve"> list of supported (</w:t>
            </w:r>
            <w:r w:rsidRPr="00794639">
              <w:rPr>
                <w:b/>
              </w:rPr>
              <w:t>&lt;fac&gt;,&lt;pwdlength&gt;</w:t>
            </w:r>
            <w:r w:rsidRPr="00794639">
              <w:t>)s</w:t>
            </w:r>
          </w:p>
          <w:p w14:paraId="1A827167" w14:textId="77777777" w:rsidR="007F3734" w:rsidRPr="00794639" w:rsidRDefault="007F3734" w:rsidP="005A1FC4">
            <w:pPr>
              <w:pStyle w:val="TableBody"/>
              <w:rPr>
                <w:b/>
              </w:rPr>
            </w:pPr>
            <w:r w:rsidRPr="00794639">
              <w:rPr>
                <w:b/>
              </w:rPr>
              <w:t>OK</w:t>
            </w:r>
          </w:p>
        </w:tc>
      </w:tr>
      <w:tr w:rsidR="007F3734" w:rsidRPr="00794639" w14:paraId="01F3A4BD" w14:textId="77777777" w:rsidTr="00170927">
        <w:trPr>
          <w:cantSplit w:val="0"/>
          <w:trHeight w:val="1036"/>
        </w:trPr>
        <w:tc>
          <w:tcPr>
            <w:tcW w:w="0" w:type="dxa"/>
          </w:tcPr>
          <w:p w14:paraId="0DFAB97D" w14:textId="77777777" w:rsidR="007F3734" w:rsidRPr="00794639" w:rsidRDefault="007F3734" w:rsidP="005A1FC4">
            <w:pPr>
              <w:pStyle w:val="TableBody"/>
              <w:rPr>
                <w:rFonts w:ascii="Times New Roman" w:hAnsi="Times New Roman" w:cs="Times New Roman"/>
                <w:i/>
                <w:sz w:val="20"/>
                <w:szCs w:val="20"/>
              </w:rPr>
            </w:pPr>
            <w:r w:rsidRPr="00794639">
              <w:rPr>
                <w:i/>
              </w:rPr>
              <w:t>Write command</w:t>
            </w:r>
          </w:p>
          <w:p w14:paraId="66AAA3BC" w14:textId="77777777" w:rsidR="007F3734" w:rsidRPr="00794639" w:rsidRDefault="007F3734" w:rsidP="005A1FC4">
            <w:pPr>
              <w:pStyle w:val="TableBody"/>
            </w:pPr>
          </w:p>
          <w:p w14:paraId="3B584D65" w14:textId="77777777" w:rsidR="007F3734" w:rsidRPr="00794639" w:rsidRDefault="007F3734" w:rsidP="005A1FC4">
            <w:pPr>
              <w:pStyle w:val="TableBody"/>
              <w:rPr>
                <w:u w:val="single"/>
              </w:rPr>
            </w:pPr>
            <w:r w:rsidRPr="00794639">
              <w:rPr>
                <w:u w:val="single"/>
              </w:rPr>
              <w:t>Syntax</w:t>
            </w:r>
          </w:p>
          <w:p w14:paraId="459DFD53" w14:textId="77777777" w:rsidR="007F3734" w:rsidRPr="00794639" w:rsidRDefault="007F3734" w:rsidP="005A1FC4">
            <w:pPr>
              <w:pStyle w:val="TableBody"/>
              <w:rPr>
                <w:b/>
              </w:rPr>
            </w:pPr>
            <w:r w:rsidRPr="00794639">
              <w:rPr>
                <w:b/>
              </w:rPr>
              <w:t>AT+CPWD=</w:t>
            </w:r>
            <w:r w:rsidRPr="00794639">
              <w:rPr>
                <w:b/>
              </w:rPr>
              <w:br/>
              <w:t>&lt;fac&gt;,&lt;oldpwd&gt;,</w:t>
            </w:r>
            <w:r w:rsidRPr="00794639">
              <w:rPr>
                <w:b/>
              </w:rPr>
              <w:br/>
              <w:t>&lt;newpwd&gt;</w:t>
            </w:r>
          </w:p>
        </w:tc>
        <w:tc>
          <w:tcPr>
            <w:tcW w:w="7269" w:type="dxa"/>
          </w:tcPr>
          <w:p w14:paraId="590C26A1" w14:textId="77777777" w:rsidR="007F3734" w:rsidRPr="00794639" w:rsidRDefault="007F3734" w:rsidP="005A1FC4">
            <w:pPr>
              <w:pStyle w:val="TableBody"/>
              <w:rPr>
                <w:rFonts w:ascii="Times New Roman" w:hAnsi="Times New Roman" w:cs="Times New Roman"/>
                <w:sz w:val="20"/>
                <w:szCs w:val="20"/>
                <w:u w:val="single"/>
              </w:rPr>
            </w:pPr>
          </w:p>
          <w:p w14:paraId="4232C149" w14:textId="77777777" w:rsidR="007F3734" w:rsidRPr="00794639" w:rsidRDefault="007F3734" w:rsidP="005A1FC4">
            <w:pPr>
              <w:pStyle w:val="TableBody"/>
              <w:rPr>
                <w:u w:val="single"/>
              </w:rPr>
            </w:pPr>
          </w:p>
          <w:p w14:paraId="302DDC58" w14:textId="77777777" w:rsidR="007F3734" w:rsidRPr="00794639" w:rsidRDefault="007F3734" w:rsidP="005A1FC4">
            <w:pPr>
              <w:pStyle w:val="TableBody"/>
              <w:rPr>
                <w:u w:val="single"/>
                <w:lang w:eastAsia="zh-CN"/>
              </w:rPr>
            </w:pPr>
            <w:r w:rsidRPr="00794639">
              <w:rPr>
                <w:u w:val="single"/>
              </w:rPr>
              <w:t>Response</w:t>
            </w:r>
          </w:p>
          <w:p w14:paraId="6A6AF91A" w14:textId="77777777" w:rsidR="007F3734" w:rsidRPr="00794639" w:rsidRDefault="007F3734" w:rsidP="005A1FC4">
            <w:pPr>
              <w:pStyle w:val="TableBody"/>
              <w:rPr>
                <w:b/>
              </w:rPr>
            </w:pPr>
            <w:r w:rsidRPr="00794639">
              <w:rPr>
                <w:b/>
              </w:rPr>
              <w:t>OK</w:t>
            </w:r>
          </w:p>
          <w:p w14:paraId="24E3522F" w14:textId="77777777" w:rsidR="007F3734" w:rsidRPr="00794639" w:rsidRDefault="007F3734" w:rsidP="005A1FC4">
            <w:pPr>
              <w:pStyle w:val="TableBody"/>
              <w:rPr>
                <w:b/>
              </w:rPr>
            </w:pPr>
          </w:p>
          <w:p w14:paraId="3FD49297" w14:textId="77777777" w:rsidR="007F3734" w:rsidRPr="00794639" w:rsidRDefault="007F3734" w:rsidP="005A1FC4">
            <w:pPr>
              <w:pStyle w:val="TableBody"/>
            </w:pPr>
            <w:r w:rsidRPr="00794639">
              <w:t>or</w:t>
            </w:r>
          </w:p>
          <w:p w14:paraId="59088990" w14:textId="77777777" w:rsidR="007F3734" w:rsidRPr="00794639" w:rsidRDefault="007F3734" w:rsidP="005A1FC4">
            <w:pPr>
              <w:pStyle w:val="TableBody"/>
              <w:rPr>
                <w:b/>
              </w:rPr>
            </w:pPr>
            <w:r w:rsidRPr="00794639">
              <w:rPr>
                <w:b/>
              </w:rPr>
              <w:t>+CME ERROR: &lt;err&gt;</w:t>
            </w:r>
          </w:p>
          <w:p w14:paraId="379249EE" w14:textId="77777777" w:rsidR="007F3734" w:rsidRPr="00794639" w:rsidRDefault="007F3734" w:rsidP="005A1FC4">
            <w:pPr>
              <w:pStyle w:val="TableBody"/>
              <w:rPr>
                <w:u w:val="single"/>
              </w:rPr>
            </w:pPr>
          </w:p>
          <w:p w14:paraId="022B0987" w14:textId="77777777" w:rsidR="007F3734" w:rsidRPr="00794639" w:rsidRDefault="007F3734" w:rsidP="005A1FC4">
            <w:pPr>
              <w:pStyle w:val="TableBody"/>
              <w:rPr>
                <w:u w:val="single"/>
                <w:lang w:eastAsia="fr-FR"/>
              </w:rPr>
            </w:pPr>
            <w:r w:rsidRPr="00794639">
              <w:rPr>
                <w:u w:val="single"/>
              </w:rPr>
              <w:t>Parameters</w:t>
            </w:r>
          </w:p>
          <w:p w14:paraId="0BC2F102" w14:textId="51F5BF01" w:rsidR="007F3734" w:rsidRPr="00794639" w:rsidRDefault="007F3734" w:rsidP="005A1FC4">
            <w:pPr>
              <w:pStyle w:val="TableBody"/>
            </w:pPr>
            <w:r w:rsidRPr="00794639">
              <w:rPr>
                <w:b/>
              </w:rPr>
              <w:t>&lt;fac&gt;</w:t>
            </w:r>
            <w:r w:rsidR="00823BE3" w:rsidRPr="00794639">
              <w:tab/>
            </w:r>
            <w:r w:rsidRPr="00794639">
              <w:t>"PS"</w:t>
            </w:r>
            <w:r w:rsidRPr="00794639">
              <w:tab/>
              <w:t xml:space="preserve">PH-SIM (lock Phone to SIM/UICC card installed in the currently selected </w:t>
            </w:r>
            <w:r w:rsidR="008B0C73" w:rsidRPr="00794639">
              <w:tab/>
            </w:r>
            <w:r w:rsidR="008B0C73" w:rsidRPr="00794639">
              <w:tab/>
            </w:r>
            <w:r w:rsidRPr="00794639">
              <w:t>card slot) (MT asks for the password when other than current</w:t>
            </w:r>
            <w:r w:rsidR="008B0C73" w:rsidRPr="00794639">
              <w:t xml:space="preserve"> </w:t>
            </w:r>
            <w:r w:rsidRPr="00794639">
              <w:t xml:space="preserve">SIM/UICC </w:t>
            </w:r>
            <w:r w:rsidR="008B0C73" w:rsidRPr="00794639">
              <w:tab/>
            </w:r>
            <w:r w:rsidR="008B0C73" w:rsidRPr="00794639">
              <w:tab/>
            </w:r>
            <w:r w:rsidRPr="00794639">
              <w:t xml:space="preserve">card is inserted; MT may remember certain previously used cards thus not </w:t>
            </w:r>
            <w:r w:rsidR="008B0C73" w:rsidRPr="00794639">
              <w:tab/>
            </w:r>
            <w:r w:rsidR="008B0C73" w:rsidRPr="00794639">
              <w:tab/>
            </w:r>
            <w:r w:rsidRPr="00794639">
              <w:t>requiring password when they are inserted)</w:t>
            </w:r>
          </w:p>
          <w:p w14:paraId="396A7398" w14:textId="5BAD6B4B" w:rsidR="001C5BA2" w:rsidRPr="00794639" w:rsidRDefault="00823BE3" w:rsidP="001C5BA2">
            <w:pPr>
              <w:pStyle w:val="TableBody"/>
              <w:rPr>
                <w:lang w:eastAsia="zh-CN"/>
              </w:rPr>
            </w:pPr>
            <w:r w:rsidRPr="00794639">
              <w:rPr>
                <w:lang w:eastAsia="zh-CN"/>
              </w:rPr>
              <w:tab/>
            </w:r>
            <w:commentRangeStart w:id="4244"/>
            <w:r w:rsidR="001C5BA2" w:rsidRPr="00794639">
              <w:rPr>
                <w:lang w:eastAsia="zh-CN"/>
              </w:rPr>
              <w:t>"P2"</w:t>
            </w:r>
            <w:r w:rsidR="001C5BA2" w:rsidRPr="00794639">
              <w:rPr>
                <w:lang w:eastAsia="zh-CN"/>
              </w:rPr>
              <w:tab/>
              <w:t xml:space="preserve">SIM PIN2 password specified for the facility from the user interface or with </w:t>
            </w:r>
            <w:r w:rsidR="008B0C73" w:rsidRPr="00794639">
              <w:rPr>
                <w:lang w:eastAsia="zh-CN"/>
              </w:rPr>
              <w:tab/>
            </w:r>
            <w:r w:rsidR="008B0C73" w:rsidRPr="00794639">
              <w:rPr>
                <w:lang w:eastAsia="zh-CN"/>
              </w:rPr>
              <w:tab/>
            </w:r>
            <w:r w:rsidR="001C5BA2" w:rsidRPr="00794639">
              <w:rPr>
                <w:lang w:eastAsia="zh-CN"/>
              </w:rPr>
              <w:t>a command.</w:t>
            </w:r>
            <w:commentRangeEnd w:id="4244"/>
            <w:r w:rsidR="001C5BA2" w:rsidRPr="00794639">
              <w:rPr>
                <w:rStyle w:val="CommentReference"/>
                <w:rFonts w:ascii="Verdana" w:hAnsi="Verdana" w:cs="Times New Roman"/>
                <w:lang w:eastAsia="en-US"/>
              </w:rPr>
              <w:commentReference w:id="4244"/>
            </w:r>
          </w:p>
          <w:p w14:paraId="50A499B7" w14:textId="26FA0599" w:rsidR="007F3734" w:rsidRPr="00794639" w:rsidRDefault="00823BE3" w:rsidP="005A1FC4">
            <w:pPr>
              <w:pStyle w:val="TableBody"/>
            </w:pPr>
            <w:r w:rsidRPr="00794639">
              <w:tab/>
            </w:r>
            <w:r w:rsidR="007F3734" w:rsidRPr="00794639">
              <w:t>"SC"</w:t>
            </w:r>
            <w:r w:rsidR="007F3734" w:rsidRPr="00794639">
              <w:tab/>
              <w:t xml:space="preserve">SIM (lock SIM/UICC card) (SIM/UICC asks password in MT power-up and </w:t>
            </w:r>
            <w:r w:rsidR="007F3734" w:rsidRPr="00794639">
              <w:tab/>
            </w:r>
            <w:r w:rsidR="007F3734" w:rsidRPr="00794639">
              <w:tab/>
              <w:t>when this lock command issued)</w:t>
            </w:r>
          </w:p>
          <w:p w14:paraId="55A9DFF7" w14:textId="2AD20977" w:rsidR="007F3734" w:rsidRPr="00794639" w:rsidRDefault="00823BE3" w:rsidP="005A1FC4">
            <w:pPr>
              <w:pStyle w:val="TableBody"/>
            </w:pPr>
            <w:r w:rsidRPr="00794639">
              <w:tab/>
            </w:r>
            <w:r w:rsidR="007F3734" w:rsidRPr="00794639">
              <w:t>"PN"</w:t>
            </w:r>
            <w:r w:rsidR="007F3734" w:rsidRPr="00794639">
              <w:tab/>
              <w:t>Network Personalization</w:t>
            </w:r>
          </w:p>
          <w:p w14:paraId="7101E271" w14:textId="56C1F292" w:rsidR="007F3734" w:rsidRPr="00794639" w:rsidRDefault="00823BE3" w:rsidP="005A1FC4">
            <w:pPr>
              <w:pStyle w:val="TableBody"/>
            </w:pPr>
            <w:r w:rsidRPr="00794639">
              <w:tab/>
            </w:r>
            <w:r w:rsidR="007F3734" w:rsidRPr="00794639">
              <w:t>"PU"</w:t>
            </w:r>
            <w:r w:rsidR="007F3734" w:rsidRPr="00794639">
              <w:tab/>
              <w:t>Network subset Personalization</w:t>
            </w:r>
          </w:p>
          <w:p w14:paraId="7058EF7A" w14:textId="77777777" w:rsidR="007F3734" w:rsidRPr="00794639" w:rsidRDefault="007F3734" w:rsidP="005A1FC4">
            <w:pPr>
              <w:pStyle w:val="TableBody"/>
              <w:rPr>
                <w:lang w:eastAsia="zh-CN"/>
              </w:rPr>
            </w:pPr>
          </w:p>
          <w:p w14:paraId="1EE800DA" w14:textId="77777777" w:rsidR="007F3734" w:rsidRPr="00794639" w:rsidRDefault="007F3734" w:rsidP="005A1FC4">
            <w:pPr>
              <w:pStyle w:val="TableBody"/>
              <w:rPr>
                <w:b/>
              </w:rPr>
            </w:pPr>
            <w:r w:rsidRPr="00794639">
              <w:rPr>
                <w:b/>
              </w:rPr>
              <w:t>&lt;oldpwd&gt;</w:t>
            </w:r>
            <w:r w:rsidRPr="00794639">
              <w:tab/>
              <w:t>String type containing the old password</w:t>
            </w:r>
          </w:p>
          <w:p w14:paraId="45756377" w14:textId="77777777" w:rsidR="007F3734" w:rsidRPr="00794639" w:rsidRDefault="007F3734" w:rsidP="005A1FC4">
            <w:pPr>
              <w:pStyle w:val="TableBody"/>
              <w:rPr>
                <w:b/>
              </w:rPr>
            </w:pPr>
          </w:p>
          <w:p w14:paraId="4375B5E1" w14:textId="77777777" w:rsidR="007F3734" w:rsidRPr="00794639" w:rsidRDefault="007F3734" w:rsidP="005A1FC4">
            <w:pPr>
              <w:pStyle w:val="TableBody"/>
            </w:pPr>
            <w:r w:rsidRPr="00794639">
              <w:rPr>
                <w:b/>
              </w:rPr>
              <w:t>&lt;newpwd&gt;</w:t>
            </w:r>
            <w:r w:rsidRPr="00794639">
              <w:rPr>
                <w:b/>
              </w:rPr>
              <w:tab/>
            </w:r>
            <w:r w:rsidRPr="00794639">
              <w:t>String type containing the new password</w:t>
            </w:r>
          </w:p>
          <w:p w14:paraId="15CF56ED" w14:textId="77777777" w:rsidR="007F3734" w:rsidRPr="00794639" w:rsidRDefault="007F3734" w:rsidP="005A1FC4">
            <w:pPr>
              <w:pStyle w:val="TableBody"/>
              <w:rPr>
                <w:lang w:eastAsia="fr-FR"/>
              </w:rPr>
            </w:pPr>
          </w:p>
          <w:p w14:paraId="4E4681F0" w14:textId="77777777" w:rsidR="007F3734" w:rsidRPr="00794639" w:rsidRDefault="007F3734" w:rsidP="005A1FC4">
            <w:pPr>
              <w:pStyle w:val="TableBody"/>
              <w:rPr>
                <w:b/>
              </w:rPr>
            </w:pPr>
            <w:r w:rsidRPr="00794639">
              <w:rPr>
                <w:b/>
              </w:rPr>
              <w:t>&lt;pwdlength&gt;</w:t>
            </w:r>
            <w:r w:rsidRPr="00794639">
              <w:tab/>
              <w:t>Length of password</w:t>
            </w:r>
          </w:p>
        </w:tc>
      </w:tr>
      <w:tr w:rsidR="007F3734" w:rsidRPr="00794639" w14:paraId="7D3459F3" w14:textId="77777777" w:rsidTr="00170927">
        <w:trPr>
          <w:cantSplit w:val="0"/>
          <w:trHeight w:val="53"/>
        </w:trPr>
        <w:tc>
          <w:tcPr>
            <w:tcW w:w="1728" w:type="dxa"/>
          </w:tcPr>
          <w:p w14:paraId="55C110EE" w14:textId="7B3C3331" w:rsidR="007F3734" w:rsidRPr="00794639" w:rsidRDefault="007F3734">
            <w:pPr>
              <w:pStyle w:val="TableBody"/>
            </w:pPr>
            <w:r w:rsidRPr="00794639">
              <w:rPr>
                <w:u w:val="single"/>
              </w:rPr>
              <w:t>Reference</w:t>
            </w:r>
          </w:p>
        </w:tc>
        <w:tc>
          <w:tcPr>
            <w:tcW w:w="7269" w:type="dxa"/>
          </w:tcPr>
          <w:p w14:paraId="6AB35798" w14:textId="4D206844" w:rsidR="007F3734" w:rsidRPr="00794639" w:rsidRDefault="00787C61">
            <w:pPr>
              <w:pStyle w:val="TableBody"/>
            </w:pPr>
            <w:r w:rsidRPr="00794639">
              <w:t>27.007 Rev12</w:t>
            </w:r>
          </w:p>
        </w:tc>
      </w:tr>
    </w:tbl>
    <w:p w14:paraId="464C9216" w14:textId="59AB4CF7" w:rsidR="0050740B" w:rsidDel="00BE65C6" w:rsidRDefault="0050740B" w:rsidP="0050740B">
      <w:pPr>
        <w:pStyle w:val="Heading2"/>
        <w:rPr>
          <w:del w:id="4245" w:author="Elaine Baricante" w:date="2018-11-27T09:59:00Z"/>
        </w:rPr>
      </w:pPr>
      <w:bookmarkStart w:id="4246" w:name="_Ref518400101"/>
      <w:del w:id="4247" w:author="Elaine Baricante" w:date="2018-11-27T09:59:00Z">
        <w:r w:rsidRPr="00794639" w:rsidDel="00BE65C6">
          <w:lastRenderedPageBreak/>
          <w:delText xml:space="preserve">+CNUM Command: Subscriber </w:delText>
        </w:r>
        <w:bookmarkEnd w:id="4233"/>
        <w:r w:rsidRPr="00794639" w:rsidDel="00BE65C6">
          <w:delText>Number</w:delText>
        </w:r>
        <w:bookmarkStart w:id="4248" w:name="_Toc531077421"/>
        <w:bookmarkStart w:id="4249" w:name="_Toc531078725"/>
        <w:bookmarkStart w:id="4250" w:name="_Toc531700622"/>
        <w:bookmarkEnd w:id="4234"/>
        <w:bookmarkEnd w:id="4235"/>
        <w:bookmarkEnd w:id="4236"/>
        <w:bookmarkEnd w:id="4237"/>
        <w:bookmarkEnd w:id="4238"/>
        <w:bookmarkEnd w:id="4239"/>
        <w:bookmarkEnd w:id="4240"/>
        <w:bookmarkEnd w:id="4241"/>
        <w:bookmarkEnd w:id="4246"/>
        <w:bookmarkEnd w:id="4248"/>
        <w:bookmarkEnd w:id="4249"/>
        <w:bookmarkEnd w:id="4250"/>
      </w:del>
    </w:p>
    <w:tbl>
      <w:tblPr>
        <w:tblStyle w:val="TableSWIleft"/>
        <w:tblW w:w="8997" w:type="dxa"/>
        <w:tblLayout w:type="fixed"/>
        <w:tblLook w:val="04A0" w:firstRow="1" w:lastRow="0" w:firstColumn="1" w:lastColumn="0" w:noHBand="0" w:noVBand="1"/>
      </w:tblPr>
      <w:tblGrid>
        <w:gridCol w:w="1707"/>
        <w:gridCol w:w="7290"/>
      </w:tblGrid>
      <w:tr w:rsidR="0050740B" w:rsidRPr="00794639" w:rsidDel="00BE65C6" w14:paraId="7F06FB3A" w14:textId="07338379" w:rsidTr="00170927">
        <w:trPr>
          <w:cnfStyle w:val="100000000000" w:firstRow="1" w:lastRow="0" w:firstColumn="0" w:lastColumn="0" w:oddVBand="0" w:evenVBand="0" w:oddHBand="0" w:evenHBand="0" w:firstRowFirstColumn="0" w:firstRowLastColumn="0" w:lastRowFirstColumn="0" w:lastRowLastColumn="0"/>
          <w:del w:id="4251" w:author="Elaine Baricante" w:date="2018-11-27T09:59:00Z"/>
        </w:trPr>
        <w:tc>
          <w:tcPr>
            <w:tcW w:w="8997" w:type="dxa"/>
            <w:gridSpan w:val="2"/>
          </w:tcPr>
          <w:p w14:paraId="010384B6" w14:textId="783AEA18" w:rsidR="0050740B" w:rsidRPr="00794639" w:rsidDel="00BE65C6" w:rsidRDefault="00F22490">
            <w:pPr>
              <w:pStyle w:val="TableRowHead"/>
              <w:spacing w:before="144" w:after="144"/>
              <w:rPr>
                <w:del w:id="4252" w:author="Elaine Baricante" w:date="2018-11-27T09:59:00Z"/>
                <w:bCs w:val="0"/>
              </w:rPr>
            </w:pPr>
            <w:del w:id="4253" w:author="Elaine Baricante" w:date="2018-11-27T09:59:00Z">
              <w:r w:rsidRPr="00794639" w:rsidDel="00BE65C6">
                <w:delText>HL7800</w:delText>
              </w:r>
              <w:bookmarkStart w:id="4254" w:name="_Toc531077422"/>
              <w:bookmarkStart w:id="4255" w:name="_Toc531078726"/>
              <w:bookmarkStart w:id="4256" w:name="_Toc531700623"/>
              <w:bookmarkEnd w:id="4254"/>
              <w:bookmarkEnd w:id="4255"/>
              <w:bookmarkEnd w:id="4256"/>
            </w:del>
          </w:p>
        </w:tc>
        <w:bookmarkStart w:id="4257" w:name="_Toc531077423"/>
        <w:bookmarkStart w:id="4258" w:name="_Toc531078727"/>
        <w:bookmarkStart w:id="4259" w:name="_Toc531700624"/>
        <w:bookmarkEnd w:id="4257"/>
        <w:bookmarkEnd w:id="4258"/>
        <w:bookmarkEnd w:id="4259"/>
      </w:tr>
      <w:tr w:rsidR="0050740B" w:rsidRPr="00794639" w:rsidDel="00BE65C6" w14:paraId="36CBFCA7" w14:textId="7DA1D378" w:rsidTr="00953CD3">
        <w:trPr>
          <w:trHeight w:val="35"/>
          <w:del w:id="4260" w:author="Elaine Baricante" w:date="2018-11-27T09:59:00Z"/>
        </w:trPr>
        <w:tc>
          <w:tcPr>
            <w:tcW w:w="1707" w:type="dxa"/>
          </w:tcPr>
          <w:p w14:paraId="49E0DA5B" w14:textId="74BBB422" w:rsidR="0050740B" w:rsidRPr="00794639" w:rsidDel="00BE65C6" w:rsidRDefault="0050740B" w:rsidP="00166AF3">
            <w:pPr>
              <w:pStyle w:val="TableBody"/>
              <w:rPr>
                <w:del w:id="4261" w:author="Elaine Baricante" w:date="2018-11-27T09:59:00Z"/>
                <w:i/>
                <w:iCs/>
              </w:rPr>
            </w:pPr>
            <w:del w:id="4262" w:author="Elaine Baricante" w:date="2018-11-27T09:59:00Z">
              <w:r w:rsidRPr="00794639" w:rsidDel="00BE65C6">
                <w:rPr>
                  <w:i/>
                  <w:iCs/>
                </w:rPr>
                <w:delText>Test command</w:delText>
              </w:r>
              <w:bookmarkStart w:id="4263" w:name="_Toc531077424"/>
              <w:bookmarkStart w:id="4264" w:name="_Toc531078728"/>
              <w:bookmarkStart w:id="4265" w:name="_Toc531700625"/>
              <w:bookmarkEnd w:id="4263"/>
              <w:bookmarkEnd w:id="4264"/>
              <w:bookmarkEnd w:id="4265"/>
            </w:del>
          </w:p>
          <w:p w14:paraId="5225A4DB" w14:textId="5FFA6686" w:rsidR="0050740B" w:rsidRPr="00794639" w:rsidDel="00BE65C6" w:rsidRDefault="0050740B" w:rsidP="00166AF3">
            <w:pPr>
              <w:pStyle w:val="TableBody"/>
              <w:rPr>
                <w:del w:id="4266" w:author="Elaine Baricante" w:date="2018-11-27T09:59:00Z"/>
              </w:rPr>
            </w:pPr>
            <w:bookmarkStart w:id="4267" w:name="_Toc531077425"/>
            <w:bookmarkStart w:id="4268" w:name="_Toc531078729"/>
            <w:bookmarkStart w:id="4269" w:name="_Toc531700626"/>
            <w:bookmarkEnd w:id="4267"/>
            <w:bookmarkEnd w:id="4268"/>
            <w:bookmarkEnd w:id="4269"/>
          </w:p>
          <w:p w14:paraId="0932508F" w14:textId="2E8C7262" w:rsidR="0050740B" w:rsidRPr="00794639" w:rsidDel="00BE65C6" w:rsidRDefault="0050740B" w:rsidP="00166AF3">
            <w:pPr>
              <w:pStyle w:val="TableBody"/>
              <w:rPr>
                <w:del w:id="4270" w:author="Elaine Baricante" w:date="2018-11-27T09:59:00Z"/>
                <w:u w:val="single"/>
              </w:rPr>
            </w:pPr>
            <w:del w:id="4271" w:author="Elaine Baricante" w:date="2018-11-27T09:59:00Z">
              <w:r w:rsidRPr="00794639" w:rsidDel="00BE65C6">
                <w:rPr>
                  <w:u w:val="single"/>
                </w:rPr>
                <w:delText>Syntax</w:delText>
              </w:r>
              <w:bookmarkStart w:id="4272" w:name="_Toc531077426"/>
              <w:bookmarkStart w:id="4273" w:name="_Toc531078730"/>
              <w:bookmarkStart w:id="4274" w:name="_Toc531700627"/>
              <w:bookmarkEnd w:id="4272"/>
              <w:bookmarkEnd w:id="4273"/>
              <w:bookmarkEnd w:id="4274"/>
            </w:del>
          </w:p>
          <w:p w14:paraId="6A49401C" w14:textId="53461A58" w:rsidR="0050740B" w:rsidRPr="00794639" w:rsidDel="00BE65C6" w:rsidRDefault="0050740B" w:rsidP="00166AF3">
            <w:pPr>
              <w:pStyle w:val="TableBody"/>
              <w:rPr>
                <w:del w:id="4275" w:author="Elaine Baricante" w:date="2018-11-27T09:59:00Z"/>
              </w:rPr>
            </w:pPr>
            <w:del w:id="4276" w:author="Elaine Baricante" w:date="2018-11-27T09:59:00Z">
              <w:r w:rsidRPr="00794639" w:rsidDel="00BE65C6">
                <w:rPr>
                  <w:b/>
                  <w:bCs/>
                </w:rPr>
                <w:delText>AT+CNUM=?</w:delText>
              </w:r>
              <w:bookmarkStart w:id="4277" w:name="_Toc531077427"/>
              <w:bookmarkStart w:id="4278" w:name="_Toc531078731"/>
              <w:bookmarkStart w:id="4279" w:name="_Toc531700628"/>
              <w:bookmarkEnd w:id="4277"/>
              <w:bookmarkEnd w:id="4278"/>
              <w:bookmarkEnd w:id="4279"/>
            </w:del>
          </w:p>
        </w:tc>
        <w:tc>
          <w:tcPr>
            <w:tcW w:w="7290" w:type="dxa"/>
          </w:tcPr>
          <w:p w14:paraId="172D5AED" w14:textId="436D8D57" w:rsidR="0050740B" w:rsidRPr="00794639" w:rsidDel="00BE65C6" w:rsidRDefault="0050740B" w:rsidP="00166AF3">
            <w:pPr>
              <w:pStyle w:val="TableBody"/>
              <w:rPr>
                <w:del w:id="4280" w:author="Elaine Baricante" w:date="2018-11-27T09:59:00Z"/>
                <w:szCs w:val="20"/>
                <w:u w:val="single"/>
              </w:rPr>
            </w:pPr>
            <w:bookmarkStart w:id="4281" w:name="_Toc531077428"/>
            <w:bookmarkStart w:id="4282" w:name="_Toc531078732"/>
            <w:bookmarkStart w:id="4283" w:name="_Toc531700629"/>
            <w:bookmarkEnd w:id="4281"/>
            <w:bookmarkEnd w:id="4282"/>
            <w:bookmarkEnd w:id="4283"/>
          </w:p>
          <w:p w14:paraId="4205E707" w14:textId="5CD4279B" w:rsidR="0050740B" w:rsidRPr="00794639" w:rsidDel="00BE65C6" w:rsidRDefault="0050740B" w:rsidP="00166AF3">
            <w:pPr>
              <w:pStyle w:val="TableBody"/>
              <w:rPr>
                <w:del w:id="4284" w:author="Elaine Baricante" w:date="2018-11-27T09:59:00Z"/>
                <w:u w:val="single"/>
              </w:rPr>
            </w:pPr>
            <w:bookmarkStart w:id="4285" w:name="_Toc531077429"/>
            <w:bookmarkStart w:id="4286" w:name="_Toc531078733"/>
            <w:bookmarkStart w:id="4287" w:name="_Toc531700630"/>
            <w:bookmarkEnd w:id="4285"/>
            <w:bookmarkEnd w:id="4286"/>
            <w:bookmarkEnd w:id="4287"/>
          </w:p>
          <w:p w14:paraId="777CC278" w14:textId="7368AE16" w:rsidR="0050740B" w:rsidRPr="00794639" w:rsidDel="00BE65C6" w:rsidRDefault="0050740B" w:rsidP="00166AF3">
            <w:pPr>
              <w:pStyle w:val="TableBody"/>
              <w:rPr>
                <w:del w:id="4288" w:author="Elaine Baricante" w:date="2018-11-27T09:59:00Z"/>
                <w:u w:val="single"/>
                <w:lang w:eastAsia="zh-CN"/>
              </w:rPr>
            </w:pPr>
            <w:del w:id="4289" w:author="Elaine Baricante" w:date="2018-11-27T09:59:00Z">
              <w:r w:rsidRPr="00794639" w:rsidDel="00BE65C6">
                <w:rPr>
                  <w:u w:val="single"/>
                </w:rPr>
                <w:delText>Response</w:delText>
              </w:r>
              <w:bookmarkStart w:id="4290" w:name="_Toc531077430"/>
              <w:bookmarkStart w:id="4291" w:name="_Toc531078734"/>
              <w:bookmarkStart w:id="4292" w:name="_Toc531700631"/>
              <w:bookmarkEnd w:id="4290"/>
              <w:bookmarkEnd w:id="4291"/>
              <w:bookmarkEnd w:id="4292"/>
            </w:del>
          </w:p>
          <w:p w14:paraId="083D6803" w14:textId="13CEBFD4" w:rsidR="0050740B" w:rsidRPr="00794639" w:rsidDel="00BE65C6" w:rsidRDefault="0050740B" w:rsidP="00166AF3">
            <w:pPr>
              <w:pStyle w:val="TableBody"/>
              <w:rPr>
                <w:del w:id="4293" w:author="Elaine Baricante" w:date="2018-11-27T09:59:00Z"/>
                <w:b/>
                <w:bCs/>
              </w:rPr>
            </w:pPr>
            <w:del w:id="4294" w:author="Elaine Baricante" w:date="2018-11-27T09:59:00Z">
              <w:r w:rsidRPr="00794639" w:rsidDel="00BE65C6">
                <w:rPr>
                  <w:b/>
                  <w:bCs/>
                </w:rPr>
                <w:delText>OK</w:delText>
              </w:r>
              <w:bookmarkStart w:id="4295" w:name="_Toc531077431"/>
              <w:bookmarkStart w:id="4296" w:name="_Toc531078735"/>
              <w:bookmarkStart w:id="4297" w:name="_Toc531700632"/>
              <w:bookmarkEnd w:id="4295"/>
              <w:bookmarkEnd w:id="4296"/>
              <w:bookmarkEnd w:id="4297"/>
            </w:del>
          </w:p>
        </w:tc>
        <w:bookmarkStart w:id="4298" w:name="_Toc531077432"/>
        <w:bookmarkStart w:id="4299" w:name="_Toc531078736"/>
        <w:bookmarkStart w:id="4300" w:name="_Toc531700633"/>
        <w:bookmarkEnd w:id="4298"/>
        <w:bookmarkEnd w:id="4299"/>
        <w:bookmarkEnd w:id="4300"/>
      </w:tr>
      <w:tr w:rsidR="0050740B" w:rsidRPr="00794639" w:rsidDel="00BE65C6" w14:paraId="16B9655F" w14:textId="12EDBA6E" w:rsidTr="00953CD3">
        <w:trPr>
          <w:cantSplit w:val="0"/>
          <w:trHeight w:val="65"/>
          <w:del w:id="4301" w:author="Elaine Baricante" w:date="2018-11-27T09:59:00Z"/>
        </w:trPr>
        <w:tc>
          <w:tcPr>
            <w:tcW w:w="1707" w:type="dxa"/>
          </w:tcPr>
          <w:p w14:paraId="4AA86A09" w14:textId="1A89A695" w:rsidR="0050740B" w:rsidRPr="00794639" w:rsidDel="00BE65C6" w:rsidRDefault="0050740B" w:rsidP="00166AF3">
            <w:pPr>
              <w:pStyle w:val="TableBody"/>
              <w:rPr>
                <w:del w:id="4302" w:author="Elaine Baricante" w:date="2018-11-27T09:59:00Z"/>
                <w:i/>
                <w:iCs/>
              </w:rPr>
            </w:pPr>
            <w:del w:id="4303" w:author="Elaine Baricante" w:date="2018-11-27T09:59:00Z">
              <w:r w:rsidRPr="00794639" w:rsidDel="00BE65C6">
                <w:rPr>
                  <w:i/>
                  <w:iCs/>
                </w:rPr>
                <w:delText>Execute command</w:delText>
              </w:r>
              <w:bookmarkStart w:id="4304" w:name="_Toc531077433"/>
              <w:bookmarkStart w:id="4305" w:name="_Toc531078737"/>
              <w:bookmarkStart w:id="4306" w:name="_Toc531700634"/>
              <w:bookmarkEnd w:id="4304"/>
              <w:bookmarkEnd w:id="4305"/>
              <w:bookmarkEnd w:id="4306"/>
            </w:del>
          </w:p>
          <w:p w14:paraId="39F8AD2B" w14:textId="2DC84F3D" w:rsidR="0050740B" w:rsidRPr="00794639" w:rsidDel="00BE65C6" w:rsidRDefault="0050740B" w:rsidP="00166AF3">
            <w:pPr>
              <w:pStyle w:val="TableBody"/>
              <w:rPr>
                <w:del w:id="4307" w:author="Elaine Baricante" w:date="2018-11-27T09:59:00Z"/>
              </w:rPr>
            </w:pPr>
            <w:bookmarkStart w:id="4308" w:name="_Toc531077434"/>
            <w:bookmarkStart w:id="4309" w:name="_Toc531078738"/>
            <w:bookmarkStart w:id="4310" w:name="_Toc531700635"/>
            <w:bookmarkEnd w:id="4308"/>
            <w:bookmarkEnd w:id="4309"/>
            <w:bookmarkEnd w:id="4310"/>
          </w:p>
          <w:p w14:paraId="1418128E" w14:textId="779709DD" w:rsidR="0050740B" w:rsidRPr="00794639" w:rsidDel="00BE65C6" w:rsidRDefault="0050740B" w:rsidP="00166AF3">
            <w:pPr>
              <w:pStyle w:val="TableBody"/>
              <w:rPr>
                <w:del w:id="4311" w:author="Elaine Baricante" w:date="2018-11-27T09:59:00Z"/>
                <w:u w:val="single"/>
              </w:rPr>
            </w:pPr>
            <w:del w:id="4312" w:author="Elaine Baricante" w:date="2018-11-27T09:59:00Z">
              <w:r w:rsidRPr="00794639" w:rsidDel="00BE65C6">
                <w:rPr>
                  <w:u w:val="single"/>
                </w:rPr>
                <w:delText>Syntax</w:delText>
              </w:r>
              <w:bookmarkStart w:id="4313" w:name="_Toc531077435"/>
              <w:bookmarkStart w:id="4314" w:name="_Toc531078739"/>
              <w:bookmarkStart w:id="4315" w:name="_Toc531700636"/>
              <w:bookmarkEnd w:id="4313"/>
              <w:bookmarkEnd w:id="4314"/>
              <w:bookmarkEnd w:id="4315"/>
            </w:del>
          </w:p>
          <w:p w14:paraId="7A8C9372" w14:textId="70CC0CF3" w:rsidR="0050740B" w:rsidRPr="00794639" w:rsidDel="00BE65C6" w:rsidRDefault="0050740B" w:rsidP="00166AF3">
            <w:pPr>
              <w:pStyle w:val="TableBody"/>
              <w:rPr>
                <w:del w:id="4316" w:author="Elaine Baricante" w:date="2018-11-27T09:59:00Z"/>
                <w:b/>
                <w:bCs/>
              </w:rPr>
            </w:pPr>
            <w:del w:id="4317" w:author="Elaine Baricante" w:date="2018-11-27T09:59:00Z">
              <w:r w:rsidRPr="00794639" w:rsidDel="00BE65C6">
                <w:rPr>
                  <w:b/>
                  <w:bCs/>
                </w:rPr>
                <w:delText>AT+CNUM</w:delText>
              </w:r>
              <w:bookmarkStart w:id="4318" w:name="_Toc531077436"/>
              <w:bookmarkStart w:id="4319" w:name="_Toc531078740"/>
              <w:bookmarkStart w:id="4320" w:name="_Toc531700637"/>
              <w:bookmarkEnd w:id="4318"/>
              <w:bookmarkEnd w:id="4319"/>
              <w:bookmarkEnd w:id="4320"/>
            </w:del>
          </w:p>
          <w:p w14:paraId="7E016FA6" w14:textId="5F19B266" w:rsidR="0050740B" w:rsidRPr="00794639" w:rsidDel="00BE65C6" w:rsidRDefault="0050740B" w:rsidP="00166AF3">
            <w:pPr>
              <w:pStyle w:val="TableBody"/>
              <w:rPr>
                <w:del w:id="4321" w:author="Elaine Baricante" w:date="2018-11-27T09:59:00Z"/>
              </w:rPr>
            </w:pPr>
            <w:bookmarkStart w:id="4322" w:name="_Toc531077437"/>
            <w:bookmarkStart w:id="4323" w:name="_Toc531078741"/>
            <w:bookmarkStart w:id="4324" w:name="_Toc531700638"/>
            <w:bookmarkEnd w:id="4322"/>
            <w:bookmarkEnd w:id="4323"/>
            <w:bookmarkEnd w:id="4324"/>
          </w:p>
        </w:tc>
        <w:tc>
          <w:tcPr>
            <w:tcW w:w="7290" w:type="dxa"/>
          </w:tcPr>
          <w:p w14:paraId="18254199" w14:textId="77DDD116" w:rsidR="0050740B" w:rsidRPr="00794639" w:rsidDel="00BE65C6" w:rsidRDefault="0050740B" w:rsidP="00166AF3">
            <w:pPr>
              <w:pStyle w:val="TableBody"/>
              <w:rPr>
                <w:del w:id="4325" w:author="Elaine Baricante" w:date="2018-11-27T09:59:00Z"/>
                <w:szCs w:val="20"/>
                <w:u w:val="single"/>
              </w:rPr>
            </w:pPr>
            <w:bookmarkStart w:id="4326" w:name="_Toc531077438"/>
            <w:bookmarkStart w:id="4327" w:name="_Toc531078742"/>
            <w:bookmarkStart w:id="4328" w:name="_Toc531700639"/>
            <w:bookmarkEnd w:id="4326"/>
            <w:bookmarkEnd w:id="4327"/>
            <w:bookmarkEnd w:id="4328"/>
          </w:p>
          <w:p w14:paraId="68523BA8" w14:textId="13AB37A0" w:rsidR="0050740B" w:rsidRPr="00794639" w:rsidDel="00BE65C6" w:rsidRDefault="0050740B" w:rsidP="00166AF3">
            <w:pPr>
              <w:pStyle w:val="TableBody"/>
              <w:rPr>
                <w:del w:id="4329" w:author="Elaine Baricante" w:date="2018-11-27T09:59:00Z"/>
                <w:u w:val="single"/>
              </w:rPr>
            </w:pPr>
            <w:bookmarkStart w:id="4330" w:name="_Toc531077439"/>
            <w:bookmarkStart w:id="4331" w:name="_Toc531078743"/>
            <w:bookmarkStart w:id="4332" w:name="_Toc531700640"/>
            <w:bookmarkEnd w:id="4330"/>
            <w:bookmarkEnd w:id="4331"/>
            <w:bookmarkEnd w:id="4332"/>
          </w:p>
          <w:p w14:paraId="35C79B43" w14:textId="4B0B6F2B" w:rsidR="0050740B" w:rsidRPr="00794639" w:rsidDel="00BE65C6" w:rsidRDefault="0050740B" w:rsidP="00166AF3">
            <w:pPr>
              <w:pStyle w:val="TableBody"/>
              <w:rPr>
                <w:del w:id="4333" w:author="Elaine Baricante" w:date="2018-11-27T09:59:00Z"/>
                <w:u w:val="single"/>
              </w:rPr>
            </w:pPr>
            <w:del w:id="4334" w:author="Elaine Baricante" w:date="2018-11-27T09:59:00Z">
              <w:r w:rsidRPr="00794639" w:rsidDel="00BE65C6">
                <w:rPr>
                  <w:u w:val="single"/>
                </w:rPr>
                <w:delText>Response</w:delText>
              </w:r>
              <w:bookmarkStart w:id="4335" w:name="_Toc531077440"/>
              <w:bookmarkStart w:id="4336" w:name="_Toc531078744"/>
              <w:bookmarkStart w:id="4337" w:name="_Toc531700641"/>
              <w:bookmarkEnd w:id="4335"/>
              <w:bookmarkEnd w:id="4336"/>
              <w:bookmarkEnd w:id="4337"/>
            </w:del>
          </w:p>
          <w:p w14:paraId="459C1D26" w14:textId="7FBAD1FE" w:rsidR="0050740B" w:rsidRPr="00794639" w:rsidDel="00BE65C6" w:rsidRDefault="0050740B" w:rsidP="00166AF3">
            <w:pPr>
              <w:pStyle w:val="TableBody"/>
              <w:rPr>
                <w:del w:id="4338" w:author="Elaine Baricante" w:date="2018-11-27T09:59:00Z"/>
                <w:b/>
                <w:bCs/>
              </w:rPr>
            </w:pPr>
            <w:del w:id="4339" w:author="Elaine Baricante" w:date="2018-11-27T09:59:00Z">
              <w:r w:rsidRPr="00794639" w:rsidDel="00BE65C6">
                <w:rPr>
                  <w:b/>
                  <w:bCs/>
                </w:rPr>
                <w:delText>+CNUM: [&lt;alpha1&gt;],&lt;number1&gt;,&lt;type1&gt;[,&lt;speed&gt;,&lt;service&gt;[,&lt;itc&gt;]][&lt;CR&gt;&lt;LF&gt;</w:delText>
              </w:r>
              <w:bookmarkStart w:id="4340" w:name="_Toc531077441"/>
              <w:bookmarkStart w:id="4341" w:name="_Toc531078745"/>
              <w:bookmarkStart w:id="4342" w:name="_Toc531700642"/>
              <w:bookmarkEnd w:id="4340"/>
              <w:bookmarkEnd w:id="4341"/>
              <w:bookmarkEnd w:id="4342"/>
            </w:del>
          </w:p>
          <w:p w14:paraId="11172368" w14:textId="36857D61" w:rsidR="0050740B" w:rsidRPr="00794639" w:rsidDel="00BE65C6" w:rsidRDefault="0050740B" w:rsidP="00166AF3">
            <w:pPr>
              <w:pStyle w:val="TableBody"/>
              <w:rPr>
                <w:del w:id="4343" w:author="Elaine Baricante" w:date="2018-11-27T09:59:00Z"/>
                <w:b/>
                <w:bCs/>
              </w:rPr>
            </w:pPr>
            <w:del w:id="4344" w:author="Elaine Baricante" w:date="2018-11-27T09:59:00Z">
              <w:r w:rsidRPr="00794639" w:rsidDel="00BE65C6">
                <w:rPr>
                  <w:b/>
                  <w:bCs/>
                </w:rPr>
                <w:delText>+CNUM: [&lt;alpha2&gt;],&lt;number2&gt;,&lt;type2&gt;[,&lt;speed&gt;,&lt;service&gt;[,&lt;itc&gt;]][...]]</w:delText>
              </w:r>
              <w:bookmarkStart w:id="4345" w:name="_Toc531077442"/>
              <w:bookmarkStart w:id="4346" w:name="_Toc531078746"/>
              <w:bookmarkStart w:id="4347" w:name="_Toc531700643"/>
              <w:bookmarkEnd w:id="4345"/>
              <w:bookmarkEnd w:id="4346"/>
              <w:bookmarkEnd w:id="4347"/>
            </w:del>
          </w:p>
          <w:p w14:paraId="3FB61623" w14:textId="2099B1CC" w:rsidR="0050740B" w:rsidRPr="00794639" w:rsidDel="00BE65C6" w:rsidRDefault="0050740B" w:rsidP="00166AF3">
            <w:pPr>
              <w:pStyle w:val="TableBody"/>
              <w:rPr>
                <w:del w:id="4348" w:author="Elaine Baricante" w:date="2018-11-27T09:59:00Z"/>
                <w:b/>
                <w:bCs/>
              </w:rPr>
            </w:pPr>
            <w:del w:id="4349" w:author="Elaine Baricante" w:date="2018-11-27T09:59:00Z">
              <w:r w:rsidRPr="00794639" w:rsidDel="00BE65C6">
                <w:rPr>
                  <w:b/>
                  <w:bCs/>
                </w:rPr>
                <w:delText>OK</w:delText>
              </w:r>
              <w:bookmarkStart w:id="4350" w:name="_Toc531077443"/>
              <w:bookmarkStart w:id="4351" w:name="_Toc531078747"/>
              <w:bookmarkStart w:id="4352" w:name="_Toc531700644"/>
              <w:bookmarkEnd w:id="4350"/>
              <w:bookmarkEnd w:id="4351"/>
              <w:bookmarkEnd w:id="4352"/>
            </w:del>
          </w:p>
          <w:p w14:paraId="477C0FE3" w14:textId="4346A9BD" w:rsidR="0050740B" w:rsidRPr="00794639" w:rsidDel="00BE65C6" w:rsidRDefault="0050740B" w:rsidP="00166AF3">
            <w:pPr>
              <w:pStyle w:val="TableBody"/>
              <w:rPr>
                <w:del w:id="4353" w:author="Elaine Baricante" w:date="2018-11-27T09:59:00Z"/>
              </w:rPr>
            </w:pPr>
            <w:bookmarkStart w:id="4354" w:name="_Toc531077444"/>
            <w:bookmarkStart w:id="4355" w:name="_Toc531078748"/>
            <w:bookmarkStart w:id="4356" w:name="_Toc531700645"/>
            <w:bookmarkEnd w:id="4354"/>
            <w:bookmarkEnd w:id="4355"/>
            <w:bookmarkEnd w:id="4356"/>
          </w:p>
          <w:p w14:paraId="7D7A42C4" w14:textId="295E32DD" w:rsidR="0050740B" w:rsidRPr="00794639" w:rsidDel="00BE65C6" w:rsidRDefault="0050740B" w:rsidP="00166AF3">
            <w:pPr>
              <w:pStyle w:val="TableBody"/>
              <w:rPr>
                <w:del w:id="4357" w:author="Elaine Baricante" w:date="2018-11-27T09:59:00Z"/>
              </w:rPr>
            </w:pPr>
            <w:del w:id="4358" w:author="Elaine Baricante" w:date="2018-11-27T09:59:00Z">
              <w:r w:rsidRPr="00794639" w:rsidDel="00BE65C6">
                <w:delText>or</w:delText>
              </w:r>
              <w:bookmarkStart w:id="4359" w:name="_Toc531077445"/>
              <w:bookmarkStart w:id="4360" w:name="_Toc531078749"/>
              <w:bookmarkStart w:id="4361" w:name="_Toc531700646"/>
              <w:bookmarkEnd w:id="4359"/>
              <w:bookmarkEnd w:id="4360"/>
              <w:bookmarkEnd w:id="4361"/>
            </w:del>
          </w:p>
          <w:p w14:paraId="56604819" w14:textId="1FD04A2E" w:rsidR="0050740B" w:rsidRPr="00794639" w:rsidDel="00BE65C6" w:rsidRDefault="0050740B" w:rsidP="00166AF3">
            <w:pPr>
              <w:pStyle w:val="TableBody"/>
              <w:rPr>
                <w:del w:id="4362" w:author="Elaine Baricante" w:date="2018-11-27T09:59:00Z"/>
                <w:b/>
              </w:rPr>
            </w:pPr>
            <w:del w:id="4363" w:author="Elaine Baricante" w:date="2018-11-27T09:59:00Z">
              <w:r w:rsidRPr="00794639" w:rsidDel="00BE65C6">
                <w:rPr>
                  <w:b/>
                </w:rPr>
                <w:delText>+CME ERROR: &lt;err&gt;</w:delText>
              </w:r>
              <w:bookmarkStart w:id="4364" w:name="_Toc531077446"/>
              <w:bookmarkStart w:id="4365" w:name="_Toc531078750"/>
              <w:bookmarkStart w:id="4366" w:name="_Toc531700647"/>
              <w:bookmarkEnd w:id="4364"/>
              <w:bookmarkEnd w:id="4365"/>
              <w:bookmarkEnd w:id="4366"/>
            </w:del>
          </w:p>
          <w:p w14:paraId="46BABA54" w14:textId="14BA93F7" w:rsidR="0050740B" w:rsidRPr="00794639" w:rsidDel="00BE65C6" w:rsidRDefault="0050740B" w:rsidP="00166AF3">
            <w:pPr>
              <w:pStyle w:val="TableBody"/>
              <w:rPr>
                <w:del w:id="4367" w:author="Elaine Baricante" w:date="2018-11-27T09:59:00Z"/>
              </w:rPr>
            </w:pPr>
            <w:bookmarkStart w:id="4368" w:name="_Toc531077447"/>
            <w:bookmarkStart w:id="4369" w:name="_Toc531078751"/>
            <w:bookmarkStart w:id="4370" w:name="_Toc531700648"/>
            <w:bookmarkEnd w:id="4368"/>
            <w:bookmarkEnd w:id="4369"/>
            <w:bookmarkEnd w:id="4370"/>
          </w:p>
          <w:p w14:paraId="048AFACA" w14:textId="10E236F4" w:rsidR="0050740B" w:rsidRPr="00794639" w:rsidDel="00BE65C6" w:rsidRDefault="0050740B" w:rsidP="00166AF3">
            <w:pPr>
              <w:pStyle w:val="TableBody"/>
              <w:rPr>
                <w:del w:id="4371" w:author="Elaine Baricante" w:date="2018-11-27T09:59:00Z"/>
                <w:u w:val="single"/>
              </w:rPr>
            </w:pPr>
            <w:del w:id="4372" w:author="Elaine Baricante" w:date="2018-11-27T09:59:00Z">
              <w:r w:rsidRPr="00794639" w:rsidDel="00BE65C6">
                <w:rPr>
                  <w:u w:val="single"/>
                </w:rPr>
                <w:delText>Parameters</w:delText>
              </w:r>
              <w:bookmarkStart w:id="4373" w:name="_Toc531077448"/>
              <w:bookmarkStart w:id="4374" w:name="_Toc531078752"/>
              <w:bookmarkStart w:id="4375" w:name="_Toc531700649"/>
              <w:bookmarkEnd w:id="4373"/>
              <w:bookmarkEnd w:id="4374"/>
              <w:bookmarkEnd w:id="4375"/>
            </w:del>
          </w:p>
          <w:p w14:paraId="62C3DBCA" w14:textId="54222C11" w:rsidR="0050740B" w:rsidRPr="00794639" w:rsidDel="00BE65C6" w:rsidRDefault="0050740B" w:rsidP="00166AF3">
            <w:pPr>
              <w:pStyle w:val="TableBody"/>
              <w:rPr>
                <w:del w:id="4376" w:author="Elaine Baricante" w:date="2018-11-27T09:59:00Z"/>
                <w:snapToGrid w:val="0"/>
              </w:rPr>
            </w:pPr>
            <w:del w:id="4377" w:author="Elaine Baricante" w:date="2018-11-27T09:59:00Z">
              <w:r w:rsidRPr="00794639" w:rsidDel="00BE65C6">
                <w:rPr>
                  <w:b/>
                  <w:bCs/>
                </w:rPr>
                <w:delText>&lt;alphax&gt;</w:delText>
              </w:r>
              <w:r w:rsidRPr="00794639" w:rsidDel="00BE65C6">
                <w:rPr>
                  <w:snapToGrid w:val="0"/>
                </w:rPr>
                <w:tab/>
                <w:delText>Optional alphanumeric string associated with &lt;numberx&gt;; used character set should be the one selected with command +CSCS</w:delText>
              </w:r>
              <w:bookmarkStart w:id="4378" w:name="_Toc531077449"/>
              <w:bookmarkStart w:id="4379" w:name="_Toc531078753"/>
              <w:bookmarkStart w:id="4380" w:name="_Toc531700650"/>
              <w:bookmarkEnd w:id="4378"/>
              <w:bookmarkEnd w:id="4379"/>
              <w:bookmarkEnd w:id="4380"/>
            </w:del>
          </w:p>
          <w:p w14:paraId="0ED3CE5F" w14:textId="3E0160E4" w:rsidR="0050740B" w:rsidRPr="00794639" w:rsidDel="00BE65C6" w:rsidRDefault="0050740B" w:rsidP="00166AF3">
            <w:pPr>
              <w:pStyle w:val="TableBody"/>
              <w:rPr>
                <w:del w:id="4381" w:author="Elaine Baricante" w:date="2018-11-27T09:59:00Z"/>
                <w:snapToGrid w:val="0"/>
              </w:rPr>
            </w:pPr>
            <w:bookmarkStart w:id="4382" w:name="_Toc531077450"/>
            <w:bookmarkStart w:id="4383" w:name="_Toc531078754"/>
            <w:bookmarkStart w:id="4384" w:name="_Toc531700651"/>
            <w:bookmarkEnd w:id="4382"/>
            <w:bookmarkEnd w:id="4383"/>
            <w:bookmarkEnd w:id="4384"/>
          </w:p>
          <w:p w14:paraId="6EA0BAE5" w14:textId="689A92A2" w:rsidR="0050740B" w:rsidRPr="00794639" w:rsidDel="00BE65C6" w:rsidRDefault="0050740B" w:rsidP="00166AF3">
            <w:pPr>
              <w:pStyle w:val="TableBody"/>
              <w:rPr>
                <w:del w:id="4385" w:author="Elaine Baricante" w:date="2018-11-27T09:59:00Z"/>
                <w:snapToGrid w:val="0"/>
              </w:rPr>
            </w:pPr>
            <w:del w:id="4386" w:author="Elaine Baricante" w:date="2018-11-27T09:59:00Z">
              <w:r w:rsidRPr="00794639" w:rsidDel="00BE65C6">
                <w:rPr>
                  <w:b/>
                  <w:bCs/>
                </w:rPr>
                <w:delText>&lt;numberx&gt;</w:delText>
              </w:r>
              <w:r w:rsidRPr="00794639" w:rsidDel="00BE65C6">
                <w:rPr>
                  <w:b/>
                  <w:bCs/>
                </w:rPr>
                <w:tab/>
              </w:r>
              <w:r w:rsidRPr="00794639" w:rsidDel="00BE65C6">
                <w:rPr>
                  <w:snapToGrid w:val="0"/>
                </w:rPr>
                <w:delText>String type phone number of format specified by &lt;typex&gt;</w:delText>
              </w:r>
              <w:bookmarkStart w:id="4387" w:name="_Toc531077451"/>
              <w:bookmarkStart w:id="4388" w:name="_Toc531078755"/>
              <w:bookmarkStart w:id="4389" w:name="_Toc531700652"/>
              <w:bookmarkEnd w:id="4387"/>
              <w:bookmarkEnd w:id="4388"/>
              <w:bookmarkEnd w:id="4389"/>
            </w:del>
          </w:p>
          <w:p w14:paraId="272EDFB9" w14:textId="0CF8516F" w:rsidR="0050740B" w:rsidRPr="00794639" w:rsidDel="00BE65C6" w:rsidRDefault="0050740B" w:rsidP="00166AF3">
            <w:pPr>
              <w:pStyle w:val="TableBody"/>
              <w:rPr>
                <w:del w:id="4390" w:author="Elaine Baricante" w:date="2018-11-27T09:59:00Z"/>
                <w:snapToGrid w:val="0"/>
              </w:rPr>
            </w:pPr>
            <w:bookmarkStart w:id="4391" w:name="_Toc531077452"/>
            <w:bookmarkStart w:id="4392" w:name="_Toc531078756"/>
            <w:bookmarkStart w:id="4393" w:name="_Toc531700653"/>
            <w:bookmarkEnd w:id="4391"/>
            <w:bookmarkEnd w:id="4392"/>
            <w:bookmarkEnd w:id="4393"/>
          </w:p>
          <w:p w14:paraId="4C4991DA" w14:textId="398F51F9" w:rsidR="0050740B" w:rsidRPr="00794639" w:rsidDel="00BE65C6" w:rsidRDefault="0050740B" w:rsidP="00166AF3">
            <w:pPr>
              <w:pStyle w:val="TableBody"/>
              <w:rPr>
                <w:del w:id="4394" w:author="Elaine Baricante" w:date="2018-11-27T09:59:00Z"/>
                <w:snapToGrid w:val="0"/>
              </w:rPr>
            </w:pPr>
            <w:del w:id="4395" w:author="Elaine Baricante" w:date="2018-11-27T09:59:00Z">
              <w:r w:rsidRPr="00794639" w:rsidDel="00BE65C6">
                <w:rPr>
                  <w:b/>
                  <w:bCs/>
                </w:rPr>
                <w:delText>&lt;typex&gt;</w:delText>
              </w:r>
              <w:r w:rsidRPr="00794639" w:rsidDel="00BE65C6">
                <w:rPr>
                  <w:b/>
                  <w:bCs/>
                </w:rPr>
                <w:tab/>
              </w:r>
              <w:r w:rsidRPr="00794639" w:rsidDel="00BE65C6">
                <w:rPr>
                  <w:snapToGrid w:val="0"/>
                </w:rPr>
                <w:delText>Type of address octet in integer format</w:delText>
              </w:r>
              <w:bookmarkStart w:id="4396" w:name="_Toc531077453"/>
              <w:bookmarkStart w:id="4397" w:name="_Toc531078757"/>
              <w:bookmarkStart w:id="4398" w:name="_Toc531700654"/>
              <w:bookmarkEnd w:id="4396"/>
              <w:bookmarkEnd w:id="4397"/>
              <w:bookmarkEnd w:id="4398"/>
            </w:del>
          </w:p>
          <w:p w14:paraId="3D6D2346" w14:textId="4A48957F" w:rsidR="0050740B" w:rsidRPr="00794639" w:rsidDel="00BE65C6" w:rsidRDefault="0050740B" w:rsidP="00166AF3">
            <w:pPr>
              <w:pStyle w:val="TableBody"/>
              <w:rPr>
                <w:del w:id="4399" w:author="Elaine Baricante" w:date="2018-11-27T09:59:00Z"/>
                <w:snapToGrid w:val="0"/>
              </w:rPr>
            </w:pPr>
            <w:bookmarkStart w:id="4400" w:name="_Toc531077454"/>
            <w:bookmarkStart w:id="4401" w:name="_Toc531078758"/>
            <w:bookmarkStart w:id="4402" w:name="_Toc531700655"/>
            <w:bookmarkEnd w:id="4400"/>
            <w:bookmarkEnd w:id="4401"/>
            <w:bookmarkEnd w:id="4402"/>
          </w:p>
          <w:p w14:paraId="1EEF0E6C" w14:textId="49BD90AF" w:rsidR="0050740B" w:rsidRPr="00794639" w:rsidDel="00BE65C6" w:rsidRDefault="0050740B" w:rsidP="00166AF3">
            <w:pPr>
              <w:pStyle w:val="TableBody"/>
              <w:rPr>
                <w:del w:id="4403" w:author="Elaine Baricante" w:date="2018-11-27T09:59:00Z"/>
                <w:lang w:eastAsia="zh-CN"/>
              </w:rPr>
            </w:pPr>
            <w:del w:id="4404" w:author="Elaine Baricante" w:date="2018-11-27T09:59:00Z">
              <w:r w:rsidRPr="00794639" w:rsidDel="00BE65C6">
                <w:rPr>
                  <w:b/>
                  <w:bCs/>
                </w:rPr>
                <w:delText>&lt;speed&gt;</w:delText>
              </w:r>
              <w:r w:rsidRPr="00794639" w:rsidDel="00BE65C6">
                <w:rPr>
                  <w:bCs/>
                </w:rPr>
                <w:tab/>
                <w:delText>A</w:delText>
              </w:r>
              <w:r w:rsidRPr="00794639" w:rsidDel="00BE65C6">
                <w:rPr>
                  <w:lang w:eastAsia="zh-CN"/>
                </w:rPr>
                <w:delText>s defined in 27.007 sub clause 6.7, corresponding to +CBST setting</w:delText>
              </w:r>
              <w:bookmarkStart w:id="4405" w:name="_Toc531077455"/>
              <w:bookmarkStart w:id="4406" w:name="_Toc531078759"/>
              <w:bookmarkStart w:id="4407" w:name="_Toc531700656"/>
              <w:bookmarkEnd w:id="4405"/>
              <w:bookmarkEnd w:id="4406"/>
              <w:bookmarkEnd w:id="4407"/>
            </w:del>
          </w:p>
          <w:p w14:paraId="5408FE7B" w14:textId="08646AD6" w:rsidR="00C45EBB" w:rsidRPr="00794639" w:rsidDel="00BE65C6" w:rsidRDefault="00C45EBB" w:rsidP="00166AF3">
            <w:pPr>
              <w:pStyle w:val="TableBody"/>
              <w:rPr>
                <w:del w:id="4408" w:author="Elaine Baricante" w:date="2018-11-27T09:59:00Z"/>
                <w:lang w:eastAsia="zh-CN"/>
              </w:rPr>
            </w:pPr>
            <w:bookmarkStart w:id="4409" w:name="_Toc531077456"/>
            <w:bookmarkStart w:id="4410" w:name="_Toc531078760"/>
            <w:bookmarkStart w:id="4411" w:name="_Toc531700657"/>
            <w:bookmarkEnd w:id="4409"/>
            <w:bookmarkEnd w:id="4410"/>
            <w:bookmarkEnd w:id="4411"/>
          </w:p>
          <w:p w14:paraId="781785D4" w14:textId="1CAF00BF" w:rsidR="0050740B" w:rsidRPr="00794639" w:rsidDel="00BE65C6" w:rsidRDefault="0050740B" w:rsidP="00166AF3">
            <w:pPr>
              <w:pStyle w:val="TableBody"/>
              <w:rPr>
                <w:del w:id="4412" w:author="Elaine Baricante" w:date="2018-11-27T09:59:00Z"/>
                <w:snapToGrid w:val="0"/>
                <w:lang w:eastAsia="fr-FR"/>
              </w:rPr>
            </w:pPr>
            <w:del w:id="4413" w:author="Elaine Baricante" w:date="2018-11-27T09:59:00Z">
              <w:r w:rsidRPr="00794639" w:rsidDel="00BE65C6">
                <w:rPr>
                  <w:b/>
                  <w:bCs/>
                </w:rPr>
                <w:delText>&lt;service&gt;</w:delText>
              </w:r>
              <w:r w:rsidRPr="00794639" w:rsidDel="00BE65C6">
                <w:rPr>
                  <w:b/>
                  <w:bCs/>
                </w:rPr>
                <w:tab/>
              </w:r>
              <w:r w:rsidRPr="00794639" w:rsidDel="00BE65C6">
                <w:rPr>
                  <w:snapToGrid w:val="0"/>
                </w:rPr>
                <w:delText>Service related to the phone number</w:delText>
              </w:r>
              <w:bookmarkStart w:id="4414" w:name="_Toc531077457"/>
              <w:bookmarkStart w:id="4415" w:name="_Toc531078761"/>
              <w:bookmarkStart w:id="4416" w:name="_Toc531700658"/>
              <w:bookmarkEnd w:id="4414"/>
              <w:bookmarkEnd w:id="4415"/>
              <w:bookmarkEnd w:id="4416"/>
            </w:del>
          </w:p>
          <w:p w14:paraId="39760B5B" w14:textId="56E895BF" w:rsidR="0050740B" w:rsidRPr="00794639" w:rsidDel="00BE65C6" w:rsidRDefault="0050740B" w:rsidP="00166AF3">
            <w:pPr>
              <w:pStyle w:val="TableBody"/>
              <w:rPr>
                <w:del w:id="4417" w:author="Elaine Baricante" w:date="2018-11-27T09:59:00Z"/>
                <w:snapToGrid w:val="0"/>
              </w:rPr>
            </w:pPr>
            <w:del w:id="4418" w:author="Elaine Baricante" w:date="2018-11-27T09:59:00Z">
              <w:r w:rsidRPr="00794639" w:rsidDel="00BE65C6">
                <w:rPr>
                  <w:snapToGrid w:val="0"/>
                </w:rPr>
                <w:delText>0</w:delText>
              </w:r>
              <w:r w:rsidRPr="00794639" w:rsidDel="00BE65C6">
                <w:rPr>
                  <w:snapToGrid w:val="0"/>
                </w:rPr>
                <w:tab/>
                <w:delText>Asynchronous modem</w:delText>
              </w:r>
              <w:bookmarkStart w:id="4419" w:name="_Toc531077458"/>
              <w:bookmarkStart w:id="4420" w:name="_Toc531078762"/>
              <w:bookmarkStart w:id="4421" w:name="_Toc531700659"/>
              <w:bookmarkEnd w:id="4419"/>
              <w:bookmarkEnd w:id="4420"/>
              <w:bookmarkEnd w:id="4421"/>
            </w:del>
          </w:p>
          <w:p w14:paraId="009E66EC" w14:textId="3E364628" w:rsidR="0050740B" w:rsidRPr="00794639" w:rsidDel="00BE65C6" w:rsidRDefault="0050740B" w:rsidP="00166AF3">
            <w:pPr>
              <w:pStyle w:val="TableBody"/>
              <w:rPr>
                <w:del w:id="4422" w:author="Elaine Baricante" w:date="2018-11-27T09:59:00Z"/>
                <w:snapToGrid w:val="0"/>
              </w:rPr>
            </w:pPr>
            <w:del w:id="4423" w:author="Elaine Baricante" w:date="2018-11-27T09:59:00Z">
              <w:r w:rsidRPr="00794639" w:rsidDel="00BE65C6">
                <w:rPr>
                  <w:snapToGrid w:val="0"/>
                </w:rPr>
                <w:delText>1</w:delText>
              </w:r>
              <w:r w:rsidRPr="00794639" w:rsidDel="00BE65C6">
                <w:rPr>
                  <w:snapToGrid w:val="0"/>
                </w:rPr>
                <w:tab/>
                <w:delText>Synchronous modem</w:delText>
              </w:r>
              <w:bookmarkStart w:id="4424" w:name="_Toc531077459"/>
              <w:bookmarkStart w:id="4425" w:name="_Toc531078763"/>
              <w:bookmarkStart w:id="4426" w:name="_Toc531700660"/>
              <w:bookmarkEnd w:id="4424"/>
              <w:bookmarkEnd w:id="4425"/>
              <w:bookmarkEnd w:id="4426"/>
            </w:del>
          </w:p>
          <w:p w14:paraId="57DF1C70" w14:textId="5FB36EAD" w:rsidR="0050740B" w:rsidRPr="00794639" w:rsidDel="00BE65C6" w:rsidRDefault="0050740B" w:rsidP="00166AF3">
            <w:pPr>
              <w:pStyle w:val="TableBody"/>
              <w:rPr>
                <w:del w:id="4427" w:author="Elaine Baricante" w:date="2018-11-27T09:59:00Z"/>
                <w:snapToGrid w:val="0"/>
              </w:rPr>
            </w:pPr>
            <w:del w:id="4428" w:author="Elaine Baricante" w:date="2018-11-27T09:59:00Z">
              <w:r w:rsidRPr="00794639" w:rsidDel="00BE65C6">
                <w:rPr>
                  <w:snapToGrid w:val="0"/>
                </w:rPr>
                <w:delText>2</w:delText>
              </w:r>
              <w:r w:rsidRPr="00794639" w:rsidDel="00BE65C6">
                <w:rPr>
                  <w:snapToGrid w:val="0"/>
                </w:rPr>
                <w:tab/>
                <w:delText>PAD Access (asynchronous)</w:delText>
              </w:r>
              <w:bookmarkStart w:id="4429" w:name="_Toc531077460"/>
              <w:bookmarkStart w:id="4430" w:name="_Toc531078764"/>
              <w:bookmarkStart w:id="4431" w:name="_Toc531700661"/>
              <w:bookmarkEnd w:id="4429"/>
              <w:bookmarkEnd w:id="4430"/>
              <w:bookmarkEnd w:id="4431"/>
            </w:del>
          </w:p>
          <w:p w14:paraId="2552D114" w14:textId="69BB0675" w:rsidR="0050740B" w:rsidRPr="00794639" w:rsidDel="00BE65C6" w:rsidRDefault="0050740B" w:rsidP="00166AF3">
            <w:pPr>
              <w:pStyle w:val="TableBody"/>
              <w:rPr>
                <w:del w:id="4432" w:author="Elaine Baricante" w:date="2018-11-27T09:59:00Z"/>
                <w:snapToGrid w:val="0"/>
              </w:rPr>
            </w:pPr>
            <w:del w:id="4433" w:author="Elaine Baricante" w:date="2018-11-27T09:59:00Z">
              <w:r w:rsidRPr="00794639" w:rsidDel="00BE65C6">
                <w:rPr>
                  <w:snapToGrid w:val="0"/>
                </w:rPr>
                <w:delText>3</w:delText>
              </w:r>
              <w:r w:rsidRPr="00794639" w:rsidDel="00BE65C6">
                <w:rPr>
                  <w:snapToGrid w:val="0"/>
                </w:rPr>
                <w:tab/>
                <w:delText>Packet Access (synchronous)</w:delText>
              </w:r>
              <w:bookmarkStart w:id="4434" w:name="_Toc531077461"/>
              <w:bookmarkStart w:id="4435" w:name="_Toc531078765"/>
              <w:bookmarkStart w:id="4436" w:name="_Toc531700662"/>
              <w:bookmarkEnd w:id="4434"/>
              <w:bookmarkEnd w:id="4435"/>
              <w:bookmarkEnd w:id="4436"/>
            </w:del>
          </w:p>
          <w:p w14:paraId="752BA9C7" w14:textId="0D538ACD" w:rsidR="0050740B" w:rsidRPr="00794639" w:rsidDel="00BE65C6" w:rsidRDefault="0050740B" w:rsidP="00166AF3">
            <w:pPr>
              <w:pStyle w:val="TableBody"/>
              <w:rPr>
                <w:del w:id="4437" w:author="Elaine Baricante" w:date="2018-11-27T09:59:00Z"/>
                <w:snapToGrid w:val="0"/>
                <w:lang w:eastAsia="fr-FR"/>
              </w:rPr>
            </w:pPr>
            <w:del w:id="4438" w:author="Elaine Baricante" w:date="2018-11-27T09:59:00Z">
              <w:r w:rsidRPr="00794639" w:rsidDel="00BE65C6">
                <w:rPr>
                  <w:snapToGrid w:val="0"/>
                  <w:lang w:eastAsia="fr-FR"/>
                </w:rPr>
                <w:delText>5</w:delText>
              </w:r>
              <w:r w:rsidRPr="00794639" w:rsidDel="00BE65C6">
                <w:rPr>
                  <w:snapToGrid w:val="0"/>
                  <w:lang w:eastAsia="fr-FR"/>
                </w:rPr>
                <w:tab/>
                <w:delText>Fax</w:delText>
              </w:r>
              <w:bookmarkStart w:id="4439" w:name="_Toc531077462"/>
              <w:bookmarkStart w:id="4440" w:name="_Toc531078766"/>
              <w:bookmarkStart w:id="4441" w:name="_Toc531700663"/>
              <w:bookmarkEnd w:id="4439"/>
              <w:bookmarkEnd w:id="4440"/>
              <w:bookmarkEnd w:id="4441"/>
            </w:del>
          </w:p>
          <w:p w14:paraId="271D3C5E" w14:textId="59008DA6" w:rsidR="0050740B" w:rsidRPr="00794639" w:rsidDel="00BE65C6" w:rsidRDefault="0050740B" w:rsidP="00166AF3">
            <w:pPr>
              <w:pStyle w:val="TableBody"/>
              <w:rPr>
                <w:del w:id="4442" w:author="Elaine Baricante" w:date="2018-11-27T09:59:00Z"/>
                <w:snapToGrid w:val="0"/>
                <w:lang w:eastAsia="fr-FR"/>
              </w:rPr>
            </w:pPr>
            <w:bookmarkStart w:id="4443" w:name="_Toc531077463"/>
            <w:bookmarkStart w:id="4444" w:name="_Toc531078767"/>
            <w:bookmarkStart w:id="4445" w:name="_Toc531700664"/>
            <w:bookmarkEnd w:id="4443"/>
            <w:bookmarkEnd w:id="4444"/>
            <w:bookmarkEnd w:id="4445"/>
          </w:p>
          <w:p w14:paraId="27A1AC67" w14:textId="6841999B" w:rsidR="0050740B" w:rsidRPr="00794639" w:rsidDel="00BE65C6" w:rsidRDefault="0050740B" w:rsidP="00166AF3">
            <w:pPr>
              <w:pStyle w:val="TableBody"/>
              <w:rPr>
                <w:del w:id="4446" w:author="Elaine Baricante" w:date="2018-11-27T09:59:00Z"/>
                <w:snapToGrid w:val="0"/>
              </w:rPr>
            </w:pPr>
            <w:del w:id="4447" w:author="Elaine Baricante" w:date="2018-11-27T09:59:00Z">
              <w:r w:rsidRPr="00794639" w:rsidDel="00BE65C6">
                <w:rPr>
                  <w:b/>
                  <w:bCs/>
                </w:rPr>
                <w:delText>&lt;itc&gt;</w:delText>
              </w:r>
              <w:r w:rsidRPr="00794639" w:rsidDel="00BE65C6">
                <w:rPr>
                  <w:b/>
                  <w:bCs/>
                </w:rPr>
                <w:tab/>
              </w:r>
              <w:r w:rsidRPr="00794639" w:rsidDel="00BE65C6">
                <w:rPr>
                  <w:snapToGrid w:val="0"/>
                </w:rPr>
                <w:delText>Information transfer capability</w:delText>
              </w:r>
              <w:bookmarkStart w:id="4448" w:name="_Toc531077464"/>
              <w:bookmarkStart w:id="4449" w:name="_Toc531078768"/>
              <w:bookmarkStart w:id="4450" w:name="_Toc531700665"/>
              <w:bookmarkEnd w:id="4448"/>
              <w:bookmarkEnd w:id="4449"/>
              <w:bookmarkEnd w:id="4450"/>
            </w:del>
          </w:p>
          <w:p w14:paraId="005FC57C" w14:textId="4722545C" w:rsidR="0050740B" w:rsidRPr="00794639" w:rsidDel="00BE65C6" w:rsidRDefault="0050740B" w:rsidP="00166AF3">
            <w:pPr>
              <w:pStyle w:val="TableBody"/>
              <w:rPr>
                <w:del w:id="4451" w:author="Elaine Baricante" w:date="2018-11-27T09:59:00Z"/>
                <w:snapToGrid w:val="0"/>
              </w:rPr>
            </w:pPr>
            <w:del w:id="4452" w:author="Elaine Baricante" w:date="2018-11-27T09:59:00Z">
              <w:r w:rsidRPr="00794639" w:rsidDel="00BE65C6">
                <w:rPr>
                  <w:snapToGrid w:val="0"/>
                </w:rPr>
                <w:delText>0</w:delText>
              </w:r>
              <w:r w:rsidRPr="00794639" w:rsidDel="00BE65C6">
                <w:rPr>
                  <w:snapToGrid w:val="0"/>
                </w:rPr>
                <w:tab/>
                <w:delText>3.1kHz</w:delText>
              </w:r>
              <w:bookmarkStart w:id="4453" w:name="_Toc531077465"/>
              <w:bookmarkStart w:id="4454" w:name="_Toc531078769"/>
              <w:bookmarkStart w:id="4455" w:name="_Toc531700666"/>
              <w:bookmarkEnd w:id="4453"/>
              <w:bookmarkEnd w:id="4454"/>
              <w:bookmarkEnd w:id="4455"/>
            </w:del>
          </w:p>
          <w:p w14:paraId="7527E642" w14:textId="44307B0F" w:rsidR="0050740B" w:rsidRPr="00794639" w:rsidDel="00BE65C6" w:rsidRDefault="0050740B" w:rsidP="00166AF3">
            <w:pPr>
              <w:pStyle w:val="TableBody"/>
              <w:rPr>
                <w:del w:id="4456" w:author="Elaine Baricante" w:date="2018-11-27T09:59:00Z"/>
                <w:snapToGrid w:val="0"/>
              </w:rPr>
            </w:pPr>
            <w:del w:id="4457" w:author="Elaine Baricante" w:date="2018-11-27T09:59:00Z">
              <w:r w:rsidRPr="00794639" w:rsidDel="00BE65C6">
                <w:rPr>
                  <w:snapToGrid w:val="0"/>
                </w:rPr>
                <w:delText>1</w:delText>
              </w:r>
              <w:r w:rsidRPr="00794639" w:rsidDel="00BE65C6">
                <w:rPr>
                  <w:snapToGrid w:val="0"/>
                </w:rPr>
                <w:tab/>
                <w:delText>UDI</w:delText>
              </w:r>
              <w:bookmarkStart w:id="4458" w:name="_Toc531077466"/>
              <w:bookmarkStart w:id="4459" w:name="_Toc531078770"/>
              <w:bookmarkStart w:id="4460" w:name="_Toc531700667"/>
              <w:bookmarkEnd w:id="4458"/>
              <w:bookmarkEnd w:id="4459"/>
              <w:bookmarkEnd w:id="4460"/>
            </w:del>
          </w:p>
        </w:tc>
        <w:bookmarkStart w:id="4461" w:name="_Toc531077467"/>
        <w:bookmarkStart w:id="4462" w:name="_Toc531078771"/>
        <w:bookmarkStart w:id="4463" w:name="_Toc531700668"/>
        <w:bookmarkEnd w:id="4461"/>
        <w:bookmarkEnd w:id="4462"/>
        <w:bookmarkEnd w:id="4463"/>
      </w:tr>
      <w:tr w:rsidR="0050740B" w:rsidRPr="00794639" w:rsidDel="00BE65C6" w14:paraId="6DC03ED5" w14:textId="1CFD3FB2" w:rsidTr="00953CD3">
        <w:trPr>
          <w:cantSplit w:val="0"/>
          <w:trHeight w:val="65"/>
          <w:del w:id="4464" w:author="Elaine Baricante" w:date="2018-11-27T09:59:00Z"/>
        </w:trPr>
        <w:tc>
          <w:tcPr>
            <w:tcW w:w="1707" w:type="dxa"/>
          </w:tcPr>
          <w:p w14:paraId="6172A4E2" w14:textId="6FB8EB33" w:rsidR="00A6762D" w:rsidRPr="00794639" w:rsidDel="00BE65C6" w:rsidRDefault="00A6762D">
            <w:pPr>
              <w:pStyle w:val="TableBody"/>
              <w:rPr>
                <w:del w:id="4465" w:author="Elaine Baricante" w:date="2018-11-27T09:59:00Z"/>
                <w:iCs/>
                <w:u w:val="single"/>
              </w:rPr>
            </w:pPr>
            <w:del w:id="4466" w:author="Elaine Baricante" w:date="2018-11-27T09:59:00Z">
              <w:r w:rsidRPr="00794639" w:rsidDel="00BE65C6">
                <w:rPr>
                  <w:u w:val="single"/>
                </w:rPr>
                <w:delText>Reference</w:delText>
              </w:r>
              <w:bookmarkStart w:id="4467" w:name="_Toc531077468"/>
              <w:bookmarkStart w:id="4468" w:name="_Toc531078772"/>
              <w:bookmarkStart w:id="4469" w:name="_Toc531700669"/>
              <w:bookmarkEnd w:id="4467"/>
              <w:bookmarkEnd w:id="4468"/>
              <w:bookmarkEnd w:id="4469"/>
            </w:del>
          </w:p>
        </w:tc>
        <w:tc>
          <w:tcPr>
            <w:tcW w:w="7290" w:type="dxa"/>
          </w:tcPr>
          <w:p w14:paraId="062C54DC" w14:textId="140EF5ED" w:rsidR="0050740B" w:rsidRPr="00794639" w:rsidDel="00BE65C6" w:rsidRDefault="00787C61" w:rsidP="00166AF3">
            <w:pPr>
              <w:pStyle w:val="TableBody"/>
              <w:rPr>
                <w:del w:id="4470" w:author="Elaine Baricante" w:date="2018-11-27T09:59:00Z"/>
                <w:szCs w:val="20"/>
              </w:rPr>
            </w:pPr>
            <w:del w:id="4471" w:author="Elaine Baricante" w:date="2018-11-27T09:59:00Z">
              <w:r w:rsidRPr="00794639" w:rsidDel="00BE65C6">
                <w:delText>27.007 Rev12</w:delText>
              </w:r>
              <w:bookmarkStart w:id="4472" w:name="_Toc531077469"/>
              <w:bookmarkStart w:id="4473" w:name="_Toc531078773"/>
              <w:bookmarkStart w:id="4474" w:name="_Toc531700670"/>
              <w:bookmarkEnd w:id="4472"/>
              <w:bookmarkEnd w:id="4473"/>
              <w:bookmarkEnd w:id="4474"/>
            </w:del>
          </w:p>
        </w:tc>
        <w:bookmarkStart w:id="4475" w:name="_Toc531077470"/>
        <w:bookmarkStart w:id="4476" w:name="_Toc531078774"/>
        <w:bookmarkStart w:id="4477" w:name="_Toc531700671"/>
        <w:bookmarkEnd w:id="4475"/>
        <w:bookmarkEnd w:id="4476"/>
        <w:bookmarkEnd w:id="4477"/>
      </w:tr>
    </w:tbl>
    <w:p w14:paraId="12896158" w14:textId="79CCF1BB" w:rsidR="00750E6B" w:rsidRPr="000656F8" w:rsidDel="00BE65C6" w:rsidRDefault="00750E6B" w:rsidP="00750E6B">
      <w:pPr>
        <w:pStyle w:val="Note"/>
        <w:rPr>
          <w:ins w:id="4478" w:author="Sevan Sirapian [2]" w:date="2018-11-26T11:12:00Z"/>
          <w:del w:id="4479" w:author="Elaine Baricante" w:date="2018-11-27T09:59:00Z"/>
        </w:rPr>
      </w:pPr>
      <w:ins w:id="4480" w:author="Sevan Sirapian [2]" w:date="2018-11-26T11:12:00Z">
        <w:del w:id="4481" w:author="Elaine Baricante" w:date="2018-11-27T09:59:00Z">
          <w:r w:rsidDel="00BE65C6">
            <w:delText>+CNUM is not supported by HL7800</w:delText>
          </w:r>
          <w:bookmarkStart w:id="4482" w:name="_Toc531077471"/>
          <w:bookmarkStart w:id="4483" w:name="_Toc531078775"/>
          <w:bookmarkStart w:id="4484" w:name="_Toc531700672"/>
          <w:bookmarkEnd w:id="4482"/>
          <w:bookmarkEnd w:id="4483"/>
          <w:bookmarkEnd w:id="4484"/>
        </w:del>
      </w:ins>
    </w:p>
    <w:p w14:paraId="35816FFB" w14:textId="3BE81BA1" w:rsidR="00750E6B" w:rsidRPr="00DF20AD" w:rsidDel="00BE65C6" w:rsidRDefault="00750E6B" w:rsidP="00DF20AD">
      <w:pPr>
        <w:rPr>
          <w:ins w:id="4485" w:author="Sevan Sirapian [2]" w:date="2018-11-26T11:12:00Z"/>
          <w:del w:id="4486" w:author="Elaine Baricante" w:date="2018-11-27T09:59:00Z"/>
        </w:rPr>
      </w:pPr>
      <w:bookmarkStart w:id="4487" w:name="_Toc531077472"/>
      <w:bookmarkStart w:id="4488" w:name="_Toc531078776"/>
      <w:bookmarkStart w:id="4489" w:name="_Toc531700673"/>
      <w:bookmarkEnd w:id="4487"/>
      <w:bookmarkEnd w:id="4488"/>
      <w:bookmarkEnd w:id="4489"/>
    </w:p>
    <w:p w14:paraId="58A3F48E" w14:textId="77777777" w:rsidR="0050740B" w:rsidRPr="00794639" w:rsidRDefault="0050740B" w:rsidP="0050740B">
      <w:pPr>
        <w:pStyle w:val="Heading2"/>
      </w:pPr>
      <w:bookmarkStart w:id="4490" w:name="_Toc368922962"/>
      <w:bookmarkStart w:id="4491" w:name="_Toc369096471"/>
      <w:bookmarkStart w:id="4492" w:name="_Toc369270323"/>
      <w:bookmarkStart w:id="4493" w:name="_Toc369683999"/>
      <w:bookmarkStart w:id="4494" w:name="_Toc489459593"/>
      <w:bookmarkStart w:id="4495" w:name="_Toc503186976"/>
      <w:bookmarkStart w:id="4496" w:name="_Toc503192997"/>
      <w:bookmarkStart w:id="4497" w:name="_Toc503199018"/>
      <w:bookmarkStart w:id="4498" w:name="_Toc503205039"/>
      <w:bookmarkStart w:id="4499" w:name="_Toc345081353"/>
      <w:bookmarkStart w:id="4500" w:name="_Toc349753097"/>
      <w:bookmarkStart w:id="4501" w:name="_Toc349753989"/>
      <w:bookmarkStart w:id="4502" w:name="_Ref366744976"/>
      <w:bookmarkStart w:id="4503" w:name="_Ref369091390"/>
      <w:bookmarkStart w:id="4504" w:name="_Toc368586056"/>
      <w:bookmarkStart w:id="4505" w:name="_Toc486251642"/>
      <w:bookmarkStart w:id="4506" w:name="_Toc531700674"/>
      <w:bookmarkEnd w:id="4490"/>
      <w:bookmarkEnd w:id="4491"/>
      <w:bookmarkEnd w:id="4492"/>
      <w:bookmarkEnd w:id="4493"/>
      <w:bookmarkEnd w:id="4494"/>
      <w:bookmarkEnd w:id="4495"/>
      <w:bookmarkEnd w:id="4496"/>
      <w:bookmarkEnd w:id="4497"/>
      <w:bookmarkEnd w:id="4498"/>
      <w:r w:rsidRPr="00794639">
        <w:t xml:space="preserve">+COPN Command: Read Operator </w:t>
      </w:r>
      <w:bookmarkEnd w:id="4499"/>
      <w:r w:rsidRPr="00794639">
        <w:t>Name</w:t>
      </w:r>
      <w:bookmarkEnd w:id="4500"/>
      <w:bookmarkEnd w:id="4501"/>
      <w:bookmarkEnd w:id="4502"/>
      <w:bookmarkEnd w:id="4503"/>
      <w:bookmarkEnd w:id="4504"/>
      <w:bookmarkEnd w:id="4505"/>
      <w:bookmarkEnd w:id="4506"/>
    </w:p>
    <w:tbl>
      <w:tblPr>
        <w:tblStyle w:val="TableSWIleft"/>
        <w:tblW w:w="8997" w:type="dxa"/>
        <w:tblLayout w:type="fixed"/>
        <w:tblLook w:val="04A0" w:firstRow="1" w:lastRow="0" w:firstColumn="1" w:lastColumn="0" w:noHBand="0" w:noVBand="1"/>
      </w:tblPr>
      <w:tblGrid>
        <w:gridCol w:w="1707"/>
        <w:gridCol w:w="7290"/>
      </w:tblGrid>
      <w:tr w:rsidR="0050740B" w:rsidRPr="00794639" w14:paraId="384D4C8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4E9CC3F" w14:textId="58C010C0" w:rsidR="0050740B" w:rsidRPr="00794639" w:rsidRDefault="00F22490">
            <w:pPr>
              <w:pStyle w:val="TableRowHead"/>
              <w:spacing w:before="144" w:after="144"/>
              <w:rPr>
                <w:bCs w:val="0"/>
              </w:rPr>
            </w:pPr>
            <w:r w:rsidRPr="00794639">
              <w:t>HL7800</w:t>
            </w:r>
          </w:p>
        </w:tc>
      </w:tr>
      <w:tr w:rsidR="0050740B" w:rsidRPr="00794639" w14:paraId="79E45F19" w14:textId="77777777" w:rsidTr="00953CD3">
        <w:trPr>
          <w:trHeight w:val="724"/>
        </w:trPr>
        <w:tc>
          <w:tcPr>
            <w:tcW w:w="1707" w:type="dxa"/>
          </w:tcPr>
          <w:p w14:paraId="087CAC83" w14:textId="77777777" w:rsidR="0050740B" w:rsidRPr="00794639" w:rsidRDefault="0050740B" w:rsidP="00166AF3">
            <w:pPr>
              <w:pStyle w:val="TableBody"/>
              <w:rPr>
                <w:i/>
                <w:szCs w:val="18"/>
              </w:rPr>
            </w:pPr>
            <w:r w:rsidRPr="00794639">
              <w:rPr>
                <w:i/>
                <w:szCs w:val="18"/>
              </w:rPr>
              <w:t>Test command</w:t>
            </w:r>
          </w:p>
          <w:p w14:paraId="31F2C12F" w14:textId="77777777" w:rsidR="0050740B" w:rsidRPr="00794639" w:rsidRDefault="0050740B" w:rsidP="00166AF3">
            <w:pPr>
              <w:pStyle w:val="TableBody"/>
              <w:rPr>
                <w:szCs w:val="18"/>
              </w:rPr>
            </w:pPr>
          </w:p>
          <w:p w14:paraId="48E9E644" w14:textId="77777777" w:rsidR="0050740B" w:rsidRPr="00794639" w:rsidRDefault="0050740B" w:rsidP="00166AF3">
            <w:pPr>
              <w:pStyle w:val="TableBody"/>
              <w:rPr>
                <w:szCs w:val="18"/>
                <w:u w:val="single"/>
              </w:rPr>
            </w:pPr>
            <w:r w:rsidRPr="00794639">
              <w:rPr>
                <w:szCs w:val="18"/>
                <w:u w:val="single"/>
              </w:rPr>
              <w:t>Syntax</w:t>
            </w:r>
          </w:p>
          <w:p w14:paraId="50338F66" w14:textId="77777777" w:rsidR="0050740B" w:rsidRPr="00794639" w:rsidRDefault="0050740B" w:rsidP="00166AF3">
            <w:pPr>
              <w:pStyle w:val="TableBody"/>
              <w:rPr>
                <w:b/>
                <w:szCs w:val="18"/>
              </w:rPr>
            </w:pPr>
            <w:r w:rsidRPr="00794639">
              <w:rPr>
                <w:b/>
                <w:szCs w:val="18"/>
              </w:rPr>
              <w:t>AT+COPN=?</w:t>
            </w:r>
          </w:p>
        </w:tc>
        <w:tc>
          <w:tcPr>
            <w:tcW w:w="7290" w:type="dxa"/>
          </w:tcPr>
          <w:p w14:paraId="65112DF2" w14:textId="77777777" w:rsidR="0050740B" w:rsidRPr="00794639" w:rsidRDefault="0050740B" w:rsidP="00166AF3">
            <w:pPr>
              <w:pStyle w:val="TableBody"/>
              <w:rPr>
                <w:szCs w:val="18"/>
                <w:u w:val="single"/>
              </w:rPr>
            </w:pPr>
          </w:p>
          <w:p w14:paraId="5F1C7A59" w14:textId="77777777" w:rsidR="0050740B" w:rsidRPr="00794639" w:rsidRDefault="0050740B" w:rsidP="00166AF3">
            <w:pPr>
              <w:pStyle w:val="TableBody"/>
              <w:rPr>
                <w:szCs w:val="18"/>
                <w:u w:val="single"/>
              </w:rPr>
            </w:pPr>
          </w:p>
          <w:p w14:paraId="628E9593" w14:textId="77777777" w:rsidR="0050740B" w:rsidRPr="00794639" w:rsidRDefault="0050740B" w:rsidP="00166AF3">
            <w:pPr>
              <w:pStyle w:val="TableBody"/>
              <w:rPr>
                <w:szCs w:val="18"/>
                <w:u w:val="single"/>
              </w:rPr>
            </w:pPr>
            <w:r w:rsidRPr="00794639">
              <w:rPr>
                <w:szCs w:val="18"/>
                <w:u w:val="single"/>
              </w:rPr>
              <w:t>Response</w:t>
            </w:r>
          </w:p>
          <w:p w14:paraId="130D222A" w14:textId="77777777" w:rsidR="0050740B" w:rsidRPr="00794639" w:rsidRDefault="0050740B" w:rsidP="00166AF3">
            <w:pPr>
              <w:pStyle w:val="TableBody"/>
              <w:rPr>
                <w:b/>
                <w:szCs w:val="18"/>
              </w:rPr>
            </w:pPr>
            <w:r w:rsidRPr="00794639">
              <w:rPr>
                <w:b/>
                <w:szCs w:val="18"/>
              </w:rPr>
              <w:t>OK</w:t>
            </w:r>
          </w:p>
        </w:tc>
      </w:tr>
      <w:tr w:rsidR="0050740B" w:rsidRPr="00794639" w14:paraId="6592A168" w14:textId="77777777" w:rsidTr="00953CD3">
        <w:trPr>
          <w:cantSplit w:val="0"/>
          <w:trHeight w:val="1316"/>
        </w:trPr>
        <w:tc>
          <w:tcPr>
            <w:tcW w:w="1707" w:type="dxa"/>
          </w:tcPr>
          <w:p w14:paraId="49214AFA" w14:textId="77777777" w:rsidR="0050740B" w:rsidRPr="00794639" w:rsidRDefault="0050740B" w:rsidP="00166AF3">
            <w:pPr>
              <w:pStyle w:val="TableBody"/>
              <w:rPr>
                <w:i/>
                <w:szCs w:val="18"/>
              </w:rPr>
            </w:pPr>
            <w:r w:rsidRPr="00794639">
              <w:rPr>
                <w:i/>
                <w:szCs w:val="18"/>
              </w:rPr>
              <w:t>Execute command</w:t>
            </w:r>
          </w:p>
          <w:p w14:paraId="1D462D44" w14:textId="77777777" w:rsidR="0050740B" w:rsidRPr="00794639" w:rsidRDefault="0050740B" w:rsidP="00166AF3">
            <w:pPr>
              <w:pStyle w:val="TableBody"/>
              <w:rPr>
                <w:szCs w:val="18"/>
              </w:rPr>
            </w:pPr>
          </w:p>
          <w:p w14:paraId="28435861" w14:textId="77777777" w:rsidR="0050740B" w:rsidRPr="00794639" w:rsidRDefault="0050740B" w:rsidP="00166AF3">
            <w:pPr>
              <w:pStyle w:val="TableBody"/>
              <w:rPr>
                <w:szCs w:val="18"/>
                <w:u w:val="single"/>
              </w:rPr>
            </w:pPr>
            <w:r w:rsidRPr="00794639">
              <w:rPr>
                <w:szCs w:val="18"/>
                <w:u w:val="single"/>
              </w:rPr>
              <w:t>Syntax</w:t>
            </w:r>
          </w:p>
          <w:p w14:paraId="3AA25070" w14:textId="77777777" w:rsidR="0050740B" w:rsidRPr="00794639" w:rsidRDefault="0050740B" w:rsidP="00166AF3">
            <w:pPr>
              <w:pStyle w:val="TableBody"/>
              <w:rPr>
                <w:b/>
                <w:szCs w:val="18"/>
              </w:rPr>
            </w:pPr>
            <w:r w:rsidRPr="00794639">
              <w:rPr>
                <w:b/>
                <w:szCs w:val="18"/>
              </w:rPr>
              <w:t>AT+COPN</w:t>
            </w:r>
          </w:p>
        </w:tc>
        <w:tc>
          <w:tcPr>
            <w:tcW w:w="7290" w:type="dxa"/>
          </w:tcPr>
          <w:p w14:paraId="7FF4B24C" w14:textId="77777777" w:rsidR="0050740B" w:rsidRPr="00794639" w:rsidRDefault="0050740B" w:rsidP="00166AF3">
            <w:pPr>
              <w:pStyle w:val="TableBody"/>
              <w:rPr>
                <w:szCs w:val="18"/>
                <w:u w:val="single"/>
              </w:rPr>
            </w:pPr>
          </w:p>
          <w:p w14:paraId="6969171A" w14:textId="77777777" w:rsidR="0050740B" w:rsidRPr="00794639" w:rsidRDefault="0050740B" w:rsidP="00166AF3">
            <w:pPr>
              <w:pStyle w:val="TableBody"/>
              <w:rPr>
                <w:szCs w:val="18"/>
                <w:u w:val="single"/>
              </w:rPr>
            </w:pPr>
          </w:p>
          <w:p w14:paraId="7FA82645" w14:textId="77777777" w:rsidR="0050740B" w:rsidRPr="00794639" w:rsidRDefault="0050740B" w:rsidP="00166AF3">
            <w:pPr>
              <w:pStyle w:val="TableBody"/>
              <w:rPr>
                <w:szCs w:val="18"/>
                <w:u w:val="single"/>
              </w:rPr>
            </w:pPr>
            <w:r w:rsidRPr="00794639">
              <w:rPr>
                <w:szCs w:val="18"/>
                <w:u w:val="single"/>
              </w:rPr>
              <w:t>Response</w:t>
            </w:r>
          </w:p>
          <w:p w14:paraId="70D11F7F" w14:textId="77777777" w:rsidR="0050740B" w:rsidRPr="00794639" w:rsidRDefault="0050740B" w:rsidP="00166AF3">
            <w:pPr>
              <w:pStyle w:val="TableBody"/>
              <w:rPr>
                <w:b/>
                <w:snapToGrid w:val="0"/>
                <w:szCs w:val="18"/>
                <w:lang w:eastAsia="zh-CN"/>
              </w:rPr>
            </w:pPr>
            <w:r w:rsidRPr="00794639">
              <w:rPr>
                <w:b/>
                <w:snapToGrid w:val="0"/>
                <w:szCs w:val="18"/>
              </w:rPr>
              <w:t>+COPN: &lt;numeric1&gt;,&lt;alpha1&gt;[&lt;CR&gt;&lt;LF&gt;</w:t>
            </w:r>
          </w:p>
          <w:p w14:paraId="21B243D9" w14:textId="77777777" w:rsidR="0050740B" w:rsidRPr="00794639" w:rsidRDefault="0050740B" w:rsidP="00166AF3">
            <w:pPr>
              <w:pStyle w:val="TableBody"/>
              <w:rPr>
                <w:b/>
                <w:snapToGrid w:val="0"/>
                <w:szCs w:val="18"/>
                <w:lang w:eastAsia="fr-FR"/>
              </w:rPr>
            </w:pPr>
            <w:r w:rsidRPr="00794639">
              <w:rPr>
                <w:b/>
                <w:snapToGrid w:val="0"/>
                <w:szCs w:val="18"/>
              </w:rPr>
              <w:t>+COPN: &lt;numeric2&gt;,&lt;alpha2&gt;</w:t>
            </w:r>
          </w:p>
          <w:p w14:paraId="4EE1A749" w14:textId="77777777" w:rsidR="0050740B" w:rsidRPr="00794639" w:rsidRDefault="0050740B" w:rsidP="00166AF3">
            <w:pPr>
              <w:pStyle w:val="TableBody"/>
              <w:rPr>
                <w:b/>
                <w:snapToGrid w:val="0"/>
                <w:szCs w:val="18"/>
              </w:rPr>
            </w:pPr>
            <w:r w:rsidRPr="00794639">
              <w:rPr>
                <w:b/>
                <w:snapToGrid w:val="0"/>
                <w:szCs w:val="18"/>
              </w:rPr>
              <w:t>[...]]</w:t>
            </w:r>
          </w:p>
          <w:p w14:paraId="41DB71FD" w14:textId="77777777" w:rsidR="0050740B" w:rsidRPr="00794639" w:rsidRDefault="0050740B" w:rsidP="00166AF3">
            <w:pPr>
              <w:pStyle w:val="TableBody"/>
              <w:rPr>
                <w:b/>
                <w:snapToGrid w:val="0"/>
                <w:szCs w:val="18"/>
              </w:rPr>
            </w:pPr>
            <w:r w:rsidRPr="00794639">
              <w:rPr>
                <w:b/>
                <w:snapToGrid w:val="0"/>
                <w:szCs w:val="18"/>
              </w:rPr>
              <w:t>OK</w:t>
            </w:r>
          </w:p>
          <w:p w14:paraId="1AB0C1EA" w14:textId="77777777" w:rsidR="0050740B" w:rsidRPr="00794639" w:rsidRDefault="0050740B" w:rsidP="00166AF3">
            <w:pPr>
              <w:pStyle w:val="TableBody"/>
            </w:pPr>
          </w:p>
          <w:p w14:paraId="0A0C0108" w14:textId="77777777" w:rsidR="0050740B" w:rsidRPr="00794639" w:rsidRDefault="0050740B" w:rsidP="00166AF3">
            <w:pPr>
              <w:pStyle w:val="TableBody"/>
            </w:pPr>
            <w:r w:rsidRPr="00794639">
              <w:t>or</w:t>
            </w:r>
          </w:p>
          <w:p w14:paraId="09904D47" w14:textId="77777777" w:rsidR="0050740B" w:rsidRPr="00794639" w:rsidRDefault="0050740B" w:rsidP="00166AF3">
            <w:pPr>
              <w:pStyle w:val="TableBody"/>
              <w:rPr>
                <w:b/>
              </w:rPr>
            </w:pPr>
            <w:r w:rsidRPr="00794639">
              <w:rPr>
                <w:b/>
              </w:rPr>
              <w:t>+CME ERROR: &lt;err&gt;</w:t>
            </w:r>
          </w:p>
          <w:p w14:paraId="7FF14733" w14:textId="77777777" w:rsidR="0050740B" w:rsidRPr="00794639" w:rsidRDefault="0050740B" w:rsidP="00166AF3">
            <w:pPr>
              <w:pStyle w:val="TableBody"/>
              <w:rPr>
                <w:szCs w:val="18"/>
              </w:rPr>
            </w:pPr>
          </w:p>
          <w:p w14:paraId="66456862" w14:textId="77777777" w:rsidR="0050740B" w:rsidRPr="00794639" w:rsidRDefault="0050740B" w:rsidP="00166AF3">
            <w:pPr>
              <w:pStyle w:val="TableBody"/>
              <w:rPr>
                <w:szCs w:val="18"/>
                <w:u w:val="single"/>
              </w:rPr>
            </w:pPr>
            <w:r w:rsidRPr="00794639">
              <w:rPr>
                <w:szCs w:val="18"/>
                <w:u w:val="single"/>
              </w:rPr>
              <w:t>Parameters</w:t>
            </w:r>
          </w:p>
          <w:p w14:paraId="0FC2775C" w14:textId="77777777" w:rsidR="0050740B" w:rsidRPr="00794639" w:rsidRDefault="0050740B" w:rsidP="00166AF3">
            <w:pPr>
              <w:pStyle w:val="TableBody"/>
              <w:rPr>
                <w:snapToGrid w:val="0"/>
                <w:szCs w:val="18"/>
              </w:rPr>
            </w:pPr>
            <w:r w:rsidRPr="00794639">
              <w:rPr>
                <w:b/>
                <w:snapToGrid w:val="0"/>
                <w:szCs w:val="18"/>
              </w:rPr>
              <w:t>&lt;numeric&gt;</w:t>
            </w:r>
            <w:r w:rsidRPr="00794639">
              <w:rPr>
                <w:snapToGrid w:val="0"/>
                <w:szCs w:val="18"/>
              </w:rPr>
              <w:tab/>
              <w:t xml:space="preserve">String type; operator in numeric format (see </w:t>
            </w:r>
            <w:r w:rsidRPr="00794639">
              <w:rPr>
                <w:rStyle w:val="Code"/>
              </w:rPr>
              <w:t>+COPS</w:t>
            </w:r>
            <w:r w:rsidRPr="00794639">
              <w:rPr>
                <w:snapToGrid w:val="0"/>
                <w:szCs w:val="18"/>
              </w:rPr>
              <w:t>)</w:t>
            </w:r>
          </w:p>
          <w:p w14:paraId="3269AC49" w14:textId="77777777" w:rsidR="0050740B" w:rsidRPr="00794639" w:rsidRDefault="0050740B" w:rsidP="00166AF3">
            <w:pPr>
              <w:pStyle w:val="TableBody"/>
              <w:rPr>
                <w:snapToGrid w:val="0"/>
                <w:szCs w:val="18"/>
              </w:rPr>
            </w:pPr>
          </w:p>
          <w:p w14:paraId="1B033846" w14:textId="77777777" w:rsidR="0050740B" w:rsidRPr="00794639" w:rsidRDefault="0050740B" w:rsidP="00166AF3">
            <w:pPr>
              <w:pStyle w:val="TableBody"/>
              <w:rPr>
                <w:snapToGrid w:val="0"/>
                <w:szCs w:val="18"/>
              </w:rPr>
            </w:pPr>
            <w:r w:rsidRPr="00794639">
              <w:rPr>
                <w:b/>
                <w:snapToGrid w:val="0"/>
                <w:szCs w:val="18"/>
              </w:rPr>
              <w:t>&lt;alpha&gt;</w:t>
            </w:r>
            <w:r w:rsidRPr="00794639">
              <w:rPr>
                <w:snapToGrid w:val="0"/>
                <w:szCs w:val="18"/>
              </w:rPr>
              <w:tab/>
              <w:t xml:space="preserve">String type; operator in long alphanumeric format (see </w:t>
            </w:r>
            <w:r w:rsidRPr="00794639">
              <w:rPr>
                <w:rStyle w:val="Code"/>
              </w:rPr>
              <w:t>+COPS</w:t>
            </w:r>
            <w:r w:rsidRPr="00794639">
              <w:rPr>
                <w:snapToGrid w:val="0"/>
                <w:szCs w:val="18"/>
              </w:rPr>
              <w:t>)</w:t>
            </w:r>
          </w:p>
        </w:tc>
      </w:tr>
      <w:tr w:rsidR="0050740B" w:rsidRPr="00794639" w14:paraId="3AB19A70" w14:textId="77777777" w:rsidTr="00953CD3">
        <w:trPr>
          <w:cantSplit w:val="0"/>
          <w:trHeight w:val="65"/>
        </w:trPr>
        <w:tc>
          <w:tcPr>
            <w:tcW w:w="1707" w:type="dxa"/>
          </w:tcPr>
          <w:p w14:paraId="4546F3AA" w14:textId="611DA1D8" w:rsidR="007F3734" w:rsidRPr="00794639" w:rsidRDefault="007F3734">
            <w:pPr>
              <w:pStyle w:val="TableBody"/>
              <w:rPr>
                <w:szCs w:val="18"/>
                <w:u w:val="single"/>
              </w:rPr>
            </w:pPr>
            <w:r w:rsidRPr="00794639">
              <w:rPr>
                <w:szCs w:val="18"/>
                <w:u w:val="single"/>
              </w:rPr>
              <w:t>Reference</w:t>
            </w:r>
          </w:p>
        </w:tc>
        <w:tc>
          <w:tcPr>
            <w:tcW w:w="7290" w:type="dxa"/>
          </w:tcPr>
          <w:p w14:paraId="4DFE9547" w14:textId="05A865D8" w:rsidR="0050740B" w:rsidRPr="00794639" w:rsidRDefault="00787C61" w:rsidP="00166AF3">
            <w:pPr>
              <w:pStyle w:val="TableBody"/>
            </w:pPr>
            <w:r w:rsidRPr="00794639">
              <w:rPr>
                <w:szCs w:val="18"/>
              </w:rPr>
              <w:t>27.007 Rev12</w:t>
            </w:r>
          </w:p>
        </w:tc>
      </w:tr>
    </w:tbl>
    <w:p w14:paraId="4A7E85C4" w14:textId="77777777" w:rsidR="0050740B" w:rsidRPr="00794639" w:rsidRDefault="0050740B" w:rsidP="0050740B">
      <w:pPr>
        <w:pStyle w:val="Heading2"/>
      </w:pPr>
      <w:bookmarkStart w:id="4507" w:name="_Toc345081354"/>
      <w:bookmarkStart w:id="4508" w:name="_Toc349753098"/>
      <w:bookmarkStart w:id="4509" w:name="_Toc349753990"/>
      <w:bookmarkStart w:id="4510" w:name="_Ref366745024"/>
      <w:bookmarkStart w:id="4511" w:name="_Ref369091407"/>
      <w:bookmarkStart w:id="4512" w:name="_Toc368586057"/>
      <w:bookmarkStart w:id="4513" w:name="_Toc486251643"/>
      <w:bookmarkStart w:id="4514" w:name="_Ref489344850"/>
      <w:bookmarkStart w:id="4515" w:name="_Ref489344852"/>
      <w:bookmarkStart w:id="4516" w:name="_Ref518913411"/>
      <w:bookmarkStart w:id="4517" w:name="_Ref518913413"/>
      <w:bookmarkStart w:id="4518" w:name="_Ref528144725"/>
      <w:bookmarkStart w:id="4519" w:name="_Ref528144727"/>
      <w:bookmarkStart w:id="4520" w:name="_Ref531008285"/>
      <w:bookmarkStart w:id="4521" w:name="_Ref531008287"/>
      <w:bookmarkStart w:id="4522" w:name="_Toc531700675"/>
      <w:r w:rsidRPr="00794639">
        <w:t xml:space="preserve">+COPS Command: Operator </w:t>
      </w:r>
      <w:bookmarkEnd w:id="4507"/>
      <w:r w:rsidRPr="00794639">
        <w:t>Selection</w:t>
      </w:r>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p>
    <w:tbl>
      <w:tblPr>
        <w:tblStyle w:val="TableSWIleft"/>
        <w:tblW w:w="8997" w:type="dxa"/>
        <w:tblLayout w:type="fixed"/>
        <w:tblLook w:val="04A0" w:firstRow="1" w:lastRow="0" w:firstColumn="1" w:lastColumn="0" w:noHBand="0" w:noVBand="1"/>
      </w:tblPr>
      <w:tblGrid>
        <w:gridCol w:w="1707"/>
        <w:gridCol w:w="7290"/>
        <w:tblGridChange w:id="4523">
          <w:tblGrid>
            <w:gridCol w:w="1707"/>
            <w:gridCol w:w="7290"/>
          </w:tblGrid>
        </w:tblGridChange>
      </w:tblGrid>
      <w:tr w:rsidR="0050740B" w:rsidRPr="00794639" w14:paraId="5E68596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2DE8A30" w14:textId="1890860A" w:rsidR="0050740B" w:rsidRPr="00794639" w:rsidRDefault="00F22490" w:rsidP="00166AF3">
            <w:pPr>
              <w:pStyle w:val="TableColumnHead"/>
              <w:spacing w:before="144" w:after="144"/>
              <w:rPr>
                <w:lang w:eastAsia="zh-CN"/>
              </w:rPr>
            </w:pPr>
            <w:r w:rsidRPr="00794639">
              <w:rPr>
                <w:lang w:eastAsia="zh-CN"/>
              </w:rPr>
              <w:t>HL7800</w:t>
            </w:r>
          </w:p>
        </w:tc>
      </w:tr>
      <w:tr w:rsidR="0050740B" w:rsidRPr="00794639" w14:paraId="68AAB21D" w14:textId="77777777" w:rsidTr="00953CD3">
        <w:trPr>
          <w:trHeight w:val="1221"/>
        </w:trPr>
        <w:tc>
          <w:tcPr>
            <w:tcW w:w="1707" w:type="dxa"/>
          </w:tcPr>
          <w:p w14:paraId="643AE24A" w14:textId="77777777" w:rsidR="0050740B" w:rsidRPr="00794639" w:rsidRDefault="0050740B" w:rsidP="00166AF3">
            <w:pPr>
              <w:pStyle w:val="TableBody"/>
              <w:rPr>
                <w:rFonts w:ascii="Times New Roman" w:hAnsi="Times New Roman" w:cs="Times New Roman"/>
                <w:i/>
                <w:sz w:val="20"/>
                <w:szCs w:val="20"/>
              </w:rPr>
            </w:pPr>
            <w:r w:rsidRPr="00794639">
              <w:rPr>
                <w:i/>
              </w:rPr>
              <w:t>Test command</w:t>
            </w:r>
          </w:p>
          <w:p w14:paraId="42082639" w14:textId="77777777" w:rsidR="0050740B" w:rsidRPr="00794639" w:rsidRDefault="0050740B" w:rsidP="00166AF3">
            <w:pPr>
              <w:pStyle w:val="TableBody"/>
            </w:pPr>
          </w:p>
          <w:p w14:paraId="4DAF1D6A" w14:textId="77777777" w:rsidR="0050740B" w:rsidRPr="00794639" w:rsidRDefault="0050740B" w:rsidP="00166AF3">
            <w:pPr>
              <w:pStyle w:val="TableBody"/>
              <w:rPr>
                <w:u w:val="single"/>
              </w:rPr>
            </w:pPr>
            <w:r w:rsidRPr="00794639">
              <w:rPr>
                <w:u w:val="single"/>
              </w:rPr>
              <w:t>Syntax</w:t>
            </w:r>
          </w:p>
          <w:p w14:paraId="52085B00" w14:textId="77777777" w:rsidR="0050740B" w:rsidRPr="00794639" w:rsidRDefault="0050740B" w:rsidP="00166AF3">
            <w:pPr>
              <w:pStyle w:val="TableBody"/>
              <w:rPr>
                <w:b/>
              </w:rPr>
            </w:pPr>
            <w:r w:rsidRPr="00794639">
              <w:rPr>
                <w:b/>
              </w:rPr>
              <w:t>AT+COPS=?</w:t>
            </w:r>
          </w:p>
        </w:tc>
        <w:tc>
          <w:tcPr>
            <w:tcW w:w="7290" w:type="dxa"/>
          </w:tcPr>
          <w:p w14:paraId="2597F3A1" w14:textId="77777777" w:rsidR="0050740B" w:rsidRPr="00794639" w:rsidRDefault="0050740B" w:rsidP="00166AF3">
            <w:pPr>
              <w:pStyle w:val="TableBody"/>
            </w:pPr>
          </w:p>
          <w:p w14:paraId="516A3F27" w14:textId="77777777" w:rsidR="0050740B" w:rsidRPr="00794639" w:rsidRDefault="0050740B" w:rsidP="00166AF3">
            <w:pPr>
              <w:pStyle w:val="TableBody"/>
            </w:pPr>
          </w:p>
          <w:p w14:paraId="7405A8EF" w14:textId="77777777" w:rsidR="0050740B" w:rsidRPr="00794639" w:rsidRDefault="0050740B" w:rsidP="00166AF3">
            <w:pPr>
              <w:pStyle w:val="TableBody"/>
              <w:rPr>
                <w:u w:val="single"/>
              </w:rPr>
            </w:pPr>
            <w:r w:rsidRPr="00794639">
              <w:rPr>
                <w:u w:val="single"/>
              </w:rPr>
              <w:t>Response</w:t>
            </w:r>
          </w:p>
          <w:p w14:paraId="58E10C5C" w14:textId="746FA807" w:rsidR="0050740B" w:rsidRPr="00006D08" w:rsidRDefault="0050740B" w:rsidP="00166AF3">
            <w:pPr>
              <w:pStyle w:val="TableBody"/>
              <w:rPr>
                <w:b/>
              </w:rPr>
            </w:pPr>
            <w:r w:rsidRPr="00794639">
              <w:rPr>
                <w:b/>
              </w:rPr>
              <w:t xml:space="preserve">+COPS: </w:t>
            </w:r>
            <w:r w:rsidRPr="00DF20AD">
              <w:rPr>
                <w:b/>
              </w:rPr>
              <w:t>[</w:t>
            </w:r>
            <w:r w:rsidRPr="003476E0">
              <w:t xml:space="preserve">list of supported </w:t>
            </w:r>
            <w:r w:rsidRPr="00DF20AD">
              <w:rPr>
                <w:b/>
              </w:rPr>
              <w:t>(</w:t>
            </w:r>
            <w:r w:rsidRPr="003476E0">
              <w:rPr>
                <w:b/>
              </w:rPr>
              <w:t>&lt;stat&gt;</w:t>
            </w:r>
            <w:r w:rsidRPr="003476E0">
              <w:t xml:space="preserve">, long alphanumeric </w:t>
            </w:r>
            <w:r w:rsidRPr="003476E0">
              <w:rPr>
                <w:b/>
              </w:rPr>
              <w:t>&lt;oper&gt;</w:t>
            </w:r>
            <w:r w:rsidRPr="003476E0">
              <w:t>, short alphanumeric</w:t>
            </w:r>
            <w:r w:rsidRPr="003476E0">
              <w:rPr>
                <w:b/>
              </w:rPr>
              <w:t xml:space="preserve"> &lt;oper&gt;</w:t>
            </w:r>
            <w:r w:rsidRPr="003476E0">
              <w:t>, numeric</w:t>
            </w:r>
            <w:r w:rsidRPr="003476E0">
              <w:rPr>
                <w:b/>
              </w:rPr>
              <w:t xml:space="preserve"> &lt;oper&gt;[,&lt; AcT&gt;</w:t>
            </w:r>
            <w:r w:rsidR="00FB19E7" w:rsidRPr="003476E0">
              <w:rPr>
                <w:b/>
              </w:rPr>
              <w:t>]</w:t>
            </w:r>
            <w:r w:rsidR="00D90297">
              <w:rPr>
                <w:b/>
              </w:rPr>
              <w:t>)</w:t>
            </w:r>
            <w:commentRangeStart w:id="4524"/>
            <w:r w:rsidRPr="003476E0">
              <w:t>s</w:t>
            </w:r>
            <w:commentRangeEnd w:id="4524"/>
            <w:r w:rsidR="00FB19E7" w:rsidRPr="00DF20AD">
              <w:rPr>
                <w:rStyle w:val="CommentReference"/>
                <w:rFonts w:ascii="Verdana" w:hAnsi="Verdana"/>
                <w:b/>
              </w:rPr>
              <w:commentReference w:id="4524"/>
            </w:r>
            <w:r w:rsidRPr="00DF20AD">
              <w:rPr>
                <w:b/>
              </w:rPr>
              <w:t>][,,(</w:t>
            </w:r>
            <w:r w:rsidRPr="00794639">
              <w:t>list of supported</w:t>
            </w:r>
            <w:r w:rsidRPr="000656F8">
              <w:rPr>
                <w:b/>
              </w:rPr>
              <w:t xml:space="preserve"> &lt;mode&gt;</w:t>
            </w:r>
            <w:r w:rsidRPr="00B27D80">
              <w:t>s</w:t>
            </w:r>
            <w:r w:rsidRPr="00DF20AD">
              <w:rPr>
                <w:b/>
              </w:rPr>
              <w:t>),(</w:t>
            </w:r>
            <w:r w:rsidRPr="00B27D80">
              <w:t>list of supported</w:t>
            </w:r>
            <w:r w:rsidR="003476E0">
              <w:rPr>
                <w:b/>
              </w:rPr>
              <w:br/>
            </w:r>
            <w:r w:rsidRPr="007E4A1F">
              <w:rPr>
                <w:b/>
              </w:rPr>
              <w:t>&lt;format&gt;</w:t>
            </w:r>
            <w:r w:rsidRPr="007E4A1F">
              <w:t>s</w:t>
            </w:r>
            <w:r w:rsidRPr="00DF20AD">
              <w:rPr>
                <w:b/>
              </w:rPr>
              <w:t>)]</w:t>
            </w:r>
          </w:p>
          <w:p w14:paraId="4CA40A93" w14:textId="77777777" w:rsidR="0050740B" w:rsidRPr="005C602E" w:rsidRDefault="0050740B" w:rsidP="00166AF3">
            <w:pPr>
              <w:pStyle w:val="TableBody"/>
              <w:rPr>
                <w:b/>
              </w:rPr>
            </w:pPr>
            <w:r w:rsidRPr="005C602E">
              <w:rPr>
                <w:b/>
              </w:rPr>
              <w:t>OK</w:t>
            </w:r>
          </w:p>
          <w:p w14:paraId="4C368B7C" w14:textId="77777777" w:rsidR="0050740B" w:rsidRPr="00913410" w:rsidRDefault="0050740B" w:rsidP="00166AF3">
            <w:pPr>
              <w:pStyle w:val="TableBody"/>
            </w:pPr>
          </w:p>
          <w:p w14:paraId="6391E4F8" w14:textId="77777777" w:rsidR="0050740B" w:rsidRPr="003476E0" w:rsidRDefault="0050740B" w:rsidP="00166AF3">
            <w:pPr>
              <w:pStyle w:val="TableBody"/>
            </w:pPr>
            <w:r w:rsidRPr="003010FE">
              <w:t>or</w:t>
            </w:r>
          </w:p>
          <w:p w14:paraId="6F09DE86" w14:textId="77777777" w:rsidR="0050740B" w:rsidRPr="00A5422A" w:rsidRDefault="0050740B" w:rsidP="00166AF3">
            <w:pPr>
              <w:pStyle w:val="TableBody"/>
              <w:rPr>
                <w:b/>
              </w:rPr>
            </w:pPr>
            <w:r w:rsidRPr="00A5422A">
              <w:rPr>
                <w:b/>
              </w:rPr>
              <w:t>+CME ERROR: &lt;err&gt;</w:t>
            </w:r>
          </w:p>
        </w:tc>
      </w:tr>
      <w:tr w:rsidR="0050740B" w:rsidRPr="00794639" w14:paraId="4A94178B" w14:textId="77777777" w:rsidTr="00953CD3">
        <w:trPr>
          <w:trHeight w:val="1316"/>
        </w:trPr>
        <w:tc>
          <w:tcPr>
            <w:tcW w:w="1707" w:type="dxa"/>
          </w:tcPr>
          <w:p w14:paraId="777FF10D" w14:textId="77777777" w:rsidR="0050740B" w:rsidRPr="00794639" w:rsidRDefault="0050740B" w:rsidP="00166AF3">
            <w:pPr>
              <w:pStyle w:val="TableBody"/>
              <w:rPr>
                <w:rFonts w:ascii="Times New Roman" w:hAnsi="Times New Roman" w:cs="Times New Roman"/>
                <w:i/>
                <w:sz w:val="20"/>
                <w:szCs w:val="20"/>
              </w:rPr>
            </w:pPr>
            <w:r w:rsidRPr="00794639">
              <w:rPr>
                <w:i/>
              </w:rPr>
              <w:t>Read command</w:t>
            </w:r>
          </w:p>
          <w:p w14:paraId="024F7CDB" w14:textId="77777777" w:rsidR="0050740B" w:rsidRPr="00794639" w:rsidRDefault="0050740B" w:rsidP="00166AF3">
            <w:pPr>
              <w:pStyle w:val="TableBody"/>
            </w:pPr>
          </w:p>
          <w:p w14:paraId="3E759E39" w14:textId="77777777" w:rsidR="0050740B" w:rsidRPr="00794639" w:rsidRDefault="0050740B" w:rsidP="00166AF3">
            <w:pPr>
              <w:pStyle w:val="TableBody"/>
              <w:rPr>
                <w:u w:val="single"/>
              </w:rPr>
            </w:pPr>
            <w:r w:rsidRPr="00794639">
              <w:rPr>
                <w:u w:val="single"/>
              </w:rPr>
              <w:t>Syntax</w:t>
            </w:r>
          </w:p>
          <w:p w14:paraId="4143C12F" w14:textId="77777777" w:rsidR="0050740B" w:rsidRPr="00794639" w:rsidRDefault="0050740B" w:rsidP="00166AF3">
            <w:pPr>
              <w:pStyle w:val="TableBody"/>
              <w:rPr>
                <w:b/>
              </w:rPr>
            </w:pPr>
            <w:r w:rsidRPr="00794639">
              <w:rPr>
                <w:b/>
              </w:rPr>
              <w:t>AT+COPS?</w:t>
            </w:r>
          </w:p>
        </w:tc>
        <w:tc>
          <w:tcPr>
            <w:tcW w:w="7290" w:type="dxa"/>
          </w:tcPr>
          <w:p w14:paraId="5F56F5B3" w14:textId="77777777" w:rsidR="0050740B" w:rsidRPr="00794639" w:rsidRDefault="0050740B" w:rsidP="00166AF3">
            <w:pPr>
              <w:pStyle w:val="TableBody"/>
            </w:pPr>
          </w:p>
          <w:p w14:paraId="261CB4C3" w14:textId="77777777" w:rsidR="0050740B" w:rsidRPr="00794639" w:rsidRDefault="0050740B" w:rsidP="00166AF3">
            <w:pPr>
              <w:pStyle w:val="TableBody"/>
            </w:pPr>
          </w:p>
          <w:p w14:paraId="364F636C" w14:textId="77777777" w:rsidR="0050740B" w:rsidRPr="00794639" w:rsidRDefault="0050740B" w:rsidP="00166AF3">
            <w:pPr>
              <w:pStyle w:val="TableBody"/>
              <w:rPr>
                <w:u w:val="single"/>
              </w:rPr>
            </w:pPr>
            <w:r w:rsidRPr="00794639">
              <w:rPr>
                <w:u w:val="single"/>
              </w:rPr>
              <w:t>Response</w:t>
            </w:r>
          </w:p>
          <w:p w14:paraId="1EA6041F" w14:textId="77777777" w:rsidR="0050740B" w:rsidRPr="00794639" w:rsidRDefault="0050740B" w:rsidP="00166AF3">
            <w:pPr>
              <w:pStyle w:val="TableBody"/>
              <w:rPr>
                <w:b/>
              </w:rPr>
            </w:pPr>
            <w:r w:rsidRPr="00794639">
              <w:rPr>
                <w:b/>
              </w:rPr>
              <w:t>+COPS: &lt;mode&gt;[,&lt;format&gt;,&lt;oper&gt;[,&lt;AcT&gt;]]</w:t>
            </w:r>
          </w:p>
          <w:p w14:paraId="61F8E397" w14:textId="77777777" w:rsidR="0050740B" w:rsidRPr="00794639" w:rsidRDefault="0050740B" w:rsidP="00166AF3">
            <w:pPr>
              <w:pStyle w:val="TableBody"/>
              <w:rPr>
                <w:b/>
              </w:rPr>
            </w:pPr>
            <w:r w:rsidRPr="00794639">
              <w:rPr>
                <w:b/>
              </w:rPr>
              <w:t>OK</w:t>
            </w:r>
          </w:p>
          <w:p w14:paraId="243FF8E4" w14:textId="77777777" w:rsidR="0050740B" w:rsidRPr="00794639" w:rsidRDefault="0050740B" w:rsidP="00166AF3">
            <w:pPr>
              <w:pStyle w:val="TableBody"/>
            </w:pPr>
          </w:p>
          <w:p w14:paraId="453BFEEC" w14:textId="77777777" w:rsidR="0050740B" w:rsidRPr="00794639" w:rsidRDefault="0050740B" w:rsidP="00166AF3">
            <w:pPr>
              <w:pStyle w:val="TableBody"/>
            </w:pPr>
            <w:r w:rsidRPr="00794639">
              <w:t>or</w:t>
            </w:r>
          </w:p>
          <w:p w14:paraId="29AF7123" w14:textId="77777777" w:rsidR="0050740B" w:rsidRPr="00794639" w:rsidRDefault="0050740B" w:rsidP="00166AF3">
            <w:pPr>
              <w:pStyle w:val="TableBody"/>
              <w:rPr>
                <w:b/>
              </w:rPr>
            </w:pPr>
            <w:r w:rsidRPr="00794639">
              <w:rPr>
                <w:b/>
              </w:rPr>
              <w:t>+CME ERROR: &lt;err&gt;</w:t>
            </w:r>
          </w:p>
        </w:tc>
      </w:tr>
      <w:tr w:rsidR="0050740B" w:rsidRPr="00794639" w14:paraId="78835A4E" w14:textId="77777777" w:rsidTr="00A21228">
        <w:tblPrEx>
          <w:tblW w:w="8997" w:type="dxa"/>
          <w:tblLayout w:type="fixed"/>
          <w:tblPrExChange w:id="4525" w:author="Elaine Baricante" w:date="2018-11-26T15:59:00Z">
            <w:tblPrEx>
              <w:tblW w:w="8997" w:type="dxa"/>
              <w:tblLayout w:type="fixed"/>
            </w:tblPrEx>
          </w:tblPrExChange>
        </w:tblPrEx>
        <w:trPr>
          <w:trHeight w:val="65"/>
          <w:trPrChange w:id="4526" w:author="Elaine Baricante" w:date="2018-11-26T15:59:00Z">
            <w:trPr>
              <w:cantSplit w:val="0"/>
              <w:trHeight w:val="65"/>
            </w:trPr>
          </w:trPrChange>
        </w:trPr>
        <w:tc>
          <w:tcPr>
            <w:tcW w:w="0" w:type="dxa"/>
            <w:tcPrChange w:id="4527" w:author="Elaine Baricante" w:date="2018-11-26T15:59:00Z">
              <w:tcPr>
                <w:tcW w:w="1707" w:type="dxa"/>
              </w:tcPr>
            </w:tcPrChange>
          </w:tcPr>
          <w:p w14:paraId="2E580271" w14:textId="77777777" w:rsidR="0050740B" w:rsidRPr="00794639" w:rsidRDefault="0050740B" w:rsidP="00166AF3">
            <w:pPr>
              <w:pStyle w:val="TableBody"/>
              <w:rPr>
                <w:rFonts w:ascii="Times New Roman" w:hAnsi="Times New Roman" w:cs="Times New Roman"/>
                <w:i/>
                <w:sz w:val="20"/>
                <w:szCs w:val="20"/>
              </w:rPr>
            </w:pPr>
            <w:r w:rsidRPr="00794639">
              <w:rPr>
                <w:i/>
              </w:rPr>
              <w:lastRenderedPageBreak/>
              <w:t>Write command</w:t>
            </w:r>
          </w:p>
          <w:p w14:paraId="016285D1" w14:textId="77777777" w:rsidR="0050740B" w:rsidRPr="00794639" w:rsidRDefault="0050740B" w:rsidP="00E93456">
            <w:pPr>
              <w:pStyle w:val="TableBody"/>
            </w:pPr>
          </w:p>
          <w:p w14:paraId="3BB45175" w14:textId="77777777" w:rsidR="0050740B" w:rsidRPr="00794639" w:rsidRDefault="0050740B" w:rsidP="00166AF3">
            <w:pPr>
              <w:pStyle w:val="TableBody"/>
              <w:rPr>
                <w:u w:val="single"/>
              </w:rPr>
            </w:pPr>
            <w:r w:rsidRPr="00794639">
              <w:rPr>
                <w:u w:val="single"/>
              </w:rPr>
              <w:t>Syntax</w:t>
            </w:r>
          </w:p>
          <w:p w14:paraId="0FA5C7A1" w14:textId="77777777" w:rsidR="0050740B" w:rsidRPr="00794639" w:rsidRDefault="0050740B" w:rsidP="00166AF3">
            <w:pPr>
              <w:pStyle w:val="TableBody"/>
              <w:rPr>
                <w:rFonts w:ascii="Times New Roman" w:hAnsi="Times New Roman" w:cs="Times New Roman"/>
                <w:sz w:val="20"/>
                <w:szCs w:val="20"/>
                <w:u w:val="single"/>
              </w:rPr>
            </w:pPr>
            <w:r w:rsidRPr="00794639">
              <w:rPr>
                <w:b/>
              </w:rPr>
              <w:t>AT+COPS=</w:t>
            </w:r>
            <w:r w:rsidRPr="00794639">
              <w:rPr>
                <w:b/>
              </w:rPr>
              <w:br/>
              <w:t>[&lt;mode&gt;</w:t>
            </w:r>
            <w:r w:rsidRPr="00794639">
              <w:rPr>
                <w:b/>
              </w:rPr>
              <w:br/>
              <w:t>[,&lt;format&gt;</w:t>
            </w:r>
            <w:r w:rsidRPr="00794639">
              <w:rPr>
                <w:b/>
              </w:rPr>
              <w:br/>
              <w:t>[,&lt;oper&gt;</w:t>
            </w:r>
            <w:r w:rsidRPr="00794639">
              <w:rPr>
                <w:b/>
              </w:rPr>
              <w:br/>
              <w:t>[,&lt; AcT&gt;]]]]</w:t>
            </w:r>
          </w:p>
        </w:tc>
        <w:tc>
          <w:tcPr>
            <w:tcW w:w="0" w:type="dxa"/>
            <w:tcPrChange w:id="4528" w:author="Elaine Baricante" w:date="2018-11-26T15:59:00Z">
              <w:tcPr>
                <w:tcW w:w="7290" w:type="dxa"/>
              </w:tcPr>
            </w:tcPrChange>
          </w:tcPr>
          <w:p w14:paraId="65E82D6C" w14:textId="77777777" w:rsidR="0050740B" w:rsidRPr="00794639" w:rsidRDefault="0050740B" w:rsidP="00166AF3">
            <w:pPr>
              <w:pStyle w:val="TableBody"/>
              <w:rPr>
                <w:rFonts w:ascii="Times New Roman" w:hAnsi="Times New Roman" w:cs="Times New Roman"/>
                <w:sz w:val="20"/>
                <w:szCs w:val="20"/>
                <w:u w:val="single"/>
              </w:rPr>
            </w:pPr>
          </w:p>
          <w:p w14:paraId="17238272" w14:textId="77777777" w:rsidR="0050740B" w:rsidRPr="00794639" w:rsidRDefault="0050740B" w:rsidP="00E93456">
            <w:pPr>
              <w:pStyle w:val="TableBody"/>
            </w:pPr>
          </w:p>
          <w:p w14:paraId="48500CB5" w14:textId="77777777" w:rsidR="0050740B" w:rsidRPr="00794639" w:rsidRDefault="0050740B" w:rsidP="00166AF3">
            <w:pPr>
              <w:pStyle w:val="TableBody"/>
              <w:rPr>
                <w:u w:val="single"/>
              </w:rPr>
            </w:pPr>
            <w:r w:rsidRPr="00794639">
              <w:rPr>
                <w:u w:val="single"/>
              </w:rPr>
              <w:t>Response</w:t>
            </w:r>
          </w:p>
          <w:p w14:paraId="4204458F" w14:textId="77777777" w:rsidR="0050740B" w:rsidRPr="00794639" w:rsidRDefault="0050740B" w:rsidP="00166AF3">
            <w:pPr>
              <w:pStyle w:val="TableBody"/>
              <w:rPr>
                <w:b/>
              </w:rPr>
            </w:pPr>
            <w:r w:rsidRPr="00794639">
              <w:rPr>
                <w:b/>
              </w:rPr>
              <w:t>OK</w:t>
            </w:r>
          </w:p>
          <w:p w14:paraId="38ED5591" w14:textId="77777777" w:rsidR="0050740B" w:rsidRPr="00794639" w:rsidRDefault="0050740B" w:rsidP="00E93456">
            <w:pPr>
              <w:pStyle w:val="TableBody"/>
            </w:pPr>
          </w:p>
          <w:p w14:paraId="03F8749F" w14:textId="77777777" w:rsidR="0050740B" w:rsidRPr="00794639" w:rsidRDefault="0050740B" w:rsidP="00166AF3">
            <w:pPr>
              <w:pStyle w:val="TableBody"/>
            </w:pPr>
            <w:r w:rsidRPr="00794639">
              <w:t>or</w:t>
            </w:r>
          </w:p>
          <w:p w14:paraId="6D9E9C2D" w14:textId="77777777" w:rsidR="0050740B" w:rsidRPr="00794639" w:rsidRDefault="0050740B" w:rsidP="00166AF3">
            <w:pPr>
              <w:pStyle w:val="TableBody"/>
              <w:rPr>
                <w:b/>
              </w:rPr>
            </w:pPr>
            <w:r w:rsidRPr="00794639">
              <w:rPr>
                <w:b/>
              </w:rPr>
              <w:t>+CME ERROR: &lt;err&gt;</w:t>
            </w:r>
          </w:p>
          <w:p w14:paraId="78DA4ED3" w14:textId="77777777" w:rsidR="0050740B" w:rsidRPr="00794639" w:rsidRDefault="0050740B" w:rsidP="00E93456">
            <w:pPr>
              <w:pStyle w:val="TableBody"/>
            </w:pPr>
          </w:p>
          <w:p w14:paraId="6A0EE4D1" w14:textId="77777777" w:rsidR="0050740B" w:rsidRPr="00794639" w:rsidRDefault="0050740B" w:rsidP="00166AF3">
            <w:pPr>
              <w:pStyle w:val="TableBody"/>
              <w:rPr>
                <w:u w:val="single"/>
              </w:rPr>
            </w:pPr>
            <w:r w:rsidRPr="00794639">
              <w:rPr>
                <w:u w:val="single"/>
              </w:rPr>
              <w:t>Parameters</w:t>
            </w:r>
          </w:p>
          <w:p w14:paraId="586D22FB" w14:textId="7A8DFE90" w:rsidR="0050740B" w:rsidRPr="00794639" w:rsidRDefault="0050740B" w:rsidP="00166AF3">
            <w:pPr>
              <w:pStyle w:val="TableBody"/>
            </w:pPr>
            <w:r w:rsidRPr="00794639">
              <w:rPr>
                <w:b/>
              </w:rPr>
              <w:t>&lt;mode&gt;</w:t>
            </w:r>
            <w:r w:rsidRPr="00794639">
              <w:rPr>
                <w:b/>
              </w:rPr>
              <w:tab/>
            </w:r>
            <w:r w:rsidRPr="00794639">
              <w:rPr>
                <w:u w:val="single"/>
              </w:rPr>
              <w:t>0</w:t>
            </w:r>
            <w:r w:rsidRPr="00794639">
              <w:tab/>
              <w:t xml:space="preserve">Automatic; in this case other fields are </w:t>
            </w:r>
            <w:r w:rsidR="003476E0" w:rsidRPr="00794639">
              <w:t>ignored,</w:t>
            </w:r>
            <w:r w:rsidRPr="00794639">
              <w:t xml:space="preserve"> and registration is </w:t>
            </w:r>
            <w:r w:rsidR="008B0C73" w:rsidRPr="00794639">
              <w:tab/>
            </w:r>
            <w:r w:rsidR="008B0C73" w:rsidRPr="00794639">
              <w:tab/>
            </w:r>
            <w:r w:rsidR="008B0C73" w:rsidRPr="00794639">
              <w:tab/>
            </w:r>
            <w:r w:rsidRPr="00794639">
              <w:t>done automatically by ME</w:t>
            </w:r>
          </w:p>
          <w:p w14:paraId="6DE3D717" w14:textId="438AD885" w:rsidR="0050740B" w:rsidRPr="00794639" w:rsidRDefault="0050740B" w:rsidP="00166AF3">
            <w:pPr>
              <w:pStyle w:val="TableBody"/>
            </w:pPr>
            <w:r w:rsidRPr="00794639">
              <w:tab/>
            </w:r>
            <w:r w:rsidRPr="00794639">
              <w:tab/>
              <w:t>1</w:t>
            </w:r>
            <w:r w:rsidRPr="00794639">
              <w:tab/>
              <w:t xml:space="preserve">Manual (other parameters like format and </w:t>
            </w:r>
            <w:r w:rsidRPr="00794639">
              <w:tab/>
              <w:t xml:space="preserve">operator need to be </w:t>
            </w:r>
            <w:r w:rsidR="008B0C73" w:rsidRPr="00794639">
              <w:tab/>
            </w:r>
            <w:r w:rsidR="008B0C73" w:rsidRPr="00794639">
              <w:tab/>
            </w:r>
            <w:r w:rsidR="008B0C73" w:rsidRPr="00794639">
              <w:tab/>
            </w:r>
            <w:r w:rsidR="008B0C73" w:rsidRPr="00794639">
              <w:tab/>
            </w:r>
            <w:r w:rsidRPr="00794639">
              <w:t>passed)</w:t>
            </w:r>
          </w:p>
          <w:p w14:paraId="58BF7A60" w14:textId="77777777" w:rsidR="0050740B" w:rsidRPr="00794639" w:rsidRDefault="0050740B" w:rsidP="00166AF3">
            <w:pPr>
              <w:pStyle w:val="TableBody"/>
            </w:pPr>
            <w:r w:rsidRPr="00794639">
              <w:tab/>
            </w:r>
            <w:r w:rsidRPr="00794639">
              <w:tab/>
              <w:t>2</w:t>
            </w:r>
            <w:r w:rsidRPr="00794639">
              <w:tab/>
              <w:t>Deregister from network</w:t>
            </w:r>
          </w:p>
          <w:p w14:paraId="44C699CE" w14:textId="2E1EA184" w:rsidR="0050740B" w:rsidRPr="00794639" w:rsidRDefault="0050740B" w:rsidP="00166AF3">
            <w:pPr>
              <w:pStyle w:val="TableBody"/>
            </w:pPr>
            <w:r w:rsidRPr="00794639">
              <w:tab/>
            </w:r>
            <w:r w:rsidRPr="00794639">
              <w:tab/>
              <w:t>3</w:t>
            </w:r>
            <w:r w:rsidRPr="00794639">
              <w:tab/>
              <w:t xml:space="preserve">Sets &lt;format&gt; value. In this case &lt;format&gt; becomes a mandatory </w:t>
            </w:r>
            <w:r w:rsidRPr="00794639">
              <w:tab/>
            </w:r>
            <w:r w:rsidRPr="00794639">
              <w:tab/>
            </w:r>
            <w:r w:rsidRPr="00794639">
              <w:tab/>
              <w:t>input</w:t>
            </w:r>
          </w:p>
          <w:p w14:paraId="12074104" w14:textId="32B2FF87" w:rsidR="0050740B" w:rsidRPr="00794639" w:rsidRDefault="0050740B" w:rsidP="00166AF3">
            <w:pPr>
              <w:pStyle w:val="TableBody"/>
            </w:pPr>
            <w:r w:rsidRPr="00794639">
              <w:tab/>
            </w:r>
            <w:r w:rsidRPr="00794639">
              <w:tab/>
            </w:r>
          </w:p>
          <w:p w14:paraId="6A805B2E" w14:textId="68271400" w:rsidR="0050740B" w:rsidRPr="00794639" w:rsidRDefault="0050740B" w:rsidP="00166AF3">
            <w:pPr>
              <w:pStyle w:val="TableBody"/>
            </w:pPr>
            <w:r w:rsidRPr="00794639">
              <w:rPr>
                <w:b/>
              </w:rPr>
              <w:t>&lt;format&gt;</w:t>
            </w:r>
            <w:r w:rsidRPr="00794639">
              <w:rPr>
                <w:b/>
              </w:rPr>
              <w:tab/>
            </w:r>
            <w:r w:rsidRPr="00794639">
              <w:t>0</w:t>
            </w:r>
            <w:r w:rsidRPr="00794639">
              <w:tab/>
              <w:t xml:space="preserve">Long alphanumeric; if network name is not available it displays a </w:t>
            </w:r>
            <w:r w:rsidRPr="00794639">
              <w:tab/>
            </w:r>
            <w:r w:rsidRPr="00794639">
              <w:tab/>
            </w:r>
            <w:r w:rsidRPr="00794639">
              <w:tab/>
              <w:t xml:space="preserve">combination of MCC </w:t>
            </w:r>
            <w:r w:rsidRPr="00794639">
              <w:tab/>
              <w:t>and MNC in string format</w:t>
            </w:r>
          </w:p>
          <w:p w14:paraId="5936F5B6" w14:textId="77777777" w:rsidR="0050740B" w:rsidRPr="00794639" w:rsidRDefault="0050740B" w:rsidP="00166AF3">
            <w:pPr>
              <w:pStyle w:val="TableBody"/>
            </w:pPr>
            <w:r w:rsidRPr="00794639">
              <w:tab/>
            </w:r>
            <w:r w:rsidRPr="00794639">
              <w:tab/>
              <w:t>1</w:t>
            </w:r>
            <w:r w:rsidRPr="00794639">
              <w:tab/>
              <w:t>Short alphanumeric</w:t>
            </w:r>
          </w:p>
          <w:p w14:paraId="2C7D2694" w14:textId="77777777" w:rsidR="0050740B" w:rsidRPr="00794639" w:rsidRDefault="0050740B" w:rsidP="00166AF3">
            <w:pPr>
              <w:pStyle w:val="TableBody"/>
            </w:pPr>
            <w:r w:rsidRPr="00794639">
              <w:tab/>
            </w:r>
            <w:r w:rsidRPr="00794639">
              <w:tab/>
              <w:t>2</w:t>
            </w:r>
            <w:r w:rsidRPr="00794639">
              <w:tab/>
              <w:t>Numeric</w:t>
            </w:r>
          </w:p>
          <w:p w14:paraId="583DBEFA" w14:textId="77777777" w:rsidR="0050740B" w:rsidRPr="00794639" w:rsidRDefault="0050740B" w:rsidP="00E93456">
            <w:pPr>
              <w:pStyle w:val="TableBody"/>
            </w:pPr>
          </w:p>
          <w:p w14:paraId="53D45409" w14:textId="77777777" w:rsidR="0050740B" w:rsidRPr="00794639" w:rsidRDefault="0050740B" w:rsidP="00166AF3">
            <w:pPr>
              <w:pStyle w:val="TableBody"/>
            </w:pPr>
            <w:r w:rsidRPr="00794639">
              <w:rPr>
                <w:b/>
              </w:rPr>
              <w:t>&lt;oper&gt;</w:t>
            </w:r>
            <w:r w:rsidRPr="00794639">
              <w:t xml:space="preserve"> </w:t>
            </w:r>
            <w:r w:rsidRPr="00794639">
              <w:tab/>
              <w:t>String type given in format &lt;format&gt;; this field may be up to 16 character long for long alphanumeric format, up to 8 characters for short alphanumeric format and 5 characters long for numeric format (MCC/MNC codes)</w:t>
            </w:r>
          </w:p>
          <w:p w14:paraId="13A8C799" w14:textId="77777777" w:rsidR="0050740B" w:rsidRPr="00794639" w:rsidRDefault="0050740B" w:rsidP="00E93456">
            <w:pPr>
              <w:pStyle w:val="TableBody"/>
            </w:pPr>
          </w:p>
          <w:p w14:paraId="4CFDE264" w14:textId="77777777" w:rsidR="0050740B" w:rsidRPr="00794639" w:rsidRDefault="0050740B" w:rsidP="00166AF3">
            <w:pPr>
              <w:pStyle w:val="TableBody"/>
            </w:pPr>
            <w:r w:rsidRPr="00794639">
              <w:rPr>
                <w:b/>
              </w:rPr>
              <w:t>&lt;stat&gt;</w:t>
            </w:r>
            <w:r w:rsidRPr="00794639">
              <w:rPr>
                <w:b/>
              </w:rPr>
              <w:tab/>
            </w:r>
            <w:r w:rsidRPr="00794639">
              <w:rPr>
                <w:b/>
              </w:rPr>
              <w:tab/>
            </w:r>
            <w:r w:rsidRPr="00794639">
              <w:t>0</w:t>
            </w:r>
            <w:r w:rsidRPr="00794639">
              <w:tab/>
              <w:t>Unknown networks</w:t>
            </w:r>
          </w:p>
          <w:p w14:paraId="42E2FDCE" w14:textId="77777777" w:rsidR="0050740B" w:rsidRPr="00794639" w:rsidRDefault="0050740B" w:rsidP="00166AF3">
            <w:pPr>
              <w:pStyle w:val="TableBody"/>
            </w:pPr>
            <w:r w:rsidRPr="00794639">
              <w:tab/>
            </w:r>
            <w:r w:rsidRPr="00794639">
              <w:tab/>
              <w:t>1</w:t>
            </w:r>
            <w:r w:rsidRPr="00794639">
              <w:tab/>
              <w:t>Network available</w:t>
            </w:r>
          </w:p>
          <w:p w14:paraId="192F9BC2" w14:textId="77777777" w:rsidR="0050740B" w:rsidRPr="00794639" w:rsidRDefault="0050740B" w:rsidP="00166AF3">
            <w:pPr>
              <w:pStyle w:val="TableBody"/>
            </w:pPr>
            <w:r w:rsidRPr="00794639">
              <w:tab/>
            </w:r>
            <w:r w:rsidRPr="00794639">
              <w:tab/>
              <w:t>2</w:t>
            </w:r>
            <w:r w:rsidRPr="00794639">
              <w:tab/>
              <w:t>Current (registered)</w:t>
            </w:r>
          </w:p>
          <w:p w14:paraId="527725BC" w14:textId="77777777" w:rsidR="0050740B" w:rsidRPr="00794639" w:rsidRDefault="0050740B" w:rsidP="00166AF3">
            <w:pPr>
              <w:pStyle w:val="TableBody"/>
            </w:pPr>
            <w:r w:rsidRPr="00794639">
              <w:tab/>
            </w:r>
            <w:r w:rsidRPr="00794639">
              <w:tab/>
              <w:t>3</w:t>
            </w:r>
            <w:r w:rsidRPr="00794639">
              <w:tab/>
              <w:t>Forbidden network</w:t>
            </w:r>
          </w:p>
          <w:p w14:paraId="782C2543" w14:textId="77777777" w:rsidR="00C45EBB" w:rsidRPr="00794639" w:rsidRDefault="00C45EBB" w:rsidP="00E93456">
            <w:pPr>
              <w:pStyle w:val="TableBody"/>
            </w:pPr>
          </w:p>
          <w:p w14:paraId="77CB78ED" w14:textId="77777777" w:rsidR="0050740B" w:rsidRDefault="0050740B" w:rsidP="00166AF3">
            <w:pPr>
              <w:pStyle w:val="TableBody"/>
              <w:rPr>
                <w:ins w:id="4529" w:author="Sevan Sirapian [2]" w:date="2018-11-26T11:12:00Z"/>
              </w:rPr>
            </w:pPr>
            <w:r w:rsidRPr="00794639">
              <w:rPr>
                <w:b/>
              </w:rPr>
              <w:t>&lt;AcT&gt;</w:t>
            </w:r>
            <w:r w:rsidRPr="00794639">
              <w:rPr>
                <w:b/>
              </w:rPr>
              <w:tab/>
            </w:r>
            <w:r w:rsidRPr="00794639">
              <w:rPr>
                <w:b/>
              </w:rPr>
              <w:tab/>
            </w:r>
            <w:r w:rsidRPr="00794639">
              <w:t>7</w:t>
            </w:r>
            <w:r w:rsidRPr="00794639">
              <w:tab/>
            </w:r>
            <w:r w:rsidR="007F3734" w:rsidRPr="00794639">
              <w:t>E-UTRAN</w:t>
            </w:r>
          </w:p>
          <w:p w14:paraId="0A75252D" w14:textId="77777777" w:rsidR="00A65739" w:rsidDel="00A21228" w:rsidRDefault="00A65739" w:rsidP="00166AF3">
            <w:pPr>
              <w:pStyle w:val="TableBody"/>
              <w:rPr>
                <w:ins w:id="4530" w:author="Sevan Sirapian [2]" w:date="2018-11-26T11:12:00Z"/>
                <w:del w:id="4531" w:author="Elaine Baricante" w:date="2018-11-26T15:59:00Z"/>
              </w:rPr>
            </w:pPr>
            <w:ins w:id="4532" w:author="Sevan Sirapian [2]" w:date="2018-11-26T11:12:00Z">
              <w:r>
                <w:tab/>
              </w:r>
              <w:r>
                <w:tab/>
              </w:r>
              <w:commentRangeStart w:id="4533"/>
              <w:r>
                <w:t>9</w:t>
              </w:r>
              <w:r>
                <w:tab/>
                <w:t>E-UTRAN (NB-S1 mode)</w:t>
              </w:r>
              <w:commentRangeEnd w:id="4533"/>
              <w:r>
                <w:rPr>
                  <w:rStyle w:val="CommentReference"/>
                  <w:rFonts w:ascii="Verdana" w:hAnsi="Verdana" w:cs="Times New Roman"/>
                  <w:lang w:eastAsia="en-US"/>
                </w:rPr>
                <w:commentReference w:id="4533"/>
              </w:r>
            </w:ins>
          </w:p>
          <w:p w14:paraId="6AB9E497" w14:textId="13B10E10" w:rsidR="00A65739" w:rsidRPr="00794639" w:rsidRDefault="00A65739" w:rsidP="00166AF3">
            <w:pPr>
              <w:pStyle w:val="TableBody"/>
            </w:pPr>
          </w:p>
        </w:tc>
      </w:tr>
      <w:tr w:rsidR="0050740B" w:rsidRPr="00794639" w14:paraId="02BB9481" w14:textId="77777777" w:rsidTr="00953CD3">
        <w:tc>
          <w:tcPr>
            <w:tcW w:w="1707" w:type="dxa"/>
          </w:tcPr>
          <w:p w14:paraId="32253752" w14:textId="77777777" w:rsidR="007F3734" w:rsidRPr="00794639" w:rsidRDefault="007F3734" w:rsidP="007F3734">
            <w:pPr>
              <w:pStyle w:val="TableBody"/>
              <w:rPr>
                <w:u w:val="single"/>
              </w:rPr>
            </w:pPr>
            <w:r w:rsidRPr="00794639">
              <w:rPr>
                <w:u w:val="single"/>
              </w:rPr>
              <w:t>Reference</w:t>
            </w:r>
          </w:p>
          <w:p w14:paraId="622C604A" w14:textId="30F61903" w:rsidR="0050740B" w:rsidRPr="00794639" w:rsidRDefault="007F3734" w:rsidP="007F3734">
            <w:pPr>
              <w:pStyle w:val="TableBody"/>
              <w:rPr>
                <w:u w:val="single"/>
              </w:rPr>
            </w:pPr>
            <w:r w:rsidRPr="00794639">
              <w:t>27.007 Rev12</w:t>
            </w:r>
          </w:p>
          <w:p w14:paraId="5B76DDC2" w14:textId="77777777" w:rsidR="0050740B" w:rsidRPr="00794639" w:rsidRDefault="0050740B" w:rsidP="00166AF3">
            <w:pPr>
              <w:pStyle w:val="TableBody"/>
              <w:rPr>
                <w:u w:val="single"/>
              </w:rPr>
            </w:pPr>
          </w:p>
        </w:tc>
        <w:tc>
          <w:tcPr>
            <w:tcW w:w="7290" w:type="dxa"/>
          </w:tcPr>
          <w:p w14:paraId="04844DD8" w14:textId="514CF9B2" w:rsidR="00CE0B21" w:rsidRPr="00794639" w:rsidRDefault="00CE0B21" w:rsidP="004651D1">
            <w:pPr>
              <w:pStyle w:val="TableBody"/>
              <w:rPr>
                <w:u w:val="single"/>
              </w:rPr>
            </w:pPr>
            <w:r w:rsidRPr="00794639">
              <w:rPr>
                <w:u w:val="single"/>
              </w:rPr>
              <w:t>Notes</w:t>
            </w:r>
          </w:p>
          <w:p w14:paraId="0DE0C393" w14:textId="3E37360B" w:rsidR="00BF284E" w:rsidRPr="00794639" w:rsidRDefault="007F3734" w:rsidP="004651D1">
            <w:pPr>
              <w:pStyle w:val="TableBody"/>
            </w:pPr>
            <w:r w:rsidRPr="00794639">
              <w:rPr>
                <w:rStyle w:val="Code"/>
              </w:rPr>
              <w:t>AT+COPS=?</w:t>
            </w:r>
            <w:r w:rsidRPr="00794639">
              <w:t xml:space="preserve"> is only available when the device is not in RRC Connected state (when it still has data to transmit or receive). </w:t>
            </w:r>
            <w:r w:rsidRPr="00794639">
              <w:rPr>
                <w:rStyle w:val="Code"/>
              </w:rPr>
              <w:t>AT+COPS=?</w:t>
            </w:r>
            <w:r w:rsidRPr="00794639">
              <w:t xml:space="preserve"> will return ERROR if the device is in RRC Connected state. To ensure that the device is not in RRC Connected state, the device can be explicitly detached from the network using </w:t>
            </w:r>
            <w:r w:rsidRPr="00794639">
              <w:rPr>
                <w:rStyle w:val="Code"/>
              </w:rPr>
              <w:t>AT+CGATT=0</w:t>
            </w:r>
            <w:r w:rsidRPr="00794639">
              <w:t>, for example.</w:t>
            </w:r>
          </w:p>
        </w:tc>
      </w:tr>
    </w:tbl>
    <w:p w14:paraId="2B0B4293" w14:textId="77777777" w:rsidR="0050740B" w:rsidRPr="00794639" w:rsidRDefault="0050740B" w:rsidP="0050740B">
      <w:pPr>
        <w:pStyle w:val="Heading2"/>
      </w:pPr>
      <w:bookmarkStart w:id="4534" w:name="_Toc345081355"/>
      <w:bookmarkStart w:id="4535" w:name="_Toc349753099"/>
      <w:bookmarkStart w:id="4536" w:name="_Toc349753991"/>
      <w:bookmarkStart w:id="4537" w:name="_Ref366745044"/>
      <w:bookmarkStart w:id="4538" w:name="_Ref369091429"/>
      <w:bookmarkStart w:id="4539" w:name="_Toc368586058"/>
      <w:bookmarkStart w:id="4540" w:name="_Ref459025164"/>
      <w:bookmarkStart w:id="4541" w:name="_Ref459025166"/>
      <w:bookmarkStart w:id="4542" w:name="_Toc486251644"/>
      <w:bookmarkStart w:id="4543" w:name="_Ref518913416"/>
      <w:bookmarkStart w:id="4544" w:name="_Ref518913418"/>
      <w:bookmarkStart w:id="4545" w:name="_Ref531008289"/>
      <w:bookmarkStart w:id="4546" w:name="_Ref531008291"/>
      <w:bookmarkStart w:id="4547" w:name="_Toc531700676"/>
      <w:r w:rsidRPr="00794639">
        <w:t xml:space="preserve">+CPOL Command: Preferred PLMN </w:t>
      </w:r>
      <w:bookmarkEnd w:id="4534"/>
      <w:r w:rsidRPr="00794639">
        <w:t>List</w:t>
      </w:r>
      <w:bookmarkEnd w:id="4535"/>
      <w:bookmarkEnd w:id="4536"/>
      <w:bookmarkEnd w:id="4537"/>
      <w:bookmarkEnd w:id="4538"/>
      <w:bookmarkEnd w:id="4539"/>
      <w:bookmarkEnd w:id="4540"/>
      <w:bookmarkEnd w:id="4541"/>
      <w:bookmarkEnd w:id="4542"/>
      <w:bookmarkEnd w:id="4543"/>
      <w:bookmarkEnd w:id="4544"/>
      <w:bookmarkEnd w:id="4545"/>
      <w:bookmarkEnd w:id="4546"/>
      <w:bookmarkEnd w:id="4547"/>
    </w:p>
    <w:tbl>
      <w:tblPr>
        <w:tblStyle w:val="TableSWIleft"/>
        <w:tblW w:w="8997" w:type="dxa"/>
        <w:tblLayout w:type="fixed"/>
        <w:tblLook w:val="04A0" w:firstRow="1" w:lastRow="0" w:firstColumn="1" w:lastColumn="0" w:noHBand="0" w:noVBand="1"/>
      </w:tblPr>
      <w:tblGrid>
        <w:gridCol w:w="1728"/>
        <w:gridCol w:w="7269"/>
        <w:tblGridChange w:id="4548">
          <w:tblGrid>
            <w:gridCol w:w="1728"/>
            <w:gridCol w:w="7269"/>
          </w:tblGrid>
        </w:tblGridChange>
      </w:tblGrid>
      <w:tr w:rsidR="0050740B" w:rsidRPr="00794639" w14:paraId="79A81A0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A05C01D" w14:textId="7B72FDE1" w:rsidR="0050740B" w:rsidRPr="00794639" w:rsidRDefault="00F22490">
            <w:pPr>
              <w:pStyle w:val="TableRowHead"/>
              <w:spacing w:before="144" w:after="144"/>
            </w:pPr>
            <w:r w:rsidRPr="00794639">
              <w:t>HL7800</w:t>
            </w:r>
          </w:p>
        </w:tc>
      </w:tr>
      <w:tr w:rsidR="0050740B" w:rsidRPr="00794639" w14:paraId="19AB88CC" w14:textId="77777777" w:rsidTr="00170927">
        <w:trPr>
          <w:trHeight w:val="1007"/>
        </w:trPr>
        <w:tc>
          <w:tcPr>
            <w:tcW w:w="0" w:type="dxa"/>
          </w:tcPr>
          <w:p w14:paraId="40FABA22" w14:textId="77777777" w:rsidR="0050740B" w:rsidRPr="00794639" w:rsidRDefault="0050740B" w:rsidP="00166AF3">
            <w:pPr>
              <w:pStyle w:val="TableBody"/>
              <w:rPr>
                <w:rFonts w:ascii="Times New Roman" w:hAnsi="Times New Roman" w:cs="Times New Roman"/>
                <w:i/>
                <w:sz w:val="20"/>
                <w:szCs w:val="20"/>
              </w:rPr>
            </w:pPr>
            <w:r w:rsidRPr="00794639">
              <w:rPr>
                <w:i/>
              </w:rPr>
              <w:t>Test command</w:t>
            </w:r>
          </w:p>
          <w:p w14:paraId="6DC38A7B" w14:textId="77777777" w:rsidR="0050740B" w:rsidRPr="00794639" w:rsidRDefault="0050740B" w:rsidP="00166AF3">
            <w:pPr>
              <w:pStyle w:val="TableBody"/>
            </w:pPr>
          </w:p>
          <w:p w14:paraId="01A4929D" w14:textId="77777777" w:rsidR="0050740B" w:rsidRPr="00794639" w:rsidRDefault="0050740B" w:rsidP="00166AF3">
            <w:pPr>
              <w:pStyle w:val="TableBody"/>
              <w:rPr>
                <w:u w:val="single"/>
              </w:rPr>
            </w:pPr>
            <w:r w:rsidRPr="00794639">
              <w:rPr>
                <w:u w:val="single"/>
              </w:rPr>
              <w:t>Syntax</w:t>
            </w:r>
          </w:p>
          <w:p w14:paraId="21994350" w14:textId="77777777" w:rsidR="0050740B" w:rsidRPr="00794639" w:rsidRDefault="0050740B" w:rsidP="00166AF3">
            <w:pPr>
              <w:pStyle w:val="TableBody"/>
              <w:rPr>
                <w:b/>
              </w:rPr>
            </w:pPr>
            <w:r w:rsidRPr="00794639">
              <w:rPr>
                <w:b/>
              </w:rPr>
              <w:t>AT+CPOL=?</w:t>
            </w:r>
          </w:p>
        </w:tc>
        <w:tc>
          <w:tcPr>
            <w:tcW w:w="7269" w:type="dxa"/>
          </w:tcPr>
          <w:p w14:paraId="0FB82956" w14:textId="77777777" w:rsidR="0050740B" w:rsidRPr="00794639" w:rsidRDefault="0050740B" w:rsidP="00166AF3">
            <w:pPr>
              <w:pStyle w:val="TableBody"/>
              <w:rPr>
                <w:rFonts w:ascii="Times New Roman" w:hAnsi="Times New Roman" w:cs="Times New Roman"/>
                <w:sz w:val="20"/>
                <w:szCs w:val="20"/>
                <w:u w:val="single"/>
              </w:rPr>
            </w:pPr>
          </w:p>
          <w:p w14:paraId="27167BFB" w14:textId="77777777" w:rsidR="0050740B" w:rsidRPr="00794639" w:rsidRDefault="0050740B" w:rsidP="00166AF3">
            <w:pPr>
              <w:pStyle w:val="TableBody"/>
              <w:rPr>
                <w:u w:val="single"/>
              </w:rPr>
            </w:pPr>
          </w:p>
          <w:p w14:paraId="249F2311" w14:textId="77777777" w:rsidR="0050740B" w:rsidRPr="00794639" w:rsidRDefault="0050740B" w:rsidP="00166AF3">
            <w:pPr>
              <w:pStyle w:val="TableBody"/>
              <w:rPr>
                <w:u w:val="single"/>
              </w:rPr>
            </w:pPr>
            <w:r w:rsidRPr="00794639">
              <w:rPr>
                <w:u w:val="single"/>
              </w:rPr>
              <w:t>Response</w:t>
            </w:r>
          </w:p>
          <w:p w14:paraId="0810FAF7" w14:textId="77777777" w:rsidR="0050740B" w:rsidRPr="00794639" w:rsidRDefault="0050740B" w:rsidP="00166AF3">
            <w:pPr>
              <w:pStyle w:val="TableBody"/>
            </w:pPr>
            <w:r w:rsidRPr="00794639">
              <w:rPr>
                <w:b/>
              </w:rPr>
              <w:t>+CPOL:</w:t>
            </w:r>
            <w:r w:rsidRPr="00794639">
              <w:t xml:space="preserve"> (list of supported </w:t>
            </w:r>
            <w:r w:rsidRPr="00794639">
              <w:rPr>
                <w:b/>
              </w:rPr>
              <w:t>&lt;index&gt;</w:t>
            </w:r>
            <w:r w:rsidRPr="00794639">
              <w:t xml:space="preserve">es),(list of supported </w:t>
            </w:r>
            <w:r w:rsidRPr="00794639">
              <w:rPr>
                <w:b/>
              </w:rPr>
              <w:t>&lt;format&gt;</w:t>
            </w:r>
            <w:r w:rsidRPr="00794639">
              <w:t>s)</w:t>
            </w:r>
          </w:p>
          <w:p w14:paraId="0E787EE8" w14:textId="77777777" w:rsidR="0050740B" w:rsidRPr="00794639" w:rsidRDefault="0050740B" w:rsidP="00166AF3">
            <w:pPr>
              <w:pStyle w:val="TableBody"/>
              <w:rPr>
                <w:b/>
              </w:rPr>
            </w:pPr>
            <w:r w:rsidRPr="00794639">
              <w:rPr>
                <w:b/>
              </w:rPr>
              <w:t>OK</w:t>
            </w:r>
          </w:p>
          <w:p w14:paraId="3FA949B5" w14:textId="77777777" w:rsidR="0050740B" w:rsidRPr="00794639" w:rsidRDefault="0050740B" w:rsidP="00166AF3">
            <w:pPr>
              <w:pStyle w:val="TableBody"/>
            </w:pPr>
          </w:p>
          <w:p w14:paraId="5C7D8885" w14:textId="77777777" w:rsidR="0050740B" w:rsidRPr="00794639" w:rsidRDefault="0050740B" w:rsidP="00166AF3">
            <w:pPr>
              <w:pStyle w:val="TableBody"/>
            </w:pPr>
            <w:r w:rsidRPr="00794639">
              <w:t>or</w:t>
            </w:r>
          </w:p>
          <w:p w14:paraId="56EB3DB7" w14:textId="77777777" w:rsidR="0050740B" w:rsidRPr="00794639" w:rsidRDefault="0050740B" w:rsidP="00166AF3">
            <w:pPr>
              <w:pStyle w:val="TableBody"/>
              <w:rPr>
                <w:b/>
              </w:rPr>
            </w:pPr>
            <w:r w:rsidRPr="00794639">
              <w:rPr>
                <w:b/>
              </w:rPr>
              <w:t>+CME ERROR: &lt;err&gt;</w:t>
            </w:r>
          </w:p>
        </w:tc>
      </w:tr>
      <w:tr w:rsidR="0050740B" w:rsidRPr="00794639" w14:paraId="4ADCE11C" w14:textId="77777777" w:rsidTr="00A21228">
        <w:tblPrEx>
          <w:tblW w:w="8997" w:type="dxa"/>
          <w:tblLayout w:type="fixed"/>
          <w:tblPrExChange w:id="4549" w:author="Elaine Baricante" w:date="2018-11-26T16:00:00Z">
            <w:tblPrEx>
              <w:tblW w:w="8997" w:type="dxa"/>
              <w:tblLayout w:type="fixed"/>
            </w:tblPrEx>
          </w:tblPrExChange>
        </w:tblPrEx>
        <w:trPr>
          <w:trHeight w:val="65"/>
          <w:trPrChange w:id="4550" w:author="Elaine Baricante" w:date="2018-11-26T16:00:00Z">
            <w:trPr>
              <w:cantSplit w:val="0"/>
              <w:trHeight w:val="65"/>
            </w:trPr>
          </w:trPrChange>
        </w:trPr>
        <w:tc>
          <w:tcPr>
            <w:tcW w:w="0" w:type="dxa"/>
            <w:tcPrChange w:id="4551" w:author="Elaine Baricante" w:date="2018-11-26T16:00:00Z">
              <w:tcPr>
                <w:tcW w:w="0" w:type="dxa"/>
              </w:tcPr>
            </w:tcPrChange>
          </w:tcPr>
          <w:p w14:paraId="64ABC27D" w14:textId="77777777" w:rsidR="0050740B" w:rsidRPr="00794639" w:rsidRDefault="0050740B" w:rsidP="00166AF3">
            <w:pPr>
              <w:pStyle w:val="TableBody"/>
              <w:rPr>
                <w:rFonts w:ascii="Times New Roman" w:hAnsi="Times New Roman" w:cs="Times New Roman"/>
                <w:i/>
                <w:sz w:val="20"/>
                <w:szCs w:val="20"/>
              </w:rPr>
            </w:pPr>
            <w:r w:rsidRPr="00794639">
              <w:rPr>
                <w:i/>
              </w:rPr>
              <w:lastRenderedPageBreak/>
              <w:t>Read command</w:t>
            </w:r>
          </w:p>
          <w:p w14:paraId="2C512115" w14:textId="77777777" w:rsidR="0050740B" w:rsidRPr="00794639" w:rsidRDefault="0050740B" w:rsidP="00166AF3">
            <w:pPr>
              <w:pStyle w:val="TableBody"/>
            </w:pPr>
          </w:p>
          <w:p w14:paraId="3F6EFD25" w14:textId="77777777" w:rsidR="0050740B" w:rsidRPr="00794639" w:rsidRDefault="0050740B" w:rsidP="00166AF3">
            <w:pPr>
              <w:pStyle w:val="TableBody"/>
              <w:rPr>
                <w:u w:val="single"/>
              </w:rPr>
            </w:pPr>
            <w:r w:rsidRPr="00794639">
              <w:rPr>
                <w:u w:val="single"/>
              </w:rPr>
              <w:t>Syntax</w:t>
            </w:r>
          </w:p>
          <w:p w14:paraId="1FF2381B" w14:textId="77777777" w:rsidR="0050740B" w:rsidRPr="00794639" w:rsidRDefault="0050740B" w:rsidP="00166AF3">
            <w:pPr>
              <w:pStyle w:val="TableBody"/>
              <w:rPr>
                <w:b/>
              </w:rPr>
            </w:pPr>
            <w:r w:rsidRPr="00794639">
              <w:rPr>
                <w:b/>
              </w:rPr>
              <w:t>AT+CPOL?</w:t>
            </w:r>
          </w:p>
        </w:tc>
        <w:tc>
          <w:tcPr>
            <w:tcW w:w="0" w:type="dxa"/>
            <w:tcPrChange w:id="4552" w:author="Elaine Baricante" w:date="2018-11-26T16:00:00Z">
              <w:tcPr>
                <w:tcW w:w="7269" w:type="dxa"/>
              </w:tcPr>
            </w:tcPrChange>
          </w:tcPr>
          <w:p w14:paraId="2A5F181C" w14:textId="77777777" w:rsidR="0050740B" w:rsidRPr="00794639" w:rsidRDefault="0050740B" w:rsidP="00166AF3">
            <w:pPr>
              <w:pStyle w:val="TableBody"/>
            </w:pPr>
          </w:p>
          <w:p w14:paraId="1D2CBBC5" w14:textId="77777777" w:rsidR="0050740B" w:rsidRPr="00794639" w:rsidRDefault="0050740B" w:rsidP="00166AF3">
            <w:pPr>
              <w:pStyle w:val="TableBody"/>
            </w:pPr>
          </w:p>
          <w:p w14:paraId="582C46FD" w14:textId="77777777" w:rsidR="0050740B" w:rsidRPr="00794639" w:rsidRDefault="0050740B" w:rsidP="00166AF3">
            <w:pPr>
              <w:pStyle w:val="TableBody"/>
              <w:rPr>
                <w:u w:val="single"/>
              </w:rPr>
            </w:pPr>
            <w:r w:rsidRPr="00794639">
              <w:rPr>
                <w:u w:val="single"/>
              </w:rPr>
              <w:t>Response</w:t>
            </w:r>
          </w:p>
          <w:p w14:paraId="35AC2A42" w14:textId="3D50C0DC" w:rsidR="0050740B" w:rsidRPr="00794639" w:rsidRDefault="0050740B" w:rsidP="00166AF3">
            <w:pPr>
              <w:pStyle w:val="TableBody"/>
              <w:rPr>
                <w:b/>
              </w:rPr>
            </w:pPr>
            <w:r w:rsidRPr="00794639">
              <w:rPr>
                <w:b/>
              </w:rPr>
              <w:t>+CPOL: &lt;index1&gt;,&lt;format&gt;,&lt;oper1&gt;[,</w:t>
            </w:r>
            <w:r w:rsidR="000D2CB3" w:rsidRPr="00794639">
              <w:rPr>
                <w:b/>
              </w:rPr>
              <w:t>&lt;</w:t>
            </w:r>
            <w:r w:rsidRPr="00794639">
              <w:rPr>
                <w:b/>
              </w:rPr>
              <w:t>EUTRAN_AcT&gt;][&lt;CR&gt;&lt;LF&gt;</w:t>
            </w:r>
            <w:r w:rsidRPr="00794639">
              <w:rPr>
                <w:b/>
              </w:rPr>
              <w:br/>
              <w:t>+CPOL: &lt;index2&gt;,&lt;format&gt;,&lt;oper2&gt;[,&lt;EUTRAN_AcT&gt;][...]]</w:t>
            </w:r>
          </w:p>
          <w:p w14:paraId="28DDF15B" w14:textId="77777777" w:rsidR="0050740B" w:rsidRPr="00794639" w:rsidRDefault="0050740B" w:rsidP="00166AF3">
            <w:pPr>
              <w:pStyle w:val="TableBody"/>
              <w:rPr>
                <w:b/>
              </w:rPr>
            </w:pPr>
            <w:r w:rsidRPr="00794639">
              <w:rPr>
                <w:b/>
              </w:rPr>
              <w:t>OK</w:t>
            </w:r>
          </w:p>
          <w:p w14:paraId="6580FF8E" w14:textId="77777777" w:rsidR="0050740B" w:rsidRPr="00794639" w:rsidRDefault="0050740B" w:rsidP="00166AF3">
            <w:pPr>
              <w:pStyle w:val="TableBody"/>
            </w:pPr>
          </w:p>
          <w:p w14:paraId="20D8E013" w14:textId="77777777" w:rsidR="0050740B" w:rsidRPr="00794639" w:rsidRDefault="0050740B" w:rsidP="00166AF3">
            <w:pPr>
              <w:pStyle w:val="TableBody"/>
            </w:pPr>
            <w:r w:rsidRPr="00794639">
              <w:t>or</w:t>
            </w:r>
          </w:p>
          <w:p w14:paraId="3B190B8D" w14:textId="77777777" w:rsidR="0050740B" w:rsidRPr="00794639" w:rsidRDefault="0050740B" w:rsidP="00166AF3">
            <w:pPr>
              <w:pStyle w:val="TableBody"/>
              <w:rPr>
                <w:b/>
              </w:rPr>
            </w:pPr>
            <w:r w:rsidRPr="00794639">
              <w:rPr>
                <w:b/>
              </w:rPr>
              <w:t>+CME ERROR: &lt;err&gt;</w:t>
            </w:r>
          </w:p>
        </w:tc>
      </w:tr>
      <w:tr w:rsidR="0050740B" w:rsidRPr="00794639" w14:paraId="0E87593D" w14:textId="77777777" w:rsidTr="00170927">
        <w:trPr>
          <w:trHeight w:val="65"/>
        </w:trPr>
        <w:tc>
          <w:tcPr>
            <w:tcW w:w="1728" w:type="dxa"/>
          </w:tcPr>
          <w:p w14:paraId="16B4D48D" w14:textId="77777777" w:rsidR="0050740B" w:rsidRPr="00794639" w:rsidRDefault="0050740B" w:rsidP="00166AF3">
            <w:pPr>
              <w:pStyle w:val="TableBody"/>
              <w:rPr>
                <w:i/>
              </w:rPr>
            </w:pPr>
            <w:r w:rsidRPr="00794639">
              <w:rPr>
                <w:i/>
              </w:rPr>
              <w:t>Write command</w:t>
            </w:r>
          </w:p>
          <w:p w14:paraId="324AF5D9" w14:textId="77777777" w:rsidR="0050740B" w:rsidRPr="00794639" w:rsidRDefault="0050740B" w:rsidP="00166AF3">
            <w:pPr>
              <w:pStyle w:val="TableBody"/>
            </w:pPr>
          </w:p>
          <w:p w14:paraId="00C64A65" w14:textId="77777777" w:rsidR="0050740B" w:rsidRPr="00794639" w:rsidRDefault="0050740B" w:rsidP="00166AF3">
            <w:pPr>
              <w:pStyle w:val="TableBody"/>
              <w:rPr>
                <w:u w:val="single"/>
              </w:rPr>
            </w:pPr>
            <w:r w:rsidRPr="00794639">
              <w:rPr>
                <w:u w:val="single"/>
              </w:rPr>
              <w:t>Syntax</w:t>
            </w:r>
          </w:p>
          <w:p w14:paraId="5220BFE2" w14:textId="2D11A7F9" w:rsidR="0050740B" w:rsidRPr="00794639" w:rsidRDefault="0050740B" w:rsidP="00166AF3">
            <w:pPr>
              <w:pStyle w:val="TableBody"/>
            </w:pPr>
            <w:r w:rsidRPr="00794639">
              <w:rPr>
                <w:b/>
              </w:rPr>
              <w:t>AT+CPOL=</w:t>
            </w:r>
            <w:r w:rsidRPr="00794639">
              <w:rPr>
                <w:b/>
              </w:rPr>
              <w:br/>
              <w:t>[&lt;index&gt;]</w:t>
            </w:r>
            <w:r w:rsidRPr="00794639">
              <w:rPr>
                <w:b/>
              </w:rPr>
              <w:br/>
              <w:t>[,&lt;format&gt;</w:t>
            </w:r>
            <w:r w:rsidRPr="00794639">
              <w:rPr>
                <w:b/>
              </w:rPr>
              <w:br/>
              <w:t>[,&lt;oper&gt;]]</w:t>
            </w:r>
          </w:p>
        </w:tc>
        <w:tc>
          <w:tcPr>
            <w:tcW w:w="7269" w:type="dxa"/>
          </w:tcPr>
          <w:p w14:paraId="4D6E2DF9" w14:textId="77777777" w:rsidR="0050740B" w:rsidRPr="00794639" w:rsidRDefault="0050740B" w:rsidP="00166AF3">
            <w:pPr>
              <w:pStyle w:val="TableBody"/>
            </w:pPr>
          </w:p>
          <w:p w14:paraId="16E68BD7" w14:textId="77777777" w:rsidR="0050740B" w:rsidRPr="00794639" w:rsidRDefault="0050740B" w:rsidP="00166AF3">
            <w:pPr>
              <w:pStyle w:val="TableBody"/>
            </w:pPr>
          </w:p>
          <w:p w14:paraId="258F7D8A" w14:textId="77777777" w:rsidR="0050740B" w:rsidRPr="00794639" w:rsidRDefault="0050740B" w:rsidP="00166AF3">
            <w:pPr>
              <w:pStyle w:val="TableBody"/>
              <w:rPr>
                <w:u w:val="single"/>
              </w:rPr>
            </w:pPr>
            <w:r w:rsidRPr="00794639">
              <w:rPr>
                <w:u w:val="single"/>
              </w:rPr>
              <w:t>Response</w:t>
            </w:r>
          </w:p>
          <w:p w14:paraId="0CCFE716" w14:textId="77777777" w:rsidR="0050740B" w:rsidRPr="00794639" w:rsidRDefault="0050740B" w:rsidP="00166AF3">
            <w:pPr>
              <w:pStyle w:val="TableBody"/>
              <w:rPr>
                <w:b/>
              </w:rPr>
            </w:pPr>
            <w:r w:rsidRPr="00794639">
              <w:rPr>
                <w:b/>
              </w:rPr>
              <w:t xml:space="preserve">OK </w:t>
            </w:r>
          </w:p>
          <w:p w14:paraId="1EE0E334" w14:textId="77777777" w:rsidR="0050740B" w:rsidRPr="00794639" w:rsidRDefault="0050740B" w:rsidP="00166AF3">
            <w:pPr>
              <w:pStyle w:val="TableBody"/>
              <w:rPr>
                <w:sz w:val="10"/>
                <w:szCs w:val="10"/>
              </w:rPr>
            </w:pPr>
          </w:p>
          <w:p w14:paraId="3478FBD0" w14:textId="77777777" w:rsidR="0050740B" w:rsidRPr="00794639" w:rsidRDefault="0050740B" w:rsidP="00166AF3">
            <w:pPr>
              <w:pStyle w:val="TableBody"/>
            </w:pPr>
            <w:r w:rsidRPr="00794639">
              <w:t>or</w:t>
            </w:r>
          </w:p>
          <w:p w14:paraId="20611DB3" w14:textId="77777777" w:rsidR="0050740B" w:rsidRPr="00794639" w:rsidRDefault="0050740B" w:rsidP="00166AF3">
            <w:pPr>
              <w:pStyle w:val="TableBody"/>
              <w:rPr>
                <w:b/>
              </w:rPr>
            </w:pPr>
            <w:r w:rsidRPr="00794639">
              <w:rPr>
                <w:b/>
              </w:rPr>
              <w:t>+CME ERROR: &lt;err&gt;</w:t>
            </w:r>
          </w:p>
          <w:p w14:paraId="48BD2C46" w14:textId="77777777" w:rsidR="0050740B" w:rsidRPr="00794639" w:rsidRDefault="0050740B" w:rsidP="00166AF3">
            <w:pPr>
              <w:pStyle w:val="TableBody"/>
              <w:rPr>
                <w:sz w:val="14"/>
                <w:szCs w:val="14"/>
              </w:rPr>
            </w:pPr>
          </w:p>
          <w:p w14:paraId="1C5867E0" w14:textId="77777777" w:rsidR="0050740B" w:rsidRPr="00794639" w:rsidRDefault="0050740B" w:rsidP="00166AF3">
            <w:pPr>
              <w:pStyle w:val="TableBody"/>
              <w:rPr>
                <w:u w:val="single"/>
              </w:rPr>
            </w:pPr>
            <w:r w:rsidRPr="00794639">
              <w:rPr>
                <w:u w:val="single"/>
              </w:rPr>
              <w:t>Parameters</w:t>
            </w:r>
          </w:p>
          <w:p w14:paraId="0695CC2D" w14:textId="77777777" w:rsidR="0050740B" w:rsidRPr="00794639" w:rsidRDefault="0050740B" w:rsidP="00166AF3">
            <w:pPr>
              <w:pStyle w:val="TableBody"/>
            </w:pPr>
            <w:r w:rsidRPr="00794639">
              <w:rPr>
                <w:b/>
              </w:rPr>
              <w:t>&lt;index</w:t>
            </w:r>
            <w:r w:rsidRPr="00794639">
              <w:rPr>
                <w:b/>
                <w:snapToGrid w:val="0"/>
              </w:rPr>
              <w:t>&gt;</w:t>
            </w:r>
            <w:r w:rsidRPr="00794639">
              <w:tab/>
              <w:t>Integer type; order number of operator in the SIM/USIM preferred operator list</w:t>
            </w:r>
          </w:p>
          <w:p w14:paraId="4DCDEBB5" w14:textId="77777777" w:rsidR="0050740B" w:rsidRPr="00794639" w:rsidRDefault="0050740B" w:rsidP="00166AF3">
            <w:pPr>
              <w:pStyle w:val="TableBody"/>
              <w:rPr>
                <w:sz w:val="14"/>
                <w:szCs w:val="14"/>
              </w:rPr>
            </w:pPr>
          </w:p>
          <w:p w14:paraId="6FD86780" w14:textId="77777777" w:rsidR="0050740B" w:rsidRPr="00794639" w:rsidRDefault="0050740B" w:rsidP="00166AF3">
            <w:pPr>
              <w:pStyle w:val="TableBody"/>
            </w:pPr>
            <w:r w:rsidRPr="00794639">
              <w:rPr>
                <w:b/>
              </w:rPr>
              <w:t>&lt;format</w:t>
            </w:r>
            <w:r w:rsidRPr="00794639">
              <w:rPr>
                <w:b/>
                <w:snapToGrid w:val="0"/>
              </w:rPr>
              <w:t>&gt;</w:t>
            </w:r>
            <w:r w:rsidRPr="00794639">
              <w:tab/>
            </w:r>
            <w:r w:rsidRPr="00DF20AD">
              <w:rPr>
                <w:rPrChange w:id="4553" w:author="Sevan Sirapian [2]" w:date="2018-11-26T11:12:00Z">
                  <w:rPr>
                    <w:u w:val="single"/>
                  </w:rPr>
                </w:rPrChange>
              </w:rPr>
              <w:t>0</w:t>
            </w:r>
            <w:r w:rsidRPr="00794639">
              <w:tab/>
              <w:t>Long format alphanumeric &lt;oper&gt;</w:t>
            </w:r>
          </w:p>
          <w:p w14:paraId="5C079727" w14:textId="77777777" w:rsidR="0050740B" w:rsidRPr="00794639" w:rsidRDefault="0050740B" w:rsidP="00166AF3">
            <w:pPr>
              <w:pStyle w:val="TableBody"/>
            </w:pPr>
            <w:r w:rsidRPr="00794639">
              <w:tab/>
            </w:r>
            <w:r w:rsidRPr="00794639">
              <w:tab/>
              <w:t>1</w:t>
            </w:r>
            <w:r w:rsidRPr="00794639">
              <w:tab/>
              <w:t>Short format alphanumeric &lt;oper&gt;</w:t>
            </w:r>
          </w:p>
          <w:p w14:paraId="2A3EA489" w14:textId="77777777" w:rsidR="0050740B" w:rsidRPr="00794639" w:rsidRDefault="0050740B" w:rsidP="00166AF3">
            <w:pPr>
              <w:pStyle w:val="TableBody"/>
            </w:pPr>
            <w:r w:rsidRPr="00794639">
              <w:tab/>
            </w:r>
            <w:r w:rsidRPr="00794639">
              <w:tab/>
            </w:r>
            <w:commentRangeStart w:id="4554"/>
            <w:r w:rsidRPr="00DF20AD">
              <w:rPr>
                <w:u w:val="single"/>
                <w:rPrChange w:id="4555" w:author="Sevan Sirapian [2]" w:date="2018-11-26T11:12:00Z">
                  <w:rPr/>
                </w:rPrChange>
              </w:rPr>
              <w:t>2</w:t>
            </w:r>
            <w:commentRangeEnd w:id="4554"/>
            <w:r w:rsidR="00C37233">
              <w:rPr>
                <w:rStyle w:val="CommentReference"/>
                <w:rFonts w:ascii="Verdana" w:hAnsi="Verdana" w:cs="Times New Roman"/>
                <w:lang w:eastAsia="en-US"/>
              </w:rPr>
              <w:commentReference w:id="4554"/>
            </w:r>
            <w:r w:rsidRPr="00794639">
              <w:tab/>
              <w:t>Numeric &lt;oper&gt;</w:t>
            </w:r>
          </w:p>
          <w:p w14:paraId="403AEECA" w14:textId="77777777" w:rsidR="0050740B" w:rsidRPr="00794639" w:rsidRDefault="0050740B" w:rsidP="00166AF3">
            <w:pPr>
              <w:pStyle w:val="TableBody"/>
              <w:rPr>
                <w:sz w:val="14"/>
                <w:szCs w:val="14"/>
              </w:rPr>
            </w:pPr>
          </w:p>
          <w:p w14:paraId="2FE79F1D" w14:textId="77777777" w:rsidR="0050740B" w:rsidRPr="00794639" w:rsidRDefault="0050740B" w:rsidP="00166AF3">
            <w:pPr>
              <w:pStyle w:val="TableBody"/>
            </w:pPr>
            <w:r w:rsidRPr="00794639">
              <w:rPr>
                <w:b/>
              </w:rPr>
              <w:t>&lt;opern&gt;</w:t>
            </w:r>
            <w:r w:rsidRPr="00794639">
              <w:tab/>
              <w:t xml:space="preserve">String type; &lt;format&gt; indicates if the format is alphanumeric or numeric </w:t>
            </w:r>
          </w:p>
          <w:p w14:paraId="63CFEC4E" w14:textId="77777777" w:rsidR="0050740B" w:rsidRPr="00794639" w:rsidRDefault="0050740B" w:rsidP="00166AF3">
            <w:pPr>
              <w:pStyle w:val="TableBody"/>
              <w:rPr>
                <w:sz w:val="14"/>
                <w:szCs w:val="14"/>
              </w:rPr>
            </w:pPr>
          </w:p>
          <w:p w14:paraId="053101BD" w14:textId="77777777" w:rsidR="0050740B" w:rsidRPr="00794639" w:rsidRDefault="0050740B" w:rsidP="00166AF3">
            <w:pPr>
              <w:pStyle w:val="TableBody"/>
            </w:pPr>
            <w:r w:rsidRPr="00794639">
              <w:rPr>
                <w:b/>
              </w:rPr>
              <w:t>&lt;EUTRA_AcT</w:t>
            </w:r>
            <w:r w:rsidRPr="00794639">
              <w:rPr>
                <w:b/>
                <w:snapToGrid w:val="0"/>
              </w:rPr>
              <w:t>&gt;</w:t>
            </w:r>
            <w:r w:rsidRPr="00794639">
              <w:rPr>
                <w:b/>
                <w:snapToGrid w:val="0"/>
              </w:rPr>
              <w:tab/>
            </w:r>
            <w:r w:rsidRPr="00794639">
              <w:t>0</w:t>
            </w:r>
            <w:r w:rsidRPr="00794639">
              <w:tab/>
              <w:t>EUTRA access technology not selected</w:t>
            </w:r>
          </w:p>
          <w:p w14:paraId="441C58CC" w14:textId="77777777" w:rsidR="0050740B" w:rsidRPr="00794639" w:rsidRDefault="0050740B" w:rsidP="00166AF3">
            <w:pPr>
              <w:pStyle w:val="TableBody"/>
            </w:pPr>
            <w:r w:rsidRPr="00794639">
              <w:tab/>
            </w:r>
            <w:r w:rsidRPr="00794639">
              <w:tab/>
            </w:r>
            <w:r w:rsidRPr="00794639">
              <w:tab/>
              <w:t>1</w:t>
            </w:r>
            <w:r w:rsidRPr="00794639">
              <w:tab/>
              <w:t>EUTRA access technology selected</w:t>
            </w:r>
          </w:p>
        </w:tc>
      </w:tr>
      <w:tr w:rsidR="0050740B" w:rsidRPr="00794639" w14:paraId="4BB44500" w14:textId="77777777" w:rsidTr="00170927">
        <w:tc>
          <w:tcPr>
            <w:tcW w:w="0" w:type="dxa"/>
          </w:tcPr>
          <w:p w14:paraId="79772571" w14:textId="5698B498" w:rsidR="007F3734" w:rsidRPr="00794639" w:rsidRDefault="007F3734">
            <w:pPr>
              <w:pStyle w:val="TableBody"/>
              <w:rPr>
                <w:u w:val="single"/>
              </w:rPr>
            </w:pPr>
            <w:r w:rsidRPr="00794639">
              <w:rPr>
                <w:u w:val="single"/>
              </w:rPr>
              <w:t>Reference</w:t>
            </w:r>
          </w:p>
        </w:tc>
        <w:tc>
          <w:tcPr>
            <w:tcW w:w="7269" w:type="dxa"/>
          </w:tcPr>
          <w:p w14:paraId="02211F23" w14:textId="51D10FD3" w:rsidR="0050740B" w:rsidRPr="00794639" w:rsidRDefault="00CE0B21" w:rsidP="004651D1">
            <w:pPr>
              <w:pStyle w:val="TableBody"/>
            </w:pPr>
            <w:r w:rsidRPr="00794639">
              <w:t>27.007 Rev12</w:t>
            </w:r>
          </w:p>
        </w:tc>
      </w:tr>
    </w:tbl>
    <w:p w14:paraId="165C55C7" w14:textId="77777777" w:rsidR="0050740B" w:rsidRPr="00794639" w:rsidRDefault="0050740B" w:rsidP="0050740B">
      <w:pPr>
        <w:pStyle w:val="Heading2"/>
      </w:pPr>
      <w:bookmarkStart w:id="4556" w:name="_Toc369684007"/>
      <w:bookmarkStart w:id="4557" w:name="_Toc518315987"/>
      <w:bookmarkStart w:id="4558" w:name="_Toc518318071"/>
      <w:bookmarkStart w:id="4559" w:name="_Toc518402638"/>
      <w:bookmarkStart w:id="4560" w:name="_Toc518404330"/>
      <w:bookmarkStart w:id="4561" w:name="_Toc518456088"/>
      <w:bookmarkStart w:id="4562" w:name="_Toc345081357"/>
      <w:bookmarkStart w:id="4563" w:name="_Toc349753101"/>
      <w:bookmarkStart w:id="4564" w:name="_Toc349753993"/>
      <w:bookmarkStart w:id="4565" w:name="_Ref366745071"/>
      <w:bookmarkStart w:id="4566" w:name="_Ref369091505"/>
      <w:bookmarkStart w:id="4567" w:name="_Toc368586060"/>
      <w:bookmarkStart w:id="4568" w:name="_Ref387765568"/>
      <w:bookmarkStart w:id="4569" w:name="_Ref387765571"/>
      <w:bookmarkStart w:id="4570" w:name="_Ref486251360"/>
      <w:bookmarkStart w:id="4571" w:name="_Ref486251362"/>
      <w:bookmarkStart w:id="4572" w:name="_Toc486251646"/>
      <w:bookmarkStart w:id="4573" w:name="_Ref518913424"/>
      <w:bookmarkStart w:id="4574" w:name="_Ref518913426"/>
      <w:bookmarkStart w:id="4575" w:name="_Ref531008296"/>
      <w:bookmarkStart w:id="4576" w:name="_Ref531008298"/>
      <w:bookmarkStart w:id="4577" w:name="_Toc531700677"/>
      <w:bookmarkEnd w:id="4556"/>
      <w:bookmarkEnd w:id="4557"/>
      <w:bookmarkEnd w:id="4558"/>
      <w:bookmarkEnd w:id="4559"/>
      <w:bookmarkEnd w:id="4560"/>
      <w:bookmarkEnd w:id="4561"/>
      <w:r w:rsidRPr="00794639">
        <w:t xml:space="preserve">+CREG Command: Network </w:t>
      </w:r>
      <w:bookmarkEnd w:id="4562"/>
      <w:r w:rsidRPr="00794639">
        <w:t>Registration</w:t>
      </w:r>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p>
    <w:tbl>
      <w:tblPr>
        <w:tblStyle w:val="TableSWIleft"/>
        <w:tblW w:w="8997" w:type="dxa"/>
        <w:tblLayout w:type="fixed"/>
        <w:tblLook w:val="04A0" w:firstRow="1" w:lastRow="0" w:firstColumn="1" w:lastColumn="0" w:noHBand="0" w:noVBand="1"/>
      </w:tblPr>
      <w:tblGrid>
        <w:gridCol w:w="1707"/>
        <w:gridCol w:w="7290"/>
      </w:tblGrid>
      <w:tr w:rsidR="0050740B" w:rsidRPr="00794639" w14:paraId="6E6F1BA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F536C50" w14:textId="41003C2F" w:rsidR="0050740B" w:rsidRPr="00794639" w:rsidRDefault="00F22490" w:rsidP="00166AF3">
            <w:pPr>
              <w:pStyle w:val="TableColumnHead"/>
              <w:spacing w:before="144" w:after="144"/>
              <w:rPr>
                <w:lang w:eastAsia="zh-CN"/>
              </w:rPr>
            </w:pPr>
            <w:r w:rsidRPr="00794639">
              <w:rPr>
                <w:lang w:eastAsia="zh-CN"/>
              </w:rPr>
              <w:t>HL7800</w:t>
            </w:r>
          </w:p>
        </w:tc>
      </w:tr>
      <w:tr w:rsidR="0050740B" w:rsidRPr="00794639" w14:paraId="741FE419" w14:textId="77777777" w:rsidTr="00953CD3">
        <w:trPr>
          <w:trHeight w:val="315"/>
        </w:trPr>
        <w:tc>
          <w:tcPr>
            <w:tcW w:w="1707" w:type="dxa"/>
          </w:tcPr>
          <w:p w14:paraId="37854A76" w14:textId="77777777" w:rsidR="0050740B" w:rsidRPr="00794639" w:rsidRDefault="0050740B" w:rsidP="00166AF3">
            <w:pPr>
              <w:pStyle w:val="TableBody"/>
              <w:keepNext/>
              <w:rPr>
                <w:rFonts w:ascii="Times New Roman" w:hAnsi="Times New Roman" w:cs="Times New Roman"/>
                <w:i/>
                <w:sz w:val="20"/>
                <w:szCs w:val="20"/>
              </w:rPr>
            </w:pPr>
            <w:r w:rsidRPr="00794639">
              <w:rPr>
                <w:i/>
              </w:rPr>
              <w:t>Test command</w:t>
            </w:r>
          </w:p>
          <w:p w14:paraId="0F865488" w14:textId="77777777" w:rsidR="0050740B" w:rsidRPr="00794639" w:rsidRDefault="0050740B" w:rsidP="00166AF3">
            <w:pPr>
              <w:pStyle w:val="TableBody"/>
              <w:keepNext/>
            </w:pPr>
          </w:p>
          <w:p w14:paraId="2F6599B5" w14:textId="77777777" w:rsidR="0050740B" w:rsidRPr="00794639" w:rsidRDefault="0050740B" w:rsidP="00166AF3">
            <w:pPr>
              <w:pStyle w:val="TableBody"/>
              <w:keepNext/>
              <w:rPr>
                <w:u w:val="single"/>
              </w:rPr>
            </w:pPr>
            <w:r w:rsidRPr="00794639">
              <w:rPr>
                <w:u w:val="single"/>
              </w:rPr>
              <w:t>Syntax</w:t>
            </w:r>
          </w:p>
          <w:p w14:paraId="67C68659" w14:textId="77777777" w:rsidR="0050740B" w:rsidRPr="00794639" w:rsidRDefault="0050740B" w:rsidP="00166AF3">
            <w:pPr>
              <w:pStyle w:val="TableBody"/>
              <w:keepNext/>
            </w:pPr>
            <w:r w:rsidRPr="00794639">
              <w:rPr>
                <w:b/>
              </w:rPr>
              <w:t>AT+CREG=?</w:t>
            </w:r>
          </w:p>
        </w:tc>
        <w:tc>
          <w:tcPr>
            <w:tcW w:w="7290" w:type="dxa"/>
          </w:tcPr>
          <w:p w14:paraId="461CFD1E" w14:textId="77777777" w:rsidR="0050740B" w:rsidRPr="00794639" w:rsidRDefault="0050740B" w:rsidP="00166AF3">
            <w:pPr>
              <w:pStyle w:val="TableBody"/>
              <w:keepNext/>
              <w:rPr>
                <w:rFonts w:ascii="Times New Roman" w:hAnsi="Times New Roman" w:cs="Times New Roman"/>
                <w:sz w:val="20"/>
                <w:szCs w:val="20"/>
                <w:u w:val="single"/>
              </w:rPr>
            </w:pPr>
          </w:p>
          <w:p w14:paraId="61273A3E" w14:textId="77777777" w:rsidR="0050740B" w:rsidRPr="00794639" w:rsidRDefault="0050740B" w:rsidP="00166AF3">
            <w:pPr>
              <w:pStyle w:val="TableBody"/>
              <w:keepNext/>
              <w:rPr>
                <w:u w:val="single"/>
              </w:rPr>
            </w:pPr>
          </w:p>
          <w:p w14:paraId="38F24E44" w14:textId="77777777" w:rsidR="0050740B" w:rsidRPr="00794639" w:rsidRDefault="0050740B" w:rsidP="00166AF3">
            <w:pPr>
              <w:pStyle w:val="TableBody"/>
              <w:keepNext/>
              <w:rPr>
                <w:u w:val="single"/>
              </w:rPr>
            </w:pPr>
            <w:r w:rsidRPr="00794639">
              <w:rPr>
                <w:u w:val="single"/>
              </w:rPr>
              <w:t>Response</w:t>
            </w:r>
          </w:p>
          <w:p w14:paraId="42B15634" w14:textId="77777777" w:rsidR="0050740B" w:rsidRPr="00794639" w:rsidRDefault="0050740B" w:rsidP="00166AF3">
            <w:pPr>
              <w:pStyle w:val="TableBody"/>
              <w:keepNext/>
            </w:pPr>
            <w:r w:rsidRPr="00794639">
              <w:rPr>
                <w:b/>
                <w:snapToGrid w:val="0"/>
              </w:rPr>
              <w:t>+CREG:</w:t>
            </w:r>
            <w:r w:rsidRPr="00794639">
              <w:rPr>
                <w:snapToGrid w:val="0"/>
              </w:rPr>
              <w:t xml:space="preserve"> (list of supported </w:t>
            </w:r>
            <w:r w:rsidRPr="00794639">
              <w:rPr>
                <w:b/>
                <w:snapToGrid w:val="0"/>
              </w:rPr>
              <w:t>&lt;n&gt;</w:t>
            </w:r>
            <w:r w:rsidRPr="00794639">
              <w:rPr>
                <w:snapToGrid w:val="0"/>
              </w:rPr>
              <w:t>s)</w:t>
            </w:r>
          </w:p>
          <w:p w14:paraId="2844D804" w14:textId="77777777" w:rsidR="0050740B" w:rsidRPr="00794639" w:rsidRDefault="0050740B" w:rsidP="00166AF3">
            <w:pPr>
              <w:pStyle w:val="TableBody"/>
              <w:keepNext/>
              <w:rPr>
                <w:rFonts w:ascii="Times New Roman" w:hAnsi="Times New Roman" w:cs="Times New Roman"/>
                <w:sz w:val="20"/>
                <w:szCs w:val="20"/>
                <w:u w:val="single"/>
              </w:rPr>
            </w:pPr>
            <w:r w:rsidRPr="00794639">
              <w:rPr>
                <w:b/>
              </w:rPr>
              <w:t>OK</w:t>
            </w:r>
          </w:p>
        </w:tc>
      </w:tr>
      <w:tr w:rsidR="0050740B" w:rsidRPr="00794639" w14:paraId="18A0D0B0" w14:textId="77777777" w:rsidTr="00953CD3">
        <w:trPr>
          <w:trHeight w:val="273"/>
        </w:trPr>
        <w:tc>
          <w:tcPr>
            <w:tcW w:w="1707" w:type="dxa"/>
          </w:tcPr>
          <w:p w14:paraId="067E7A56" w14:textId="77777777" w:rsidR="0050740B" w:rsidRPr="00794639" w:rsidRDefault="0050740B" w:rsidP="00166AF3">
            <w:pPr>
              <w:pStyle w:val="TableBody"/>
              <w:rPr>
                <w:i/>
              </w:rPr>
            </w:pPr>
            <w:r w:rsidRPr="00794639">
              <w:rPr>
                <w:i/>
              </w:rPr>
              <w:t>Read command</w:t>
            </w:r>
          </w:p>
          <w:p w14:paraId="3D27F468" w14:textId="77777777" w:rsidR="0050740B" w:rsidRPr="00794639" w:rsidRDefault="0050740B" w:rsidP="00166AF3">
            <w:pPr>
              <w:pStyle w:val="TableBody"/>
            </w:pPr>
          </w:p>
          <w:p w14:paraId="40D81857" w14:textId="77777777" w:rsidR="0050740B" w:rsidRPr="00794639" w:rsidRDefault="0050740B" w:rsidP="00166AF3">
            <w:pPr>
              <w:pStyle w:val="TableBody"/>
              <w:rPr>
                <w:u w:val="single"/>
              </w:rPr>
            </w:pPr>
            <w:r w:rsidRPr="00794639">
              <w:rPr>
                <w:u w:val="single"/>
              </w:rPr>
              <w:t>Syntax</w:t>
            </w:r>
          </w:p>
          <w:p w14:paraId="3D2AA449" w14:textId="77777777" w:rsidR="0050740B" w:rsidRPr="00794639" w:rsidRDefault="0050740B" w:rsidP="00166AF3">
            <w:pPr>
              <w:pStyle w:val="TableBody"/>
              <w:rPr>
                <w:b/>
              </w:rPr>
            </w:pPr>
            <w:r w:rsidRPr="00794639">
              <w:rPr>
                <w:b/>
              </w:rPr>
              <w:t>AT+CREG?</w:t>
            </w:r>
          </w:p>
          <w:p w14:paraId="27ED66D4" w14:textId="77777777" w:rsidR="0050740B" w:rsidRPr="00794639" w:rsidRDefault="0050740B" w:rsidP="00166AF3">
            <w:pPr>
              <w:pStyle w:val="TableBody"/>
            </w:pPr>
          </w:p>
        </w:tc>
        <w:tc>
          <w:tcPr>
            <w:tcW w:w="7290" w:type="dxa"/>
          </w:tcPr>
          <w:p w14:paraId="598E927B" w14:textId="77777777" w:rsidR="0050740B" w:rsidRPr="00794639" w:rsidRDefault="0050740B" w:rsidP="00166AF3">
            <w:pPr>
              <w:pStyle w:val="TableBody"/>
            </w:pPr>
          </w:p>
          <w:p w14:paraId="4D964CC1" w14:textId="77777777" w:rsidR="0050740B" w:rsidRPr="00794639" w:rsidRDefault="0050740B" w:rsidP="00166AF3">
            <w:pPr>
              <w:pStyle w:val="TableBody"/>
            </w:pPr>
          </w:p>
          <w:p w14:paraId="1A0B5A50" w14:textId="77777777" w:rsidR="0050740B" w:rsidRPr="00B47932" w:rsidRDefault="0050740B" w:rsidP="00166AF3">
            <w:pPr>
              <w:pStyle w:val="TableBody"/>
              <w:rPr>
                <w:u w:val="single"/>
              </w:rPr>
            </w:pPr>
            <w:r w:rsidRPr="00B47932">
              <w:rPr>
                <w:u w:val="single"/>
              </w:rPr>
              <w:t>Response</w:t>
            </w:r>
          </w:p>
          <w:p w14:paraId="1A118A46" w14:textId="6D07C686" w:rsidR="007F3734" w:rsidRPr="00B47932" w:rsidRDefault="007F3734" w:rsidP="007F3734">
            <w:pPr>
              <w:pStyle w:val="TableBody"/>
              <w:rPr>
                <w:b/>
              </w:rPr>
            </w:pPr>
            <w:r w:rsidRPr="00B47932">
              <w:rPr>
                <w:b/>
              </w:rPr>
              <w:t>+CREG: &lt;n&gt;,&lt;stat&gt;[,[&lt;lac&gt;],[&lt;ci&gt;],[&lt;AcT&gt;][,&lt;cause_type&gt;,&lt;reject_cause&gt;]]</w:t>
            </w:r>
          </w:p>
          <w:p w14:paraId="1913689B" w14:textId="69C1627A" w:rsidR="0050740B" w:rsidRPr="00794639" w:rsidRDefault="007F3734" w:rsidP="00166AF3">
            <w:pPr>
              <w:pStyle w:val="TableBody"/>
            </w:pPr>
            <w:r w:rsidRPr="00794639">
              <w:rPr>
                <w:b/>
              </w:rPr>
              <w:t>OK</w:t>
            </w:r>
            <w:r w:rsidRPr="00794639" w:rsidDel="007F3734">
              <w:rPr>
                <w:b/>
              </w:rPr>
              <w:t xml:space="preserve"> </w:t>
            </w:r>
            <w:r w:rsidR="0050740B" w:rsidRPr="00794639">
              <w:rPr>
                <w:b/>
              </w:rPr>
              <w:t>OK</w:t>
            </w:r>
          </w:p>
        </w:tc>
      </w:tr>
      <w:tr w:rsidR="007F3734" w:rsidRPr="00794639" w14:paraId="0A217342" w14:textId="77777777" w:rsidTr="00953CD3">
        <w:trPr>
          <w:cantSplit w:val="0"/>
          <w:trHeight w:val="65"/>
        </w:trPr>
        <w:tc>
          <w:tcPr>
            <w:tcW w:w="1707" w:type="dxa"/>
          </w:tcPr>
          <w:p w14:paraId="6C72A343" w14:textId="77777777" w:rsidR="007F3734" w:rsidRPr="00794639" w:rsidRDefault="007F3734" w:rsidP="007F3734">
            <w:pPr>
              <w:pStyle w:val="TableBody"/>
              <w:rPr>
                <w:i/>
              </w:rPr>
            </w:pPr>
            <w:r w:rsidRPr="00794639">
              <w:rPr>
                <w:i/>
              </w:rPr>
              <w:t>Write command</w:t>
            </w:r>
          </w:p>
          <w:p w14:paraId="04EE2B71" w14:textId="77777777" w:rsidR="007F3734" w:rsidRPr="00794639" w:rsidRDefault="007F3734" w:rsidP="007F3734">
            <w:pPr>
              <w:pStyle w:val="TableBody"/>
            </w:pPr>
          </w:p>
          <w:p w14:paraId="40054952" w14:textId="77777777" w:rsidR="007F3734" w:rsidRPr="00794639" w:rsidRDefault="007F3734" w:rsidP="007F3734">
            <w:pPr>
              <w:pStyle w:val="TableBody"/>
              <w:rPr>
                <w:u w:val="single"/>
              </w:rPr>
            </w:pPr>
            <w:r w:rsidRPr="00794639">
              <w:rPr>
                <w:u w:val="single"/>
              </w:rPr>
              <w:t>Syntax</w:t>
            </w:r>
          </w:p>
          <w:p w14:paraId="25DA9C44" w14:textId="77777777" w:rsidR="007F3734" w:rsidRPr="00794639" w:rsidRDefault="007F3734" w:rsidP="007F3734">
            <w:pPr>
              <w:pStyle w:val="TableBody"/>
            </w:pPr>
            <w:r w:rsidRPr="00794639">
              <w:rPr>
                <w:b/>
              </w:rPr>
              <w:t>AT+CREG=[&lt;n&gt;]</w:t>
            </w:r>
          </w:p>
        </w:tc>
        <w:tc>
          <w:tcPr>
            <w:tcW w:w="7290" w:type="dxa"/>
          </w:tcPr>
          <w:p w14:paraId="0FF438AE" w14:textId="77777777" w:rsidR="007F3734" w:rsidRPr="00794639" w:rsidRDefault="007F3734" w:rsidP="004651D1">
            <w:pPr>
              <w:pStyle w:val="tablebody0"/>
              <w:rPr>
                <w:lang w:val="en-US"/>
              </w:rPr>
            </w:pPr>
          </w:p>
          <w:p w14:paraId="272F19AB" w14:textId="77777777" w:rsidR="007F3734" w:rsidRPr="00794639" w:rsidRDefault="007F3734" w:rsidP="004651D1">
            <w:pPr>
              <w:pStyle w:val="tablebody0"/>
              <w:rPr>
                <w:lang w:val="en-US"/>
              </w:rPr>
            </w:pPr>
          </w:p>
          <w:p w14:paraId="54F88046" w14:textId="77777777" w:rsidR="007F3734" w:rsidRPr="00794639" w:rsidRDefault="007F3734" w:rsidP="004651D1">
            <w:pPr>
              <w:pStyle w:val="tablebody0"/>
              <w:rPr>
                <w:u w:val="single"/>
                <w:lang w:val="en-US"/>
              </w:rPr>
            </w:pPr>
            <w:r w:rsidRPr="00794639">
              <w:rPr>
                <w:u w:val="single"/>
                <w:lang w:val="en-US"/>
              </w:rPr>
              <w:t>Response</w:t>
            </w:r>
          </w:p>
          <w:p w14:paraId="5C5DDE63" w14:textId="77777777" w:rsidR="007F3734" w:rsidRPr="00794639" w:rsidRDefault="007F3734" w:rsidP="004651D1">
            <w:pPr>
              <w:pStyle w:val="tablebody0"/>
              <w:rPr>
                <w:b/>
                <w:lang w:val="en-US"/>
              </w:rPr>
            </w:pPr>
            <w:r w:rsidRPr="00794639">
              <w:rPr>
                <w:b/>
                <w:lang w:val="en-US"/>
              </w:rPr>
              <w:t>OK</w:t>
            </w:r>
          </w:p>
          <w:p w14:paraId="18295774" w14:textId="77777777" w:rsidR="007F3734" w:rsidRPr="00794639" w:rsidRDefault="007F3734" w:rsidP="004651D1">
            <w:pPr>
              <w:pStyle w:val="tablebody0"/>
              <w:rPr>
                <w:sz w:val="14"/>
                <w:szCs w:val="14"/>
                <w:lang w:val="en-US"/>
              </w:rPr>
            </w:pPr>
          </w:p>
          <w:p w14:paraId="050CCEAB" w14:textId="77777777" w:rsidR="007F3734" w:rsidRPr="00794639" w:rsidRDefault="007F3734" w:rsidP="004651D1">
            <w:pPr>
              <w:pStyle w:val="tablebody0"/>
              <w:rPr>
                <w:lang w:val="en-US"/>
              </w:rPr>
            </w:pPr>
            <w:r w:rsidRPr="00794639">
              <w:rPr>
                <w:lang w:val="en-US"/>
              </w:rPr>
              <w:t>or</w:t>
            </w:r>
          </w:p>
          <w:p w14:paraId="57611B36" w14:textId="77777777" w:rsidR="007F3734" w:rsidRPr="00794639" w:rsidRDefault="007F3734" w:rsidP="004651D1">
            <w:pPr>
              <w:pStyle w:val="tablebody0"/>
              <w:rPr>
                <w:b/>
                <w:lang w:val="en-US"/>
              </w:rPr>
            </w:pPr>
            <w:r w:rsidRPr="00794639">
              <w:rPr>
                <w:b/>
                <w:lang w:val="en-US"/>
              </w:rPr>
              <w:t>+CME ERROR: &lt;err&gt;</w:t>
            </w:r>
          </w:p>
          <w:p w14:paraId="435DBD16" w14:textId="77777777" w:rsidR="007F3734" w:rsidRPr="00794639" w:rsidRDefault="007F3734" w:rsidP="004651D1">
            <w:pPr>
              <w:pStyle w:val="tablebody0"/>
              <w:rPr>
                <w:b/>
                <w:sz w:val="14"/>
                <w:szCs w:val="14"/>
                <w:lang w:val="en-US"/>
              </w:rPr>
            </w:pPr>
          </w:p>
          <w:p w14:paraId="7E2BBFFE" w14:textId="77777777" w:rsidR="007F3734" w:rsidRPr="00794639" w:rsidRDefault="007F3734" w:rsidP="004651D1">
            <w:pPr>
              <w:pStyle w:val="tablebody0"/>
              <w:rPr>
                <w:u w:val="single"/>
                <w:lang w:val="en-US"/>
              </w:rPr>
            </w:pPr>
            <w:r w:rsidRPr="00794639">
              <w:rPr>
                <w:u w:val="single"/>
                <w:lang w:val="en-US"/>
              </w:rPr>
              <w:t>Parameters</w:t>
            </w:r>
          </w:p>
          <w:p w14:paraId="6F716CA8" w14:textId="77777777" w:rsidR="007F3734" w:rsidRPr="00794639" w:rsidRDefault="007F3734" w:rsidP="004651D1">
            <w:pPr>
              <w:pStyle w:val="tablebody0"/>
              <w:rPr>
                <w:snapToGrid w:val="0"/>
                <w:lang w:val="en-US"/>
              </w:rPr>
            </w:pPr>
            <w:r w:rsidRPr="00794639">
              <w:rPr>
                <w:b/>
                <w:snapToGrid w:val="0"/>
                <w:lang w:val="en-US"/>
              </w:rPr>
              <w:t>&lt;n&gt;</w:t>
            </w:r>
            <w:r w:rsidRPr="00794639">
              <w:rPr>
                <w:b/>
                <w:snapToGrid w:val="0"/>
                <w:lang w:val="en-US"/>
              </w:rPr>
              <w:tab/>
            </w:r>
            <w:r w:rsidRPr="00794639">
              <w:rPr>
                <w:snapToGrid w:val="0"/>
                <w:u w:val="single"/>
                <w:lang w:val="en-US"/>
              </w:rPr>
              <w:t>0</w:t>
            </w:r>
            <w:r w:rsidRPr="00794639">
              <w:rPr>
                <w:snapToGrid w:val="0"/>
                <w:lang w:val="en-US"/>
              </w:rPr>
              <w:tab/>
              <w:t>Disable network registration unsolicited result code</w:t>
            </w:r>
          </w:p>
          <w:p w14:paraId="6D624CC2" w14:textId="77777777" w:rsidR="007F3734" w:rsidRPr="00794639" w:rsidRDefault="007F3734" w:rsidP="004651D1">
            <w:pPr>
              <w:pStyle w:val="tablebody0"/>
              <w:rPr>
                <w:snapToGrid w:val="0"/>
                <w:lang w:val="en-US"/>
              </w:rPr>
            </w:pPr>
            <w:r w:rsidRPr="00794639">
              <w:rPr>
                <w:snapToGrid w:val="0"/>
                <w:lang w:val="en-US"/>
              </w:rPr>
              <w:tab/>
              <w:t>1</w:t>
            </w:r>
            <w:r w:rsidRPr="00794639">
              <w:rPr>
                <w:snapToGrid w:val="0"/>
                <w:lang w:val="en-US"/>
              </w:rPr>
              <w:tab/>
              <w:t xml:space="preserve">Enable network registration unsolicited result code </w:t>
            </w:r>
            <w:r w:rsidRPr="00794639">
              <w:rPr>
                <w:rStyle w:val="Code"/>
                <w:lang w:val="en-US"/>
              </w:rPr>
              <w:t>+CREG: &lt;stat&gt;</w:t>
            </w:r>
          </w:p>
          <w:p w14:paraId="6F27A5AF" w14:textId="77777777" w:rsidR="007F3734" w:rsidRPr="00794639" w:rsidRDefault="007F3734" w:rsidP="004651D1">
            <w:pPr>
              <w:pStyle w:val="tablebody0"/>
              <w:rPr>
                <w:rStyle w:val="Code"/>
                <w:lang w:val="en-US"/>
              </w:rPr>
            </w:pPr>
            <w:r w:rsidRPr="00DF20AD">
              <w:rPr>
                <w:snapToGrid w:val="0"/>
                <w:lang w:val="en-US"/>
              </w:rPr>
              <w:tab/>
              <w:t>2</w:t>
            </w:r>
            <w:r w:rsidRPr="00794639">
              <w:rPr>
                <w:snapToGrid w:val="0"/>
                <w:lang w:val="en-US"/>
              </w:rPr>
              <w:tab/>
              <w:t xml:space="preserve">Enable network registration and location information unsolicited result </w:t>
            </w:r>
            <w:r w:rsidR="008B0C73" w:rsidRPr="00794639">
              <w:rPr>
                <w:snapToGrid w:val="0"/>
                <w:lang w:val="en-US"/>
              </w:rPr>
              <w:tab/>
            </w:r>
            <w:r w:rsidR="008B0C73" w:rsidRPr="00794639">
              <w:rPr>
                <w:snapToGrid w:val="0"/>
                <w:lang w:val="en-US"/>
              </w:rPr>
              <w:tab/>
            </w:r>
            <w:r w:rsidR="008B0C73" w:rsidRPr="00794639">
              <w:rPr>
                <w:snapToGrid w:val="0"/>
                <w:lang w:val="en-US"/>
              </w:rPr>
              <w:tab/>
            </w:r>
            <w:r w:rsidRPr="00794639">
              <w:rPr>
                <w:snapToGrid w:val="0"/>
                <w:lang w:val="en-US"/>
              </w:rPr>
              <w:t xml:space="preserve">code </w:t>
            </w:r>
            <w:r w:rsidRPr="00794639">
              <w:rPr>
                <w:rStyle w:val="Code"/>
                <w:lang w:val="en-US"/>
              </w:rPr>
              <w:t>+CREG: &lt;stat&gt;[,&lt;lac&gt;,&lt;ci&gt;[,&lt;Act&gt;]]</w:t>
            </w:r>
          </w:p>
          <w:p w14:paraId="70C6668E" w14:textId="7963505D" w:rsidR="007F3734" w:rsidRPr="00794639" w:rsidRDefault="007F3734" w:rsidP="004651D1">
            <w:pPr>
              <w:pStyle w:val="tablebody0"/>
              <w:rPr>
                <w:snapToGrid w:val="0"/>
                <w:lang w:val="en-US"/>
              </w:rPr>
            </w:pPr>
            <w:r w:rsidRPr="00794639">
              <w:rPr>
                <w:snapToGrid w:val="0"/>
                <w:lang w:val="en-US"/>
              </w:rPr>
              <w:tab/>
              <w:t>3</w:t>
            </w:r>
            <w:r w:rsidRPr="00794639">
              <w:rPr>
                <w:snapToGrid w:val="0"/>
                <w:lang w:val="en-US"/>
              </w:rPr>
              <w:tab/>
              <w:t xml:space="preserve">Enable network registration, location information and cause value </w:t>
            </w:r>
            <w:r w:rsidR="008B0C73" w:rsidRPr="00794639">
              <w:rPr>
                <w:snapToGrid w:val="0"/>
                <w:lang w:val="en-US"/>
              </w:rPr>
              <w:tab/>
            </w:r>
            <w:r w:rsidR="008B0C73" w:rsidRPr="00794639">
              <w:rPr>
                <w:snapToGrid w:val="0"/>
                <w:lang w:val="en-US"/>
              </w:rPr>
              <w:tab/>
            </w:r>
            <w:r w:rsidR="008B0C73" w:rsidRPr="00794639">
              <w:rPr>
                <w:snapToGrid w:val="0"/>
                <w:lang w:val="en-US"/>
              </w:rPr>
              <w:tab/>
            </w:r>
            <w:r w:rsidRPr="00794639">
              <w:rPr>
                <w:snapToGrid w:val="0"/>
                <w:lang w:val="en-US"/>
              </w:rPr>
              <w:t>information unsolicited result code</w:t>
            </w:r>
            <w:r w:rsidR="00CE0B21" w:rsidRPr="00794639">
              <w:rPr>
                <w:snapToGrid w:val="0"/>
                <w:lang w:val="en-US"/>
              </w:rPr>
              <w:br/>
            </w:r>
            <w:r w:rsidR="00CE0B21" w:rsidRPr="00794639">
              <w:rPr>
                <w:snapToGrid w:val="0"/>
                <w:lang w:val="en-US"/>
              </w:rPr>
              <w:tab/>
            </w:r>
            <w:r w:rsidR="00CE0B21" w:rsidRPr="00794639">
              <w:rPr>
                <w:snapToGrid w:val="0"/>
                <w:lang w:val="en-US"/>
              </w:rPr>
              <w:tab/>
            </w:r>
            <w:r w:rsidRPr="00794639">
              <w:rPr>
                <w:rStyle w:val="Code"/>
                <w:lang w:val="en-US"/>
              </w:rPr>
              <w:t>+CREG:&lt;stat&gt;[,[&lt;lac&gt;],[&lt;ci&gt;],[&lt;AcT&gt;][,&lt;cause_type&gt;,</w:t>
            </w:r>
            <w:r w:rsidRPr="00794639">
              <w:rPr>
                <w:rStyle w:val="Code"/>
                <w:lang w:val="en-US"/>
              </w:rPr>
              <w:br/>
            </w:r>
            <w:r w:rsidR="00CE0B21" w:rsidRPr="00794639">
              <w:rPr>
                <w:rStyle w:val="Code"/>
                <w:lang w:val="en-US"/>
              </w:rPr>
              <w:tab/>
            </w:r>
            <w:r w:rsidR="00CE0B21" w:rsidRPr="00794639">
              <w:rPr>
                <w:rStyle w:val="Code"/>
                <w:lang w:val="en-US"/>
              </w:rPr>
              <w:tab/>
            </w:r>
            <w:r w:rsidRPr="00794639">
              <w:rPr>
                <w:rStyle w:val="Code"/>
                <w:lang w:val="en-US"/>
              </w:rPr>
              <w:t>&lt;reject_cause&gt;]]</w:t>
            </w:r>
          </w:p>
          <w:p w14:paraId="0659466F" w14:textId="77777777" w:rsidR="007F3734" w:rsidRPr="00794639" w:rsidRDefault="007F3734" w:rsidP="004651D1">
            <w:pPr>
              <w:pStyle w:val="tablebody0"/>
              <w:rPr>
                <w:snapToGrid w:val="0"/>
                <w:lang w:val="en-US"/>
              </w:rPr>
            </w:pPr>
          </w:p>
          <w:p w14:paraId="29EFB2B8" w14:textId="77777777" w:rsidR="007F3734" w:rsidRPr="00B27D80" w:rsidRDefault="007F3734" w:rsidP="004651D1">
            <w:pPr>
              <w:pStyle w:val="tablebody0"/>
              <w:rPr>
                <w:snapToGrid w:val="0"/>
                <w:lang w:val="en-US"/>
              </w:rPr>
            </w:pPr>
            <w:commentRangeStart w:id="4578"/>
            <w:commentRangeStart w:id="4579"/>
            <w:r w:rsidRPr="00794639">
              <w:rPr>
                <w:b/>
                <w:snapToGrid w:val="0"/>
                <w:lang w:val="en-US"/>
              </w:rPr>
              <w:t>&lt;stat&gt;</w:t>
            </w:r>
            <w:r w:rsidRPr="00794639">
              <w:rPr>
                <w:b/>
                <w:snapToGrid w:val="0"/>
                <w:lang w:val="en-US"/>
              </w:rPr>
              <w:tab/>
            </w:r>
            <w:commentRangeEnd w:id="4578"/>
            <w:r w:rsidRPr="00794639">
              <w:rPr>
                <w:rStyle w:val="CommentReference"/>
                <w:rFonts w:ascii="Verdana" w:hAnsi="Verdana" w:cs="Times New Roman"/>
                <w:lang w:val="en-US" w:eastAsia="en-US"/>
              </w:rPr>
              <w:commentReference w:id="4578"/>
            </w:r>
            <w:commentRangeEnd w:id="4579"/>
            <w:r w:rsidRPr="000656F8">
              <w:rPr>
                <w:rStyle w:val="CommentReference"/>
                <w:rFonts w:ascii="Verdana" w:hAnsi="Verdana" w:cs="Times New Roman"/>
                <w:lang w:val="en-US" w:eastAsia="en-US"/>
              </w:rPr>
              <w:commentReference w:id="4579"/>
            </w:r>
            <w:r w:rsidRPr="00794639">
              <w:rPr>
                <w:b/>
                <w:snapToGrid w:val="0"/>
                <w:lang w:val="en-US"/>
              </w:rPr>
              <w:tab/>
            </w:r>
            <w:r w:rsidRPr="000656F8">
              <w:rPr>
                <w:snapToGrid w:val="0"/>
                <w:lang w:val="en-US"/>
              </w:rPr>
              <w:t>Circuit mode registration status</w:t>
            </w:r>
          </w:p>
          <w:p w14:paraId="6BA7FEA1" w14:textId="2A1CC25C" w:rsidR="007F3734" w:rsidRPr="007E4A1F" w:rsidRDefault="007F3734" w:rsidP="004651D1">
            <w:pPr>
              <w:pStyle w:val="tablebody0"/>
              <w:rPr>
                <w:lang w:val="en-US"/>
              </w:rPr>
            </w:pPr>
            <w:commentRangeStart w:id="4580"/>
            <w:r w:rsidRPr="007E4A1F">
              <w:rPr>
                <w:lang w:val="en-US"/>
              </w:rPr>
              <w:t>0</w:t>
            </w:r>
            <w:r w:rsidRPr="007E4A1F">
              <w:rPr>
                <w:lang w:val="en-US"/>
              </w:rPr>
              <w:tab/>
              <w:t>Not registered, ME is not currently searching a new operator to register to</w:t>
            </w:r>
          </w:p>
          <w:p w14:paraId="26E052C3" w14:textId="2C591399" w:rsidR="007F3734" w:rsidRPr="005C602E" w:rsidRDefault="007F3734" w:rsidP="004651D1">
            <w:pPr>
              <w:pStyle w:val="tablebody0"/>
              <w:rPr>
                <w:lang w:val="en-US"/>
              </w:rPr>
            </w:pPr>
            <w:r w:rsidRPr="007E4A1F">
              <w:rPr>
                <w:lang w:val="en-US"/>
              </w:rPr>
              <w:t>1</w:t>
            </w:r>
            <w:r w:rsidRPr="007E4A1F">
              <w:rPr>
                <w:lang w:val="en-US"/>
              </w:rPr>
              <w:tab/>
              <w:t xml:space="preserve">Registered, home </w:t>
            </w:r>
            <w:r w:rsidRPr="00006D08">
              <w:rPr>
                <w:lang w:val="en-US"/>
              </w:rPr>
              <w:t>network</w:t>
            </w:r>
          </w:p>
          <w:p w14:paraId="06D3C874" w14:textId="04E8A196" w:rsidR="007F3734" w:rsidRPr="00913410" w:rsidRDefault="007F3734" w:rsidP="004651D1">
            <w:pPr>
              <w:pStyle w:val="tablebody0"/>
              <w:rPr>
                <w:lang w:val="en-US"/>
              </w:rPr>
            </w:pPr>
            <w:r w:rsidRPr="005C602E">
              <w:rPr>
                <w:lang w:val="en-US"/>
              </w:rPr>
              <w:t>2</w:t>
            </w:r>
            <w:r w:rsidRPr="005C602E">
              <w:rPr>
                <w:lang w:val="en-US"/>
              </w:rPr>
              <w:tab/>
              <w:t>Not registered, but ME is currently searching a new operator to register to</w:t>
            </w:r>
          </w:p>
          <w:p w14:paraId="05BDB3CE" w14:textId="6B8BBBC0" w:rsidR="007F3734" w:rsidRPr="003476E0" w:rsidRDefault="007F3734" w:rsidP="004651D1">
            <w:pPr>
              <w:pStyle w:val="tablebody0"/>
              <w:rPr>
                <w:lang w:val="en-US"/>
              </w:rPr>
            </w:pPr>
            <w:r w:rsidRPr="003010FE">
              <w:rPr>
                <w:lang w:val="en-US"/>
              </w:rPr>
              <w:t>3</w:t>
            </w:r>
            <w:r w:rsidRPr="003010FE">
              <w:rPr>
                <w:lang w:val="en-US"/>
              </w:rPr>
              <w:tab/>
              <w:t>Registration denied</w:t>
            </w:r>
          </w:p>
          <w:p w14:paraId="59A79903" w14:textId="6AAEA0CB" w:rsidR="007F3734" w:rsidRPr="00A5422A" w:rsidRDefault="007F3734" w:rsidP="004651D1">
            <w:pPr>
              <w:pStyle w:val="tablebody0"/>
              <w:rPr>
                <w:lang w:val="en-US"/>
              </w:rPr>
            </w:pPr>
            <w:r w:rsidRPr="00A5422A">
              <w:rPr>
                <w:lang w:val="en-US"/>
              </w:rPr>
              <w:t>4</w:t>
            </w:r>
            <w:r w:rsidRPr="00A5422A">
              <w:rPr>
                <w:lang w:val="en-US"/>
              </w:rPr>
              <w:tab/>
              <w:t>Unknown</w:t>
            </w:r>
          </w:p>
          <w:p w14:paraId="0DA5E441" w14:textId="485B8940" w:rsidR="007F3734" w:rsidRPr="00794639" w:rsidRDefault="007F3734" w:rsidP="004651D1">
            <w:pPr>
              <w:pStyle w:val="tablebody0"/>
              <w:rPr>
                <w:snapToGrid w:val="0"/>
                <w:lang w:val="en-US"/>
              </w:rPr>
            </w:pPr>
            <w:r w:rsidRPr="00794639">
              <w:rPr>
                <w:lang w:val="en-US"/>
              </w:rPr>
              <w:t>5</w:t>
            </w:r>
            <w:r w:rsidRPr="00794639">
              <w:rPr>
                <w:lang w:val="en-US"/>
              </w:rPr>
              <w:tab/>
              <w:t>Registered, roaming</w:t>
            </w:r>
            <w:commentRangeEnd w:id="4580"/>
            <w:r w:rsidRPr="00794639">
              <w:rPr>
                <w:rStyle w:val="CommentReference"/>
                <w:rFonts w:ascii="Verdana" w:hAnsi="Verdana" w:cs="Times New Roman"/>
                <w:lang w:val="en-US" w:eastAsia="en-US"/>
              </w:rPr>
              <w:commentReference w:id="4580"/>
            </w:r>
          </w:p>
          <w:p w14:paraId="30325520" w14:textId="77777777" w:rsidR="007F3734" w:rsidRPr="000656F8" w:rsidRDefault="007F3734" w:rsidP="004651D1">
            <w:pPr>
              <w:pStyle w:val="tablebody0"/>
              <w:rPr>
                <w:b/>
                <w:lang w:val="en-US"/>
              </w:rPr>
            </w:pPr>
          </w:p>
          <w:p w14:paraId="15F8795B" w14:textId="59A4EBAC" w:rsidR="007F3734" w:rsidRPr="007E4A1F" w:rsidRDefault="007F3734" w:rsidP="004651D1">
            <w:pPr>
              <w:pStyle w:val="tablebody0"/>
              <w:rPr>
                <w:snapToGrid w:val="0"/>
                <w:lang w:val="en-US"/>
              </w:rPr>
            </w:pPr>
            <w:r w:rsidRPr="00B27D80">
              <w:rPr>
                <w:b/>
                <w:snapToGrid w:val="0"/>
                <w:lang w:val="en-US"/>
              </w:rPr>
              <w:t>&lt;lac&gt;</w:t>
            </w:r>
            <w:r w:rsidRPr="007E4A1F">
              <w:rPr>
                <w:snapToGrid w:val="0"/>
                <w:lang w:val="en-US"/>
              </w:rPr>
              <w:tab/>
              <w:t>String-type; 2-byte location area code in hexadecimal format (e.g. "00C3")</w:t>
            </w:r>
          </w:p>
          <w:p w14:paraId="78544B88" w14:textId="77777777" w:rsidR="007F3734" w:rsidRPr="007E4A1F" w:rsidRDefault="007F3734" w:rsidP="004651D1">
            <w:pPr>
              <w:pStyle w:val="tablebody0"/>
              <w:rPr>
                <w:b/>
                <w:snapToGrid w:val="0"/>
                <w:lang w:val="en-US"/>
              </w:rPr>
            </w:pPr>
          </w:p>
          <w:p w14:paraId="54E29871" w14:textId="62C6F15E" w:rsidR="007F3734" w:rsidRPr="00913410" w:rsidRDefault="007F3734" w:rsidP="004651D1">
            <w:pPr>
              <w:pStyle w:val="tablebody0"/>
              <w:rPr>
                <w:snapToGrid w:val="0"/>
                <w:lang w:val="en-US"/>
              </w:rPr>
            </w:pPr>
            <w:r w:rsidRPr="00006D08">
              <w:rPr>
                <w:b/>
                <w:snapToGrid w:val="0"/>
                <w:lang w:val="en-US"/>
              </w:rPr>
              <w:t>&lt;ci&gt;</w:t>
            </w:r>
            <w:r w:rsidRPr="005C602E">
              <w:rPr>
                <w:snapToGrid w:val="0"/>
                <w:lang w:val="en-US"/>
              </w:rPr>
              <w:tab/>
              <w:t>String-type; 4-byte cell ID in hexadecimal format</w:t>
            </w:r>
          </w:p>
          <w:p w14:paraId="13FF0098" w14:textId="77777777" w:rsidR="007F3734" w:rsidRPr="003010FE" w:rsidRDefault="007F3734" w:rsidP="004651D1">
            <w:pPr>
              <w:pStyle w:val="tablebody0"/>
              <w:rPr>
                <w:snapToGrid w:val="0"/>
                <w:lang w:val="en-US"/>
              </w:rPr>
            </w:pPr>
          </w:p>
          <w:p w14:paraId="38C67D05" w14:textId="130ECDF7" w:rsidR="007F3734" w:rsidRDefault="007F3734" w:rsidP="004651D1">
            <w:pPr>
              <w:pStyle w:val="tablebody0"/>
              <w:rPr>
                <w:lang w:val="en-US"/>
              </w:rPr>
            </w:pPr>
            <w:r w:rsidRPr="00A5422A">
              <w:rPr>
                <w:b/>
                <w:snapToGrid w:val="0"/>
                <w:lang w:val="en-US"/>
              </w:rPr>
              <w:t>&lt;AcT&gt;</w:t>
            </w:r>
            <w:r w:rsidRPr="00794639">
              <w:rPr>
                <w:b/>
                <w:lang w:val="en-US"/>
              </w:rPr>
              <w:tab/>
            </w:r>
            <w:r w:rsidRPr="00794639">
              <w:rPr>
                <w:b/>
                <w:lang w:val="en-US"/>
              </w:rPr>
              <w:tab/>
            </w:r>
            <w:r w:rsidRPr="00794639">
              <w:rPr>
                <w:lang w:val="en-US"/>
              </w:rPr>
              <w:t>7</w:t>
            </w:r>
            <w:r w:rsidRPr="00794639">
              <w:rPr>
                <w:lang w:val="en-US"/>
              </w:rPr>
              <w:tab/>
              <w:t>E-UTRAN</w:t>
            </w:r>
          </w:p>
          <w:p w14:paraId="3A00389A" w14:textId="21558A8D" w:rsidR="00592809" w:rsidRPr="00794639" w:rsidRDefault="00592809" w:rsidP="004651D1">
            <w:pPr>
              <w:pStyle w:val="tablebody0"/>
              <w:rPr>
                <w:ins w:id="4581" w:author="Sevan Sirapian [2]" w:date="2018-11-26T11:12:00Z"/>
                <w:lang w:val="en-US"/>
              </w:rPr>
            </w:pPr>
            <w:ins w:id="4582" w:author="Sevan Sirapian [2]" w:date="2018-11-26T11:12:00Z">
              <w:r>
                <w:rPr>
                  <w:lang w:val="en-US"/>
                </w:rPr>
                <w:tab/>
              </w:r>
              <w:r>
                <w:rPr>
                  <w:lang w:val="en-US"/>
                </w:rPr>
                <w:tab/>
              </w:r>
              <w:commentRangeStart w:id="4583"/>
              <w:r>
                <w:rPr>
                  <w:lang w:val="en-US"/>
                </w:rPr>
                <w:t>9</w:t>
              </w:r>
              <w:r>
                <w:rPr>
                  <w:lang w:val="en-US"/>
                </w:rPr>
                <w:tab/>
                <w:t>E-UTRAN (</w:t>
              </w:r>
              <w:r w:rsidR="00A65739">
                <w:rPr>
                  <w:lang w:val="en-US"/>
                </w:rPr>
                <w:t>NB-S1 mode)</w:t>
              </w:r>
              <w:commentRangeEnd w:id="4583"/>
              <w:r w:rsidR="00A65739">
                <w:rPr>
                  <w:rStyle w:val="CommentReference"/>
                  <w:rFonts w:ascii="Verdana" w:eastAsia="Times New Roman" w:hAnsi="Verdana" w:cs="Times New Roman"/>
                  <w:lang w:val="en-US" w:eastAsia="en-US"/>
                </w:rPr>
                <w:commentReference w:id="4583"/>
              </w:r>
            </w:ins>
          </w:p>
          <w:p w14:paraId="31B6EC54" w14:textId="77777777" w:rsidR="007F3734" w:rsidRPr="00794639" w:rsidRDefault="007F3734" w:rsidP="004651D1">
            <w:pPr>
              <w:pStyle w:val="tablebody0"/>
              <w:rPr>
                <w:lang w:val="en-US"/>
              </w:rPr>
            </w:pPr>
          </w:p>
          <w:p w14:paraId="51951F3E" w14:textId="77777777" w:rsidR="007F3734" w:rsidRPr="00794639" w:rsidRDefault="007F3734" w:rsidP="004651D1">
            <w:pPr>
              <w:pStyle w:val="tablebody0"/>
              <w:rPr>
                <w:lang w:val="en-US"/>
              </w:rPr>
            </w:pPr>
            <w:r w:rsidRPr="00794639">
              <w:rPr>
                <w:b/>
                <w:lang w:val="en-US"/>
              </w:rPr>
              <w:t>&lt;cause_type&gt;</w:t>
            </w:r>
            <w:r w:rsidRPr="00794639">
              <w:rPr>
                <w:b/>
                <w:lang w:val="en-US"/>
              </w:rPr>
              <w:tab/>
            </w:r>
            <w:r w:rsidRPr="00794639">
              <w:rPr>
                <w:lang w:val="en-US"/>
              </w:rPr>
              <w:t>Type of &lt;reject_cause&gt;</w:t>
            </w:r>
          </w:p>
          <w:p w14:paraId="60DC675C" w14:textId="77777777" w:rsidR="007F3734" w:rsidRPr="00794639" w:rsidRDefault="007F3734" w:rsidP="004651D1">
            <w:pPr>
              <w:pStyle w:val="tablebody0"/>
              <w:rPr>
                <w:lang w:val="en-US"/>
              </w:rPr>
            </w:pPr>
            <w:r w:rsidRPr="00794639">
              <w:rPr>
                <w:lang w:val="en-US"/>
              </w:rPr>
              <w:t>0</w:t>
            </w:r>
            <w:r w:rsidRPr="00794639">
              <w:rPr>
                <w:lang w:val="en-US"/>
              </w:rPr>
              <w:tab/>
              <w:t>&lt;reject_cause&gt; contains an MM cause value (see 3GPP TS 24.008 [8] Annex G)</w:t>
            </w:r>
          </w:p>
          <w:p w14:paraId="02762C76" w14:textId="77777777" w:rsidR="007F3734" w:rsidRPr="00794639" w:rsidRDefault="007F3734" w:rsidP="004651D1">
            <w:pPr>
              <w:pStyle w:val="tablebody0"/>
              <w:rPr>
                <w:lang w:val="en-US"/>
              </w:rPr>
            </w:pPr>
            <w:r w:rsidRPr="00794639">
              <w:rPr>
                <w:lang w:val="en-US"/>
              </w:rPr>
              <w:t>1</w:t>
            </w:r>
            <w:r w:rsidRPr="00794639">
              <w:rPr>
                <w:lang w:val="en-US"/>
              </w:rPr>
              <w:tab/>
              <w:t>&lt;reject_cause&gt; contains a manufacturer specific cause</w:t>
            </w:r>
          </w:p>
          <w:p w14:paraId="0A945DE6" w14:textId="77777777" w:rsidR="007F3734" w:rsidRPr="00794639" w:rsidRDefault="007F3734" w:rsidP="004651D1">
            <w:pPr>
              <w:pStyle w:val="tablebody0"/>
              <w:rPr>
                <w:lang w:val="en-US"/>
              </w:rPr>
            </w:pPr>
          </w:p>
          <w:p w14:paraId="222F42C6" w14:textId="34D86AFD" w:rsidR="007F3734" w:rsidRPr="00794639" w:rsidRDefault="007F3734" w:rsidP="004651D1">
            <w:pPr>
              <w:pStyle w:val="tablebody0"/>
              <w:rPr>
                <w:snapToGrid w:val="0"/>
                <w:lang w:val="en-US"/>
              </w:rPr>
            </w:pPr>
            <w:r w:rsidRPr="00794639">
              <w:rPr>
                <w:b/>
                <w:lang w:val="en-US"/>
              </w:rPr>
              <w:t>&lt;reject_cause&gt;</w:t>
            </w:r>
            <w:r w:rsidRPr="00794639">
              <w:rPr>
                <w:b/>
                <w:lang w:val="en-US"/>
              </w:rPr>
              <w:tab/>
            </w:r>
            <w:r w:rsidRPr="00794639">
              <w:rPr>
                <w:lang w:val="en-US"/>
              </w:rPr>
              <w:t>Cause of the failed registration</w:t>
            </w:r>
          </w:p>
        </w:tc>
      </w:tr>
      <w:tr w:rsidR="0050740B" w:rsidRPr="00794639" w14:paraId="1A19168B" w14:textId="77777777" w:rsidTr="00953CD3">
        <w:trPr>
          <w:cantSplit w:val="0"/>
          <w:trHeight w:val="65"/>
        </w:trPr>
        <w:tc>
          <w:tcPr>
            <w:tcW w:w="1707" w:type="dxa"/>
          </w:tcPr>
          <w:p w14:paraId="2ABB0034" w14:textId="5A1C2F85" w:rsidR="007F3734" w:rsidRPr="00794639" w:rsidRDefault="007F3734">
            <w:pPr>
              <w:pStyle w:val="TableBody"/>
              <w:keepNext/>
              <w:rPr>
                <w:i/>
              </w:rPr>
            </w:pPr>
            <w:r w:rsidRPr="00794639">
              <w:rPr>
                <w:u w:val="single"/>
              </w:rPr>
              <w:lastRenderedPageBreak/>
              <w:t>Reference</w:t>
            </w:r>
          </w:p>
        </w:tc>
        <w:tc>
          <w:tcPr>
            <w:tcW w:w="7290" w:type="dxa"/>
          </w:tcPr>
          <w:p w14:paraId="63038BDA" w14:textId="28208F57" w:rsidR="0050740B" w:rsidRPr="00794639" w:rsidRDefault="00CE0B21" w:rsidP="00166AF3">
            <w:pPr>
              <w:pStyle w:val="TableBody"/>
              <w:keepNext/>
              <w:rPr>
                <w:u w:val="single"/>
              </w:rPr>
            </w:pPr>
            <w:r w:rsidRPr="00794639">
              <w:t>27.007 Rev12</w:t>
            </w:r>
          </w:p>
        </w:tc>
      </w:tr>
    </w:tbl>
    <w:p w14:paraId="77EDE450" w14:textId="77777777" w:rsidR="0050740B" w:rsidRPr="00794639" w:rsidRDefault="0050740B" w:rsidP="0050740B">
      <w:pPr>
        <w:pStyle w:val="Heading2"/>
      </w:pPr>
      <w:bookmarkStart w:id="4584" w:name="_Toc377570990"/>
      <w:bookmarkStart w:id="4585" w:name="_Toc377738638"/>
      <w:bookmarkStart w:id="4586" w:name="_Toc377745744"/>
      <w:bookmarkStart w:id="4587" w:name="_Toc377990391"/>
      <w:bookmarkStart w:id="4588" w:name="_Toc377994856"/>
      <w:bookmarkStart w:id="4589" w:name="_Toc378087392"/>
      <w:bookmarkStart w:id="4590" w:name="_Toc378173353"/>
      <w:bookmarkStart w:id="4591" w:name="_Toc378176348"/>
      <w:bookmarkStart w:id="4592" w:name="_Toc378178993"/>
      <w:bookmarkStart w:id="4593" w:name="_Toc378181649"/>
      <w:bookmarkStart w:id="4594" w:name="_Toc380052946"/>
      <w:bookmarkStart w:id="4595" w:name="_Toc380055551"/>
      <w:bookmarkStart w:id="4596" w:name="_Toc380058035"/>
      <w:bookmarkStart w:id="4597" w:name="_Toc380060643"/>
      <w:bookmarkStart w:id="4598" w:name="_Toc380406154"/>
      <w:bookmarkStart w:id="4599" w:name="_Toc489459645"/>
      <w:bookmarkStart w:id="4600" w:name="_Toc503187028"/>
      <w:bookmarkStart w:id="4601" w:name="_Toc503193049"/>
      <w:bookmarkStart w:id="4602" w:name="_Toc503199070"/>
      <w:bookmarkStart w:id="4603" w:name="_Toc503205091"/>
      <w:bookmarkStart w:id="4604" w:name="_Toc345081359"/>
      <w:bookmarkStart w:id="4605" w:name="_Toc349753103"/>
      <w:bookmarkStart w:id="4606" w:name="_Toc349753995"/>
      <w:bookmarkStart w:id="4607" w:name="_Ref366745093"/>
      <w:bookmarkStart w:id="4608" w:name="_Ref369091529"/>
      <w:bookmarkStart w:id="4609" w:name="_Toc368586062"/>
      <w:bookmarkStart w:id="4610" w:name="_Toc486251648"/>
      <w:bookmarkStart w:id="4611" w:name="_Ref518913429"/>
      <w:bookmarkStart w:id="4612" w:name="_Ref518913431"/>
      <w:bookmarkStart w:id="4613" w:name="_Toc531700678"/>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r w:rsidRPr="00794639">
        <w:t>+CPLS Command: Select Preferred PLMN List</w:t>
      </w:r>
      <w:bookmarkEnd w:id="4604"/>
      <w:bookmarkEnd w:id="4605"/>
      <w:bookmarkEnd w:id="4606"/>
      <w:bookmarkEnd w:id="4607"/>
      <w:bookmarkEnd w:id="4608"/>
      <w:bookmarkEnd w:id="4609"/>
      <w:bookmarkEnd w:id="4610"/>
      <w:bookmarkEnd w:id="4611"/>
      <w:bookmarkEnd w:id="4612"/>
      <w:bookmarkEnd w:id="4613"/>
      <w:r w:rsidRPr="00794639">
        <w:t xml:space="preserve"> </w:t>
      </w:r>
    </w:p>
    <w:tbl>
      <w:tblPr>
        <w:tblStyle w:val="TableSWIleft"/>
        <w:tblW w:w="8997" w:type="dxa"/>
        <w:tblLayout w:type="fixed"/>
        <w:tblLook w:val="04A0" w:firstRow="1" w:lastRow="0" w:firstColumn="1" w:lastColumn="0" w:noHBand="0" w:noVBand="1"/>
      </w:tblPr>
      <w:tblGrid>
        <w:gridCol w:w="1707"/>
        <w:gridCol w:w="7290"/>
        <w:tblGridChange w:id="4614">
          <w:tblGrid>
            <w:gridCol w:w="1707"/>
            <w:gridCol w:w="7290"/>
          </w:tblGrid>
        </w:tblGridChange>
      </w:tblGrid>
      <w:tr w:rsidR="0050740B" w:rsidRPr="00794639" w14:paraId="0EDDBA9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C5CCAD1" w14:textId="74E6334F" w:rsidR="0050740B" w:rsidRPr="00794639" w:rsidRDefault="00F22490">
            <w:pPr>
              <w:pStyle w:val="TableRowHead"/>
              <w:spacing w:before="144" w:after="144"/>
              <w:rPr>
                <w:rFonts w:cs="Arial"/>
                <w:bCs w:val="0"/>
              </w:rPr>
            </w:pPr>
            <w:r w:rsidRPr="00794639">
              <w:t>HL7800</w:t>
            </w:r>
          </w:p>
        </w:tc>
      </w:tr>
      <w:tr w:rsidR="0050740B" w:rsidRPr="00794639" w14:paraId="41413273" w14:textId="77777777" w:rsidTr="00953CD3">
        <w:trPr>
          <w:trHeight w:val="1221"/>
        </w:trPr>
        <w:tc>
          <w:tcPr>
            <w:tcW w:w="1707" w:type="dxa"/>
          </w:tcPr>
          <w:p w14:paraId="6B4B5C9C" w14:textId="77777777" w:rsidR="0050740B" w:rsidRPr="00794639" w:rsidRDefault="0050740B" w:rsidP="00166AF3">
            <w:pPr>
              <w:pStyle w:val="TableBody"/>
              <w:keepNext/>
              <w:rPr>
                <w:rFonts w:ascii="Times New Roman" w:hAnsi="Times New Roman" w:cs="Times New Roman"/>
                <w:i/>
                <w:sz w:val="20"/>
                <w:szCs w:val="20"/>
              </w:rPr>
            </w:pPr>
            <w:r w:rsidRPr="00794639">
              <w:rPr>
                <w:i/>
              </w:rPr>
              <w:t>Test command</w:t>
            </w:r>
          </w:p>
          <w:p w14:paraId="452CCA40" w14:textId="77777777" w:rsidR="0050740B" w:rsidRPr="00794639" w:rsidRDefault="0050740B" w:rsidP="00166AF3">
            <w:pPr>
              <w:pStyle w:val="TableBody"/>
              <w:keepNext/>
            </w:pPr>
          </w:p>
          <w:p w14:paraId="6257E392" w14:textId="77777777" w:rsidR="0050740B" w:rsidRPr="00794639" w:rsidRDefault="0050740B" w:rsidP="00166AF3">
            <w:pPr>
              <w:pStyle w:val="TableBody"/>
              <w:keepNext/>
              <w:rPr>
                <w:u w:val="single"/>
              </w:rPr>
            </w:pPr>
            <w:r w:rsidRPr="00794639">
              <w:rPr>
                <w:u w:val="single"/>
              </w:rPr>
              <w:t>Syntax</w:t>
            </w:r>
          </w:p>
          <w:p w14:paraId="60C24E93" w14:textId="77777777" w:rsidR="0050740B" w:rsidRPr="00794639" w:rsidRDefault="0050740B" w:rsidP="00166AF3">
            <w:pPr>
              <w:pStyle w:val="TableBody"/>
              <w:keepNext/>
              <w:rPr>
                <w:b/>
              </w:rPr>
            </w:pPr>
            <w:r w:rsidRPr="00794639">
              <w:rPr>
                <w:b/>
              </w:rPr>
              <w:t>AT+CPLS=?</w:t>
            </w:r>
          </w:p>
        </w:tc>
        <w:tc>
          <w:tcPr>
            <w:tcW w:w="7290" w:type="dxa"/>
          </w:tcPr>
          <w:p w14:paraId="194D44E2" w14:textId="77777777" w:rsidR="0050740B" w:rsidRPr="00794639" w:rsidRDefault="0050740B" w:rsidP="00166AF3">
            <w:pPr>
              <w:pStyle w:val="TableBody"/>
              <w:keepNext/>
              <w:rPr>
                <w:rFonts w:ascii="Times New Roman" w:hAnsi="Times New Roman" w:cs="Times New Roman"/>
                <w:sz w:val="20"/>
                <w:szCs w:val="20"/>
                <w:u w:val="single"/>
              </w:rPr>
            </w:pPr>
          </w:p>
          <w:p w14:paraId="44583FA8" w14:textId="77777777" w:rsidR="0050740B" w:rsidRPr="00794639" w:rsidRDefault="0050740B" w:rsidP="00166AF3">
            <w:pPr>
              <w:pStyle w:val="TableBody"/>
              <w:keepNext/>
              <w:rPr>
                <w:u w:val="single"/>
              </w:rPr>
            </w:pPr>
          </w:p>
          <w:p w14:paraId="088EFAA8" w14:textId="77777777" w:rsidR="0050740B" w:rsidRPr="00794639" w:rsidRDefault="0050740B" w:rsidP="00166AF3">
            <w:pPr>
              <w:pStyle w:val="TableBody"/>
              <w:keepNext/>
              <w:rPr>
                <w:u w:val="single"/>
              </w:rPr>
            </w:pPr>
            <w:r w:rsidRPr="00794639">
              <w:rPr>
                <w:u w:val="single"/>
              </w:rPr>
              <w:t>Response</w:t>
            </w:r>
          </w:p>
          <w:p w14:paraId="7032C4B6" w14:textId="1497A317" w:rsidR="0050740B" w:rsidRPr="00794639" w:rsidRDefault="0050740B" w:rsidP="00166AF3">
            <w:pPr>
              <w:pStyle w:val="TableBody"/>
              <w:keepNext/>
              <w:rPr>
                <w:snapToGrid w:val="0"/>
              </w:rPr>
            </w:pPr>
            <w:r w:rsidRPr="00794639">
              <w:rPr>
                <w:b/>
              </w:rPr>
              <w:t>+CPLS:</w:t>
            </w:r>
            <w:r w:rsidRPr="00794639">
              <w:t xml:space="preserve"> (list of supported </w:t>
            </w:r>
            <w:r w:rsidRPr="00794639">
              <w:rPr>
                <w:b/>
              </w:rPr>
              <w:t>&lt;</w:t>
            </w:r>
            <w:r w:rsidR="007F3734" w:rsidRPr="00794639" w:rsidDel="007F3734">
              <w:rPr>
                <w:b/>
              </w:rPr>
              <w:t xml:space="preserve"> </w:t>
            </w:r>
            <w:r w:rsidRPr="00794639">
              <w:rPr>
                <w:b/>
                <w:snapToGrid w:val="0"/>
              </w:rPr>
              <w:t>list</w:t>
            </w:r>
            <w:r w:rsidRPr="00794639">
              <w:rPr>
                <w:b/>
              </w:rPr>
              <w:t>&gt;</w:t>
            </w:r>
            <w:r w:rsidRPr="00794639">
              <w:t>s)</w:t>
            </w:r>
          </w:p>
          <w:p w14:paraId="66B17778" w14:textId="77777777" w:rsidR="0050740B" w:rsidRPr="00794639" w:rsidRDefault="0050740B" w:rsidP="00166AF3">
            <w:pPr>
              <w:pStyle w:val="TableBody"/>
              <w:keepNext/>
              <w:rPr>
                <w:b/>
                <w:snapToGrid w:val="0"/>
              </w:rPr>
            </w:pPr>
            <w:r w:rsidRPr="00794639">
              <w:rPr>
                <w:b/>
                <w:snapToGrid w:val="0"/>
              </w:rPr>
              <w:t>OK</w:t>
            </w:r>
          </w:p>
        </w:tc>
      </w:tr>
      <w:tr w:rsidR="0050740B" w:rsidRPr="00794639" w14:paraId="427AF932" w14:textId="77777777" w:rsidTr="00953CD3">
        <w:trPr>
          <w:trHeight w:val="1316"/>
        </w:trPr>
        <w:tc>
          <w:tcPr>
            <w:tcW w:w="1707" w:type="dxa"/>
          </w:tcPr>
          <w:p w14:paraId="7D394947" w14:textId="77777777" w:rsidR="0050740B" w:rsidRPr="00794639" w:rsidRDefault="0050740B" w:rsidP="00166AF3">
            <w:pPr>
              <w:pStyle w:val="TableBody"/>
              <w:rPr>
                <w:rFonts w:ascii="Times New Roman" w:hAnsi="Times New Roman" w:cs="Times New Roman"/>
                <w:i/>
                <w:sz w:val="20"/>
                <w:szCs w:val="20"/>
              </w:rPr>
            </w:pPr>
            <w:r w:rsidRPr="00794639">
              <w:rPr>
                <w:i/>
              </w:rPr>
              <w:t>Read command</w:t>
            </w:r>
          </w:p>
          <w:p w14:paraId="19BD3164" w14:textId="77777777" w:rsidR="0050740B" w:rsidRPr="00794639" w:rsidRDefault="0050740B" w:rsidP="00166AF3">
            <w:pPr>
              <w:pStyle w:val="TableBody"/>
            </w:pPr>
          </w:p>
          <w:p w14:paraId="0A1C81E7" w14:textId="77777777" w:rsidR="0050740B" w:rsidRPr="00794639" w:rsidRDefault="0050740B" w:rsidP="00166AF3">
            <w:pPr>
              <w:pStyle w:val="TableBody"/>
              <w:rPr>
                <w:u w:val="single"/>
              </w:rPr>
            </w:pPr>
            <w:r w:rsidRPr="00794639">
              <w:rPr>
                <w:u w:val="single"/>
              </w:rPr>
              <w:t>Syntax</w:t>
            </w:r>
          </w:p>
          <w:p w14:paraId="02B033B8" w14:textId="77777777" w:rsidR="0050740B" w:rsidRPr="00794639" w:rsidRDefault="0050740B" w:rsidP="00166AF3">
            <w:pPr>
              <w:pStyle w:val="TableBody"/>
              <w:rPr>
                <w:b/>
              </w:rPr>
            </w:pPr>
            <w:r w:rsidRPr="00794639">
              <w:rPr>
                <w:b/>
              </w:rPr>
              <w:t>AT+CPLS?</w:t>
            </w:r>
          </w:p>
        </w:tc>
        <w:tc>
          <w:tcPr>
            <w:tcW w:w="7290" w:type="dxa"/>
          </w:tcPr>
          <w:p w14:paraId="3CBCC12E" w14:textId="77777777" w:rsidR="0050740B" w:rsidRPr="00794639" w:rsidRDefault="0050740B" w:rsidP="00166AF3">
            <w:pPr>
              <w:pStyle w:val="TableBody"/>
              <w:rPr>
                <w:rFonts w:ascii="Times New Roman" w:hAnsi="Times New Roman" w:cs="Times New Roman"/>
                <w:sz w:val="20"/>
                <w:szCs w:val="20"/>
                <w:u w:val="single"/>
                <w:lang w:eastAsia="zh-CN"/>
              </w:rPr>
            </w:pPr>
          </w:p>
          <w:p w14:paraId="304BE96A" w14:textId="77777777" w:rsidR="0050740B" w:rsidRPr="00794639" w:rsidRDefault="0050740B" w:rsidP="00166AF3">
            <w:pPr>
              <w:pStyle w:val="TableBody"/>
              <w:rPr>
                <w:u w:val="single"/>
                <w:lang w:eastAsia="zh-CN"/>
              </w:rPr>
            </w:pPr>
          </w:p>
          <w:p w14:paraId="6B4660F8" w14:textId="77777777" w:rsidR="0050740B" w:rsidRPr="00794639" w:rsidRDefault="0050740B" w:rsidP="00166AF3">
            <w:pPr>
              <w:pStyle w:val="TableBody"/>
              <w:rPr>
                <w:u w:val="single"/>
                <w:lang w:eastAsia="fr-FR"/>
              </w:rPr>
            </w:pPr>
            <w:r w:rsidRPr="00794639">
              <w:rPr>
                <w:u w:val="single"/>
              </w:rPr>
              <w:t>Response</w:t>
            </w:r>
          </w:p>
          <w:p w14:paraId="060305A8" w14:textId="185875C9" w:rsidR="0050740B" w:rsidRPr="00794639" w:rsidRDefault="0050740B" w:rsidP="00166AF3">
            <w:pPr>
              <w:pStyle w:val="TableBody"/>
              <w:rPr>
                <w:b/>
              </w:rPr>
            </w:pPr>
            <w:r w:rsidRPr="00794639">
              <w:rPr>
                <w:b/>
              </w:rPr>
              <w:t>+CPLS:</w:t>
            </w:r>
            <w:r w:rsidRPr="00794639">
              <w:rPr>
                <w:b/>
                <w:lang w:eastAsia="zh-CN"/>
              </w:rPr>
              <w:t xml:space="preserve"> </w:t>
            </w:r>
            <w:r w:rsidRPr="00794639">
              <w:rPr>
                <w:b/>
              </w:rPr>
              <w:t xml:space="preserve"> &lt;</w:t>
            </w:r>
            <w:r w:rsidR="007F3734" w:rsidRPr="00794639" w:rsidDel="007F3734">
              <w:rPr>
                <w:b/>
              </w:rPr>
              <w:t xml:space="preserve"> </w:t>
            </w:r>
            <w:r w:rsidRPr="00794639">
              <w:rPr>
                <w:b/>
                <w:snapToGrid w:val="0"/>
              </w:rPr>
              <w:t>list</w:t>
            </w:r>
            <w:r w:rsidRPr="00794639">
              <w:rPr>
                <w:b/>
              </w:rPr>
              <w:t xml:space="preserve">&gt; </w:t>
            </w:r>
          </w:p>
          <w:p w14:paraId="3CFC9F60" w14:textId="77777777" w:rsidR="0050740B" w:rsidRPr="00794639" w:rsidRDefault="0050740B" w:rsidP="00166AF3">
            <w:pPr>
              <w:pStyle w:val="TableBody"/>
              <w:rPr>
                <w:snapToGrid w:val="0"/>
                <w:lang w:eastAsia="zh-CN"/>
              </w:rPr>
            </w:pPr>
            <w:r w:rsidRPr="00794639">
              <w:rPr>
                <w:b/>
              </w:rPr>
              <w:t>OK</w:t>
            </w:r>
          </w:p>
        </w:tc>
      </w:tr>
      <w:tr w:rsidR="0050740B" w:rsidRPr="00794639" w14:paraId="0F254B76" w14:textId="77777777" w:rsidTr="00A2160E">
        <w:tblPrEx>
          <w:tblW w:w="8997" w:type="dxa"/>
          <w:tblLayout w:type="fixed"/>
          <w:tblPrExChange w:id="4615" w:author="Elaine Baricante" w:date="2018-11-27T10:21:00Z">
            <w:tblPrEx>
              <w:tblW w:w="8997" w:type="dxa"/>
              <w:tblLayout w:type="fixed"/>
            </w:tblPrEx>
          </w:tblPrExChange>
        </w:tblPrEx>
        <w:trPr>
          <w:trHeight w:val="65"/>
          <w:trPrChange w:id="4616" w:author="Elaine Baricante" w:date="2018-11-27T10:21:00Z">
            <w:trPr>
              <w:cantSplit w:val="0"/>
              <w:trHeight w:val="65"/>
            </w:trPr>
          </w:trPrChange>
        </w:trPr>
        <w:tc>
          <w:tcPr>
            <w:tcW w:w="0" w:type="dxa"/>
            <w:tcPrChange w:id="4617" w:author="Elaine Baricante" w:date="2018-11-27T10:21:00Z">
              <w:tcPr>
                <w:tcW w:w="1707" w:type="dxa"/>
              </w:tcPr>
            </w:tcPrChange>
          </w:tcPr>
          <w:p w14:paraId="02B6CC68" w14:textId="77777777" w:rsidR="0050740B" w:rsidRPr="00794639" w:rsidRDefault="0050740B" w:rsidP="00166AF3">
            <w:pPr>
              <w:pStyle w:val="TableBody"/>
              <w:rPr>
                <w:i/>
              </w:rPr>
            </w:pPr>
            <w:r w:rsidRPr="00794639">
              <w:rPr>
                <w:i/>
              </w:rPr>
              <w:lastRenderedPageBreak/>
              <w:t>Write command</w:t>
            </w:r>
          </w:p>
          <w:p w14:paraId="39CC7212" w14:textId="77777777" w:rsidR="0050740B" w:rsidRPr="00794639" w:rsidRDefault="0050740B" w:rsidP="00166AF3">
            <w:pPr>
              <w:pStyle w:val="TableBody"/>
            </w:pPr>
          </w:p>
          <w:p w14:paraId="7340F089" w14:textId="77777777" w:rsidR="0050740B" w:rsidRPr="00794639" w:rsidRDefault="0050740B" w:rsidP="00166AF3">
            <w:pPr>
              <w:pStyle w:val="TableBody"/>
              <w:rPr>
                <w:u w:val="single"/>
              </w:rPr>
            </w:pPr>
            <w:r w:rsidRPr="00794639">
              <w:rPr>
                <w:u w:val="single"/>
              </w:rPr>
              <w:t>Syntax</w:t>
            </w:r>
          </w:p>
          <w:p w14:paraId="1D589A01" w14:textId="77777777" w:rsidR="0050740B" w:rsidRPr="00794639" w:rsidRDefault="0050740B" w:rsidP="00166AF3">
            <w:pPr>
              <w:pStyle w:val="TableBody"/>
              <w:rPr>
                <w:b/>
              </w:rPr>
            </w:pPr>
            <w:r w:rsidRPr="00794639">
              <w:rPr>
                <w:b/>
              </w:rPr>
              <w:t>AT+CPLS=</w:t>
            </w:r>
            <w:r w:rsidRPr="00794639">
              <w:rPr>
                <w:b/>
              </w:rPr>
              <w:br/>
              <w:t>[&lt;cpls_list&gt;]</w:t>
            </w:r>
          </w:p>
        </w:tc>
        <w:tc>
          <w:tcPr>
            <w:tcW w:w="0" w:type="dxa"/>
            <w:tcPrChange w:id="4618" w:author="Elaine Baricante" w:date="2018-11-27T10:21:00Z">
              <w:tcPr>
                <w:tcW w:w="7290" w:type="dxa"/>
              </w:tcPr>
            </w:tcPrChange>
          </w:tcPr>
          <w:p w14:paraId="6B18D0EF" w14:textId="77777777" w:rsidR="0050740B" w:rsidRPr="00794639" w:rsidRDefault="0050740B" w:rsidP="00166AF3">
            <w:pPr>
              <w:pStyle w:val="TableBody"/>
            </w:pPr>
          </w:p>
          <w:p w14:paraId="32143FFC" w14:textId="77777777" w:rsidR="0050740B" w:rsidRPr="00794639" w:rsidRDefault="0050740B" w:rsidP="00166AF3">
            <w:pPr>
              <w:pStyle w:val="TableBody"/>
            </w:pPr>
          </w:p>
          <w:p w14:paraId="4DE77466" w14:textId="77777777" w:rsidR="0050740B" w:rsidRPr="00794639" w:rsidRDefault="0050740B" w:rsidP="00166AF3">
            <w:pPr>
              <w:pStyle w:val="TableBody"/>
              <w:rPr>
                <w:u w:val="single"/>
                <w:lang w:eastAsia="zh-CN"/>
              </w:rPr>
            </w:pPr>
            <w:r w:rsidRPr="00794639">
              <w:rPr>
                <w:u w:val="single"/>
              </w:rPr>
              <w:t>Response</w:t>
            </w:r>
          </w:p>
          <w:p w14:paraId="43693C54" w14:textId="77777777" w:rsidR="0050740B" w:rsidRPr="00794639" w:rsidRDefault="0050740B" w:rsidP="00166AF3">
            <w:pPr>
              <w:pStyle w:val="TableBody"/>
              <w:rPr>
                <w:b/>
                <w:snapToGrid w:val="0"/>
                <w:lang w:eastAsia="zh-CN"/>
              </w:rPr>
            </w:pPr>
            <w:r w:rsidRPr="00794639">
              <w:rPr>
                <w:b/>
                <w:snapToGrid w:val="0"/>
              </w:rPr>
              <w:t>OK</w:t>
            </w:r>
          </w:p>
          <w:p w14:paraId="373C4319" w14:textId="77777777" w:rsidR="0050740B" w:rsidRPr="00794639" w:rsidRDefault="0050740B" w:rsidP="00166AF3">
            <w:pPr>
              <w:pStyle w:val="TableBody"/>
              <w:rPr>
                <w:snapToGrid w:val="0"/>
                <w:sz w:val="10"/>
                <w:szCs w:val="10"/>
                <w:lang w:eastAsia="fr-FR"/>
              </w:rPr>
            </w:pPr>
          </w:p>
          <w:p w14:paraId="1DE6F518" w14:textId="77777777" w:rsidR="0050740B" w:rsidRPr="00794639" w:rsidRDefault="0050740B" w:rsidP="00166AF3">
            <w:pPr>
              <w:pStyle w:val="TableBody"/>
              <w:rPr>
                <w:snapToGrid w:val="0"/>
                <w:lang w:eastAsia="fr-FR"/>
              </w:rPr>
            </w:pPr>
            <w:r w:rsidRPr="00794639">
              <w:rPr>
                <w:snapToGrid w:val="0"/>
                <w:lang w:eastAsia="fr-FR"/>
              </w:rPr>
              <w:t>or</w:t>
            </w:r>
          </w:p>
          <w:p w14:paraId="4055597C" w14:textId="77777777" w:rsidR="0050740B" w:rsidRPr="00794639" w:rsidRDefault="0050740B" w:rsidP="00166AF3">
            <w:pPr>
              <w:pStyle w:val="TableBody"/>
              <w:rPr>
                <w:b/>
                <w:snapToGrid w:val="0"/>
                <w:lang w:eastAsia="fr-FR"/>
              </w:rPr>
            </w:pPr>
            <w:r w:rsidRPr="00794639">
              <w:rPr>
                <w:b/>
                <w:snapToGrid w:val="0"/>
                <w:lang w:eastAsia="fr-FR"/>
              </w:rPr>
              <w:t>+CME ERROR: &lt;err&gt;</w:t>
            </w:r>
          </w:p>
          <w:p w14:paraId="2556B3A1" w14:textId="45F52F73" w:rsidR="0050740B" w:rsidRPr="00794639" w:rsidRDefault="0050740B" w:rsidP="00166AF3">
            <w:pPr>
              <w:pStyle w:val="TableBody"/>
              <w:rPr>
                <w:snapToGrid w:val="0"/>
                <w:lang w:eastAsia="fr-FR"/>
              </w:rPr>
            </w:pPr>
          </w:p>
          <w:p w14:paraId="0A35E934" w14:textId="77777777" w:rsidR="0050740B" w:rsidRPr="00794639" w:rsidRDefault="0050740B" w:rsidP="00166AF3">
            <w:pPr>
              <w:pStyle w:val="TableBody"/>
              <w:rPr>
                <w:snapToGrid w:val="0"/>
                <w:u w:val="single"/>
              </w:rPr>
            </w:pPr>
            <w:r w:rsidRPr="00794639">
              <w:rPr>
                <w:snapToGrid w:val="0"/>
                <w:u w:val="single"/>
              </w:rPr>
              <w:t>Parameter</w:t>
            </w:r>
          </w:p>
          <w:p w14:paraId="292603C0" w14:textId="43A4E87C" w:rsidR="007F3734" w:rsidRPr="00794639" w:rsidRDefault="007F3734" w:rsidP="004651D1">
            <w:pPr>
              <w:pStyle w:val="TableBody"/>
              <w:keepNext/>
            </w:pPr>
            <w:r w:rsidRPr="00794639">
              <w:rPr>
                <w:b/>
              </w:rPr>
              <w:t>&lt;</w:t>
            </w:r>
            <w:r w:rsidRPr="00794639">
              <w:rPr>
                <w:b/>
                <w:snapToGrid w:val="0"/>
              </w:rPr>
              <w:t>list</w:t>
            </w:r>
            <w:r w:rsidRPr="00794639">
              <w:rPr>
                <w:b/>
              </w:rPr>
              <w:t>&gt;</w:t>
            </w:r>
            <w:r w:rsidRPr="00794639">
              <w:rPr>
                <w:b/>
              </w:rPr>
              <w:tab/>
            </w:r>
            <w:r w:rsidRPr="00794639">
              <w:rPr>
                <w:u w:val="single"/>
              </w:rPr>
              <w:t>0</w:t>
            </w:r>
            <w:r w:rsidRPr="00794639">
              <w:tab/>
              <w:t>User controlled PLMN selector with Access Technology EF</w:t>
            </w:r>
            <w:r w:rsidRPr="00794639">
              <w:rPr>
                <w:vertAlign w:val="subscript"/>
              </w:rPr>
              <w:t>PLMNwAcT</w:t>
            </w:r>
            <w:r w:rsidRPr="00794639">
              <w:t xml:space="preserve">. If not </w:t>
            </w:r>
            <w:r w:rsidRPr="00794639">
              <w:tab/>
            </w:r>
            <w:r w:rsidRPr="00794639">
              <w:tab/>
              <w:t>found in the SIM/UICC, then the PLMN preferred list is EF</w:t>
            </w:r>
            <w:r w:rsidRPr="00794639">
              <w:rPr>
                <w:vertAlign w:val="subscript"/>
              </w:rPr>
              <w:t>PLMNsel</w:t>
            </w:r>
            <w:r w:rsidRPr="00794639">
              <w:t xml:space="preserve"> (this file </w:t>
            </w:r>
            <w:r w:rsidR="00622496" w:rsidRPr="00794639">
              <w:tab/>
            </w:r>
            <w:r w:rsidR="00622496" w:rsidRPr="00794639">
              <w:tab/>
            </w:r>
            <w:r w:rsidRPr="00794639">
              <w:t>is only available in SIM card or GSM application selected in UICC)</w:t>
            </w:r>
          </w:p>
          <w:p w14:paraId="326AB3AB" w14:textId="68881C7A" w:rsidR="007F3734" w:rsidRPr="00794639" w:rsidRDefault="007F3734" w:rsidP="004651D1">
            <w:pPr>
              <w:pStyle w:val="TableBody"/>
              <w:keepNext/>
            </w:pPr>
            <w:r w:rsidRPr="00794639">
              <w:tab/>
              <w:t>1</w:t>
            </w:r>
            <w:r w:rsidRPr="00794639">
              <w:tab/>
              <w:t>Operator controlled PLMN selector with Access Technology EF</w:t>
            </w:r>
            <w:r w:rsidRPr="00794639">
              <w:rPr>
                <w:vertAlign w:val="subscript"/>
              </w:rPr>
              <w:t>OPLMNwAcT</w:t>
            </w:r>
          </w:p>
          <w:p w14:paraId="1C8400F4" w14:textId="0DD4C910" w:rsidR="0050740B" w:rsidRPr="00794639" w:rsidRDefault="007F3734" w:rsidP="00166AF3">
            <w:pPr>
              <w:pStyle w:val="TableBody"/>
            </w:pPr>
            <w:r w:rsidRPr="00794639">
              <w:tab/>
              <w:t>2</w:t>
            </w:r>
            <w:r w:rsidRPr="00794639">
              <w:tab/>
              <w:t>HPLMN selector with Access Technology EF</w:t>
            </w:r>
            <w:r w:rsidRPr="00794639">
              <w:rPr>
                <w:vertAlign w:val="subscript"/>
              </w:rPr>
              <w:t>HPLMNwAcT</w:t>
            </w:r>
          </w:p>
        </w:tc>
      </w:tr>
      <w:tr w:rsidR="007F3734" w:rsidRPr="00794639" w14:paraId="4E9247FD" w14:textId="77777777" w:rsidTr="00953CD3">
        <w:trPr>
          <w:trHeight w:val="35"/>
        </w:trPr>
        <w:tc>
          <w:tcPr>
            <w:tcW w:w="1707" w:type="dxa"/>
          </w:tcPr>
          <w:p w14:paraId="2C9D73F1" w14:textId="1842543F" w:rsidR="007F3734" w:rsidRPr="00794639" w:rsidRDefault="007F3734" w:rsidP="004651D1">
            <w:pPr>
              <w:pStyle w:val="TableBody"/>
              <w:rPr>
                <w:u w:val="single"/>
              </w:rPr>
            </w:pPr>
            <w:bookmarkStart w:id="4619" w:name="_Toc369684013"/>
            <w:bookmarkStart w:id="4620" w:name="_Toc486251649"/>
            <w:bookmarkEnd w:id="4619"/>
            <w:r w:rsidRPr="00794639">
              <w:rPr>
                <w:u w:val="single"/>
              </w:rPr>
              <w:t>Reference</w:t>
            </w:r>
          </w:p>
        </w:tc>
        <w:tc>
          <w:tcPr>
            <w:tcW w:w="7290" w:type="dxa"/>
          </w:tcPr>
          <w:p w14:paraId="2F75A045" w14:textId="2061F471" w:rsidR="007F3734" w:rsidRPr="00794639" w:rsidRDefault="00CE0B21" w:rsidP="004651D1">
            <w:pPr>
              <w:pStyle w:val="TableBody"/>
            </w:pPr>
            <w:r w:rsidRPr="00794639">
              <w:t>27.007 Rev12</w:t>
            </w:r>
          </w:p>
        </w:tc>
      </w:tr>
    </w:tbl>
    <w:p w14:paraId="24CCB7E6" w14:textId="0272E748" w:rsidR="0050740B" w:rsidRPr="00A5422A" w:rsidRDefault="0050740B" w:rsidP="0050740B">
      <w:pPr>
        <w:pStyle w:val="Heading2"/>
      </w:pPr>
      <w:bookmarkStart w:id="4621" w:name="_Ref518400209"/>
      <w:bookmarkStart w:id="4622" w:name="_Toc531700679"/>
      <w:r w:rsidRPr="00FB02AF">
        <w:t>+CEREG Command: EPS Network Registration Status</w:t>
      </w:r>
      <w:bookmarkStart w:id="4623" w:name="_Toc503199146"/>
      <w:bookmarkEnd w:id="4620"/>
      <w:bookmarkEnd w:id="4621"/>
      <w:bookmarkEnd w:id="4622"/>
      <w:bookmarkEnd w:id="4623"/>
    </w:p>
    <w:tbl>
      <w:tblPr>
        <w:tblStyle w:val="TableSWIleft"/>
        <w:tblW w:w="8997" w:type="dxa"/>
        <w:tblLayout w:type="fixed"/>
        <w:tblLook w:val="04A0" w:firstRow="1" w:lastRow="0" w:firstColumn="1" w:lastColumn="0" w:noHBand="0" w:noVBand="1"/>
      </w:tblPr>
      <w:tblGrid>
        <w:gridCol w:w="1707"/>
        <w:gridCol w:w="7290"/>
      </w:tblGrid>
      <w:tr w:rsidR="0050740B" w:rsidRPr="00794639" w14:paraId="0F0FB40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CB7B7B6" w14:textId="3E4B4B2B" w:rsidR="0050740B" w:rsidRPr="00794639" w:rsidRDefault="00F22490">
            <w:pPr>
              <w:pStyle w:val="TableRowHead"/>
              <w:spacing w:before="144" w:after="144"/>
              <w:rPr>
                <w:rFonts w:cs="Arial"/>
                <w:bCs w:val="0"/>
              </w:rPr>
            </w:pPr>
            <w:r w:rsidRPr="00794639">
              <w:t>HL7800</w:t>
            </w:r>
          </w:p>
        </w:tc>
      </w:tr>
      <w:tr w:rsidR="0050740B" w:rsidRPr="00794639" w14:paraId="4AC9E175" w14:textId="77777777" w:rsidTr="00953CD3">
        <w:tc>
          <w:tcPr>
            <w:tcW w:w="1707" w:type="dxa"/>
          </w:tcPr>
          <w:p w14:paraId="687B6F59" w14:textId="77777777" w:rsidR="0050740B" w:rsidRPr="00794639" w:rsidRDefault="0050740B" w:rsidP="00166AF3">
            <w:pPr>
              <w:pStyle w:val="TableBody"/>
              <w:keepNext/>
              <w:rPr>
                <w:rFonts w:ascii="Times New Roman" w:hAnsi="Times New Roman" w:cs="Times New Roman"/>
                <w:i/>
                <w:sz w:val="20"/>
                <w:szCs w:val="20"/>
              </w:rPr>
            </w:pPr>
            <w:r w:rsidRPr="00794639">
              <w:rPr>
                <w:i/>
              </w:rPr>
              <w:t>Test command</w:t>
            </w:r>
          </w:p>
          <w:p w14:paraId="626BA99C" w14:textId="77777777" w:rsidR="0050740B" w:rsidRPr="00794639" w:rsidRDefault="0050740B" w:rsidP="00166AF3">
            <w:pPr>
              <w:pStyle w:val="TableBody"/>
              <w:keepNext/>
            </w:pPr>
          </w:p>
          <w:p w14:paraId="57569E50" w14:textId="77777777" w:rsidR="0050740B" w:rsidRPr="00794639" w:rsidRDefault="0050740B" w:rsidP="00166AF3">
            <w:pPr>
              <w:pStyle w:val="TableBody"/>
              <w:keepNext/>
              <w:rPr>
                <w:u w:val="single"/>
              </w:rPr>
            </w:pPr>
            <w:r w:rsidRPr="00794639">
              <w:rPr>
                <w:u w:val="single"/>
              </w:rPr>
              <w:t>Syntax</w:t>
            </w:r>
          </w:p>
          <w:p w14:paraId="31043855" w14:textId="77777777" w:rsidR="0050740B" w:rsidRPr="00794639" w:rsidRDefault="0050740B" w:rsidP="00166AF3">
            <w:pPr>
              <w:pStyle w:val="TableBody"/>
              <w:keepNext/>
              <w:rPr>
                <w:b/>
              </w:rPr>
            </w:pPr>
            <w:r w:rsidRPr="00794639">
              <w:rPr>
                <w:b/>
              </w:rPr>
              <w:t>AT+CEREG=?</w:t>
            </w:r>
          </w:p>
        </w:tc>
        <w:tc>
          <w:tcPr>
            <w:tcW w:w="7290" w:type="dxa"/>
          </w:tcPr>
          <w:p w14:paraId="09F1E37B" w14:textId="77777777" w:rsidR="0050740B" w:rsidRPr="00794639" w:rsidRDefault="0050740B" w:rsidP="00166AF3">
            <w:pPr>
              <w:pStyle w:val="TableBody"/>
              <w:keepNext/>
              <w:rPr>
                <w:rFonts w:ascii="Times New Roman" w:hAnsi="Times New Roman" w:cs="Times New Roman"/>
                <w:sz w:val="20"/>
                <w:szCs w:val="20"/>
                <w:u w:val="single"/>
              </w:rPr>
            </w:pPr>
          </w:p>
          <w:p w14:paraId="1FB0ADEB" w14:textId="77777777" w:rsidR="0050740B" w:rsidRPr="00794639" w:rsidRDefault="0050740B" w:rsidP="00166AF3">
            <w:pPr>
              <w:pStyle w:val="TableBody"/>
              <w:keepNext/>
              <w:rPr>
                <w:rFonts w:ascii="Times New Roman" w:hAnsi="Times New Roman" w:cs="Times New Roman"/>
                <w:sz w:val="20"/>
                <w:szCs w:val="20"/>
                <w:u w:val="single"/>
              </w:rPr>
            </w:pPr>
          </w:p>
          <w:p w14:paraId="580CC7BE" w14:textId="77777777" w:rsidR="0050740B" w:rsidRPr="00794639" w:rsidRDefault="0050740B" w:rsidP="00166AF3">
            <w:pPr>
              <w:pStyle w:val="TableBody"/>
              <w:keepNext/>
              <w:rPr>
                <w:u w:val="single"/>
              </w:rPr>
            </w:pPr>
            <w:r w:rsidRPr="00794639">
              <w:rPr>
                <w:u w:val="single"/>
              </w:rPr>
              <w:t>Response</w:t>
            </w:r>
          </w:p>
          <w:p w14:paraId="7D57A6C7" w14:textId="77777777" w:rsidR="0050740B" w:rsidRPr="00794639" w:rsidRDefault="0050740B" w:rsidP="00166AF3">
            <w:pPr>
              <w:pStyle w:val="TableBody"/>
              <w:keepNext/>
            </w:pPr>
            <w:r w:rsidRPr="00794639">
              <w:rPr>
                <w:b/>
              </w:rPr>
              <w:t xml:space="preserve">+CEREG: </w:t>
            </w:r>
            <w:r w:rsidRPr="00794639">
              <w:t>(list of supported</w:t>
            </w:r>
            <w:r w:rsidRPr="00794639">
              <w:rPr>
                <w:b/>
              </w:rPr>
              <w:t xml:space="preserve"> &lt;n&gt;</w:t>
            </w:r>
            <w:r w:rsidRPr="00794639">
              <w:t>s)</w:t>
            </w:r>
          </w:p>
          <w:p w14:paraId="26A60992" w14:textId="77777777" w:rsidR="0050740B" w:rsidRPr="00794639" w:rsidRDefault="0050740B" w:rsidP="00166AF3">
            <w:pPr>
              <w:pStyle w:val="TableBody"/>
              <w:keepNext/>
              <w:rPr>
                <w:b/>
              </w:rPr>
            </w:pPr>
            <w:r w:rsidRPr="00794639">
              <w:rPr>
                <w:b/>
              </w:rPr>
              <w:t>OK</w:t>
            </w:r>
          </w:p>
        </w:tc>
      </w:tr>
      <w:tr w:rsidR="0050740B" w:rsidRPr="00794639" w14:paraId="6088A8A0" w14:textId="77777777" w:rsidTr="00953CD3">
        <w:tc>
          <w:tcPr>
            <w:tcW w:w="1707" w:type="dxa"/>
          </w:tcPr>
          <w:p w14:paraId="3DDB20EB" w14:textId="77777777" w:rsidR="0050740B" w:rsidRPr="00794639" w:rsidRDefault="0050740B" w:rsidP="00166AF3">
            <w:pPr>
              <w:pStyle w:val="TableBody"/>
              <w:rPr>
                <w:rFonts w:ascii="Times New Roman" w:hAnsi="Times New Roman" w:cs="Times New Roman"/>
                <w:i/>
                <w:sz w:val="20"/>
                <w:szCs w:val="20"/>
              </w:rPr>
            </w:pPr>
            <w:r w:rsidRPr="00794639">
              <w:rPr>
                <w:i/>
              </w:rPr>
              <w:t>Read command</w:t>
            </w:r>
          </w:p>
          <w:p w14:paraId="1A8AA1ED" w14:textId="77777777" w:rsidR="0050740B" w:rsidRPr="00794639" w:rsidRDefault="0050740B" w:rsidP="00E93456">
            <w:pPr>
              <w:pStyle w:val="TableBody"/>
            </w:pPr>
          </w:p>
          <w:p w14:paraId="5372D0AC" w14:textId="77777777" w:rsidR="0050740B" w:rsidRPr="00794639" w:rsidRDefault="0050740B" w:rsidP="00166AF3">
            <w:pPr>
              <w:pStyle w:val="TableBody"/>
              <w:rPr>
                <w:u w:val="single"/>
              </w:rPr>
            </w:pPr>
            <w:r w:rsidRPr="00794639">
              <w:rPr>
                <w:u w:val="single"/>
              </w:rPr>
              <w:t>Syntax</w:t>
            </w:r>
          </w:p>
          <w:p w14:paraId="76BC2C93" w14:textId="77777777" w:rsidR="0050740B" w:rsidRPr="00794639" w:rsidRDefault="0050740B" w:rsidP="00166AF3">
            <w:pPr>
              <w:pStyle w:val="TableBody"/>
            </w:pPr>
            <w:r w:rsidRPr="00794639">
              <w:rPr>
                <w:b/>
              </w:rPr>
              <w:t>AT+CEREG?</w:t>
            </w:r>
          </w:p>
        </w:tc>
        <w:tc>
          <w:tcPr>
            <w:tcW w:w="7290" w:type="dxa"/>
          </w:tcPr>
          <w:p w14:paraId="2C06F84B" w14:textId="77777777" w:rsidR="0050740B" w:rsidRPr="00794639" w:rsidRDefault="0050740B" w:rsidP="00166AF3">
            <w:pPr>
              <w:pStyle w:val="TableBody"/>
            </w:pPr>
          </w:p>
          <w:p w14:paraId="22701683" w14:textId="77777777" w:rsidR="0050740B" w:rsidRPr="00794639" w:rsidRDefault="0050740B" w:rsidP="00E93456">
            <w:pPr>
              <w:pStyle w:val="TableBody"/>
            </w:pPr>
          </w:p>
          <w:p w14:paraId="0C2A2A82" w14:textId="77777777" w:rsidR="00331C47" w:rsidRPr="00794639" w:rsidRDefault="00331C47" w:rsidP="00331C47">
            <w:pPr>
              <w:pStyle w:val="TableBody"/>
              <w:rPr>
                <w:u w:val="single"/>
              </w:rPr>
            </w:pPr>
            <w:r w:rsidRPr="00794639">
              <w:rPr>
                <w:u w:val="single"/>
              </w:rPr>
              <w:t>Response</w:t>
            </w:r>
          </w:p>
          <w:p w14:paraId="48AD74AC" w14:textId="77777777" w:rsidR="00331C47" w:rsidRPr="00794639" w:rsidRDefault="00331C47" w:rsidP="00331C47">
            <w:pPr>
              <w:pStyle w:val="TableBody"/>
            </w:pPr>
            <w:r w:rsidRPr="00794639">
              <w:t>when &lt;n&gt;=0, 1, 2 or 3 and command is successful:</w:t>
            </w:r>
          </w:p>
          <w:p w14:paraId="4161D435" w14:textId="33B8D7B4" w:rsidR="00331C47" w:rsidRPr="00794639" w:rsidRDefault="00331C47" w:rsidP="00331C47">
            <w:pPr>
              <w:pStyle w:val="TableBody"/>
              <w:rPr>
                <w:b/>
              </w:rPr>
            </w:pPr>
            <w:r w:rsidRPr="00794639">
              <w:rPr>
                <w:b/>
              </w:rPr>
              <w:t>+CEREG: &lt;n&gt;,&lt;stat&gt;[,[&lt;tac&gt;],[&lt;ci&gt;],[&lt;AcT&gt;[,&lt;cause_type&gt;,&lt;reject_cause&gt;]]]</w:t>
            </w:r>
          </w:p>
          <w:p w14:paraId="6116DA68" w14:textId="77777777" w:rsidR="00331C47" w:rsidRPr="00794639" w:rsidRDefault="00331C47" w:rsidP="00331C47">
            <w:pPr>
              <w:pStyle w:val="TableBody"/>
              <w:rPr>
                <w:b/>
              </w:rPr>
            </w:pPr>
            <w:r w:rsidRPr="00794639">
              <w:rPr>
                <w:b/>
              </w:rPr>
              <w:t>OK</w:t>
            </w:r>
          </w:p>
          <w:p w14:paraId="44C5A9DD" w14:textId="77777777" w:rsidR="00331C47" w:rsidRPr="00794639" w:rsidRDefault="00331C47" w:rsidP="00331C47">
            <w:pPr>
              <w:pStyle w:val="TableBody"/>
            </w:pPr>
          </w:p>
          <w:p w14:paraId="6E125435" w14:textId="77777777" w:rsidR="00331C47" w:rsidRPr="00794639" w:rsidRDefault="00331C47" w:rsidP="00331C47">
            <w:pPr>
              <w:pStyle w:val="TableBody"/>
            </w:pPr>
            <w:r w:rsidRPr="00794639">
              <w:t>when &lt;n&gt;=4 or 5 and command is successful:</w:t>
            </w:r>
          </w:p>
          <w:p w14:paraId="503555B0" w14:textId="346BDB6A" w:rsidR="00331C47" w:rsidRPr="00B27D80" w:rsidRDefault="00331C47" w:rsidP="00331C47">
            <w:pPr>
              <w:pStyle w:val="TableBody"/>
              <w:rPr>
                <w:b/>
              </w:rPr>
            </w:pPr>
            <w:r w:rsidRPr="00794639">
              <w:rPr>
                <w:b/>
              </w:rPr>
              <w:t>+CEREG: &lt;n&gt;,&lt;stat&gt;[,[&lt;lac&gt;],[&lt;ci&gt;],[&lt;AcT&gt;]</w:t>
            </w:r>
            <w:commentRangeStart w:id="4624"/>
            <w:commentRangeEnd w:id="4624"/>
            <w:r w:rsidR="0004283B" w:rsidRPr="00794639">
              <w:rPr>
                <w:rStyle w:val="CommentReference"/>
                <w:rFonts w:ascii="Verdana" w:hAnsi="Verdana" w:cs="Times New Roman"/>
                <w:lang w:eastAsia="en-US"/>
              </w:rPr>
              <w:commentReference w:id="4624"/>
            </w:r>
            <w:r w:rsidRPr="00794639">
              <w:rPr>
                <w:b/>
              </w:rPr>
              <w:t>[,[&lt;</w:t>
            </w:r>
            <w:r w:rsidRPr="000656F8">
              <w:rPr>
                <w:b/>
              </w:rPr>
              <w:t>cause_type&gt;],[&lt;reject_cause&gt;]</w:t>
            </w:r>
            <w:r w:rsidRPr="000656F8">
              <w:rPr>
                <w:b/>
              </w:rPr>
              <w:br/>
              <w:t>[,[&lt;Active-Time&gt;],[&lt;Periodic-TAU&gt;]]]]</w:t>
            </w:r>
          </w:p>
          <w:p w14:paraId="44829486" w14:textId="1F17B056" w:rsidR="0050740B" w:rsidRPr="007E4A1F" w:rsidRDefault="00331C47" w:rsidP="00166AF3">
            <w:pPr>
              <w:pStyle w:val="TableBody"/>
              <w:rPr>
                <w:b/>
              </w:rPr>
            </w:pPr>
            <w:r w:rsidRPr="007E4A1F">
              <w:rPr>
                <w:b/>
              </w:rPr>
              <w:t>OK</w:t>
            </w:r>
          </w:p>
        </w:tc>
      </w:tr>
      <w:tr w:rsidR="00331C47" w:rsidRPr="00794639" w14:paraId="0BCAC2DA" w14:textId="77777777" w:rsidTr="00953CD3">
        <w:trPr>
          <w:cantSplit w:val="0"/>
        </w:trPr>
        <w:tc>
          <w:tcPr>
            <w:tcW w:w="1707" w:type="dxa"/>
          </w:tcPr>
          <w:p w14:paraId="75B9FB0E" w14:textId="77777777" w:rsidR="00331C47" w:rsidRPr="00794639" w:rsidRDefault="00331C47" w:rsidP="00331C47">
            <w:pPr>
              <w:pStyle w:val="TableBody"/>
              <w:rPr>
                <w:i/>
              </w:rPr>
            </w:pPr>
            <w:r w:rsidRPr="00794639">
              <w:rPr>
                <w:i/>
              </w:rPr>
              <w:t>Execute command</w:t>
            </w:r>
          </w:p>
          <w:p w14:paraId="7AE14EBB" w14:textId="77777777" w:rsidR="00331C47" w:rsidRPr="00794639" w:rsidRDefault="00331C47" w:rsidP="00331C47">
            <w:pPr>
              <w:pStyle w:val="TableBody"/>
            </w:pPr>
          </w:p>
          <w:p w14:paraId="30964582" w14:textId="77777777" w:rsidR="00331C47" w:rsidRPr="00794639" w:rsidRDefault="00331C47" w:rsidP="00331C47">
            <w:pPr>
              <w:pStyle w:val="TableBody"/>
              <w:rPr>
                <w:u w:val="single"/>
              </w:rPr>
            </w:pPr>
            <w:r w:rsidRPr="00794639">
              <w:rPr>
                <w:u w:val="single"/>
              </w:rPr>
              <w:t>Syntax</w:t>
            </w:r>
          </w:p>
          <w:p w14:paraId="0FF56385" w14:textId="77777777" w:rsidR="00331C47" w:rsidRPr="00794639" w:rsidRDefault="00331C47" w:rsidP="00331C47">
            <w:pPr>
              <w:pStyle w:val="TableBody"/>
              <w:rPr>
                <w:b/>
              </w:rPr>
            </w:pPr>
            <w:r w:rsidRPr="00794639">
              <w:rPr>
                <w:b/>
              </w:rPr>
              <w:t>AT+CEREG=</w:t>
            </w:r>
            <w:r w:rsidRPr="00794639">
              <w:rPr>
                <w:b/>
              </w:rPr>
              <w:br/>
              <w:t>[&lt;n&gt;]</w:t>
            </w:r>
          </w:p>
        </w:tc>
        <w:tc>
          <w:tcPr>
            <w:tcW w:w="7290" w:type="dxa"/>
          </w:tcPr>
          <w:p w14:paraId="2F9CF132" w14:textId="77777777" w:rsidR="00331C47" w:rsidRPr="00794639" w:rsidRDefault="00331C47">
            <w:pPr>
              <w:pStyle w:val="TableBody"/>
            </w:pPr>
          </w:p>
          <w:p w14:paraId="32DDEA06" w14:textId="77777777" w:rsidR="00331C47" w:rsidRPr="00794639" w:rsidRDefault="00331C47">
            <w:pPr>
              <w:pStyle w:val="TableBody"/>
            </w:pPr>
          </w:p>
          <w:p w14:paraId="0667C060" w14:textId="77777777" w:rsidR="00331C47" w:rsidRPr="00794639" w:rsidRDefault="00331C47">
            <w:pPr>
              <w:pStyle w:val="TableBody"/>
              <w:rPr>
                <w:u w:val="single"/>
              </w:rPr>
            </w:pPr>
            <w:r w:rsidRPr="00794639">
              <w:rPr>
                <w:u w:val="single"/>
              </w:rPr>
              <w:t>Response</w:t>
            </w:r>
          </w:p>
          <w:p w14:paraId="554BCE55" w14:textId="77777777" w:rsidR="00331C47" w:rsidRPr="00794639" w:rsidRDefault="00331C47">
            <w:pPr>
              <w:pStyle w:val="TableBody"/>
              <w:rPr>
                <w:b/>
              </w:rPr>
            </w:pPr>
            <w:r w:rsidRPr="00794639">
              <w:rPr>
                <w:b/>
              </w:rPr>
              <w:t>OK</w:t>
            </w:r>
          </w:p>
          <w:p w14:paraId="58377A34" w14:textId="77777777" w:rsidR="00331C47" w:rsidRPr="00794639" w:rsidRDefault="00331C47">
            <w:pPr>
              <w:pStyle w:val="TableBody"/>
            </w:pPr>
          </w:p>
          <w:p w14:paraId="6358093C" w14:textId="77777777" w:rsidR="00331C47" w:rsidRPr="00794639" w:rsidRDefault="00331C47">
            <w:pPr>
              <w:pStyle w:val="TableBody"/>
            </w:pPr>
            <w:r w:rsidRPr="00794639">
              <w:t>or</w:t>
            </w:r>
          </w:p>
          <w:p w14:paraId="436735A9" w14:textId="77777777" w:rsidR="00331C47" w:rsidRPr="00794639" w:rsidRDefault="00331C47">
            <w:pPr>
              <w:pStyle w:val="TableBody"/>
              <w:rPr>
                <w:b/>
              </w:rPr>
            </w:pPr>
            <w:r w:rsidRPr="00794639">
              <w:rPr>
                <w:b/>
              </w:rPr>
              <w:t>+CME ERROR: &lt;err&gt;</w:t>
            </w:r>
          </w:p>
          <w:p w14:paraId="69827FB1" w14:textId="77777777" w:rsidR="00331C47" w:rsidRPr="00794639" w:rsidRDefault="00331C47">
            <w:pPr>
              <w:pStyle w:val="TableBody"/>
            </w:pPr>
          </w:p>
          <w:p w14:paraId="4E698756" w14:textId="77777777" w:rsidR="00331C47" w:rsidRPr="00794639" w:rsidRDefault="00331C47">
            <w:pPr>
              <w:pStyle w:val="TableBody"/>
              <w:rPr>
                <w:u w:val="single"/>
              </w:rPr>
            </w:pPr>
            <w:r w:rsidRPr="00794639">
              <w:rPr>
                <w:u w:val="single"/>
              </w:rPr>
              <w:t>Parameters</w:t>
            </w:r>
          </w:p>
          <w:p w14:paraId="4179C682" w14:textId="77777777" w:rsidR="00331C47" w:rsidRPr="00794639" w:rsidRDefault="00331C47">
            <w:pPr>
              <w:pStyle w:val="TableBody"/>
            </w:pPr>
            <w:r w:rsidRPr="00794639">
              <w:rPr>
                <w:b/>
              </w:rPr>
              <w:t>&lt;n&gt;</w:t>
            </w:r>
            <w:r w:rsidRPr="00794639">
              <w:tab/>
              <w:t>0</w:t>
            </w:r>
            <w:r w:rsidRPr="00794639">
              <w:tab/>
              <w:t>Disable network registration unsolicited result code</w:t>
            </w:r>
          </w:p>
          <w:p w14:paraId="77C14203" w14:textId="77777777" w:rsidR="00331C47" w:rsidRPr="00794639" w:rsidRDefault="00331C47">
            <w:pPr>
              <w:pStyle w:val="TableBody"/>
            </w:pPr>
            <w:r w:rsidRPr="00794639">
              <w:tab/>
              <w:t>1</w:t>
            </w:r>
            <w:r w:rsidRPr="00794639">
              <w:tab/>
              <w:t xml:space="preserve">Enable network registration unsolicited result code </w:t>
            </w:r>
            <w:r w:rsidRPr="00794639">
              <w:rPr>
                <w:rStyle w:val="Code"/>
              </w:rPr>
              <w:t>+CEREG: &lt;stat&gt;</w:t>
            </w:r>
          </w:p>
          <w:p w14:paraId="4C0E76A8" w14:textId="2877C3C6" w:rsidR="00331C47" w:rsidRPr="00794639" w:rsidRDefault="00331C47">
            <w:pPr>
              <w:pStyle w:val="TableBody"/>
            </w:pPr>
            <w:r w:rsidRPr="00794639">
              <w:tab/>
              <w:t>2</w:t>
            </w:r>
            <w:r w:rsidRPr="00794639">
              <w:tab/>
              <w:t xml:space="preserve">Enable network registration and location information unsolicited result </w:t>
            </w:r>
            <w:r w:rsidR="008B0C73" w:rsidRPr="00794639">
              <w:tab/>
            </w:r>
            <w:r w:rsidR="008B0C73" w:rsidRPr="00794639">
              <w:tab/>
            </w:r>
            <w:r w:rsidR="008B0C73" w:rsidRPr="00794639">
              <w:tab/>
            </w:r>
            <w:r w:rsidRPr="00794639">
              <w:t xml:space="preserve">code </w:t>
            </w:r>
            <w:r w:rsidRPr="00794639">
              <w:rPr>
                <w:rStyle w:val="Code"/>
              </w:rPr>
              <w:t>+CEREG: &lt;stat&gt;[,[&lt;tac&gt;],[&lt;ci&gt;],[&lt;AcT&gt;]]</w:t>
            </w:r>
          </w:p>
          <w:p w14:paraId="61EAF7C0" w14:textId="159E5DE5" w:rsidR="00331C47" w:rsidRPr="00794639" w:rsidRDefault="00331C47" w:rsidP="004651D1">
            <w:pPr>
              <w:pStyle w:val="TableBody"/>
            </w:pPr>
            <w:r w:rsidRPr="00794639">
              <w:lastRenderedPageBreak/>
              <w:tab/>
              <w:t>3</w:t>
            </w:r>
            <w:r w:rsidRPr="00794639">
              <w:tab/>
              <w:t xml:space="preserve">Enable network registration, location information and EMM cause value </w:t>
            </w:r>
            <w:r w:rsidRPr="00794639">
              <w:tab/>
            </w:r>
            <w:r w:rsidRPr="00794639">
              <w:tab/>
              <w:t>information unsolicited result code</w:t>
            </w:r>
          </w:p>
          <w:p w14:paraId="0E2F7019" w14:textId="0074EBD4" w:rsidR="00331C47" w:rsidRPr="00794639" w:rsidRDefault="00CE0B21" w:rsidP="004651D1">
            <w:pPr>
              <w:pStyle w:val="TableBody"/>
              <w:rPr>
                <w:rStyle w:val="Code"/>
              </w:rPr>
            </w:pPr>
            <w:r w:rsidRPr="00794639">
              <w:rPr>
                <w:rStyle w:val="Code"/>
              </w:rPr>
              <w:tab/>
            </w:r>
            <w:r w:rsidRPr="00794639">
              <w:rPr>
                <w:rStyle w:val="Code"/>
              </w:rPr>
              <w:tab/>
            </w:r>
            <w:r w:rsidR="00331C47" w:rsidRPr="00794639">
              <w:rPr>
                <w:rStyle w:val="Code"/>
              </w:rPr>
              <w:t>+CEREG: &lt;stat&gt;[,[&lt;tac&gt;],[&lt;ci&gt;],[&lt;AcT&gt;][,&lt;cause_type&gt;,</w:t>
            </w:r>
            <w:r w:rsidR="00331C47" w:rsidRPr="00794639">
              <w:rPr>
                <w:rStyle w:val="Code"/>
              </w:rPr>
              <w:br/>
            </w:r>
            <w:r w:rsidRPr="00794639">
              <w:rPr>
                <w:rStyle w:val="Code"/>
              </w:rPr>
              <w:tab/>
            </w:r>
            <w:r w:rsidRPr="00794639">
              <w:rPr>
                <w:rStyle w:val="Code"/>
              </w:rPr>
              <w:tab/>
            </w:r>
            <w:r w:rsidR="00331C47" w:rsidRPr="00794639">
              <w:rPr>
                <w:rStyle w:val="Code"/>
              </w:rPr>
              <w:t>&lt;reject_cause&gt;]]</w:t>
            </w:r>
          </w:p>
          <w:p w14:paraId="4CEC1F69" w14:textId="7784E14C" w:rsidR="00331C47" w:rsidRPr="00794639" w:rsidRDefault="00331C47" w:rsidP="004651D1">
            <w:pPr>
              <w:pStyle w:val="TableBody"/>
            </w:pPr>
            <w:r w:rsidRPr="00794639">
              <w:tab/>
              <w:t>4</w:t>
            </w:r>
            <w:r w:rsidRPr="00794639">
              <w:tab/>
              <w:t xml:space="preserve">For a UE that wants to apply PSM, enable network registration and </w:t>
            </w:r>
            <w:r w:rsidR="008B0C73" w:rsidRPr="00794639">
              <w:tab/>
            </w:r>
            <w:r w:rsidR="008B0C73" w:rsidRPr="00794639">
              <w:tab/>
            </w:r>
            <w:r w:rsidR="008B0C73" w:rsidRPr="00794639">
              <w:tab/>
            </w:r>
            <w:r w:rsidRPr="00794639">
              <w:t>location information unsolicited result code</w:t>
            </w:r>
          </w:p>
          <w:p w14:paraId="197DDF0E" w14:textId="3FC408E9" w:rsidR="00331C47" w:rsidRPr="00794639" w:rsidRDefault="00CE0B21" w:rsidP="004651D1">
            <w:pPr>
              <w:pStyle w:val="TableBody"/>
              <w:rPr>
                <w:rStyle w:val="Code"/>
              </w:rPr>
            </w:pPr>
            <w:r w:rsidRPr="00794639">
              <w:rPr>
                <w:rStyle w:val="Code"/>
              </w:rPr>
              <w:tab/>
            </w:r>
            <w:r w:rsidRPr="00794639">
              <w:rPr>
                <w:rStyle w:val="Code"/>
              </w:rPr>
              <w:tab/>
            </w:r>
            <w:r w:rsidR="00331C47" w:rsidRPr="00794639">
              <w:rPr>
                <w:rStyle w:val="Code"/>
              </w:rPr>
              <w:t>+CEREG: &lt;stat&gt;[,[&lt;tac&gt;],[&lt;ci&gt;],[&lt;AcT&gt;][,,[,[&lt;Active-</w:t>
            </w:r>
            <w:r w:rsidRPr="00794639">
              <w:rPr>
                <w:rStyle w:val="Code"/>
              </w:rPr>
              <w:tab/>
            </w:r>
            <w:r w:rsidRPr="00794639">
              <w:rPr>
                <w:rStyle w:val="Code"/>
              </w:rPr>
              <w:tab/>
            </w:r>
            <w:r w:rsidRPr="00794639">
              <w:rPr>
                <w:rStyle w:val="Code"/>
              </w:rPr>
              <w:tab/>
            </w:r>
            <w:r w:rsidR="00331C47" w:rsidRPr="00794639">
              <w:rPr>
                <w:rStyle w:val="Code"/>
              </w:rPr>
              <w:t>Time&gt;],[&lt;Periodic-TAU&gt;]]]]</w:t>
            </w:r>
          </w:p>
          <w:p w14:paraId="0CE2E2BF" w14:textId="7DFC6EFA" w:rsidR="00331C47" w:rsidRPr="00794639" w:rsidRDefault="00331C47" w:rsidP="004651D1">
            <w:pPr>
              <w:pStyle w:val="TableBody"/>
              <w:rPr>
                <w:rStyle w:val="Code"/>
              </w:rPr>
            </w:pPr>
            <w:r w:rsidRPr="00DF20AD">
              <w:tab/>
              <w:t>5</w:t>
            </w:r>
            <w:r w:rsidRPr="00794639">
              <w:tab/>
              <w:t xml:space="preserve">For a UE that wants to apply PSM, enable network registration, location </w:t>
            </w:r>
            <w:r w:rsidRPr="00794639">
              <w:tab/>
            </w:r>
            <w:r w:rsidRPr="00794639">
              <w:tab/>
              <w:t xml:space="preserve">information and EMM cause value information unsolicited result code </w:t>
            </w:r>
            <w:r w:rsidRPr="00794639">
              <w:tab/>
            </w:r>
            <w:r w:rsidRPr="00794639">
              <w:tab/>
            </w:r>
            <w:r w:rsidRPr="00794639">
              <w:tab/>
            </w:r>
            <w:r w:rsidRPr="00794639">
              <w:rPr>
                <w:rStyle w:val="Code"/>
              </w:rPr>
              <w:t>+CEREG: &lt;stat&gt;[,[&lt;tac&gt;],[&lt;ci&gt;],[&lt;AcT&gt;][,</w:t>
            </w:r>
            <w:r w:rsidR="008B0C73" w:rsidRPr="00794639">
              <w:rPr>
                <w:rStyle w:val="Code"/>
              </w:rPr>
              <w:br/>
            </w:r>
            <w:r w:rsidR="008B0C73" w:rsidRPr="00794639">
              <w:rPr>
                <w:rStyle w:val="Code"/>
              </w:rPr>
              <w:tab/>
            </w:r>
            <w:r w:rsidR="008B0C73" w:rsidRPr="00794639">
              <w:rPr>
                <w:rStyle w:val="Code"/>
              </w:rPr>
              <w:tab/>
            </w:r>
            <w:r w:rsidRPr="00794639">
              <w:rPr>
                <w:rStyle w:val="Code"/>
              </w:rPr>
              <w:t>[&lt;cause_type&gt;],[&lt;reject_cause&gt;][,[&lt;Active-Time&gt;],</w:t>
            </w:r>
            <w:r w:rsidR="008B0C73" w:rsidRPr="00794639">
              <w:rPr>
                <w:rStyle w:val="Code"/>
              </w:rPr>
              <w:br/>
            </w:r>
            <w:r w:rsidR="008B0C73" w:rsidRPr="00794639">
              <w:rPr>
                <w:rStyle w:val="Code"/>
              </w:rPr>
              <w:tab/>
            </w:r>
            <w:r w:rsidR="008B0C73" w:rsidRPr="00794639">
              <w:rPr>
                <w:rStyle w:val="Code"/>
              </w:rPr>
              <w:tab/>
            </w:r>
            <w:r w:rsidRPr="00794639">
              <w:rPr>
                <w:rStyle w:val="Code"/>
              </w:rPr>
              <w:t>[&lt;Periodic-TAU&gt;]]]]</w:t>
            </w:r>
          </w:p>
          <w:p w14:paraId="772177E0" w14:textId="77777777" w:rsidR="00331C47" w:rsidRPr="00794639" w:rsidRDefault="00331C47" w:rsidP="004651D1">
            <w:pPr>
              <w:pStyle w:val="TableBody"/>
            </w:pPr>
          </w:p>
          <w:p w14:paraId="5A00B8F2" w14:textId="77777777" w:rsidR="00331C47" w:rsidRPr="00794639" w:rsidRDefault="00331C47" w:rsidP="004651D1">
            <w:pPr>
              <w:pStyle w:val="TableBody"/>
            </w:pPr>
            <w:r w:rsidRPr="00794639">
              <w:rPr>
                <w:b/>
              </w:rPr>
              <w:t>&lt;stat&gt;</w:t>
            </w:r>
            <w:r w:rsidRPr="00794639">
              <w:tab/>
              <w:t>Indicates the EPS registration status</w:t>
            </w:r>
          </w:p>
          <w:p w14:paraId="68C3FD65" w14:textId="167F8D28" w:rsidR="00331C47" w:rsidRPr="00794639" w:rsidRDefault="00331C47">
            <w:pPr>
              <w:pStyle w:val="TableBody"/>
            </w:pPr>
            <w:r w:rsidRPr="00794639">
              <w:t>0</w:t>
            </w:r>
            <w:r w:rsidRPr="00794639">
              <w:tab/>
              <w:t>Not registered; MT is currently not searching for an operator to register to</w:t>
            </w:r>
          </w:p>
          <w:p w14:paraId="41DCF198" w14:textId="40BD3F3D" w:rsidR="00331C47" w:rsidRPr="00794639" w:rsidRDefault="00331C47">
            <w:pPr>
              <w:pStyle w:val="TableBody"/>
            </w:pPr>
            <w:r w:rsidRPr="00794639">
              <w:t>1</w:t>
            </w:r>
            <w:r w:rsidRPr="00794639">
              <w:tab/>
              <w:t>Registered, home network</w:t>
            </w:r>
          </w:p>
          <w:p w14:paraId="542D2F41" w14:textId="25C0E34B" w:rsidR="00331C47" w:rsidRPr="00794639" w:rsidRDefault="00331C47">
            <w:pPr>
              <w:pStyle w:val="TableBody"/>
            </w:pPr>
            <w:r w:rsidRPr="00794639">
              <w:t>2</w:t>
            </w:r>
            <w:r w:rsidRPr="00794639">
              <w:tab/>
              <w:t xml:space="preserve">Not registered but MT is currently trying to attach or searching for an operator to </w:t>
            </w:r>
            <w:r w:rsidRPr="00794639">
              <w:tab/>
              <w:t>register to</w:t>
            </w:r>
          </w:p>
          <w:p w14:paraId="647AC50D" w14:textId="73DC7402" w:rsidR="00331C47" w:rsidRPr="00794639" w:rsidRDefault="00331C47">
            <w:pPr>
              <w:pStyle w:val="TableBody"/>
            </w:pPr>
            <w:r w:rsidRPr="00794639">
              <w:t>3</w:t>
            </w:r>
            <w:r w:rsidRPr="00794639">
              <w:tab/>
              <w:t>Registration denied</w:t>
            </w:r>
          </w:p>
          <w:p w14:paraId="54E667E7" w14:textId="6B5B60AB" w:rsidR="00331C47" w:rsidRPr="00794639" w:rsidRDefault="00331C47">
            <w:pPr>
              <w:pStyle w:val="TableBody"/>
            </w:pPr>
            <w:r w:rsidRPr="00794639">
              <w:t>4</w:t>
            </w:r>
            <w:r w:rsidRPr="00794639">
              <w:tab/>
              <w:t>Unknown (e.g. out of E-UTRAN coverage)</w:t>
            </w:r>
          </w:p>
          <w:p w14:paraId="262CDD24" w14:textId="2B986859" w:rsidR="00331C47" w:rsidRPr="00794639" w:rsidRDefault="00331C47">
            <w:pPr>
              <w:pStyle w:val="TableBody"/>
            </w:pPr>
            <w:r w:rsidRPr="00794639">
              <w:t>5</w:t>
            </w:r>
            <w:r w:rsidRPr="00794639">
              <w:tab/>
              <w:t>Registered, roaming</w:t>
            </w:r>
          </w:p>
          <w:p w14:paraId="222C67DA" w14:textId="10E7EB49" w:rsidR="00331C47" w:rsidRPr="00794639" w:rsidRDefault="00331C47" w:rsidP="004651D1">
            <w:pPr>
              <w:pStyle w:val="TableBody"/>
            </w:pPr>
            <w:r w:rsidRPr="00794639">
              <w:t>6</w:t>
            </w:r>
            <w:r w:rsidRPr="00794639">
              <w:tab/>
              <w:t>Registered for "SMS only", home network (not applicable)</w:t>
            </w:r>
          </w:p>
          <w:p w14:paraId="1C98CB66" w14:textId="77777777" w:rsidR="00331C47" w:rsidRPr="00794639" w:rsidRDefault="00331C47" w:rsidP="004651D1">
            <w:pPr>
              <w:pStyle w:val="TableBody"/>
            </w:pPr>
            <w:r w:rsidRPr="00794639">
              <w:t>7</w:t>
            </w:r>
            <w:r w:rsidRPr="00794639">
              <w:tab/>
              <w:t>Registered for "SMS only", roaming (not applicable)</w:t>
            </w:r>
          </w:p>
          <w:p w14:paraId="2CBFBA2F" w14:textId="4BB3BE3A" w:rsidR="00331C47" w:rsidRPr="00794639" w:rsidRDefault="00331C47" w:rsidP="004651D1">
            <w:pPr>
              <w:pStyle w:val="TableBody"/>
            </w:pPr>
            <w:r w:rsidRPr="00794639">
              <w:t>8</w:t>
            </w:r>
            <w:r w:rsidRPr="00794639">
              <w:tab/>
              <w:t>Attached for emergency bearer services only</w:t>
            </w:r>
          </w:p>
          <w:p w14:paraId="52566468" w14:textId="77777777" w:rsidR="00331C47" w:rsidRPr="00794639" w:rsidRDefault="00331C47" w:rsidP="004651D1">
            <w:pPr>
              <w:pStyle w:val="TableBody"/>
            </w:pPr>
            <w:r w:rsidRPr="00794639">
              <w:t>9</w:t>
            </w:r>
            <w:r w:rsidRPr="00794639">
              <w:tab/>
              <w:t>Registered for "CSFB not preferred", home network (not applicable)</w:t>
            </w:r>
          </w:p>
          <w:p w14:paraId="5756C09F" w14:textId="77777777" w:rsidR="00331C47" w:rsidRPr="00794639" w:rsidRDefault="00331C47" w:rsidP="004651D1">
            <w:pPr>
              <w:pStyle w:val="TableBody"/>
            </w:pPr>
            <w:r w:rsidRPr="00794639">
              <w:t>10</w:t>
            </w:r>
            <w:r w:rsidRPr="00794639">
              <w:tab/>
              <w:t>Registered for "CSFB not preferred", roaming (not applicable)</w:t>
            </w:r>
          </w:p>
          <w:p w14:paraId="3628819C" w14:textId="77777777" w:rsidR="00331C47" w:rsidRPr="00794639" w:rsidRDefault="00331C47" w:rsidP="004651D1">
            <w:pPr>
              <w:pStyle w:val="TableBody"/>
            </w:pPr>
          </w:p>
          <w:p w14:paraId="4B00FC16" w14:textId="73FA0BD3" w:rsidR="00331C47" w:rsidRPr="00794639" w:rsidRDefault="00331C47">
            <w:pPr>
              <w:pStyle w:val="TableBody"/>
            </w:pPr>
            <w:r w:rsidRPr="00794639">
              <w:rPr>
                <w:b/>
              </w:rPr>
              <w:t>&lt;tac&gt;</w:t>
            </w:r>
            <w:r w:rsidRPr="00794639">
              <w:tab/>
              <w:t>2-byte tracking area code in hexadecimal format (e.g. "00C3" equals 195 in decimal)</w:t>
            </w:r>
          </w:p>
          <w:p w14:paraId="7FD3BD97" w14:textId="77777777" w:rsidR="00331C47" w:rsidRPr="00794639" w:rsidRDefault="00331C47">
            <w:pPr>
              <w:pStyle w:val="TableBody"/>
            </w:pPr>
          </w:p>
          <w:p w14:paraId="791D55BE" w14:textId="7DAF0674" w:rsidR="00331C47" w:rsidRPr="00794639" w:rsidRDefault="00331C47">
            <w:pPr>
              <w:pStyle w:val="TableBody"/>
            </w:pPr>
            <w:r w:rsidRPr="00794639">
              <w:rPr>
                <w:b/>
              </w:rPr>
              <w:t>&lt;ci&gt;</w:t>
            </w:r>
            <w:r w:rsidRPr="00794639">
              <w:tab/>
              <w:t>String-type; 4-byte E-UTRAN cell ID in hexadecimal format</w:t>
            </w:r>
          </w:p>
          <w:p w14:paraId="756F5F05" w14:textId="77777777" w:rsidR="00331C47" w:rsidRPr="00794639" w:rsidRDefault="00331C47">
            <w:pPr>
              <w:pStyle w:val="TableBody"/>
            </w:pPr>
          </w:p>
          <w:p w14:paraId="4C9D2C8A" w14:textId="583A69CD" w:rsidR="00331C47" w:rsidRPr="00794639" w:rsidRDefault="00331C47" w:rsidP="004651D1">
            <w:pPr>
              <w:pStyle w:val="TableBody"/>
            </w:pPr>
            <w:r w:rsidRPr="00794639">
              <w:rPr>
                <w:b/>
              </w:rPr>
              <w:t>&lt;AcT&gt;</w:t>
            </w:r>
            <w:r w:rsidR="008B0C73" w:rsidRPr="00794639">
              <w:tab/>
            </w:r>
            <w:r w:rsidR="008B0C73" w:rsidRPr="00794639">
              <w:tab/>
            </w:r>
            <w:r w:rsidRPr="00794639">
              <w:t>Access technology of the serving cell</w:t>
            </w:r>
          </w:p>
          <w:p w14:paraId="44C28F5C" w14:textId="77777777" w:rsidR="00331C47" w:rsidRPr="00794639" w:rsidRDefault="00331C47" w:rsidP="004651D1">
            <w:pPr>
              <w:pStyle w:val="TableBody"/>
            </w:pPr>
            <w:r w:rsidRPr="00794639">
              <w:t>0</w:t>
            </w:r>
            <w:r w:rsidRPr="00794639">
              <w:tab/>
              <w:t>GSM (not applicable)</w:t>
            </w:r>
          </w:p>
          <w:p w14:paraId="7702A578" w14:textId="77777777" w:rsidR="00331C47" w:rsidRPr="00794639" w:rsidRDefault="00331C47" w:rsidP="004651D1">
            <w:pPr>
              <w:pStyle w:val="TableBody"/>
            </w:pPr>
            <w:r w:rsidRPr="00794639">
              <w:t>1</w:t>
            </w:r>
            <w:r w:rsidRPr="00794639">
              <w:tab/>
              <w:t>GSM Compact (not applicable)</w:t>
            </w:r>
          </w:p>
          <w:p w14:paraId="3B92DFC2" w14:textId="77777777" w:rsidR="00331C47" w:rsidRPr="00794639" w:rsidRDefault="00331C47">
            <w:pPr>
              <w:pStyle w:val="TableBody"/>
            </w:pPr>
            <w:r w:rsidRPr="00794639">
              <w:t>2</w:t>
            </w:r>
            <w:r w:rsidRPr="00794639">
              <w:tab/>
              <w:t>UTRAN (not applicable)</w:t>
            </w:r>
          </w:p>
          <w:p w14:paraId="0C9EF65D" w14:textId="5949BD8A" w:rsidR="00331C47" w:rsidRPr="00794639" w:rsidRDefault="00331C47" w:rsidP="004651D1">
            <w:pPr>
              <w:pStyle w:val="TableBody"/>
            </w:pPr>
            <w:r w:rsidRPr="00794639">
              <w:t>3</w:t>
            </w:r>
            <w:r w:rsidRPr="00794639">
              <w:tab/>
              <w:t>GSM with EGPRS (not applicable)</w:t>
            </w:r>
          </w:p>
          <w:p w14:paraId="495DFBF1" w14:textId="77777777" w:rsidR="00331C47" w:rsidRPr="00794639" w:rsidRDefault="00331C47">
            <w:pPr>
              <w:pStyle w:val="TableBody"/>
            </w:pPr>
            <w:r w:rsidRPr="00794639">
              <w:t>4</w:t>
            </w:r>
            <w:r w:rsidRPr="00794639">
              <w:tab/>
              <w:t>UTRAN with HSDPA (not applicable)</w:t>
            </w:r>
          </w:p>
          <w:p w14:paraId="35972232" w14:textId="7CF940C7" w:rsidR="00331C47" w:rsidRPr="00794639" w:rsidRDefault="00331C47">
            <w:pPr>
              <w:pStyle w:val="TableBody"/>
            </w:pPr>
            <w:r w:rsidRPr="00794639">
              <w:t>5</w:t>
            </w:r>
            <w:r w:rsidRPr="00794639">
              <w:tab/>
              <w:t>UTRAN with HSUPA (not applicable)</w:t>
            </w:r>
          </w:p>
          <w:p w14:paraId="0207A33F" w14:textId="013716D8" w:rsidR="00331C47" w:rsidRPr="00794639" w:rsidRDefault="00331C47">
            <w:pPr>
              <w:pStyle w:val="TableBody"/>
            </w:pPr>
            <w:r w:rsidRPr="00794639">
              <w:t>6</w:t>
            </w:r>
            <w:r w:rsidRPr="00794639">
              <w:tab/>
              <w:t>UTRAN with HSDPA and HSUPA (not applicable)</w:t>
            </w:r>
          </w:p>
          <w:p w14:paraId="7A0E5B82" w14:textId="41DC204D" w:rsidR="00331C47" w:rsidRDefault="00331C47" w:rsidP="004651D1">
            <w:pPr>
              <w:pStyle w:val="TableBody"/>
            </w:pPr>
            <w:r w:rsidRPr="00794639">
              <w:t>7</w:t>
            </w:r>
            <w:r w:rsidRPr="00794639">
              <w:tab/>
              <w:t>E-UTRAN</w:t>
            </w:r>
          </w:p>
          <w:p w14:paraId="34CFF25B" w14:textId="121B84DF" w:rsidR="00A65739" w:rsidRPr="00794639" w:rsidRDefault="00A65739" w:rsidP="004651D1">
            <w:pPr>
              <w:pStyle w:val="TableBody"/>
              <w:rPr>
                <w:ins w:id="4625" w:author="Sevan Sirapian [2]" w:date="2018-11-26T11:12:00Z"/>
              </w:rPr>
            </w:pPr>
            <w:commentRangeStart w:id="4626"/>
            <w:ins w:id="4627" w:author="Sevan Sirapian [2]" w:date="2018-11-26T11:12:00Z">
              <w:r>
                <w:t>9</w:t>
              </w:r>
              <w:r>
                <w:tab/>
                <w:t>E-UTRAN (NB-S1 mode)</w:t>
              </w:r>
              <w:commentRangeEnd w:id="4626"/>
              <w:r>
                <w:rPr>
                  <w:rStyle w:val="CommentReference"/>
                  <w:rFonts w:ascii="Verdana" w:hAnsi="Verdana" w:cs="Times New Roman"/>
                  <w:lang w:eastAsia="en-US"/>
                </w:rPr>
                <w:commentReference w:id="4626"/>
              </w:r>
            </w:ins>
          </w:p>
          <w:p w14:paraId="13D99034" w14:textId="77777777" w:rsidR="00331C47" w:rsidRPr="00794639" w:rsidRDefault="00331C47" w:rsidP="004651D1">
            <w:pPr>
              <w:pStyle w:val="TableBody"/>
            </w:pPr>
          </w:p>
          <w:p w14:paraId="1C7DDCC1" w14:textId="77777777" w:rsidR="00331C47" w:rsidRPr="00794639" w:rsidRDefault="00331C47" w:rsidP="004651D1">
            <w:pPr>
              <w:pStyle w:val="TableBody"/>
            </w:pPr>
            <w:r w:rsidRPr="00794639">
              <w:rPr>
                <w:b/>
              </w:rPr>
              <w:t>&lt;cause_type&gt;</w:t>
            </w:r>
            <w:r w:rsidRPr="00794639">
              <w:tab/>
              <w:t>Indicates the type of &lt;reject_cause&gt;</w:t>
            </w:r>
          </w:p>
          <w:p w14:paraId="238AA4FE" w14:textId="77777777" w:rsidR="00331C47" w:rsidRPr="00794639" w:rsidRDefault="00331C47" w:rsidP="008B0C73">
            <w:pPr>
              <w:pStyle w:val="TableBody"/>
              <w:tabs>
                <w:tab w:val="left" w:pos="407"/>
              </w:tabs>
            </w:pPr>
            <w:r w:rsidRPr="00794639">
              <w:t>0</w:t>
            </w:r>
            <w:r w:rsidRPr="00794639">
              <w:tab/>
              <w:t>&lt;reject_cause&gt; contains an EMM cause value (see 3GPP TS 24.301 [83] Annex A)</w:t>
            </w:r>
          </w:p>
          <w:p w14:paraId="18E865B0" w14:textId="77777777" w:rsidR="00331C47" w:rsidRPr="00794639" w:rsidRDefault="00331C47" w:rsidP="008B0C73">
            <w:pPr>
              <w:pStyle w:val="TableBody"/>
              <w:tabs>
                <w:tab w:val="left" w:pos="407"/>
              </w:tabs>
            </w:pPr>
            <w:r w:rsidRPr="00794639">
              <w:t>1</w:t>
            </w:r>
            <w:r w:rsidRPr="00794639">
              <w:tab/>
              <w:t>&lt;reject_cause&gt; contains a manufacturer-specific cause</w:t>
            </w:r>
          </w:p>
          <w:p w14:paraId="2691DA5E" w14:textId="77777777" w:rsidR="00331C47" w:rsidRPr="00794639" w:rsidRDefault="00331C47" w:rsidP="004651D1">
            <w:pPr>
              <w:pStyle w:val="TableBody"/>
            </w:pPr>
          </w:p>
          <w:p w14:paraId="4473224A" w14:textId="77777777" w:rsidR="00331C47" w:rsidRPr="00794639" w:rsidRDefault="00331C47" w:rsidP="004651D1">
            <w:pPr>
              <w:pStyle w:val="TableBody"/>
            </w:pPr>
            <w:r w:rsidRPr="00794639">
              <w:rPr>
                <w:b/>
              </w:rPr>
              <w:t>&lt;reject_cause&gt;</w:t>
            </w:r>
            <w:r w:rsidRPr="00794639">
              <w:tab/>
              <w:t>Cause of the failed registration</w:t>
            </w:r>
          </w:p>
          <w:p w14:paraId="0FF73811" w14:textId="77777777" w:rsidR="00331C47" w:rsidRPr="00794639" w:rsidRDefault="00331C47" w:rsidP="004651D1">
            <w:pPr>
              <w:pStyle w:val="TableBody"/>
            </w:pPr>
          </w:p>
          <w:p w14:paraId="1A2EAD15" w14:textId="77777777" w:rsidR="00331C47" w:rsidRPr="00794639" w:rsidRDefault="00331C47" w:rsidP="004651D1">
            <w:pPr>
              <w:pStyle w:val="TableBody"/>
            </w:pPr>
            <w:r w:rsidRPr="00794639">
              <w:rPr>
                <w:b/>
              </w:rPr>
              <w:t>&lt;Active-Time&gt;</w:t>
            </w:r>
            <w:r w:rsidRPr="00794639">
              <w:tab/>
              <w:t>1-byte in an 8-bit format. Indicates the Active Time value (T3324) allocated to the UE in E-UTRAN. The Active Time value is coded as one byte (octet 3) of the GPRS Timer 2 information element coded as bit format (e.g. "00100100" equals 4 minutes). For the coding and the value range, see the GPRS Timer 2 IE in 3GPP TS 24.008 [8] Table 10.5.163/3GPP TS 24.008. Also see 3GPP TS 23.682 [149] and 3GPP TS 23.401 [82].</w:t>
            </w:r>
          </w:p>
          <w:p w14:paraId="0BB2CE5B" w14:textId="77777777" w:rsidR="00331C47" w:rsidRPr="00794639" w:rsidRDefault="00331C47" w:rsidP="004651D1">
            <w:pPr>
              <w:pStyle w:val="TableBody"/>
            </w:pPr>
          </w:p>
          <w:p w14:paraId="067D30EE" w14:textId="692152F1" w:rsidR="00331C47" w:rsidRPr="00794639" w:rsidRDefault="00331C47">
            <w:pPr>
              <w:pStyle w:val="TableBody"/>
            </w:pPr>
            <w:r w:rsidRPr="00794639">
              <w:rPr>
                <w:b/>
              </w:rPr>
              <w:t>&lt;Periodic-TAU&gt;</w:t>
            </w:r>
            <w:r w:rsidRPr="00794639">
              <w:tab/>
              <w:t>1-byte in an 8-bit format. Indicates the extended periodic TAU value (T3412) allocated to the UE in E-UTRAN. The extended periodic TAU value is coded as one byte (octet 3) of the GPRS Timer 3 information element coded as bit format (e.g. "01000111" equals 70 hours). For the coding and the value range, see the GPRS Timer 3 IE in 3GPP TS 24.008 [8] Table 10.5.163a/3GPP TS 24.008. Also see 3GPP TS 23.682 [149] and 3GPP TS 23.401 [82].</w:t>
            </w:r>
          </w:p>
        </w:tc>
      </w:tr>
      <w:tr w:rsidR="0050740B" w:rsidRPr="00794639" w14:paraId="16B8635B" w14:textId="77777777" w:rsidTr="00953CD3">
        <w:trPr>
          <w:trHeight w:val="65"/>
        </w:trPr>
        <w:tc>
          <w:tcPr>
            <w:tcW w:w="1707" w:type="dxa"/>
          </w:tcPr>
          <w:p w14:paraId="7CA1D4FF" w14:textId="550AB6EF" w:rsidR="0050740B" w:rsidRPr="00794639" w:rsidRDefault="00331C47">
            <w:pPr>
              <w:pStyle w:val="TableBody"/>
              <w:rPr>
                <w:i/>
              </w:rPr>
            </w:pPr>
            <w:r w:rsidRPr="00794639">
              <w:rPr>
                <w:u w:val="single"/>
              </w:rPr>
              <w:lastRenderedPageBreak/>
              <w:t>Reference</w:t>
            </w:r>
          </w:p>
        </w:tc>
        <w:tc>
          <w:tcPr>
            <w:tcW w:w="7290" w:type="dxa"/>
          </w:tcPr>
          <w:p w14:paraId="6775367E" w14:textId="1718D029" w:rsidR="0050740B" w:rsidRPr="00794639" w:rsidRDefault="00CE0B21" w:rsidP="00166AF3">
            <w:pPr>
              <w:pStyle w:val="TableBody"/>
              <w:rPr>
                <w:u w:val="single"/>
              </w:rPr>
            </w:pPr>
            <w:r w:rsidRPr="00794639">
              <w:t>27.007 Rev12</w:t>
            </w:r>
          </w:p>
        </w:tc>
      </w:tr>
    </w:tbl>
    <w:p w14:paraId="3AC85CE5" w14:textId="77777777" w:rsidR="0050740B" w:rsidRPr="00794639" w:rsidRDefault="0050740B" w:rsidP="0050740B">
      <w:pPr>
        <w:pStyle w:val="Heading2"/>
      </w:pPr>
      <w:bookmarkStart w:id="4628" w:name="_Ref407121113"/>
      <w:bookmarkStart w:id="4629" w:name="_Toc486251650"/>
      <w:bookmarkStart w:id="4630" w:name="_Toc531700680"/>
      <w:r w:rsidRPr="00794639">
        <w:t>+CEMODE Command: UE Modes of Operation for EPS</w:t>
      </w:r>
      <w:bookmarkStart w:id="4631" w:name="_Toc503199147"/>
      <w:bookmarkEnd w:id="4628"/>
      <w:bookmarkEnd w:id="4629"/>
      <w:bookmarkEnd w:id="4630"/>
      <w:bookmarkEnd w:id="4631"/>
    </w:p>
    <w:tbl>
      <w:tblPr>
        <w:tblStyle w:val="TableSWIleft"/>
        <w:tblW w:w="8997" w:type="dxa"/>
        <w:tblLayout w:type="fixed"/>
        <w:tblLook w:val="04A0" w:firstRow="1" w:lastRow="0" w:firstColumn="1" w:lastColumn="0" w:noHBand="0" w:noVBand="1"/>
      </w:tblPr>
      <w:tblGrid>
        <w:gridCol w:w="1707"/>
        <w:gridCol w:w="7290"/>
      </w:tblGrid>
      <w:tr w:rsidR="0050740B" w:rsidRPr="00794639" w14:paraId="32F15E07"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3A097EE" w14:textId="698F98FE" w:rsidR="0050740B" w:rsidRPr="00794639" w:rsidRDefault="00F22490">
            <w:pPr>
              <w:pStyle w:val="TableRowHead"/>
              <w:spacing w:before="144" w:after="144"/>
              <w:rPr>
                <w:rFonts w:cs="Arial"/>
                <w:bCs w:val="0"/>
              </w:rPr>
            </w:pPr>
            <w:r w:rsidRPr="00794639">
              <w:t>HL7800</w:t>
            </w:r>
          </w:p>
        </w:tc>
      </w:tr>
      <w:tr w:rsidR="0050740B" w:rsidRPr="00794639" w14:paraId="53AEF95B" w14:textId="77777777" w:rsidTr="00953CD3">
        <w:tc>
          <w:tcPr>
            <w:tcW w:w="1707" w:type="dxa"/>
          </w:tcPr>
          <w:p w14:paraId="70B100D7" w14:textId="77777777" w:rsidR="0050740B" w:rsidRPr="00794639" w:rsidRDefault="0050740B" w:rsidP="004651D1">
            <w:pPr>
              <w:pStyle w:val="TableBody"/>
              <w:rPr>
                <w:rFonts w:ascii="Times New Roman" w:hAnsi="Times New Roman" w:cs="Times New Roman"/>
                <w:i/>
                <w:sz w:val="20"/>
                <w:szCs w:val="20"/>
              </w:rPr>
            </w:pPr>
            <w:r w:rsidRPr="00794639">
              <w:rPr>
                <w:i/>
              </w:rPr>
              <w:t>Test command</w:t>
            </w:r>
          </w:p>
          <w:p w14:paraId="517A3130" w14:textId="77777777" w:rsidR="0050740B" w:rsidRPr="00794639" w:rsidRDefault="0050740B" w:rsidP="004651D1">
            <w:pPr>
              <w:pStyle w:val="TableBody"/>
            </w:pPr>
          </w:p>
          <w:p w14:paraId="57BDECA8" w14:textId="77777777" w:rsidR="0050740B" w:rsidRPr="00794639" w:rsidRDefault="0050740B" w:rsidP="004651D1">
            <w:pPr>
              <w:pStyle w:val="TableBody"/>
              <w:rPr>
                <w:u w:val="single"/>
              </w:rPr>
            </w:pPr>
            <w:r w:rsidRPr="00794639">
              <w:rPr>
                <w:u w:val="single"/>
              </w:rPr>
              <w:t>Syntax</w:t>
            </w:r>
          </w:p>
          <w:p w14:paraId="2C2CCA4A" w14:textId="77777777" w:rsidR="0050740B" w:rsidRPr="00794639" w:rsidRDefault="0050740B" w:rsidP="004651D1">
            <w:pPr>
              <w:pStyle w:val="TableBody"/>
              <w:rPr>
                <w:b/>
              </w:rPr>
            </w:pPr>
            <w:r w:rsidRPr="00794639">
              <w:rPr>
                <w:b/>
              </w:rPr>
              <w:t>AT+CEMODE=?</w:t>
            </w:r>
          </w:p>
        </w:tc>
        <w:tc>
          <w:tcPr>
            <w:tcW w:w="7290" w:type="dxa"/>
          </w:tcPr>
          <w:p w14:paraId="4D5949E1" w14:textId="77777777" w:rsidR="0050740B" w:rsidRPr="00794639" w:rsidRDefault="0050740B" w:rsidP="004651D1">
            <w:pPr>
              <w:pStyle w:val="TableBody"/>
              <w:rPr>
                <w:rFonts w:ascii="Times New Roman" w:hAnsi="Times New Roman" w:cs="Times New Roman"/>
                <w:sz w:val="20"/>
                <w:szCs w:val="20"/>
                <w:u w:val="single"/>
              </w:rPr>
            </w:pPr>
          </w:p>
          <w:p w14:paraId="75742423" w14:textId="77777777" w:rsidR="0050740B" w:rsidRPr="00794639" w:rsidRDefault="0050740B" w:rsidP="004651D1">
            <w:pPr>
              <w:pStyle w:val="TableBody"/>
              <w:rPr>
                <w:rFonts w:ascii="Times New Roman" w:hAnsi="Times New Roman" w:cs="Times New Roman"/>
                <w:sz w:val="20"/>
                <w:szCs w:val="20"/>
                <w:u w:val="single"/>
              </w:rPr>
            </w:pPr>
          </w:p>
          <w:p w14:paraId="039B4609" w14:textId="77777777" w:rsidR="0050740B" w:rsidRPr="00794639" w:rsidRDefault="0050740B" w:rsidP="004651D1">
            <w:pPr>
              <w:pStyle w:val="TableBody"/>
              <w:rPr>
                <w:u w:val="single"/>
              </w:rPr>
            </w:pPr>
            <w:r w:rsidRPr="00794639">
              <w:rPr>
                <w:u w:val="single"/>
              </w:rPr>
              <w:t>Response</w:t>
            </w:r>
          </w:p>
          <w:p w14:paraId="76DA695C" w14:textId="77777777" w:rsidR="0050740B" w:rsidRPr="00794639" w:rsidRDefault="0050740B" w:rsidP="004651D1">
            <w:pPr>
              <w:pStyle w:val="TableBody"/>
            </w:pPr>
            <w:r w:rsidRPr="00794639">
              <w:rPr>
                <w:b/>
              </w:rPr>
              <w:t xml:space="preserve">+CEMODE: </w:t>
            </w:r>
            <w:r w:rsidRPr="00794639">
              <w:t>(list of supported</w:t>
            </w:r>
            <w:r w:rsidRPr="00794639">
              <w:rPr>
                <w:b/>
              </w:rPr>
              <w:t xml:space="preserve"> &lt;mode&gt;</w:t>
            </w:r>
            <w:r w:rsidRPr="00794639">
              <w:t>s)</w:t>
            </w:r>
          </w:p>
          <w:p w14:paraId="3408E110" w14:textId="77777777" w:rsidR="0050740B" w:rsidRPr="00794639" w:rsidRDefault="0050740B" w:rsidP="004651D1">
            <w:pPr>
              <w:pStyle w:val="TableBody"/>
              <w:rPr>
                <w:b/>
              </w:rPr>
            </w:pPr>
            <w:r w:rsidRPr="00794639">
              <w:rPr>
                <w:b/>
              </w:rPr>
              <w:t>OK</w:t>
            </w:r>
          </w:p>
        </w:tc>
      </w:tr>
      <w:tr w:rsidR="0050740B" w:rsidRPr="00794639" w14:paraId="42387164" w14:textId="77777777" w:rsidTr="00953CD3">
        <w:tc>
          <w:tcPr>
            <w:tcW w:w="1707" w:type="dxa"/>
          </w:tcPr>
          <w:p w14:paraId="7AA0EA07" w14:textId="77777777" w:rsidR="0050740B" w:rsidRPr="00794639" w:rsidRDefault="0050740B">
            <w:pPr>
              <w:pStyle w:val="TableBody"/>
              <w:rPr>
                <w:rFonts w:ascii="Times New Roman" w:hAnsi="Times New Roman" w:cs="Times New Roman"/>
                <w:i/>
                <w:sz w:val="20"/>
                <w:szCs w:val="20"/>
              </w:rPr>
            </w:pPr>
            <w:r w:rsidRPr="00794639">
              <w:rPr>
                <w:i/>
              </w:rPr>
              <w:t>Read command</w:t>
            </w:r>
          </w:p>
          <w:p w14:paraId="0A3F03CF" w14:textId="77777777" w:rsidR="0050740B" w:rsidRPr="00794639" w:rsidRDefault="0050740B">
            <w:pPr>
              <w:pStyle w:val="TableBody"/>
            </w:pPr>
          </w:p>
          <w:p w14:paraId="2E81DA04" w14:textId="77777777" w:rsidR="0050740B" w:rsidRPr="00794639" w:rsidRDefault="0050740B">
            <w:pPr>
              <w:pStyle w:val="TableBody"/>
              <w:rPr>
                <w:u w:val="single"/>
              </w:rPr>
            </w:pPr>
            <w:r w:rsidRPr="00794639">
              <w:rPr>
                <w:u w:val="single"/>
              </w:rPr>
              <w:t>Syntax</w:t>
            </w:r>
          </w:p>
          <w:p w14:paraId="46959FAC" w14:textId="77777777" w:rsidR="0050740B" w:rsidRPr="00794639" w:rsidRDefault="0050740B">
            <w:pPr>
              <w:pStyle w:val="TableBody"/>
            </w:pPr>
            <w:r w:rsidRPr="00794639">
              <w:rPr>
                <w:b/>
              </w:rPr>
              <w:t>AT+CEMODE?</w:t>
            </w:r>
          </w:p>
        </w:tc>
        <w:tc>
          <w:tcPr>
            <w:tcW w:w="7290" w:type="dxa"/>
          </w:tcPr>
          <w:p w14:paraId="751B699D" w14:textId="77777777" w:rsidR="0050740B" w:rsidRPr="00794639" w:rsidRDefault="0050740B">
            <w:pPr>
              <w:pStyle w:val="TableBody"/>
            </w:pPr>
          </w:p>
          <w:p w14:paraId="37AFADF6" w14:textId="77777777" w:rsidR="0050740B" w:rsidRPr="00794639" w:rsidRDefault="0050740B">
            <w:pPr>
              <w:pStyle w:val="TableBody"/>
            </w:pPr>
          </w:p>
          <w:p w14:paraId="69B18F01" w14:textId="77777777" w:rsidR="0050740B" w:rsidRPr="00794639" w:rsidRDefault="0050740B">
            <w:pPr>
              <w:pStyle w:val="TableBody"/>
              <w:rPr>
                <w:u w:val="single"/>
              </w:rPr>
            </w:pPr>
            <w:r w:rsidRPr="00794639">
              <w:rPr>
                <w:u w:val="single"/>
              </w:rPr>
              <w:t>Response</w:t>
            </w:r>
          </w:p>
          <w:p w14:paraId="5BC814FE" w14:textId="77777777" w:rsidR="0050740B" w:rsidRPr="00794639" w:rsidRDefault="0050740B">
            <w:pPr>
              <w:pStyle w:val="TableBody"/>
              <w:rPr>
                <w:rFonts w:eastAsia="SimSun"/>
                <w:b/>
              </w:rPr>
            </w:pPr>
            <w:r w:rsidRPr="00794639">
              <w:rPr>
                <w:rFonts w:eastAsia="SimSun"/>
                <w:b/>
              </w:rPr>
              <w:t>+CEMODE: &lt;mode&gt;</w:t>
            </w:r>
          </w:p>
          <w:p w14:paraId="25DA493D" w14:textId="77777777" w:rsidR="0050740B" w:rsidRPr="00794639" w:rsidRDefault="0050740B">
            <w:pPr>
              <w:pStyle w:val="TableBody"/>
              <w:rPr>
                <w:b/>
              </w:rPr>
            </w:pPr>
            <w:r w:rsidRPr="00794639">
              <w:rPr>
                <w:rFonts w:eastAsia="SimSun"/>
                <w:b/>
              </w:rPr>
              <w:t>OK</w:t>
            </w:r>
          </w:p>
        </w:tc>
      </w:tr>
      <w:tr w:rsidR="0050740B" w:rsidRPr="00794639" w14:paraId="1BF46FA6" w14:textId="77777777" w:rsidTr="00953CD3">
        <w:tc>
          <w:tcPr>
            <w:tcW w:w="1707" w:type="dxa"/>
          </w:tcPr>
          <w:p w14:paraId="0A62E711" w14:textId="77777777" w:rsidR="0050740B" w:rsidRPr="00794639" w:rsidRDefault="0050740B" w:rsidP="00166AF3">
            <w:pPr>
              <w:pStyle w:val="TableBody"/>
            </w:pPr>
            <w:r w:rsidRPr="00794639">
              <w:rPr>
                <w:i/>
              </w:rPr>
              <w:t>Write command</w:t>
            </w:r>
          </w:p>
          <w:p w14:paraId="0F473392" w14:textId="77777777" w:rsidR="0050740B" w:rsidRPr="00794639" w:rsidRDefault="0050740B" w:rsidP="00166AF3">
            <w:pPr>
              <w:pStyle w:val="TableBody"/>
            </w:pPr>
          </w:p>
          <w:p w14:paraId="39922AF3" w14:textId="77777777" w:rsidR="0050740B" w:rsidRPr="00794639" w:rsidRDefault="0050740B" w:rsidP="00166AF3">
            <w:pPr>
              <w:pStyle w:val="TableBody"/>
            </w:pPr>
            <w:r w:rsidRPr="00794639">
              <w:rPr>
                <w:u w:val="single"/>
              </w:rPr>
              <w:t>Syntax</w:t>
            </w:r>
          </w:p>
          <w:p w14:paraId="37868DFC" w14:textId="77777777" w:rsidR="0050740B" w:rsidRPr="00794639" w:rsidRDefault="0050740B" w:rsidP="00166AF3">
            <w:pPr>
              <w:pStyle w:val="TableBody"/>
              <w:rPr>
                <w:b/>
              </w:rPr>
            </w:pPr>
            <w:r w:rsidRPr="00794639">
              <w:rPr>
                <w:b/>
              </w:rPr>
              <w:t>AT+CEMODE=</w:t>
            </w:r>
            <w:r w:rsidRPr="00794639">
              <w:rPr>
                <w:b/>
              </w:rPr>
              <w:br/>
              <w:t>[&lt;mode&gt;]</w:t>
            </w:r>
          </w:p>
        </w:tc>
        <w:tc>
          <w:tcPr>
            <w:tcW w:w="7290" w:type="dxa"/>
          </w:tcPr>
          <w:p w14:paraId="4001D0FE" w14:textId="77777777" w:rsidR="0050740B" w:rsidRPr="00794639" w:rsidRDefault="0050740B" w:rsidP="00166AF3">
            <w:pPr>
              <w:pStyle w:val="TableBody"/>
            </w:pPr>
          </w:p>
          <w:p w14:paraId="20BB6EF3" w14:textId="77777777" w:rsidR="0050740B" w:rsidRPr="00794639" w:rsidRDefault="0050740B" w:rsidP="00166AF3">
            <w:pPr>
              <w:pStyle w:val="TableBody"/>
            </w:pPr>
          </w:p>
          <w:p w14:paraId="519C2F7A" w14:textId="77777777" w:rsidR="0050740B" w:rsidRPr="00794639" w:rsidRDefault="0050740B" w:rsidP="00166AF3">
            <w:pPr>
              <w:pStyle w:val="TableBody"/>
            </w:pPr>
            <w:r w:rsidRPr="00794639">
              <w:rPr>
                <w:u w:val="single"/>
              </w:rPr>
              <w:t>Response</w:t>
            </w:r>
          </w:p>
          <w:p w14:paraId="6FD634EF" w14:textId="77777777" w:rsidR="0050740B" w:rsidRPr="00794639" w:rsidRDefault="0050740B" w:rsidP="00166AF3">
            <w:pPr>
              <w:pStyle w:val="TableBody"/>
              <w:rPr>
                <w:b/>
              </w:rPr>
            </w:pPr>
            <w:r w:rsidRPr="00794639">
              <w:rPr>
                <w:b/>
              </w:rPr>
              <w:t>OK</w:t>
            </w:r>
          </w:p>
          <w:p w14:paraId="07B997F5" w14:textId="77777777" w:rsidR="0050740B" w:rsidRPr="00794639" w:rsidRDefault="0050740B" w:rsidP="00166AF3">
            <w:pPr>
              <w:pStyle w:val="TableBody"/>
            </w:pPr>
          </w:p>
          <w:p w14:paraId="76075177" w14:textId="77777777" w:rsidR="0050740B" w:rsidRPr="00794639" w:rsidRDefault="0050740B" w:rsidP="00166AF3">
            <w:pPr>
              <w:pStyle w:val="TableBody"/>
            </w:pPr>
            <w:r w:rsidRPr="00794639">
              <w:t>or</w:t>
            </w:r>
          </w:p>
          <w:p w14:paraId="11CD3CAB" w14:textId="77777777" w:rsidR="0050740B" w:rsidRPr="00794639" w:rsidRDefault="0050740B" w:rsidP="00166AF3">
            <w:pPr>
              <w:pStyle w:val="TableBody"/>
              <w:rPr>
                <w:b/>
              </w:rPr>
            </w:pPr>
            <w:r w:rsidRPr="00794639">
              <w:rPr>
                <w:b/>
              </w:rPr>
              <w:t>+CME ERROR: &lt;err&gt;</w:t>
            </w:r>
          </w:p>
          <w:p w14:paraId="099D181C" w14:textId="77777777" w:rsidR="0050740B" w:rsidRPr="00794639" w:rsidRDefault="0050740B" w:rsidP="00166AF3">
            <w:pPr>
              <w:pStyle w:val="TableBody"/>
            </w:pPr>
          </w:p>
          <w:p w14:paraId="6AB28F2F" w14:textId="77777777" w:rsidR="0050740B" w:rsidRPr="00794639" w:rsidRDefault="0050740B" w:rsidP="00166AF3">
            <w:pPr>
              <w:pStyle w:val="TableBody"/>
            </w:pPr>
            <w:r w:rsidRPr="00794639">
              <w:rPr>
                <w:u w:val="single"/>
              </w:rPr>
              <w:t>Parameter</w:t>
            </w:r>
          </w:p>
          <w:p w14:paraId="5F2BF3EF" w14:textId="77777777" w:rsidR="0050740B" w:rsidRPr="00794639" w:rsidRDefault="0050740B" w:rsidP="00166AF3">
            <w:pPr>
              <w:pStyle w:val="TableBody"/>
            </w:pPr>
            <w:r w:rsidRPr="00794639">
              <w:rPr>
                <w:b/>
              </w:rPr>
              <w:t>&lt;mode&gt;</w:t>
            </w:r>
            <w:r w:rsidRPr="00794639">
              <w:tab/>
              <w:t>Indicates mode of operation</w:t>
            </w:r>
          </w:p>
          <w:p w14:paraId="343A0D50" w14:textId="207DA428" w:rsidR="0050740B" w:rsidRPr="00794639" w:rsidRDefault="0050740B" w:rsidP="00166AF3">
            <w:pPr>
              <w:pStyle w:val="TableBody"/>
            </w:pPr>
            <w:r w:rsidRPr="00794639">
              <w:t>0</w:t>
            </w:r>
            <w:r w:rsidRPr="00794639">
              <w:tab/>
              <w:t>PS mode 2 of operation</w:t>
            </w:r>
          </w:p>
          <w:p w14:paraId="321D88B6" w14:textId="0F0F652E" w:rsidR="0050740B" w:rsidRPr="00794639" w:rsidRDefault="0050740B" w:rsidP="00166AF3">
            <w:pPr>
              <w:pStyle w:val="TableBody"/>
            </w:pPr>
            <w:r w:rsidRPr="00794639">
              <w:t>1</w:t>
            </w:r>
            <w:r w:rsidRPr="00794639">
              <w:tab/>
              <w:t>CS/PS mode 1 of operation</w:t>
            </w:r>
          </w:p>
          <w:p w14:paraId="32126F02" w14:textId="5CA95699" w:rsidR="0050740B" w:rsidRPr="00794639" w:rsidRDefault="0050740B" w:rsidP="00166AF3">
            <w:pPr>
              <w:pStyle w:val="TableBody"/>
            </w:pPr>
            <w:r w:rsidRPr="00794639">
              <w:t>2</w:t>
            </w:r>
            <w:r w:rsidRPr="00794639">
              <w:tab/>
              <w:t>CS/PS mode 2 of operation</w:t>
            </w:r>
          </w:p>
          <w:p w14:paraId="08395EBF" w14:textId="77777777" w:rsidR="0050740B" w:rsidRPr="00794639" w:rsidRDefault="0050740B" w:rsidP="00166AF3">
            <w:pPr>
              <w:pStyle w:val="TableBody"/>
            </w:pPr>
            <w:r w:rsidRPr="00794639">
              <w:t>3</w:t>
            </w:r>
            <w:r w:rsidRPr="00794639">
              <w:tab/>
              <w:t>PS mode 1 of operation</w:t>
            </w:r>
          </w:p>
        </w:tc>
      </w:tr>
      <w:tr w:rsidR="0050740B" w:rsidRPr="00794639" w14:paraId="44DCB6FA" w14:textId="77777777" w:rsidTr="00953CD3">
        <w:tc>
          <w:tcPr>
            <w:tcW w:w="1707" w:type="dxa"/>
          </w:tcPr>
          <w:p w14:paraId="0B6BF7DE" w14:textId="292A95A6" w:rsidR="0050740B" w:rsidRPr="00794639" w:rsidRDefault="00331C47">
            <w:pPr>
              <w:pStyle w:val="TableBody"/>
              <w:rPr>
                <w:u w:val="single"/>
              </w:rPr>
            </w:pPr>
            <w:r w:rsidRPr="00794639">
              <w:rPr>
                <w:u w:val="single"/>
              </w:rPr>
              <w:t>Reference</w:t>
            </w:r>
          </w:p>
        </w:tc>
        <w:tc>
          <w:tcPr>
            <w:tcW w:w="7290" w:type="dxa"/>
          </w:tcPr>
          <w:p w14:paraId="4810BAD7" w14:textId="61BBD526" w:rsidR="0050740B" w:rsidRPr="00794639" w:rsidRDefault="00CE0B21" w:rsidP="00166AF3">
            <w:pPr>
              <w:pStyle w:val="TableBody"/>
            </w:pPr>
            <w:r w:rsidRPr="00794639">
              <w:t>27.007 Rev12</w:t>
            </w:r>
          </w:p>
        </w:tc>
      </w:tr>
    </w:tbl>
    <w:p w14:paraId="0B7CEA95" w14:textId="77777777" w:rsidR="001B4E7A" w:rsidRPr="00DF20AD" w:rsidRDefault="001B4E7A" w:rsidP="00953CD3">
      <w:pPr>
        <w:sectPr w:rsidR="001B4E7A" w:rsidRPr="00DF20AD" w:rsidSect="004F7779">
          <w:pgSz w:w="11909" w:h="16834" w:code="9"/>
          <w:pgMar w:top="1440" w:right="1440" w:bottom="1440" w:left="1440" w:header="720" w:footer="720" w:gutter="0"/>
          <w:cols w:space="720"/>
          <w:titlePg/>
          <w:docGrid w:linePitch="360"/>
        </w:sectPr>
      </w:pPr>
    </w:p>
    <w:p w14:paraId="7707BA40" w14:textId="05BDFEBA" w:rsidR="00D17FAC" w:rsidRPr="000656F8" w:rsidDel="00B47932" w:rsidRDefault="00AD6DB4" w:rsidP="00AD6DB4">
      <w:pPr>
        <w:pStyle w:val="Heading1"/>
        <w:rPr>
          <w:del w:id="4632" w:author="Elaine Baricante" w:date="2018-11-26T11:44:00Z"/>
        </w:rPr>
      </w:pPr>
      <w:bookmarkStart w:id="4633" w:name="_Toc525916217"/>
      <w:bookmarkStart w:id="4634" w:name="_Toc525919453"/>
      <w:bookmarkStart w:id="4635" w:name="_Toc526242214"/>
      <w:bookmarkStart w:id="4636" w:name="_Toc526416298"/>
      <w:bookmarkStart w:id="4637" w:name="_Toc525916218"/>
      <w:bookmarkStart w:id="4638" w:name="_Toc525919454"/>
      <w:bookmarkStart w:id="4639" w:name="_Toc526242215"/>
      <w:bookmarkStart w:id="4640" w:name="_Toc526416299"/>
      <w:bookmarkStart w:id="4641" w:name="_Toc525916219"/>
      <w:bookmarkStart w:id="4642" w:name="_Toc525919455"/>
      <w:bookmarkStart w:id="4643" w:name="_Toc526242216"/>
      <w:bookmarkStart w:id="4644" w:name="_Toc526416300"/>
      <w:bookmarkEnd w:id="4633"/>
      <w:bookmarkEnd w:id="4634"/>
      <w:bookmarkEnd w:id="4635"/>
      <w:bookmarkEnd w:id="4636"/>
      <w:bookmarkEnd w:id="4637"/>
      <w:bookmarkEnd w:id="4638"/>
      <w:bookmarkEnd w:id="4639"/>
      <w:bookmarkEnd w:id="4640"/>
      <w:bookmarkEnd w:id="4641"/>
      <w:bookmarkEnd w:id="4642"/>
      <w:bookmarkEnd w:id="4643"/>
      <w:bookmarkEnd w:id="4644"/>
      <w:del w:id="4645" w:author="Elaine Baricante" w:date="2018-11-26T11:44:00Z">
        <w:r w:rsidRPr="00794639" w:rsidDel="00B47932">
          <w:lastRenderedPageBreak/>
          <w:delText>Phone Book Management</w:delText>
        </w:r>
        <w:bookmarkStart w:id="4646" w:name="_Toc531011896"/>
        <w:bookmarkStart w:id="4647" w:name="_Toc531076189"/>
        <w:bookmarkStart w:id="4648" w:name="_Toc531077480"/>
        <w:bookmarkStart w:id="4649" w:name="_Toc531078784"/>
        <w:bookmarkStart w:id="4650" w:name="_Toc531700681"/>
        <w:bookmarkEnd w:id="4646"/>
        <w:bookmarkEnd w:id="4647"/>
        <w:bookmarkEnd w:id="4648"/>
        <w:bookmarkEnd w:id="4649"/>
        <w:bookmarkEnd w:id="4650"/>
      </w:del>
    </w:p>
    <w:p w14:paraId="2F1DC00A" w14:textId="22D1A80A" w:rsidR="00D217CD" w:rsidRPr="000656F8" w:rsidDel="00B47932" w:rsidRDefault="00AD6DB4">
      <w:pPr>
        <w:pStyle w:val="Note"/>
        <w:rPr>
          <w:del w:id="4651" w:author="Elaine Baricante" w:date="2018-11-26T11:44:00Z"/>
        </w:rPr>
        <w:pPrChange w:id="4652" w:author="Sevan Sirapian [2]" w:date="2018-11-26T11:12:00Z">
          <w:pPr>
            <w:pStyle w:val="Heading2"/>
          </w:pPr>
        </w:pPrChange>
      </w:pPr>
      <w:bookmarkStart w:id="4653" w:name="_Toc345081370"/>
      <w:bookmarkStart w:id="4654" w:name="_Toc170125875"/>
      <w:bookmarkStart w:id="4655" w:name="_Toc78179833"/>
      <w:bookmarkStart w:id="4656" w:name="_Toc349753113"/>
      <w:bookmarkStart w:id="4657" w:name="_Toc349754006"/>
      <w:bookmarkStart w:id="4658" w:name="_Ref366745178"/>
      <w:bookmarkStart w:id="4659" w:name="_Ref369091785"/>
      <w:bookmarkStart w:id="4660" w:name="_Toc368586072"/>
      <w:bookmarkStart w:id="4661" w:name="_Ref390853508"/>
      <w:bookmarkStart w:id="4662" w:name="_Ref390853510"/>
      <w:bookmarkStart w:id="4663" w:name="_Ref390965837"/>
      <w:bookmarkStart w:id="4664" w:name="_Ref390965840"/>
      <w:bookmarkStart w:id="4665" w:name="_Toc486251653"/>
      <w:del w:id="4666" w:author="Elaine Baricante" w:date="2018-11-26T11:44:00Z">
        <w:r w:rsidRPr="00B27D80" w:rsidDel="00B47932">
          <w:delText xml:space="preserve">+CPBF Command: Find </w:delText>
        </w:r>
        <w:r w:rsidR="00D217CD" w:rsidDel="00B47932">
          <w:delText xml:space="preserve">Phonebook </w:delText>
        </w:r>
        <w:bookmarkEnd w:id="4653"/>
        <w:bookmarkEnd w:id="4654"/>
        <w:bookmarkEnd w:id="4655"/>
        <w:r w:rsidRPr="00B27D80" w:rsidDel="00B47932">
          <w:delText>Entries</w:delText>
        </w:r>
      </w:del>
      <w:bookmarkEnd w:id="4656"/>
      <w:bookmarkEnd w:id="4657"/>
      <w:bookmarkEnd w:id="4658"/>
      <w:bookmarkEnd w:id="4659"/>
      <w:bookmarkEnd w:id="4660"/>
      <w:bookmarkEnd w:id="4661"/>
      <w:bookmarkEnd w:id="4662"/>
      <w:bookmarkEnd w:id="4663"/>
      <w:bookmarkEnd w:id="4664"/>
      <w:bookmarkEnd w:id="4665"/>
      <w:ins w:id="4667" w:author="Sevan Sirapian [2]" w:date="2018-11-26T11:12:00Z">
        <w:del w:id="4668" w:author="Elaine Baricante" w:date="2018-11-26T11:44:00Z">
          <w:r w:rsidR="00D217CD" w:rsidDel="00B47932">
            <w:delText>management AT commands are not supported</w:delText>
          </w:r>
        </w:del>
      </w:ins>
      <w:bookmarkStart w:id="4669" w:name="_Toc531011897"/>
      <w:bookmarkStart w:id="4670" w:name="_Toc531076190"/>
      <w:bookmarkStart w:id="4671" w:name="_Toc531077481"/>
      <w:bookmarkStart w:id="4672" w:name="_Toc531078785"/>
      <w:bookmarkStart w:id="4673" w:name="_Toc531700682"/>
      <w:bookmarkEnd w:id="4669"/>
      <w:bookmarkEnd w:id="4670"/>
      <w:bookmarkEnd w:id="4671"/>
      <w:bookmarkEnd w:id="4672"/>
      <w:bookmarkEnd w:id="4673"/>
    </w:p>
    <w:tbl>
      <w:tblPr>
        <w:tblStyle w:val="TableSWIleft"/>
        <w:tblW w:w="8997" w:type="dxa"/>
        <w:tblLayout w:type="fixed"/>
        <w:tblLook w:val="04A0" w:firstRow="1" w:lastRow="0" w:firstColumn="1" w:lastColumn="0" w:noHBand="0" w:noVBand="1"/>
      </w:tblPr>
      <w:tblGrid>
        <w:gridCol w:w="1707"/>
        <w:gridCol w:w="7290"/>
      </w:tblGrid>
      <w:tr w:rsidR="00AD6DB4" w:rsidRPr="00794639" w:rsidDel="00B47932" w14:paraId="127A7011" w14:textId="269C62F7" w:rsidTr="00170927">
        <w:trPr>
          <w:cnfStyle w:val="100000000000" w:firstRow="1" w:lastRow="0" w:firstColumn="0" w:lastColumn="0" w:oddVBand="0" w:evenVBand="0" w:oddHBand="0" w:evenHBand="0" w:firstRowFirstColumn="0" w:firstRowLastColumn="0" w:lastRowFirstColumn="0" w:lastRowLastColumn="0"/>
          <w:del w:id="4674" w:author="Elaine Baricante" w:date="2018-11-26T11:44:00Z"/>
        </w:trPr>
        <w:tc>
          <w:tcPr>
            <w:tcW w:w="8997" w:type="dxa"/>
            <w:gridSpan w:val="2"/>
          </w:tcPr>
          <w:p w14:paraId="2070625E" w14:textId="05339309" w:rsidR="00AD6DB4" w:rsidRPr="007E4A1F" w:rsidDel="00B47932" w:rsidRDefault="00F22490">
            <w:pPr>
              <w:pStyle w:val="TableRowHead"/>
              <w:spacing w:before="144" w:after="144"/>
              <w:rPr>
                <w:del w:id="4675" w:author="Elaine Baricante" w:date="2018-11-26T11:44:00Z"/>
              </w:rPr>
            </w:pPr>
            <w:del w:id="4676" w:author="Elaine Baricante" w:date="2018-11-26T11:44:00Z">
              <w:r w:rsidRPr="007E4A1F" w:rsidDel="00B47932">
                <w:delText>HL7800</w:delText>
              </w:r>
              <w:bookmarkStart w:id="4677" w:name="_Toc531011898"/>
              <w:bookmarkStart w:id="4678" w:name="_Toc531076191"/>
              <w:bookmarkStart w:id="4679" w:name="_Toc531077482"/>
              <w:bookmarkStart w:id="4680" w:name="_Toc531078786"/>
              <w:bookmarkStart w:id="4681" w:name="_Toc531700683"/>
              <w:bookmarkEnd w:id="4677"/>
              <w:bookmarkEnd w:id="4678"/>
              <w:bookmarkEnd w:id="4679"/>
              <w:bookmarkEnd w:id="4680"/>
              <w:bookmarkEnd w:id="4681"/>
            </w:del>
          </w:p>
        </w:tc>
        <w:bookmarkStart w:id="4682" w:name="_Toc531011899"/>
        <w:bookmarkStart w:id="4683" w:name="_Toc531076192"/>
        <w:bookmarkStart w:id="4684" w:name="_Toc531077483"/>
        <w:bookmarkStart w:id="4685" w:name="_Toc531078787"/>
        <w:bookmarkStart w:id="4686" w:name="_Toc531700684"/>
        <w:bookmarkEnd w:id="4682"/>
        <w:bookmarkEnd w:id="4683"/>
        <w:bookmarkEnd w:id="4684"/>
        <w:bookmarkEnd w:id="4685"/>
        <w:bookmarkEnd w:id="4686"/>
      </w:tr>
      <w:tr w:rsidR="00AD6DB4" w:rsidRPr="00794639" w:rsidDel="00B47932" w14:paraId="3F11C3DF" w14:textId="3F4B6D88" w:rsidTr="00953CD3">
        <w:trPr>
          <w:trHeight w:val="1221"/>
          <w:del w:id="4687" w:author="Elaine Baricante" w:date="2018-11-26T11:44:00Z"/>
        </w:trPr>
        <w:tc>
          <w:tcPr>
            <w:tcW w:w="1707" w:type="dxa"/>
          </w:tcPr>
          <w:p w14:paraId="7E29ED53" w14:textId="4103C955" w:rsidR="00AD6DB4" w:rsidRPr="00794639" w:rsidDel="00B47932" w:rsidRDefault="00AD6DB4" w:rsidP="00166AF3">
            <w:pPr>
              <w:pStyle w:val="TableBody"/>
              <w:rPr>
                <w:del w:id="4688" w:author="Elaine Baricante" w:date="2018-11-26T11:44:00Z"/>
                <w:rFonts w:ascii="Times New Roman" w:hAnsi="Times New Roman" w:cs="Times New Roman"/>
                <w:i/>
                <w:sz w:val="20"/>
                <w:szCs w:val="20"/>
              </w:rPr>
            </w:pPr>
            <w:del w:id="4689" w:author="Elaine Baricante" w:date="2018-11-26T11:44:00Z">
              <w:r w:rsidRPr="00794639" w:rsidDel="00B47932">
                <w:rPr>
                  <w:i/>
                </w:rPr>
                <w:delText>Test command</w:delText>
              </w:r>
              <w:bookmarkStart w:id="4690" w:name="_Toc531011900"/>
              <w:bookmarkStart w:id="4691" w:name="_Toc531076193"/>
              <w:bookmarkStart w:id="4692" w:name="_Toc531077484"/>
              <w:bookmarkStart w:id="4693" w:name="_Toc531078788"/>
              <w:bookmarkStart w:id="4694" w:name="_Toc531700685"/>
              <w:bookmarkEnd w:id="4690"/>
              <w:bookmarkEnd w:id="4691"/>
              <w:bookmarkEnd w:id="4692"/>
              <w:bookmarkEnd w:id="4693"/>
              <w:bookmarkEnd w:id="4694"/>
            </w:del>
          </w:p>
          <w:p w14:paraId="29828F5A" w14:textId="494F88E9" w:rsidR="00AD6DB4" w:rsidRPr="00794639" w:rsidDel="00B47932" w:rsidRDefault="00AD6DB4" w:rsidP="00166AF3">
            <w:pPr>
              <w:pStyle w:val="TableBody"/>
              <w:rPr>
                <w:del w:id="4695" w:author="Elaine Baricante" w:date="2018-11-26T11:44:00Z"/>
              </w:rPr>
            </w:pPr>
            <w:bookmarkStart w:id="4696" w:name="_Toc531011901"/>
            <w:bookmarkStart w:id="4697" w:name="_Toc531076194"/>
            <w:bookmarkStart w:id="4698" w:name="_Toc531077485"/>
            <w:bookmarkStart w:id="4699" w:name="_Toc531078789"/>
            <w:bookmarkStart w:id="4700" w:name="_Toc531700686"/>
            <w:bookmarkEnd w:id="4696"/>
            <w:bookmarkEnd w:id="4697"/>
            <w:bookmarkEnd w:id="4698"/>
            <w:bookmarkEnd w:id="4699"/>
            <w:bookmarkEnd w:id="4700"/>
          </w:p>
          <w:p w14:paraId="10C22F76" w14:textId="528AD5C9" w:rsidR="00AD6DB4" w:rsidRPr="00794639" w:rsidDel="00B47932" w:rsidRDefault="00AD6DB4" w:rsidP="00166AF3">
            <w:pPr>
              <w:pStyle w:val="TableBody"/>
              <w:rPr>
                <w:del w:id="4701" w:author="Elaine Baricante" w:date="2018-11-26T11:44:00Z"/>
                <w:u w:val="single"/>
              </w:rPr>
            </w:pPr>
            <w:del w:id="4702" w:author="Elaine Baricante" w:date="2018-11-26T11:44:00Z">
              <w:r w:rsidRPr="00794639" w:rsidDel="00B47932">
                <w:rPr>
                  <w:u w:val="single"/>
                </w:rPr>
                <w:delText>Syntax</w:delText>
              </w:r>
              <w:bookmarkStart w:id="4703" w:name="_Toc531011902"/>
              <w:bookmarkStart w:id="4704" w:name="_Toc531076195"/>
              <w:bookmarkStart w:id="4705" w:name="_Toc531077486"/>
              <w:bookmarkStart w:id="4706" w:name="_Toc531078790"/>
              <w:bookmarkStart w:id="4707" w:name="_Toc531700687"/>
              <w:bookmarkEnd w:id="4703"/>
              <w:bookmarkEnd w:id="4704"/>
              <w:bookmarkEnd w:id="4705"/>
              <w:bookmarkEnd w:id="4706"/>
              <w:bookmarkEnd w:id="4707"/>
            </w:del>
          </w:p>
          <w:p w14:paraId="04A38B73" w14:textId="15464E4D" w:rsidR="00AD6DB4" w:rsidRPr="00794639" w:rsidDel="00B47932" w:rsidRDefault="00AD6DB4" w:rsidP="00166AF3">
            <w:pPr>
              <w:pStyle w:val="TableBody"/>
              <w:rPr>
                <w:del w:id="4708" w:author="Elaine Baricante" w:date="2018-11-26T11:44:00Z"/>
                <w:b/>
              </w:rPr>
            </w:pPr>
            <w:del w:id="4709" w:author="Elaine Baricante" w:date="2018-11-26T11:44:00Z">
              <w:r w:rsidRPr="00794639" w:rsidDel="00B47932">
                <w:rPr>
                  <w:b/>
                  <w:snapToGrid w:val="0"/>
                </w:rPr>
                <w:delText>AT+CPBF=?</w:delText>
              </w:r>
              <w:bookmarkStart w:id="4710" w:name="_Toc531011903"/>
              <w:bookmarkStart w:id="4711" w:name="_Toc531076196"/>
              <w:bookmarkStart w:id="4712" w:name="_Toc531077487"/>
              <w:bookmarkStart w:id="4713" w:name="_Toc531078791"/>
              <w:bookmarkStart w:id="4714" w:name="_Toc531700688"/>
              <w:bookmarkEnd w:id="4710"/>
              <w:bookmarkEnd w:id="4711"/>
              <w:bookmarkEnd w:id="4712"/>
              <w:bookmarkEnd w:id="4713"/>
              <w:bookmarkEnd w:id="4714"/>
            </w:del>
          </w:p>
        </w:tc>
        <w:tc>
          <w:tcPr>
            <w:tcW w:w="7290" w:type="dxa"/>
          </w:tcPr>
          <w:p w14:paraId="11297C7E" w14:textId="4536A4D5" w:rsidR="00AD6DB4" w:rsidRPr="00794639" w:rsidDel="00B47932" w:rsidRDefault="00AD6DB4" w:rsidP="00166AF3">
            <w:pPr>
              <w:pStyle w:val="TableBody"/>
              <w:rPr>
                <w:del w:id="4715" w:author="Elaine Baricante" w:date="2018-11-26T11:44:00Z"/>
                <w:rFonts w:ascii="Times New Roman" w:hAnsi="Times New Roman" w:cs="Times New Roman"/>
                <w:sz w:val="20"/>
                <w:szCs w:val="20"/>
                <w:u w:val="single"/>
              </w:rPr>
            </w:pPr>
            <w:bookmarkStart w:id="4716" w:name="_Toc531011904"/>
            <w:bookmarkStart w:id="4717" w:name="_Toc531076197"/>
            <w:bookmarkStart w:id="4718" w:name="_Toc531077488"/>
            <w:bookmarkStart w:id="4719" w:name="_Toc531078792"/>
            <w:bookmarkStart w:id="4720" w:name="_Toc531700689"/>
            <w:bookmarkEnd w:id="4716"/>
            <w:bookmarkEnd w:id="4717"/>
            <w:bookmarkEnd w:id="4718"/>
            <w:bookmarkEnd w:id="4719"/>
            <w:bookmarkEnd w:id="4720"/>
          </w:p>
          <w:p w14:paraId="7F99ACB6" w14:textId="5C5E5672" w:rsidR="00AD6DB4" w:rsidRPr="00794639" w:rsidDel="00B47932" w:rsidRDefault="00AD6DB4" w:rsidP="00166AF3">
            <w:pPr>
              <w:pStyle w:val="TableBody"/>
              <w:rPr>
                <w:del w:id="4721" w:author="Elaine Baricante" w:date="2018-11-26T11:44:00Z"/>
                <w:u w:val="single"/>
              </w:rPr>
            </w:pPr>
            <w:bookmarkStart w:id="4722" w:name="_Toc531011905"/>
            <w:bookmarkStart w:id="4723" w:name="_Toc531076198"/>
            <w:bookmarkStart w:id="4724" w:name="_Toc531077489"/>
            <w:bookmarkStart w:id="4725" w:name="_Toc531078793"/>
            <w:bookmarkStart w:id="4726" w:name="_Toc531700690"/>
            <w:bookmarkEnd w:id="4722"/>
            <w:bookmarkEnd w:id="4723"/>
            <w:bookmarkEnd w:id="4724"/>
            <w:bookmarkEnd w:id="4725"/>
            <w:bookmarkEnd w:id="4726"/>
          </w:p>
          <w:p w14:paraId="4583B223" w14:textId="3C61A3E3" w:rsidR="00AD6DB4" w:rsidRPr="00794639" w:rsidDel="00B47932" w:rsidRDefault="00AD6DB4" w:rsidP="00166AF3">
            <w:pPr>
              <w:pStyle w:val="TableBody"/>
              <w:rPr>
                <w:del w:id="4727" w:author="Elaine Baricante" w:date="2018-11-26T11:44:00Z"/>
                <w:u w:val="single"/>
              </w:rPr>
            </w:pPr>
            <w:del w:id="4728" w:author="Elaine Baricante" w:date="2018-11-26T11:44:00Z">
              <w:r w:rsidRPr="00794639" w:rsidDel="00B47932">
                <w:rPr>
                  <w:u w:val="single"/>
                </w:rPr>
                <w:delText>Response</w:delText>
              </w:r>
              <w:bookmarkStart w:id="4729" w:name="_Toc531011906"/>
              <w:bookmarkStart w:id="4730" w:name="_Toc531076199"/>
              <w:bookmarkStart w:id="4731" w:name="_Toc531077490"/>
              <w:bookmarkStart w:id="4732" w:name="_Toc531078794"/>
              <w:bookmarkStart w:id="4733" w:name="_Toc531700691"/>
              <w:bookmarkEnd w:id="4729"/>
              <w:bookmarkEnd w:id="4730"/>
              <w:bookmarkEnd w:id="4731"/>
              <w:bookmarkEnd w:id="4732"/>
              <w:bookmarkEnd w:id="4733"/>
            </w:del>
          </w:p>
          <w:p w14:paraId="6855B178" w14:textId="0D018CC4" w:rsidR="00AD6DB4" w:rsidRPr="00794639" w:rsidDel="00B47932" w:rsidRDefault="00AD6DB4" w:rsidP="00166AF3">
            <w:pPr>
              <w:pStyle w:val="TableBody"/>
              <w:rPr>
                <w:del w:id="4734" w:author="Elaine Baricante" w:date="2018-11-26T11:44:00Z"/>
                <w:b/>
                <w:snapToGrid w:val="0"/>
              </w:rPr>
            </w:pPr>
            <w:del w:id="4735" w:author="Elaine Baricante" w:date="2018-11-26T11:44:00Z">
              <w:r w:rsidRPr="00794639" w:rsidDel="00B47932">
                <w:rPr>
                  <w:b/>
                  <w:snapToGrid w:val="0"/>
                </w:rPr>
                <w:delText>+CPBF: [&lt;nlength&gt;],[&lt;tlength&gt;],[&lt;glength&gt;],[&lt;slength&gt;],[&lt;elength&gt;]</w:delText>
              </w:r>
              <w:bookmarkStart w:id="4736" w:name="_Toc531011907"/>
              <w:bookmarkStart w:id="4737" w:name="_Toc531076200"/>
              <w:bookmarkStart w:id="4738" w:name="_Toc531077491"/>
              <w:bookmarkStart w:id="4739" w:name="_Toc531078795"/>
              <w:bookmarkStart w:id="4740" w:name="_Toc531700692"/>
              <w:bookmarkEnd w:id="4736"/>
              <w:bookmarkEnd w:id="4737"/>
              <w:bookmarkEnd w:id="4738"/>
              <w:bookmarkEnd w:id="4739"/>
              <w:bookmarkEnd w:id="4740"/>
            </w:del>
          </w:p>
          <w:p w14:paraId="3A8630BF" w14:textId="099F7901" w:rsidR="00AD6DB4" w:rsidRPr="00794639" w:rsidDel="00B47932" w:rsidRDefault="00AD6DB4" w:rsidP="00166AF3">
            <w:pPr>
              <w:pStyle w:val="TableBody"/>
              <w:rPr>
                <w:del w:id="4741" w:author="Elaine Baricante" w:date="2018-11-26T11:44:00Z"/>
                <w:b/>
                <w:snapToGrid w:val="0"/>
              </w:rPr>
            </w:pPr>
            <w:del w:id="4742" w:author="Elaine Baricante" w:date="2018-11-26T11:44:00Z">
              <w:r w:rsidRPr="00794639" w:rsidDel="00B47932">
                <w:rPr>
                  <w:b/>
                  <w:snapToGrid w:val="0"/>
                </w:rPr>
                <w:delText>OK</w:delText>
              </w:r>
              <w:bookmarkStart w:id="4743" w:name="_Toc531011908"/>
              <w:bookmarkStart w:id="4744" w:name="_Toc531076201"/>
              <w:bookmarkStart w:id="4745" w:name="_Toc531077492"/>
              <w:bookmarkStart w:id="4746" w:name="_Toc531078796"/>
              <w:bookmarkStart w:id="4747" w:name="_Toc531700693"/>
              <w:bookmarkEnd w:id="4743"/>
              <w:bookmarkEnd w:id="4744"/>
              <w:bookmarkEnd w:id="4745"/>
              <w:bookmarkEnd w:id="4746"/>
              <w:bookmarkEnd w:id="4747"/>
            </w:del>
          </w:p>
          <w:p w14:paraId="4908D54B" w14:textId="45F1C8D8" w:rsidR="00AD6DB4" w:rsidRPr="00794639" w:rsidDel="00B47932" w:rsidRDefault="00AD6DB4" w:rsidP="00166AF3">
            <w:pPr>
              <w:pStyle w:val="TableBody"/>
              <w:rPr>
                <w:del w:id="4748" w:author="Elaine Baricante" w:date="2018-11-26T11:44:00Z"/>
                <w:snapToGrid w:val="0"/>
              </w:rPr>
            </w:pPr>
            <w:bookmarkStart w:id="4749" w:name="_Toc531011909"/>
            <w:bookmarkStart w:id="4750" w:name="_Toc531076202"/>
            <w:bookmarkStart w:id="4751" w:name="_Toc531077493"/>
            <w:bookmarkStart w:id="4752" w:name="_Toc531078797"/>
            <w:bookmarkStart w:id="4753" w:name="_Toc531700694"/>
            <w:bookmarkEnd w:id="4749"/>
            <w:bookmarkEnd w:id="4750"/>
            <w:bookmarkEnd w:id="4751"/>
            <w:bookmarkEnd w:id="4752"/>
            <w:bookmarkEnd w:id="4753"/>
          </w:p>
          <w:p w14:paraId="72EB8A24" w14:textId="55CC976E" w:rsidR="00AD6DB4" w:rsidRPr="00794639" w:rsidDel="00B47932" w:rsidRDefault="00AD6DB4" w:rsidP="00166AF3">
            <w:pPr>
              <w:pStyle w:val="TableBody"/>
              <w:rPr>
                <w:del w:id="4754" w:author="Elaine Baricante" w:date="2018-11-26T11:44:00Z"/>
                <w:snapToGrid w:val="0"/>
              </w:rPr>
            </w:pPr>
            <w:del w:id="4755" w:author="Elaine Baricante" w:date="2018-11-26T11:44:00Z">
              <w:r w:rsidRPr="00794639" w:rsidDel="00B47932">
                <w:rPr>
                  <w:snapToGrid w:val="0"/>
                </w:rPr>
                <w:delText>or</w:delText>
              </w:r>
              <w:bookmarkStart w:id="4756" w:name="_Toc531011910"/>
              <w:bookmarkStart w:id="4757" w:name="_Toc531076203"/>
              <w:bookmarkStart w:id="4758" w:name="_Toc531077494"/>
              <w:bookmarkStart w:id="4759" w:name="_Toc531078798"/>
              <w:bookmarkStart w:id="4760" w:name="_Toc531700695"/>
              <w:bookmarkEnd w:id="4756"/>
              <w:bookmarkEnd w:id="4757"/>
              <w:bookmarkEnd w:id="4758"/>
              <w:bookmarkEnd w:id="4759"/>
              <w:bookmarkEnd w:id="4760"/>
            </w:del>
          </w:p>
          <w:p w14:paraId="511F767F" w14:textId="61135FB4" w:rsidR="00AD6DB4" w:rsidRPr="00794639" w:rsidDel="00B47932" w:rsidRDefault="00AD6DB4" w:rsidP="00166AF3">
            <w:pPr>
              <w:pStyle w:val="TableBody"/>
              <w:rPr>
                <w:del w:id="4761" w:author="Elaine Baricante" w:date="2018-11-26T11:44:00Z"/>
                <w:rFonts w:ascii="Times New Roman" w:hAnsi="Times New Roman" w:cs="Times New Roman"/>
                <w:sz w:val="20"/>
                <w:szCs w:val="20"/>
                <w:u w:val="single"/>
              </w:rPr>
            </w:pPr>
            <w:del w:id="4762" w:author="Elaine Baricante" w:date="2018-11-26T11:44:00Z">
              <w:r w:rsidRPr="00794639" w:rsidDel="00B47932">
                <w:rPr>
                  <w:b/>
                  <w:snapToGrid w:val="0"/>
                </w:rPr>
                <w:delText>+CME ERROR: &lt;err&gt;</w:delText>
              </w:r>
              <w:bookmarkStart w:id="4763" w:name="_Toc531011911"/>
              <w:bookmarkStart w:id="4764" w:name="_Toc531076204"/>
              <w:bookmarkStart w:id="4765" w:name="_Toc531077495"/>
              <w:bookmarkStart w:id="4766" w:name="_Toc531078799"/>
              <w:bookmarkStart w:id="4767" w:name="_Toc531700696"/>
              <w:bookmarkEnd w:id="4763"/>
              <w:bookmarkEnd w:id="4764"/>
              <w:bookmarkEnd w:id="4765"/>
              <w:bookmarkEnd w:id="4766"/>
              <w:bookmarkEnd w:id="4767"/>
            </w:del>
          </w:p>
        </w:tc>
        <w:bookmarkStart w:id="4768" w:name="_Toc531011912"/>
        <w:bookmarkStart w:id="4769" w:name="_Toc531076205"/>
        <w:bookmarkStart w:id="4770" w:name="_Toc531077496"/>
        <w:bookmarkStart w:id="4771" w:name="_Toc531078800"/>
        <w:bookmarkStart w:id="4772" w:name="_Toc531700697"/>
        <w:bookmarkEnd w:id="4768"/>
        <w:bookmarkEnd w:id="4769"/>
        <w:bookmarkEnd w:id="4770"/>
        <w:bookmarkEnd w:id="4771"/>
        <w:bookmarkEnd w:id="4772"/>
      </w:tr>
      <w:tr w:rsidR="00AD6DB4" w:rsidRPr="00794639" w:rsidDel="00B47932" w14:paraId="1CA2169F" w14:textId="6DDFCABB" w:rsidTr="00953CD3">
        <w:trPr>
          <w:cantSplit w:val="0"/>
          <w:trHeight w:val="1316"/>
          <w:del w:id="4773" w:author="Elaine Baricante" w:date="2018-11-26T11:44:00Z"/>
        </w:trPr>
        <w:tc>
          <w:tcPr>
            <w:tcW w:w="1707" w:type="dxa"/>
          </w:tcPr>
          <w:p w14:paraId="279424C5" w14:textId="1B347432" w:rsidR="00AD6DB4" w:rsidRPr="00794639" w:rsidDel="00B47932" w:rsidRDefault="00AD6DB4" w:rsidP="00166AF3">
            <w:pPr>
              <w:pStyle w:val="TableBody"/>
              <w:rPr>
                <w:del w:id="4774" w:author="Elaine Baricante" w:date="2018-11-26T11:44:00Z"/>
                <w:rFonts w:ascii="Times New Roman" w:hAnsi="Times New Roman" w:cs="Times New Roman"/>
                <w:i/>
                <w:sz w:val="20"/>
                <w:szCs w:val="20"/>
              </w:rPr>
            </w:pPr>
            <w:del w:id="4775" w:author="Elaine Baricante" w:date="2018-11-26T11:44:00Z">
              <w:r w:rsidRPr="00794639" w:rsidDel="00B47932">
                <w:rPr>
                  <w:i/>
                </w:rPr>
                <w:delText>Write command</w:delText>
              </w:r>
              <w:bookmarkStart w:id="4776" w:name="_Toc531011913"/>
              <w:bookmarkStart w:id="4777" w:name="_Toc531076206"/>
              <w:bookmarkStart w:id="4778" w:name="_Toc531077497"/>
              <w:bookmarkStart w:id="4779" w:name="_Toc531078801"/>
              <w:bookmarkStart w:id="4780" w:name="_Toc531700698"/>
              <w:bookmarkEnd w:id="4776"/>
              <w:bookmarkEnd w:id="4777"/>
              <w:bookmarkEnd w:id="4778"/>
              <w:bookmarkEnd w:id="4779"/>
              <w:bookmarkEnd w:id="4780"/>
            </w:del>
          </w:p>
          <w:p w14:paraId="79535C79" w14:textId="465A71D0" w:rsidR="00AD6DB4" w:rsidRPr="00794639" w:rsidDel="00B47932" w:rsidRDefault="00AD6DB4" w:rsidP="00166AF3">
            <w:pPr>
              <w:pStyle w:val="TableBody"/>
              <w:rPr>
                <w:del w:id="4781" w:author="Elaine Baricante" w:date="2018-11-26T11:44:00Z"/>
              </w:rPr>
            </w:pPr>
            <w:bookmarkStart w:id="4782" w:name="_Toc531011914"/>
            <w:bookmarkStart w:id="4783" w:name="_Toc531076207"/>
            <w:bookmarkStart w:id="4784" w:name="_Toc531077498"/>
            <w:bookmarkStart w:id="4785" w:name="_Toc531078802"/>
            <w:bookmarkStart w:id="4786" w:name="_Toc531700699"/>
            <w:bookmarkEnd w:id="4782"/>
            <w:bookmarkEnd w:id="4783"/>
            <w:bookmarkEnd w:id="4784"/>
            <w:bookmarkEnd w:id="4785"/>
            <w:bookmarkEnd w:id="4786"/>
          </w:p>
          <w:p w14:paraId="0E0F9608" w14:textId="54C36587" w:rsidR="00AD6DB4" w:rsidRPr="00794639" w:rsidDel="00B47932" w:rsidRDefault="00AD6DB4" w:rsidP="00166AF3">
            <w:pPr>
              <w:pStyle w:val="TableBody"/>
              <w:rPr>
                <w:del w:id="4787" w:author="Elaine Baricante" w:date="2018-11-26T11:44:00Z"/>
                <w:u w:val="single"/>
              </w:rPr>
            </w:pPr>
            <w:del w:id="4788" w:author="Elaine Baricante" w:date="2018-11-26T11:44:00Z">
              <w:r w:rsidRPr="00794639" w:rsidDel="00B47932">
                <w:rPr>
                  <w:u w:val="single"/>
                </w:rPr>
                <w:delText>Syntax</w:delText>
              </w:r>
              <w:bookmarkStart w:id="4789" w:name="_Toc531011915"/>
              <w:bookmarkStart w:id="4790" w:name="_Toc531076208"/>
              <w:bookmarkStart w:id="4791" w:name="_Toc531077499"/>
              <w:bookmarkStart w:id="4792" w:name="_Toc531078803"/>
              <w:bookmarkStart w:id="4793" w:name="_Toc531700700"/>
              <w:bookmarkEnd w:id="4789"/>
              <w:bookmarkEnd w:id="4790"/>
              <w:bookmarkEnd w:id="4791"/>
              <w:bookmarkEnd w:id="4792"/>
              <w:bookmarkEnd w:id="4793"/>
            </w:del>
          </w:p>
          <w:p w14:paraId="06FB5EFE" w14:textId="058BF2A9" w:rsidR="00AD6DB4" w:rsidRPr="00794639" w:rsidDel="00B47932" w:rsidRDefault="00AD6DB4" w:rsidP="00166AF3">
            <w:pPr>
              <w:pStyle w:val="TableBody"/>
              <w:rPr>
                <w:del w:id="4794" w:author="Elaine Baricante" w:date="2018-11-26T11:44:00Z"/>
                <w:b/>
              </w:rPr>
            </w:pPr>
            <w:del w:id="4795" w:author="Elaine Baricante" w:date="2018-11-26T11:44:00Z">
              <w:r w:rsidRPr="00794639" w:rsidDel="00B47932">
                <w:rPr>
                  <w:b/>
                </w:rPr>
                <w:delText>AT+CPBF=</w:delText>
              </w:r>
              <w:r w:rsidRPr="00794639" w:rsidDel="00B47932">
                <w:rPr>
                  <w:b/>
                </w:rPr>
                <w:br/>
              </w:r>
              <w:r w:rsidRPr="00794639" w:rsidDel="00B47932">
                <w:rPr>
                  <w:b/>
                  <w:snapToGrid w:val="0"/>
                </w:rPr>
                <w:delText>&lt;findtext&gt;</w:delText>
              </w:r>
              <w:bookmarkStart w:id="4796" w:name="_Toc531011916"/>
              <w:bookmarkStart w:id="4797" w:name="_Toc531076209"/>
              <w:bookmarkStart w:id="4798" w:name="_Toc531077500"/>
              <w:bookmarkStart w:id="4799" w:name="_Toc531078804"/>
              <w:bookmarkStart w:id="4800" w:name="_Toc531700701"/>
              <w:bookmarkEnd w:id="4796"/>
              <w:bookmarkEnd w:id="4797"/>
              <w:bookmarkEnd w:id="4798"/>
              <w:bookmarkEnd w:id="4799"/>
              <w:bookmarkEnd w:id="4800"/>
            </w:del>
          </w:p>
          <w:p w14:paraId="7477DE95" w14:textId="64E8DF56" w:rsidR="00AD6DB4" w:rsidRPr="00794639" w:rsidDel="00B47932" w:rsidRDefault="00AD6DB4" w:rsidP="00166AF3">
            <w:pPr>
              <w:pStyle w:val="TableBody"/>
              <w:rPr>
                <w:del w:id="4801" w:author="Elaine Baricante" w:date="2018-11-26T11:44:00Z"/>
                <w:rFonts w:ascii="Times New Roman" w:hAnsi="Times New Roman" w:cs="Times New Roman"/>
                <w:sz w:val="20"/>
                <w:szCs w:val="20"/>
                <w:u w:val="single"/>
              </w:rPr>
            </w:pPr>
            <w:bookmarkStart w:id="4802" w:name="_Toc531011917"/>
            <w:bookmarkStart w:id="4803" w:name="_Toc531076210"/>
            <w:bookmarkStart w:id="4804" w:name="_Toc531077501"/>
            <w:bookmarkStart w:id="4805" w:name="_Toc531078805"/>
            <w:bookmarkStart w:id="4806" w:name="_Toc531700702"/>
            <w:bookmarkEnd w:id="4802"/>
            <w:bookmarkEnd w:id="4803"/>
            <w:bookmarkEnd w:id="4804"/>
            <w:bookmarkEnd w:id="4805"/>
            <w:bookmarkEnd w:id="4806"/>
          </w:p>
        </w:tc>
        <w:tc>
          <w:tcPr>
            <w:tcW w:w="7290" w:type="dxa"/>
          </w:tcPr>
          <w:p w14:paraId="35A2EFB1" w14:textId="54CCCAF2" w:rsidR="00AD6DB4" w:rsidRPr="00794639" w:rsidDel="00B47932" w:rsidRDefault="00AD6DB4" w:rsidP="00166AF3">
            <w:pPr>
              <w:pStyle w:val="TableBody"/>
              <w:rPr>
                <w:del w:id="4807" w:author="Elaine Baricante" w:date="2018-11-26T11:44:00Z"/>
                <w:rFonts w:ascii="Times New Roman" w:hAnsi="Times New Roman" w:cs="Times New Roman"/>
                <w:sz w:val="20"/>
                <w:szCs w:val="20"/>
                <w:u w:val="single"/>
              </w:rPr>
            </w:pPr>
            <w:bookmarkStart w:id="4808" w:name="_Toc531011918"/>
            <w:bookmarkStart w:id="4809" w:name="_Toc531076211"/>
            <w:bookmarkStart w:id="4810" w:name="_Toc531077502"/>
            <w:bookmarkStart w:id="4811" w:name="_Toc531078806"/>
            <w:bookmarkStart w:id="4812" w:name="_Toc531700703"/>
            <w:bookmarkEnd w:id="4808"/>
            <w:bookmarkEnd w:id="4809"/>
            <w:bookmarkEnd w:id="4810"/>
            <w:bookmarkEnd w:id="4811"/>
            <w:bookmarkEnd w:id="4812"/>
          </w:p>
          <w:p w14:paraId="46D232FD" w14:textId="4F92848C" w:rsidR="00AD6DB4" w:rsidRPr="00794639" w:rsidDel="00B47932" w:rsidRDefault="00AD6DB4" w:rsidP="00166AF3">
            <w:pPr>
              <w:pStyle w:val="TableBody"/>
              <w:rPr>
                <w:del w:id="4813" w:author="Elaine Baricante" w:date="2018-11-26T11:44:00Z"/>
                <w:u w:val="single"/>
              </w:rPr>
            </w:pPr>
            <w:bookmarkStart w:id="4814" w:name="_Toc531011919"/>
            <w:bookmarkStart w:id="4815" w:name="_Toc531076212"/>
            <w:bookmarkStart w:id="4816" w:name="_Toc531077503"/>
            <w:bookmarkStart w:id="4817" w:name="_Toc531078807"/>
            <w:bookmarkStart w:id="4818" w:name="_Toc531700704"/>
            <w:bookmarkEnd w:id="4814"/>
            <w:bookmarkEnd w:id="4815"/>
            <w:bookmarkEnd w:id="4816"/>
            <w:bookmarkEnd w:id="4817"/>
            <w:bookmarkEnd w:id="4818"/>
          </w:p>
          <w:p w14:paraId="08FAFE03" w14:textId="02FF8F5A" w:rsidR="00AD6DB4" w:rsidRPr="00794639" w:rsidDel="00B47932" w:rsidRDefault="00AD6DB4" w:rsidP="00166AF3">
            <w:pPr>
              <w:pStyle w:val="TableBody"/>
              <w:rPr>
                <w:del w:id="4819" w:author="Elaine Baricante" w:date="2018-11-26T11:44:00Z"/>
                <w:u w:val="single"/>
              </w:rPr>
            </w:pPr>
            <w:del w:id="4820" w:author="Elaine Baricante" w:date="2018-11-26T11:44:00Z">
              <w:r w:rsidRPr="00794639" w:rsidDel="00B47932">
                <w:rPr>
                  <w:u w:val="single"/>
                </w:rPr>
                <w:delText>Response</w:delText>
              </w:r>
              <w:bookmarkStart w:id="4821" w:name="_Toc531011920"/>
              <w:bookmarkStart w:id="4822" w:name="_Toc531076213"/>
              <w:bookmarkStart w:id="4823" w:name="_Toc531077504"/>
              <w:bookmarkStart w:id="4824" w:name="_Toc531078808"/>
              <w:bookmarkStart w:id="4825" w:name="_Toc531700705"/>
              <w:bookmarkEnd w:id="4821"/>
              <w:bookmarkEnd w:id="4822"/>
              <w:bookmarkEnd w:id="4823"/>
              <w:bookmarkEnd w:id="4824"/>
              <w:bookmarkEnd w:id="4825"/>
            </w:del>
          </w:p>
          <w:p w14:paraId="1FEF745C" w14:textId="0D8CB0B3" w:rsidR="00AD6DB4" w:rsidRPr="00794639" w:rsidDel="00B47932" w:rsidRDefault="00AD6DB4" w:rsidP="00166AF3">
            <w:pPr>
              <w:pStyle w:val="TableBody"/>
              <w:rPr>
                <w:del w:id="4826" w:author="Elaine Baricante" w:date="2018-11-26T11:44:00Z"/>
                <w:b/>
                <w:snapToGrid w:val="0"/>
              </w:rPr>
            </w:pPr>
            <w:del w:id="4827" w:author="Elaine Baricante" w:date="2018-11-26T11:44:00Z">
              <w:r w:rsidRPr="00794639" w:rsidDel="00B47932">
                <w:rPr>
                  <w:b/>
                  <w:snapToGrid w:val="0"/>
                </w:rPr>
                <w:delText>[+CPBF:&lt;index1&gt;,&lt;number&gt;,&lt;type&gt;,&lt;text&gt;[,&lt;hidden&gt;][,&lt;group&gt;][,&lt;adnumber&gt;]</w:delText>
              </w:r>
              <w:r w:rsidRPr="00794639" w:rsidDel="00B47932">
                <w:rPr>
                  <w:b/>
                  <w:snapToGrid w:val="0"/>
                </w:rPr>
                <w:br/>
                <w:delText xml:space="preserve">[,&lt;adtype&gt;][,&lt;secondtext&gt;][,&lt;email&gt;]] </w:delText>
              </w:r>
              <w:bookmarkStart w:id="4828" w:name="_Toc531011921"/>
              <w:bookmarkStart w:id="4829" w:name="_Toc531076214"/>
              <w:bookmarkStart w:id="4830" w:name="_Toc531077505"/>
              <w:bookmarkStart w:id="4831" w:name="_Toc531078809"/>
              <w:bookmarkStart w:id="4832" w:name="_Toc531700706"/>
              <w:bookmarkEnd w:id="4828"/>
              <w:bookmarkEnd w:id="4829"/>
              <w:bookmarkEnd w:id="4830"/>
              <w:bookmarkEnd w:id="4831"/>
              <w:bookmarkEnd w:id="4832"/>
            </w:del>
          </w:p>
          <w:p w14:paraId="404FBAE6" w14:textId="273EEA9E" w:rsidR="00AD6DB4" w:rsidRPr="00794639" w:rsidDel="00B47932" w:rsidRDefault="00AD6DB4" w:rsidP="00166AF3">
            <w:pPr>
              <w:pStyle w:val="TableBody"/>
              <w:rPr>
                <w:del w:id="4833" w:author="Elaine Baricante" w:date="2018-11-26T11:44:00Z"/>
                <w:b/>
                <w:snapToGrid w:val="0"/>
              </w:rPr>
            </w:pPr>
            <w:del w:id="4834" w:author="Elaine Baricante" w:date="2018-11-26T11:44:00Z">
              <w:r w:rsidRPr="00794639" w:rsidDel="00B47932">
                <w:rPr>
                  <w:b/>
                  <w:snapToGrid w:val="0"/>
                </w:rPr>
                <w:delText>OK</w:delText>
              </w:r>
              <w:bookmarkStart w:id="4835" w:name="_Toc531011922"/>
              <w:bookmarkStart w:id="4836" w:name="_Toc531076215"/>
              <w:bookmarkStart w:id="4837" w:name="_Toc531077506"/>
              <w:bookmarkStart w:id="4838" w:name="_Toc531078810"/>
              <w:bookmarkStart w:id="4839" w:name="_Toc531700707"/>
              <w:bookmarkEnd w:id="4835"/>
              <w:bookmarkEnd w:id="4836"/>
              <w:bookmarkEnd w:id="4837"/>
              <w:bookmarkEnd w:id="4838"/>
              <w:bookmarkEnd w:id="4839"/>
            </w:del>
          </w:p>
          <w:p w14:paraId="4DC1DC5A" w14:textId="33BB644D" w:rsidR="00AD6DB4" w:rsidRPr="00794639" w:rsidDel="00B47932" w:rsidRDefault="00AD6DB4" w:rsidP="00166AF3">
            <w:pPr>
              <w:pStyle w:val="TableBody"/>
              <w:rPr>
                <w:del w:id="4840" w:author="Elaine Baricante" w:date="2018-11-26T11:44:00Z"/>
                <w:snapToGrid w:val="0"/>
              </w:rPr>
            </w:pPr>
            <w:bookmarkStart w:id="4841" w:name="_Toc531011923"/>
            <w:bookmarkStart w:id="4842" w:name="_Toc531076216"/>
            <w:bookmarkStart w:id="4843" w:name="_Toc531077507"/>
            <w:bookmarkStart w:id="4844" w:name="_Toc531078811"/>
            <w:bookmarkStart w:id="4845" w:name="_Toc531700708"/>
            <w:bookmarkEnd w:id="4841"/>
            <w:bookmarkEnd w:id="4842"/>
            <w:bookmarkEnd w:id="4843"/>
            <w:bookmarkEnd w:id="4844"/>
            <w:bookmarkEnd w:id="4845"/>
          </w:p>
          <w:p w14:paraId="212F3786" w14:textId="204E6AAC" w:rsidR="00AD6DB4" w:rsidRPr="00794639" w:rsidDel="00B47932" w:rsidRDefault="00AD6DB4" w:rsidP="00166AF3">
            <w:pPr>
              <w:pStyle w:val="TableBody"/>
              <w:rPr>
                <w:del w:id="4846" w:author="Elaine Baricante" w:date="2018-11-26T11:44:00Z"/>
                <w:snapToGrid w:val="0"/>
              </w:rPr>
            </w:pPr>
            <w:del w:id="4847" w:author="Elaine Baricante" w:date="2018-11-26T11:44:00Z">
              <w:r w:rsidRPr="00794639" w:rsidDel="00B47932">
                <w:rPr>
                  <w:snapToGrid w:val="0"/>
                </w:rPr>
                <w:delText>or</w:delText>
              </w:r>
              <w:bookmarkStart w:id="4848" w:name="_Toc531011924"/>
              <w:bookmarkStart w:id="4849" w:name="_Toc531076217"/>
              <w:bookmarkStart w:id="4850" w:name="_Toc531077508"/>
              <w:bookmarkStart w:id="4851" w:name="_Toc531078812"/>
              <w:bookmarkStart w:id="4852" w:name="_Toc531700709"/>
              <w:bookmarkEnd w:id="4848"/>
              <w:bookmarkEnd w:id="4849"/>
              <w:bookmarkEnd w:id="4850"/>
              <w:bookmarkEnd w:id="4851"/>
              <w:bookmarkEnd w:id="4852"/>
            </w:del>
          </w:p>
          <w:p w14:paraId="2B71C674" w14:textId="0B082396" w:rsidR="00AD6DB4" w:rsidRPr="00794639" w:rsidDel="00B47932" w:rsidRDefault="00AD6DB4" w:rsidP="00166AF3">
            <w:pPr>
              <w:pStyle w:val="TableBody"/>
              <w:rPr>
                <w:del w:id="4853" w:author="Elaine Baricante" w:date="2018-11-26T11:44:00Z"/>
                <w:b/>
                <w:snapToGrid w:val="0"/>
              </w:rPr>
            </w:pPr>
            <w:del w:id="4854" w:author="Elaine Baricante" w:date="2018-11-26T11:44:00Z">
              <w:r w:rsidRPr="00794639" w:rsidDel="00B47932">
                <w:rPr>
                  <w:b/>
                  <w:snapToGrid w:val="0"/>
                </w:rPr>
                <w:delText>+CME ERROR: &lt;err&gt;</w:delText>
              </w:r>
              <w:bookmarkStart w:id="4855" w:name="_Toc531011925"/>
              <w:bookmarkStart w:id="4856" w:name="_Toc531076218"/>
              <w:bookmarkStart w:id="4857" w:name="_Toc531077509"/>
              <w:bookmarkStart w:id="4858" w:name="_Toc531078813"/>
              <w:bookmarkStart w:id="4859" w:name="_Toc531700710"/>
              <w:bookmarkEnd w:id="4855"/>
              <w:bookmarkEnd w:id="4856"/>
              <w:bookmarkEnd w:id="4857"/>
              <w:bookmarkEnd w:id="4858"/>
              <w:bookmarkEnd w:id="4859"/>
            </w:del>
          </w:p>
          <w:p w14:paraId="46D72183" w14:textId="5249F5C0" w:rsidR="00AD6DB4" w:rsidRPr="00794639" w:rsidDel="00B47932" w:rsidRDefault="00AD6DB4" w:rsidP="00166AF3">
            <w:pPr>
              <w:pStyle w:val="TableBody"/>
              <w:rPr>
                <w:del w:id="4860" w:author="Elaine Baricante" w:date="2018-11-26T11:44:00Z"/>
              </w:rPr>
            </w:pPr>
            <w:bookmarkStart w:id="4861" w:name="_Toc531011926"/>
            <w:bookmarkStart w:id="4862" w:name="_Toc531076219"/>
            <w:bookmarkStart w:id="4863" w:name="_Toc531077510"/>
            <w:bookmarkStart w:id="4864" w:name="_Toc531078814"/>
            <w:bookmarkStart w:id="4865" w:name="_Toc531700711"/>
            <w:bookmarkEnd w:id="4861"/>
            <w:bookmarkEnd w:id="4862"/>
            <w:bookmarkEnd w:id="4863"/>
            <w:bookmarkEnd w:id="4864"/>
            <w:bookmarkEnd w:id="4865"/>
          </w:p>
          <w:p w14:paraId="462D8278" w14:textId="2A89131A" w:rsidR="00AD6DB4" w:rsidRPr="00794639" w:rsidDel="00B47932" w:rsidRDefault="00AD6DB4" w:rsidP="00166AF3">
            <w:pPr>
              <w:pStyle w:val="TableBody"/>
              <w:rPr>
                <w:del w:id="4866" w:author="Elaine Baricante" w:date="2018-11-26T11:44:00Z"/>
                <w:u w:val="single"/>
              </w:rPr>
            </w:pPr>
            <w:del w:id="4867" w:author="Elaine Baricante" w:date="2018-11-26T11:44:00Z">
              <w:r w:rsidRPr="00794639" w:rsidDel="00B47932">
                <w:rPr>
                  <w:u w:val="single"/>
                </w:rPr>
                <w:delText>Parameters</w:delText>
              </w:r>
              <w:bookmarkStart w:id="4868" w:name="_Toc531011927"/>
              <w:bookmarkStart w:id="4869" w:name="_Toc531076220"/>
              <w:bookmarkStart w:id="4870" w:name="_Toc531077511"/>
              <w:bookmarkStart w:id="4871" w:name="_Toc531078815"/>
              <w:bookmarkStart w:id="4872" w:name="_Toc531700712"/>
              <w:bookmarkEnd w:id="4868"/>
              <w:bookmarkEnd w:id="4869"/>
              <w:bookmarkEnd w:id="4870"/>
              <w:bookmarkEnd w:id="4871"/>
              <w:bookmarkEnd w:id="4872"/>
            </w:del>
          </w:p>
          <w:p w14:paraId="5AF3144D" w14:textId="09605745" w:rsidR="00AD6DB4" w:rsidRPr="00794639" w:rsidDel="00B47932" w:rsidRDefault="00AD6DB4" w:rsidP="00166AF3">
            <w:pPr>
              <w:pStyle w:val="TableBody"/>
              <w:rPr>
                <w:del w:id="4873" w:author="Elaine Baricante" w:date="2018-11-26T11:44:00Z"/>
                <w:snapToGrid w:val="0"/>
              </w:rPr>
            </w:pPr>
            <w:del w:id="4874" w:author="Elaine Baricante" w:date="2018-11-26T11:44:00Z">
              <w:r w:rsidRPr="00794639" w:rsidDel="00B47932">
                <w:rPr>
                  <w:b/>
                  <w:snapToGrid w:val="0"/>
                </w:rPr>
                <w:delText>&lt;index1&gt;, &lt;index2&gt;</w:delText>
              </w:r>
              <w:r w:rsidRPr="00794639" w:rsidDel="00B47932">
                <w:rPr>
                  <w:b/>
                  <w:snapToGrid w:val="0"/>
                </w:rPr>
                <w:tab/>
                <w:delText>, &lt;index&gt;</w:delText>
              </w:r>
              <w:r w:rsidRPr="00794639" w:rsidDel="00B47932">
                <w:rPr>
                  <w:snapToGrid w:val="0"/>
                </w:rPr>
                <w:tab/>
                <w:delText>Integer type values in the range of location numbers of phonebook memory</w:delText>
              </w:r>
              <w:bookmarkStart w:id="4875" w:name="_Toc531011928"/>
              <w:bookmarkStart w:id="4876" w:name="_Toc531076221"/>
              <w:bookmarkStart w:id="4877" w:name="_Toc531077512"/>
              <w:bookmarkStart w:id="4878" w:name="_Toc531078816"/>
              <w:bookmarkStart w:id="4879" w:name="_Toc531700713"/>
              <w:bookmarkEnd w:id="4875"/>
              <w:bookmarkEnd w:id="4876"/>
              <w:bookmarkEnd w:id="4877"/>
              <w:bookmarkEnd w:id="4878"/>
              <w:bookmarkEnd w:id="4879"/>
            </w:del>
          </w:p>
          <w:p w14:paraId="3A5EBE97" w14:textId="5000A3E5" w:rsidR="00AD6DB4" w:rsidRPr="00794639" w:rsidDel="00B47932" w:rsidRDefault="00AD6DB4" w:rsidP="00166AF3">
            <w:pPr>
              <w:pStyle w:val="TableBody"/>
              <w:rPr>
                <w:del w:id="4880" w:author="Elaine Baricante" w:date="2018-11-26T11:44:00Z"/>
                <w:snapToGrid w:val="0"/>
              </w:rPr>
            </w:pPr>
            <w:bookmarkStart w:id="4881" w:name="_Toc531011929"/>
            <w:bookmarkStart w:id="4882" w:name="_Toc531076222"/>
            <w:bookmarkStart w:id="4883" w:name="_Toc531077513"/>
            <w:bookmarkStart w:id="4884" w:name="_Toc531078817"/>
            <w:bookmarkStart w:id="4885" w:name="_Toc531700714"/>
            <w:bookmarkEnd w:id="4881"/>
            <w:bookmarkEnd w:id="4882"/>
            <w:bookmarkEnd w:id="4883"/>
            <w:bookmarkEnd w:id="4884"/>
            <w:bookmarkEnd w:id="4885"/>
          </w:p>
          <w:p w14:paraId="5FC280EB" w14:textId="14872ADB" w:rsidR="00AD6DB4" w:rsidRPr="00794639" w:rsidDel="00B47932" w:rsidRDefault="00AD6DB4" w:rsidP="00166AF3">
            <w:pPr>
              <w:pStyle w:val="TableBody"/>
              <w:rPr>
                <w:del w:id="4886" w:author="Elaine Baricante" w:date="2018-11-26T11:44:00Z"/>
                <w:snapToGrid w:val="0"/>
              </w:rPr>
            </w:pPr>
            <w:del w:id="4887" w:author="Elaine Baricante" w:date="2018-11-26T11:44:00Z">
              <w:r w:rsidRPr="00794639" w:rsidDel="00B47932">
                <w:rPr>
                  <w:b/>
                  <w:snapToGrid w:val="0"/>
                </w:rPr>
                <w:delText>&lt;number&gt;</w:delText>
              </w:r>
              <w:r w:rsidRPr="00794639" w:rsidDel="00B47932">
                <w:rPr>
                  <w:snapToGrid w:val="0"/>
                </w:rPr>
                <w:tab/>
                <w:delText>String type phone number of format &lt;type&gt;</w:delText>
              </w:r>
              <w:bookmarkStart w:id="4888" w:name="_Toc531011930"/>
              <w:bookmarkStart w:id="4889" w:name="_Toc531076223"/>
              <w:bookmarkStart w:id="4890" w:name="_Toc531077514"/>
              <w:bookmarkStart w:id="4891" w:name="_Toc531078818"/>
              <w:bookmarkStart w:id="4892" w:name="_Toc531700715"/>
              <w:bookmarkEnd w:id="4888"/>
              <w:bookmarkEnd w:id="4889"/>
              <w:bookmarkEnd w:id="4890"/>
              <w:bookmarkEnd w:id="4891"/>
              <w:bookmarkEnd w:id="4892"/>
            </w:del>
          </w:p>
          <w:p w14:paraId="43D89DF3" w14:textId="2083E010" w:rsidR="00AD6DB4" w:rsidRPr="00794639" w:rsidDel="00B47932" w:rsidRDefault="00AD6DB4" w:rsidP="00166AF3">
            <w:pPr>
              <w:pStyle w:val="TableBody"/>
              <w:rPr>
                <w:del w:id="4893" w:author="Elaine Baricante" w:date="2018-11-26T11:44:00Z"/>
                <w:snapToGrid w:val="0"/>
              </w:rPr>
            </w:pPr>
            <w:bookmarkStart w:id="4894" w:name="_Toc531011931"/>
            <w:bookmarkStart w:id="4895" w:name="_Toc531076224"/>
            <w:bookmarkStart w:id="4896" w:name="_Toc531077515"/>
            <w:bookmarkStart w:id="4897" w:name="_Toc531078819"/>
            <w:bookmarkStart w:id="4898" w:name="_Toc531700716"/>
            <w:bookmarkEnd w:id="4894"/>
            <w:bookmarkEnd w:id="4895"/>
            <w:bookmarkEnd w:id="4896"/>
            <w:bookmarkEnd w:id="4897"/>
            <w:bookmarkEnd w:id="4898"/>
          </w:p>
          <w:p w14:paraId="6830404D" w14:textId="323ACA93" w:rsidR="00AD6DB4" w:rsidRPr="00794639" w:rsidDel="00B47932" w:rsidRDefault="00AD6DB4" w:rsidP="00166AF3">
            <w:pPr>
              <w:pStyle w:val="TableBody"/>
              <w:rPr>
                <w:del w:id="4899" w:author="Elaine Baricante" w:date="2018-11-26T11:44:00Z"/>
                <w:snapToGrid w:val="0"/>
              </w:rPr>
            </w:pPr>
            <w:del w:id="4900" w:author="Elaine Baricante" w:date="2018-11-26T11:44:00Z">
              <w:r w:rsidRPr="00794639" w:rsidDel="00B47932">
                <w:rPr>
                  <w:b/>
                  <w:snapToGrid w:val="0"/>
                </w:rPr>
                <w:delText>&lt;type&gt;</w:delText>
              </w:r>
              <w:r w:rsidRPr="00794639" w:rsidDel="00B47932">
                <w:rPr>
                  <w:snapToGrid w:val="0"/>
                </w:rPr>
                <w:tab/>
                <w:delText>Type of address octet in integer format</w:delText>
              </w:r>
              <w:bookmarkStart w:id="4901" w:name="_Toc531011932"/>
              <w:bookmarkStart w:id="4902" w:name="_Toc531076225"/>
              <w:bookmarkStart w:id="4903" w:name="_Toc531077516"/>
              <w:bookmarkStart w:id="4904" w:name="_Toc531078820"/>
              <w:bookmarkStart w:id="4905" w:name="_Toc531700717"/>
              <w:bookmarkEnd w:id="4901"/>
              <w:bookmarkEnd w:id="4902"/>
              <w:bookmarkEnd w:id="4903"/>
              <w:bookmarkEnd w:id="4904"/>
              <w:bookmarkEnd w:id="4905"/>
            </w:del>
          </w:p>
          <w:p w14:paraId="1E1FBFB0" w14:textId="147A492A" w:rsidR="00AD6DB4" w:rsidRPr="00794639" w:rsidDel="00B47932" w:rsidRDefault="00AD6DB4" w:rsidP="00166AF3">
            <w:pPr>
              <w:pStyle w:val="TableBody"/>
              <w:rPr>
                <w:del w:id="4906" w:author="Elaine Baricante" w:date="2018-11-26T11:44:00Z"/>
                <w:snapToGrid w:val="0"/>
              </w:rPr>
            </w:pPr>
            <w:bookmarkStart w:id="4907" w:name="_Toc531011933"/>
            <w:bookmarkStart w:id="4908" w:name="_Toc531076226"/>
            <w:bookmarkStart w:id="4909" w:name="_Toc531077517"/>
            <w:bookmarkStart w:id="4910" w:name="_Toc531078821"/>
            <w:bookmarkStart w:id="4911" w:name="_Toc531700718"/>
            <w:bookmarkEnd w:id="4907"/>
            <w:bookmarkEnd w:id="4908"/>
            <w:bookmarkEnd w:id="4909"/>
            <w:bookmarkEnd w:id="4910"/>
            <w:bookmarkEnd w:id="4911"/>
          </w:p>
          <w:p w14:paraId="43098420" w14:textId="6B959C77" w:rsidR="00AD6DB4" w:rsidRPr="00794639" w:rsidDel="00B47932" w:rsidRDefault="00AD6DB4" w:rsidP="00166AF3">
            <w:pPr>
              <w:pStyle w:val="TableBody"/>
              <w:rPr>
                <w:del w:id="4912" w:author="Elaine Baricante" w:date="2018-11-26T11:44:00Z"/>
                <w:snapToGrid w:val="0"/>
              </w:rPr>
            </w:pPr>
            <w:del w:id="4913" w:author="Elaine Baricante" w:date="2018-11-26T11:44:00Z">
              <w:r w:rsidRPr="00794639" w:rsidDel="00B47932">
                <w:rPr>
                  <w:b/>
                  <w:snapToGrid w:val="0"/>
                </w:rPr>
                <w:delText>&lt;text&gt;</w:delText>
              </w:r>
              <w:r w:rsidRPr="00794639" w:rsidDel="00B47932">
                <w:rPr>
                  <w:snapToGrid w:val="0"/>
                </w:rPr>
                <w:tab/>
              </w:r>
              <w:r w:rsidRPr="00794639" w:rsidDel="00B47932">
                <w:rPr>
                  <w:snapToGrid w:val="0"/>
                </w:rPr>
                <w:tab/>
                <w:delText xml:space="preserve">String type field of maximum length &lt;tlength&gt;; character set as specified by </w:delText>
              </w:r>
              <w:r w:rsidRPr="00794639" w:rsidDel="00B47932">
                <w:rPr>
                  <w:rStyle w:val="Code"/>
                </w:rPr>
                <w:delText>+CSCS</w:delText>
              </w:r>
              <w:bookmarkStart w:id="4914" w:name="_Toc531011934"/>
              <w:bookmarkStart w:id="4915" w:name="_Toc531076227"/>
              <w:bookmarkStart w:id="4916" w:name="_Toc531077518"/>
              <w:bookmarkStart w:id="4917" w:name="_Toc531078822"/>
              <w:bookmarkStart w:id="4918" w:name="_Toc531700719"/>
              <w:bookmarkEnd w:id="4914"/>
              <w:bookmarkEnd w:id="4915"/>
              <w:bookmarkEnd w:id="4916"/>
              <w:bookmarkEnd w:id="4917"/>
              <w:bookmarkEnd w:id="4918"/>
            </w:del>
          </w:p>
          <w:p w14:paraId="5F1E9A83" w14:textId="65A06303" w:rsidR="00AD6DB4" w:rsidRPr="00794639" w:rsidDel="00B47932" w:rsidRDefault="00AD6DB4" w:rsidP="00166AF3">
            <w:pPr>
              <w:pStyle w:val="TableBody"/>
              <w:rPr>
                <w:del w:id="4919" w:author="Elaine Baricante" w:date="2018-11-26T11:44:00Z"/>
                <w:snapToGrid w:val="0"/>
              </w:rPr>
            </w:pPr>
            <w:bookmarkStart w:id="4920" w:name="_Toc531011935"/>
            <w:bookmarkStart w:id="4921" w:name="_Toc531076228"/>
            <w:bookmarkStart w:id="4922" w:name="_Toc531077519"/>
            <w:bookmarkStart w:id="4923" w:name="_Toc531078823"/>
            <w:bookmarkStart w:id="4924" w:name="_Toc531700720"/>
            <w:bookmarkEnd w:id="4920"/>
            <w:bookmarkEnd w:id="4921"/>
            <w:bookmarkEnd w:id="4922"/>
            <w:bookmarkEnd w:id="4923"/>
            <w:bookmarkEnd w:id="4924"/>
          </w:p>
          <w:p w14:paraId="341A7A18" w14:textId="3818CA53" w:rsidR="00AD6DB4" w:rsidRPr="00794639" w:rsidDel="00B47932" w:rsidRDefault="00AD6DB4" w:rsidP="00166AF3">
            <w:pPr>
              <w:pStyle w:val="TableBody"/>
              <w:rPr>
                <w:del w:id="4925" w:author="Elaine Baricante" w:date="2018-11-26T11:44:00Z"/>
                <w:snapToGrid w:val="0"/>
              </w:rPr>
            </w:pPr>
            <w:del w:id="4926" w:author="Elaine Baricante" w:date="2018-11-26T11:44:00Z">
              <w:r w:rsidRPr="00794639" w:rsidDel="00B47932">
                <w:rPr>
                  <w:b/>
                  <w:snapToGrid w:val="0"/>
                </w:rPr>
                <w:delText>&lt;group&gt;</w:delText>
              </w:r>
              <w:r w:rsidRPr="00794639" w:rsidDel="00B47932">
                <w:rPr>
                  <w:snapToGrid w:val="0"/>
                </w:rPr>
                <w:tab/>
                <w:delText xml:space="preserve">String type field of maximum length &lt;glength&gt;; character set as specified by </w:delText>
              </w:r>
              <w:r w:rsidRPr="00794639" w:rsidDel="00B47932">
                <w:rPr>
                  <w:rStyle w:val="Code"/>
                </w:rPr>
                <w:delText>+CSCS</w:delText>
              </w:r>
              <w:bookmarkStart w:id="4927" w:name="_Toc531011936"/>
              <w:bookmarkStart w:id="4928" w:name="_Toc531076229"/>
              <w:bookmarkStart w:id="4929" w:name="_Toc531077520"/>
              <w:bookmarkStart w:id="4930" w:name="_Toc531078824"/>
              <w:bookmarkStart w:id="4931" w:name="_Toc531700721"/>
              <w:bookmarkEnd w:id="4927"/>
              <w:bookmarkEnd w:id="4928"/>
              <w:bookmarkEnd w:id="4929"/>
              <w:bookmarkEnd w:id="4930"/>
              <w:bookmarkEnd w:id="4931"/>
            </w:del>
          </w:p>
          <w:p w14:paraId="76CAB0C6" w14:textId="2A169DD5" w:rsidR="00AD6DB4" w:rsidRPr="00794639" w:rsidDel="00B47932" w:rsidRDefault="00AD6DB4" w:rsidP="00166AF3">
            <w:pPr>
              <w:pStyle w:val="TableBody"/>
              <w:rPr>
                <w:del w:id="4932" w:author="Elaine Baricante" w:date="2018-11-26T11:44:00Z"/>
                <w:snapToGrid w:val="0"/>
              </w:rPr>
            </w:pPr>
            <w:bookmarkStart w:id="4933" w:name="_Toc531011937"/>
            <w:bookmarkStart w:id="4934" w:name="_Toc531076230"/>
            <w:bookmarkStart w:id="4935" w:name="_Toc531077521"/>
            <w:bookmarkStart w:id="4936" w:name="_Toc531078825"/>
            <w:bookmarkStart w:id="4937" w:name="_Toc531700722"/>
            <w:bookmarkEnd w:id="4933"/>
            <w:bookmarkEnd w:id="4934"/>
            <w:bookmarkEnd w:id="4935"/>
            <w:bookmarkEnd w:id="4936"/>
            <w:bookmarkEnd w:id="4937"/>
          </w:p>
          <w:p w14:paraId="58EC95C3" w14:textId="19FFD13E" w:rsidR="00AD6DB4" w:rsidRPr="00794639" w:rsidDel="00B47932" w:rsidRDefault="00AD6DB4" w:rsidP="00166AF3">
            <w:pPr>
              <w:pStyle w:val="TableBody"/>
              <w:rPr>
                <w:del w:id="4938" w:author="Elaine Baricante" w:date="2018-11-26T11:44:00Z"/>
                <w:snapToGrid w:val="0"/>
              </w:rPr>
            </w:pPr>
            <w:del w:id="4939" w:author="Elaine Baricante" w:date="2018-11-26T11:44:00Z">
              <w:r w:rsidRPr="00794639" w:rsidDel="00B47932">
                <w:rPr>
                  <w:b/>
                  <w:snapToGrid w:val="0"/>
                </w:rPr>
                <w:delText>&lt;adnumber&gt;</w:delText>
              </w:r>
              <w:r w:rsidRPr="00794639" w:rsidDel="00B47932">
                <w:rPr>
                  <w:snapToGrid w:val="0"/>
                </w:rPr>
                <w:tab/>
                <w:delText>String type phone number of format &lt;adtype&gt;</w:delText>
              </w:r>
              <w:bookmarkStart w:id="4940" w:name="_Toc531011938"/>
              <w:bookmarkStart w:id="4941" w:name="_Toc531076231"/>
              <w:bookmarkStart w:id="4942" w:name="_Toc531077522"/>
              <w:bookmarkStart w:id="4943" w:name="_Toc531078826"/>
              <w:bookmarkStart w:id="4944" w:name="_Toc531700723"/>
              <w:bookmarkEnd w:id="4940"/>
              <w:bookmarkEnd w:id="4941"/>
              <w:bookmarkEnd w:id="4942"/>
              <w:bookmarkEnd w:id="4943"/>
              <w:bookmarkEnd w:id="4944"/>
            </w:del>
          </w:p>
          <w:p w14:paraId="073A412B" w14:textId="060AEA67" w:rsidR="00AD6DB4" w:rsidRPr="00794639" w:rsidDel="00B47932" w:rsidRDefault="00AD6DB4" w:rsidP="00166AF3">
            <w:pPr>
              <w:pStyle w:val="TableBody"/>
              <w:rPr>
                <w:del w:id="4945" w:author="Elaine Baricante" w:date="2018-11-26T11:44:00Z"/>
                <w:snapToGrid w:val="0"/>
              </w:rPr>
            </w:pPr>
            <w:bookmarkStart w:id="4946" w:name="_Toc531011939"/>
            <w:bookmarkStart w:id="4947" w:name="_Toc531076232"/>
            <w:bookmarkStart w:id="4948" w:name="_Toc531077523"/>
            <w:bookmarkStart w:id="4949" w:name="_Toc531078827"/>
            <w:bookmarkStart w:id="4950" w:name="_Toc531700724"/>
            <w:bookmarkEnd w:id="4946"/>
            <w:bookmarkEnd w:id="4947"/>
            <w:bookmarkEnd w:id="4948"/>
            <w:bookmarkEnd w:id="4949"/>
            <w:bookmarkEnd w:id="4950"/>
          </w:p>
          <w:p w14:paraId="60E2D49A" w14:textId="1299510E" w:rsidR="00AD6DB4" w:rsidRPr="00794639" w:rsidDel="00B47932" w:rsidRDefault="00AD6DB4" w:rsidP="00166AF3">
            <w:pPr>
              <w:pStyle w:val="TableBody"/>
              <w:rPr>
                <w:del w:id="4951" w:author="Elaine Baricante" w:date="2018-11-26T11:44:00Z"/>
                <w:snapToGrid w:val="0"/>
              </w:rPr>
            </w:pPr>
            <w:del w:id="4952" w:author="Elaine Baricante" w:date="2018-11-26T11:44:00Z">
              <w:r w:rsidRPr="00794639" w:rsidDel="00B47932">
                <w:rPr>
                  <w:b/>
                  <w:snapToGrid w:val="0"/>
                </w:rPr>
                <w:delText>&lt;adtype&gt;</w:delText>
              </w:r>
              <w:r w:rsidRPr="00794639" w:rsidDel="00B47932">
                <w:rPr>
                  <w:snapToGrid w:val="0"/>
                </w:rPr>
                <w:tab/>
                <w:delText>Type of address octet in integer format</w:delText>
              </w:r>
              <w:bookmarkStart w:id="4953" w:name="_Toc531011940"/>
              <w:bookmarkStart w:id="4954" w:name="_Toc531076233"/>
              <w:bookmarkStart w:id="4955" w:name="_Toc531077524"/>
              <w:bookmarkStart w:id="4956" w:name="_Toc531078828"/>
              <w:bookmarkStart w:id="4957" w:name="_Toc531700725"/>
              <w:bookmarkEnd w:id="4953"/>
              <w:bookmarkEnd w:id="4954"/>
              <w:bookmarkEnd w:id="4955"/>
              <w:bookmarkEnd w:id="4956"/>
              <w:bookmarkEnd w:id="4957"/>
            </w:del>
          </w:p>
          <w:p w14:paraId="79030ACF" w14:textId="1EC74E9E" w:rsidR="00AD6DB4" w:rsidRPr="00794639" w:rsidDel="00B47932" w:rsidRDefault="00AD6DB4" w:rsidP="00166AF3">
            <w:pPr>
              <w:pStyle w:val="TableBody"/>
              <w:rPr>
                <w:del w:id="4958" w:author="Elaine Baricante" w:date="2018-11-26T11:44:00Z"/>
                <w:snapToGrid w:val="0"/>
              </w:rPr>
            </w:pPr>
            <w:bookmarkStart w:id="4959" w:name="_Toc531011941"/>
            <w:bookmarkStart w:id="4960" w:name="_Toc531076234"/>
            <w:bookmarkStart w:id="4961" w:name="_Toc531077525"/>
            <w:bookmarkStart w:id="4962" w:name="_Toc531078829"/>
            <w:bookmarkStart w:id="4963" w:name="_Toc531700726"/>
            <w:bookmarkEnd w:id="4959"/>
            <w:bookmarkEnd w:id="4960"/>
            <w:bookmarkEnd w:id="4961"/>
            <w:bookmarkEnd w:id="4962"/>
            <w:bookmarkEnd w:id="4963"/>
          </w:p>
          <w:p w14:paraId="04C29280" w14:textId="29AFA3F3" w:rsidR="00AD6DB4" w:rsidRPr="00794639" w:rsidDel="00B47932" w:rsidRDefault="00AD6DB4" w:rsidP="00166AF3">
            <w:pPr>
              <w:pStyle w:val="TableBody"/>
              <w:rPr>
                <w:del w:id="4964" w:author="Elaine Baricante" w:date="2018-11-26T11:44:00Z"/>
                <w:snapToGrid w:val="0"/>
              </w:rPr>
            </w:pPr>
            <w:del w:id="4965" w:author="Elaine Baricante" w:date="2018-11-26T11:44:00Z">
              <w:r w:rsidRPr="00794639" w:rsidDel="00B47932">
                <w:rPr>
                  <w:b/>
                  <w:snapToGrid w:val="0"/>
                </w:rPr>
                <w:delText>&lt;secondtext&gt;</w:delText>
              </w:r>
              <w:r w:rsidRPr="00794639" w:rsidDel="00B47932">
                <w:rPr>
                  <w:snapToGrid w:val="0"/>
                </w:rPr>
                <w:tab/>
                <w:delText xml:space="preserve">String type field of maximum length &lt;slength&gt;; character set as specified by </w:delText>
              </w:r>
              <w:r w:rsidRPr="00794639" w:rsidDel="00B47932">
                <w:rPr>
                  <w:rStyle w:val="Code"/>
                </w:rPr>
                <w:delText>+CSCS</w:delText>
              </w:r>
              <w:bookmarkStart w:id="4966" w:name="_Toc531011942"/>
              <w:bookmarkStart w:id="4967" w:name="_Toc531076235"/>
              <w:bookmarkStart w:id="4968" w:name="_Toc531077526"/>
              <w:bookmarkStart w:id="4969" w:name="_Toc531078830"/>
              <w:bookmarkStart w:id="4970" w:name="_Toc531700727"/>
              <w:bookmarkEnd w:id="4966"/>
              <w:bookmarkEnd w:id="4967"/>
              <w:bookmarkEnd w:id="4968"/>
              <w:bookmarkEnd w:id="4969"/>
              <w:bookmarkEnd w:id="4970"/>
            </w:del>
          </w:p>
          <w:p w14:paraId="377AF02C" w14:textId="52317007" w:rsidR="00AD6DB4" w:rsidRPr="00794639" w:rsidDel="00B47932" w:rsidRDefault="00AD6DB4" w:rsidP="00166AF3">
            <w:pPr>
              <w:pStyle w:val="TableBody"/>
              <w:rPr>
                <w:del w:id="4971" w:author="Elaine Baricante" w:date="2018-11-26T11:44:00Z"/>
                <w:snapToGrid w:val="0"/>
              </w:rPr>
            </w:pPr>
            <w:bookmarkStart w:id="4972" w:name="_Toc531011943"/>
            <w:bookmarkStart w:id="4973" w:name="_Toc531076236"/>
            <w:bookmarkStart w:id="4974" w:name="_Toc531077527"/>
            <w:bookmarkStart w:id="4975" w:name="_Toc531078831"/>
            <w:bookmarkStart w:id="4976" w:name="_Toc531700728"/>
            <w:bookmarkEnd w:id="4972"/>
            <w:bookmarkEnd w:id="4973"/>
            <w:bookmarkEnd w:id="4974"/>
            <w:bookmarkEnd w:id="4975"/>
            <w:bookmarkEnd w:id="4976"/>
          </w:p>
          <w:p w14:paraId="025CA041" w14:textId="1D475751" w:rsidR="00AD6DB4" w:rsidRPr="00794639" w:rsidDel="00B47932" w:rsidRDefault="00AD6DB4" w:rsidP="00166AF3">
            <w:pPr>
              <w:pStyle w:val="TableBody"/>
              <w:rPr>
                <w:del w:id="4977" w:author="Elaine Baricante" w:date="2018-11-26T11:44:00Z"/>
                <w:snapToGrid w:val="0"/>
              </w:rPr>
            </w:pPr>
            <w:del w:id="4978" w:author="Elaine Baricante" w:date="2018-11-26T11:44:00Z">
              <w:r w:rsidRPr="00794639" w:rsidDel="00B47932">
                <w:rPr>
                  <w:b/>
                  <w:snapToGrid w:val="0"/>
                </w:rPr>
                <w:delText>&lt;email&gt;</w:delText>
              </w:r>
              <w:r w:rsidRPr="00794639" w:rsidDel="00B47932">
                <w:rPr>
                  <w:snapToGrid w:val="0"/>
                </w:rPr>
                <w:tab/>
                <w:delText xml:space="preserve">String type field of maximum length &lt;elength&gt;; character set as specified by </w:delText>
              </w:r>
              <w:r w:rsidRPr="00794639" w:rsidDel="00B47932">
                <w:rPr>
                  <w:rStyle w:val="Code"/>
                </w:rPr>
                <w:delText>+CSCS</w:delText>
              </w:r>
              <w:bookmarkStart w:id="4979" w:name="_Toc531011944"/>
              <w:bookmarkStart w:id="4980" w:name="_Toc531076237"/>
              <w:bookmarkStart w:id="4981" w:name="_Toc531077528"/>
              <w:bookmarkStart w:id="4982" w:name="_Toc531078832"/>
              <w:bookmarkStart w:id="4983" w:name="_Toc531700729"/>
              <w:bookmarkEnd w:id="4979"/>
              <w:bookmarkEnd w:id="4980"/>
              <w:bookmarkEnd w:id="4981"/>
              <w:bookmarkEnd w:id="4982"/>
              <w:bookmarkEnd w:id="4983"/>
            </w:del>
          </w:p>
          <w:p w14:paraId="367C900A" w14:textId="54ED903F" w:rsidR="00AD6DB4" w:rsidRPr="00794639" w:rsidDel="00B47932" w:rsidRDefault="00AD6DB4" w:rsidP="00166AF3">
            <w:pPr>
              <w:pStyle w:val="TableBody"/>
              <w:rPr>
                <w:del w:id="4984" w:author="Elaine Baricante" w:date="2018-11-26T11:44:00Z"/>
                <w:snapToGrid w:val="0"/>
              </w:rPr>
            </w:pPr>
            <w:bookmarkStart w:id="4985" w:name="_Toc531011945"/>
            <w:bookmarkStart w:id="4986" w:name="_Toc531076238"/>
            <w:bookmarkStart w:id="4987" w:name="_Toc531077529"/>
            <w:bookmarkStart w:id="4988" w:name="_Toc531078833"/>
            <w:bookmarkStart w:id="4989" w:name="_Toc531700730"/>
            <w:bookmarkEnd w:id="4985"/>
            <w:bookmarkEnd w:id="4986"/>
            <w:bookmarkEnd w:id="4987"/>
            <w:bookmarkEnd w:id="4988"/>
            <w:bookmarkEnd w:id="4989"/>
          </w:p>
          <w:p w14:paraId="63AEB2D7" w14:textId="6CECCF3B" w:rsidR="00AD6DB4" w:rsidRPr="00794639" w:rsidDel="00B47932" w:rsidRDefault="00AD6DB4" w:rsidP="00166AF3">
            <w:pPr>
              <w:pStyle w:val="TableBody"/>
              <w:rPr>
                <w:del w:id="4990" w:author="Elaine Baricante" w:date="2018-11-26T11:44:00Z"/>
                <w:snapToGrid w:val="0"/>
              </w:rPr>
            </w:pPr>
            <w:del w:id="4991" w:author="Elaine Baricante" w:date="2018-11-26T11:44:00Z">
              <w:r w:rsidRPr="00794639" w:rsidDel="00B47932">
                <w:rPr>
                  <w:b/>
                  <w:snapToGrid w:val="0"/>
                </w:rPr>
                <w:delText>&lt;nlength&gt;</w:delText>
              </w:r>
              <w:r w:rsidRPr="00794639" w:rsidDel="00B47932">
                <w:rPr>
                  <w:snapToGrid w:val="0"/>
                </w:rPr>
                <w:tab/>
                <w:delText>Integer type value indicating the maximum length of field &lt;number&gt;</w:delText>
              </w:r>
              <w:bookmarkStart w:id="4992" w:name="_Toc531011946"/>
              <w:bookmarkStart w:id="4993" w:name="_Toc531076239"/>
              <w:bookmarkStart w:id="4994" w:name="_Toc531077530"/>
              <w:bookmarkStart w:id="4995" w:name="_Toc531078834"/>
              <w:bookmarkStart w:id="4996" w:name="_Toc531700731"/>
              <w:bookmarkEnd w:id="4992"/>
              <w:bookmarkEnd w:id="4993"/>
              <w:bookmarkEnd w:id="4994"/>
              <w:bookmarkEnd w:id="4995"/>
              <w:bookmarkEnd w:id="4996"/>
            </w:del>
          </w:p>
          <w:p w14:paraId="400FBF77" w14:textId="53D6F5BB" w:rsidR="00AD6DB4" w:rsidRPr="00794639" w:rsidDel="00B47932" w:rsidRDefault="00AD6DB4" w:rsidP="00166AF3">
            <w:pPr>
              <w:pStyle w:val="TableBody"/>
              <w:rPr>
                <w:del w:id="4997" w:author="Elaine Baricante" w:date="2018-11-26T11:44:00Z"/>
                <w:snapToGrid w:val="0"/>
              </w:rPr>
            </w:pPr>
            <w:bookmarkStart w:id="4998" w:name="_Toc531011947"/>
            <w:bookmarkStart w:id="4999" w:name="_Toc531076240"/>
            <w:bookmarkStart w:id="5000" w:name="_Toc531077531"/>
            <w:bookmarkStart w:id="5001" w:name="_Toc531078835"/>
            <w:bookmarkStart w:id="5002" w:name="_Toc531700732"/>
            <w:bookmarkEnd w:id="4998"/>
            <w:bookmarkEnd w:id="4999"/>
            <w:bookmarkEnd w:id="5000"/>
            <w:bookmarkEnd w:id="5001"/>
            <w:bookmarkEnd w:id="5002"/>
          </w:p>
          <w:p w14:paraId="37311E82" w14:textId="49DD605D" w:rsidR="00AD6DB4" w:rsidRPr="00794639" w:rsidDel="00B47932" w:rsidRDefault="00AD6DB4" w:rsidP="00166AF3">
            <w:pPr>
              <w:pStyle w:val="TableBody"/>
              <w:rPr>
                <w:del w:id="5003" w:author="Elaine Baricante" w:date="2018-11-26T11:44:00Z"/>
                <w:snapToGrid w:val="0"/>
              </w:rPr>
            </w:pPr>
            <w:del w:id="5004" w:author="Elaine Baricante" w:date="2018-11-26T11:44:00Z">
              <w:r w:rsidRPr="00794639" w:rsidDel="00B47932">
                <w:rPr>
                  <w:b/>
                  <w:snapToGrid w:val="0"/>
                </w:rPr>
                <w:delText>&lt;tlength&gt;</w:delText>
              </w:r>
              <w:r w:rsidRPr="00794639" w:rsidDel="00B47932">
                <w:rPr>
                  <w:snapToGrid w:val="0"/>
                </w:rPr>
                <w:tab/>
                <w:delText>Integer type value indicating the maximum length of field &lt;text&gt;</w:delText>
              </w:r>
              <w:bookmarkStart w:id="5005" w:name="_Toc531011948"/>
              <w:bookmarkStart w:id="5006" w:name="_Toc531076241"/>
              <w:bookmarkStart w:id="5007" w:name="_Toc531077532"/>
              <w:bookmarkStart w:id="5008" w:name="_Toc531078836"/>
              <w:bookmarkStart w:id="5009" w:name="_Toc531700733"/>
              <w:bookmarkEnd w:id="5005"/>
              <w:bookmarkEnd w:id="5006"/>
              <w:bookmarkEnd w:id="5007"/>
              <w:bookmarkEnd w:id="5008"/>
              <w:bookmarkEnd w:id="5009"/>
            </w:del>
          </w:p>
          <w:p w14:paraId="726C38BD" w14:textId="4CC69A90" w:rsidR="00AD6DB4" w:rsidRPr="00794639" w:rsidDel="00B47932" w:rsidRDefault="00AD6DB4" w:rsidP="00166AF3">
            <w:pPr>
              <w:pStyle w:val="TableBody"/>
              <w:rPr>
                <w:del w:id="5010" w:author="Elaine Baricante" w:date="2018-11-26T11:44:00Z"/>
              </w:rPr>
            </w:pPr>
            <w:bookmarkStart w:id="5011" w:name="_Toc531011949"/>
            <w:bookmarkStart w:id="5012" w:name="_Toc531076242"/>
            <w:bookmarkStart w:id="5013" w:name="_Toc531077533"/>
            <w:bookmarkStart w:id="5014" w:name="_Toc531078837"/>
            <w:bookmarkStart w:id="5015" w:name="_Toc531700734"/>
            <w:bookmarkEnd w:id="5011"/>
            <w:bookmarkEnd w:id="5012"/>
            <w:bookmarkEnd w:id="5013"/>
            <w:bookmarkEnd w:id="5014"/>
            <w:bookmarkEnd w:id="5015"/>
          </w:p>
          <w:p w14:paraId="3CC9B0DB" w14:textId="684DF5EF" w:rsidR="00AD6DB4" w:rsidRPr="00794639" w:rsidDel="00B47932" w:rsidRDefault="00AD6DB4" w:rsidP="00166AF3">
            <w:pPr>
              <w:pStyle w:val="TableBody"/>
              <w:rPr>
                <w:del w:id="5016" w:author="Elaine Baricante" w:date="2018-11-26T11:44:00Z"/>
              </w:rPr>
            </w:pPr>
            <w:del w:id="5017" w:author="Elaine Baricante" w:date="2018-11-26T11:44:00Z">
              <w:r w:rsidRPr="00794639" w:rsidDel="00B47932">
                <w:rPr>
                  <w:b/>
                </w:rPr>
                <w:delText>&lt;glength&gt;</w:delText>
              </w:r>
              <w:r w:rsidRPr="00794639" w:rsidDel="00B47932">
                <w:tab/>
                <w:delText>Integer type value indicating the maximum length of field &lt;group&gt;</w:delText>
              </w:r>
              <w:bookmarkStart w:id="5018" w:name="_Toc531011950"/>
              <w:bookmarkStart w:id="5019" w:name="_Toc531076243"/>
              <w:bookmarkStart w:id="5020" w:name="_Toc531077534"/>
              <w:bookmarkStart w:id="5021" w:name="_Toc531078838"/>
              <w:bookmarkStart w:id="5022" w:name="_Toc531700735"/>
              <w:bookmarkEnd w:id="5018"/>
              <w:bookmarkEnd w:id="5019"/>
              <w:bookmarkEnd w:id="5020"/>
              <w:bookmarkEnd w:id="5021"/>
              <w:bookmarkEnd w:id="5022"/>
            </w:del>
          </w:p>
          <w:p w14:paraId="2092A7B0" w14:textId="11E0B9D4" w:rsidR="00AD6DB4" w:rsidRPr="00794639" w:rsidDel="00B47932" w:rsidRDefault="00AD6DB4" w:rsidP="00166AF3">
            <w:pPr>
              <w:pStyle w:val="TableBody"/>
              <w:rPr>
                <w:del w:id="5023" w:author="Elaine Baricante" w:date="2018-11-26T11:44:00Z"/>
              </w:rPr>
            </w:pPr>
            <w:bookmarkStart w:id="5024" w:name="_Toc531011951"/>
            <w:bookmarkStart w:id="5025" w:name="_Toc531076244"/>
            <w:bookmarkStart w:id="5026" w:name="_Toc531077535"/>
            <w:bookmarkStart w:id="5027" w:name="_Toc531078839"/>
            <w:bookmarkStart w:id="5028" w:name="_Toc531700736"/>
            <w:bookmarkEnd w:id="5024"/>
            <w:bookmarkEnd w:id="5025"/>
            <w:bookmarkEnd w:id="5026"/>
            <w:bookmarkEnd w:id="5027"/>
            <w:bookmarkEnd w:id="5028"/>
          </w:p>
          <w:p w14:paraId="3537D485" w14:textId="1A229C65" w:rsidR="00AD6DB4" w:rsidRPr="00794639" w:rsidDel="00B47932" w:rsidRDefault="00AD6DB4" w:rsidP="00166AF3">
            <w:pPr>
              <w:pStyle w:val="TableBody"/>
              <w:rPr>
                <w:del w:id="5029" w:author="Elaine Baricante" w:date="2018-11-26T11:44:00Z"/>
              </w:rPr>
            </w:pPr>
            <w:del w:id="5030" w:author="Elaine Baricante" w:date="2018-11-26T11:44:00Z">
              <w:r w:rsidRPr="00794639" w:rsidDel="00B47932">
                <w:rPr>
                  <w:b/>
                </w:rPr>
                <w:delText>&lt;slength&gt;</w:delText>
              </w:r>
              <w:r w:rsidRPr="00794639" w:rsidDel="00B47932">
                <w:tab/>
                <w:delText>Integer type value indicating the maximum length of field &lt;secondtext&gt;</w:delText>
              </w:r>
              <w:bookmarkStart w:id="5031" w:name="_Toc531011952"/>
              <w:bookmarkStart w:id="5032" w:name="_Toc531076245"/>
              <w:bookmarkStart w:id="5033" w:name="_Toc531077536"/>
              <w:bookmarkStart w:id="5034" w:name="_Toc531078840"/>
              <w:bookmarkStart w:id="5035" w:name="_Toc531700737"/>
              <w:bookmarkEnd w:id="5031"/>
              <w:bookmarkEnd w:id="5032"/>
              <w:bookmarkEnd w:id="5033"/>
              <w:bookmarkEnd w:id="5034"/>
              <w:bookmarkEnd w:id="5035"/>
            </w:del>
          </w:p>
          <w:p w14:paraId="39E0B407" w14:textId="3CD69AF8" w:rsidR="00AD6DB4" w:rsidRPr="00794639" w:rsidDel="00B47932" w:rsidRDefault="00AD6DB4" w:rsidP="00166AF3">
            <w:pPr>
              <w:pStyle w:val="TableBody"/>
              <w:rPr>
                <w:del w:id="5036" w:author="Elaine Baricante" w:date="2018-11-26T11:44:00Z"/>
              </w:rPr>
            </w:pPr>
            <w:bookmarkStart w:id="5037" w:name="_Toc531011953"/>
            <w:bookmarkStart w:id="5038" w:name="_Toc531076246"/>
            <w:bookmarkStart w:id="5039" w:name="_Toc531077537"/>
            <w:bookmarkStart w:id="5040" w:name="_Toc531078841"/>
            <w:bookmarkStart w:id="5041" w:name="_Toc531700738"/>
            <w:bookmarkEnd w:id="5037"/>
            <w:bookmarkEnd w:id="5038"/>
            <w:bookmarkEnd w:id="5039"/>
            <w:bookmarkEnd w:id="5040"/>
            <w:bookmarkEnd w:id="5041"/>
          </w:p>
          <w:p w14:paraId="7C6755D8" w14:textId="2D2C118F" w:rsidR="00AD6DB4" w:rsidRPr="00794639" w:rsidDel="00B47932" w:rsidRDefault="00AD6DB4" w:rsidP="00166AF3">
            <w:pPr>
              <w:pStyle w:val="TableBody"/>
              <w:rPr>
                <w:del w:id="5042" w:author="Elaine Baricante" w:date="2018-11-26T11:44:00Z"/>
              </w:rPr>
            </w:pPr>
            <w:del w:id="5043" w:author="Elaine Baricante" w:date="2018-11-26T11:44:00Z">
              <w:r w:rsidRPr="00794639" w:rsidDel="00B47932">
                <w:rPr>
                  <w:b/>
                </w:rPr>
                <w:delText>&lt;elength&gt;</w:delText>
              </w:r>
              <w:r w:rsidRPr="00794639" w:rsidDel="00B47932">
                <w:tab/>
                <w:delText>Integer type value indicating the maximum length of field &lt;email&gt;</w:delText>
              </w:r>
              <w:bookmarkStart w:id="5044" w:name="_Toc531011954"/>
              <w:bookmarkStart w:id="5045" w:name="_Toc531076247"/>
              <w:bookmarkStart w:id="5046" w:name="_Toc531077538"/>
              <w:bookmarkStart w:id="5047" w:name="_Toc531078842"/>
              <w:bookmarkStart w:id="5048" w:name="_Toc531700739"/>
              <w:bookmarkEnd w:id="5044"/>
              <w:bookmarkEnd w:id="5045"/>
              <w:bookmarkEnd w:id="5046"/>
              <w:bookmarkEnd w:id="5047"/>
              <w:bookmarkEnd w:id="5048"/>
            </w:del>
          </w:p>
          <w:p w14:paraId="23552F7D" w14:textId="0EAA57F2" w:rsidR="00AD6DB4" w:rsidRPr="00794639" w:rsidDel="00B47932" w:rsidRDefault="00AD6DB4" w:rsidP="00166AF3">
            <w:pPr>
              <w:pStyle w:val="TableBody"/>
              <w:rPr>
                <w:del w:id="5049" w:author="Elaine Baricante" w:date="2018-11-26T11:44:00Z"/>
              </w:rPr>
            </w:pPr>
            <w:bookmarkStart w:id="5050" w:name="_Toc531011955"/>
            <w:bookmarkStart w:id="5051" w:name="_Toc531076248"/>
            <w:bookmarkStart w:id="5052" w:name="_Toc531077539"/>
            <w:bookmarkStart w:id="5053" w:name="_Toc531078843"/>
            <w:bookmarkStart w:id="5054" w:name="_Toc531700740"/>
            <w:bookmarkEnd w:id="5050"/>
            <w:bookmarkEnd w:id="5051"/>
            <w:bookmarkEnd w:id="5052"/>
            <w:bookmarkEnd w:id="5053"/>
            <w:bookmarkEnd w:id="5054"/>
          </w:p>
          <w:p w14:paraId="160B972B" w14:textId="195B36F3" w:rsidR="00AD6DB4" w:rsidRPr="00794639" w:rsidDel="00B47932" w:rsidRDefault="00AD6DB4" w:rsidP="00166AF3">
            <w:pPr>
              <w:pStyle w:val="TableBody"/>
              <w:rPr>
                <w:del w:id="5055" w:author="Elaine Baricante" w:date="2018-11-26T11:44:00Z"/>
              </w:rPr>
            </w:pPr>
            <w:del w:id="5056" w:author="Elaine Baricante" w:date="2018-11-26T11:44:00Z">
              <w:r w:rsidRPr="00794639" w:rsidDel="00B47932">
                <w:rPr>
                  <w:b/>
                </w:rPr>
                <w:delText>&lt;hidden&gt;</w:delText>
              </w:r>
              <w:r w:rsidRPr="00794639" w:rsidDel="00B47932">
                <w:tab/>
                <w:delText>Indicates if the entry is hidden or not</w:delText>
              </w:r>
              <w:bookmarkStart w:id="5057" w:name="_Toc531011956"/>
              <w:bookmarkStart w:id="5058" w:name="_Toc531076249"/>
              <w:bookmarkStart w:id="5059" w:name="_Toc531077540"/>
              <w:bookmarkStart w:id="5060" w:name="_Toc531078844"/>
              <w:bookmarkStart w:id="5061" w:name="_Toc531700741"/>
              <w:bookmarkEnd w:id="5057"/>
              <w:bookmarkEnd w:id="5058"/>
              <w:bookmarkEnd w:id="5059"/>
              <w:bookmarkEnd w:id="5060"/>
              <w:bookmarkEnd w:id="5061"/>
            </w:del>
          </w:p>
          <w:p w14:paraId="55B30E68" w14:textId="24DE1868" w:rsidR="00AD6DB4" w:rsidRPr="00794639" w:rsidDel="00B47932" w:rsidRDefault="00AD6DB4" w:rsidP="00166AF3">
            <w:pPr>
              <w:pStyle w:val="TableBody"/>
              <w:rPr>
                <w:del w:id="5062" w:author="Elaine Baricante" w:date="2018-11-26T11:44:00Z"/>
              </w:rPr>
            </w:pPr>
            <w:del w:id="5063" w:author="Elaine Baricante" w:date="2018-11-26T11:44:00Z">
              <w:r w:rsidRPr="00794639" w:rsidDel="00B47932">
                <w:delText>0</w:delText>
              </w:r>
              <w:r w:rsidRPr="00794639" w:rsidDel="00B47932">
                <w:tab/>
                <w:delText>Phonebook entry not hidden</w:delText>
              </w:r>
              <w:bookmarkStart w:id="5064" w:name="_Toc531011957"/>
              <w:bookmarkStart w:id="5065" w:name="_Toc531076250"/>
              <w:bookmarkStart w:id="5066" w:name="_Toc531077541"/>
              <w:bookmarkStart w:id="5067" w:name="_Toc531078845"/>
              <w:bookmarkStart w:id="5068" w:name="_Toc531700742"/>
              <w:bookmarkEnd w:id="5064"/>
              <w:bookmarkEnd w:id="5065"/>
              <w:bookmarkEnd w:id="5066"/>
              <w:bookmarkEnd w:id="5067"/>
              <w:bookmarkEnd w:id="5068"/>
            </w:del>
          </w:p>
          <w:p w14:paraId="513C980D" w14:textId="7D84E205" w:rsidR="00AD6DB4" w:rsidRPr="00794639" w:rsidDel="00B47932" w:rsidRDefault="00AD6DB4" w:rsidP="00166AF3">
            <w:pPr>
              <w:pStyle w:val="TableBody"/>
              <w:rPr>
                <w:del w:id="5069" w:author="Elaine Baricante" w:date="2018-11-26T11:44:00Z"/>
                <w:rFonts w:ascii="Times New Roman" w:hAnsi="Times New Roman" w:cs="Times New Roman"/>
                <w:sz w:val="20"/>
                <w:szCs w:val="20"/>
                <w:u w:val="single"/>
              </w:rPr>
            </w:pPr>
            <w:del w:id="5070" w:author="Elaine Baricante" w:date="2018-11-26T11:44:00Z">
              <w:r w:rsidRPr="00794639" w:rsidDel="00B47932">
                <w:delText>1</w:delText>
              </w:r>
              <w:r w:rsidRPr="00794639" w:rsidDel="00B47932">
                <w:tab/>
                <w:delText>Phonebook entry hidden</w:delText>
              </w:r>
              <w:bookmarkStart w:id="5071" w:name="_Toc531011958"/>
              <w:bookmarkStart w:id="5072" w:name="_Toc531076251"/>
              <w:bookmarkStart w:id="5073" w:name="_Toc531077542"/>
              <w:bookmarkStart w:id="5074" w:name="_Toc531078846"/>
              <w:bookmarkStart w:id="5075" w:name="_Toc531700743"/>
              <w:bookmarkEnd w:id="5071"/>
              <w:bookmarkEnd w:id="5072"/>
              <w:bookmarkEnd w:id="5073"/>
              <w:bookmarkEnd w:id="5074"/>
              <w:bookmarkEnd w:id="5075"/>
            </w:del>
          </w:p>
        </w:tc>
        <w:bookmarkStart w:id="5076" w:name="_Toc531011959"/>
        <w:bookmarkStart w:id="5077" w:name="_Toc531076252"/>
        <w:bookmarkStart w:id="5078" w:name="_Toc531077543"/>
        <w:bookmarkStart w:id="5079" w:name="_Toc531078847"/>
        <w:bookmarkStart w:id="5080" w:name="_Toc531700744"/>
        <w:bookmarkEnd w:id="5076"/>
        <w:bookmarkEnd w:id="5077"/>
        <w:bookmarkEnd w:id="5078"/>
        <w:bookmarkEnd w:id="5079"/>
        <w:bookmarkEnd w:id="5080"/>
      </w:tr>
      <w:tr w:rsidR="00AD6DB4" w:rsidRPr="00794639" w:rsidDel="00B47932" w14:paraId="166F5348" w14:textId="468A4E4B" w:rsidTr="00953CD3">
        <w:trPr>
          <w:del w:id="5081" w:author="Elaine Baricante" w:date="2018-11-26T11:44:00Z"/>
        </w:trPr>
        <w:tc>
          <w:tcPr>
            <w:tcW w:w="1707" w:type="dxa"/>
          </w:tcPr>
          <w:p w14:paraId="114A9AD2" w14:textId="412DEA0D" w:rsidR="005A1FC4" w:rsidRPr="00794639" w:rsidDel="00B47932" w:rsidRDefault="005A1FC4">
            <w:pPr>
              <w:pStyle w:val="TableBody"/>
              <w:rPr>
                <w:del w:id="5082" w:author="Elaine Baricante" w:date="2018-11-26T11:44:00Z"/>
              </w:rPr>
            </w:pPr>
            <w:del w:id="5083" w:author="Elaine Baricante" w:date="2018-11-26T11:44:00Z">
              <w:r w:rsidRPr="00794639" w:rsidDel="00B47932">
                <w:rPr>
                  <w:u w:val="single"/>
                </w:rPr>
                <w:delText>Reference</w:delText>
              </w:r>
              <w:bookmarkStart w:id="5084" w:name="_Toc531011960"/>
              <w:bookmarkStart w:id="5085" w:name="_Toc531076253"/>
              <w:bookmarkStart w:id="5086" w:name="_Toc531077544"/>
              <w:bookmarkStart w:id="5087" w:name="_Toc531078848"/>
              <w:bookmarkStart w:id="5088" w:name="_Toc531700745"/>
              <w:bookmarkEnd w:id="5084"/>
              <w:bookmarkEnd w:id="5085"/>
              <w:bookmarkEnd w:id="5086"/>
              <w:bookmarkEnd w:id="5087"/>
              <w:bookmarkEnd w:id="5088"/>
            </w:del>
          </w:p>
        </w:tc>
        <w:tc>
          <w:tcPr>
            <w:tcW w:w="7290" w:type="dxa"/>
          </w:tcPr>
          <w:p w14:paraId="76222195" w14:textId="49546A99" w:rsidR="00AD6DB4" w:rsidRPr="00794639" w:rsidDel="00B47932" w:rsidRDefault="00256E94">
            <w:pPr>
              <w:pStyle w:val="TableBody"/>
              <w:rPr>
                <w:del w:id="5089" w:author="Elaine Baricante" w:date="2018-11-26T11:44:00Z"/>
              </w:rPr>
            </w:pPr>
            <w:del w:id="5090" w:author="Elaine Baricante" w:date="2018-11-26T11:44:00Z">
              <w:r w:rsidRPr="00794639" w:rsidDel="00B47932">
                <w:delText>27.007 Rev12</w:delText>
              </w:r>
              <w:bookmarkStart w:id="5091" w:name="_Toc531011961"/>
              <w:bookmarkStart w:id="5092" w:name="_Toc531076254"/>
              <w:bookmarkStart w:id="5093" w:name="_Toc531077545"/>
              <w:bookmarkStart w:id="5094" w:name="_Toc531078849"/>
              <w:bookmarkStart w:id="5095" w:name="_Toc531700746"/>
              <w:bookmarkEnd w:id="5091"/>
              <w:bookmarkEnd w:id="5092"/>
              <w:bookmarkEnd w:id="5093"/>
              <w:bookmarkEnd w:id="5094"/>
              <w:bookmarkEnd w:id="5095"/>
            </w:del>
          </w:p>
        </w:tc>
        <w:bookmarkStart w:id="5096" w:name="_Toc531011962"/>
        <w:bookmarkStart w:id="5097" w:name="_Toc531076255"/>
        <w:bookmarkStart w:id="5098" w:name="_Toc531077546"/>
        <w:bookmarkStart w:id="5099" w:name="_Toc531078850"/>
        <w:bookmarkStart w:id="5100" w:name="_Toc531700747"/>
        <w:bookmarkEnd w:id="5096"/>
        <w:bookmarkEnd w:id="5097"/>
        <w:bookmarkEnd w:id="5098"/>
        <w:bookmarkEnd w:id="5099"/>
        <w:bookmarkEnd w:id="5100"/>
      </w:tr>
    </w:tbl>
    <w:p w14:paraId="47DAB843" w14:textId="60EB6F6A" w:rsidR="00AD6DB4" w:rsidRPr="00794639" w:rsidDel="00B47932" w:rsidRDefault="00AD6DB4" w:rsidP="00AD6DB4">
      <w:pPr>
        <w:pStyle w:val="Heading2"/>
        <w:rPr>
          <w:del w:id="5101" w:author="Elaine Baricante" w:date="2018-11-26T11:44:00Z"/>
        </w:rPr>
      </w:pPr>
      <w:bookmarkStart w:id="5102" w:name="_Toc345081371"/>
      <w:bookmarkStart w:id="5103" w:name="_Toc349753114"/>
      <w:bookmarkStart w:id="5104" w:name="_Toc349754007"/>
      <w:bookmarkStart w:id="5105" w:name="_Ref366745187"/>
      <w:bookmarkStart w:id="5106" w:name="_Ref369091795"/>
      <w:bookmarkStart w:id="5107" w:name="_Toc368586073"/>
      <w:bookmarkStart w:id="5108" w:name="_Ref390853513"/>
      <w:bookmarkStart w:id="5109" w:name="_Ref390853515"/>
      <w:bookmarkStart w:id="5110" w:name="_Ref390965843"/>
      <w:bookmarkStart w:id="5111" w:name="_Ref390965845"/>
      <w:bookmarkStart w:id="5112" w:name="_Toc486251654"/>
      <w:bookmarkStart w:id="5113" w:name="_Toc530994434"/>
      <w:del w:id="5114" w:author="Elaine Baricante" w:date="2018-11-26T11:44:00Z">
        <w:r w:rsidRPr="00794639" w:rsidDel="00B47932">
          <w:delText xml:space="preserve">+CPBR Command: Read Current Phonebook </w:delText>
        </w:r>
        <w:bookmarkEnd w:id="5102"/>
        <w:r w:rsidRPr="00794639" w:rsidDel="00B47932">
          <w:delText>Entries</w:delText>
        </w:r>
        <w:bookmarkStart w:id="5115" w:name="_Toc531011963"/>
        <w:bookmarkStart w:id="5116" w:name="_Toc531076256"/>
        <w:bookmarkStart w:id="5117" w:name="_Toc531077547"/>
        <w:bookmarkStart w:id="5118" w:name="_Toc531078851"/>
        <w:bookmarkStart w:id="5119" w:name="_Toc531700748"/>
        <w:bookmarkEnd w:id="5103"/>
        <w:bookmarkEnd w:id="5104"/>
        <w:bookmarkEnd w:id="5105"/>
        <w:bookmarkEnd w:id="5106"/>
        <w:bookmarkEnd w:id="5107"/>
        <w:bookmarkEnd w:id="5108"/>
        <w:bookmarkEnd w:id="5109"/>
        <w:bookmarkEnd w:id="5110"/>
        <w:bookmarkEnd w:id="5111"/>
        <w:bookmarkEnd w:id="5112"/>
        <w:bookmarkEnd w:id="5113"/>
        <w:bookmarkEnd w:id="5115"/>
        <w:bookmarkEnd w:id="5116"/>
        <w:bookmarkEnd w:id="5117"/>
        <w:bookmarkEnd w:id="5118"/>
        <w:bookmarkEnd w:id="5119"/>
      </w:del>
    </w:p>
    <w:tbl>
      <w:tblPr>
        <w:tblStyle w:val="TableSWIleft"/>
        <w:tblW w:w="8997" w:type="dxa"/>
        <w:tblLayout w:type="fixed"/>
        <w:tblLook w:val="04A0" w:firstRow="1" w:lastRow="0" w:firstColumn="1" w:lastColumn="0" w:noHBand="0" w:noVBand="1"/>
      </w:tblPr>
      <w:tblGrid>
        <w:gridCol w:w="1707"/>
        <w:gridCol w:w="7290"/>
      </w:tblGrid>
      <w:tr w:rsidR="00AD6DB4" w:rsidRPr="00794639" w:rsidDel="00B47932" w14:paraId="06F9C96D" w14:textId="55CF25F0" w:rsidTr="00170927">
        <w:trPr>
          <w:cnfStyle w:val="100000000000" w:firstRow="1" w:lastRow="0" w:firstColumn="0" w:lastColumn="0" w:oddVBand="0" w:evenVBand="0" w:oddHBand="0" w:evenHBand="0" w:firstRowFirstColumn="0" w:firstRowLastColumn="0" w:lastRowFirstColumn="0" w:lastRowLastColumn="0"/>
          <w:del w:id="5120" w:author="Elaine Baricante" w:date="2018-11-26T11:44:00Z"/>
        </w:trPr>
        <w:tc>
          <w:tcPr>
            <w:tcW w:w="8997" w:type="dxa"/>
            <w:gridSpan w:val="2"/>
          </w:tcPr>
          <w:p w14:paraId="2CDBCAA4" w14:textId="773C0D17" w:rsidR="00AD6DB4" w:rsidRPr="00794639" w:rsidDel="00B47932" w:rsidRDefault="00F22490">
            <w:pPr>
              <w:pStyle w:val="TableRowHead"/>
              <w:spacing w:before="144" w:after="144"/>
              <w:rPr>
                <w:del w:id="5121" w:author="Elaine Baricante" w:date="2018-11-26T11:44:00Z"/>
              </w:rPr>
            </w:pPr>
            <w:del w:id="5122" w:author="Elaine Baricante" w:date="2018-11-26T11:44:00Z">
              <w:r w:rsidRPr="00794639" w:rsidDel="00B47932">
                <w:delText>HL7800</w:delText>
              </w:r>
              <w:bookmarkStart w:id="5123" w:name="_Toc531011964"/>
              <w:bookmarkStart w:id="5124" w:name="_Toc531076257"/>
              <w:bookmarkStart w:id="5125" w:name="_Toc531077548"/>
              <w:bookmarkStart w:id="5126" w:name="_Toc531078852"/>
              <w:bookmarkStart w:id="5127" w:name="_Toc531700749"/>
              <w:bookmarkEnd w:id="5123"/>
              <w:bookmarkEnd w:id="5124"/>
              <w:bookmarkEnd w:id="5125"/>
              <w:bookmarkEnd w:id="5126"/>
              <w:bookmarkEnd w:id="5127"/>
            </w:del>
          </w:p>
        </w:tc>
        <w:bookmarkStart w:id="5128" w:name="_Toc531011965"/>
        <w:bookmarkStart w:id="5129" w:name="_Toc531076258"/>
        <w:bookmarkStart w:id="5130" w:name="_Toc531077549"/>
        <w:bookmarkStart w:id="5131" w:name="_Toc531078853"/>
        <w:bookmarkStart w:id="5132" w:name="_Toc531700750"/>
        <w:bookmarkEnd w:id="5128"/>
        <w:bookmarkEnd w:id="5129"/>
        <w:bookmarkEnd w:id="5130"/>
        <w:bookmarkEnd w:id="5131"/>
        <w:bookmarkEnd w:id="5132"/>
      </w:tr>
      <w:tr w:rsidR="00AD6DB4" w:rsidRPr="00794639" w:rsidDel="00B47932" w14:paraId="4AB9CCF8" w14:textId="1FC5B86A" w:rsidTr="00953CD3">
        <w:trPr>
          <w:trHeight w:val="1221"/>
          <w:del w:id="5133" w:author="Elaine Baricante" w:date="2018-11-26T11:44:00Z"/>
        </w:trPr>
        <w:tc>
          <w:tcPr>
            <w:tcW w:w="1707" w:type="dxa"/>
          </w:tcPr>
          <w:p w14:paraId="37B117E4" w14:textId="24B64D5A" w:rsidR="00AD6DB4" w:rsidRPr="00794639" w:rsidDel="00B47932" w:rsidRDefault="00AD6DB4" w:rsidP="00166AF3">
            <w:pPr>
              <w:pStyle w:val="TableBody"/>
              <w:rPr>
                <w:del w:id="5134" w:author="Elaine Baricante" w:date="2018-11-26T11:44:00Z"/>
                <w:i/>
              </w:rPr>
            </w:pPr>
            <w:del w:id="5135" w:author="Elaine Baricante" w:date="2018-11-26T11:44:00Z">
              <w:r w:rsidRPr="00794639" w:rsidDel="00B47932">
                <w:rPr>
                  <w:i/>
                </w:rPr>
                <w:delText>Test command</w:delText>
              </w:r>
              <w:bookmarkStart w:id="5136" w:name="_Toc531011966"/>
              <w:bookmarkStart w:id="5137" w:name="_Toc531076259"/>
              <w:bookmarkStart w:id="5138" w:name="_Toc531077550"/>
              <w:bookmarkStart w:id="5139" w:name="_Toc531078854"/>
              <w:bookmarkStart w:id="5140" w:name="_Toc531700751"/>
              <w:bookmarkEnd w:id="5136"/>
              <w:bookmarkEnd w:id="5137"/>
              <w:bookmarkEnd w:id="5138"/>
              <w:bookmarkEnd w:id="5139"/>
              <w:bookmarkEnd w:id="5140"/>
            </w:del>
          </w:p>
          <w:p w14:paraId="1FEE4FA3" w14:textId="00C24E31" w:rsidR="00AD6DB4" w:rsidRPr="00794639" w:rsidDel="00B47932" w:rsidRDefault="00AD6DB4" w:rsidP="00166AF3">
            <w:pPr>
              <w:pStyle w:val="TableBody"/>
              <w:rPr>
                <w:del w:id="5141" w:author="Elaine Baricante" w:date="2018-11-26T11:44:00Z"/>
              </w:rPr>
            </w:pPr>
            <w:bookmarkStart w:id="5142" w:name="_Toc531011967"/>
            <w:bookmarkStart w:id="5143" w:name="_Toc531076260"/>
            <w:bookmarkStart w:id="5144" w:name="_Toc531077551"/>
            <w:bookmarkStart w:id="5145" w:name="_Toc531078855"/>
            <w:bookmarkStart w:id="5146" w:name="_Toc531700752"/>
            <w:bookmarkEnd w:id="5142"/>
            <w:bookmarkEnd w:id="5143"/>
            <w:bookmarkEnd w:id="5144"/>
            <w:bookmarkEnd w:id="5145"/>
            <w:bookmarkEnd w:id="5146"/>
          </w:p>
          <w:p w14:paraId="1471D079" w14:textId="2660B269" w:rsidR="00AD6DB4" w:rsidRPr="00794639" w:rsidDel="00B47932" w:rsidRDefault="00AD6DB4" w:rsidP="00166AF3">
            <w:pPr>
              <w:pStyle w:val="TableBody"/>
              <w:rPr>
                <w:del w:id="5147" w:author="Elaine Baricante" w:date="2018-11-26T11:44:00Z"/>
                <w:u w:val="single"/>
              </w:rPr>
            </w:pPr>
            <w:del w:id="5148" w:author="Elaine Baricante" w:date="2018-11-26T11:44:00Z">
              <w:r w:rsidRPr="00794639" w:rsidDel="00B47932">
                <w:rPr>
                  <w:u w:val="single"/>
                </w:rPr>
                <w:delText>Syntax</w:delText>
              </w:r>
              <w:bookmarkStart w:id="5149" w:name="_Toc531011968"/>
              <w:bookmarkStart w:id="5150" w:name="_Toc531076261"/>
              <w:bookmarkStart w:id="5151" w:name="_Toc531077552"/>
              <w:bookmarkStart w:id="5152" w:name="_Toc531078856"/>
              <w:bookmarkStart w:id="5153" w:name="_Toc531700753"/>
              <w:bookmarkEnd w:id="5149"/>
              <w:bookmarkEnd w:id="5150"/>
              <w:bookmarkEnd w:id="5151"/>
              <w:bookmarkEnd w:id="5152"/>
              <w:bookmarkEnd w:id="5153"/>
            </w:del>
          </w:p>
          <w:p w14:paraId="6D576488" w14:textId="0500041F" w:rsidR="00AD6DB4" w:rsidRPr="00794639" w:rsidDel="00B47932" w:rsidRDefault="00AD6DB4" w:rsidP="00166AF3">
            <w:pPr>
              <w:pStyle w:val="TableBody"/>
              <w:rPr>
                <w:del w:id="5154" w:author="Elaine Baricante" w:date="2018-11-26T11:44:00Z"/>
                <w:b/>
              </w:rPr>
            </w:pPr>
            <w:del w:id="5155" w:author="Elaine Baricante" w:date="2018-11-26T11:44:00Z">
              <w:r w:rsidRPr="00794639" w:rsidDel="00B47932">
                <w:rPr>
                  <w:b/>
                </w:rPr>
                <w:delText>AT+CPBR=?</w:delText>
              </w:r>
              <w:bookmarkStart w:id="5156" w:name="_Toc531011969"/>
              <w:bookmarkStart w:id="5157" w:name="_Toc531076262"/>
              <w:bookmarkStart w:id="5158" w:name="_Toc531077553"/>
              <w:bookmarkStart w:id="5159" w:name="_Toc531078857"/>
              <w:bookmarkStart w:id="5160" w:name="_Toc531700754"/>
              <w:bookmarkEnd w:id="5156"/>
              <w:bookmarkEnd w:id="5157"/>
              <w:bookmarkEnd w:id="5158"/>
              <w:bookmarkEnd w:id="5159"/>
              <w:bookmarkEnd w:id="5160"/>
            </w:del>
          </w:p>
        </w:tc>
        <w:tc>
          <w:tcPr>
            <w:tcW w:w="7290" w:type="dxa"/>
          </w:tcPr>
          <w:p w14:paraId="4CB8A68C" w14:textId="6CAAC7CA" w:rsidR="00AD6DB4" w:rsidRPr="00794639" w:rsidDel="00B47932" w:rsidRDefault="00AD6DB4" w:rsidP="00166AF3">
            <w:pPr>
              <w:pStyle w:val="TableBody"/>
              <w:rPr>
                <w:del w:id="5161" w:author="Elaine Baricante" w:date="2018-11-26T11:44:00Z"/>
              </w:rPr>
            </w:pPr>
            <w:bookmarkStart w:id="5162" w:name="_Toc531011970"/>
            <w:bookmarkStart w:id="5163" w:name="_Toc531076263"/>
            <w:bookmarkStart w:id="5164" w:name="_Toc531077554"/>
            <w:bookmarkStart w:id="5165" w:name="_Toc531078858"/>
            <w:bookmarkStart w:id="5166" w:name="_Toc531700755"/>
            <w:bookmarkEnd w:id="5162"/>
            <w:bookmarkEnd w:id="5163"/>
            <w:bookmarkEnd w:id="5164"/>
            <w:bookmarkEnd w:id="5165"/>
            <w:bookmarkEnd w:id="5166"/>
          </w:p>
          <w:p w14:paraId="62DA2D7C" w14:textId="6EBF88DD" w:rsidR="00AD6DB4" w:rsidRPr="00794639" w:rsidDel="00B47932" w:rsidRDefault="00AD6DB4" w:rsidP="00166AF3">
            <w:pPr>
              <w:pStyle w:val="TableBody"/>
              <w:rPr>
                <w:del w:id="5167" w:author="Elaine Baricante" w:date="2018-11-26T11:44:00Z"/>
              </w:rPr>
            </w:pPr>
            <w:bookmarkStart w:id="5168" w:name="_Toc531011971"/>
            <w:bookmarkStart w:id="5169" w:name="_Toc531076264"/>
            <w:bookmarkStart w:id="5170" w:name="_Toc531077555"/>
            <w:bookmarkStart w:id="5171" w:name="_Toc531078859"/>
            <w:bookmarkStart w:id="5172" w:name="_Toc531700756"/>
            <w:bookmarkEnd w:id="5168"/>
            <w:bookmarkEnd w:id="5169"/>
            <w:bookmarkEnd w:id="5170"/>
            <w:bookmarkEnd w:id="5171"/>
            <w:bookmarkEnd w:id="5172"/>
          </w:p>
          <w:p w14:paraId="670FEC13" w14:textId="279135FC" w:rsidR="00AD6DB4" w:rsidRPr="00794639" w:rsidDel="00B47932" w:rsidRDefault="00AD6DB4" w:rsidP="00166AF3">
            <w:pPr>
              <w:pStyle w:val="TableBody"/>
              <w:rPr>
                <w:del w:id="5173" w:author="Elaine Baricante" w:date="2018-11-26T11:44:00Z"/>
                <w:u w:val="single"/>
              </w:rPr>
            </w:pPr>
            <w:del w:id="5174" w:author="Elaine Baricante" w:date="2018-11-26T11:44:00Z">
              <w:r w:rsidRPr="00794639" w:rsidDel="00B47932">
                <w:rPr>
                  <w:u w:val="single"/>
                </w:rPr>
                <w:delText>Response</w:delText>
              </w:r>
              <w:bookmarkStart w:id="5175" w:name="_Toc531011972"/>
              <w:bookmarkStart w:id="5176" w:name="_Toc531076265"/>
              <w:bookmarkStart w:id="5177" w:name="_Toc531077556"/>
              <w:bookmarkStart w:id="5178" w:name="_Toc531078860"/>
              <w:bookmarkStart w:id="5179" w:name="_Toc531700757"/>
              <w:bookmarkEnd w:id="5175"/>
              <w:bookmarkEnd w:id="5176"/>
              <w:bookmarkEnd w:id="5177"/>
              <w:bookmarkEnd w:id="5178"/>
              <w:bookmarkEnd w:id="5179"/>
            </w:del>
          </w:p>
          <w:p w14:paraId="68E082AC" w14:textId="053AF066" w:rsidR="00AD6DB4" w:rsidRPr="00794639" w:rsidDel="00B47932" w:rsidRDefault="00AD6DB4" w:rsidP="00166AF3">
            <w:pPr>
              <w:pStyle w:val="TableBody"/>
              <w:ind w:left="-18" w:right="-86"/>
              <w:rPr>
                <w:del w:id="5180" w:author="Elaine Baricante" w:date="2018-11-26T11:44:00Z"/>
                <w:b/>
              </w:rPr>
            </w:pPr>
            <w:del w:id="5181" w:author="Elaine Baricante" w:date="2018-11-26T11:44:00Z">
              <w:r w:rsidRPr="00794639" w:rsidDel="00B47932">
                <w:rPr>
                  <w:b/>
                </w:rPr>
                <w:delText xml:space="preserve">+CPBR: </w:delText>
              </w:r>
              <w:r w:rsidRPr="00794639" w:rsidDel="00B47932">
                <w:delText>(list of supported</w:delText>
              </w:r>
              <w:r w:rsidRPr="00794639" w:rsidDel="00B47932">
                <w:rPr>
                  <w:b/>
                </w:rPr>
                <w:delText xml:space="preserve"> &lt;index&gt;</w:delText>
              </w:r>
              <w:r w:rsidRPr="00794639" w:rsidDel="00B47932">
                <w:delText>es)</w:delText>
              </w:r>
              <w:r w:rsidRPr="00794639" w:rsidDel="00B47932">
                <w:rPr>
                  <w:b/>
                </w:rPr>
                <w:delText>,[&lt;nlength&gt;],[&lt;tlength&gt;],[&lt;glength&gt;],[&lt;alength&gt;],</w:delText>
              </w:r>
              <w:r w:rsidRPr="00794639" w:rsidDel="00B47932">
                <w:rPr>
                  <w:b/>
                </w:rPr>
                <w:br/>
                <w:delText>[&lt;slength&gt;],[&lt;elength&gt;]</w:delText>
              </w:r>
              <w:bookmarkStart w:id="5182" w:name="_Toc531011973"/>
              <w:bookmarkStart w:id="5183" w:name="_Toc531076266"/>
              <w:bookmarkStart w:id="5184" w:name="_Toc531077557"/>
              <w:bookmarkStart w:id="5185" w:name="_Toc531078861"/>
              <w:bookmarkStart w:id="5186" w:name="_Toc531700758"/>
              <w:bookmarkEnd w:id="5182"/>
              <w:bookmarkEnd w:id="5183"/>
              <w:bookmarkEnd w:id="5184"/>
              <w:bookmarkEnd w:id="5185"/>
              <w:bookmarkEnd w:id="5186"/>
            </w:del>
          </w:p>
          <w:p w14:paraId="0801DE4C" w14:textId="4C241851" w:rsidR="00AD6DB4" w:rsidRPr="00794639" w:rsidDel="00B47932" w:rsidRDefault="00AD6DB4" w:rsidP="00166AF3">
            <w:pPr>
              <w:pStyle w:val="TableBody"/>
              <w:rPr>
                <w:del w:id="5187" w:author="Elaine Baricante" w:date="2018-11-26T11:44:00Z"/>
              </w:rPr>
            </w:pPr>
            <w:del w:id="5188" w:author="Elaine Baricante" w:date="2018-11-26T11:44:00Z">
              <w:r w:rsidRPr="00794639" w:rsidDel="00B47932">
                <w:rPr>
                  <w:b/>
                </w:rPr>
                <w:delText>OK</w:delText>
              </w:r>
              <w:bookmarkStart w:id="5189" w:name="_Toc531011974"/>
              <w:bookmarkStart w:id="5190" w:name="_Toc531076267"/>
              <w:bookmarkStart w:id="5191" w:name="_Toc531077558"/>
              <w:bookmarkStart w:id="5192" w:name="_Toc531078862"/>
              <w:bookmarkStart w:id="5193" w:name="_Toc531700759"/>
              <w:bookmarkEnd w:id="5189"/>
              <w:bookmarkEnd w:id="5190"/>
              <w:bookmarkEnd w:id="5191"/>
              <w:bookmarkEnd w:id="5192"/>
              <w:bookmarkEnd w:id="5193"/>
            </w:del>
          </w:p>
        </w:tc>
        <w:bookmarkStart w:id="5194" w:name="_Toc531011975"/>
        <w:bookmarkStart w:id="5195" w:name="_Toc531076268"/>
        <w:bookmarkStart w:id="5196" w:name="_Toc531077559"/>
        <w:bookmarkStart w:id="5197" w:name="_Toc531078863"/>
        <w:bookmarkStart w:id="5198" w:name="_Toc531700760"/>
        <w:bookmarkEnd w:id="5194"/>
        <w:bookmarkEnd w:id="5195"/>
        <w:bookmarkEnd w:id="5196"/>
        <w:bookmarkEnd w:id="5197"/>
        <w:bookmarkEnd w:id="5198"/>
      </w:tr>
      <w:tr w:rsidR="00AD6DB4" w:rsidRPr="00794639" w:rsidDel="00B47932" w14:paraId="68F56C3F" w14:textId="33145B40" w:rsidTr="00953CD3">
        <w:trPr>
          <w:cantSplit w:val="0"/>
          <w:trHeight w:val="65"/>
          <w:del w:id="5199" w:author="Elaine Baricante" w:date="2018-11-26T11:44:00Z"/>
        </w:trPr>
        <w:tc>
          <w:tcPr>
            <w:tcW w:w="1707" w:type="dxa"/>
          </w:tcPr>
          <w:p w14:paraId="54F92B3F" w14:textId="682C72AC" w:rsidR="00AD6DB4" w:rsidRPr="00794639" w:rsidDel="00B47932" w:rsidRDefault="00AD6DB4" w:rsidP="00166AF3">
            <w:pPr>
              <w:pStyle w:val="TableBody"/>
              <w:rPr>
                <w:del w:id="5200" w:author="Elaine Baricante" w:date="2018-11-26T11:44:00Z"/>
                <w:i/>
              </w:rPr>
            </w:pPr>
            <w:del w:id="5201" w:author="Elaine Baricante" w:date="2018-11-26T11:44:00Z">
              <w:r w:rsidRPr="00794639" w:rsidDel="00B47932">
                <w:rPr>
                  <w:i/>
                </w:rPr>
                <w:delText>Write command</w:delText>
              </w:r>
              <w:bookmarkStart w:id="5202" w:name="_Toc531011976"/>
              <w:bookmarkStart w:id="5203" w:name="_Toc531076269"/>
              <w:bookmarkStart w:id="5204" w:name="_Toc531077560"/>
              <w:bookmarkStart w:id="5205" w:name="_Toc531078864"/>
              <w:bookmarkStart w:id="5206" w:name="_Toc531700761"/>
              <w:bookmarkEnd w:id="5202"/>
              <w:bookmarkEnd w:id="5203"/>
              <w:bookmarkEnd w:id="5204"/>
              <w:bookmarkEnd w:id="5205"/>
              <w:bookmarkEnd w:id="5206"/>
            </w:del>
          </w:p>
          <w:p w14:paraId="75FCF1F7" w14:textId="0C380E86" w:rsidR="00AD6DB4" w:rsidRPr="00794639" w:rsidDel="00B47932" w:rsidRDefault="00AD6DB4" w:rsidP="00166AF3">
            <w:pPr>
              <w:pStyle w:val="TableBody"/>
              <w:rPr>
                <w:del w:id="5207" w:author="Elaine Baricante" w:date="2018-11-26T11:44:00Z"/>
              </w:rPr>
            </w:pPr>
            <w:bookmarkStart w:id="5208" w:name="_Toc531011977"/>
            <w:bookmarkStart w:id="5209" w:name="_Toc531076270"/>
            <w:bookmarkStart w:id="5210" w:name="_Toc531077561"/>
            <w:bookmarkStart w:id="5211" w:name="_Toc531078865"/>
            <w:bookmarkStart w:id="5212" w:name="_Toc531700762"/>
            <w:bookmarkEnd w:id="5208"/>
            <w:bookmarkEnd w:id="5209"/>
            <w:bookmarkEnd w:id="5210"/>
            <w:bookmarkEnd w:id="5211"/>
            <w:bookmarkEnd w:id="5212"/>
          </w:p>
          <w:p w14:paraId="03DB8805" w14:textId="3FC818EB" w:rsidR="00AD6DB4" w:rsidRPr="00794639" w:rsidDel="00B47932" w:rsidRDefault="00AD6DB4" w:rsidP="00166AF3">
            <w:pPr>
              <w:pStyle w:val="TableBody"/>
              <w:rPr>
                <w:del w:id="5213" w:author="Elaine Baricante" w:date="2018-11-26T11:44:00Z"/>
                <w:u w:val="single"/>
              </w:rPr>
            </w:pPr>
            <w:del w:id="5214" w:author="Elaine Baricante" w:date="2018-11-26T11:44:00Z">
              <w:r w:rsidRPr="00794639" w:rsidDel="00B47932">
                <w:rPr>
                  <w:u w:val="single"/>
                </w:rPr>
                <w:delText>Syntax</w:delText>
              </w:r>
              <w:bookmarkStart w:id="5215" w:name="_Toc531011978"/>
              <w:bookmarkStart w:id="5216" w:name="_Toc531076271"/>
              <w:bookmarkStart w:id="5217" w:name="_Toc531077562"/>
              <w:bookmarkStart w:id="5218" w:name="_Toc531078866"/>
              <w:bookmarkStart w:id="5219" w:name="_Toc531700763"/>
              <w:bookmarkEnd w:id="5215"/>
              <w:bookmarkEnd w:id="5216"/>
              <w:bookmarkEnd w:id="5217"/>
              <w:bookmarkEnd w:id="5218"/>
              <w:bookmarkEnd w:id="5219"/>
            </w:del>
          </w:p>
          <w:p w14:paraId="17FDE1E3" w14:textId="554B3E1F" w:rsidR="00AD6DB4" w:rsidRPr="00794639" w:rsidDel="00B47932" w:rsidRDefault="00AD6DB4" w:rsidP="00166AF3">
            <w:pPr>
              <w:pStyle w:val="TableBody"/>
              <w:rPr>
                <w:del w:id="5220" w:author="Elaine Baricante" w:date="2018-11-26T11:44:00Z"/>
                <w:b/>
              </w:rPr>
            </w:pPr>
            <w:del w:id="5221" w:author="Elaine Baricante" w:date="2018-11-26T11:44:00Z">
              <w:r w:rsidRPr="00794639" w:rsidDel="00B47932">
                <w:rPr>
                  <w:b/>
                </w:rPr>
                <w:delText>AT+CPBR=</w:delText>
              </w:r>
              <w:r w:rsidRPr="00794639" w:rsidDel="00B47932">
                <w:rPr>
                  <w:b/>
                </w:rPr>
                <w:br/>
                <w:delText>&lt;index1&gt;</w:delText>
              </w:r>
              <w:r w:rsidRPr="00794639" w:rsidDel="00B47932">
                <w:rPr>
                  <w:b/>
                </w:rPr>
                <w:br/>
                <w:delText>[,&lt;index2&gt;]</w:delText>
              </w:r>
              <w:bookmarkStart w:id="5222" w:name="_Toc531011979"/>
              <w:bookmarkStart w:id="5223" w:name="_Toc531076272"/>
              <w:bookmarkStart w:id="5224" w:name="_Toc531077563"/>
              <w:bookmarkStart w:id="5225" w:name="_Toc531078867"/>
              <w:bookmarkStart w:id="5226" w:name="_Toc531700764"/>
              <w:bookmarkEnd w:id="5222"/>
              <w:bookmarkEnd w:id="5223"/>
              <w:bookmarkEnd w:id="5224"/>
              <w:bookmarkEnd w:id="5225"/>
              <w:bookmarkEnd w:id="5226"/>
            </w:del>
          </w:p>
        </w:tc>
        <w:tc>
          <w:tcPr>
            <w:tcW w:w="7290" w:type="dxa"/>
          </w:tcPr>
          <w:p w14:paraId="01CF928B" w14:textId="429B1AAE" w:rsidR="00AD6DB4" w:rsidRPr="00794639" w:rsidDel="00B47932" w:rsidRDefault="00AD6DB4" w:rsidP="00166AF3">
            <w:pPr>
              <w:pStyle w:val="TableBody"/>
              <w:rPr>
                <w:del w:id="5227" w:author="Elaine Baricante" w:date="2018-11-26T11:44:00Z"/>
              </w:rPr>
            </w:pPr>
            <w:bookmarkStart w:id="5228" w:name="_Toc531011980"/>
            <w:bookmarkStart w:id="5229" w:name="_Toc531076273"/>
            <w:bookmarkStart w:id="5230" w:name="_Toc531077564"/>
            <w:bookmarkStart w:id="5231" w:name="_Toc531078868"/>
            <w:bookmarkStart w:id="5232" w:name="_Toc531700765"/>
            <w:bookmarkEnd w:id="5228"/>
            <w:bookmarkEnd w:id="5229"/>
            <w:bookmarkEnd w:id="5230"/>
            <w:bookmarkEnd w:id="5231"/>
            <w:bookmarkEnd w:id="5232"/>
          </w:p>
          <w:p w14:paraId="13358024" w14:textId="535B62DF" w:rsidR="00AD6DB4" w:rsidRPr="00794639" w:rsidDel="00B47932" w:rsidRDefault="00AD6DB4" w:rsidP="00166AF3">
            <w:pPr>
              <w:pStyle w:val="TableBody"/>
              <w:rPr>
                <w:del w:id="5233" w:author="Elaine Baricante" w:date="2018-11-26T11:44:00Z"/>
              </w:rPr>
            </w:pPr>
            <w:bookmarkStart w:id="5234" w:name="_Toc531011981"/>
            <w:bookmarkStart w:id="5235" w:name="_Toc531076274"/>
            <w:bookmarkStart w:id="5236" w:name="_Toc531077565"/>
            <w:bookmarkStart w:id="5237" w:name="_Toc531078869"/>
            <w:bookmarkStart w:id="5238" w:name="_Toc531700766"/>
            <w:bookmarkEnd w:id="5234"/>
            <w:bookmarkEnd w:id="5235"/>
            <w:bookmarkEnd w:id="5236"/>
            <w:bookmarkEnd w:id="5237"/>
            <w:bookmarkEnd w:id="5238"/>
          </w:p>
          <w:p w14:paraId="0681ADEA" w14:textId="6178DF81" w:rsidR="00AD6DB4" w:rsidRPr="00794639" w:rsidDel="00B47932" w:rsidRDefault="00AD6DB4" w:rsidP="00166AF3">
            <w:pPr>
              <w:pStyle w:val="TableBody"/>
              <w:rPr>
                <w:del w:id="5239" w:author="Elaine Baricante" w:date="2018-11-26T11:44:00Z"/>
                <w:u w:val="single"/>
              </w:rPr>
            </w:pPr>
            <w:del w:id="5240" w:author="Elaine Baricante" w:date="2018-11-26T11:44:00Z">
              <w:r w:rsidRPr="00794639" w:rsidDel="00B47932">
                <w:rPr>
                  <w:u w:val="single"/>
                </w:rPr>
                <w:delText>Response</w:delText>
              </w:r>
              <w:bookmarkStart w:id="5241" w:name="_Toc531011982"/>
              <w:bookmarkStart w:id="5242" w:name="_Toc531076275"/>
              <w:bookmarkStart w:id="5243" w:name="_Toc531077566"/>
              <w:bookmarkStart w:id="5244" w:name="_Toc531078870"/>
              <w:bookmarkStart w:id="5245" w:name="_Toc531700767"/>
              <w:bookmarkEnd w:id="5241"/>
              <w:bookmarkEnd w:id="5242"/>
              <w:bookmarkEnd w:id="5243"/>
              <w:bookmarkEnd w:id="5244"/>
              <w:bookmarkEnd w:id="5245"/>
            </w:del>
          </w:p>
          <w:p w14:paraId="37F9A367" w14:textId="76F5D46A" w:rsidR="00AD6DB4" w:rsidRPr="00794639" w:rsidDel="00B47932" w:rsidRDefault="00AD6DB4" w:rsidP="00166AF3">
            <w:pPr>
              <w:pStyle w:val="TableBody"/>
              <w:rPr>
                <w:del w:id="5246" w:author="Elaine Baricante" w:date="2018-11-26T11:44:00Z"/>
                <w:b/>
              </w:rPr>
            </w:pPr>
            <w:del w:id="5247" w:author="Elaine Baricante" w:date="2018-11-26T11:44:00Z">
              <w:r w:rsidRPr="00794639" w:rsidDel="00B47932">
                <w:rPr>
                  <w:b/>
                </w:rPr>
                <w:delText>[+CPBR: &lt;index1&gt;,&lt;number&gt;,&lt;type&gt;,&lt;text&gt;[,&lt;hidden&gt;][,&lt;group&gt;][,&lt;adnumber&gt;]</w:delText>
              </w:r>
              <w:r w:rsidRPr="00794639" w:rsidDel="00B47932">
                <w:rPr>
                  <w:b/>
                </w:rPr>
                <w:br/>
                <w:delText>[,&lt;adtype&gt;][,&lt;secondtext&gt;][,&lt;email&gt;]][[...]</w:delText>
              </w:r>
              <w:bookmarkStart w:id="5248" w:name="_Toc531011983"/>
              <w:bookmarkStart w:id="5249" w:name="_Toc531076276"/>
              <w:bookmarkStart w:id="5250" w:name="_Toc531077567"/>
              <w:bookmarkStart w:id="5251" w:name="_Toc531078871"/>
              <w:bookmarkStart w:id="5252" w:name="_Toc531700768"/>
              <w:bookmarkEnd w:id="5248"/>
              <w:bookmarkEnd w:id="5249"/>
              <w:bookmarkEnd w:id="5250"/>
              <w:bookmarkEnd w:id="5251"/>
              <w:bookmarkEnd w:id="5252"/>
            </w:del>
          </w:p>
          <w:p w14:paraId="7EFE8580" w14:textId="4EF0437B" w:rsidR="00AD6DB4" w:rsidRPr="00794639" w:rsidDel="00B47932" w:rsidRDefault="00AD6DB4" w:rsidP="00166AF3">
            <w:pPr>
              <w:pStyle w:val="TableBody"/>
              <w:rPr>
                <w:del w:id="5253" w:author="Elaine Baricante" w:date="2018-11-26T11:44:00Z"/>
                <w:b/>
              </w:rPr>
            </w:pPr>
            <w:del w:id="5254" w:author="Elaine Baricante" w:date="2018-11-26T11:44:00Z">
              <w:r w:rsidRPr="00794639" w:rsidDel="00B47932">
                <w:rPr>
                  <w:b/>
                </w:rPr>
                <w:delText>OK</w:delText>
              </w:r>
              <w:bookmarkStart w:id="5255" w:name="_Toc531011984"/>
              <w:bookmarkStart w:id="5256" w:name="_Toc531076277"/>
              <w:bookmarkStart w:id="5257" w:name="_Toc531077568"/>
              <w:bookmarkStart w:id="5258" w:name="_Toc531078872"/>
              <w:bookmarkStart w:id="5259" w:name="_Toc531700769"/>
              <w:bookmarkEnd w:id="5255"/>
              <w:bookmarkEnd w:id="5256"/>
              <w:bookmarkEnd w:id="5257"/>
              <w:bookmarkEnd w:id="5258"/>
              <w:bookmarkEnd w:id="5259"/>
            </w:del>
          </w:p>
          <w:p w14:paraId="05546C99" w14:textId="7259AB6F" w:rsidR="00AD6DB4" w:rsidRPr="00794639" w:rsidDel="00B47932" w:rsidRDefault="00AD6DB4" w:rsidP="00166AF3">
            <w:pPr>
              <w:pStyle w:val="TableBody"/>
              <w:rPr>
                <w:del w:id="5260" w:author="Elaine Baricante" w:date="2018-11-26T11:44:00Z"/>
                <w:b/>
              </w:rPr>
            </w:pPr>
            <w:bookmarkStart w:id="5261" w:name="_Toc531011985"/>
            <w:bookmarkStart w:id="5262" w:name="_Toc531076278"/>
            <w:bookmarkStart w:id="5263" w:name="_Toc531077569"/>
            <w:bookmarkStart w:id="5264" w:name="_Toc531078873"/>
            <w:bookmarkStart w:id="5265" w:name="_Toc531700770"/>
            <w:bookmarkEnd w:id="5261"/>
            <w:bookmarkEnd w:id="5262"/>
            <w:bookmarkEnd w:id="5263"/>
            <w:bookmarkEnd w:id="5264"/>
            <w:bookmarkEnd w:id="5265"/>
          </w:p>
          <w:p w14:paraId="12D6EF0B" w14:textId="69AE7FC6" w:rsidR="00AD6DB4" w:rsidRPr="00794639" w:rsidDel="00B47932" w:rsidRDefault="00AD6DB4" w:rsidP="00166AF3">
            <w:pPr>
              <w:pStyle w:val="TableBody"/>
              <w:rPr>
                <w:del w:id="5266" w:author="Elaine Baricante" w:date="2018-11-26T11:44:00Z"/>
              </w:rPr>
            </w:pPr>
            <w:del w:id="5267" w:author="Elaine Baricante" w:date="2018-11-26T11:44:00Z">
              <w:r w:rsidRPr="00794639" w:rsidDel="00B47932">
                <w:delText>or</w:delText>
              </w:r>
              <w:bookmarkStart w:id="5268" w:name="_Toc531011986"/>
              <w:bookmarkStart w:id="5269" w:name="_Toc531076279"/>
              <w:bookmarkStart w:id="5270" w:name="_Toc531077570"/>
              <w:bookmarkStart w:id="5271" w:name="_Toc531078874"/>
              <w:bookmarkStart w:id="5272" w:name="_Toc531700771"/>
              <w:bookmarkEnd w:id="5268"/>
              <w:bookmarkEnd w:id="5269"/>
              <w:bookmarkEnd w:id="5270"/>
              <w:bookmarkEnd w:id="5271"/>
              <w:bookmarkEnd w:id="5272"/>
            </w:del>
          </w:p>
          <w:p w14:paraId="5A9D3B15" w14:textId="5A9D8287" w:rsidR="00AD6DB4" w:rsidRPr="00794639" w:rsidDel="00B47932" w:rsidRDefault="00AD6DB4" w:rsidP="00166AF3">
            <w:pPr>
              <w:pStyle w:val="TableBody"/>
              <w:rPr>
                <w:del w:id="5273" w:author="Elaine Baricante" w:date="2018-11-26T11:44:00Z"/>
                <w:b/>
              </w:rPr>
            </w:pPr>
            <w:del w:id="5274" w:author="Elaine Baricante" w:date="2018-11-26T11:44:00Z">
              <w:r w:rsidRPr="00794639" w:rsidDel="00B47932">
                <w:rPr>
                  <w:b/>
                </w:rPr>
                <w:delText>+CME ERROR: &lt;err&gt;</w:delText>
              </w:r>
              <w:bookmarkStart w:id="5275" w:name="_Toc531011987"/>
              <w:bookmarkStart w:id="5276" w:name="_Toc531076280"/>
              <w:bookmarkStart w:id="5277" w:name="_Toc531077571"/>
              <w:bookmarkStart w:id="5278" w:name="_Toc531078875"/>
              <w:bookmarkStart w:id="5279" w:name="_Toc531700772"/>
              <w:bookmarkEnd w:id="5275"/>
              <w:bookmarkEnd w:id="5276"/>
              <w:bookmarkEnd w:id="5277"/>
              <w:bookmarkEnd w:id="5278"/>
              <w:bookmarkEnd w:id="5279"/>
            </w:del>
          </w:p>
          <w:p w14:paraId="5CF07669" w14:textId="67A55446" w:rsidR="00AD6DB4" w:rsidRPr="00794639" w:rsidDel="00B47932" w:rsidRDefault="00AD6DB4" w:rsidP="00166AF3">
            <w:pPr>
              <w:pStyle w:val="TableBody"/>
              <w:rPr>
                <w:del w:id="5280" w:author="Elaine Baricante" w:date="2018-11-26T11:44:00Z"/>
              </w:rPr>
            </w:pPr>
            <w:bookmarkStart w:id="5281" w:name="_Toc531011988"/>
            <w:bookmarkStart w:id="5282" w:name="_Toc531076281"/>
            <w:bookmarkStart w:id="5283" w:name="_Toc531077572"/>
            <w:bookmarkStart w:id="5284" w:name="_Toc531078876"/>
            <w:bookmarkStart w:id="5285" w:name="_Toc531700773"/>
            <w:bookmarkEnd w:id="5281"/>
            <w:bookmarkEnd w:id="5282"/>
            <w:bookmarkEnd w:id="5283"/>
            <w:bookmarkEnd w:id="5284"/>
            <w:bookmarkEnd w:id="5285"/>
          </w:p>
          <w:p w14:paraId="0FFB758F" w14:textId="0A481E73" w:rsidR="00AD6DB4" w:rsidRPr="00794639" w:rsidDel="00B47932" w:rsidRDefault="00AD6DB4" w:rsidP="00166AF3">
            <w:pPr>
              <w:pStyle w:val="TableBody"/>
              <w:rPr>
                <w:del w:id="5286" w:author="Elaine Baricante" w:date="2018-11-26T11:44:00Z"/>
                <w:u w:val="single"/>
              </w:rPr>
            </w:pPr>
            <w:del w:id="5287" w:author="Elaine Baricante" w:date="2018-11-26T11:44:00Z">
              <w:r w:rsidRPr="00794639" w:rsidDel="00B47932">
                <w:rPr>
                  <w:u w:val="single"/>
                </w:rPr>
                <w:delText>Parameters</w:delText>
              </w:r>
              <w:bookmarkStart w:id="5288" w:name="_Toc531011989"/>
              <w:bookmarkStart w:id="5289" w:name="_Toc531076282"/>
              <w:bookmarkStart w:id="5290" w:name="_Toc531077573"/>
              <w:bookmarkStart w:id="5291" w:name="_Toc531078877"/>
              <w:bookmarkStart w:id="5292" w:name="_Toc531700774"/>
              <w:bookmarkEnd w:id="5288"/>
              <w:bookmarkEnd w:id="5289"/>
              <w:bookmarkEnd w:id="5290"/>
              <w:bookmarkEnd w:id="5291"/>
              <w:bookmarkEnd w:id="5292"/>
            </w:del>
          </w:p>
          <w:p w14:paraId="3CD9B981" w14:textId="4C4F6770" w:rsidR="00AD6DB4" w:rsidRPr="00794639" w:rsidDel="00B47932" w:rsidRDefault="00AD6DB4" w:rsidP="00166AF3">
            <w:pPr>
              <w:pStyle w:val="TableBody"/>
              <w:rPr>
                <w:del w:id="5293" w:author="Elaine Baricante" w:date="2018-11-26T11:44:00Z"/>
              </w:rPr>
            </w:pPr>
            <w:del w:id="5294" w:author="Elaine Baricante" w:date="2018-11-26T11:44:00Z">
              <w:r w:rsidRPr="00794639" w:rsidDel="00B47932">
                <w:rPr>
                  <w:b/>
                </w:rPr>
                <w:delText>&lt;index1&gt;, &lt;index2&gt;, &lt;index&gt;</w:delText>
              </w:r>
              <w:r w:rsidRPr="00794639" w:rsidDel="00B47932">
                <w:tab/>
                <w:delText>Integer type values in the range of location numbers of phonebook memory</w:delText>
              </w:r>
              <w:bookmarkStart w:id="5295" w:name="_Toc531011990"/>
              <w:bookmarkStart w:id="5296" w:name="_Toc531076283"/>
              <w:bookmarkStart w:id="5297" w:name="_Toc531077574"/>
              <w:bookmarkStart w:id="5298" w:name="_Toc531078878"/>
              <w:bookmarkStart w:id="5299" w:name="_Toc531700775"/>
              <w:bookmarkEnd w:id="5295"/>
              <w:bookmarkEnd w:id="5296"/>
              <w:bookmarkEnd w:id="5297"/>
              <w:bookmarkEnd w:id="5298"/>
              <w:bookmarkEnd w:id="5299"/>
            </w:del>
          </w:p>
          <w:p w14:paraId="07AE5971" w14:textId="1D400669" w:rsidR="00AD6DB4" w:rsidRPr="00794639" w:rsidDel="00B47932" w:rsidRDefault="00AD6DB4" w:rsidP="00166AF3">
            <w:pPr>
              <w:pStyle w:val="TableBody"/>
              <w:rPr>
                <w:del w:id="5300" w:author="Elaine Baricante" w:date="2018-11-26T11:44:00Z"/>
              </w:rPr>
            </w:pPr>
            <w:bookmarkStart w:id="5301" w:name="_Toc531011991"/>
            <w:bookmarkStart w:id="5302" w:name="_Toc531076284"/>
            <w:bookmarkStart w:id="5303" w:name="_Toc531077575"/>
            <w:bookmarkStart w:id="5304" w:name="_Toc531078879"/>
            <w:bookmarkStart w:id="5305" w:name="_Toc531700776"/>
            <w:bookmarkEnd w:id="5301"/>
            <w:bookmarkEnd w:id="5302"/>
            <w:bookmarkEnd w:id="5303"/>
            <w:bookmarkEnd w:id="5304"/>
            <w:bookmarkEnd w:id="5305"/>
          </w:p>
          <w:p w14:paraId="46A9F3C8" w14:textId="6DC0BEDB" w:rsidR="00AD6DB4" w:rsidRPr="00794639" w:rsidDel="00B47932" w:rsidRDefault="00AD6DB4" w:rsidP="00166AF3">
            <w:pPr>
              <w:pStyle w:val="TableBody"/>
              <w:rPr>
                <w:del w:id="5306" w:author="Elaine Baricante" w:date="2018-11-26T11:44:00Z"/>
              </w:rPr>
            </w:pPr>
            <w:del w:id="5307" w:author="Elaine Baricante" w:date="2018-11-26T11:44:00Z">
              <w:r w:rsidRPr="00794639" w:rsidDel="00B47932">
                <w:rPr>
                  <w:b/>
                </w:rPr>
                <w:delText>&lt;number&gt;</w:delText>
              </w:r>
              <w:r w:rsidRPr="00794639" w:rsidDel="00B47932">
                <w:tab/>
                <w:delText>String type phone number of format &lt;type&gt;</w:delText>
              </w:r>
              <w:bookmarkStart w:id="5308" w:name="_Toc531011992"/>
              <w:bookmarkStart w:id="5309" w:name="_Toc531076285"/>
              <w:bookmarkStart w:id="5310" w:name="_Toc531077576"/>
              <w:bookmarkStart w:id="5311" w:name="_Toc531078880"/>
              <w:bookmarkStart w:id="5312" w:name="_Toc531700777"/>
              <w:bookmarkEnd w:id="5308"/>
              <w:bookmarkEnd w:id="5309"/>
              <w:bookmarkEnd w:id="5310"/>
              <w:bookmarkEnd w:id="5311"/>
              <w:bookmarkEnd w:id="5312"/>
            </w:del>
          </w:p>
          <w:p w14:paraId="00FA0E2F" w14:textId="1666CAE0" w:rsidR="00AD6DB4" w:rsidRPr="00794639" w:rsidDel="00B47932" w:rsidRDefault="00AD6DB4" w:rsidP="00CF5A45">
            <w:pPr>
              <w:pStyle w:val="TableBody"/>
              <w:rPr>
                <w:del w:id="5313" w:author="Elaine Baricante" w:date="2018-11-26T11:44:00Z"/>
              </w:rPr>
            </w:pPr>
            <w:bookmarkStart w:id="5314" w:name="_Toc531011993"/>
            <w:bookmarkStart w:id="5315" w:name="_Toc531076286"/>
            <w:bookmarkStart w:id="5316" w:name="_Toc531077577"/>
            <w:bookmarkStart w:id="5317" w:name="_Toc531078881"/>
            <w:bookmarkStart w:id="5318" w:name="_Toc531700778"/>
            <w:bookmarkEnd w:id="5314"/>
            <w:bookmarkEnd w:id="5315"/>
            <w:bookmarkEnd w:id="5316"/>
            <w:bookmarkEnd w:id="5317"/>
            <w:bookmarkEnd w:id="5318"/>
          </w:p>
          <w:p w14:paraId="13FEE257" w14:textId="4F79516D" w:rsidR="00AD6DB4" w:rsidRPr="00794639" w:rsidDel="00B47932" w:rsidRDefault="00AD6DB4" w:rsidP="00166AF3">
            <w:pPr>
              <w:pStyle w:val="TableBody"/>
              <w:rPr>
                <w:del w:id="5319" w:author="Elaine Baricante" w:date="2018-11-26T11:44:00Z"/>
              </w:rPr>
            </w:pPr>
            <w:del w:id="5320" w:author="Elaine Baricante" w:date="2018-11-26T11:44:00Z">
              <w:r w:rsidRPr="00794639" w:rsidDel="00B47932">
                <w:rPr>
                  <w:b/>
                </w:rPr>
                <w:delText>&lt;type&gt;</w:delText>
              </w:r>
              <w:r w:rsidRPr="00794639" w:rsidDel="00B47932">
                <w:tab/>
                <w:delText>Type of address octet in integer format</w:delText>
              </w:r>
              <w:bookmarkStart w:id="5321" w:name="_Toc531011994"/>
              <w:bookmarkStart w:id="5322" w:name="_Toc531076287"/>
              <w:bookmarkStart w:id="5323" w:name="_Toc531077578"/>
              <w:bookmarkStart w:id="5324" w:name="_Toc531078882"/>
              <w:bookmarkStart w:id="5325" w:name="_Toc531700779"/>
              <w:bookmarkEnd w:id="5321"/>
              <w:bookmarkEnd w:id="5322"/>
              <w:bookmarkEnd w:id="5323"/>
              <w:bookmarkEnd w:id="5324"/>
              <w:bookmarkEnd w:id="5325"/>
            </w:del>
          </w:p>
          <w:p w14:paraId="343DDF1A" w14:textId="7C359221" w:rsidR="00AD6DB4" w:rsidRPr="00794639" w:rsidDel="00B47932" w:rsidRDefault="00AD6DB4" w:rsidP="00166AF3">
            <w:pPr>
              <w:pStyle w:val="TableBody"/>
              <w:rPr>
                <w:del w:id="5326" w:author="Elaine Baricante" w:date="2018-11-26T11:44:00Z"/>
              </w:rPr>
            </w:pPr>
            <w:bookmarkStart w:id="5327" w:name="_Toc531011995"/>
            <w:bookmarkStart w:id="5328" w:name="_Toc531076288"/>
            <w:bookmarkStart w:id="5329" w:name="_Toc531077579"/>
            <w:bookmarkStart w:id="5330" w:name="_Toc531078883"/>
            <w:bookmarkStart w:id="5331" w:name="_Toc531700780"/>
            <w:bookmarkEnd w:id="5327"/>
            <w:bookmarkEnd w:id="5328"/>
            <w:bookmarkEnd w:id="5329"/>
            <w:bookmarkEnd w:id="5330"/>
            <w:bookmarkEnd w:id="5331"/>
          </w:p>
          <w:p w14:paraId="44A4AFF7" w14:textId="192640B5" w:rsidR="00AD6DB4" w:rsidRPr="00794639" w:rsidDel="00B47932" w:rsidRDefault="00AD6DB4" w:rsidP="00166AF3">
            <w:pPr>
              <w:pStyle w:val="TableBody"/>
              <w:rPr>
                <w:del w:id="5332" w:author="Elaine Baricante" w:date="2018-11-26T11:44:00Z"/>
              </w:rPr>
            </w:pPr>
            <w:del w:id="5333" w:author="Elaine Baricante" w:date="2018-11-26T11:44:00Z">
              <w:r w:rsidRPr="00794639" w:rsidDel="00B47932">
                <w:rPr>
                  <w:b/>
                </w:rPr>
                <w:delText>&lt;text&gt;</w:delText>
              </w:r>
              <w:r w:rsidRPr="00794639" w:rsidDel="00B47932">
                <w:tab/>
              </w:r>
              <w:r w:rsidRPr="00794639" w:rsidDel="00B47932">
                <w:tab/>
                <w:delText>String type field of maximum length &lt;tlength&gt;</w:delText>
              </w:r>
              <w:bookmarkStart w:id="5334" w:name="_Toc531011996"/>
              <w:bookmarkStart w:id="5335" w:name="_Toc531076289"/>
              <w:bookmarkStart w:id="5336" w:name="_Toc531077580"/>
              <w:bookmarkStart w:id="5337" w:name="_Toc531078884"/>
              <w:bookmarkStart w:id="5338" w:name="_Toc531700781"/>
              <w:bookmarkEnd w:id="5334"/>
              <w:bookmarkEnd w:id="5335"/>
              <w:bookmarkEnd w:id="5336"/>
              <w:bookmarkEnd w:id="5337"/>
              <w:bookmarkEnd w:id="5338"/>
            </w:del>
          </w:p>
          <w:p w14:paraId="7CFF6BCF" w14:textId="6B8D1493" w:rsidR="00AD6DB4" w:rsidRPr="00794639" w:rsidDel="00B47932" w:rsidRDefault="00AD6DB4" w:rsidP="00166AF3">
            <w:pPr>
              <w:pStyle w:val="TableBody"/>
              <w:rPr>
                <w:del w:id="5339" w:author="Elaine Baricante" w:date="2018-11-26T11:44:00Z"/>
              </w:rPr>
            </w:pPr>
            <w:bookmarkStart w:id="5340" w:name="_Toc531011997"/>
            <w:bookmarkStart w:id="5341" w:name="_Toc531076290"/>
            <w:bookmarkStart w:id="5342" w:name="_Toc531077581"/>
            <w:bookmarkStart w:id="5343" w:name="_Toc531078885"/>
            <w:bookmarkStart w:id="5344" w:name="_Toc531700782"/>
            <w:bookmarkEnd w:id="5340"/>
            <w:bookmarkEnd w:id="5341"/>
            <w:bookmarkEnd w:id="5342"/>
            <w:bookmarkEnd w:id="5343"/>
            <w:bookmarkEnd w:id="5344"/>
          </w:p>
          <w:p w14:paraId="6DD7DAE2" w14:textId="2D60CB05" w:rsidR="00AD6DB4" w:rsidRPr="00794639" w:rsidDel="00B47932" w:rsidRDefault="00AD6DB4" w:rsidP="00166AF3">
            <w:pPr>
              <w:pStyle w:val="TableBody"/>
              <w:rPr>
                <w:del w:id="5345" w:author="Elaine Baricante" w:date="2018-11-26T11:44:00Z"/>
              </w:rPr>
            </w:pPr>
            <w:del w:id="5346" w:author="Elaine Baricante" w:date="2018-11-26T11:44:00Z">
              <w:r w:rsidRPr="00794639" w:rsidDel="00B47932">
                <w:rPr>
                  <w:b/>
                </w:rPr>
                <w:delText>&lt;hidden&gt;</w:delText>
              </w:r>
              <w:r w:rsidRPr="00794639" w:rsidDel="00B47932">
                <w:tab/>
                <w:delText>Indicates if the entry is hidden or not – only available if a UICC with an active USIM application is present</w:delText>
              </w:r>
              <w:bookmarkStart w:id="5347" w:name="_Toc531011998"/>
              <w:bookmarkStart w:id="5348" w:name="_Toc531076291"/>
              <w:bookmarkStart w:id="5349" w:name="_Toc531077582"/>
              <w:bookmarkStart w:id="5350" w:name="_Toc531078886"/>
              <w:bookmarkStart w:id="5351" w:name="_Toc531700783"/>
              <w:bookmarkEnd w:id="5347"/>
              <w:bookmarkEnd w:id="5348"/>
              <w:bookmarkEnd w:id="5349"/>
              <w:bookmarkEnd w:id="5350"/>
              <w:bookmarkEnd w:id="5351"/>
            </w:del>
          </w:p>
          <w:p w14:paraId="0CF50585" w14:textId="7B5288C0" w:rsidR="00AD6DB4" w:rsidRPr="00794639" w:rsidDel="00B47932" w:rsidRDefault="00AD6DB4" w:rsidP="00166AF3">
            <w:pPr>
              <w:pStyle w:val="TableBody"/>
              <w:rPr>
                <w:del w:id="5352" w:author="Elaine Baricante" w:date="2018-11-26T11:44:00Z"/>
              </w:rPr>
            </w:pPr>
            <w:del w:id="5353" w:author="Elaine Baricante" w:date="2018-11-26T11:44:00Z">
              <w:r w:rsidRPr="00794639" w:rsidDel="00B47932">
                <w:delText>0</w:delText>
              </w:r>
              <w:r w:rsidRPr="00794639" w:rsidDel="00B47932">
                <w:tab/>
                <w:delText>Phonebook entry not hidden</w:delText>
              </w:r>
              <w:bookmarkStart w:id="5354" w:name="_Toc531011999"/>
              <w:bookmarkStart w:id="5355" w:name="_Toc531076292"/>
              <w:bookmarkStart w:id="5356" w:name="_Toc531077583"/>
              <w:bookmarkStart w:id="5357" w:name="_Toc531078887"/>
              <w:bookmarkStart w:id="5358" w:name="_Toc531700784"/>
              <w:bookmarkEnd w:id="5354"/>
              <w:bookmarkEnd w:id="5355"/>
              <w:bookmarkEnd w:id="5356"/>
              <w:bookmarkEnd w:id="5357"/>
              <w:bookmarkEnd w:id="5358"/>
            </w:del>
          </w:p>
          <w:p w14:paraId="2EE164B5" w14:textId="644CD85B" w:rsidR="00AD6DB4" w:rsidRPr="00794639" w:rsidDel="00B47932" w:rsidRDefault="00AD6DB4" w:rsidP="00166AF3">
            <w:pPr>
              <w:pStyle w:val="TableBody"/>
              <w:rPr>
                <w:del w:id="5359" w:author="Elaine Baricante" w:date="2018-11-26T11:44:00Z"/>
              </w:rPr>
            </w:pPr>
            <w:del w:id="5360" w:author="Elaine Baricante" w:date="2018-11-26T11:44:00Z">
              <w:r w:rsidRPr="00794639" w:rsidDel="00B47932">
                <w:delText>1</w:delText>
              </w:r>
              <w:r w:rsidRPr="00794639" w:rsidDel="00B47932">
                <w:tab/>
                <w:delText>Phonebook entry hidden</w:delText>
              </w:r>
              <w:bookmarkStart w:id="5361" w:name="_Toc531012000"/>
              <w:bookmarkStart w:id="5362" w:name="_Toc531076293"/>
              <w:bookmarkStart w:id="5363" w:name="_Toc531077584"/>
              <w:bookmarkStart w:id="5364" w:name="_Toc531078888"/>
              <w:bookmarkStart w:id="5365" w:name="_Toc531700785"/>
              <w:bookmarkEnd w:id="5361"/>
              <w:bookmarkEnd w:id="5362"/>
              <w:bookmarkEnd w:id="5363"/>
              <w:bookmarkEnd w:id="5364"/>
              <w:bookmarkEnd w:id="5365"/>
            </w:del>
          </w:p>
          <w:p w14:paraId="17E13FBC" w14:textId="7314FDD0" w:rsidR="00AD6DB4" w:rsidRPr="00794639" w:rsidDel="00B47932" w:rsidRDefault="00AD6DB4" w:rsidP="00166AF3">
            <w:pPr>
              <w:pStyle w:val="TableBody"/>
              <w:rPr>
                <w:del w:id="5366" w:author="Elaine Baricante" w:date="2018-11-26T11:44:00Z"/>
              </w:rPr>
            </w:pPr>
            <w:bookmarkStart w:id="5367" w:name="_Toc531012001"/>
            <w:bookmarkStart w:id="5368" w:name="_Toc531076294"/>
            <w:bookmarkStart w:id="5369" w:name="_Toc531077585"/>
            <w:bookmarkStart w:id="5370" w:name="_Toc531078889"/>
            <w:bookmarkStart w:id="5371" w:name="_Toc531700786"/>
            <w:bookmarkEnd w:id="5367"/>
            <w:bookmarkEnd w:id="5368"/>
            <w:bookmarkEnd w:id="5369"/>
            <w:bookmarkEnd w:id="5370"/>
            <w:bookmarkEnd w:id="5371"/>
          </w:p>
          <w:p w14:paraId="3756C9D1" w14:textId="1EF7DC18" w:rsidR="00AD6DB4" w:rsidRPr="00794639" w:rsidDel="00B47932" w:rsidRDefault="00AD6DB4" w:rsidP="00166AF3">
            <w:pPr>
              <w:pStyle w:val="TableBody"/>
              <w:rPr>
                <w:del w:id="5372" w:author="Elaine Baricante" w:date="2018-11-26T11:44:00Z"/>
              </w:rPr>
            </w:pPr>
            <w:del w:id="5373" w:author="Elaine Baricante" w:date="2018-11-26T11:44:00Z">
              <w:r w:rsidRPr="00794639" w:rsidDel="00B47932">
                <w:rPr>
                  <w:b/>
                </w:rPr>
                <w:delText>&lt;group&gt;</w:delText>
              </w:r>
              <w:r w:rsidRPr="00794639" w:rsidDel="00B47932">
                <w:tab/>
                <w:delText>String type field of maximum length &lt;glength&gt;</w:delText>
              </w:r>
              <w:bookmarkStart w:id="5374" w:name="_Toc531012002"/>
              <w:bookmarkStart w:id="5375" w:name="_Toc531076295"/>
              <w:bookmarkStart w:id="5376" w:name="_Toc531077586"/>
              <w:bookmarkStart w:id="5377" w:name="_Toc531078890"/>
              <w:bookmarkStart w:id="5378" w:name="_Toc531700787"/>
              <w:bookmarkEnd w:id="5374"/>
              <w:bookmarkEnd w:id="5375"/>
              <w:bookmarkEnd w:id="5376"/>
              <w:bookmarkEnd w:id="5377"/>
              <w:bookmarkEnd w:id="5378"/>
            </w:del>
          </w:p>
          <w:p w14:paraId="17892B73" w14:textId="25C34F46" w:rsidR="00AD6DB4" w:rsidRPr="00794639" w:rsidDel="00B47932" w:rsidRDefault="00AD6DB4" w:rsidP="00166AF3">
            <w:pPr>
              <w:pStyle w:val="TableBody"/>
              <w:rPr>
                <w:del w:id="5379" w:author="Elaine Baricante" w:date="2018-11-26T11:44:00Z"/>
              </w:rPr>
            </w:pPr>
            <w:bookmarkStart w:id="5380" w:name="_Toc531012003"/>
            <w:bookmarkStart w:id="5381" w:name="_Toc531076296"/>
            <w:bookmarkStart w:id="5382" w:name="_Toc531077587"/>
            <w:bookmarkStart w:id="5383" w:name="_Toc531078891"/>
            <w:bookmarkStart w:id="5384" w:name="_Toc531700788"/>
            <w:bookmarkEnd w:id="5380"/>
            <w:bookmarkEnd w:id="5381"/>
            <w:bookmarkEnd w:id="5382"/>
            <w:bookmarkEnd w:id="5383"/>
            <w:bookmarkEnd w:id="5384"/>
          </w:p>
          <w:p w14:paraId="04548A10" w14:textId="49146B2B" w:rsidR="00AD6DB4" w:rsidRPr="00794639" w:rsidDel="00B47932" w:rsidRDefault="00AD6DB4" w:rsidP="00166AF3">
            <w:pPr>
              <w:pStyle w:val="TableBody"/>
              <w:rPr>
                <w:del w:id="5385" w:author="Elaine Baricante" w:date="2018-11-26T11:44:00Z"/>
              </w:rPr>
            </w:pPr>
            <w:del w:id="5386" w:author="Elaine Baricante" w:date="2018-11-26T11:44:00Z">
              <w:r w:rsidRPr="00794639" w:rsidDel="00B47932">
                <w:rPr>
                  <w:b/>
                </w:rPr>
                <w:delText>&lt;adnumber&gt;</w:delText>
              </w:r>
              <w:r w:rsidRPr="00794639" w:rsidDel="00B47932">
                <w:tab/>
                <w:delText>String type phone number of format &lt;adtype&gt;</w:delText>
              </w:r>
              <w:bookmarkStart w:id="5387" w:name="_Toc531012004"/>
              <w:bookmarkStart w:id="5388" w:name="_Toc531076297"/>
              <w:bookmarkStart w:id="5389" w:name="_Toc531077588"/>
              <w:bookmarkStart w:id="5390" w:name="_Toc531078892"/>
              <w:bookmarkStart w:id="5391" w:name="_Toc531700789"/>
              <w:bookmarkEnd w:id="5387"/>
              <w:bookmarkEnd w:id="5388"/>
              <w:bookmarkEnd w:id="5389"/>
              <w:bookmarkEnd w:id="5390"/>
              <w:bookmarkEnd w:id="5391"/>
            </w:del>
          </w:p>
          <w:p w14:paraId="3A412C87" w14:textId="2F60327B" w:rsidR="00AD6DB4" w:rsidRPr="00794639" w:rsidDel="00B47932" w:rsidRDefault="00AD6DB4" w:rsidP="00166AF3">
            <w:pPr>
              <w:pStyle w:val="TableBody"/>
              <w:rPr>
                <w:del w:id="5392" w:author="Elaine Baricante" w:date="2018-11-26T11:44:00Z"/>
              </w:rPr>
            </w:pPr>
            <w:bookmarkStart w:id="5393" w:name="_Toc531012005"/>
            <w:bookmarkStart w:id="5394" w:name="_Toc531076298"/>
            <w:bookmarkStart w:id="5395" w:name="_Toc531077589"/>
            <w:bookmarkStart w:id="5396" w:name="_Toc531078893"/>
            <w:bookmarkStart w:id="5397" w:name="_Toc531700790"/>
            <w:bookmarkEnd w:id="5393"/>
            <w:bookmarkEnd w:id="5394"/>
            <w:bookmarkEnd w:id="5395"/>
            <w:bookmarkEnd w:id="5396"/>
            <w:bookmarkEnd w:id="5397"/>
          </w:p>
          <w:p w14:paraId="71561107" w14:textId="4C61C59A" w:rsidR="00AD6DB4" w:rsidRPr="00794639" w:rsidDel="00B47932" w:rsidRDefault="00AD6DB4" w:rsidP="00166AF3">
            <w:pPr>
              <w:pStyle w:val="TableBody"/>
              <w:rPr>
                <w:del w:id="5398" w:author="Elaine Baricante" w:date="2018-11-26T11:44:00Z"/>
              </w:rPr>
            </w:pPr>
            <w:del w:id="5399" w:author="Elaine Baricante" w:date="2018-11-26T11:44:00Z">
              <w:r w:rsidRPr="00794639" w:rsidDel="00B47932">
                <w:rPr>
                  <w:b/>
                </w:rPr>
                <w:delText>&lt;adtype&gt;</w:delText>
              </w:r>
              <w:r w:rsidRPr="00794639" w:rsidDel="00B47932">
                <w:tab/>
                <w:delText xml:space="preserve">Type of address octet in integer format </w:delText>
              </w:r>
              <w:bookmarkStart w:id="5400" w:name="_Toc531012006"/>
              <w:bookmarkStart w:id="5401" w:name="_Toc531076299"/>
              <w:bookmarkStart w:id="5402" w:name="_Toc531077590"/>
              <w:bookmarkStart w:id="5403" w:name="_Toc531078894"/>
              <w:bookmarkStart w:id="5404" w:name="_Toc531700791"/>
              <w:bookmarkEnd w:id="5400"/>
              <w:bookmarkEnd w:id="5401"/>
              <w:bookmarkEnd w:id="5402"/>
              <w:bookmarkEnd w:id="5403"/>
              <w:bookmarkEnd w:id="5404"/>
            </w:del>
          </w:p>
          <w:p w14:paraId="0DD83F85" w14:textId="5DE67784" w:rsidR="00AD6DB4" w:rsidRPr="00794639" w:rsidDel="00B47932" w:rsidRDefault="00AD6DB4" w:rsidP="00166AF3">
            <w:pPr>
              <w:pStyle w:val="TableBody"/>
              <w:rPr>
                <w:del w:id="5405" w:author="Elaine Baricante" w:date="2018-11-26T11:44:00Z"/>
              </w:rPr>
            </w:pPr>
            <w:bookmarkStart w:id="5406" w:name="_Toc531012007"/>
            <w:bookmarkStart w:id="5407" w:name="_Toc531076300"/>
            <w:bookmarkStart w:id="5408" w:name="_Toc531077591"/>
            <w:bookmarkStart w:id="5409" w:name="_Toc531078895"/>
            <w:bookmarkStart w:id="5410" w:name="_Toc531700792"/>
            <w:bookmarkEnd w:id="5406"/>
            <w:bookmarkEnd w:id="5407"/>
            <w:bookmarkEnd w:id="5408"/>
            <w:bookmarkEnd w:id="5409"/>
            <w:bookmarkEnd w:id="5410"/>
          </w:p>
          <w:p w14:paraId="3C097C1A" w14:textId="19331515" w:rsidR="00AD6DB4" w:rsidRPr="00794639" w:rsidDel="00B47932" w:rsidRDefault="00AD6DB4" w:rsidP="00166AF3">
            <w:pPr>
              <w:pStyle w:val="TableBody"/>
              <w:rPr>
                <w:del w:id="5411" w:author="Elaine Baricante" w:date="2018-11-26T11:44:00Z"/>
              </w:rPr>
            </w:pPr>
            <w:del w:id="5412" w:author="Elaine Baricante" w:date="2018-11-26T11:44:00Z">
              <w:r w:rsidRPr="00794639" w:rsidDel="00B47932">
                <w:rPr>
                  <w:b/>
                </w:rPr>
                <w:delText>&lt;secondtext&gt;</w:delText>
              </w:r>
              <w:r w:rsidRPr="00794639" w:rsidDel="00B47932">
                <w:rPr>
                  <w:b/>
                </w:rPr>
                <w:tab/>
              </w:r>
              <w:r w:rsidRPr="00794639" w:rsidDel="00B47932">
                <w:delText>String type field of maximum length &lt;slength&gt;</w:delText>
              </w:r>
              <w:bookmarkStart w:id="5413" w:name="_Toc531012008"/>
              <w:bookmarkStart w:id="5414" w:name="_Toc531076301"/>
              <w:bookmarkStart w:id="5415" w:name="_Toc531077592"/>
              <w:bookmarkStart w:id="5416" w:name="_Toc531078896"/>
              <w:bookmarkStart w:id="5417" w:name="_Toc531700793"/>
              <w:bookmarkEnd w:id="5413"/>
              <w:bookmarkEnd w:id="5414"/>
              <w:bookmarkEnd w:id="5415"/>
              <w:bookmarkEnd w:id="5416"/>
              <w:bookmarkEnd w:id="5417"/>
            </w:del>
          </w:p>
          <w:p w14:paraId="52EAC06B" w14:textId="57BC7708" w:rsidR="00AD6DB4" w:rsidRPr="00794639" w:rsidDel="00B47932" w:rsidRDefault="00AD6DB4" w:rsidP="00166AF3">
            <w:pPr>
              <w:pStyle w:val="TableBody"/>
              <w:rPr>
                <w:del w:id="5418" w:author="Elaine Baricante" w:date="2018-11-26T11:44:00Z"/>
              </w:rPr>
            </w:pPr>
            <w:bookmarkStart w:id="5419" w:name="_Toc531012009"/>
            <w:bookmarkStart w:id="5420" w:name="_Toc531076302"/>
            <w:bookmarkStart w:id="5421" w:name="_Toc531077593"/>
            <w:bookmarkStart w:id="5422" w:name="_Toc531078897"/>
            <w:bookmarkStart w:id="5423" w:name="_Toc531700794"/>
            <w:bookmarkEnd w:id="5419"/>
            <w:bookmarkEnd w:id="5420"/>
            <w:bookmarkEnd w:id="5421"/>
            <w:bookmarkEnd w:id="5422"/>
            <w:bookmarkEnd w:id="5423"/>
          </w:p>
          <w:p w14:paraId="12E4B3F2" w14:textId="2D48DDD1" w:rsidR="00AD6DB4" w:rsidRPr="00794639" w:rsidDel="00B47932" w:rsidRDefault="00AD6DB4" w:rsidP="00166AF3">
            <w:pPr>
              <w:pStyle w:val="TableBody"/>
              <w:rPr>
                <w:del w:id="5424" w:author="Elaine Baricante" w:date="2018-11-26T11:44:00Z"/>
              </w:rPr>
            </w:pPr>
            <w:del w:id="5425" w:author="Elaine Baricante" w:date="2018-11-26T11:44:00Z">
              <w:r w:rsidRPr="00794639" w:rsidDel="00B47932">
                <w:rPr>
                  <w:b/>
                </w:rPr>
                <w:delText>&lt;email&gt;</w:delText>
              </w:r>
              <w:r w:rsidRPr="00794639" w:rsidDel="00B47932">
                <w:tab/>
                <w:delText>String type field of maximum length &lt;elength&gt;</w:delText>
              </w:r>
              <w:bookmarkStart w:id="5426" w:name="_Toc531012010"/>
              <w:bookmarkStart w:id="5427" w:name="_Toc531076303"/>
              <w:bookmarkStart w:id="5428" w:name="_Toc531077594"/>
              <w:bookmarkStart w:id="5429" w:name="_Toc531078898"/>
              <w:bookmarkStart w:id="5430" w:name="_Toc531700795"/>
              <w:bookmarkEnd w:id="5426"/>
              <w:bookmarkEnd w:id="5427"/>
              <w:bookmarkEnd w:id="5428"/>
              <w:bookmarkEnd w:id="5429"/>
              <w:bookmarkEnd w:id="5430"/>
            </w:del>
          </w:p>
          <w:p w14:paraId="6AD8140B" w14:textId="5F725D9C" w:rsidR="00AD6DB4" w:rsidRPr="00794639" w:rsidDel="00B47932" w:rsidRDefault="00AD6DB4" w:rsidP="00166AF3">
            <w:pPr>
              <w:pStyle w:val="TableBody"/>
              <w:rPr>
                <w:del w:id="5431" w:author="Elaine Baricante" w:date="2018-11-26T11:44:00Z"/>
              </w:rPr>
            </w:pPr>
            <w:bookmarkStart w:id="5432" w:name="_Toc531012011"/>
            <w:bookmarkStart w:id="5433" w:name="_Toc531076304"/>
            <w:bookmarkStart w:id="5434" w:name="_Toc531077595"/>
            <w:bookmarkStart w:id="5435" w:name="_Toc531078899"/>
            <w:bookmarkStart w:id="5436" w:name="_Toc531700796"/>
            <w:bookmarkEnd w:id="5432"/>
            <w:bookmarkEnd w:id="5433"/>
            <w:bookmarkEnd w:id="5434"/>
            <w:bookmarkEnd w:id="5435"/>
            <w:bookmarkEnd w:id="5436"/>
          </w:p>
          <w:p w14:paraId="7E85CE9F" w14:textId="741C89B1" w:rsidR="00AD6DB4" w:rsidRPr="00794639" w:rsidDel="00B47932" w:rsidRDefault="00AD6DB4" w:rsidP="00166AF3">
            <w:pPr>
              <w:pStyle w:val="TableBody"/>
              <w:rPr>
                <w:del w:id="5437" w:author="Elaine Baricante" w:date="2018-11-26T11:44:00Z"/>
              </w:rPr>
            </w:pPr>
            <w:del w:id="5438" w:author="Elaine Baricante" w:date="2018-11-26T11:44:00Z">
              <w:r w:rsidRPr="00794639" w:rsidDel="00B47932">
                <w:rPr>
                  <w:b/>
                </w:rPr>
                <w:delText>&lt;nlength&gt;</w:delText>
              </w:r>
              <w:r w:rsidRPr="00794639" w:rsidDel="00B47932">
                <w:tab/>
                <w:delText>Integer type value indicating the maximum length of field &lt;number&gt;</w:delText>
              </w:r>
              <w:bookmarkStart w:id="5439" w:name="_Toc531012012"/>
              <w:bookmarkStart w:id="5440" w:name="_Toc531076305"/>
              <w:bookmarkStart w:id="5441" w:name="_Toc531077596"/>
              <w:bookmarkStart w:id="5442" w:name="_Toc531078900"/>
              <w:bookmarkStart w:id="5443" w:name="_Toc531700797"/>
              <w:bookmarkEnd w:id="5439"/>
              <w:bookmarkEnd w:id="5440"/>
              <w:bookmarkEnd w:id="5441"/>
              <w:bookmarkEnd w:id="5442"/>
              <w:bookmarkEnd w:id="5443"/>
            </w:del>
          </w:p>
          <w:p w14:paraId="6E54A7DD" w14:textId="05DB3C5F" w:rsidR="00AD6DB4" w:rsidRPr="00794639" w:rsidDel="00B47932" w:rsidRDefault="00AD6DB4" w:rsidP="00166AF3">
            <w:pPr>
              <w:pStyle w:val="TableBody"/>
              <w:rPr>
                <w:del w:id="5444" w:author="Elaine Baricante" w:date="2018-11-26T11:44:00Z"/>
              </w:rPr>
            </w:pPr>
            <w:bookmarkStart w:id="5445" w:name="_Toc531012013"/>
            <w:bookmarkStart w:id="5446" w:name="_Toc531076306"/>
            <w:bookmarkStart w:id="5447" w:name="_Toc531077597"/>
            <w:bookmarkStart w:id="5448" w:name="_Toc531078901"/>
            <w:bookmarkStart w:id="5449" w:name="_Toc531700798"/>
            <w:bookmarkEnd w:id="5445"/>
            <w:bookmarkEnd w:id="5446"/>
            <w:bookmarkEnd w:id="5447"/>
            <w:bookmarkEnd w:id="5448"/>
            <w:bookmarkEnd w:id="5449"/>
          </w:p>
          <w:p w14:paraId="40B8BE19" w14:textId="61D49E0D" w:rsidR="00AD6DB4" w:rsidRPr="00794639" w:rsidDel="00B47932" w:rsidRDefault="00AD6DB4" w:rsidP="00166AF3">
            <w:pPr>
              <w:pStyle w:val="TableBody"/>
              <w:rPr>
                <w:del w:id="5450" w:author="Elaine Baricante" w:date="2018-11-26T11:44:00Z"/>
              </w:rPr>
            </w:pPr>
            <w:del w:id="5451" w:author="Elaine Baricante" w:date="2018-11-26T11:44:00Z">
              <w:r w:rsidRPr="00794639" w:rsidDel="00B47932">
                <w:rPr>
                  <w:b/>
                </w:rPr>
                <w:delText>&lt;tlength&gt;</w:delText>
              </w:r>
              <w:r w:rsidRPr="00794639" w:rsidDel="00B47932">
                <w:tab/>
                <w:delText>Integer type value indicating the maximum length of field &lt;text&gt;</w:delText>
              </w:r>
              <w:bookmarkStart w:id="5452" w:name="_Toc531012014"/>
              <w:bookmarkStart w:id="5453" w:name="_Toc531076307"/>
              <w:bookmarkStart w:id="5454" w:name="_Toc531077598"/>
              <w:bookmarkStart w:id="5455" w:name="_Toc531078902"/>
              <w:bookmarkStart w:id="5456" w:name="_Toc531700799"/>
              <w:bookmarkEnd w:id="5452"/>
              <w:bookmarkEnd w:id="5453"/>
              <w:bookmarkEnd w:id="5454"/>
              <w:bookmarkEnd w:id="5455"/>
              <w:bookmarkEnd w:id="5456"/>
            </w:del>
          </w:p>
          <w:p w14:paraId="0A61A5D1" w14:textId="34C039AE" w:rsidR="00AD6DB4" w:rsidRPr="00794639" w:rsidDel="00B47932" w:rsidRDefault="00AD6DB4" w:rsidP="00166AF3">
            <w:pPr>
              <w:pStyle w:val="TableBody"/>
              <w:rPr>
                <w:del w:id="5457" w:author="Elaine Baricante" w:date="2018-11-26T11:44:00Z"/>
              </w:rPr>
            </w:pPr>
            <w:bookmarkStart w:id="5458" w:name="_Toc531012015"/>
            <w:bookmarkStart w:id="5459" w:name="_Toc531076308"/>
            <w:bookmarkStart w:id="5460" w:name="_Toc531077599"/>
            <w:bookmarkStart w:id="5461" w:name="_Toc531078903"/>
            <w:bookmarkStart w:id="5462" w:name="_Toc531700800"/>
            <w:bookmarkEnd w:id="5458"/>
            <w:bookmarkEnd w:id="5459"/>
            <w:bookmarkEnd w:id="5460"/>
            <w:bookmarkEnd w:id="5461"/>
            <w:bookmarkEnd w:id="5462"/>
          </w:p>
          <w:p w14:paraId="5F230982" w14:textId="15457251" w:rsidR="00AD6DB4" w:rsidRPr="00794639" w:rsidDel="00B47932" w:rsidRDefault="00AD6DB4" w:rsidP="00166AF3">
            <w:pPr>
              <w:pStyle w:val="TableBody"/>
              <w:rPr>
                <w:del w:id="5463" w:author="Elaine Baricante" w:date="2018-11-26T11:44:00Z"/>
              </w:rPr>
            </w:pPr>
            <w:del w:id="5464" w:author="Elaine Baricante" w:date="2018-11-26T11:44:00Z">
              <w:r w:rsidRPr="00794639" w:rsidDel="00B47932">
                <w:rPr>
                  <w:b/>
                </w:rPr>
                <w:delText>&lt;glength&gt;</w:delText>
              </w:r>
              <w:r w:rsidRPr="00794639" w:rsidDel="00B47932">
                <w:tab/>
                <w:delText>Integer type value indicating the maximum length of field &lt;group&gt;</w:delText>
              </w:r>
              <w:bookmarkStart w:id="5465" w:name="_Toc531012016"/>
              <w:bookmarkStart w:id="5466" w:name="_Toc531076309"/>
              <w:bookmarkStart w:id="5467" w:name="_Toc531077600"/>
              <w:bookmarkStart w:id="5468" w:name="_Toc531078904"/>
              <w:bookmarkStart w:id="5469" w:name="_Toc531700801"/>
              <w:bookmarkEnd w:id="5465"/>
              <w:bookmarkEnd w:id="5466"/>
              <w:bookmarkEnd w:id="5467"/>
              <w:bookmarkEnd w:id="5468"/>
              <w:bookmarkEnd w:id="5469"/>
            </w:del>
          </w:p>
          <w:p w14:paraId="5E309E1C" w14:textId="243F586E" w:rsidR="00AD6DB4" w:rsidRPr="00794639" w:rsidDel="00B47932" w:rsidRDefault="00AD6DB4" w:rsidP="00166AF3">
            <w:pPr>
              <w:pStyle w:val="TableBody"/>
              <w:rPr>
                <w:del w:id="5470" w:author="Elaine Baricante" w:date="2018-11-26T11:44:00Z"/>
              </w:rPr>
            </w:pPr>
            <w:bookmarkStart w:id="5471" w:name="_Toc531012017"/>
            <w:bookmarkStart w:id="5472" w:name="_Toc531076310"/>
            <w:bookmarkStart w:id="5473" w:name="_Toc531077601"/>
            <w:bookmarkStart w:id="5474" w:name="_Toc531078905"/>
            <w:bookmarkStart w:id="5475" w:name="_Toc531700802"/>
            <w:bookmarkEnd w:id="5471"/>
            <w:bookmarkEnd w:id="5472"/>
            <w:bookmarkEnd w:id="5473"/>
            <w:bookmarkEnd w:id="5474"/>
            <w:bookmarkEnd w:id="5475"/>
          </w:p>
          <w:p w14:paraId="0A2E88DE" w14:textId="541D57C8" w:rsidR="00AD6DB4" w:rsidRPr="00794639" w:rsidDel="00B47932" w:rsidRDefault="00AD6DB4" w:rsidP="00166AF3">
            <w:pPr>
              <w:pStyle w:val="TableBody"/>
              <w:rPr>
                <w:del w:id="5476" w:author="Elaine Baricante" w:date="2018-11-26T11:44:00Z"/>
              </w:rPr>
            </w:pPr>
            <w:del w:id="5477" w:author="Elaine Baricante" w:date="2018-11-26T11:44:00Z">
              <w:r w:rsidRPr="00794639" w:rsidDel="00B47932">
                <w:rPr>
                  <w:b/>
                </w:rPr>
                <w:delText>&lt;alength&gt;</w:delText>
              </w:r>
              <w:r w:rsidRPr="00794639" w:rsidDel="00B47932">
                <w:tab/>
                <w:delText>Integer type value indicating the maximum length of field &lt;adnumber&gt;</w:delText>
              </w:r>
              <w:bookmarkStart w:id="5478" w:name="_Toc531012018"/>
              <w:bookmarkStart w:id="5479" w:name="_Toc531076311"/>
              <w:bookmarkStart w:id="5480" w:name="_Toc531077602"/>
              <w:bookmarkStart w:id="5481" w:name="_Toc531078906"/>
              <w:bookmarkStart w:id="5482" w:name="_Toc531700803"/>
              <w:bookmarkEnd w:id="5478"/>
              <w:bookmarkEnd w:id="5479"/>
              <w:bookmarkEnd w:id="5480"/>
              <w:bookmarkEnd w:id="5481"/>
              <w:bookmarkEnd w:id="5482"/>
            </w:del>
          </w:p>
          <w:p w14:paraId="36456751" w14:textId="04BD6628" w:rsidR="00AD6DB4" w:rsidRPr="00794639" w:rsidDel="00B47932" w:rsidRDefault="00AD6DB4" w:rsidP="00166AF3">
            <w:pPr>
              <w:pStyle w:val="TableBody"/>
              <w:rPr>
                <w:del w:id="5483" w:author="Elaine Baricante" w:date="2018-11-26T11:44:00Z"/>
              </w:rPr>
            </w:pPr>
            <w:bookmarkStart w:id="5484" w:name="_Toc531012019"/>
            <w:bookmarkStart w:id="5485" w:name="_Toc531076312"/>
            <w:bookmarkStart w:id="5486" w:name="_Toc531077603"/>
            <w:bookmarkStart w:id="5487" w:name="_Toc531078907"/>
            <w:bookmarkStart w:id="5488" w:name="_Toc531700804"/>
            <w:bookmarkEnd w:id="5484"/>
            <w:bookmarkEnd w:id="5485"/>
            <w:bookmarkEnd w:id="5486"/>
            <w:bookmarkEnd w:id="5487"/>
            <w:bookmarkEnd w:id="5488"/>
          </w:p>
          <w:p w14:paraId="1F9970E2" w14:textId="03D93A18" w:rsidR="00AD6DB4" w:rsidRPr="00794639" w:rsidDel="00B47932" w:rsidRDefault="00AD6DB4" w:rsidP="00166AF3">
            <w:pPr>
              <w:pStyle w:val="TableBody"/>
              <w:rPr>
                <w:del w:id="5489" w:author="Elaine Baricante" w:date="2018-11-26T11:44:00Z"/>
              </w:rPr>
            </w:pPr>
            <w:del w:id="5490" w:author="Elaine Baricante" w:date="2018-11-26T11:44:00Z">
              <w:r w:rsidRPr="00794639" w:rsidDel="00B47932">
                <w:rPr>
                  <w:b/>
                </w:rPr>
                <w:delText>&lt;slength&gt;</w:delText>
              </w:r>
              <w:r w:rsidRPr="00794639" w:rsidDel="00B47932">
                <w:tab/>
                <w:delText>Integer type value indicating the maximum length of field &lt;secondtext&gt;</w:delText>
              </w:r>
              <w:bookmarkStart w:id="5491" w:name="_Toc531012020"/>
              <w:bookmarkStart w:id="5492" w:name="_Toc531076313"/>
              <w:bookmarkStart w:id="5493" w:name="_Toc531077604"/>
              <w:bookmarkStart w:id="5494" w:name="_Toc531078908"/>
              <w:bookmarkStart w:id="5495" w:name="_Toc531700805"/>
              <w:bookmarkEnd w:id="5491"/>
              <w:bookmarkEnd w:id="5492"/>
              <w:bookmarkEnd w:id="5493"/>
              <w:bookmarkEnd w:id="5494"/>
              <w:bookmarkEnd w:id="5495"/>
            </w:del>
          </w:p>
          <w:p w14:paraId="5C8C5B80" w14:textId="3F9664A4" w:rsidR="00AD6DB4" w:rsidRPr="00794639" w:rsidDel="00B47932" w:rsidRDefault="00AD6DB4" w:rsidP="00166AF3">
            <w:pPr>
              <w:pStyle w:val="TableBody"/>
              <w:rPr>
                <w:del w:id="5496" w:author="Elaine Baricante" w:date="2018-11-26T11:44:00Z"/>
              </w:rPr>
            </w:pPr>
            <w:bookmarkStart w:id="5497" w:name="_Toc531012021"/>
            <w:bookmarkStart w:id="5498" w:name="_Toc531076314"/>
            <w:bookmarkStart w:id="5499" w:name="_Toc531077605"/>
            <w:bookmarkStart w:id="5500" w:name="_Toc531078909"/>
            <w:bookmarkStart w:id="5501" w:name="_Toc531700806"/>
            <w:bookmarkEnd w:id="5497"/>
            <w:bookmarkEnd w:id="5498"/>
            <w:bookmarkEnd w:id="5499"/>
            <w:bookmarkEnd w:id="5500"/>
            <w:bookmarkEnd w:id="5501"/>
          </w:p>
          <w:p w14:paraId="0F9F2FB2" w14:textId="5345AD40" w:rsidR="00AD6DB4" w:rsidRPr="00794639" w:rsidDel="00B47932" w:rsidRDefault="00AD6DB4" w:rsidP="00166AF3">
            <w:pPr>
              <w:pStyle w:val="TableBody"/>
              <w:rPr>
                <w:del w:id="5502" w:author="Elaine Baricante" w:date="2018-11-26T11:44:00Z"/>
              </w:rPr>
            </w:pPr>
            <w:del w:id="5503" w:author="Elaine Baricante" w:date="2018-11-26T11:44:00Z">
              <w:r w:rsidRPr="00794639" w:rsidDel="00B47932">
                <w:rPr>
                  <w:b/>
                </w:rPr>
                <w:delText>&lt;elength&gt;</w:delText>
              </w:r>
              <w:r w:rsidRPr="00794639" w:rsidDel="00B47932">
                <w:tab/>
                <w:delText>Integer type value indicating the maximum length of field &lt;email&gt;</w:delText>
              </w:r>
              <w:bookmarkStart w:id="5504" w:name="_Toc531012022"/>
              <w:bookmarkStart w:id="5505" w:name="_Toc531076315"/>
              <w:bookmarkStart w:id="5506" w:name="_Toc531077606"/>
              <w:bookmarkStart w:id="5507" w:name="_Toc531078910"/>
              <w:bookmarkStart w:id="5508" w:name="_Toc531700807"/>
              <w:bookmarkEnd w:id="5504"/>
              <w:bookmarkEnd w:id="5505"/>
              <w:bookmarkEnd w:id="5506"/>
              <w:bookmarkEnd w:id="5507"/>
              <w:bookmarkEnd w:id="5508"/>
            </w:del>
          </w:p>
        </w:tc>
        <w:bookmarkStart w:id="5509" w:name="_Toc531012023"/>
        <w:bookmarkStart w:id="5510" w:name="_Toc531076316"/>
        <w:bookmarkStart w:id="5511" w:name="_Toc531077607"/>
        <w:bookmarkStart w:id="5512" w:name="_Toc531078911"/>
        <w:bookmarkStart w:id="5513" w:name="_Toc531700808"/>
        <w:bookmarkEnd w:id="5509"/>
        <w:bookmarkEnd w:id="5510"/>
        <w:bookmarkEnd w:id="5511"/>
        <w:bookmarkEnd w:id="5512"/>
        <w:bookmarkEnd w:id="5513"/>
      </w:tr>
      <w:tr w:rsidR="00AD6DB4" w:rsidRPr="00794639" w:rsidDel="00B47932" w14:paraId="0C2BC8A7" w14:textId="03A949E0" w:rsidTr="00953CD3">
        <w:trPr>
          <w:del w:id="5514" w:author="Elaine Baricante" w:date="2018-11-26T11:44:00Z"/>
        </w:trPr>
        <w:tc>
          <w:tcPr>
            <w:tcW w:w="1707" w:type="dxa"/>
          </w:tcPr>
          <w:p w14:paraId="2A4689A6" w14:textId="4A9B6CE5" w:rsidR="00AD6DB4" w:rsidRPr="00794639" w:rsidDel="00B47932" w:rsidRDefault="005A1FC4">
            <w:pPr>
              <w:pStyle w:val="TableBody"/>
              <w:rPr>
                <w:del w:id="5515" w:author="Elaine Baricante" w:date="2018-11-26T11:44:00Z"/>
                <w:u w:val="single"/>
              </w:rPr>
            </w:pPr>
            <w:del w:id="5516" w:author="Elaine Baricante" w:date="2018-11-26T11:44:00Z">
              <w:r w:rsidRPr="00794639" w:rsidDel="00B47932">
                <w:rPr>
                  <w:u w:val="single"/>
                </w:rPr>
                <w:delText>Reference</w:delText>
              </w:r>
              <w:bookmarkStart w:id="5517" w:name="_Toc531012024"/>
              <w:bookmarkStart w:id="5518" w:name="_Toc531076317"/>
              <w:bookmarkStart w:id="5519" w:name="_Toc531077608"/>
              <w:bookmarkStart w:id="5520" w:name="_Toc531078912"/>
              <w:bookmarkStart w:id="5521" w:name="_Toc531700809"/>
              <w:bookmarkEnd w:id="5517"/>
              <w:bookmarkEnd w:id="5518"/>
              <w:bookmarkEnd w:id="5519"/>
              <w:bookmarkEnd w:id="5520"/>
              <w:bookmarkEnd w:id="5521"/>
            </w:del>
          </w:p>
        </w:tc>
        <w:tc>
          <w:tcPr>
            <w:tcW w:w="7290" w:type="dxa"/>
          </w:tcPr>
          <w:p w14:paraId="6F1B7A32" w14:textId="61F4B3F9" w:rsidR="00AD6DB4" w:rsidRPr="00794639" w:rsidDel="00B47932" w:rsidRDefault="00256E94" w:rsidP="004651D1">
            <w:pPr>
              <w:pStyle w:val="TableBody"/>
              <w:rPr>
                <w:del w:id="5522" w:author="Elaine Baricante" w:date="2018-11-26T11:44:00Z"/>
              </w:rPr>
            </w:pPr>
            <w:del w:id="5523" w:author="Elaine Baricante" w:date="2018-11-26T11:44:00Z">
              <w:r w:rsidRPr="00794639" w:rsidDel="00B47932">
                <w:delText>27.007 Rev12</w:delText>
              </w:r>
              <w:bookmarkStart w:id="5524" w:name="_Toc531012025"/>
              <w:bookmarkStart w:id="5525" w:name="_Toc531076318"/>
              <w:bookmarkStart w:id="5526" w:name="_Toc531077609"/>
              <w:bookmarkStart w:id="5527" w:name="_Toc531078913"/>
              <w:bookmarkStart w:id="5528" w:name="_Toc531700810"/>
              <w:bookmarkEnd w:id="5524"/>
              <w:bookmarkEnd w:id="5525"/>
              <w:bookmarkEnd w:id="5526"/>
              <w:bookmarkEnd w:id="5527"/>
              <w:bookmarkEnd w:id="5528"/>
            </w:del>
          </w:p>
        </w:tc>
        <w:bookmarkStart w:id="5529" w:name="_Toc531012026"/>
        <w:bookmarkStart w:id="5530" w:name="_Toc531076319"/>
        <w:bookmarkStart w:id="5531" w:name="_Toc531077610"/>
        <w:bookmarkStart w:id="5532" w:name="_Toc531078914"/>
        <w:bookmarkStart w:id="5533" w:name="_Toc531700811"/>
        <w:bookmarkEnd w:id="5529"/>
        <w:bookmarkEnd w:id="5530"/>
        <w:bookmarkEnd w:id="5531"/>
        <w:bookmarkEnd w:id="5532"/>
        <w:bookmarkEnd w:id="5533"/>
      </w:tr>
    </w:tbl>
    <w:p w14:paraId="06BD6525" w14:textId="5E8FB3B7" w:rsidR="00AD6DB4" w:rsidRPr="00794639" w:rsidDel="00B47932" w:rsidRDefault="00AD6DB4" w:rsidP="00AD6DB4">
      <w:pPr>
        <w:pStyle w:val="Heading2"/>
        <w:rPr>
          <w:del w:id="5534" w:author="Elaine Baricante" w:date="2018-11-26T11:44:00Z"/>
        </w:rPr>
      </w:pPr>
      <w:bookmarkStart w:id="5535" w:name="_Toc345081372"/>
      <w:bookmarkStart w:id="5536" w:name="_Toc349753115"/>
      <w:bookmarkStart w:id="5537" w:name="_Toc349754008"/>
      <w:bookmarkStart w:id="5538" w:name="_Ref366745195"/>
      <w:bookmarkStart w:id="5539" w:name="_Ref369091804"/>
      <w:bookmarkStart w:id="5540" w:name="_Toc368586074"/>
      <w:bookmarkStart w:id="5541" w:name="_Toc486251655"/>
      <w:bookmarkStart w:id="5542" w:name="_Toc530994435"/>
      <w:del w:id="5543" w:author="Elaine Baricante" w:date="2018-11-26T11:44:00Z">
        <w:r w:rsidRPr="00794639" w:rsidDel="00B47932">
          <w:delText xml:space="preserve">+CPBS Command: Select Phonebook Memory </w:delText>
        </w:r>
        <w:bookmarkEnd w:id="5535"/>
        <w:r w:rsidRPr="00794639" w:rsidDel="00B47932">
          <w:delText>Storage</w:delText>
        </w:r>
        <w:bookmarkStart w:id="5544" w:name="_Toc531012027"/>
        <w:bookmarkStart w:id="5545" w:name="_Toc531076320"/>
        <w:bookmarkStart w:id="5546" w:name="_Toc531077611"/>
        <w:bookmarkStart w:id="5547" w:name="_Toc531078915"/>
        <w:bookmarkStart w:id="5548" w:name="_Toc531700812"/>
        <w:bookmarkEnd w:id="5536"/>
        <w:bookmarkEnd w:id="5537"/>
        <w:bookmarkEnd w:id="5538"/>
        <w:bookmarkEnd w:id="5539"/>
        <w:bookmarkEnd w:id="5540"/>
        <w:bookmarkEnd w:id="5541"/>
        <w:bookmarkEnd w:id="5542"/>
        <w:bookmarkEnd w:id="5544"/>
        <w:bookmarkEnd w:id="5545"/>
        <w:bookmarkEnd w:id="5546"/>
        <w:bookmarkEnd w:id="5547"/>
        <w:bookmarkEnd w:id="5548"/>
      </w:del>
    </w:p>
    <w:tbl>
      <w:tblPr>
        <w:tblStyle w:val="TableSWIleft"/>
        <w:tblW w:w="8997" w:type="dxa"/>
        <w:tblLayout w:type="fixed"/>
        <w:tblLook w:val="04A0" w:firstRow="1" w:lastRow="0" w:firstColumn="1" w:lastColumn="0" w:noHBand="0" w:noVBand="1"/>
      </w:tblPr>
      <w:tblGrid>
        <w:gridCol w:w="1728"/>
        <w:gridCol w:w="7269"/>
      </w:tblGrid>
      <w:tr w:rsidR="00AD6DB4" w:rsidRPr="00794639" w:rsidDel="00B47932" w14:paraId="1F97788E" w14:textId="3C9FF74E" w:rsidTr="00170927">
        <w:trPr>
          <w:cnfStyle w:val="100000000000" w:firstRow="1" w:lastRow="0" w:firstColumn="0" w:lastColumn="0" w:oddVBand="0" w:evenVBand="0" w:oddHBand="0" w:evenHBand="0" w:firstRowFirstColumn="0" w:firstRowLastColumn="0" w:lastRowFirstColumn="0" w:lastRowLastColumn="0"/>
          <w:del w:id="5549" w:author="Elaine Baricante" w:date="2018-11-26T11:44:00Z"/>
        </w:trPr>
        <w:tc>
          <w:tcPr>
            <w:tcW w:w="8997" w:type="dxa"/>
            <w:gridSpan w:val="2"/>
          </w:tcPr>
          <w:p w14:paraId="2ADDF1F1" w14:textId="5666B0F8" w:rsidR="00AD6DB4" w:rsidRPr="00794639" w:rsidDel="00B47932" w:rsidRDefault="00F22490">
            <w:pPr>
              <w:pStyle w:val="TableRowHead"/>
              <w:spacing w:before="144" w:after="144"/>
              <w:rPr>
                <w:del w:id="5550" w:author="Elaine Baricante" w:date="2018-11-26T11:44:00Z"/>
                <w:rFonts w:cs="Arial"/>
                <w:bCs w:val="0"/>
              </w:rPr>
            </w:pPr>
            <w:del w:id="5551" w:author="Elaine Baricante" w:date="2018-11-26T11:44:00Z">
              <w:r w:rsidRPr="00794639" w:rsidDel="00B47932">
                <w:delText>HL7800</w:delText>
              </w:r>
              <w:bookmarkStart w:id="5552" w:name="_Toc531012028"/>
              <w:bookmarkStart w:id="5553" w:name="_Toc531076321"/>
              <w:bookmarkStart w:id="5554" w:name="_Toc531077612"/>
              <w:bookmarkStart w:id="5555" w:name="_Toc531078916"/>
              <w:bookmarkStart w:id="5556" w:name="_Toc531700813"/>
              <w:bookmarkEnd w:id="5552"/>
              <w:bookmarkEnd w:id="5553"/>
              <w:bookmarkEnd w:id="5554"/>
              <w:bookmarkEnd w:id="5555"/>
              <w:bookmarkEnd w:id="5556"/>
            </w:del>
          </w:p>
        </w:tc>
        <w:bookmarkStart w:id="5557" w:name="_Toc531012029"/>
        <w:bookmarkStart w:id="5558" w:name="_Toc531076322"/>
        <w:bookmarkStart w:id="5559" w:name="_Toc531077613"/>
        <w:bookmarkStart w:id="5560" w:name="_Toc531078917"/>
        <w:bookmarkStart w:id="5561" w:name="_Toc531700814"/>
        <w:bookmarkEnd w:id="5557"/>
        <w:bookmarkEnd w:id="5558"/>
        <w:bookmarkEnd w:id="5559"/>
        <w:bookmarkEnd w:id="5560"/>
        <w:bookmarkEnd w:id="5561"/>
      </w:tr>
      <w:tr w:rsidR="00AD6DB4" w:rsidRPr="00794639" w:rsidDel="00B47932" w14:paraId="0A2294E3" w14:textId="011E489A" w:rsidTr="00170927">
        <w:trPr>
          <w:trHeight w:val="975"/>
          <w:del w:id="5562" w:author="Elaine Baricante" w:date="2018-11-26T11:44:00Z"/>
        </w:trPr>
        <w:tc>
          <w:tcPr>
            <w:tcW w:w="0" w:type="dxa"/>
          </w:tcPr>
          <w:p w14:paraId="10F89670" w14:textId="1334239C" w:rsidR="00AD6DB4" w:rsidRPr="00794639" w:rsidDel="00B47932" w:rsidRDefault="00AD6DB4" w:rsidP="00166AF3">
            <w:pPr>
              <w:pStyle w:val="TableBody"/>
              <w:rPr>
                <w:del w:id="5563" w:author="Elaine Baricante" w:date="2018-11-26T11:44:00Z"/>
                <w:rFonts w:ascii="Times New Roman" w:hAnsi="Times New Roman" w:cs="Times New Roman"/>
                <w:i/>
                <w:sz w:val="20"/>
                <w:szCs w:val="20"/>
              </w:rPr>
            </w:pPr>
            <w:del w:id="5564" w:author="Elaine Baricante" w:date="2018-11-26T11:44:00Z">
              <w:r w:rsidRPr="00794639" w:rsidDel="00B47932">
                <w:rPr>
                  <w:i/>
                </w:rPr>
                <w:delText>Test command</w:delText>
              </w:r>
              <w:bookmarkStart w:id="5565" w:name="_Toc531012030"/>
              <w:bookmarkStart w:id="5566" w:name="_Toc531076323"/>
              <w:bookmarkStart w:id="5567" w:name="_Toc531077614"/>
              <w:bookmarkStart w:id="5568" w:name="_Toc531078918"/>
              <w:bookmarkStart w:id="5569" w:name="_Toc531700815"/>
              <w:bookmarkEnd w:id="5565"/>
              <w:bookmarkEnd w:id="5566"/>
              <w:bookmarkEnd w:id="5567"/>
              <w:bookmarkEnd w:id="5568"/>
              <w:bookmarkEnd w:id="5569"/>
            </w:del>
          </w:p>
          <w:p w14:paraId="2BAFF8AB" w14:textId="5246D064" w:rsidR="00AD6DB4" w:rsidRPr="00794639" w:rsidDel="00B47932" w:rsidRDefault="00AD6DB4" w:rsidP="00166AF3">
            <w:pPr>
              <w:pStyle w:val="TableBody"/>
              <w:rPr>
                <w:del w:id="5570" w:author="Elaine Baricante" w:date="2018-11-26T11:44:00Z"/>
              </w:rPr>
            </w:pPr>
            <w:bookmarkStart w:id="5571" w:name="_Toc531012031"/>
            <w:bookmarkStart w:id="5572" w:name="_Toc531076324"/>
            <w:bookmarkStart w:id="5573" w:name="_Toc531077615"/>
            <w:bookmarkStart w:id="5574" w:name="_Toc531078919"/>
            <w:bookmarkStart w:id="5575" w:name="_Toc531700816"/>
            <w:bookmarkEnd w:id="5571"/>
            <w:bookmarkEnd w:id="5572"/>
            <w:bookmarkEnd w:id="5573"/>
            <w:bookmarkEnd w:id="5574"/>
            <w:bookmarkEnd w:id="5575"/>
          </w:p>
          <w:p w14:paraId="18E37185" w14:textId="2A00100F" w:rsidR="00AD6DB4" w:rsidRPr="00794639" w:rsidDel="00B47932" w:rsidRDefault="00AD6DB4" w:rsidP="00166AF3">
            <w:pPr>
              <w:pStyle w:val="TableBody"/>
              <w:rPr>
                <w:del w:id="5576" w:author="Elaine Baricante" w:date="2018-11-26T11:44:00Z"/>
                <w:u w:val="single"/>
              </w:rPr>
            </w:pPr>
            <w:del w:id="5577" w:author="Elaine Baricante" w:date="2018-11-26T11:44:00Z">
              <w:r w:rsidRPr="00794639" w:rsidDel="00B47932">
                <w:rPr>
                  <w:u w:val="single"/>
                </w:rPr>
                <w:delText>Syntax</w:delText>
              </w:r>
              <w:bookmarkStart w:id="5578" w:name="_Toc531012032"/>
              <w:bookmarkStart w:id="5579" w:name="_Toc531076325"/>
              <w:bookmarkStart w:id="5580" w:name="_Toc531077616"/>
              <w:bookmarkStart w:id="5581" w:name="_Toc531078920"/>
              <w:bookmarkStart w:id="5582" w:name="_Toc531700817"/>
              <w:bookmarkEnd w:id="5578"/>
              <w:bookmarkEnd w:id="5579"/>
              <w:bookmarkEnd w:id="5580"/>
              <w:bookmarkEnd w:id="5581"/>
              <w:bookmarkEnd w:id="5582"/>
            </w:del>
          </w:p>
          <w:p w14:paraId="6886B409" w14:textId="1F976D8E" w:rsidR="00AD6DB4" w:rsidRPr="00794639" w:rsidDel="00B47932" w:rsidRDefault="00AD6DB4" w:rsidP="00166AF3">
            <w:pPr>
              <w:pStyle w:val="TableBody"/>
              <w:rPr>
                <w:del w:id="5583" w:author="Elaine Baricante" w:date="2018-11-26T11:44:00Z"/>
                <w:b/>
              </w:rPr>
            </w:pPr>
            <w:del w:id="5584" w:author="Elaine Baricante" w:date="2018-11-26T11:44:00Z">
              <w:r w:rsidRPr="00794639" w:rsidDel="00B47932">
                <w:rPr>
                  <w:b/>
                  <w:snapToGrid w:val="0"/>
                </w:rPr>
                <w:delText>AT+CPBS=?</w:delText>
              </w:r>
              <w:bookmarkStart w:id="5585" w:name="_Toc531012033"/>
              <w:bookmarkStart w:id="5586" w:name="_Toc531076326"/>
              <w:bookmarkStart w:id="5587" w:name="_Toc531077617"/>
              <w:bookmarkStart w:id="5588" w:name="_Toc531078921"/>
              <w:bookmarkStart w:id="5589" w:name="_Toc531700818"/>
              <w:bookmarkEnd w:id="5585"/>
              <w:bookmarkEnd w:id="5586"/>
              <w:bookmarkEnd w:id="5587"/>
              <w:bookmarkEnd w:id="5588"/>
              <w:bookmarkEnd w:id="5589"/>
            </w:del>
          </w:p>
        </w:tc>
        <w:tc>
          <w:tcPr>
            <w:tcW w:w="7269" w:type="dxa"/>
          </w:tcPr>
          <w:p w14:paraId="12B5AA5E" w14:textId="0F52B2EF" w:rsidR="00AD6DB4" w:rsidRPr="00794639" w:rsidDel="00B47932" w:rsidRDefault="00AD6DB4" w:rsidP="00166AF3">
            <w:pPr>
              <w:pStyle w:val="TableBody"/>
              <w:rPr>
                <w:del w:id="5590" w:author="Elaine Baricante" w:date="2018-11-26T11:44:00Z"/>
                <w:rFonts w:ascii="Times New Roman" w:hAnsi="Times New Roman" w:cs="Times New Roman"/>
                <w:sz w:val="20"/>
                <w:szCs w:val="20"/>
                <w:u w:val="single"/>
              </w:rPr>
            </w:pPr>
            <w:bookmarkStart w:id="5591" w:name="_Toc531012034"/>
            <w:bookmarkStart w:id="5592" w:name="_Toc531076327"/>
            <w:bookmarkStart w:id="5593" w:name="_Toc531077618"/>
            <w:bookmarkStart w:id="5594" w:name="_Toc531078922"/>
            <w:bookmarkStart w:id="5595" w:name="_Toc531700819"/>
            <w:bookmarkEnd w:id="5591"/>
            <w:bookmarkEnd w:id="5592"/>
            <w:bookmarkEnd w:id="5593"/>
            <w:bookmarkEnd w:id="5594"/>
            <w:bookmarkEnd w:id="5595"/>
          </w:p>
          <w:p w14:paraId="5E559D9B" w14:textId="72A74633" w:rsidR="00AD6DB4" w:rsidRPr="00794639" w:rsidDel="00B47932" w:rsidRDefault="00AD6DB4" w:rsidP="00166AF3">
            <w:pPr>
              <w:pStyle w:val="TableBody"/>
              <w:rPr>
                <w:del w:id="5596" w:author="Elaine Baricante" w:date="2018-11-26T11:44:00Z"/>
                <w:rFonts w:ascii="Times New Roman" w:hAnsi="Times New Roman" w:cs="Times New Roman"/>
                <w:sz w:val="20"/>
                <w:szCs w:val="20"/>
                <w:u w:val="single"/>
              </w:rPr>
            </w:pPr>
            <w:bookmarkStart w:id="5597" w:name="_Toc531012035"/>
            <w:bookmarkStart w:id="5598" w:name="_Toc531076328"/>
            <w:bookmarkStart w:id="5599" w:name="_Toc531077619"/>
            <w:bookmarkStart w:id="5600" w:name="_Toc531078923"/>
            <w:bookmarkStart w:id="5601" w:name="_Toc531700820"/>
            <w:bookmarkEnd w:id="5597"/>
            <w:bookmarkEnd w:id="5598"/>
            <w:bookmarkEnd w:id="5599"/>
            <w:bookmarkEnd w:id="5600"/>
            <w:bookmarkEnd w:id="5601"/>
          </w:p>
          <w:p w14:paraId="158C2BC3" w14:textId="112F1BA9" w:rsidR="00AD6DB4" w:rsidRPr="00794639" w:rsidDel="00B47932" w:rsidRDefault="00AD6DB4" w:rsidP="00166AF3">
            <w:pPr>
              <w:pStyle w:val="TableBody"/>
              <w:rPr>
                <w:del w:id="5602" w:author="Elaine Baricante" w:date="2018-11-26T11:44:00Z"/>
                <w:u w:val="single"/>
              </w:rPr>
            </w:pPr>
            <w:del w:id="5603" w:author="Elaine Baricante" w:date="2018-11-26T11:44:00Z">
              <w:r w:rsidRPr="00794639" w:rsidDel="00B47932">
                <w:rPr>
                  <w:u w:val="single"/>
                </w:rPr>
                <w:delText>Response</w:delText>
              </w:r>
              <w:bookmarkStart w:id="5604" w:name="_Toc531012036"/>
              <w:bookmarkStart w:id="5605" w:name="_Toc531076329"/>
              <w:bookmarkStart w:id="5606" w:name="_Toc531077620"/>
              <w:bookmarkStart w:id="5607" w:name="_Toc531078924"/>
              <w:bookmarkStart w:id="5608" w:name="_Toc531700821"/>
              <w:bookmarkEnd w:id="5604"/>
              <w:bookmarkEnd w:id="5605"/>
              <w:bookmarkEnd w:id="5606"/>
              <w:bookmarkEnd w:id="5607"/>
              <w:bookmarkEnd w:id="5608"/>
            </w:del>
          </w:p>
          <w:p w14:paraId="3D779342" w14:textId="5ADBF483" w:rsidR="00AD6DB4" w:rsidRPr="00794639" w:rsidDel="00B47932" w:rsidRDefault="00AD6DB4" w:rsidP="00166AF3">
            <w:pPr>
              <w:pStyle w:val="TableBody"/>
              <w:rPr>
                <w:del w:id="5609" w:author="Elaine Baricante" w:date="2018-11-26T11:44:00Z"/>
                <w:b/>
                <w:snapToGrid w:val="0"/>
              </w:rPr>
            </w:pPr>
            <w:del w:id="5610" w:author="Elaine Baricante" w:date="2018-11-26T11:44:00Z">
              <w:r w:rsidRPr="00794639" w:rsidDel="00B47932">
                <w:rPr>
                  <w:b/>
                  <w:snapToGrid w:val="0"/>
                </w:rPr>
                <w:delText xml:space="preserve">+CPBS: </w:delText>
              </w:r>
              <w:r w:rsidRPr="00794639" w:rsidDel="00B47932">
                <w:rPr>
                  <w:snapToGrid w:val="0"/>
                </w:rPr>
                <w:delText>(list of supported</w:delText>
              </w:r>
              <w:r w:rsidRPr="00794639" w:rsidDel="00B47932">
                <w:rPr>
                  <w:b/>
                  <w:snapToGrid w:val="0"/>
                </w:rPr>
                <w:delText xml:space="preserve"> &lt;storage&gt;</w:delText>
              </w:r>
              <w:r w:rsidRPr="00794639" w:rsidDel="00B47932">
                <w:rPr>
                  <w:snapToGrid w:val="0"/>
                </w:rPr>
                <w:delText>s)</w:delText>
              </w:r>
              <w:bookmarkStart w:id="5611" w:name="_Toc531012037"/>
              <w:bookmarkStart w:id="5612" w:name="_Toc531076330"/>
              <w:bookmarkStart w:id="5613" w:name="_Toc531077621"/>
              <w:bookmarkStart w:id="5614" w:name="_Toc531078925"/>
              <w:bookmarkStart w:id="5615" w:name="_Toc531700822"/>
              <w:bookmarkEnd w:id="5611"/>
              <w:bookmarkEnd w:id="5612"/>
              <w:bookmarkEnd w:id="5613"/>
              <w:bookmarkEnd w:id="5614"/>
              <w:bookmarkEnd w:id="5615"/>
            </w:del>
          </w:p>
          <w:p w14:paraId="2F592664" w14:textId="11ABA67A" w:rsidR="00AD6DB4" w:rsidRPr="00794639" w:rsidDel="00B47932" w:rsidRDefault="00AD6DB4" w:rsidP="00166AF3">
            <w:pPr>
              <w:pStyle w:val="TableBody"/>
              <w:rPr>
                <w:del w:id="5616" w:author="Elaine Baricante" w:date="2018-11-26T11:44:00Z"/>
                <w:b/>
                <w:snapToGrid w:val="0"/>
              </w:rPr>
            </w:pPr>
            <w:del w:id="5617" w:author="Elaine Baricante" w:date="2018-11-26T11:44:00Z">
              <w:r w:rsidRPr="00794639" w:rsidDel="00B47932">
                <w:rPr>
                  <w:b/>
                  <w:snapToGrid w:val="0"/>
                </w:rPr>
                <w:delText>OK</w:delText>
              </w:r>
              <w:bookmarkStart w:id="5618" w:name="_Toc531012038"/>
              <w:bookmarkStart w:id="5619" w:name="_Toc531076331"/>
              <w:bookmarkStart w:id="5620" w:name="_Toc531077622"/>
              <w:bookmarkStart w:id="5621" w:name="_Toc531078926"/>
              <w:bookmarkStart w:id="5622" w:name="_Toc531700823"/>
              <w:bookmarkEnd w:id="5618"/>
              <w:bookmarkEnd w:id="5619"/>
              <w:bookmarkEnd w:id="5620"/>
              <w:bookmarkEnd w:id="5621"/>
              <w:bookmarkEnd w:id="5622"/>
            </w:del>
          </w:p>
        </w:tc>
        <w:bookmarkStart w:id="5623" w:name="_Toc531012039"/>
        <w:bookmarkStart w:id="5624" w:name="_Toc531076332"/>
        <w:bookmarkStart w:id="5625" w:name="_Toc531077623"/>
        <w:bookmarkStart w:id="5626" w:name="_Toc531078927"/>
        <w:bookmarkStart w:id="5627" w:name="_Toc531700824"/>
        <w:bookmarkEnd w:id="5623"/>
        <w:bookmarkEnd w:id="5624"/>
        <w:bookmarkEnd w:id="5625"/>
        <w:bookmarkEnd w:id="5626"/>
        <w:bookmarkEnd w:id="5627"/>
      </w:tr>
      <w:tr w:rsidR="00AD6DB4" w:rsidRPr="00794639" w:rsidDel="00B47932" w14:paraId="21E9F33E" w14:textId="51AD24AD" w:rsidTr="00170927">
        <w:trPr>
          <w:trHeight w:val="944"/>
          <w:del w:id="5628" w:author="Elaine Baricante" w:date="2018-11-26T11:44:00Z"/>
        </w:trPr>
        <w:tc>
          <w:tcPr>
            <w:tcW w:w="0" w:type="dxa"/>
          </w:tcPr>
          <w:p w14:paraId="6BB671AC" w14:textId="39E57BCC" w:rsidR="00AD6DB4" w:rsidRPr="00794639" w:rsidDel="00B47932" w:rsidRDefault="00AD6DB4" w:rsidP="00166AF3">
            <w:pPr>
              <w:pStyle w:val="TableBody"/>
              <w:rPr>
                <w:del w:id="5629" w:author="Elaine Baricante" w:date="2018-11-26T11:44:00Z"/>
                <w:rFonts w:ascii="Times New Roman" w:hAnsi="Times New Roman" w:cs="Times New Roman"/>
                <w:i/>
                <w:sz w:val="20"/>
                <w:szCs w:val="20"/>
              </w:rPr>
            </w:pPr>
            <w:del w:id="5630" w:author="Elaine Baricante" w:date="2018-11-26T11:44:00Z">
              <w:r w:rsidRPr="00794639" w:rsidDel="00B47932">
                <w:rPr>
                  <w:i/>
                </w:rPr>
                <w:delText>Read command</w:delText>
              </w:r>
              <w:bookmarkStart w:id="5631" w:name="_Toc531012040"/>
              <w:bookmarkStart w:id="5632" w:name="_Toc531076333"/>
              <w:bookmarkStart w:id="5633" w:name="_Toc531077624"/>
              <w:bookmarkStart w:id="5634" w:name="_Toc531078928"/>
              <w:bookmarkStart w:id="5635" w:name="_Toc531700825"/>
              <w:bookmarkEnd w:id="5631"/>
              <w:bookmarkEnd w:id="5632"/>
              <w:bookmarkEnd w:id="5633"/>
              <w:bookmarkEnd w:id="5634"/>
              <w:bookmarkEnd w:id="5635"/>
            </w:del>
          </w:p>
          <w:p w14:paraId="5133CFF1" w14:textId="33CB14D7" w:rsidR="00AD6DB4" w:rsidRPr="00794639" w:rsidDel="00B47932" w:rsidRDefault="00AD6DB4" w:rsidP="00166AF3">
            <w:pPr>
              <w:pStyle w:val="TableBody"/>
              <w:rPr>
                <w:del w:id="5636" w:author="Elaine Baricante" w:date="2018-11-26T11:44:00Z"/>
              </w:rPr>
            </w:pPr>
            <w:bookmarkStart w:id="5637" w:name="_Toc531012041"/>
            <w:bookmarkStart w:id="5638" w:name="_Toc531076334"/>
            <w:bookmarkStart w:id="5639" w:name="_Toc531077625"/>
            <w:bookmarkStart w:id="5640" w:name="_Toc531078929"/>
            <w:bookmarkStart w:id="5641" w:name="_Toc531700826"/>
            <w:bookmarkEnd w:id="5637"/>
            <w:bookmarkEnd w:id="5638"/>
            <w:bookmarkEnd w:id="5639"/>
            <w:bookmarkEnd w:id="5640"/>
            <w:bookmarkEnd w:id="5641"/>
          </w:p>
          <w:p w14:paraId="4BBD1F26" w14:textId="2EA35E38" w:rsidR="00AD6DB4" w:rsidRPr="00794639" w:rsidDel="00B47932" w:rsidRDefault="00AD6DB4" w:rsidP="00166AF3">
            <w:pPr>
              <w:pStyle w:val="TableBody"/>
              <w:rPr>
                <w:del w:id="5642" w:author="Elaine Baricante" w:date="2018-11-26T11:44:00Z"/>
                <w:u w:val="single"/>
              </w:rPr>
            </w:pPr>
            <w:del w:id="5643" w:author="Elaine Baricante" w:date="2018-11-26T11:44:00Z">
              <w:r w:rsidRPr="00794639" w:rsidDel="00B47932">
                <w:rPr>
                  <w:u w:val="single"/>
                </w:rPr>
                <w:delText>Syntax</w:delText>
              </w:r>
              <w:bookmarkStart w:id="5644" w:name="_Toc531012042"/>
              <w:bookmarkStart w:id="5645" w:name="_Toc531076335"/>
              <w:bookmarkStart w:id="5646" w:name="_Toc531077626"/>
              <w:bookmarkStart w:id="5647" w:name="_Toc531078930"/>
              <w:bookmarkStart w:id="5648" w:name="_Toc531700827"/>
              <w:bookmarkEnd w:id="5644"/>
              <w:bookmarkEnd w:id="5645"/>
              <w:bookmarkEnd w:id="5646"/>
              <w:bookmarkEnd w:id="5647"/>
              <w:bookmarkEnd w:id="5648"/>
            </w:del>
          </w:p>
          <w:p w14:paraId="3160E366" w14:textId="71CA7D5C" w:rsidR="00AD6DB4" w:rsidRPr="00794639" w:rsidDel="00B47932" w:rsidRDefault="00AD6DB4" w:rsidP="00166AF3">
            <w:pPr>
              <w:pStyle w:val="TableBody"/>
              <w:rPr>
                <w:del w:id="5649" w:author="Elaine Baricante" w:date="2018-11-26T11:44:00Z"/>
                <w:b/>
              </w:rPr>
            </w:pPr>
            <w:del w:id="5650" w:author="Elaine Baricante" w:date="2018-11-26T11:44:00Z">
              <w:r w:rsidRPr="00794639" w:rsidDel="00B47932">
                <w:rPr>
                  <w:b/>
                </w:rPr>
                <w:delText>AT+CPBS?</w:delText>
              </w:r>
              <w:bookmarkStart w:id="5651" w:name="_Toc531012043"/>
              <w:bookmarkStart w:id="5652" w:name="_Toc531076336"/>
              <w:bookmarkStart w:id="5653" w:name="_Toc531077627"/>
              <w:bookmarkStart w:id="5654" w:name="_Toc531078931"/>
              <w:bookmarkStart w:id="5655" w:name="_Toc531700828"/>
              <w:bookmarkEnd w:id="5651"/>
              <w:bookmarkEnd w:id="5652"/>
              <w:bookmarkEnd w:id="5653"/>
              <w:bookmarkEnd w:id="5654"/>
              <w:bookmarkEnd w:id="5655"/>
            </w:del>
          </w:p>
        </w:tc>
        <w:tc>
          <w:tcPr>
            <w:tcW w:w="7269" w:type="dxa"/>
          </w:tcPr>
          <w:p w14:paraId="6D009DCA" w14:textId="00383480" w:rsidR="00AD6DB4" w:rsidRPr="00794639" w:rsidDel="00B47932" w:rsidRDefault="00AD6DB4" w:rsidP="00166AF3">
            <w:pPr>
              <w:pStyle w:val="TableBody"/>
              <w:rPr>
                <w:del w:id="5656" w:author="Elaine Baricante" w:date="2018-11-26T11:44:00Z"/>
                <w:u w:val="single"/>
              </w:rPr>
            </w:pPr>
            <w:bookmarkStart w:id="5657" w:name="_Toc531012044"/>
            <w:bookmarkStart w:id="5658" w:name="_Toc531076337"/>
            <w:bookmarkStart w:id="5659" w:name="_Toc531077628"/>
            <w:bookmarkStart w:id="5660" w:name="_Toc531078932"/>
            <w:bookmarkStart w:id="5661" w:name="_Toc531700829"/>
            <w:bookmarkEnd w:id="5657"/>
            <w:bookmarkEnd w:id="5658"/>
            <w:bookmarkEnd w:id="5659"/>
            <w:bookmarkEnd w:id="5660"/>
            <w:bookmarkEnd w:id="5661"/>
          </w:p>
          <w:p w14:paraId="4BB23123" w14:textId="0742D291" w:rsidR="00AD6DB4" w:rsidRPr="00794639" w:rsidDel="00B47932" w:rsidRDefault="00AD6DB4" w:rsidP="00166AF3">
            <w:pPr>
              <w:pStyle w:val="TableBody"/>
              <w:rPr>
                <w:del w:id="5662" w:author="Elaine Baricante" w:date="2018-11-26T11:44:00Z"/>
                <w:u w:val="single"/>
              </w:rPr>
            </w:pPr>
            <w:bookmarkStart w:id="5663" w:name="_Toc531012045"/>
            <w:bookmarkStart w:id="5664" w:name="_Toc531076338"/>
            <w:bookmarkStart w:id="5665" w:name="_Toc531077629"/>
            <w:bookmarkStart w:id="5666" w:name="_Toc531078933"/>
            <w:bookmarkStart w:id="5667" w:name="_Toc531700830"/>
            <w:bookmarkEnd w:id="5663"/>
            <w:bookmarkEnd w:id="5664"/>
            <w:bookmarkEnd w:id="5665"/>
            <w:bookmarkEnd w:id="5666"/>
            <w:bookmarkEnd w:id="5667"/>
          </w:p>
          <w:p w14:paraId="0E13F524" w14:textId="4B271C2C" w:rsidR="00AD6DB4" w:rsidRPr="00794639" w:rsidDel="00B47932" w:rsidRDefault="00AD6DB4" w:rsidP="00166AF3">
            <w:pPr>
              <w:pStyle w:val="TableBody"/>
              <w:rPr>
                <w:del w:id="5668" w:author="Elaine Baricante" w:date="2018-11-26T11:44:00Z"/>
                <w:u w:val="single"/>
              </w:rPr>
            </w:pPr>
            <w:del w:id="5669" w:author="Elaine Baricante" w:date="2018-11-26T11:44:00Z">
              <w:r w:rsidRPr="00794639" w:rsidDel="00B47932">
                <w:rPr>
                  <w:u w:val="single"/>
                </w:rPr>
                <w:delText>Response</w:delText>
              </w:r>
              <w:bookmarkStart w:id="5670" w:name="_Toc531012046"/>
              <w:bookmarkStart w:id="5671" w:name="_Toc531076339"/>
              <w:bookmarkStart w:id="5672" w:name="_Toc531077630"/>
              <w:bookmarkStart w:id="5673" w:name="_Toc531078934"/>
              <w:bookmarkStart w:id="5674" w:name="_Toc531700831"/>
              <w:bookmarkEnd w:id="5670"/>
              <w:bookmarkEnd w:id="5671"/>
              <w:bookmarkEnd w:id="5672"/>
              <w:bookmarkEnd w:id="5673"/>
              <w:bookmarkEnd w:id="5674"/>
            </w:del>
          </w:p>
          <w:p w14:paraId="2EB02F5C" w14:textId="1853D596" w:rsidR="00AD6DB4" w:rsidRPr="00794639" w:rsidDel="00B47932" w:rsidRDefault="00AD6DB4" w:rsidP="00166AF3">
            <w:pPr>
              <w:pStyle w:val="TableBody"/>
              <w:rPr>
                <w:del w:id="5675" w:author="Elaine Baricante" w:date="2018-11-26T11:44:00Z"/>
                <w:b/>
                <w:snapToGrid w:val="0"/>
              </w:rPr>
            </w:pPr>
            <w:del w:id="5676" w:author="Elaine Baricante" w:date="2018-11-26T11:44:00Z">
              <w:r w:rsidRPr="00794639" w:rsidDel="00B47932">
                <w:rPr>
                  <w:b/>
                  <w:snapToGrid w:val="0"/>
                </w:rPr>
                <w:delText>+CPBS: &lt;storage&gt;[,&lt;used&gt;,&lt;total&gt;]</w:delText>
              </w:r>
              <w:bookmarkStart w:id="5677" w:name="_Toc531012047"/>
              <w:bookmarkStart w:id="5678" w:name="_Toc531076340"/>
              <w:bookmarkStart w:id="5679" w:name="_Toc531077631"/>
              <w:bookmarkStart w:id="5680" w:name="_Toc531078935"/>
              <w:bookmarkStart w:id="5681" w:name="_Toc531700832"/>
              <w:bookmarkEnd w:id="5677"/>
              <w:bookmarkEnd w:id="5678"/>
              <w:bookmarkEnd w:id="5679"/>
              <w:bookmarkEnd w:id="5680"/>
              <w:bookmarkEnd w:id="5681"/>
            </w:del>
          </w:p>
          <w:p w14:paraId="3815A8A0" w14:textId="1A0DC282" w:rsidR="00AD6DB4" w:rsidRPr="00794639" w:rsidDel="00B47932" w:rsidRDefault="00AD6DB4" w:rsidP="00166AF3">
            <w:pPr>
              <w:pStyle w:val="TableBody"/>
              <w:rPr>
                <w:del w:id="5682" w:author="Elaine Baricante" w:date="2018-11-26T11:44:00Z"/>
                <w:b/>
                <w:snapToGrid w:val="0"/>
              </w:rPr>
            </w:pPr>
            <w:del w:id="5683" w:author="Elaine Baricante" w:date="2018-11-26T11:44:00Z">
              <w:r w:rsidRPr="00794639" w:rsidDel="00B47932">
                <w:rPr>
                  <w:b/>
                  <w:snapToGrid w:val="0"/>
                </w:rPr>
                <w:delText>OK</w:delText>
              </w:r>
              <w:bookmarkStart w:id="5684" w:name="_Toc531012048"/>
              <w:bookmarkStart w:id="5685" w:name="_Toc531076341"/>
              <w:bookmarkStart w:id="5686" w:name="_Toc531077632"/>
              <w:bookmarkStart w:id="5687" w:name="_Toc531078936"/>
              <w:bookmarkStart w:id="5688" w:name="_Toc531700833"/>
              <w:bookmarkEnd w:id="5684"/>
              <w:bookmarkEnd w:id="5685"/>
              <w:bookmarkEnd w:id="5686"/>
              <w:bookmarkEnd w:id="5687"/>
              <w:bookmarkEnd w:id="5688"/>
            </w:del>
          </w:p>
          <w:p w14:paraId="31F2D18D" w14:textId="1CEBB4B1" w:rsidR="00AD6DB4" w:rsidRPr="00794639" w:rsidDel="00B47932" w:rsidRDefault="00AD6DB4" w:rsidP="00166AF3">
            <w:pPr>
              <w:pStyle w:val="TableBody"/>
              <w:rPr>
                <w:del w:id="5689" w:author="Elaine Baricante" w:date="2018-11-26T11:44:00Z"/>
                <w:b/>
                <w:snapToGrid w:val="0"/>
              </w:rPr>
            </w:pPr>
            <w:bookmarkStart w:id="5690" w:name="_Toc531012049"/>
            <w:bookmarkStart w:id="5691" w:name="_Toc531076342"/>
            <w:bookmarkStart w:id="5692" w:name="_Toc531077633"/>
            <w:bookmarkStart w:id="5693" w:name="_Toc531078937"/>
            <w:bookmarkStart w:id="5694" w:name="_Toc531700834"/>
            <w:bookmarkEnd w:id="5690"/>
            <w:bookmarkEnd w:id="5691"/>
            <w:bookmarkEnd w:id="5692"/>
            <w:bookmarkEnd w:id="5693"/>
            <w:bookmarkEnd w:id="5694"/>
          </w:p>
          <w:p w14:paraId="4B5DD661" w14:textId="54B714B5" w:rsidR="00AD6DB4" w:rsidRPr="00794639" w:rsidDel="00B47932" w:rsidRDefault="00AD6DB4" w:rsidP="00166AF3">
            <w:pPr>
              <w:pStyle w:val="TableBody"/>
              <w:rPr>
                <w:del w:id="5695" w:author="Elaine Baricante" w:date="2018-11-26T11:44:00Z"/>
                <w:snapToGrid w:val="0"/>
              </w:rPr>
            </w:pPr>
            <w:del w:id="5696" w:author="Elaine Baricante" w:date="2018-11-26T11:44:00Z">
              <w:r w:rsidRPr="00794639" w:rsidDel="00B47932">
                <w:rPr>
                  <w:snapToGrid w:val="0"/>
                </w:rPr>
                <w:delText>or</w:delText>
              </w:r>
              <w:bookmarkStart w:id="5697" w:name="_Toc531012050"/>
              <w:bookmarkStart w:id="5698" w:name="_Toc531076343"/>
              <w:bookmarkStart w:id="5699" w:name="_Toc531077634"/>
              <w:bookmarkStart w:id="5700" w:name="_Toc531078938"/>
              <w:bookmarkStart w:id="5701" w:name="_Toc531700835"/>
              <w:bookmarkEnd w:id="5697"/>
              <w:bookmarkEnd w:id="5698"/>
              <w:bookmarkEnd w:id="5699"/>
              <w:bookmarkEnd w:id="5700"/>
              <w:bookmarkEnd w:id="5701"/>
            </w:del>
          </w:p>
          <w:p w14:paraId="69F61E01" w14:textId="02A010B2" w:rsidR="00AD6DB4" w:rsidRPr="00794639" w:rsidDel="00B47932" w:rsidRDefault="00AD6DB4" w:rsidP="00166AF3">
            <w:pPr>
              <w:pStyle w:val="TableBody"/>
              <w:rPr>
                <w:del w:id="5702" w:author="Elaine Baricante" w:date="2018-11-26T11:44:00Z"/>
                <w:b/>
                <w:snapToGrid w:val="0"/>
              </w:rPr>
            </w:pPr>
            <w:del w:id="5703" w:author="Elaine Baricante" w:date="2018-11-26T11:44:00Z">
              <w:r w:rsidRPr="00794639" w:rsidDel="00B47932">
                <w:rPr>
                  <w:b/>
                  <w:snapToGrid w:val="0"/>
                </w:rPr>
                <w:delText>+CME ERROR:&lt;err&gt;</w:delText>
              </w:r>
              <w:bookmarkStart w:id="5704" w:name="_Toc531012051"/>
              <w:bookmarkStart w:id="5705" w:name="_Toc531076344"/>
              <w:bookmarkStart w:id="5706" w:name="_Toc531077635"/>
              <w:bookmarkStart w:id="5707" w:name="_Toc531078939"/>
              <w:bookmarkStart w:id="5708" w:name="_Toc531700836"/>
              <w:bookmarkEnd w:id="5704"/>
              <w:bookmarkEnd w:id="5705"/>
              <w:bookmarkEnd w:id="5706"/>
              <w:bookmarkEnd w:id="5707"/>
              <w:bookmarkEnd w:id="5708"/>
            </w:del>
          </w:p>
        </w:tc>
        <w:bookmarkStart w:id="5709" w:name="_Toc531012052"/>
        <w:bookmarkStart w:id="5710" w:name="_Toc531076345"/>
        <w:bookmarkStart w:id="5711" w:name="_Toc531077636"/>
        <w:bookmarkStart w:id="5712" w:name="_Toc531078940"/>
        <w:bookmarkStart w:id="5713" w:name="_Toc531700837"/>
        <w:bookmarkEnd w:id="5709"/>
        <w:bookmarkEnd w:id="5710"/>
        <w:bookmarkEnd w:id="5711"/>
        <w:bookmarkEnd w:id="5712"/>
        <w:bookmarkEnd w:id="5713"/>
      </w:tr>
      <w:tr w:rsidR="00AD6DB4" w:rsidRPr="00794639" w:rsidDel="00B47932" w14:paraId="3EB24D96" w14:textId="67CAF65D" w:rsidTr="00170927">
        <w:trPr>
          <w:cantSplit w:val="0"/>
          <w:trHeight w:val="65"/>
          <w:del w:id="5714" w:author="Elaine Baricante" w:date="2018-11-26T11:44:00Z"/>
        </w:trPr>
        <w:tc>
          <w:tcPr>
            <w:tcW w:w="1728" w:type="dxa"/>
          </w:tcPr>
          <w:p w14:paraId="27255410" w14:textId="0A20BAE0" w:rsidR="00AD6DB4" w:rsidRPr="00794639" w:rsidDel="00B47932" w:rsidRDefault="00AD6DB4" w:rsidP="00166AF3">
            <w:pPr>
              <w:pStyle w:val="TableBody"/>
              <w:rPr>
                <w:del w:id="5715" w:author="Elaine Baricante" w:date="2018-11-26T11:44:00Z"/>
                <w:rFonts w:ascii="Times New Roman" w:hAnsi="Times New Roman" w:cs="Times New Roman"/>
                <w:i/>
                <w:sz w:val="20"/>
                <w:szCs w:val="20"/>
              </w:rPr>
            </w:pPr>
            <w:del w:id="5716" w:author="Elaine Baricante" w:date="2018-11-26T11:44:00Z">
              <w:r w:rsidRPr="00794639" w:rsidDel="00B47932">
                <w:rPr>
                  <w:i/>
                </w:rPr>
                <w:delText>Write command</w:delText>
              </w:r>
              <w:bookmarkStart w:id="5717" w:name="_Toc531012053"/>
              <w:bookmarkStart w:id="5718" w:name="_Toc531076346"/>
              <w:bookmarkStart w:id="5719" w:name="_Toc531077637"/>
              <w:bookmarkStart w:id="5720" w:name="_Toc531078941"/>
              <w:bookmarkStart w:id="5721" w:name="_Toc531700838"/>
              <w:bookmarkEnd w:id="5717"/>
              <w:bookmarkEnd w:id="5718"/>
              <w:bookmarkEnd w:id="5719"/>
              <w:bookmarkEnd w:id="5720"/>
              <w:bookmarkEnd w:id="5721"/>
            </w:del>
          </w:p>
          <w:p w14:paraId="5E16A8AD" w14:textId="24ADD5A7" w:rsidR="00AD6DB4" w:rsidRPr="00794639" w:rsidDel="00B47932" w:rsidRDefault="00AD6DB4" w:rsidP="00166AF3">
            <w:pPr>
              <w:pStyle w:val="TableBody"/>
              <w:rPr>
                <w:del w:id="5722" w:author="Elaine Baricante" w:date="2018-11-26T11:44:00Z"/>
              </w:rPr>
            </w:pPr>
            <w:bookmarkStart w:id="5723" w:name="_Toc531012054"/>
            <w:bookmarkStart w:id="5724" w:name="_Toc531076347"/>
            <w:bookmarkStart w:id="5725" w:name="_Toc531077638"/>
            <w:bookmarkStart w:id="5726" w:name="_Toc531078942"/>
            <w:bookmarkStart w:id="5727" w:name="_Toc531700839"/>
            <w:bookmarkEnd w:id="5723"/>
            <w:bookmarkEnd w:id="5724"/>
            <w:bookmarkEnd w:id="5725"/>
            <w:bookmarkEnd w:id="5726"/>
            <w:bookmarkEnd w:id="5727"/>
          </w:p>
          <w:p w14:paraId="2651DDE6" w14:textId="243091CA" w:rsidR="00AD6DB4" w:rsidRPr="00794639" w:rsidDel="00B47932" w:rsidRDefault="00AD6DB4" w:rsidP="00166AF3">
            <w:pPr>
              <w:pStyle w:val="TableBody"/>
              <w:rPr>
                <w:del w:id="5728" w:author="Elaine Baricante" w:date="2018-11-26T11:44:00Z"/>
                <w:u w:val="single"/>
              </w:rPr>
            </w:pPr>
            <w:del w:id="5729" w:author="Elaine Baricante" w:date="2018-11-26T11:44:00Z">
              <w:r w:rsidRPr="00794639" w:rsidDel="00B47932">
                <w:rPr>
                  <w:u w:val="single"/>
                </w:rPr>
                <w:delText>Syntax</w:delText>
              </w:r>
              <w:bookmarkStart w:id="5730" w:name="_Toc531012055"/>
              <w:bookmarkStart w:id="5731" w:name="_Toc531076348"/>
              <w:bookmarkStart w:id="5732" w:name="_Toc531077639"/>
              <w:bookmarkStart w:id="5733" w:name="_Toc531078943"/>
              <w:bookmarkStart w:id="5734" w:name="_Toc531700840"/>
              <w:bookmarkEnd w:id="5730"/>
              <w:bookmarkEnd w:id="5731"/>
              <w:bookmarkEnd w:id="5732"/>
              <w:bookmarkEnd w:id="5733"/>
              <w:bookmarkEnd w:id="5734"/>
            </w:del>
          </w:p>
          <w:p w14:paraId="2DBA8D5C" w14:textId="51E4F6C5" w:rsidR="00AD6DB4" w:rsidRPr="00794639" w:rsidDel="00B47932" w:rsidRDefault="00AD6DB4" w:rsidP="00166AF3">
            <w:pPr>
              <w:pStyle w:val="TableBody"/>
              <w:rPr>
                <w:del w:id="5735" w:author="Elaine Baricante" w:date="2018-11-26T11:44:00Z"/>
              </w:rPr>
            </w:pPr>
            <w:del w:id="5736" w:author="Elaine Baricante" w:date="2018-11-26T11:44:00Z">
              <w:r w:rsidRPr="00794639" w:rsidDel="00B47932">
                <w:rPr>
                  <w:b/>
                </w:rPr>
                <w:delText>AT+CPBS=</w:delText>
              </w:r>
              <w:r w:rsidRPr="00794639" w:rsidDel="00B47932">
                <w:rPr>
                  <w:b/>
                </w:rPr>
                <w:br/>
                <w:delText>&lt;storage&gt;</w:delText>
              </w:r>
              <w:r w:rsidRPr="00794639" w:rsidDel="00B47932">
                <w:rPr>
                  <w:b/>
                </w:rPr>
                <w:br/>
                <w:delText>[,&lt;password&gt;]</w:delText>
              </w:r>
              <w:bookmarkStart w:id="5737" w:name="_Toc531012056"/>
              <w:bookmarkStart w:id="5738" w:name="_Toc531076349"/>
              <w:bookmarkStart w:id="5739" w:name="_Toc531077640"/>
              <w:bookmarkStart w:id="5740" w:name="_Toc531078944"/>
              <w:bookmarkStart w:id="5741" w:name="_Toc531700841"/>
              <w:bookmarkEnd w:id="5737"/>
              <w:bookmarkEnd w:id="5738"/>
              <w:bookmarkEnd w:id="5739"/>
              <w:bookmarkEnd w:id="5740"/>
              <w:bookmarkEnd w:id="5741"/>
            </w:del>
          </w:p>
        </w:tc>
        <w:tc>
          <w:tcPr>
            <w:tcW w:w="7269" w:type="dxa"/>
          </w:tcPr>
          <w:p w14:paraId="68CDBCDD" w14:textId="57DBC665" w:rsidR="00AD6DB4" w:rsidRPr="00794639" w:rsidDel="00B47932" w:rsidRDefault="00AD6DB4" w:rsidP="00166AF3">
            <w:pPr>
              <w:pStyle w:val="TableBody"/>
              <w:rPr>
                <w:del w:id="5742" w:author="Elaine Baricante" w:date="2018-11-26T11:44:00Z"/>
                <w:u w:val="single"/>
              </w:rPr>
            </w:pPr>
            <w:bookmarkStart w:id="5743" w:name="_Toc531012057"/>
            <w:bookmarkStart w:id="5744" w:name="_Toc531076350"/>
            <w:bookmarkStart w:id="5745" w:name="_Toc531077641"/>
            <w:bookmarkStart w:id="5746" w:name="_Toc531078945"/>
            <w:bookmarkStart w:id="5747" w:name="_Toc531700842"/>
            <w:bookmarkEnd w:id="5743"/>
            <w:bookmarkEnd w:id="5744"/>
            <w:bookmarkEnd w:id="5745"/>
            <w:bookmarkEnd w:id="5746"/>
            <w:bookmarkEnd w:id="5747"/>
          </w:p>
          <w:p w14:paraId="37D35E33" w14:textId="255700F0" w:rsidR="00AD6DB4" w:rsidRPr="00794639" w:rsidDel="00B47932" w:rsidRDefault="00AD6DB4" w:rsidP="00166AF3">
            <w:pPr>
              <w:pStyle w:val="TableBody"/>
              <w:rPr>
                <w:del w:id="5748" w:author="Elaine Baricante" w:date="2018-11-26T11:44:00Z"/>
                <w:u w:val="single"/>
              </w:rPr>
            </w:pPr>
            <w:bookmarkStart w:id="5749" w:name="_Toc531012058"/>
            <w:bookmarkStart w:id="5750" w:name="_Toc531076351"/>
            <w:bookmarkStart w:id="5751" w:name="_Toc531077642"/>
            <w:bookmarkStart w:id="5752" w:name="_Toc531078946"/>
            <w:bookmarkStart w:id="5753" w:name="_Toc531700843"/>
            <w:bookmarkEnd w:id="5749"/>
            <w:bookmarkEnd w:id="5750"/>
            <w:bookmarkEnd w:id="5751"/>
            <w:bookmarkEnd w:id="5752"/>
            <w:bookmarkEnd w:id="5753"/>
          </w:p>
          <w:p w14:paraId="42D1A44B" w14:textId="41EEC6F7" w:rsidR="00AD6DB4" w:rsidRPr="00794639" w:rsidDel="00B47932" w:rsidRDefault="00AD6DB4" w:rsidP="00166AF3">
            <w:pPr>
              <w:pStyle w:val="TableBody"/>
              <w:rPr>
                <w:del w:id="5754" w:author="Elaine Baricante" w:date="2018-11-26T11:44:00Z"/>
                <w:u w:val="single"/>
              </w:rPr>
            </w:pPr>
            <w:del w:id="5755" w:author="Elaine Baricante" w:date="2018-11-26T11:44:00Z">
              <w:r w:rsidRPr="00794639" w:rsidDel="00B47932">
                <w:rPr>
                  <w:u w:val="single"/>
                </w:rPr>
                <w:delText>Response</w:delText>
              </w:r>
              <w:bookmarkStart w:id="5756" w:name="_Toc531012059"/>
              <w:bookmarkStart w:id="5757" w:name="_Toc531076352"/>
              <w:bookmarkStart w:id="5758" w:name="_Toc531077643"/>
              <w:bookmarkStart w:id="5759" w:name="_Toc531078947"/>
              <w:bookmarkStart w:id="5760" w:name="_Toc531700844"/>
              <w:bookmarkEnd w:id="5756"/>
              <w:bookmarkEnd w:id="5757"/>
              <w:bookmarkEnd w:id="5758"/>
              <w:bookmarkEnd w:id="5759"/>
              <w:bookmarkEnd w:id="5760"/>
            </w:del>
          </w:p>
          <w:p w14:paraId="7F989BF2" w14:textId="27820B10" w:rsidR="00AD6DB4" w:rsidRPr="00794639" w:rsidDel="00B47932" w:rsidRDefault="00AD6DB4" w:rsidP="00166AF3">
            <w:pPr>
              <w:pStyle w:val="TableBody"/>
              <w:rPr>
                <w:del w:id="5761" w:author="Elaine Baricante" w:date="2018-11-26T11:44:00Z"/>
                <w:b/>
              </w:rPr>
            </w:pPr>
            <w:del w:id="5762" w:author="Elaine Baricante" w:date="2018-11-26T11:44:00Z">
              <w:r w:rsidRPr="00794639" w:rsidDel="00B47932">
                <w:rPr>
                  <w:b/>
                </w:rPr>
                <w:delText>OK</w:delText>
              </w:r>
              <w:bookmarkStart w:id="5763" w:name="_Toc531012060"/>
              <w:bookmarkStart w:id="5764" w:name="_Toc531076353"/>
              <w:bookmarkStart w:id="5765" w:name="_Toc531077644"/>
              <w:bookmarkStart w:id="5766" w:name="_Toc531078948"/>
              <w:bookmarkStart w:id="5767" w:name="_Toc531700845"/>
              <w:bookmarkEnd w:id="5763"/>
              <w:bookmarkEnd w:id="5764"/>
              <w:bookmarkEnd w:id="5765"/>
              <w:bookmarkEnd w:id="5766"/>
              <w:bookmarkEnd w:id="5767"/>
            </w:del>
          </w:p>
          <w:p w14:paraId="1CA396CA" w14:textId="42EF19F0" w:rsidR="00AD6DB4" w:rsidRPr="00794639" w:rsidDel="00B47932" w:rsidRDefault="00AD6DB4" w:rsidP="00166AF3">
            <w:pPr>
              <w:pStyle w:val="TableBody"/>
              <w:rPr>
                <w:del w:id="5768" w:author="Elaine Baricante" w:date="2018-11-26T11:44:00Z"/>
                <w:b/>
                <w:snapToGrid w:val="0"/>
              </w:rPr>
            </w:pPr>
            <w:bookmarkStart w:id="5769" w:name="_Toc531012061"/>
            <w:bookmarkStart w:id="5770" w:name="_Toc531076354"/>
            <w:bookmarkStart w:id="5771" w:name="_Toc531077645"/>
            <w:bookmarkStart w:id="5772" w:name="_Toc531078949"/>
            <w:bookmarkStart w:id="5773" w:name="_Toc531700846"/>
            <w:bookmarkEnd w:id="5769"/>
            <w:bookmarkEnd w:id="5770"/>
            <w:bookmarkEnd w:id="5771"/>
            <w:bookmarkEnd w:id="5772"/>
            <w:bookmarkEnd w:id="5773"/>
          </w:p>
          <w:p w14:paraId="4ADC913C" w14:textId="75E841BD" w:rsidR="00AD6DB4" w:rsidRPr="00794639" w:rsidDel="00B47932" w:rsidRDefault="00AD6DB4" w:rsidP="00166AF3">
            <w:pPr>
              <w:pStyle w:val="TableBody"/>
              <w:rPr>
                <w:del w:id="5774" w:author="Elaine Baricante" w:date="2018-11-26T11:44:00Z"/>
                <w:snapToGrid w:val="0"/>
              </w:rPr>
            </w:pPr>
            <w:del w:id="5775" w:author="Elaine Baricante" w:date="2018-11-26T11:44:00Z">
              <w:r w:rsidRPr="00794639" w:rsidDel="00B47932">
                <w:rPr>
                  <w:snapToGrid w:val="0"/>
                </w:rPr>
                <w:delText>or</w:delText>
              </w:r>
              <w:bookmarkStart w:id="5776" w:name="_Toc531012062"/>
              <w:bookmarkStart w:id="5777" w:name="_Toc531076355"/>
              <w:bookmarkStart w:id="5778" w:name="_Toc531077646"/>
              <w:bookmarkStart w:id="5779" w:name="_Toc531078950"/>
              <w:bookmarkStart w:id="5780" w:name="_Toc531700847"/>
              <w:bookmarkEnd w:id="5776"/>
              <w:bookmarkEnd w:id="5777"/>
              <w:bookmarkEnd w:id="5778"/>
              <w:bookmarkEnd w:id="5779"/>
              <w:bookmarkEnd w:id="5780"/>
            </w:del>
          </w:p>
          <w:p w14:paraId="0ABC7A13" w14:textId="219B9250" w:rsidR="00AD6DB4" w:rsidRPr="00794639" w:rsidDel="00B47932" w:rsidRDefault="00AD6DB4" w:rsidP="00166AF3">
            <w:pPr>
              <w:pStyle w:val="TableBody"/>
              <w:rPr>
                <w:del w:id="5781" w:author="Elaine Baricante" w:date="2018-11-26T11:44:00Z"/>
                <w:b/>
                <w:snapToGrid w:val="0"/>
              </w:rPr>
            </w:pPr>
            <w:del w:id="5782" w:author="Elaine Baricante" w:date="2018-11-26T11:44:00Z">
              <w:r w:rsidRPr="00794639" w:rsidDel="00B47932">
                <w:rPr>
                  <w:b/>
                  <w:snapToGrid w:val="0"/>
                </w:rPr>
                <w:delText>+CME ERROR:&lt;err&gt;</w:delText>
              </w:r>
              <w:bookmarkStart w:id="5783" w:name="_Toc531012063"/>
              <w:bookmarkStart w:id="5784" w:name="_Toc531076356"/>
              <w:bookmarkStart w:id="5785" w:name="_Toc531077647"/>
              <w:bookmarkStart w:id="5786" w:name="_Toc531078951"/>
              <w:bookmarkStart w:id="5787" w:name="_Toc531700848"/>
              <w:bookmarkEnd w:id="5783"/>
              <w:bookmarkEnd w:id="5784"/>
              <w:bookmarkEnd w:id="5785"/>
              <w:bookmarkEnd w:id="5786"/>
              <w:bookmarkEnd w:id="5787"/>
            </w:del>
          </w:p>
          <w:p w14:paraId="7BA3E51E" w14:textId="6848D00A" w:rsidR="00AD6DB4" w:rsidRPr="00794639" w:rsidDel="00B47932" w:rsidRDefault="00AD6DB4" w:rsidP="00166AF3">
            <w:pPr>
              <w:pStyle w:val="TableBody"/>
              <w:rPr>
                <w:del w:id="5788" w:author="Elaine Baricante" w:date="2018-11-26T11:44:00Z"/>
              </w:rPr>
            </w:pPr>
            <w:bookmarkStart w:id="5789" w:name="_Toc531012064"/>
            <w:bookmarkStart w:id="5790" w:name="_Toc531076357"/>
            <w:bookmarkStart w:id="5791" w:name="_Toc531077648"/>
            <w:bookmarkStart w:id="5792" w:name="_Toc531078952"/>
            <w:bookmarkStart w:id="5793" w:name="_Toc531700849"/>
            <w:bookmarkEnd w:id="5789"/>
            <w:bookmarkEnd w:id="5790"/>
            <w:bookmarkEnd w:id="5791"/>
            <w:bookmarkEnd w:id="5792"/>
            <w:bookmarkEnd w:id="5793"/>
          </w:p>
          <w:p w14:paraId="5999B545" w14:textId="688D9BD8" w:rsidR="00AD6DB4" w:rsidRPr="00794639" w:rsidDel="00B47932" w:rsidRDefault="00AD6DB4" w:rsidP="00166AF3">
            <w:pPr>
              <w:pStyle w:val="TableBody"/>
              <w:rPr>
                <w:del w:id="5794" w:author="Elaine Baricante" w:date="2018-11-26T11:44:00Z"/>
                <w:u w:val="single"/>
              </w:rPr>
            </w:pPr>
            <w:del w:id="5795" w:author="Elaine Baricante" w:date="2018-11-26T11:44:00Z">
              <w:r w:rsidRPr="00794639" w:rsidDel="00B47932">
                <w:rPr>
                  <w:u w:val="single"/>
                </w:rPr>
                <w:delText>Parameters</w:delText>
              </w:r>
              <w:bookmarkStart w:id="5796" w:name="_Toc531012065"/>
              <w:bookmarkStart w:id="5797" w:name="_Toc531076358"/>
              <w:bookmarkStart w:id="5798" w:name="_Toc531077649"/>
              <w:bookmarkStart w:id="5799" w:name="_Toc531078953"/>
              <w:bookmarkStart w:id="5800" w:name="_Toc531700850"/>
              <w:bookmarkEnd w:id="5796"/>
              <w:bookmarkEnd w:id="5797"/>
              <w:bookmarkEnd w:id="5798"/>
              <w:bookmarkEnd w:id="5799"/>
              <w:bookmarkEnd w:id="5800"/>
            </w:del>
          </w:p>
          <w:p w14:paraId="78CBFE31" w14:textId="5F0DCD87" w:rsidR="00AD6DB4" w:rsidRPr="00794639" w:rsidDel="00B47932" w:rsidRDefault="00AD6DB4" w:rsidP="00166AF3">
            <w:pPr>
              <w:pStyle w:val="TableBody"/>
              <w:rPr>
                <w:del w:id="5801" w:author="Elaine Baricante" w:date="2018-11-26T11:44:00Z"/>
                <w:snapToGrid w:val="0"/>
              </w:rPr>
            </w:pPr>
            <w:del w:id="5802" w:author="Elaine Baricante" w:date="2018-11-26T11:44:00Z">
              <w:r w:rsidRPr="00794639" w:rsidDel="00B47932">
                <w:rPr>
                  <w:b/>
                  <w:snapToGrid w:val="0"/>
                </w:rPr>
                <w:delText>&lt;storage&gt;</w:delText>
              </w:r>
              <w:r w:rsidRPr="00794639" w:rsidDel="00B47932">
                <w:rPr>
                  <w:snapToGrid w:val="0"/>
                  <w:lang w:eastAsia="zh-CN"/>
                </w:rPr>
                <w:tab/>
              </w:r>
              <w:r w:rsidRPr="00794639" w:rsidDel="00B47932">
                <w:rPr>
                  <w:snapToGrid w:val="0"/>
                </w:rPr>
                <w:delText>"FD"</w:delText>
              </w:r>
              <w:r w:rsidRPr="00794639" w:rsidDel="00B47932">
                <w:rPr>
                  <w:snapToGrid w:val="0"/>
                </w:rPr>
                <w:tab/>
                <w:delText>SIM/USIM fixdialing phonebook</w:delText>
              </w:r>
              <w:bookmarkStart w:id="5803" w:name="_Toc531012066"/>
              <w:bookmarkStart w:id="5804" w:name="_Toc531076359"/>
              <w:bookmarkStart w:id="5805" w:name="_Toc531077650"/>
              <w:bookmarkStart w:id="5806" w:name="_Toc531078954"/>
              <w:bookmarkStart w:id="5807" w:name="_Toc531700851"/>
              <w:bookmarkEnd w:id="5803"/>
              <w:bookmarkEnd w:id="5804"/>
              <w:bookmarkEnd w:id="5805"/>
              <w:bookmarkEnd w:id="5806"/>
              <w:bookmarkEnd w:id="5807"/>
            </w:del>
          </w:p>
          <w:p w14:paraId="44E38DBE" w14:textId="0CAA6B93" w:rsidR="00AD6DB4" w:rsidRPr="00794639" w:rsidDel="00B47932" w:rsidRDefault="00AD6DB4" w:rsidP="00166AF3">
            <w:pPr>
              <w:pStyle w:val="TableBody"/>
              <w:rPr>
                <w:del w:id="5808" w:author="Elaine Baricante" w:date="2018-11-26T11:44:00Z"/>
                <w:snapToGrid w:val="0"/>
              </w:rPr>
            </w:pPr>
            <w:del w:id="5809" w:author="Elaine Baricante" w:date="2018-11-26T11:44:00Z">
              <w:r w:rsidRPr="00794639" w:rsidDel="00B47932">
                <w:rPr>
                  <w:snapToGrid w:val="0"/>
                </w:rPr>
                <w:tab/>
              </w:r>
              <w:r w:rsidRPr="00794639" w:rsidDel="00B47932">
                <w:rPr>
                  <w:snapToGrid w:val="0"/>
                </w:rPr>
                <w:tab/>
                <w:delText>"LD"</w:delText>
              </w:r>
              <w:r w:rsidRPr="00794639" w:rsidDel="00B47932">
                <w:rPr>
                  <w:snapToGrid w:val="0"/>
                </w:rPr>
                <w:tab/>
                <w:delText>SIM/UICC last dialing phonebook (LD phonebook can't be deleted)</w:delText>
              </w:r>
              <w:bookmarkStart w:id="5810" w:name="_Toc531012067"/>
              <w:bookmarkStart w:id="5811" w:name="_Toc531076360"/>
              <w:bookmarkStart w:id="5812" w:name="_Toc531077651"/>
              <w:bookmarkStart w:id="5813" w:name="_Toc531078955"/>
              <w:bookmarkStart w:id="5814" w:name="_Toc531700852"/>
              <w:bookmarkEnd w:id="5810"/>
              <w:bookmarkEnd w:id="5811"/>
              <w:bookmarkEnd w:id="5812"/>
              <w:bookmarkEnd w:id="5813"/>
              <w:bookmarkEnd w:id="5814"/>
            </w:del>
          </w:p>
          <w:p w14:paraId="68C19A3F" w14:textId="64209149" w:rsidR="00AD6DB4" w:rsidRPr="00794639" w:rsidDel="00B47932" w:rsidRDefault="00AD6DB4" w:rsidP="00166AF3">
            <w:pPr>
              <w:pStyle w:val="TableBody"/>
              <w:rPr>
                <w:del w:id="5815" w:author="Elaine Baricante" w:date="2018-11-26T11:44:00Z"/>
                <w:snapToGrid w:val="0"/>
              </w:rPr>
            </w:pPr>
            <w:del w:id="5816" w:author="Elaine Baricante" w:date="2018-11-26T11:44:00Z">
              <w:r w:rsidRPr="00794639" w:rsidDel="00B47932">
                <w:rPr>
                  <w:snapToGrid w:val="0"/>
                </w:rPr>
                <w:tab/>
              </w:r>
              <w:r w:rsidRPr="00794639" w:rsidDel="00B47932">
                <w:rPr>
                  <w:snapToGrid w:val="0"/>
                </w:rPr>
                <w:tab/>
                <w:delText>"ON"</w:delText>
              </w:r>
              <w:r w:rsidRPr="00794639" w:rsidDel="00B47932">
                <w:rPr>
                  <w:snapToGrid w:val="0"/>
                </w:rPr>
                <w:tab/>
                <w:delText xml:space="preserve">SIM (or MT) own numbers (MSISDNs) list (reading of this storage </w:delText>
              </w:r>
              <w:r w:rsidR="00622496" w:rsidRPr="00794639" w:rsidDel="00B47932">
                <w:rPr>
                  <w:snapToGrid w:val="0"/>
                </w:rPr>
                <w:tab/>
              </w:r>
              <w:r w:rsidR="00622496" w:rsidRPr="00794639" w:rsidDel="00B47932">
                <w:rPr>
                  <w:snapToGrid w:val="0"/>
                </w:rPr>
                <w:tab/>
              </w:r>
              <w:r w:rsidR="00622496" w:rsidRPr="00794639" w:rsidDel="00B47932">
                <w:rPr>
                  <w:snapToGrid w:val="0"/>
                </w:rPr>
                <w:tab/>
              </w:r>
              <w:r w:rsidRPr="00794639" w:rsidDel="00B47932">
                <w:rPr>
                  <w:snapToGrid w:val="0"/>
                </w:rPr>
                <w:delText>may be available through +CNUM also)</w:delText>
              </w:r>
              <w:bookmarkStart w:id="5817" w:name="_Toc531012068"/>
              <w:bookmarkStart w:id="5818" w:name="_Toc531076361"/>
              <w:bookmarkStart w:id="5819" w:name="_Toc531077652"/>
              <w:bookmarkStart w:id="5820" w:name="_Toc531078956"/>
              <w:bookmarkStart w:id="5821" w:name="_Toc531700853"/>
              <w:bookmarkEnd w:id="5817"/>
              <w:bookmarkEnd w:id="5818"/>
              <w:bookmarkEnd w:id="5819"/>
              <w:bookmarkEnd w:id="5820"/>
              <w:bookmarkEnd w:id="5821"/>
            </w:del>
          </w:p>
          <w:p w14:paraId="66475620" w14:textId="7043DFB4" w:rsidR="00AD6DB4" w:rsidRPr="00794639" w:rsidDel="00B47932" w:rsidRDefault="00AD6DB4" w:rsidP="00166AF3">
            <w:pPr>
              <w:pStyle w:val="TableBody"/>
              <w:rPr>
                <w:del w:id="5822" w:author="Elaine Baricante" w:date="2018-11-26T11:44:00Z"/>
                <w:snapToGrid w:val="0"/>
              </w:rPr>
            </w:pPr>
            <w:del w:id="5823" w:author="Elaine Baricante" w:date="2018-11-26T11:44:00Z">
              <w:r w:rsidRPr="00794639" w:rsidDel="00B47932">
                <w:rPr>
                  <w:snapToGrid w:val="0"/>
                </w:rPr>
                <w:tab/>
              </w:r>
              <w:r w:rsidRPr="00794639" w:rsidDel="00B47932">
                <w:rPr>
                  <w:snapToGrid w:val="0"/>
                </w:rPr>
                <w:tab/>
                <w:delText>"SM"</w:delText>
              </w:r>
              <w:r w:rsidRPr="00794639" w:rsidDel="00B47932">
                <w:rPr>
                  <w:snapToGrid w:val="0"/>
                </w:rPr>
                <w:tab/>
                <w:delText>SIM/UICC phonebook (default)</w:delText>
              </w:r>
              <w:bookmarkStart w:id="5824" w:name="_Toc531012069"/>
              <w:bookmarkStart w:id="5825" w:name="_Toc531076362"/>
              <w:bookmarkStart w:id="5826" w:name="_Toc531077653"/>
              <w:bookmarkStart w:id="5827" w:name="_Toc531078957"/>
              <w:bookmarkStart w:id="5828" w:name="_Toc531700854"/>
              <w:bookmarkEnd w:id="5824"/>
              <w:bookmarkEnd w:id="5825"/>
              <w:bookmarkEnd w:id="5826"/>
              <w:bookmarkEnd w:id="5827"/>
              <w:bookmarkEnd w:id="5828"/>
            </w:del>
          </w:p>
          <w:p w14:paraId="59BFF166" w14:textId="04F199FE" w:rsidR="00AD6DB4" w:rsidRPr="00794639" w:rsidDel="00B47932" w:rsidRDefault="00AD6DB4" w:rsidP="00166AF3">
            <w:pPr>
              <w:pStyle w:val="TableBody"/>
              <w:rPr>
                <w:del w:id="5829" w:author="Elaine Baricante" w:date="2018-11-26T11:44:00Z"/>
                <w:snapToGrid w:val="0"/>
              </w:rPr>
            </w:pPr>
            <w:del w:id="5830" w:author="Elaine Baricante" w:date="2018-11-26T11:44:00Z">
              <w:r w:rsidRPr="00794639" w:rsidDel="00B47932">
                <w:rPr>
                  <w:snapToGrid w:val="0"/>
                </w:rPr>
                <w:tab/>
              </w:r>
              <w:r w:rsidRPr="00794639" w:rsidDel="00B47932">
                <w:rPr>
                  <w:snapToGrid w:val="0"/>
                </w:rPr>
                <w:tab/>
                <w:delText>"BL"</w:delText>
              </w:r>
              <w:r w:rsidRPr="00794639" w:rsidDel="00B47932">
                <w:rPr>
                  <w:snapToGrid w:val="0"/>
                </w:rPr>
                <w:tab/>
                <w:delText>Blacklist phonebook (delete only)</w:delText>
              </w:r>
              <w:bookmarkStart w:id="5831" w:name="_Toc531012070"/>
              <w:bookmarkStart w:id="5832" w:name="_Toc531076363"/>
              <w:bookmarkStart w:id="5833" w:name="_Toc531077654"/>
              <w:bookmarkStart w:id="5834" w:name="_Toc531078958"/>
              <w:bookmarkStart w:id="5835" w:name="_Toc531700855"/>
              <w:bookmarkEnd w:id="5831"/>
              <w:bookmarkEnd w:id="5832"/>
              <w:bookmarkEnd w:id="5833"/>
              <w:bookmarkEnd w:id="5834"/>
              <w:bookmarkEnd w:id="5835"/>
            </w:del>
          </w:p>
          <w:p w14:paraId="339CC5D9" w14:textId="4CF67B99" w:rsidR="00AD6DB4" w:rsidRPr="00794639" w:rsidDel="00B47932" w:rsidRDefault="00AD6DB4" w:rsidP="00166AF3">
            <w:pPr>
              <w:pStyle w:val="TableBody"/>
              <w:rPr>
                <w:del w:id="5836" w:author="Elaine Baricante" w:date="2018-11-26T11:44:00Z"/>
                <w:snapToGrid w:val="0"/>
              </w:rPr>
            </w:pPr>
            <w:del w:id="5837" w:author="Elaine Baricante" w:date="2018-11-26T11:44:00Z">
              <w:r w:rsidRPr="00794639" w:rsidDel="00B47932">
                <w:rPr>
                  <w:snapToGrid w:val="0"/>
                </w:rPr>
                <w:tab/>
              </w:r>
              <w:r w:rsidRPr="00794639" w:rsidDel="00B47932">
                <w:rPr>
                  <w:snapToGrid w:val="0"/>
                </w:rPr>
                <w:tab/>
                <w:delText>"EN"</w:delText>
              </w:r>
              <w:r w:rsidRPr="00794639" w:rsidDel="00B47932">
                <w:rPr>
                  <w:snapToGrid w:val="0"/>
                </w:rPr>
                <w:tab/>
                <w:delText>SIM emergency-call-codes phonebook (read only)</w:delText>
              </w:r>
              <w:bookmarkStart w:id="5838" w:name="_Toc531012071"/>
              <w:bookmarkStart w:id="5839" w:name="_Toc531076364"/>
              <w:bookmarkStart w:id="5840" w:name="_Toc531077655"/>
              <w:bookmarkStart w:id="5841" w:name="_Toc531078959"/>
              <w:bookmarkStart w:id="5842" w:name="_Toc531700856"/>
              <w:bookmarkEnd w:id="5838"/>
              <w:bookmarkEnd w:id="5839"/>
              <w:bookmarkEnd w:id="5840"/>
              <w:bookmarkEnd w:id="5841"/>
              <w:bookmarkEnd w:id="5842"/>
            </w:del>
          </w:p>
          <w:p w14:paraId="205EEFF9" w14:textId="70AE6DE8" w:rsidR="00AD6DB4" w:rsidRPr="00794639" w:rsidDel="00B47932" w:rsidRDefault="00AD6DB4" w:rsidP="00166AF3">
            <w:pPr>
              <w:pStyle w:val="TableBody"/>
              <w:rPr>
                <w:del w:id="5843" w:author="Elaine Baricante" w:date="2018-11-26T11:44:00Z"/>
                <w:snapToGrid w:val="0"/>
              </w:rPr>
            </w:pPr>
            <w:del w:id="5844" w:author="Elaine Baricante" w:date="2018-11-26T11:44:00Z">
              <w:r w:rsidRPr="00794639" w:rsidDel="00B47932">
                <w:rPr>
                  <w:snapToGrid w:val="0"/>
                </w:rPr>
                <w:tab/>
              </w:r>
              <w:r w:rsidRPr="00794639" w:rsidDel="00B47932">
                <w:rPr>
                  <w:snapToGrid w:val="0"/>
                </w:rPr>
                <w:tab/>
                <w:delText>"AP"</w:delText>
              </w:r>
              <w:r w:rsidRPr="00794639" w:rsidDel="00B47932">
                <w:rPr>
                  <w:snapToGrid w:val="0"/>
                </w:rPr>
                <w:tab/>
                <w:delText>Selected application phonebook</w:delText>
              </w:r>
              <w:bookmarkStart w:id="5845" w:name="_Toc531012072"/>
              <w:bookmarkStart w:id="5846" w:name="_Toc531076365"/>
              <w:bookmarkStart w:id="5847" w:name="_Toc531077656"/>
              <w:bookmarkStart w:id="5848" w:name="_Toc531078960"/>
              <w:bookmarkStart w:id="5849" w:name="_Toc531700857"/>
              <w:bookmarkEnd w:id="5845"/>
              <w:bookmarkEnd w:id="5846"/>
              <w:bookmarkEnd w:id="5847"/>
              <w:bookmarkEnd w:id="5848"/>
              <w:bookmarkEnd w:id="5849"/>
            </w:del>
          </w:p>
          <w:p w14:paraId="7528EAA3" w14:textId="21D39444" w:rsidR="00AD6DB4" w:rsidRPr="00794639" w:rsidDel="00B47932" w:rsidRDefault="00AD6DB4" w:rsidP="00166AF3">
            <w:pPr>
              <w:pStyle w:val="TableBody"/>
              <w:rPr>
                <w:del w:id="5850" w:author="Elaine Baricante" w:date="2018-11-26T11:44:00Z"/>
                <w:snapToGrid w:val="0"/>
              </w:rPr>
            </w:pPr>
            <w:del w:id="5851" w:author="Elaine Baricante" w:date="2018-11-26T11:44:00Z">
              <w:r w:rsidRPr="00794639" w:rsidDel="00B47932">
                <w:rPr>
                  <w:snapToGrid w:val="0"/>
                </w:rPr>
                <w:tab/>
              </w:r>
              <w:r w:rsidRPr="00794639" w:rsidDel="00B47932">
                <w:rPr>
                  <w:snapToGrid w:val="0"/>
                </w:rPr>
                <w:tab/>
                <w:delText>"BN"</w:delText>
              </w:r>
              <w:r w:rsidRPr="00794639" w:rsidDel="00B47932">
                <w:rPr>
                  <w:snapToGrid w:val="0"/>
                </w:rPr>
                <w:tab/>
                <w:delText xml:space="preserve">SIM barred-dialing-number (EF_BDN) phonebook (only valid with </w:delText>
              </w:r>
              <w:r w:rsidRPr="00794639" w:rsidDel="00B47932">
                <w:rPr>
                  <w:snapToGrid w:val="0"/>
                </w:rPr>
                <w:tab/>
              </w:r>
              <w:r w:rsidRPr="00794639" w:rsidDel="00B47932">
                <w:rPr>
                  <w:snapToGrid w:val="0"/>
                </w:rPr>
                <w:tab/>
              </w:r>
              <w:r w:rsidRPr="00794639" w:rsidDel="00B47932">
                <w:rPr>
                  <w:snapToGrid w:val="0"/>
                </w:rPr>
                <w:tab/>
                <w:delText>PIN2)</w:delText>
              </w:r>
              <w:bookmarkStart w:id="5852" w:name="_Toc531012073"/>
              <w:bookmarkStart w:id="5853" w:name="_Toc531076366"/>
              <w:bookmarkStart w:id="5854" w:name="_Toc531077657"/>
              <w:bookmarkStart w:id="5855" w:name="_Toc531078961"/>
              <w:bookmarkStart w:id="5856" w:name="_Toc531700858"/>
              <w:bookmarkEnd w:id="5852"/>
              <w:bookmarkEnd w:id="5853"/>
              <w:bookmarkEnd w:id="5854"/>
              <w:bookmarkEnd w:id="5855"/>
              <w:bookmarkEnd w:id="5856"/>
            </w:del>
          </w:p>
          <w:p w14:paraId="3DBE5E7C" w14:textId="1BCE00F9" w:rsidR="00AD6DB4" w:rsidRPr="00794639" w:rsidDel="00B47932" w:rsidRDefault="00AD6DB4" w:rsidP="00166AF3">
            <w:pPr>
              <w:pStyle w:val="TableBody"/>
              <w:rPr>
                <w:del w:id="5857" w:author="Elaine Baricante" w:date="2018-11-26T11:44:00Z"/>
                <w:snapToGrid w:val="0"/>
              </w:rPr>
            </w:pPr>
            <w:del w:id="5858" w:author="Elaine Baricante" w:date="2018-11-26T11:44:00Z">
              <w:r w:rsidRPr="00794639" w:rsidDel="00B47932">
                <w:rPr>
                  <w:snapToGrid w:val="0"/>
                </w:rPr>
                <w:tab/>
              </w:r>
              <w:r w:rsidRPr="00794639" w:rsidDel="00B47932">
                <w:rPr>
                  <w:snapToGrid w:val="0"/>
                </w:rPr>
                <w:tab/>
                <w:delText>"SN"</w:delText>
              </w:r>
              <w:r w:rsidRPr="00794639" w:rsidDel="00B47932">
                <w:rPr>
                  <w:snapToGrid w:val="0"/>
                </w:rPr>
                <w:tab/>
                <w:delText>SIM service-dialing-number (EF_SDN) phonebook (read only)</w:delText>
              </w:r>
              <w:bookmarkStart w:id="5859" w:name="_Toc531012074"/>
              <w:bookmarkStart w:id="5860" w:name="_Toc531076367"/>
              <w:bookmarkStart w:id="5861" w:name="_Toc531077658"/>
              <w:bookmarkStart w:id="5862" w:name="_Toc531078962"/>
              <w:bookmarkStart w:id="5863" w:name="_Toc531700859"/>
              <w:bookmarkEnd w:id="5859"/>
              <w:bookmarkEnd w:id="5860"/>
              <w:bookmarkEnd w:id="5861"/>
              <w:bookmarkEnd w:id="5862"/>
              <w:bookmarkEnd w:id="5863"/>
            </w:del>
          </w:p>
          <w:p w14:paraId="4B3B8AD8" w14:textId="490804C2" w:rsidR="00AD6DB4" w:rsidRPr="00794639" w:rsidDel="00B47932" w:rsidRDefault="00AD6DB4" w:rsidP="00166AF3">
            <w:pPr>
              <w:pStyle w:val="TableBody"/>
              <w:rPr>
                <w:del w:id="5864" w:author="Elaine Baricante" w:date="2018-11-26T11:44:00Z"/>
                <w:b/>
                <w:snapToGrid w:val="0"/>
              </w:rPr>
            </w:pPr>
            <w:bookmarkStart w:id="5865" w:name="_Toc531012075"/>
            <w:bookmarkStart w:id="5866" w:name="_Toc531076368"/>
            <w:bookmarkStart w:id="5867" w:name="_Toc531077659"/>
            <w:bookmarkStart w:id="5868" w:name="_Toc531078963"/>
            <w:bookmarkStart w:id="5869" w:name="_Toc531700860"/>
            <w:bookmarkEnd w:id="5865"/>
            <w:bookmarkEnd w:id="5866"/>
            <w:bookmarkEnd w:id="5867"/>
            <w:bookmarkEnd w:id="5868"/>
            <w:bookmarkEnd w:id="5869"/>
          </w:p>
          <w:p w14:paraId="464A6B77" w14:textId="1FBDEEF5" w:rsidR="00AD6DB4" w:rsidRPr="00794639" w:rsidDel="00B47932" w:rsidRDefault="00AD6DB4" w:rsidP="00166AF3">
            <w:pPr>
              <w:pStyle w:val="TableBody"/>
              <w:rPr>
                <w:del w:id="5870" w:author="Elaine Baricante" w:date="2018-11-26T11:44:00Z"/>
                <w:b/>
                <w:snapToGrid w:val="0"/>
              </w:rPr>
            </w:pPr>
            <w:del w:id="5871" w:author="Elaine Baricante" w:date="2018-11-26T11:44:00Z">
              <w:r w:rsidRPr="00794639" w:rsidDel="00B47932">
                <w:rPr>
                  <w:b/>
                  <w:snapToGrid w:val="0"/>
                </w:rPr>
                <w:delText>&lt;password&gt;</w:delText>
              </w:r>
              <w:r w:rsidRPr="00794639" w:rsidDel="00B47932">
                <w:rPr>
                  <w:snapToGrid w:val="0"/>
                </w:rPr>
                <w:tab/>
                <w:delText>String type value representing the PIN2-code required when selecting PIN2 code locked &lt;storage&gt;s above</w:delText>
              </w:r>
              <w:bookmarkStart w:id="5872" w:name="_Toc531012076"/>
              <w:bookmarkStart w:id="5873" w:name="_Toc531076369"/>
              <w:bookmarkStart w:id="5874" w:name="_Toc531077660"/>
              <w:bookmarkStart w:id="5875" w:name="_Toc531078964"/>
              <w:bookmarkStart w:id="5876" w:name="_Toc531700861"/>
              <w:bookmarkEnd w:id="5872"/>
              <w:bookmarkEnd w:id="5873"/>
              <w:bookmarkEnd w:id="5874"/>
              <w:bookmarkEnd w:id="5875"/>
              <w:bookmarkEnd w:id="5876"/>
            </w:del>
          </w:p>
          <w:p w14:paraId="30099CC2" w14:textId="5484DD1B" w:rsidR="00AD6DB4" w:rsidRPr="00794639" w:rsidDel="00B47932" w:rsidRDefault="00AD6DB4" w:rsidP="00166AF3">
            <w:pPr>
              <w:pStyle w:val="TableBody"/>
              <w:rPr>
                <w:del w:id="5877" w:author="Elaine Baricante" w:date="2018-11-26T11:44:00Z"/>
                <w:b/>
                <w:snapToGrid w:val="0"/>
              </w:rPr>
            </w:pPr>
            <w:bookmarkStart w:id="5878" w:name="_Toc531012077"/>
            <w:bookmarkStart w:id="5879" w:name="_Toc531076370"/>
            <w:bookmarkStart w:id="5880" w:name="_Toc531077661"/>
            <w:bookmarkStart w:id="5881" w:name="_Toc531078965"/>
            <w:bookmarkStart w:id="5882" w:name="_Toc531700862"/>
            <w:bookmarkEnd w:id="5878"/>
            <w:bookmarkEnd w:id="5879"/>
            <w:bookmarkEnd w:id="5880"/>
            <w:bookmarkEnd w:id="5881"/>
            <w:bookmarkEnd w:id="5882"/>
          </w:p>
          <w:p w14:paraId="7BCF80DC" w14:textId="011C9CE2" w:rsidR="00AD6DB4" w:rsidRPr="00794639" w:rsidDel="00B47932" w:rsidRDefault="00AD6DB4" w:rsidP="00166AF3">
            <w:pPr>
              <w:pStyle w:val="TableBody"/>
              <w:rPr>
                <w:del w:id="5883" w:author="Elaine Baricante" w:date="2018-11-26T11:44:00Z"/>
                <w:snapToGrid w:val="0"/>
              </w:rPr>
            </w:pPr>
            <w:del w:id="5884" w:author="Elaine Baricante" w:date="2018-11-26T11:44:00Z">
              <w:r w:rsidRPr="00794639" w:rsidDel="00B47932">
                <w:rPr>
                  <w:b/>
                  <w:snapToGrid w:val="0"/>
                </w:rPr>
                <w:delText>&lt;used&gt;</w:delText>
              </w:r>
              <w:r w:rsidRPr="00794639" w:rsidDel="00B47932">
                <w:rPr>
                  <w:snapToGrid w:val="0"/>
                </w:rPr>
                <w:tab/>
                <w:delText>Integer type value indicating the number of used locations in the selected memory</w:delText>
              </w:r>
              <w:bookmarkStart w:id="5885" w:name="_Toc531012078"/>
              <w:bookmarkStart w:id="5886" w:name="_Toc531076371"/>
              <w:bookmarkStart w:id="5887" w:name="_Toc531077662"/>
              <w:bookmarkStart w:id="5888" w:name="_Toc531078966"/>
              <w:bookmarkStart w:id="5889" w:name="_Toc531700863"/>
              <w:bookmarkEnd w:id="5885"/>
              <w:bookmarkEnd w:id="5886"/>
              <w:bookmarkEnd w:id="5887"/>
              <w:bookmarkEnd w:id="5888"/>
              <w:bookmarkEnd w:id="5889"/>
            </w:del>
          </w:p>
          <w:p w14:paraId="628F7593" w14:textId="41BB3483" w:rsidR="00AD6DB4" w:rsidRPr="00794639" w:rsidDel="00B47932" w:rsidRDefault="00AD6DB4" w:rsidP="00166AF3">
            <w:pPr>
              <w:pStyle w:val="TableBody"/>
              <w:rPr>
                <w:del w:id="5890" w:author="Elaine Baricante" w:date="2018-11-26T11:44:00Z"/>
                <w:snapToGrid w:val="0"/>
              </w:rPr>
            </w:pPr>
            <w:bookmarkStart w:id="5891" w:name="_Toc531012079"/>
            <w:bookmarkStart w:id="5892" w:name="_Toc531076372"/>
            <w:bookmarkStart w:id="5893" w:name="_Toc531077663"/>
            <w:bookmarkStart w:id="5894" w:name="_Toc531078967"/>
            <w:bookmarkStart w:id="5895" w:name="_Toc531700864"/>
            <w:bookmarkEnd w:id="5891"/>
            <w:bookmarkEnd w:id="5892"/>
            <w:bookmarkEnd w:id="5893"/>
            <w:bookmarkEnd w:id="5894"/>
            <w:bookmarkEnd w:id="5895"/>
          </w:p>
          <w:p w14:paraId="349E79C5" w14:textId="42879E26" w:rsidR="00AD6DB4" w:rsidRPr="00794639" w:rsidDel="00B47932" w:rsidRDefault="00AD6DB4" w:rsidP="00166AF3">
            <w:pPr>
              <w:pStyle w:val="TableBody"/>
              <w:rPr>
                <w:del w:id="5896" w:author="Elaine Baricante" w:date="2018-11-26T11:44:00Z"/>
                <w:snapToGrid w:val="0"/>
                <w:lang w:eastAsia="fr-FR"/>
              </w:rPr>
            </w:pPr>
            <w:del w:id="5897" w:author="Elaine Baricante" w:date="2018-11-26T11:44:00Z">
              <w:r w:rsidRPr="00794639" w:rsidDel="00B47932">
                <w:rPr>
                  <w:b/>
                  <w:snapToGrid w:val="0"/>
                </w:rPr>
                <w:delText>&lt;total&gt;</w:delText>
              </w:r>
              <w:r w:rsidRPr="00794639" w:rsidDel="00B47932">
                <w:rPr>
                  <w:snapToGrid w:val="0"/>
                </w:rPr>
                <w:tab/>
                <w:delText>Integer type value indicating the total number of locations in the selected memory</w:delText>
              </w:r>
              <w:bookmarkStart w:id="5898" w:name="_Toc531012080"/>
              <w:bookmarkStart w:id="5899" w:name="_Toc531076373"/>
              <w:bookmarkStart w:id="5900" w:name="_Toc531077664"/>
              <w:bookmarkStart w:id="5901" w:name="_Toc531078968"/>
              <w:bookmarkStart w:id="5902" w:name="_Toc531700865"/>
              <w:bookmarkEnd w:id="5898"/>
              <w:bookmarkEnd w:id="5899"/>
              <w:bookmarkEnd w:id="5900"/>
              <w:bookmarkEnd w:id="5901"/>
              <w:bookmarkEnd w:id="5902"/>
            </w:del>
          </w:p>
        </w:tc>
        <w:bookmarkStart w:id="5903" w:name="_Toc531012081"/>
        <w:bookmarkStart w:id="5904" w:name="_Toc531076374"/>
        <w:bookmarkStart w:id="5905" w:name="_Toc531077665"/>
        <w:bookmarkStart w:id="5906" w:name="_Toc531078969"/>
        <w:bookmarkStart w:id="5907" w:name="_Toc531700866"/>
        <w:bookmarkEnd w:id="5903"/>
        <w:bookmarkEnd w:id="5904"/>
        <w:bookmarkEnd w:id="5905"/>
        <w:bookmarkEnd w:id="5906"/>
        <w:bookmarkEnd w:id="5907"/>
      </w:tr>
      <w:tr w:rsidR="00AD6DB4" w:rsidRPr="00794639" w:rsidDel="00B47932" w14:paraId="27319F2E" w14:textId="72034DDD" w:rsidTr="00170927">
        <w:trPr>
          <w:trHeight w:val="65"/>
          <w:del w:id="5908" w:author="Elaine Baricante" w:date="2018-11-26T11:44:00Z"/>
        </w:trPr>
        <w:tc>
          <w:tcPr>
            <w:tcW w:w="0" w:type="dxa"/>
          </w:tcPr>
          <w:p w14:paraId="59575738" w14:textId="4F022789" w:rsidR="00A02098" w:rsidRPr="00794639" w:rsidDel="00B47932" w:rsidRDefault="00A02098">
            <w:pPr>
              <w:pStyle w:val="TableBody"/>
              <w:rPr>
                <w:del w:id="5909" w:author="Elaine Baricante" w:date="2018-11-26T11:44:00Z"/>
              </w:rPr>
            </w:pPr>
            <w:del w:id="5910" w:author="Elaine Baricante" w:date="2018-11-26T11:44:00Z">
              <w:r w:rsidRPr="00794639" w:rsidDel="00B47932">
                <w:rPr>
                  <w:u w:val="single"/>
                </w:rPr>
                <w:delText>Reference</w:delText>
              </w:r>
              <w:bookmarkStart w:id="5911" w:name="_Toc531012082"/>
              <w:bookmarkStart w:id="5912" w:name="_Toc531076375"/>
              <w:bookmarkStart w:id="5913" w:name="_Toc531077666"/>
              <w:bookmarkStart w:id="5914" w:name="_Toc531078970"/>
              <w:bookmarkStart w:id="5915" w:name="_Toc531700867"/>
              <w:bookmarkEnd w:id="5911"/>
              <w:bookmarkEnd w:id="5912"/>
              <w:bookmarkEnd w:id="5913"/>
              <w:bookmarkEnd w:id="5914"/>
              <w:bookmarkEnd w:id="5915"/>
            </w:del>
          </w:p>
        </w:tc>
        <w:tc>
          <w:tcPr>
            <w:tcW w:w="7269" w:type="dxa"/>
          </w:tcPr>
          <w:p w14:paraId="06B9F67C" w14:textId="24F1F9A7" w:rsidR="00AD6DB4" w:rsidRPr="00794639" w:rsidDel="00B47932" w:rsidRDefault="00256E94" w:rsidP="00166AF3">
            <w:pPr>
              <w:pStyle w:val="TableBody"/>
              <w:rPr>
                <w:del w:id="5916" w:author="Elaine Baricante" w:date="2018-11-26T11:44:00Z"/>
              </w:rPr>
            </w:pPr>
            <w:del w:id="5917" w:author="Elaine Baricante" w:date="2018-11-26T11:44:00Z">
              <w:r w:rsidRPr="00794639" w:rsidDel="00B47932">
                <w:delText>27.007 Rev12</w:delText>
              </w:r>
              <w:bookmarkStart w:id="5918" w:name="_Toc531012083"/>
              <w:bookmarkStart w:id="5919" w:name="_Toc531076376"/>
              <w:bookmarkStart w:id="5920" w:name="_Toc531077667"/>
              <w:bookmarkStart w:id="5921" w:name="_Toc531078971"/>
              <w:bookmarkStart w:id="5922" w:name="_Toc531700868"/>
              <w:bookmarkEnd w:id="5918"/>
              <w:bookmarkEnd w:id="5919"/>
              <w:bookmarkEnd w:id="5920"/>
              <w:bookmarkEnd w:id="5921"/>
              <w:bookmarkEnd w:id="5922"/>
            </w:del>
          </w:p>
        </w:tc>
        <w:bookmarkStart w:id="5923" w:name="_Toc531012084"/>
        <w:bookmarkStart w:id="5924" w:name="_Toc531076377"/>
        <w:bookmarkStart w:id="5925" w:name="_Toc531077668"/>
        <w:bookmarkStart w:id="5926" w:name="_Toc531078972"/>
        <w:bookmarkStart w:id="5927" w:name="_Toc531700869"/>
        <w:bookmarkEnd w:id="5923"/>
        <w:bookmarkEnd w:id="5924"/>
        <w:bookmarkEnd w:id="5925"/>
        <w:bookmarkEnd w:id="5926"/>
        <w:bookmarkEnd w:id="5927"/>
      </w:tr>
    </w:tbl>
    <w:p w14:paraId="68C6B0CC" w14:textId="36837919" w:rsidR="00D50B10" w:rsidDel="00B47932" w:rsidRDefault="00AD6DB4">
      <w:pPr>
        <w:rPr>
          <w:del w:id="5928" w:author="Elaine Baricante" w:date="2018-11-26T11:44:00Z"/>
          <w:moveFrom w:id="5929" w:author="Sevan Sirapian [2]" w:date="2018-11-26T11:12:00Z"/>
        </w:rPr>
        <w:pPrChange w:id="5930" w:author="Sevan Sirapian [2]" w:date="2018-11-26T11:12:00Z">
          <w:pPr>
            <w:pStyle w:val="Heading2"/>
          </w:pPr>
        </w:pPrChange>
      </w:pPr>
      <w:bookmarkStart w:id="5931" w:name="_Toc345081373"/>
      <w:bookmarkStart w:id="5932" w:name="_Toc349753116"/>
      <w:bookmarkStart w:id="5933" w:name="_Toc349754009"/>
      <w:bookmarkStart w:id="5934" w:name="_Ref366745206"/>
      <w:bookmarkStart w:id="5935" w:name="_Ref369091815"/>
      <w:bookmarkStart w:id="5936" w:name="_Toc368586075"/>
      <w:bookmarkStart w:id="5937" w:name="_Ref390853517"/>
      <w:bookmarkStart w:id="5938" w:name="_Ref390853521"/>
      <w:bookmarkStart w:id="5939" w:name="_Ref390965849"/>
      <w:bookmarkStart w:id="5940" w:name="_Ref390965852"/>
      <w:bookmarkStart w:id="5941" w:name="_Toc486251656"/>
      <w:del w:id="5942" w:author="Elaine Baricante" w:date="2018-11-26T11:44:00Z">
        <w:r w:rsidRPr="00794639" w:rsidDel="00B47932">
          <w:delText xml:space="preserve">+CPBW Command: Write Phonebook </w:delText>
        </w:r>
        <w:bookmarkEnd w:id="5931"/>
        <w:r w:rsidRPr="00794639" w:rsidDel="00B47932">
          <w:delText>Entr</w:delText>
        </w:r>
        <w:bookmarkEnd w:id="5932"/>
        <w:bookmarkEnd w:id="5933"/>
        <w:bookmarkEnd w:id="5934"/>
        <w:bookmarkEnd w:id="5935"/>
        <w:bookmarkEnd w:id="5936"/>
        <w:bookmarkEnd w:id="5937"/>
        <w:bookmarkEnd w:id="5938"/>
        <w:bookmarkEnd w:id="5939"/>
        <w:bookmarkEnd w:id="5940"/>
        <w:r w:rsidRPr="00794639" w:rsidDel="00B47932">
          <w:delText>y</w:delText>
        </w:r>
      </w:del>
      <w:bookmarkStart w:id="5943" w:name="_Toc531012085"/>
      <w:bookmarkStart w:id="5944" w:name="_Toc531076378"/>
      <w:bookmarkStart w:id="5945" w:name="_Toc531077669"/>
      <w:bookmarkStart w:id="5946" w:name="_Toc531078973"/>
      <w:bookmarkStart w:id="5947" w:name="_Toc531700870"/>
      <w:bookmarkEnd w:id="5941"/>
      <w:bookmarkEnd w:id="5943"/>
      <w:bookmarkEnd w:id="5944"/>
      <w:bookmarkEnd w:id="5945"/>
      <w:bookmarkEnd w:id="5946"/>
      <w:bookmarkEnd w:id="5947"/>
      <w:moveFromRangeStart w:id="5948" w:author="Sevan Sirapian [2]" w:date="2018-11-26T11:12:00Z" w:name="move530994085"/>
    </w:p>
    <w:tbl>
      <w:tblPr>
        <w:tblStyle w:val="TableSWIleft"/>
        <w:tblW w:w="9069" w:type="dxa"/>
        <w:tblLayout w:type="fixed"/>
        <w:tblLook w:val="04A0" w:firstRow="1" w:lastRow="0" w:firstColumn="1" w:lastColumn="0" w:noHBand="0" w:noVBand="1"/>
        <w:tblPrChange w:id="5949" w:author="Sevan Sirapian [2]" w:date="2018-11-26T11:12:00Z">
          <w:tblPr>
            <w:tblStyle w:val="TableSWIleft"/>
            <w:tblW w:w="8997" w:type="dxa"/>
            <w:tblLayout w:type="fixed"/>
            <w:tblLook w:val="04A0" w:firstRow="1" w:lastRow="0" w:firstColumn="1" w:lastColumn="0" w:noHBand="0" w:noVBand="1"/>
          </w:tblPr>
        </w:tblPrChange>
      </w:tblPr>
      <w:tblGrid>
        <w:gridCol w:w="1707"/>
        <w:gridCol w:w="7290"/>
        <w:gridCol w:w="72"/>
        <w:tblGridChange w:id="5950">
          <w:tblGrid>
            <w:gridCol w:w="1707"/>
            <w:gridCol w:w="7290"/>
          </w:tblGrid>
        </w:tblGridChange>
      </w:tblGrid>
      <w:tr w:rsidR="00D50B10" w:rsidRPr="00C41274" w:rsidDel="00B47932" w14:paraId="340AB9F0" w14:textId="24DAEDFA" w:rsidTr="002337DB">
        <w:trPr>
          <w:cnfStyle w:val="100000000000" w:firstRow="1" w:lastRow="0" w:firstColumn="0" w:lastColumn="0" w:oddVBand="0" w:evenVBand="0" w:oddHBand="0" w:evenHBand="0" w:firstRowFirstColumn="0" w:firstRowLastColumn="0" w:lastRowFirstColumn="0" w:lastRowLastColumn="0"/>
          <w:del w:id="5951" w:author="Elaine Baricante" w:date="2018-11-26T11:44:00Z"/>
        </w:trPr>
        <w:tc>
          <w:tcPr>
            <w:tcW w:w="9069" w:type="dxa"/>
            <w:gridSpan w:val="3"/>
            <w:tcPrChange w:id="5952" w:author="Sevan Sirapian [2]" w:date="2018-11-26T11:12:00Z">
              <w:tcPr>
                <w:tcW w:w="8997" w:type="dxa"/>
                <w:gridSpan w:val="2"/>
              </w:tcPr>
            </w:tcPrChange>
          </w:tcPr>
          <w:p w14:paraId="29797859" w14:textId="099E9C32" w:rsidR="00D50B10" w:rsidRPr="00C41274" w:rsidDel="00B47932" w:rsidRDefault="00D50B10" w:rsidP="002337DB">
            <w:pPr>
              <w:pStyle w:val="TableRowHead"/>
              <w:spacing w:before="144" w:after="144"/>
              <w:cnfStyle w:val="100000000000" w:firstRow="1" w:lastRow="0" w:firstColumn="0" w:lastColumn="0" w:oddVBand="0" w:evenVBand="0" w:oddHBand="0" w:evenHBand="0" w:firstRowFirstColumn="0" w:firstRowLastColumn="0" w:lastRowFirstColumn="0" w:lastRowLastColumn="0"/>
              <w:rPr>
                <w:del w:id="5953" w:author="Elaine Baricante" w:date="2018-11-26T11:44:00Z"/>
                <w:moveFrom w:id="5954" w:author="Sevan Sirapian [2]" w:date="2018-11-26T11:12:00Z"/>
                <w:bCs w:val="0"/>
              </w:rPr>
            </w:pPr>
            <w:moveFrom w:id="5955" w:author="Sevan Sirapian [2]" w:date="2018-11-26T11:12:00Z">
              <w:del w:id="5956" w:author="Elaine Baricante" w:date="2018-11-26T11:44:00Z">
                <w:r w:rsidDel="00B47932">
                  <w:delText>HL7800</w:delText>
                </w:r>
                <w:bookmarkStart w:id="5957" w:name="_Toc531012086"/>
                <w:bookmarkStart w:id="5958" w:name="_Toc531076379"/>
                <w:bookmarkStart w:id="5959" w:name="_Toc531077670"/>
                <w:bookmarkStart w:id="5960" w:name="_Toc531078974"/>
                <w:bookmarkStart w:id="5961" w:name="_Toc531700871"/>
                <w:bookmarkEnd w:id="5957"/>
                <w:bookmarkEnd w:id="5958"/>
                <w:bookmarkEnd w:id="5959"/>
                <w:bookmarkEnd w:id="5960"/>
                <w:bookmarkEnd w:id="5961"/>
              </w:del>
            </w:moveFrom>
          </w:p>
        </w:tc>
        <w:bookmarkStart w:id="5962" w:name="_Toc531012087"/>
        <w:bookmarkStart w:id="5963" w:name="_Toc531076380"/>
        <w:bookmarkStart w:id="5964" w:name="_Toc531077671"/>
        <w:bookmarkStart w:id="5965" w:name="_Toc531078975"/>
        <w:bookmarkStart w:id="5966" w:name="_Toc531700872"/>
        <w:bookmarkEnd w:id="5962"/>
        <w:bookmarkEnd w:id="5963"/>
        <w:bookmarkEnd w:id="5964"/>
        <w:bookmarkEnd w:id="5965"/>
        <w:bookmarkEnd w:id="5966"/>
      </w:tr>
      <w:moveFromRangeEnd w:id="5948"/>
      <w:tr w:rsidR="00AD6DB4" w:rsidRPr="00794639" w:rsidDel="00B47932" w14:paraId="2A6169EC" w14:textId="5253CD44" w:rsidTr="00953CD3">
        <w:trPr>
          <w:gridAfter w:val="1"/>
          <w:wAfter w:w="72" w:type="dxa"/>
          <w:trHeight w:val="1221"/>
          <w:del w:id="5967" w:author="Elaine Baricante" w:date="2018-11-26T11:44:00Z"/>
        </w:trPr>
        <w:tc>
          <w:tcPr>
            <w:tcW w:w="1707" w:type="dxa"/>
          </w:tcPr>
          <w:p w14:paraId="1A8BEA3B" w14:textId="1592F955" w:rsidR="00AD6DB4" w:rsidRPr="00794639" w:rsidDel="00B47932" w:rsidRDefault="00AD6DB4" w:rsidP="00166AF3">
            <w:pPr>
              <w:pStyle w:val="TableBody"/>
              <w:rPr>
                <w:del w:id="5968" w:author="Elaine Baricante" w:date="2018-11-26T11:44:00Z"/>
                <w:rFonts w:ascii="Times New Roman" w:hAnsi="Times New Roman" w:cs="Times New Roman"/>
                <w:i/>
                <w:sz w:val="20"/>
                <w:szCs w:val="20"/>
              </w:rPr>
            </w:pPr>
            <w:del w:id="5969" w:author="Elaine Baricante" w:date="2018-11-26T11:44:00Z">
              <w:r w:rsidRPr="00794639" w:rsidDel="00B47932">
                <w:rPr>
                  <w:i/>
                </w:rPr>
                <w:delText>Test command</w:delText>
              </w:r>
              <w:bookmarkStart w:id="5970" w:name="_Toc531012088"/>
              <w:bookmarkStart w:id="5971" w:name="_Toc531076381"/>
              <w:bookmarkStart w:id="5972" w:name="_Toc531077672"/>
              <w:bookmarkStart w:id="5973" w:name="_Toc531078976"/>
              <w:bookmarkStart w:id="5974" w:name="_Toc531700873"/>
              <w:bookmarkEnd w:id="5970"/>
              <w:bookmarkEnd w:id="5971"/>
              <w:bookmarkEnd w:id="5972"/>
              <w:bookmarkEnd w:id="5973"/>
              <w:bookmarkEnd w:id="5974"/>
            </w:del>
          </w:p>
          <w:p w14:paraId="04A59C33" w14:textId="4273DF23" w:rsidR="00AD6DB4" w:rsidRPr="00794639" w:rsidDel="00B47932" w:rsidRDefault="00AD6DB4" w:rsidP="00166AF3">
            <w:pPr>
              <w:pStyle w:val="TableBody"/>
              <w:rPr>
                <w:del w:id="5975" w:author="Elaine Baricante" w:date="2018-11-26T11:44:00Z"/>
              </w:rPr>
            </w:pPr>
            <w:bookmarkStart w:id="5976" w:name="_Toc531012089"/>
            <w:bookmarkStart w:id="5977" w:name="_Toc531076382"/>
            <w:bookmarkStart w:id="5978" w:name="_Toc531077673"/>
            <w:bookmarkStart w:id="5979" w:name="_Toc531078977"/>
            <w:bookmarkStart w:id="5980" w:name="_Toc531700874"/>
            <w:bookmarkEnd w:id="5976"/>
            <w:bookmarkEnd w:id="5977"/>
            <w:bookmarkEnd w:id="5978"/>
            <w:bookmarkEnd w:id="5979"/>
            <w:bookmarkEnd w:id="5980"/>
          </w:p>
          <w:p w14:paraId="6065FDEF" w14:textId="38387B66" w:rsidR="00AD6DB4" w:rsidRPr="00794639" w:rsidDel="00B47932" w:rsidRDefault="00AD6DB4" w:rsidP="00166AF3">
            <w:pPr>
              <w:pStyle w:val="TableBody"/>
              <w:rPr>
                <w:del w:id="5981" w:author="Elaine Baricante" w:date="2018-11-26T11:44:00Z"/>
                <w:u w:val="single"/>
              </w:rPr>
            </w:pPr>
            <w:del w:id="5982" w:author="Elaine Baricante" w:date="2018-11-26T11:44:00Z">
              <w:r w:rsidRPr="00794639" w:rsidDel="00B47932">
                <w:rPr>
                  <w:u w:val="single"/>
                </w:rPr>
                <w:delText>Syntax</w:delText>
              </w:r>
              <w:bookmarkStart w:id="5983" w:name="_Toc531012090"/>
              <w:bookmarkStart w:id="5984" w:name="_Toc531076383"/>
              <w:bookmarkStart w:id="5985" w:name="_Toc531077674"/>
              <w:bookmarkStart w:id="5986" w:name="_Toc531078978"/>
              <w:bookmarkStart w:id="5987" w:name="_Toc531700875"/>
              <w:bookmarkEnd w:id="5983"/>
              <w:bookmarkEnd w:id="5984"/>
              <w:bookmarkEnd w:id="5985"/>
              <w:bookmarkEnd w:id="5986"/>
              <w:bookmarkEnd w:id="5987"/>
            </w:del>
          </w:p>
          <w:p w14:paraId="43CB9683" w14:textId="3CFA171B" w:rsidR="00AD6DB4" w:rsidRPr="00794639" w:rsidDel="00B47932" w:rsidRDefault="00AD6DB4" w:rsidP="00166AF3">
            <w:pPr>
              <w:pStyle w:val="TableBody"/>
              <w:rPr>
                <w:del w:id="5988" w:author="Elaine Baricante" w:date="2018-11-26T11:44:00Z"/>
                <w:rFonts w:ascii="Times New Roman" w:hAnsi="Times New Roman" w:cs="Times New Roman"/>
                <w:sz w:val="20"/>
                <w:szCs w:val="20"/>
                <w:u w:val="single"/>
              </w:rPr>
            </w:pPr>
            <w:del w:id="5989" w:author="Elaine Baricante" w:date="2018-11-26T11:44:00Z">
              <w:r w:rsidRPr="00794639" w:rsidDel="00B47932">
                <w:rPr>
                  <w:b/>
                </w:rPr>
                <w:delText>AT+CPBW=?</w:delText>
              </w:r>
              <w:bookmarkStart w:id="5990" w:name="_Toc531012091"/>
              <w:bookmarkStart w:id="5991" w:name="_Toc531076384"/>
              <w:bookmarkStart w:id="5992" w:name="_Toc531077675"/>
              <w:bookmarkStart w:id="5993" w:name="_Toc531078979"/>
              <w:bookmarkStart w:id="5994" w:name="_Toc531700876"/>
              <w:bookmarkEnd w:id="5990"/>
              <w:bookmarkEnd w:id="5991"/>
              <w:bookmarkEnd w:id="5992"/>
              <w:bookmarkEnd w:id="5993"/>
              <w:bookmarkEnd w:id="5994"/>
            </w:del>
          </w:p>
        </w:tc>
        <w:tc>
          <w:tcPr>
            <w:tcW w:w="7290" w:type="dxa"/>
          </w:tcPr>
          <w:p w14:paraId="7459ED83" w14:textId="615540CC" w:rsidR="00AD6DB4" w:rsidRPr="00794639" w:rsidDel="00B47932" w:rsidRDefault="00AD6DB4" w:rsidP="00166AF3">
            <w:pPr>
              <w:pStyle w:val="TableBody"/>
              <w:rPr>
                <w:del w:id="5995" w:author="Elaine Baricante" w:date="2018-11-26T11:44:00Z"/>
                <w:rFonts w:ascii="Times New Roman" w:hAnsi="Times New Roman" w:cs="Times New Roman"/>
                <w:sz w:val="20"/>
                <w:szCs w:val="20"/>
                <w:u w:val="single"/>
              </w:rPr>
            </w:pPr>
            <w:bookmarkStart w:id="5996" w:name="_Toc531012092"/>
            <w:bookmarkStart w:id="5997" w:name="_Toc531076385"/>
            <w:bookmarkStart w:id="5998" w:name="_Toc531077676"/>
            <w:bookmarkStart w:id="5999" w:name="_Toc531078980"/>
            <w:bookmarkStart w:id="6000" w:name="_Toc531700877"/>
            <w:bookmarkEnd w:id="5996"/>
            <w:bookmarkEnd w:id="5997"/>
            <w:bookmarkEnd w:id="5998"/>
            <w:bookmarkEnd w:id="5999"/>
            <w:bookmarkEnd w:id="6000"/>
          </w:p>
          <w:p w14:paraId="38F9B732" w14:textId="1EA3B1B8" w:rsidR="00AD6DB4" w:rsidRPr="00794639" w:rsidDel="00B47932" w:rsidRDefault="00AD6DB4" w:rsidP="00166AF3">
            <w:pPr>
              <w:pStyle w:val="TableBody"/>
              <w:rPr>
                <w:del w:id="6001" w:author="Elaine Baricante" w:date="2018-11-26T11:44:00Z"/>
                <w:u w:val="single"/>
              </w:rPr>
            </w:pPr>
            <w:bookmarkStart w:id="6002" w:name="_Toc531012093"/>
            <w:bookmarkStart w:id="6003" w:name="_Toc531076386"/>
            <w:bookmarkStart w:id="6004" w:name="_Toc531077677"/>
            <w:bookmarkStart w:id="6005" w:name="_Toc531078981"/>
            <w:bookmarkStart w:id="6006" w:name="_Toc531700878"/>
            <w:bookmarkEnd w:id="6002"/>
            <w:bookmarkEnd w:id="6003"/>
            <w:bookmarkEnd w:id="6004"/>
            <w:bookmarkEnd w:id="6005"/>
            <w:bookmarkEnd w:id="6006"/>
          </w:p>
          <w:p w14:paraId="5EF5D5B3" w14:textId="6EC3CF3F" w:rsidR="00AD6DB4" w:rsidRPr="00794639" w:rsidDel="00B47932" w:rsidRDefault="00AD6DB4" w:rsidP="00166AF3">
            <w:pPr>
              <w:pStyle w:val="TableBody"/>
              <w:rPr>
                <w:del w:id="6007" w:author="Elaine Baricante" w:date="2018-11-26T11:44:00Z"/>
                <w:u w:val="single"/>
              </w:rPr>
            </w:pPr>
            <w:del w:id="6008" w:author="Elaine Baricante" w:date="2018-11-26T11:44:00Z">
              <w:r w:rsidRPr="00794639" w:rsidDel="00B47932">
                <w:rPr>
                  <w:u w:val="single"/>
                </w:rPr>
                <w:delText>Response</w:delText>
              </w:r>
              <w:bookmarkStart w:id="6009" w:name="_Toc531012094"/>
              <w:bookmarkStart w:id="6010" w:name="_Toc531076387"/>
              <w:bookmarkStart w:id="6011" w:name="_Toc531077678"/>
              <w:bookmarkStart w:id="6012" w:name="_Toc531078982"/>
              <w:bookmarkStart w:id="6013" w:name="_Toc531700879"/>
              <w:bookmarkEnd w:id="6009"/>
              <w:bookmarkEnd w:id="6010"/>
              <w:bookmarkEnd w:id="6011"/>
              <w:bookmarkEnd w:id="6012"/>
              <w:bookmarkEnd w:id="6013"/>
            </w:del>
          </w:p>
          <w:p w14:paraId="18141A62" w14:textId="0DDE2E18" w:rsidR="00AD6DB4" w:rsidRPr="00794639" w:rsidDel="00B47932" w:rsidRDefault="00AD6DB4" w:rsidP="00166AF3">
            <w:pPr>
              <w:pStyle w:val="TableBody"/>
              <w:rPr>
                <w:del w:id="6014" w:author="Elaine Baricante" w:date="2018-11-26T11:44:00Z"/>
                <w:b/>
              </w:rPr>
            </w:pPr>
            <w:del w:id="6015" w:author="Elaine Baricante" w:date="2018-11-26T11:44:00Z">
              <w:r w:rsidRPr="00794639" w:rsidDel="00B47932">
                <w:rPr>
                  <w:b/>
                </w:rPr>
                <w:delText>+CPBW: (</w:delText>
              </w:r>
              <w:r w:rsidRPr="00794639" w:rsidDel="00B47932">
                <w:delText xml:space="preserve">list of supported </w:delText>
              </w:r>
              <w:r w:rsidRPr="00794639" w:rsidDel="00B47932">
                <w:rPr>
                  <w:b/>
                </w:rPr>
                <w:delText>&lt;index&gt;</w:delText>
              </w:r>
              <w:r w:rsidRPr="00794639" w:rsidDel="00B47932">
                <w:delText>es</w:delText>
              </w:r>
              <w:r w:rsidRPr="00794639" w:rsidDel="00B47932">
                <w:rPr>
                  <w:b/>
                </w:rPr>
                <w:delText>),[&lt;nlength&gt;],(</w:delText>
              </w:r>
              <w:r w:rsidRPr="00794639" w:rsidDel="00B47932">
                <w:delText xml:space="preserve">list of supported </w:delText>
              </w:r>
              <w:r w:rsidRPr="00794639" w:rsidDel="00B47932">
                <w:rPr>
                  <w:b/>
                </w:rPr>
                <w:delText>&lt;type&gt;</w:delText>
              </w:r>
              <w:r w:rsidRPr="00794639" w:rsidDel="00B47932">
                <w:delText>s</w:delText>
              </w:r>
              <w:r w:rsidRPr="00794639" w:rsidDel="00B47932">
                <w:rPr>
                  <w:b/>
                </w:rPr>
                <w:delText>),[&lt;tlength&gt;],[&lt;glength&gt;],[&lt;alength&gt;],[&lt;slength&gt;],[&lt;elength&gt;]</w:delText>
              </w:r>
              <w:bookmarkStart w:id="6016" w:name="_Toc531012095"/>
              <w:bookmarkStart w:id="6017" w:name="_Toc531076388"/>
              <w:bookmarkStart w:id="6018" w:name="_Toc531077679"/>
              <w:bookmarkStart w:id="6019" w:name="_Toc531078983"/>
              <w:bookmarkStart w:id="6020" w:name="_Toc531700880"/>
              <w:bookmarkEnd w:id="6016"/>
              <w:bookmarkEnd w:id="6017"/>
              <w:bookmarkEnd w:id="6018"/>
              <w:bookmarkEnd w:id="6019"/>
              <w:bookmarkEnd w:id="6020"/>
            </w:del>
          </w:p>
          <w:p w14:paraId="5644D9B9" w14:textId="16B90079" w:rsidR="00AD6DB4" w:rsidRPr="00794639" w:rsidDel="00B47932" w:rsidRDefault="00AD6DB4" w:rsidP="00166AF3">
            <w:pPr>
              <w:pStyle w:val="TableBody"/>
              <w:rPr>
                <w:del w:id="6021" w:author="Elaine Baricante" w:date="2018-11-26T11:44:00Z"/>
                <w:rFonts w:ascii="Times New Roman" w:hAnsi="Times New Roman" w:cs="Times New Roman"/>
                <w:sz w:val="20"/>
                <w:szCs w:val="20"/>
                <w:u w:val="single"/>
              </w:rPr>
            </w:pPr>
            <w:del w:id="6022" w:author="Elaine Baricante" w:date="2018-11-26T11:44:00Z">
              <w:r w:rsidRPr="00794639" w:rsidDel="00B47932">
                <w:rPr>
                  <w:b/>
                </w:rPr>
                <w:delText>OK</w:delText>
              </w:r>
              <w:bookmarkStart w:id="6023" w:name="_Toc531012096"/>
              <w:bookmarkStart w:id="6024" w:name="_Toc531076389"/>
              <w:bookmarkStart w:id="6025" w:name="_Toc531077680"/>
              <w:bookmarkStart w:id="6026" w:name="_Toc531078984"/>
              <w:bookmarkStart w:id="6027" w:name="_Toc531700881"/>
              <w:bookmarkEnd w:id="6023"/>
              <w:bookmarkEnd w:id="6024"/>
              <w:bookmarkEnd w:id="6025"/>
              <w:bookmarkEnd w:id="6026"/>
              <w:bookmarkEnd w:id="6027"/>
            </w:del>
          </w:p>
        </w:tc>
        <w:bookmarkStart w:id="6028" w:name="_Toc531012097"/>
        <w:bookmarkStart w:id="6029" w:name="_Toc531076390"/>
        <w:bookmarkStart w:id="6030" w:name="_Toc531077681"/>
        <w:bookmarkStart w:id="6031" w:name="_Toc531078985"/>
        <w:bookmarkStart w:id="6032" w:name="_Toc531700882"/>
        <w:bookmarkEnd w:id="6028"/>
        <w:bookmarkEnd w:id="6029"/>
        <w:bookmarkEnd w:id="6030"/>
        <w:bookmarkEnd w:id="6031"/>
        <w:bookmarkEnd w:id="6032"/>
      </w:tr>
      <w:tr w:rsidR="00AD6DB4" w:rsidRPr="00794639" w:rsidDel="00B47932" w14:paraId="0E4F9A26" w14:textId="6E4E3325" w:rsidTr="00953CD3">
        <w:trPr>
          <w:gridAfter w:val="1"/>
          <w:wAfter w:w="72" w:type="dxa"/>
          <w:trHeight w:val="1221"/>
          <w:del w:id="6033" w:author="Elaine Baricante" w:date="2018-11-26T11:44:00Z"/>
        </w:trPr>
        <w:tc>
          <w:tcPr>
            <w:tcW w:w="1707" w:type="dxa"/>
          </w:tcPr>
          <w:p w14:paraId="762942CC" w14:textId="530FFDF1" w:rsidR="00AD6DB4" w:rsidRPr="00794639" w:rsidDel="00B47932" w:rsidRDefault="00AD6DB4" w:rsidP="00166AF3">
            <w:pPr>
              <w:pStyle w:val="TableBody"/>
              <w:rPr>
                <w:del w:id="6034" w:author="Elaine Baricante" w:date="2018-11-26T11:44:00Z"/>
                <w:i/>
              </w:rPr>
            </w:pPr>
            <w:del w:id="6035" w:author="Elaine Baricante" w:date="2018-11-26T11:44:00Z">
              <w:r w:rsidRPr="00794639" w:rsidDel="00B47932">
                <w:rPr>
                  <w:i/>
                </w:rPr>
                <w:delText>Read command</w:delText>
              </w:r>
              <w:bookmarkStart w:id="6036" w:name="_Toc531012098"/>
              <w:bookmarkStart w:id="6037" w:name="_Toc531076391"/>
              <w:bookmarkStart w:id="6038" w:name="_Toc531077682"/>
              <w:bookmarkStart w:id="6039" w:name="_Toc531078986"/>
              <w:bookmarkStart w:id="6040" w:name="_Toc531700883"/>
              <w:bookmarkEnd w:id="6036"/>
              <w:bookmarkEnd w:id="6037"/>
              <w:bookmarkEnd w:id="6038"/>
              <w:bookmarkEnd w:id="6039"/>
              <w:bookmarkEnd w:id="6040"/>
            </w:del>
          </w:p>
          <w:p w14:paraId="27F47190" w14:textId="278DF8AB" w:rsidR="00AD6DB4" w:rsidRPr="00794639" w:rsidDel="00B47932" w:rsidRDefault="00AD6DB4" w:rsidP="00166AF3">
            <w:pPr>
              <w:pStyle w:val="TableBody"/>
              <w:rPr>
                <w:del w:id="6041" w:author="Elaine Baricante" w:date="2018-11-26T11:44:00Z"/>
                <w:i/>
              </w:rPr>
            </w:pPr>
            <w:bookmarkStart w:id="6042" w:name="_Toc531012099"/>
            <w:bookmarkStart w:id="6043" w:name="_Toc531076392"/>
            <w:bookmarkStart w:id="6044" w:name="_Toc531077683"/>
            <w:bookmarkStart w:id="6045" w:name="_Toc531078987"/>
            <w:bookmarkStart w:id="6046" w:name="_Toc531700884"/>
            <w:bookmarkEnd w:id="6042"/>
            <w:bookmarkEnd w:id="6043"/>
            <w:bookmarkEnd w:id="6044"/>
            <w:bookmarkEnd w:id="6045"/>
            <w:bookmarkEnd w:id="6046"/>
          </w:p>
          <w:p w14:paraId="67B5790D" w14:textId="129D93F8" w:rsidR="00AD6DB4" w:rsidRPr="00794639" w:rsidDel="00B47932" w:rsidRDefault="00AD6DB4" w:rsidP="00166AF3">
            <w:pPr>
              <w:pStyle w:val="TableBody"/>
              <w:rPr>
                <w:del w:id="6047" w:author="Elaine Baricante" w:date="2018-11-26T11:44:00Z"/>
              </w:rPr>
            </w:pPr>
            <w:del w:id="6048" w:author="Elaine Baricante" w:date="2018-11-26T11:44:00Z">
              <w:r w:rsidRPr="00794639" w:rsidDel="00B47932">
                <w:rPr>
                  <w:u w:val="single"/>
                </w:rPr>
                <w:delText>Syntax</w:delText>
              </w:r>
              <w:bookmarkStart w:id="6049" w:name="_Toc531012100"/>
              <w:bookmarkStart w:id="6050" w:name="_Toc531076393"/>
              <w:bookmarkStart w:id="6051" w:name="_Toc531077684"/>
              <w:bookmarkStart w:id="6052" w:name="_Toc531078988"/>
              <w:bookmarkStart w:id="6053" w:name="_Toc531700885"/>
              <w:bookmarkEnd w:id="6049"/>
              <w:bookmarkEnd w:id="6050"/>
              <w:bookmarkEnd w:id="6051"/>
              <w:bookmarkEnd w:id="6052"/>
              <w:bookmarkEnd w:id="6053"/>
            </w:del>
          </w:p>
          <w:p w14:paraId="37F1DC76" w14:textId="02814FE6" w:rsidR="00AD6DB4" w:rsidRPr="00794639" w:rsidDel="00B47932" w:rsidRDefault="00AD6DB4" w:rsidP="00166AF3">
            <w:pPr>
              <w:pStyle w:val="TableBody"/>
              <w:rPr>
                <w:del w:id="6054" w:author="Elaine Baricante" w:date="2018-11-26T11:44:00Z"/>
                <w:b/>
              </w:rPr>
            </w:pPr>
            <w:del w:id="6055" w:author="Elaine Baricante" w:date="2018-11-26T11:44:00Z">
              <w:r w:rsidRPr="00794639" w:rsidDel="00B47932">
                <w:rPr>
                  <w:b/>
                </w:rPr>
                <w:delText>AT+CPBW?</w:delText>
              </w:r>
              <w:bookmarkStart w:id="6056" w:name="_Toc531012101"/>
              <w:bookmarkStart w:id="6057" w:name="_Toc531076394"/>
              <w:bookmarkStart w:id="6058" w:name="_Toc531077685"/>
              <w:bookmarkStart w:id="6059" w:name="_Toc531078989"/>
              <w:bookmarkStart w:id="6060" w:name="_Toc531700886"/>
              <w:bookmarkEnd w:id="6056"/>
              <w:bookmarkEnd w:id="6057"/>
              <w:bookmarkEnd w:id="6058"/>
              <w:bookmarkEnd w:id="6059"/>
              <w:bookmarkEnd w:id="6060"/>
            </w:del>
          </w:p>
        </w:tc>
        <w:tc>
          <w:tcPr>
            <w:tcW w:w="7290" w:type="dxa"/>
          </w:tcPr>
          <w:p w14:paraId="54A3748E" w14:textId="35E2CF45" w:rsidR="00AD6DB4" w:rsidRPr="00794639" w:rsidDel="00B47932" w:rsidRDefault="00AD6DB4" w:rsidP="00166AF3">
            <w:pPr>
              <w:pStyle w:val="TableBody"/>
              <w:rPr>
                <w:del w:id="6061" w:author="Elaine Baricante" w:date="2018-11-26T11:44:00Z"/>
              </w:rPr>
            </w:pPr>
            <w:bookmarkStart w:id="6062" w:name="_Toc531012102"/>
            <w:bookmarkStart w:id="6063" w:name="_Toc531076395"/>
            <w:bookmarkStart w:id="6064" w:name="_Toc531077686"/>
            <w:bookmarkStart w:id="6065" w:name="_Toc531078990"/>
            <w:bookmarkStart w:id="6066" w:name="_Toc531700887"/>
            <w:bookmarkEnd w:id="6062"/>
            <w:bookmarkEnd w:id="6063"/>
            <w:bookmarkEnd w:id="6064"/>
            <w:bookmarkEnd w:id="6065"/>
            <w:bookmarkEnd w:id="6066"/>
          </w:p>
          <w:p w14:paraId="1DBB55B0" w14:textId="5936640E" w:rsidR="00AD6DB4" w:rsidRPr="00794639" w:rsidDel="00B47932" w:rsidRDefault="00AD6DB4" w:rsidP="00166AF3">
            <w:pPr>
              <w:pStyle w:val="TableBody"/>
              <w:rPr>
                <w:del w:id="6067" w:author="Elaine Baricante" w:date="2018-11-26T11:44:00Z"/>
              </w:rPr>
            </w:pPr>
            <w:bookmarkStart w:id="6068" w:name="_Toc531012103"/>
            <w:bookmarkStart w:id="6069" w:name="_Toc531076396"/>
            <w:bookmarkStart w:id="6070" w:name="_Toc531077687"/>
            <w:bookmarkStart w:id="6071" w:name="_Toc531078991"/>
            <w:bookmarkStart w:id="6072" w:name="_Toc531700888"/>
            <w:bookmarkEnd w:id="6068"/>
            <w:bookmarkEnd w:id="6069"/>
            <w:bookmarkEnd w:id="6070"/>
            <w:bookmarkEnd w:id="6071"/>
            <w:bookmarkEnd w:id="6072"/>
          </w:p>
          <w:p w14:paraId="36D2FC35" w14:textId="7B62921B" w:rsidR="00AD6DB4" w:rsidRPr="00794639" w:rsidDel="00B47932" w:rsidRDefault="00AD6DB4" w:rsidP="00166AF3">
            <w:pPr>
              <w:pStyle w:val="TableBody"/>
              <w:rPr>
                <w:del w:id="6073" w:author="Elaine Baricante" w:date="2018-11-26T11:44:00Z"/>
              </w:rPr>
            </w:pPr>
            <w:del w:id="6074" w:author="Elaine Baricante" w:date="2018-11-26T11:44:00Z">
              <w:r w:rsidRPr="00794639" w:rsidDel="00B47932">
                <w:rPr>
                  <w:u w:val="single"/>
                </w:rPr>
                <w:delText>Response</w:delText>
              </w:r>
              <w:bookmarkStart w:id="6075" w:name="_Toc531012104"/>
              <w:bookmarkStart w:id="6076" w:name="_Toc531076397"/>
              <w:bookmarkStart w:id="6077" w:name="_Toc531077688"/>
              <w:bookmarkStart w:id="6078" w:name="_Toc531078992"/>
              <w:bookmarkStart w:id="6079" w:name="_Toc531700889"/>
              <w:bookmarkEnd w:id="6075"/>
              <w:bookmarkEnd w:id="6076"/>
              <w:bookmarkEnd w:id="6077"/>
              <w:bookmarkEnd w:id="6078"/>
              <w:bookmarkEnd w:id="6079"/>
            </w:del>
          </w:p>
          <w:p w14:paraId="57224ABB" w14:textId="0AB4142B" w:rsidR="00AD6DB4" w:rsidRPr="00794639" w:rsidDel="00B47932" w:rsidRDefault="00AD6DB4" w:rsidP="00166AF3">
            <w:pPr>
              <w:pStyle w:val="TableBody"/>
              <w:rPr>
                <w:del w:id="6080" w:author="Elaine Baricante" w:date="2018-11-26T11:44:00Z"/>
                <w:b/>
              </w:rPr>
            </w:pPr>
            <w:del w:id="6081" w:author="Elaine Baricante" w:date="2018-11-26T11:44:00Z">
              <w:r w:rsidRPr="00794639" w:rsidDel="00B47932">
                <w:rPr>
                  <w:b/>
                </w:rPr>
                <w:delText>+CPBW: &lt;written_index&gt;</w:delText>
              </w:r>
              <w:bookmarkStart w:id="6082" w:name="_Toc531012105"/>
              <w:bookmarkStart w:id="6083" w:name="_Toc531076398"/>
              <w:bookmarkStart w:id="6084" w:name="_Toc531077689"/>
              <w:bookmarkStart w:id="6085" w:name="_Toc531078993"/>
              <w:bookmarkStart w:id="6086" w:name="_Toc531700890"/>
              <w:bookmarkEnd w:id="6082"/>
              <w:bookmarkEnd w:id="6083"/>
              <w:bookmarkEnd w:id="6084"/>
              <w:bookmarkEnd w:id="6085"/>
              <w:bookmarkEnd w:id="6086"/>
            </w:del>
          </w:p>
          <w:p w14:paraId="5999BABA" w14:textId="11E97062" w:rsidR="00AD6DB4" w:rsidRPr="00794639" w:rsidDel="00B47932" w:rsidRDefault="00AD6DB4" w:rsidP="00166AF3">
            <w:pPr>
              <w:pStyle w:val="TableBody"/>
              <w:rPr>
                <w:del w:id="6087" w:author="Elaine Baricante" w:date="2018-11-26T11:44:00Z"/>
                <w:b/>
              </w:rPr>
            </w:pPr>
            <w:del w:id="6088" w:author="Elaine Baricante" w:date="2018-11-26T11:44:00Z">
              <w:r w:rsidRPr="00794639" w:rsidDel="00B47932">
                <w:rPr>
                  <w:b/>
                </w:rPr>
                <w:delText>OK</w:delText>
              </w:r>
              <w:bookmarkStart w:id="6089" w:name="_Toc531012106"/>
              <w:bookmarkStart w:id="6090" w:name="_Toc531076399"/>
              <w:bookmarkStart w:id="6091" w:name="_Toc531077690"/>
              <w:bookmarkStart w:id="6092" w:name="_Toc531078994"/>
              <w:bookmarkStart w:id="6093" w:name="_Toc531700891"/>
              <w:bookmarkEnd w:id="6089"/>
              <w:bookmarkEnd w:id="6090"/>
              <w:bookmarkEnd w:id="6091"/>
              <w:bookmarkEnd w:id="6092"/>
              <w:bookmarkEnd w:id="6093"/>
            </w:del>
          </w:p>
          <w:p w14:paraId="799D66C1" w14:textId="438910E8" w:rsidR="00AD6DB4" w:rsidRPr="00794639" w:rsidDel="00B47932" w:rsidRDefault="00AD6DB4" w:rsidP="00166AF3">
            <w:pPr>
              <w:pStyle w:val="TableBody"/>
              <w:rPr>
                <w:del w:id="6094" w:author="Elaine Baricante" w:date="2018-11-26T11:44:00Z"/>
              </w:rPr>
            </w:pPr>
            <w:bookmarkStart w:id="6095" w:name="_Toc531012107"/>
            <w:bookmarkStart w:id="6096" w:name="_Toc531076400"/>
            <w:bookmarkStart w:id="6097" w:name="_Toc531077691"/>
            <w:bookmarkStart w:id="6098" w:name="_Toc531078995"/>
            <w:bookmarkStart w:id="6099" w:name="_Toc531700892"/>
            <w:bookmarkEnd w:id="6095"/>
            <w:bookmarkEnd w:id="6096"/>
            <w:bookmarkEnd w:id="6097"/>
            <w:bookmarkEnd w:id="6098"/>
            <w:bookmarkEnd w:id="6099"/>
          </w:p>
          <w:p w14:paraId="267BFD9D" w14:textId="317C4CC0" w:rsidR="00AD6DB4" w:rsidRPr="00794639" w:rsidDel="00B47932" w:rsidRDefault="00AD6DB4" w:rsidP="00166AF3">
            <w:pPr>
              <w:pStyle w:val="TableBody"/>
              <w:rPr>
                <w:del w:id="6100" w:author="Elaine Baricante" w:date="2018-11-26T11:44:00Z"/>
              </w:rPr>
            </w:pPr>
            <w:del w:id="6101" w:author="Elaine Baricante" w:date="2018-11-26T11:44:00Z">
              <w:r w:rsidRPr="00794639" w:rsidDel="00B47932">
                <w:delText>or</w:delText>
              </w:r>
              <w:bookmarkStart w:id="6102" w:name="_Toc531012108"/>
              <w:bookmarkStart w:id="6103" w:name="_Toc531076401"/>
              <w:bookmarkStart w:id="6104" w:name="_Toc531077692"/>
              <w:bookmarkStart w:id="6105" w:name="_Toc531078996"/>
              <w:bookmarkStart w:id="6106" w:name="_Toc531700893"/>
              <w:bookmarkEnd w:id="6102"/>
              <w:bookmarkEnd w:id="6103"/>
              <w:bookmarkEnd w:id="6104"/>
              <w:bookmarkEnd w:id="6105"/>
              <w:bookmarkEnd w:id="6106"/>
            </w:del>
          </w:p>
          <w:p w14:paraId="7DBD417B" w14:textId="76318852" w:rsidR="00AD6DB4" w:rsidRPr="00794639" w:rsidDel="00B47932" w:rsidRDefault="00AD6DB4" w:rsidP="00166AF3">
            <w:pPr>
              <w:pStyle w:val="TableBody"/>
              <w:rPr>
                <w:del w:id="6107" w:author="Elaine Baricante" w:date="2018-11-26T11:44:00Z"/>
                <w:b/>
              </w:rPr>
            </w:pPr>
            <w:del w:id="6108" w:author="Elaine Baricante" w:date="2018-11-26T11:44:00Z">
              <w:r w:rsidRPr="00794639" w:rsidDel="00B47932">
                <w:rPr>
                  <w:b/>
                </w:rPr>
                <w:delText>+CPBW:-1</w:delText>
              </w:r>
              <w:bookmarkStart w:id="6109" w:name="_Toc531012109"/>
              <w:bookmarkStart w:id="6110" w:name="_Toc531076402"/>
              <w:bookmarkStart w:id="6111" w:name="_Toc531077693"/>
              <w:bookmarkStart w:id="6112" w:name="_Toc531078997"/>
              <w:bookmarkStart w:id="6113" w:name="_Toc531700894"/>
              <w:bookmarkEnd w:id="6109"/>
              <w:bookmarkEnd w:id="6110"/>
              <w:bookmarkEnd w:id="6111"/>
              <w:bookmarkEnd w:id="6112"/>
              <w:bookmarkEnd w:id="6113"/>
            </w:del>
          </w:p>
          <w:p w14:paraId="6085F688" w14:textId="0BC060CC" w:rsidR="00AD6DB4" w:rsidRPr="00794639" w:rsidDel="00B47932" w:rsidRDefault="00AD6DB4" w:rsidP="00166AF3">
            <w:pPr>
              <w:pStyle w:val="TableBody"/>
              <w:rPr>
                <w:del w:id="6114" w:author="Elaine Baricante" w:date="2018-11-26T11:44:00Z"/>
              </w:rPr>
            </w:pPr>
            <w:del w:id="6115" w:author="Elaine Baricante" w:date="2018-11-26T11:44:00Z">
              <w:r w:rsidRPr="00794639" w:rsidDel="00B47932">
                <w:rPr>
                  <w:b/>
                </w:rPr>
                <w:delText>OK</w:delText>
              </w:r>
              <w:bookmarkStart w:id="6116" w:name="_Toc531012110"/>
              <w:bookmarkStart w:id="6117" w:name="_Toc531076403"/>
              <w:bookmarkStart w:id="6118" w:name="_Toc531077694"/>
              <w:bookmarkStart w:id="6119" w:name="_Toc531078998"/>
              <w:bookmarkStart w:id="6120" w:name="_Toc531700895"/>
              <w:bookmarkEnd w:id="6116"/>
              <w:bookmarkEnd w:id="6117"/>
              <w:bookmarkEnd w:id="6118"/>
              <w:bookmarkEnd w:id="6119"/>
              <w:bookmarkEnd w:id="6120"/>
            </w:del>
          </w:p>
        </w:tc>
        <w:bookmarkStart w:id="6121" w:name="_Toc531012111"/>
        <w:bookmarkStart w:id="6122" w:name="_Toc531076404"/>
        <w:bookmarkStart w:id="6123" w:name="_Toc531077695"/>
        <w:bookmarkStart w:id="6124" w:name="_Toc531078999"/>
        <w:bookmarkStart w:id="6125" w:name="_Toc531700896"/>
        <w:bookmarkEnd w:id="6121"/>
        <w:bookmarkEnd w:id="6122"/>
        <w:bookmarkEnd w:id="6123"/>
        <w:bookmarkEnd w:id="6124"/>
        <w:bookmarkEnd w:id="6125"/>
      </w:tr>
      <w:tr w:rsidR="00AD6DB4" w:rsidRPr="00794639" w:rsidDel="00B47932" w14:paraId="1673531F" w14:textId="009B5FEA" w:rsidTr="00953CD3">
        <w:trPr>
          <w:gridAfter w:val="1"/>
          <w:wAfter w:w="72" w:type="dxa"/>
          <w:cantSplit w:val="0"/>
          <w:trHeight w:val="65"/>
          <w:del w:id="6126" w:author="Elaine Baricante" w:date="2018-11-26T11:44:00Z"/>
        </w:trPr>
        <w:tc>
          <w:tcPr>
            <w:tcW w:w="1707" w:type="dxa"/>
          </w:tcPr>
          <w:p w14:paraId="1ED95602" w14:textId="13A2ABEF" w:rsidR="00AD6DB4" w:rsidRPr="00794639" w:rsidDel="00B47932" w:rsidRDefault="00AD6DB4" w:rsidP="004651D1">
            <w:pPr>
              <w:pStyle w:val="TableBody"/>
              <w:rPr>
                <w:del w:id="6127" w:author="Elaine Baricante" w:date="2018-11-26T11:44:00Z"/>
                <w:rFonts w:ascii="Times New Roman" w:hAnsi="Times New Roman" w:cs="Times New Roman"/>
                <w:i/>
                <w:sz w:val="20"/>
                <w:szCs w:val="20"/>
              </w:rPr>
            </w:pPr>
            <w:del w:id="6128" w:author="Elaine Baricante" w:date="2018-11-26T11:44:00Z">
              <w:r w:rsidRPr="00794639" w:rsidDel="00B47932">
                <w:rPr>
                  <w:i/>
                </w:rPr>
                <w:delText>Write command</w:delText>
              </w:r>
              <w:bookmarkStart w:id="6129" w:name="_Toc531012112"/>
              <w:bookmarkStart w:id="6130" w:name="_Toc531076405"/>
              <w:bookmarkStart w:id="6131" w:name="_Toc531077696"/>
              <w:bookmarkStart w:id="6132" w:name="_Toc531079000"/>
              <w:bookmarkStart w:id="6133" w:name="_Toc531700897"/>
              <w:bookmarkEnd w:id="6129"/>
              <w:bookmarkEnd w:id="6130"/>
              <w:bookmarkEnd w:id="6131"/>
              <w:bookmarkEnd w:id="6132"/>
              <w:bookmarkEnd w:id="6133"/>
            </w:del>
          </w:p>
          <w:p w14:paraId="12C55908" w14:textId="62AABC19" w:rsidR="00AD6DB4" w:rsidRPr="00794639" w:rsidDel="00B47932" w:rsidRDefault="00AD6DB4" w:rsidP="004651D1">
            <w:pPr>
              <w:pStyle w:val="TableBody"/>
              <w:rPr>
                <w:del w:id="6134" w:author="Elaine Baricante" w:date="2018-11-26T11:44:00Z"/>
              </w:rPr>
            </w:pPr>
            <w:bookmarkStart w:id="6135" w:name="_Toc531012113"/>
            <w:bookmarkStart w:id="6136" w:name="_Toc531076406"/>
            <w:bookmarkStart w:id="6137" w:name="_Toc531077697"/>
            <w:bookmarkStart w:id="6138" w:name="_Toc531079001"/>
            <w:bookmarkStart w:id="6139" w:name="_Toc531700898"/>
            <w:bookmarkEnd w:id="6135"/>
            <w:bookmarkEnd w:id="6136"/>
            <w:bookmarkEnd w:id="6137"/>
            <w:bookmarkEnd w:id="6138"/>
            <w:bookmarkEnd w:id="6139"/>
          </w:p>
          <w:p w14:paraId="37F53444" w14:textId="34DC8724" w:rsidR="00AD6DB4" w:rsidRPr="00794639" w:rsidDel="00B47932" w:rsidRDefault="00AD6DB4" w:rsidP="004651D1">
            <w:pPr>
              <w:pStyle w:val="TableBody"/>
              <w:rPr>
                <w:del w:id="6140" w:author="Elaine Baricante" w:date="2018-11-26T11:44:00Z"/>
                <w:u w:val="single"/>
              </w:rPr>
            </w:pPr>
            <w:del w:id="6141" w:author="Elaine Baricante" w:date="2018-11-26T11:44:00Z">
              <w:r w:rsidRPr="00794639" w:rsidDel="00B47932">
                <w:rPr>
                  <w:u w:val="single"/>
                </w:rPr>
                <w:delText>Syntax</w:delText>
              </w:r>
              <w:bookmarkStart w:id="6142" w:name="_Toc531012114"/>
              <w:bookmarkStart w:id="6143" w:name="_Toc531076407"/>
              <w:bookmarkStart w:id="6144" w:name="_Toc531077698"/>
              <w:bookmarkStart w:id="6145" w:name="_Toc531079002"/>
              <w:bookmarkStart w:id="6146" w:name="_Toc531700899"/>
              <w:bookmarkEnd w:id="6142"/>
              <w:bookmarkEnd w:id="6143"/>
              <w:bookmarkEnd w:id="6144"/>
              <w:bookmarkEnd w:id="6145"/>
              <w:bookmarkEnd w:id="6146"/>
            </w:del>
          </w:p>
          <w:p w14:paraId="54E2DC8F" w14:textId="4A00FDE4" w:rsidR="00AD6DB4" w:rsidRPr="00794639" w:rsidDel="00B47932" w:rsidRDefault="00AD6DB4" w:rsidP="004651D1">
            <w:pPr>
              <w:pStyle w:val="TableBody"/>
              <w:rPr>
                <w:del w:id="6147" w:author="Elaine Baricante" w:date="2018-11-26T11:44:00Z"/>
                <w:u w:val="single"/>
              </w:rPr>
            </w:pPr>
            <w:del w:id="6148" w:author="Elaine Baricante" w:date="2018-11-26T11:44:00Z">
              <w:r w:rsidRPr="00794639" w:rsidDel="00B47932">
                <w:rPr>
                  <w:b/>
                </w:rPr>
                <w:delText>AT+CPBW=</w:delText>
              </w:r>
              <w:r w:rsidRPr="00794639" w:rsidDel="00B47932">
                <w:rPr>
                  <w:b/>
                </w:rPr>
                <w:br/>
                <w:delText>[&lt;index&gt;]</w:delText>
              </w:r>
              <w:r w:rsidRPr="00794639" w:rsidDel="00B47932">
                <w:rPr>
                  <w:b/>
                </w:rPr>
                <w:br/>
                <w:delText>[,&lt;number&gt;</w:delText>
              </w:r>
              <w:r w:rsidRPr="00794639" w:rsidDel="00B47932">
                <w:rPr>
                  <w:b/>
                </w:rPr>
                <w:br/>
                <w:delText>[,&lt;type&gt;[,&lt;text&gt;</w:delText>
              </w:r>
              <w:r w:rsidRPr="00794639" w:rsidDel="00B47932">
                <w:rPr>
                  <w:b/>
                </w:rPr>
                <w:br/>
                <w:delText>[,&lt;group&gt;</w:delText>
              </w:r>
              <w:r w:rsidRPr="00794639" w:rsidDel="00B47932">
                <w:rPr>
                  <w:b/>
                </w:rPr>
                <w:br/>
                <w:delText>[,&lt;adnumber&gt;</w:delText>
              </w:r>
              <w:r w:rsidRPr="00794639" w:rsidDel="00B47932">
                <w:rPr>
                  <w:b/>
                </w:rPr>
                <w:br/>
                <w:delText>[,&lt;adtype&gt;</w:delText>
              </w:r>
              <w:r w:rsidRPr="00794639" w:rsidDel="00B47932">
                <w:rPr>
                  <w:b/>
                </w:rPr>
                <w:br/>
                <w:delText>[,&lt;secondtext&gt;</w:delText>
              </w:r>
              <w:r w:rsidRPr="00794639" w:rsidDel="00B47932">
                <w:rPr>
                  <w:b/>
                </w:rPr>
                <w:br/>
                <w:delText>[,&lt;email&gt;</w:delText>
              </w:r>
              <w:r w:rsidRPr="00794639" w:rsidDel="00B47932">
                <w:rPr>
                  <w:b/>
                </w:rPr>
                <w:br/>
                <w:delText>[,&lt;hidden&gt;]]]]]]]]]</w:delText>
              </w:r>
              <w:bookmarkStart w:id="6149" w:name="_Toc531012115"/>
              <w:bookmarkStart w:id="6150" w:name="_Toc531076408"/>
              <w:bookmarkStart w:id="6151" w:name="_Toc531077699"/>
              <w:bookmarkStart w:id="6152" w:name="_Toc531079003"/>
              <w:bookmarkStart w:id="6153" w:name="_Toc531700900"/>
              <w:bookmarkEnd w:id="6149"/>
              <w:bookmarkEnd w:id="6150"/>
              <w:bookmarkEnd w:id="6151"/>
              <w:bookmarkEnd w:id="6152"/>
              <w:bookmarkEnd w:id="6153"/>
            </w:del>
          </w:p>
        </w:tc>
        <w:tc>
          <w:tcPr>
            <w:tcW w:w="7290" w:type="dxa"/>
          </w:tcPr>
          <w:p w14:paraId="1E343B35" w14:textId="2318EB46" w:rsidR="00AD6DB4" w:rsidRPr="00794639" w:rsidDel="00B47932" w:rsidRDefault="00AD6DB4" w:rsidP="004651D1">
            <w:pPr>
              <w:pStyle w:val="TableBody"/>
              <w:rPr>
                <w:del w:id="6154" w:author="Elaine Baricante" w:date="2018-11-26T11:44:00Z"/>
                <w:u w:val="single"/>
              </w:rPr>
            </w:pPr>
            <w:bookmarkStart w:id="6155" w:name="_Toc531012116"/>
            <w:bookmarkStart w:id="6156" w:name="_Toc531076409"/>
            <w:bookmarkStart w:id="6157" w:name="_Toc531077700"/>
            <w:bookmarkStart w:id="6158" w:name="_Toc531079004"/>
            <w:bookmarkStart w:id="6159" w:name="_Toc531700901"/>
            <w:bookmarkEnd w:id="6155"/>
            <w:bookmarkEnd w:id="6156"/>
            <w:bookmarkEnd w:id="6157"/>
            <w:bookmarkEnd w:id="6158"/>
            <w:bookmarkEnd w:id="6159"/>
          </w:p>
          <w:p w14:paraId="54D03140" w14:textId="0E068EEF" w:rsidR="00AD6DB4" w:rsidRPr="00794639" w:rsidDel="00B47932" w:rsidRDefault="00AD6DB4" w:rsidP="004651D1">
            <w:pPr>
              <w:pStyle w:val="TableBody"/>
              <w:rPr>
                <w:del w:id="6160" w:author="Elaine Baricante" w:date="2018-11-26T11:44:00Z"/>
                <w:u w:val="single"/>
              </w:rPr>
            </w:pPr>
            <w:bookmarkStart w:id="6161" w:name="_Toc531012117"/>
            <w:bookmarkStart w:id="6162" w:name="_Toc531076410"/>
            <w:bookmarkStart w:id="6163" w:name="_Toc531077701"/>
            <w:bookmarkStart w:id="6164" w:name="_Toc531079005"/>
            <w:bookmarkStart w:id="6165" w:name="_Toc531700902"/>
            <w:bookmarkEnd w:id="6161"/>
            <w:bookmarkEnd w:id="6162"/>
            <w:bookmarkEnd w:id="6163"/>
            <w:bookmarkEnd w:id="6164"/>
            <w:bookmarkEnd w:id="6165"/>
          </w:p>
          <w:p w14:paraId="51FE4BA6" w14:textId="7DBE7173" w:rsidR="00AD6DB4" w:rsidRPr="00794639" w:rsidDel="00B47932" w:rsidRDefault="00AD6DB4" w:rsidP="004651D1">
            <w:pPr>
              <w:pStyle w:val="TableBody"/>
              <w:rPr>
                <w:del w:id="6166" w:author="Elaine Baricante" w:date="2018-11-26T11:44:00Z"/>
                <w:u w:val="single"/>
              </w:rPr>
            </w:pPr>
            <w:del w:id="6167" w:author="Elaine Baricante" w:date="2018-11-26T11:44:00Z">
              <w:r w:rsidRPr="00794639" w:rsidDel="00B47932">
                <w:rPr>
                  <w:u w:val="single"/>
                </w:rPr>
                <w:delText>Response</w:delText>
              </w:r>
              <w:bookmarkStart w:id="6168" w:name="_Toc531012118"/>
              <w:bookmarkStart w:id="6169" w:name="_Toc531076411"/>
              <w:bookmarkStart w:id="6170" w:name="_Toc531077702"/>
              <w:bookmarkStart w:id="6171" w:name="_Toc531079006"/>
              <w:bookmarkStart w:id="6172" w:name="_Toc531700903"/>
              <w:bookmarkEnd w:id="6168"/>
              <w:bookmarkEnd w:id="6169"/>
              <w:bookmarkEnd w:id="6170"/>
              <w:bookmarkEnd w:id="6171"/>
              <w:bookmarkEnd w:id="6172"/>
            </w:del>
          </w:p>
          <w:p w14:paraId="23A9129F" w14:textId="126B3363" w:rsidR="00AD6DB4" w:rsidRPr="00794639" w:rsidDel="00B47932" w:rsidRDefault="00AD6DB4" w:rsidP="004651D1">
            <w:pPr>
              <w:pStyle w:val="TableBody"/>
              <w:rPr>
                <w:del w:id="6173" w:author="Elaine Baricante" w:date="2018-11-26T11:44:00Z"/>
                <w:b/>
              </w:rPr>
            </w:pPr>
            <w:del w:id="6174" w:author="Elaine Baricante" w:date="2018-11-26T11:44:00Z">
              <w:r w:rsidRPr="00794639" w:rsidDel="00B47932">
                <w:rPr>
                  <w:b/>
                </w:rPr>
                <w:delText>+CPBW: &lt;written_index&gt;</w:delText>
              </w:r>
              <w:bookmarkStart w:id="6175" w:name="_Toc531012119"/>
              <w:bookmarkStart w:id="6176" w:name="_Toc531076412"/>
              <w:bookmarkStart w:id="6177" w:name="_Toc531077703"/>
              <w:bookmarkStart w:id="6178" w:name="_Toc531079007"/>
              <w:bookmarkStart w:id="6179" w:name="_Toc531700904"/>
              <w:bookmarkEnd w:id="6175"/>
              <w:bookmarkEnd w:id="6176"/>
              <w:bookmarkEnd w:id="6177"/>
              <w:bookmarkEnd w:id="6178"/>
              <w:bookmarkEnd w:id="6179"/>
            </w:del>
          </w:p>
          <w:p w14:paraId="283C2625" w14:textId="31243DC9" w:rsidR="00AD6DB4" w:rsidRPr="00794639" w:rsidDel="00B47932" w:rsidRDefault="00AD6DB4" w:rsidP="004651D1">
            <w:pPr>
              <w:pStyle w:val="TableBody"/>
              <w:rPr>
                <w:del w:id="6180" w:author="Elaine Baricante" w:date="2018-11-26T11:44:00Z"/>
                <w:b/>
              </w:rPr>
            </w:pPr>
            <w:del w:id="6181" w:author="Elaine Baricante" w:date="2018-11-26T11:44:00Z">
              <w:r w:rsidRPr="00794639" w:rsidDel="00B47932">
                <w:rPr>
                  <w:b/>
                </w:rPr>
                <w:delText>OK</w:delText>
              </w:r>
              <w:bookmarkStart w:id="6182" w:name="_Toc531012120"/>
              <w:bookmarkStart w:id="6183" w:name="_Toc531076413"/>
              <w:bookmarkStart w:id="6184" w:name="_Toc531077704"/>
              <w:bookmarkStart w:id="6185" w:name="_Toc531079008"/>
              <w:bookmarkStart w:id="6186" w:name="_Toc531700905"/>
              <w:bookmarkEnd w:id="6182"/>
              <w:bookmarkEnd w:id="6183"/>
              <w:bookmarkEnd w:id="6184"/>
              <w:bookmarkEnd w:id="6185"/>
              <w:bookmarkEnd w:id="6186"/>
            </w:del>
          </w:p>
          <w:p w14:paraId="26901EC1" w14:textId="56631BA3" w:rsidR="00AD6DB4" w:rsidRPr="00794639" w:rsidDel="00B47932" w:rsidRDefault="00AD6DB4" w:rsidP="004651D1">
            <w:pPr>
              <w:pStyle w:val="TableBody"/>
              <w:rPr>
                <w:del w:id="6187" w:author="Elaine Baricante" w:date="2018-11-26T11:44:00Z"/>
              </w:rPr>
            </w:pPr>
            <w:bookmarkStart w:id="6188" w:name="_Toc531012121"/>
            <w:bookmarkStart w:id="6189" w:name="_Toc531076414"/>
            <w:bookmarkStart w:id="6190" w:name="_Toc531077705"/>
            <w:bookmarkStart w:id="6191" w:name="_Toc531079009"/>
            <w:bookmarkStart w:id="6192" w:name="_Toc531700906"/>
            <w:bookmarkEnd w:id="6188"/>
            <w:bookmarkEnd w:id="6189"/>
            <w:bookmarkEnd w:id="6190"/>
            <w:bookmarkEnd w:id="6191"/>
            <w:bookmarkEnd w:id="6192"/>
          </w:p>
          <w:p w14:paraId="01F88644" w14:textId="27F939AF" w:rsidR="00AD6DB4" w:rsidRPr="00794639" w:rsidDel="00B47932" w:rsidRDefault="00AD6DB4" w:rsidP="004651D1">
            <w:pPr>
              <w:pStyle w:val="TableBody"/>
              <w:rPr>
                <w:del w:id="6193" w:author="Elaine Baricante" w:date="2018-11-26T11:44:00Z"/>
              </w:rPr>
            </w:pPr>
            <w:del w:id="6194" w:author="Elaine Baricante" w:date="2018-11-26T11:44:00Z">
              <w:r w:rsidRPr="00794639" w:rsidDel="00B47932">
                <w:delText>or</w:delText>
              </w:r>
              <w:bookmarkStart w:id="6195" w:name="_Toc531012122"/>
              <w:bookmarkStart w:id="6196" w:name="_Toc531076415"/>
              <w:bookmarkStart w:id="6197" w:name="_Toc531077706"/>
              <w:bookmarkStart w:id="6198" w:name="_Toc531079010"/>
              <w:bookmarkStart w:id="6199" w:name="_Toc531700907"/>
              <w:bookmarkEnd w:id="6195"/>
              <w:bookmarkEnd w:id="6196"/>
              <w:bookmarkEnd w:id="6197"/>
              <w:bookmarkEnd w:id="6198"/>
              <w:bookmarkEnd w:id="6199"/>
            </w:del>
          </w:p>
          <w:p w14:paraId="3643A25D" w14:textId="2D3CA3AF" w:rsidR="00AD6DB4" w:rsidRPr="00794639" w:rsidDel="00B47932" w:rsidRDefault="00AD6DB4" w:rsidP="004651D1">
            <w:pPr>
              <w:pStyle w:val="TableBody"/>
              <w:rPr>
                <w:del w:id="6200" w:author="Elaine Baricante" w:date="2018-11-26T11:44:00Z"/>
                <w:b/>
              </w:rPr>
            </w:pPr>
            <w:del w:id="6201" w:author="Elaine Baricante" w:date="2018-11-26T11:44:00Z">
              <w:r w:rsidRPr="00794639" w:rsidDel="00B47932">
                <w:rPr>
                  <w:b/>
                </w:rPr>
                <w:delText>+CME ERROR: &lt;err&gt;</w:delText>
              </w:r>
              <w:bookmarkStart w:id="6202" w:name="_Toc531012123"/>
              <w:bookmarkStart w:id="6203" w:name="_Toc531076416"/>
              <w:bookmarkStart w:id="6204" w:name="_Toc531077707"/>
              <w:bookmarkStart w:id="6205" w:name="_Toc531079011"/>
              <w:bookmarkStart w:id="6206" w:name="_Toc531700908"/>
              <w:bookmarkEnd w:id="6202"/>
              <w:bookmarkEnd w:id="6203"/>
              <w:bookmarkEnd w:id="6204"/>
              <w:bookmarkEnd w:id="6205"/>
              <w:bookmarkEnd w:id="6206"/>
            </w:del>
          </w:p>
          <w:p w14:paraId="5BB8A473" w14:textId="0A602C72" w:rsidR="00AD6DB4" w:rsidRPr="00794639" w:rsidDel="00B47932" w:rsidRDefault="00AD6DB4" w:rsidP="004651D1">
            <w:pPr>
              <w:pStyle w:val="TableBody"/>
              <w:rPr>
                <w:del w:id="6207" w:author="Elaine Baricante" w:date="2018-11-26T11:44:00Z"/>
                <w:b/>
              </w:rPr>
            </w:pPr>
            <w:bookmarkStart w:id="6208" w:name="_Toc531012124"/>
            <w:bookmarkStart w:id="6209" w:name="_Toc531076417"/>
            <w:bookmarkStart w:id="6210" w:name="_Toc531077708"/>
            <w:bookmarkStart w:id="6211" w:name="_Toc531079012"/>
            <w:bookmarkStart w:id="6212" w:name="_Toc531700909"/>
            <w:bookmarkEnd w:id="6208"/>
            <w:bookmarkEnd w:id="6209"/>
            <w:bookmarkEnd w:id="6210"/>
            <w:bookmarkEnd w:id="6211"/>
            <w:bookmarkEnd w:id="6212"/>
          </w:p>
          <w:p w14:paraId="5589B860" w14:textId="5B6FC7D5" w:rsidR="00AD6DB4" w:rsidRPr="00794639" w:rsidDel="00B47932" w:rsidRDefault="00AD6DB4" w:rsidP="004651D1">
            <w:pPr>
              <w:pStyle w:val="TableBody"/>
              <w:rPr>
                <w:del w:id="6213" w:author="Elaine Baricante" w:date="2018-11-26T11:44:00Z"/>
                <w:u w:val="single"/>
              </w:rPr>
            </w:pPr>
            <w:del w:id="6214" w:author="Elaine Baricante" w:date="2018-11-26T11:44:00Z">
              <w:r w:rsidRPr="00794639" w:rsidDel="00B47932">
                <w:rPr>
                  <w:u w:val="single"/>
                </w:rPr>
                <w:delText>Parameters</w:delText>
              </w:r>
              <w:bookmarkStart w:id="6215" w:name="_Toc531012125"/>
              <w:bookmarkStart w:id="6216" w:name="_Toc531076418"/>
              <w:bookmarkStart w:id="6217" w:name="_Toc531077709"/>
              <w:bookmarkStart w:id="6218" w:name="_Toc531079013"/>
              <w:bookmarkStart w:id="6219" w:name="_Toc531700910"/>
              <w:bookmarkEnd w:id="6215"/>
              <w:bookmarkEnd w:id="6216"/>
              <w:bookmarkEnd w:id="6217"/>
              <w:bookmarkEnd w:id="6218"/>
              <w:bookmarkEnd w:id="6219"/>
            </w:del>
          </w:p>
          <w:p w14:paraId="1F732A98" w14:textId="0D6A2691" w:rsidR="00AD6DB4" w:rsidRPr="00794639" w:rsidDel="00B47932" w:rsidRDefault="00AD6DB4" w:rsidP="004651D1">
            <w:pPr>
              <w:pStyle w:val="TableBody"/>
              <w:rPr>
                <w:del w:id="6220" w:author="Elaine Baricante" w:date="2018-11-26T11:44:00Z"/>
              </w:rPr>
            </w:pPr>
            <w:del w:id="6221" w:author="Elaine Baricante" w:date="2018-11-26T11:44:00Z">
              <w:r w:rsidRPr="00794639" w:rsidDel="00B47932">
                <w:rPr>
                  <w:b/>
                </w:rPr>
                <w:delText>&lt;index&gt;</w:delText>
              </w:r>
              <w:r w:rsidRPr="00794639" w:rsidDel="00B47932">
                <w:tab/>
                <w:delText>Integer type values in the range of location numbers of phonebook memory</w:delText>
              </w:r>
              <w:bookmarkStart w:id="6222" w:name="_Toc531012126"/>
              <w:bookmarkStart w:id="6223" w:name="_Toc531076419"/>
              <w:bookmarkStart w:id="6224" w:name="_Toc531077710"/>
              <w:bookmarkStart w:id="6225" w:name="_Toc531079014"/>
              <w:bookmarkStart w:id="6226" w:name="_Toc531700911"/>
              <w:bookmarkEnd w:id="6222"/>
              <w:bookmarkEnd w:id="6223"/>
              <w:bookmarkEnd w:id="6224"/>
              <w:bookmarkEnd w:id="6225"/>
              <w:bookmarkEnd w:id="6226"/>
            </w:del>
          </w:p>
          <w:p w14:paraId="2035DC64" w14:textId="3C562EF7" w:rsidR="00AD6DB4" w:rsidRPr="00794639" w:rsidDel="00B47932" w:rsidRDefault="00AD6DB4" w:rsidP="004651D1">
            <w:pPr>
              <w:pStyle w:val="TableBody"/>
              <w:rPr>
                <w:del w:id="6227" w:author="Elaine Baricante" w:date="2018-11-26T11:44:00Z"/>
              </w:rPr>
            </w:pPr>
            <w:bookmarkStart w:id="6228" w:name="_Toc531012127"/>
            <w:bookmarkStart w:id="6229" w:name="_Toc531076420"/>
            <w:bookmarkStart w:id="6230" w:name="_Toc531077711"/>
            <w:bookmarkStart w:id="6231" w:name="_Toc531079015"/>
            <w:bookmarkStart w:id="6232" w:name="_Toc531700912"/>
            <w:bookmarkEnd w:id="6228"/>
            <w:bookmarkEnd w:id="6229"/>
            <w:bookmarkEnd w:id="6230"/>
            <w:bookmarkEnd w:id="6231"/>
            <w:bookmarkEnd w:id="6232"/>
          </w:p>
          <w:p w14:paraId="4D54B3A1" w14:textId="46BB0A98" w:rsidR="00AD6DB4" w:rsidRPr="00794639" w:rsidDel="00B47932" w:rsidRDefault="00AD6DB4" w:rsidP="004651D1">
            <w:pPr>
              <w:pStyle w:val="TableBody"/>
              <w:rPr>
                <w:del w:id="6233" w:author="Elaine Baricante" w:date="2018-11-26T11:44:00Z"/>
              </w:rPr>
            </w:pPr>
            <w:del w:id="6234" w:author="Elaine Baricante" w:date="2018-11-26T11:44:00Z">
              <w:r w:rsidRPr="00794639" w:rsidDel="00B47932">
                <w:rPr>
                  <w:b/>
                </w:rPr>
                <w:delText>&lt;number&gt;</w:delText>
              </w:r>
              <w:r w:rsidRPr="00794639" w:rsidDel="00B47932">
                <w:tab/>
                <w:delText>String type phone number of format &lt;type&gt;</w:delText>
              </w:r>
              <w:bookmarkStart w:id="6235" w:name="_Toc531012128"/>
              <w:bookmarkStart w:id="6236" w:name="_Toc531076421"/>
              <w:bookmarkStart w:id="6237" w:name="_Toc531077712"/>
              <w:bookmarkStart w:id="6238" w:name="_Toc531079016"/>
              <w:bookmarkStart w:id="6239" w:name="_Toc531700913"/>
              <w:bookmarkEnd w:id="6235"/>
              <w:bookmarkEnd w:id="6236"/>
              <w:bookmarkEnd w:id="6237"/>
              <w:bookmarkEnd w:id="6238"/>
              <w:bookmarkEnd w:id="6239"/>
            </w:del>
          </w:p>
          <w:p w14:paraId="457C1662" w14:textId="10924994" w:rsidR="00AD6DB4" w:rsidRPr="00794639" w:rsidDel="00B47932" w:rsidRDefault="00AD6DB4" w:rsidP="004651D1">
            <w:pPr>
              <w:pStyle w:val="TableBody"/>
              <w:rPr>
                <w:del w:id="6240" w:author="Elaine Baricante" w:date="2018-11-26T11:44:00Z"/>
                <w:b/>
              </w:rPr>
            </w:pPr>
            <w:bookmarkStart w:id="6241" w:name="_Toc531012129"/>
            <w:bookmarkStart w:id="6242" w:name="_Toc531076422"/>
            <w:bookmarkStart w:id="6243" w:name="_Toc531077713"/>
            <w:bookmarkStart w:id="6244" w:name="_Toc531079017"/>
            <w:bookmarkStart w:id="6245" w:name="_Toc531700914"/>
            <w:bookmarkEnd w:id="6241"/>
            <w:bookmarkEnd w:id="6242"/>
            <w:bookmarkEnd w:id="6243"/>
            <w:bookmarkEnd w:id="6244"/>
            <w:bookmarkEnd w:id="6245"/>
          </w:p>
          <w:p w14:paraId="447380D9" w14:textId="3F701226" w:rsidR="00AD6DB4" w:rsidRPr="00794639" w:rsidDel="00B47932" w:rsidRDefault="00AD6DB4" w:rsidP="004651D1">
            <w:pPr>
              <w:pStyle w:val="TableBody"/>
              <w:rPr>
                <w:del w:id="6246" w:author="Elaine Baricante" w:date="2018-11-26T11:44:00Z"/>
              </w:rPr>
            </w:pPr>
            <w:del w:id="6247" w:author="Elaine Baricante" w:date="2018-11-26T11:44:00Z">
              <w:r w:rsidRPr="00794639" w:rsidDel="00B47932">
                <w:rPr>
                  <w:b/>
                </w:rPr>
                <w:delText>&lt;type&gt;</w:delText>
              </w:r>
              <w:r w:rsidRPr="00794639" w:rsidDel="00B47932">
                <w:tab/>
                <w:delText xml:space="preserve">Type of address octet in integer format; default value is </w:delText>
              </w:r>
              <w:r w:rsidRPr="00794639" w:rsidDel="00B47932">
                <w:rPr>
                  <w:u w:val="single"/>
                </w:rPr>
                <w:delText>145</w:delText>
              </w:r>
              <w:r w:rsidRPr="00794639" w:rsidDel="00B47932">
                <w:delText xml:space="preserve"> when dialing string includes international access code character "+"; otherwise, default value is 129</w:delText>
              </w:r>
              <w:bookmarkStart w:id="6248" w:name="_Toc531012130"/>
              <w:bookmarkStart w:id="6249" w:name="_Toc531076423"/>
              <w:bookmarkStart w:id="6250" w:name="_Toc531077714"/>
              <w:bookmarkStart w:id="6251" w:name="_Toc531079018"/>
              <w:bookmarkStart w:id="6252" w:name="_Toc531700915"/>
              <w:bookmarkEnd w:id="6248"/>
              <w:bookmarkEnd w:id="6249"/>
              <w:bookmarkEnd w:id="6250"/>
              <w:bookmarkEnd w:id="6251"/>
              <w:bookmarkEnd w:id="6252"/>
            </w:del>
          </w:p>
          <w:p w14:paraId="1E22D71B" w14:textId="497512F2" w:rsidR="00AD6DB4" w:rsidRPr="00794639" w:rsidDel="00B47932" w:rsidRDefault="00AD6DB4" w:rsidP="004651D1">
            <w:pPr>
              <w:pStyle w:val="TableBody"/>
              <w:rPr>
                <w:del w:id="6253" w:author="Elaine Baricante" w:date="2018-11-26T11:44:00Z"/>
                <w:b/>
              </w:rPr>
            </w:pPr>
            <w:bookmarkStart w:id="6254" w:name="_Toc531012131"/>
            <w:bookmarkStart w:id="6255" w:name="_Toc531076424"/>
            <w:bookmarkStart w:id="6256" w:name="_Toc531077715"/>
            <w:bookmarkStart w:id="6257" w:name="_Toc531079019"/>
            <w:bookmarkStart w:id="6258" w:name="_Toc531700916"/>
            <w:bookmarkEnd w:id="6254"/>
            <w:bookmarkEnd w:id="6255"/>
            <w:bookmarkEnd w:id="6256"/>
            <w:bookmarkEnd w:id="6257"/>
            <w:bookmarkEnd w:id="6258"/>
          </w:p>
          <w:p w14:paraId="39A2EB38" w14:textId="4522141F" w:rsidR="00AD6DB4" w:rsidRPr="00794639" w:rsidDel="00B47932" w:rsidRDefault="00AD6DB4" w:rsidP="004651D1">
            <w:pPr>
              <w:pStyle w:val="TableBody"/>
              <w:rPr>
                <w:del w:id="6259" w:author="Elaine Baricante" w:date="2018-11-26T11:44:00Z"/>
              </w:rPr>
            </w:pPr>
            <w:del w:id="6260" w:author="Elaine Baricante" w:date="2018-11-26T11:44:00Z">
              <w:r w:rsidRPr="00794639" w:rsidDel="00B47932">
                <w:rPr>
                  <w:b/>
                </w:rPr>
                <w:delText>&lt;text&gt;</w:delText>
              </w:r>
              <w:r w:rsidRPr="00794639" w:rsidDel="00B47932">
                <w:tab/>
              </w:r>
              <w:r w:rsidRPr="00794639" w:rsidDel="00B47932">
                <w:tab/>
                <w:delText>String type field of maximum length &lt;tlength&gt;</w:delText>
              </w:r>
              <w:bookmarkStart w:id="6261" w:name="_Toc531012132"/>
              <w:bookmarkStart w:id="6262" w:name="_Toc531076425"/>
              <w:bookmarkStart w:id="6263" w:name="_Toc531077716"/>
              <w:bookmarkStart w:id="6264" w:name="_Toc531079020"/>
              <w:bookmarkStart w:id="6265" w:name="_Toc531700917"/>
              <w:bookmarkEnd w:id="6261"/>
              <w:bookmarkEnd w:id="6262"/>
              <w:bookmarkEnd w:id="6263"/>
              <w:bookmarkEnd w:id="6264"/>
              <w:bookmarkEnd w:id="6265"/>
            </w:del>
          </w:p>
          <w:p w14:paraId="3A2696F7" w14:textId="476AC220" w:rsidR="00AD6DB4" w:rsidRPr="00794639" w:rsidDel="00B47932" w:rsidRDefault="00AD6DB4" w:rsidP="004651D1">
            <w:pPr>
              <w:pStyle w:val="TableBody"/>
              <w:rPr>
                <w:del w:id="6266" w:author="Elaine Baricante" w:date="2018-11-26T11:44:00Z"/>
                <w:b/>
              </w:rPr>
            </w:pPr>
            <w:bookmarkStart w:id="6267" w:name="_Toc531012133"/>
            <w:bookmarkStart w:id="6268" w:name="_Toc531076426"/>
            <w:bookmarkStart w:id="6269" w:name="_Toc531077717"/>
            <w:bookmarkStart w:id="6270" w:name="_Toc531079021"/>
            <w:bookmarkStart w:id="6271" w:name="_Toc531700918"/>
            <w:bookmarkEnd w:id="6267"/>
            <w:bookmarkEnd w:id="6268"/>
            <w:bookmarkEnd w:id="6269"/>
            <w:bookmarkEnd w:id="6270"/>
            <w:bookmarkEnd w:id="6271"/>
          </w:p>
          <w:p w14:paraId="757A507A" w14:textId="6D121D20" w:rsidR="00AD6DB4" w:rsidRPr="00794639" w:rsidDel="00B47932" w:rsidRDefault="00AD6DB4" w:rsidP="004651D1">
            <w:pPr>
              <w:pStyle w:val="TableBody"/>
              <w:rPr>
                <w:del w:id="6272" w:author="Elaine Baricante" w:date="2018-11-26T11:44:00Z"/>
              </w:rPr>
            </w:pPr>
            <w:del w:id="6273" w:author="Elaine Baricante" w:date="2018-11-26T11:44:00Z">
              <w:r w:rsidRPr="00794639" w:rsidDel="00B47932">
                <w:rPr>
                  <w:b/>
                </w:rPr>
                <w:delText>&lt;hidden&gt;</w:delText>
              </w:r>
              <w:r w:rsidRPr="00794639" w:rsidDel="00B47932">
                <w:tab/>
                <w:delText>Indicates if the entry is hidden or not – only available if a UICC with an active USIM application is present</w:delText>
              </w:r>
              <w:bookmarkStart w:id="6274" w:name="_Toc531012134"/>
              <w:bookmarkStart w:id="6275" w:name="_Toc531076427"/>
              <w:bookmarkStart w:id="6276" w:name="_Toc531077718"/>
              <w:bookmarkStart w:id="6277" w:name="_Toc531079022"/>
              <w:bookmarkStart w:id="6278" w:name="_Toc531700919"/>
              <w:bookmarkEnd w:id="6274"/>
              <w:bookmarkEnd w:id="6275"/>
              <w:bookmarkEnd w:id="6276"/>
              <w:bookmarkEnd w:id="6277"/>
              <w:bookmarkEnd w:id="6278"/>
            </w:del>
          </w:p>
          <w:p w14:paraId="706E54D9" w14:textId="383F3398" w:rsidR="00AD6DB4" w:rsidRPr="00794639" w:rsidDel="00B47932" w:rsidRDefault="00AD6DB4" w:rsidP="004651D1">
            <w:pPr>
              <w:pStyle w:val="TableBody"/>
              <w:rPr>
                <w:del w:id="6279" w:author="Elaine Baricante" w:date="2018-11-26T11:44:00Z"/>
              </w:rPr>
            </w:pPr>
            <w:del w:id="6280" w:author="Elaine Baricante" w:date="2018-11-26T11:44:00Z">
              <w:r w:rsidRPr="00794639" w:rsidDel="00B47932">
                <w:delText>0</w:delText>
              </w:r>
              <w:r w:rsidRPr="00794639" w:rsidDel="00B47932">
                <w:tab/>
                <w:delText>Phonebook entry not hidden</w:delText>
              </w:r>
              <w:bookmarkStart w:id="6281" w:name="_Toc531012135"/>
              <w:bookmarkStart w:id="6282" w:name="_Toc531076428"/>
              <w:bookmarkStart w:id="6283" w:name="_Toc531077719"/>
              <w:bookmarkStart w:id="6284" w:name="_Toc531079023"/>
              <w:bookmarkStart w:id="6285" w:name="_Toc531700920"/>
              <w:bookmarkEnd w:id="6281"/>
              <w:bookmarkEnd w:id="6282"/>
              <w:bookmarkEnd w:id="6283"/>
              <w:bookmarkEnd w:id="6284"/>
              <w:bookmarkEnd w:id="6285"/>
            </w:del>
          </w:p>
          <w:p w14:paraId="53BA04D6" w14:textId="1F01A693" w:rsidR="00AD6DB4" w:rsidRPr="00794639" w:rsidDel="00B47932" w:rsidRDefault="00AD6DB4" w:rsidP="004651D1">
            <w:pPr>
              <w:pStyle w:val="TableBody"/>
              <w:rPr>
                <w:del w:id="6286" w:author="Elaine Baricante" w:date="2018-11-26T11:44:00Z"/>
              </w:rPr>
            </w:pPr>
            <w:del w:id="6287" w:author="Elaine Baricante" w:date="2018-11-26T11:44:00Z">
              <w:r w:rsidRPr="00794639" w:rsidDel="00B47932">
                <w:delText>1</w:delText>
              </w:r>
              <w:r w:rsidRPr="00794639" w:rsidDel="00B47932">
                <w:tab/>
                <w:delText>Phonebook entry hidden</w:delText>
              </w:r>
              <w:bookmarkStart w:id="6288" w:name="_Toc531012136"/>
              <w:bookmarkStart w:id="6289" w:name="_Toc531076429"/>
              <w:bookmarkStart w:id="6290" w:name="_Toc531077720"/>
              <w:bookmarkStart w:id="6291" w:name="_Toc531079024"/>
              <w:bookmarkStart w:id="6292" w:name="_Toc531700921"/>
              <w:bookmarkEnd w:id="6288"/>
              <w:bookmarkEnd w:id="6289"/>
              <w:bookmarkEnd w:id="6290"/>
              <w:bookmarkEnd w:id="6291"/>
              <w:bookmarkEnd w:id="6292"/>
            </w:del>
          </w:p>
          <w:p w14:paraId="22587743" w14:textId="1D600F2D" w:rsidR="00AD6DB4" w:rsidRPr="00794639" w:rsidDel="00B47932" w:rsidRDefault="00AD6DB4" w:rsidP="004651D1">
            <w:pPr>
              <w:pStyle w:val="TableBody"/>
              <w:rPr>
                <w:del w:id="6293" w:author="Elaine Baricante" w:date="2018-11-26T11:44:00Z"/>
              </w:rPr>
            </w:pPr>
            <w:bookmarkStart w:id="6294" w:name="_Toc531012137"/>
            <w:bookmarkStart w:id="6295" w:name="_Toc531076430"/>
            <w:bookmarkStart w:id="6296" w:name="_Toc531077721"/>
            <w:bookmarkStart w:id="6297" w:name="_Toc531079025"/>
            <w:bookmarkStart w:id="6298" w:name="_Toc531700922"/>
            <w:bookmarkEnd w:id="6294"/>
            <w:bookmarkEnd w:id="6295"/>
            <w:bookmarkEnd w:id="6296"/>
            <w:bookmarkEnd w:id="6297"/>
            <w:bookmarkEnd w:id="6298"/>
          </w:p>
          <w:p w14:paraId="36E3FFEF" w14:textId="627A8106" w:rsidR="00AD6DB4" w:rsidRPr="00794639" w:rsidDel="00B47932" w:rsidRDefault="00AD6DB4" w:rsidP="004651D1">
            <w:pPr>
              <w:pStyle w:val="TableBody"/>
              <w:rPr>
                <w:del w:id="6299" w:author="Elaine Baricante" w:date="2018-11-26T11:44:00Z"/>
              </w:rPr>
            </w:pPr>
            <w:del w:id="6300" w:author="Elaine Baricante" w:date="2018-11-26T11:44:00Z">
              <w:r w:rsidRPr="00794639" w:rsidDel="00B47932">
                <w:rPr>
                  <w:b/>
                </w:rPr>
                <w:delText>&lt;group&gt;</w:delText>
              </w:r>
              <w:r w:rsidRPr="00794639" w:rsidDel="00B47932">
                <w:tab/>
                <w:delText>String type field of maximum length &lt;glength&gt;</w:delText>
              </w:r>
              <w:bookmarkStart w:id="6301" w:name="_Toc531012138"/>
              <w:bookmarkStart w:id="6302" w:name="_Toc531076431"/>
              <w:bookmarkStart w:id="6303" w:name="_Toc531077722"/>
              <w:bookmarkStart w:id="6304" w:name="_Toc531079026"/>
              <w:bookmarkStart w:id="6305" w:name="_Toc531700923"/>
              <w:bookmarkEnd w:id="6301"/>
              <w:bookmarkEnd w:id="6302"/>
              <w:bookmarkEnd w:id="6303"/>
              <w:bookmarkEnd w:id="6304"/>
              <w:bookmarkEnd w:id="6305"/>
            </w:del>
          </w:p>
          <w:p w14:paraId="63DE4F4F" w14:textId="10B4C064" w:rsidR="00AD6DB4" w:rsidRPr="00794639" w:rsidDel="00B47932" w:rsidRDefault="00AD6DB4" w:rsidP="004651D1">
            <w:pPr>
              <w:pStyle w:val="TableBody"/>
              <w:rPr>
                <w:del w:id="6306" w:author="Elaine Baricante" w:date="2018-11-26T11:44:00Z"/>
              </w:rPr>
            </w:pPr>
            <w:bookmarkStart w:id="6307" w:name="_Toc531012139"/>
            <w:bookmarkStart w:id="6308" w:name="_Toc531076432"/>
            <w:bookmarkStart w:id="6309" w:name="_Toc531077723"/>
            <w:bookmarkStart w:id="6310" w:name="_Toc531079027"/>
            <w:bookmarkStart w:id="6311" w:name="_Toc531700924"/>
            <w:bookmarkEnd w:id="6307"/>
            <w:bookmarkEnd w:id="6308"/>
            <w:bookmarkEnd w:id="6309"/>
            <w:bookmarkEnd w:id="6310"/>
            <w:bookmarkEnd w:id="6311"/>
          </w:p>
          <w:p w14:paraId="62958195" w14:textId="3B3E936F" w:rsidR="00AD6DB4" w:rsidRPr="00794639" w:rsidDel="00B47932" w:rsidRDefault="00AD6DB4" w:rsidP="004651D1">
            <w:pPr>
              <w:pStyle w:val="TableBody"/>
              <w:rPr>
                <w:del w:id="6312" w:author="Elaine Baricante" w:date="2018-11-26T11:44:00Z"/>
              </w:rPr>
            </w:pPr>
            <w:del w:id="6313" w:author="Elaine Baricante" w:date="2018-11-26T11:44:00Z">
              <w:r w:rsidRPr="00794639" w:rsidDel="00B47932">
                <w:rPr>
                  <w:b/>
                </w:rPr>
                <w:delText>&lt;adnumber&gt;</w:delText>
              </w:r>
              <w:r w:rsidRPr="00794639" w:rsidDel="00B47932">
                <w:tab/>
                <w:delText>String type phone number of format &lt;adtype&gt;</w:delText>
              </w:r>
              <w:bookmarkStart w:id="6314" w:name="_Toc531012140"/>
              <w:bookmarkStart w:id="6315" w:name="_Toc531076433"/>
              <w:bookmarkStart w:id="6316" w:name="_Toc531077724"/>
              <w:bookmarkStart w:id="6317" w:name="_Toc531079028"/>
              <w:bookmarkStart w:id="6318" w:name="_Toc531700925"/>
              <w:bookmarkEnd w:id="6314"/>
              <w:bookmarkEnd w:id="6315"/>
              <w:bookmarkEnd w:id="6316"/>
              <w:bookmarkEnd w:id="6317"/>
              <w:bookmarkEnd w:id="6318"/>
            </w:del>
          </w:p>
          <w:p w14:paraId="1C9922F3" w14:textId="6AAADE24" w:rsidR="00AD6DB4" w:rsidRPr="00794639" w:rsidDel="00B47932" w:rsidRDefault="00AD6DB4" w:rsidP="004651D1">
            <w:pPr>
              <w:pStyle w:val="TableBody"/>
              <w:rPr>
                <w:del w:id="6319" w:author="Elaine Baricante" w:date="2018-11-26T11:44:00Z"/>
              </w:rPr>
            </w:pPr>
            <w:bookmarkStart w:id="6320" w:name="_Toc531012141"/>
            <w:bookmarkStart w:id="6321" w:name="_Toc531076434"/>
            <w:bookmarkStart w:id="6322" w:name="_Toc531077725"/>
            <w:bookmarkStart w:id="6323" w:name="_Toc531079029"/>
            <w:bookmarkStart w:id="6324" w:name="_Toc531700926"/>
            <w:bookmarkEnd w:id="6320"/>
            <w:bookmarkEnd w:id="6321"/>
            <w:bookmarkEnd w:id="6322"/>
            <w:bookmarkEnd w:id="6323"/>
            <w:bookmarkEnd w:id="6324"/>
          </w:p>
          <w:p w14:paraId="39DE7462" w14:textId="25654C44" w:rsidR="00AD6DB4" w:rsidRPr="00794639" w:rsidDel="00B47932" w:rsidRDefault="00AD6DB4" w:rsidP="004651D1">
            <w:pPr>
              <w:pStyle w:val="TableBody"/>
              <w:rPr>
                <w:del w:id="6325" w:author="Elaine Baricante" w:date="2018-11-26T11:44:00Z"/>
              </w:rPr>
            </w:pPr>
            <w:del w:id="6326" w:author="Elaine Baricante" w:date="2018-11-26T11:44:00Z">
              <w:r w:rsidRPr="00794639" w:rsidDel="00B47932">
                <w:rPr>
                  <w:b/>
                </w:rPr>
                <w:delText>&lt;adtype&gt;</w:delText>
              </w:r>
              <w:r w:rsidRPr="00794639" w:rsidDel="00B47932">
                <w:tab/>
                <w:delText xml:space="preserve">Type of address octet in integer format </w:delText>
              </w:r>
              <w:bookmarkStart w:id="6327" w:name="_Toc531012142"/>
              <w:bookmarkStart w:id="6328" w:name="_Toc531076435"/>
              <w:bookmarkStart w:id="6329" w:name="_Toc531077726"/>
              <w:bookmarkStart w:id="6330" w:name="_Toc531079030"/>
              <w:bookmarkStart w:id="6331" w:name="_Toc531700927"/>
              <w:bookmarkEnd w:id="6327"/>
              <w:bookmarkEnd w:id="6328"/>
              <w:bookmarkEnd w:id="6329"/>
              <w:bookmarkEnd w:id="6330"/>
              <w:bookmarkEnd w:id="6331"/>
            </w:del>
          </w:p>
          <w:p w14:paraId="26239E9B" w14:textId="3A2B9828" w:rsidR="00AD6DB4" w:rsidRPr="00794639" w:rsidDel="00B47932" w:rsidRDefault="00AD6DB4" w:rsidP="004651D1">
            <w:pPr>
              <w:pStyle w:val="TableBody"/>
              <w:rPr>
                <w:del w:id="6332" w:author="Elaine Baricante" w:date="2018-11-26T11:44:00Z"/>
              </w:rPr>
            </w:pPr>
            <w:bookmarkStart w:id="6333" w:name="_Toc531012143"/>
            <w:bookmarkStart w:id="6334" w:name="_Toc531076436"/>
            <w:bookmarkStart w:id="6335" w:name="_Toc531077727"/>
            <w:bookmarkStart w:id="6336" w:name="_Toc531079031"/>
            <w:bookmarkStart w:id="6337" w:name="_Toc531700928"/>
            <w:bookmarkEnd w:id="6333"/>
            <w:bookmarkEnd w:id="6334"/>
            <w:bookmarkEnd w:id="6335"/>
            <w:bookmarkEnd w:id="6336"/>
            <w:bookmarkEnd w:id="6337"/>
          </w:p>
          <w:p w14:paraId="3F887354" w14:textId="6278ED62" w:rsidR="00AD6DB4" w:rsidRPr="00794639" w:rsidDel="00B47932" w:rsidRDefault="00AD6DB4" w:rsidP="004651D1">
            <w:pPr>
              <w:pStyle w:val="TableBody"/>
              <w:rPr>
                <w:del w:id="6338" w:author="Elaine Baricante" w:date="2018-11-26T11:44:00Z"/>
              </w:rPr>
            </w:pPr>
            <w:del w:id="6339" w:author="Elaine Baricante" w:date="2018-11-26T11:44:00Z">
              <w:r w:rsidRPr="00794639" w:rsidDel="00B47932">
                <w:rPr>
                  <w:b/>
                </w:rPr>
                <w:delText>&lt;secondtext&gt;</w:delText>
              </w:r>
              <w:r w:rsidRPr="00794639" w:rsidDel="00B47932">
                <w:tab/>
                <w:delText>String type field of maximum length &lt;slength&gt;</w:delText>
              </w:r>
              <w:bookmarkStart w:id="6340" w:name="_Toc531012144"/>
              <w:bookmarkStart w:id="6341" w:name="_Toc531076437"/>
              <w:bookmarkStart w:id="6342" w:name="_Toc531077728"/>
              <w:bookmarkStart w:id="6343" w:name="_Toc531079032"/>
              <w:bookmarkStart w:id="6344" w:name="_Toc531700929"/>
              <w:bookmarkEnd w:id="6340"/>
              <w:bookmarkEnd w:id="6341"/>
              <w:bookmarkEnd w:id="6342"/>
              <w:bookmarkEnd w:id="6343"/>
              <w:bookmarkEnd w:id="6344"/>
            </w:del>
          </w:p>
          <w:p w14:paraId="70BD413E" w14:textId="5437AC55" w:rsidR="00AD6DB4" w:rsidRPr="00794639" w:rsidDel="00B47932" w:rsidRDefault="00AD6DB4" w:rsidP="004651D1">
            <w:pPr>
              <w:pStyle w:val="TableBody"/>
              <w:rPr>
                <w:del w:id="6345" w:author="Elaine Baricante" w:date="2018-11-26T11:44:00Z"/>
              </w:rPr>
            </w:pPr>
            <w:bookmarkStart w:id="6346" w:name="_Toc531012145"/>
            <w:bookmarkStart w:id="6347" w:name="_Toc531076438"/>
            <w:bookmarkStart w:id="6348" w:name="_Toc531077729"/>
            <w:bookmarkStart w:id="6349" w:name="_Toc531079033"/>
            <w:bookmarkStart w:id="6350" w:name="_Toc531700930"/>
            <w:bookmarkEnd w:id="6346"/>
            <w:bookmarkEnd w:id="6347"/>
            <w:bookmarkEnd w:id="6348"/>
            <w:bookmarkEnd w:id="6349"/>
            <w:bookmarkEnd w:id="6350"/>
          </w:p>
          <w:p w14:paraId="277CDEA9" w14:textId="54A80AA5" w:rsidR="00AD6DB4" w:rsidRPr="00794639" w:rsidDel="00B47932" w:rsidRDefault="00AD6DB4" w:rsidP="004651D1">
            <w:pPr>
              <w:pStyle w:val="TableBody"/>
              <w:rPr>
                <w:del w:id="6351" w:author="Elaine Baricante" w:date="2018-11-26T11:44:00Z"/>
              </w:rPr>
            </w:pPr>
            <w:del w:id="6352" w:author="Elaine Baricante" w:date="2018-11-26T11:44:00Z">
              <w:r w:rsidRPr="00794639" w:rsidDel="00B47932">
                <w:rPr>
                  <w:b/>
                </w:rPr>
                <w:delText>&lt;email&gt;</w:delText>
              </w:r>
              <w:r w:rsidRPr="00794639" w:rsidDel="00B47932">
                <w:tab/>
                <w:delText>String type field of maximum length &lt;elength&gt;</w:delText>
              </w:r>
              <w:bookmarkStart w:id="6353" w:name="_Toc531012146"/>
              <w:bookmarkStart w:id="6354" w:name="_Toc531076439"/>
              <w:bookmarkStart w:id="6355" w:name="_Toc531077730"/>
              <w:bookmarkStart w:id="6356" w:name="_Toc531079034"/>
              <w:bookmarkStart w:id="6357" w:name="_Toc531700931"/>
              <w:bookmarkEnd w:id="6353"/>
              <w:bookmarkEnd w:id="6354"/>
              <w:bookmarkEnd w:id="6355"/>
              <w:bookmarkEnd w:id="6356"/>
              <w:bookmarkEnd w:id="6357"/>
            </w:del>
          </w:p>
          <w:p w14:paraId="7C76CC09" w14:textId="4DAD5088" w:rsidR="00AD6DB4" w:rsidRPr="00794639" w:rsidDel="00B47932" w:rsidRDefault="00AD6DB4" w:rsidP="004651D1">
            <w:pPr>
              <w:pStyle w:val="TableBody"/>
              <w:rPr>
                <w:del w:id="6358" w:author="Elaine Baricante" w:date="2018-11-26T11:44:00Z"/>
                <w:b/>
              </w:rPr>
            </w:pPr>
            <w:bookmarkStart w:id="6359" w:name="_Toc531012147"/>
            <w:bookmarkStart w:id="6360" w:name="_Toc531076440"/>
            <w:bookmarkStart w:id="6361" w:name="_Toc531077731"/>
            <w:bookmarkStart w:id="6362" w:name="_Toc531079035"/>
            <w:bookmarkStart w:id="6363" w:name="_Toc531700932"/>
            <w:bookmarkEnd w:id="6359"/>
            <w:bookmarkEnd w:id="6360"/>
            <w:bookmarkEnd w:id="6361"/>
            <w:bookmarkEnd w:id="6362"/>
            <w:bookmarkEnd w:id="6363"/>
          </w:p>
          <w:p w14:paraId="747E82E2" w14:textId="56AD05B6" w:rsidR="00AD6DB4" w:rsidRPr="00794639" w:rsidDel="00B47932" w:rsidRDefault="00AD6DB4" w:rsidP="004651D1">
            <w:pPr>
              <w:pStyle w:val="TableBody"/>
              <w:rPr>
                <w:del w:id="6364" w:author="Elaine Baricante" w:date="2018-11-26T11:44:00Z"/>
              </w:rPr>
            </w:pPr>
            <w:del w:id="6365" w:author="Elaine Baricante" w:date="2018-11-26T11:44:00Z">
              <w:r w:rsidRPr="00794639" w:rsidDel="00B47932">
                <w:rPr>
                  <w:b/>
                </w:rPr>
                <w:delText>&lt;nlength&gt;</w:delText>
              </w:r>
              <w:r w:rsidRPr="00794639" w:rsidDel="00B47932">
                <w:tab/>
                <w:delText>Integer type value indicating the maximum length of field &lt;number&gt;</w:delText>
              </w:r>
              <w:bookmarkStart w:id="6366" w:name="_Toc531012148"/>
              <w:bookmarkStart w:id="6367" w:name="_Toc531076441"/>
              <w:bookmarkStart w:id="6368" w:name="_Toc531077732"/>
              <w:bookmarkStart w:id="6369" w:name="_Toc531079036"/>
              <w:bookmarkStart w:id="6370" w:name="_Toc531700933"/>
              <w:bookmarkEnd w:id="6366"/>
              <w:bookmarkEnd w:id="6367"/>
              <w:bookmarkEnd w:id="6368"/>
              <w:bookmarkEnd w:id="6369"/>
              <w:bookmarkEnd w:id="6370"/>
            </w:del>
          </w:p>
          <w:p w14:paraId="346FFDA1" w14:textId="46C0ECC3" w:rsidR="00AD6DB4" w:rsidRPr="00794639" w:rsidDel="00B47932" w:rsidRDefault="00AD6DB4" w:rsidP="004651D1">
            <w:pPr>
              <w:pStyle w:val="TableBody"/>
              <w:ind w:left="1064" w:hanging="1064"/>
              <w:rPr>
                <w:del w:id="6371" w:author="Elaine Baricante" w:date="2018-11-26T11:44:00Z"/>
                <w:b/>
              </w:rPr>
            </w:pPr>
            <w:bookmarkStart w:id="6372" w:name="_Toc531012149"/>
            <w:bookmarkStart w:id="6373" w:name="_Toc531076442"/>
            <w:bookmarkStart w:id="6374" w:name="_Toc531077733"/>
            <w:bookmarkStart w:id="6375" w:name="_Toc531079037"/>
            <w:bookmarkStart w:id="6376" w:name="_Toc531700934"/>
            <w:bookmarkEnd w:id="6372"/>
            <w:bookmarkEnd w:id="6373"/>
            <w:bookmarkEnd w:id="6374"/>
            <w:bookmarkEnd w:id="6375"/>
            <w:bookmarkEnd w:id="6376"/>
          </w:p>
          <w:p w14:paraId="4761E81F" w14:textId="22BF5CED" w:rsidR="00AD6DB4" w:rsidRPr="00794639" w:rsidDel="00B47932" w:rsidRDefault="00AD6DB4" w:rsidP="004651D1">
            <w:pPr>
              <w:pStyle w:val="TableBody"/>
              <w:rPr>
                <w:del w:id="6377" w:author="Elaine Baricante" w:date="2018-11-26T11:44:00Z"/>
              </w:rPr>
            </w:pPr>
            <w:del w:id="6378" w:author="Elaine Baricante" w:date="2018-11-26T11:44:00Z">
              <w:r w:rsidRPr="00794639" w:rsidDel="00B47932">
                <w:rPr>
                  <w:b/>
                </w:rPr>
                <w:delText>&lt;tlength&gt;</w:delText>
              </w:r>
              <w:r w:rsidRPr="00794639" w:rsidDel="00B47932">
                <w:tab/>
                <w:delText>Integer type value indicating the maximum length of field &lt;text&gt;</w:delText>
              </w:r>
              <w:bookmarkStart w:id="6379" w:name="_Toc531012150"/>
              <w:bookmarkStart w:id="6380" w:name="_Toc531076443"/>
              <w:bookmarkStart w:id="6381" w:name="_Toc531077734"/>
              <w:bookmarkStart w:id="6382" w:name="_Toc531079038"/>
              <w:bookmarkStart w:id="6383" w:name="_Toc531700935"/>
              <w:bookmarkEnd w:id="6379"/>
              <w:bookmarkEnd w:id="6380"/>
              <w:bookmarkEnd w:id="6381"/>
              <w:bookmarkEnd w:id="6382"/>
              <w:bookmarkEnd w:id="6383"/>
            </w:del>
          </w:p>
          <w:p w14:paraId="1212D6EA" w14:textId="225CBAF4" w:rsidR="00AD6DB4" w:rsidRPr="00794639" w:rsidDel="00B47932" w:rsidRDefault="00AD6DB4" w:rsidP="004651D1">
            <w:pPr>
              <w:pStyle w:val="TableBody"/>
              <w:rPr>
                <w:del w:id="6384" w:author="Elaine Baricante" w:date="2018-11-26T11:44:00Z"/>
              </w:rPr>
            </w:pPr>
            <w:bookmarkStart w:id="6385" w:name="_Toc531012151"/>
            <w:bookmarkStart w:id="6386" w:name="_Toc531076444"/>
            <w:bookmarkStart w:id="6387" w:name="_Toc531077735"/>
            <w:bookmarkStart w:id="6388" w:name="_Toc531079039"/>
            <w:bookmarkStart w:id="6389" w:name="_Toc531700936"/>
            <w:bookmarkEnd w:id="6385"/>
            <w:bookmarkEnd w:id="6386"/>
            <w:bookmarkEnd w:id="6387"/>
            <w:bookmarkEnd w:id="6388"/>
            <w:bookmarkEnd w:id="6389"/>
          </w:p>
          <w:p w14:paraId="77CB86D4" w14:textId="1CF204BD" w:rsidR="00AD6DB4" w:rsidRPr="00794639" w:rsidDel="00B47932" w:rsidRDefault="00AD6DB4" w:rsidP="004651D1">
            <w:pPr>
              <w:pStyle w:val="TableBody"/>
              <w:rPr>
                <w:del w:id="6390" w:author="Elaine Baricante" w:date="2018-11-26T11:44:00Z"/>
              </w:rPr>
            </w:pPr>
            <w:del w:id="6391" w:author="Elaine Baricante" w:date="2018-11-26T11:44:00Z">
              <w:r w:rsidRPr="00794639" w:rsidDel="00B47932">
                <w:rPr>
                  <w:b/>
                </w:rPr>
                <w:delText>&lt;glength&gt;</w:delText>
              </w:r>
              <w:r w:rsidRPr="00794639" w:rsidDel="00B47932">
                <w:tab/>
                <w:delText>Integer type value indicating the maximum length of field &lt;group&gt;</w:delText>
              </w:r>
              <w:bookmarkStart w:id="6392" w:name="_Toc531012152"/>
              <w:bookmarkStart w:id="6393" w:name="_Toc531076445"/>
              <w:bookmarkStart w:id="6394" w:name="_Toc531077736"/>
              <w:bookmarkStart w:id="6395" w:name="_Toc531079040"/>
              <w:bookmarkStart w:id="6396" w:name="_Toc531700937"/>
              <w:bookmarkEnd w:id="6392"/>
              <w:bookmarkEnd w:id="6393"/>
              <w:bookmarkEnd w:id="6394"/>
              <w:bookmarkEnd w:id="6395"/>
              <w:bookmarkEnd w:id="6396"/>
            </w:del>
          </w:p>
          <w:p w14:paraId="56005937" w14:textId="0BAC79D7" w:rsidR="00AD6DB4" w:rsidRPr="00794639" w:rsidDel="00B47932" w:rsidRDefault="00AD6DB4" w:rsidP="004651D1">
            <w:pPr>
              <w:pStyle w:val="TableBody"/>
              <w:rPr>
                <w:del w:id="6397" w:author="Elaine Baricante" w:date="2018-11-26T11:44:00Z"/>
              </w:rPr>
            </w:pPr>
            <w:bookmarkStart w:id="6398" w:name="_Toc531012153"/>
            <w:bookmarkStart w:id="6399" w:name="_Toc531076446"/>
            <w:bookmarkStart w:id="6400" w:name="_Toc531077737"/>
            <w:bookmarkStart w:id="6401" w:name="_Toc531079041"/>
            <w:bookmarkStart w:id="6402" w:name="_Toc531700938"/>
            <w:bookmarkEnd w:id="6398"/>
            <w:bookmarkEnd w:id="6399"/>
            <w:bookmarkEnd w:id="6400"/>
            <w:bookmarkEnd w:id="6401"/>
            <w:bookmarkEnd w:id="6402"/>
          </w:p>
          <w:p w14:paraId="666B89E4" w14:textId="10A79CBF" w:rsidR="00AD6DB4" w:rsidRPr="00794639" w:rsidDel="00B47932" w:rsidRDefault="00AD6DB4" w:rsidP="004651D1">
            <w:pPr>
              <w:pStyle w:val="TableBody"/>
              <w:rPr>
                <w:del w:id="6403" w:author="Elaine Baricante" w:date="2018-11-26T11:44:00Z"/>
              </w:rPr>
            </w:pPr>
            <w:del w:id="6404" w:author="Elaine Baricante" w:date="2018-11-26T11:44:00Z">
              <w:r w:rsidRPr="00794639" w:rsidDel="00B47932">
                <w:rPr>
                  <w:b/>
                </w:rPr>
                <w:delText>&lt;alength&gt;</w:delText>
              </w:r>
              <w:r w:rsidRPr="00794639" w:rsidDel="00B47932">
                <w:tab/>
                <w:delText>Integer type value indicating the maximum length of field &lt;adnumber&gt;</w:delText>
              </w:r>
              <w:bookmarkStart w:id="6405" w:name="_Toc531012154"/>
              <w:bookmarkStart w:id="6406" w:name="_Toc531076447"/>
              <w:bookmarkStart w:id="6407" w:name="_Toc531077738"/>
              <w:bookmarkStart w:id="6408" w:name="_Toc531079042"/>
              <w:bookmarkStart w:id="6409" w:name="_Toc531700939"/>
              <w:bookmarkEnd w:id="6405"/>
              <w:bookmarkEnd w:id="6406"/>
              <w:bookmarkEnd w:id="6407"/>
              <w:bookmarkEnd w:id="6408"/>
              <w:bookmarkEnd w:id="6409"/>
            </w:del>
          </w:p>
          <w:p w14:paraId="4695D3C8" w14:textId="0934F98C" w:rsidR="00AD6DB4" w:rsidRPr="00794639" w:rsidDel="00B47932" w:rsidRDefault="00AD6DB4" w:rsidP="004651D1">
            <w:pPr>
              <w:pStyle w:val="TableBody"/>
              <w:rPr>
                <w:del w:id="6410" w:author="Elaine Baricante" w:date="2018-11-26T11:44:00Z"/>
              </w:rPr>
            </w:pPr>
            <w:bookmarkStart w:id="6411" w:name="_Toc531012155"/>
            <w:bookmarkStart w:id="6412" w:name="_Toc531076448"/>
            <w:bookmarkStart w:id="6413" w:name="_Toc531077739"/>
            <w:bookmarkStart w:id="6414" w:name="_Toc531079043"/>
            <w:bookmarkStart w:id="6415" w:name="_Toc531700940"/>
            <w:bookmarkEnd w:id="6411"/>
            <w:bookmarkEnd w:id="6412"/>
            <w:bookmarkEnd w:id="6413"/>
            <w:bookmarkEnd w:id="6414"/>
            <w:bookmarkEnd w:id="6415"/>
          </w:p>
          <w:p w14:paraId="7CEA8555" w14:textId="22A790ED" w:rsidR="00AD6DB4" w:rsidRPr="00794639" w:rsidDel="00B47932" w:rsidRDefault="00AD6DB4" w:rsidP="004651D1">
            <w:pPr>
              <w:pStyle w:val="TableBody"/>
              <w:rPr>
                <w:del w:id="6416" w:author="Elaine Baricante" w:date="2018-11-26T11:44:00Z"/>
              </w:rPr>
            </w:pPr>
            <w:del w:id="6417" w:author="Elaine Baricante" w:date="2018-11-26T11:44:00Z">
              <w:r w:rsidRPr="00794639" w:rsidDel="00B47932">
                <w:rPr>
                  <w:b/>
                </w:rPr>
                <w:delText>&lt;slength&gt;</w:delText>
              </w:r>
              <w:r w:rsidRPr="00794639" w:rsidDel="00B47932">
                <w:tab/>
                <w:delText>Integer type value indicating the maximum length of field &lt;secondtext&gt;</w:delText>
              </w:r>
              <w:bookmarkStart w:id="6418" w:name="_Toc531012156"/>
              <w:bookmarkStart w:id="6419" w:name="_Toc531076449"/>
              <w:bookmarkStart w:id="6420" w:name="_Toc531077740"/>
              <w:bookmarkStart w:id="6421" w:name="_Toc531079044"/>
              <w:bookmarkStart w:id="6422" w:name="_Toc531700941"/>
              <w:bookmarkEnd w:id="6418"/>
              <w:bookmarkEnd w:id="6419"/>
              <w:bookmarkEnd w:id="6420"/>
              <w:bookmarkEnd w:id="6421"/>
              <w:bookmarkEnd w:id="6422"/>
            </w:del>
          </w:p>
          <w:p w14:paraId="4C09FA60" w14:textId="116FA540" w:rsidR="00AD6DB4" w:rsidRPr="00794639" w:rsidDel="00B47932" w:rsidRDefault="00AD6DB4" w:rsidP="004651D1">
            <w:pPr>
              <w:pStyle w:val="TableBody"/>
              <w:rPr>
                <w:del w:id="6423" w:author="Elaine Baricante" w:date="2018-11-26T11:44:00Z"/>
              </w:rPr>
            </w:pPr>
            <w:bookmarkStart w:id="6424" w:name="_Toc531012157"/>
            <w:bookmarkStart w:id="6425" w:name="_Toc531076450"/>
            <w:bookmarkStart w:id="6426" w:name="_Toc531077741"/>
            <w:bookmarkStart w:id="6427" w:name="_Toc531079045"/>
            <w:bookmarkStart w:id="6428" w:name="_Toc531700942"/>
            <w:bookmarkEnd w:id="6424"/>
            <w:bookmarkEnd w:id="6425"/>
            <w:bookmarkEnd w:id="6426"/>
            <w:bookmarkEnd w:id="6427"/>
            <w:bookmarkEnd w:id="6428"/>
          </w:p>
          <w:p w14:paraId="35D70F50" w14:textId="0B7AC9C6" w:rsidR="00AD6DB4" w:rsidRPr="00794639" w:rsidDel="00B47932" w:rsidRDefault="00AD6DB4" w:rsidP="004651D1">
            <w:pPr>
              <w:pStyle w:val="TableBody"/>
              <w:rPr>
                <w:del w:id="6429" w:author="Elaine Baricante" w:date="2018-11-26T11:44:00Z"/>
                <w:u w:val="single"/>
              </w:rPr>
            </w:pPr>
            <w:del w:id="6430" w:author="Elaine Baricante" w:date="2018-11-26T11:44:00Z">
              <w:r w:rsidRPr="00794639" w:rsidDel="00B47932">
                <w:rPr>
                  <w:b/>
                </w:rPr>
                <w:delText>&lt;elength&gt;</w:delText>
              </w:r>
              <w:r w:rsidRPr="00794639" w:rsidDel="00B47932">
                <w:tab/>
                <w:delText>Integer type value indicating the maximum length of field &lt;email&gt;</w:delText>
              </w:r>
              <w:bookmarkStart w:id="6431" w:name="_Toc531012158"/>
              <w:bookmarkStart w:id="6432" w:name="_Toc531076451"/>
              <w:bookmarkStart w:id="6433" w:name="_Toc531077742"/>
              <w:bookmarkStart w:id="6434" w:name="_Toc531079046"/>
              <w:bookmarkStart w:id="6435" w:name="_Toc531700943"/>
              <w:bookmarkEnd w:id="6431"/>
              <w:bookmarkEnd w:id="6432"/>
              <w:bookmarkEnd w:id="6433"/>
              <w:bookmarkEnd w:id="6434"/>
              <w:bookmarkEnd w:id="6435"/>
            </w:del>
          </w:p>
        </w:tc>
        <w:bookmarkStart w:id="6436" w:name="_Toc531012159"/>
        <w:bookmarkStart w:id="6437" w:name="_Toc531076452"/>
        <w:bookmarkStart w:id="6438" w:name="_Toc531077743"/>
        <w:bookmarkStart w:id="6439" w:name="_Toc531079047"/>
        <w:bookmarkStart w:id="6440" w:name="_Toc531700944"/>
        <w:bookmarkEnd w:id="6436"/>
        <w:bookmarkEnd w:id="6437"/>
        <w:bookmarkEnd w:id="6438"/>
        <w:bookmarkEnd w:id="6439"/>
        <w:bookmarkEnd w:id="6440"/>
      </w:tr>
      <w:tr w:rsidR="00AD6DB4" w:rsidRPr="00794639" w:rsidDel="00B47932" w14:paraId="2B39AE0E" w14:textId="265B3C29" w:rsidTr="00953CD3">
        <w:trPr>
          <w:gridAfter w:val="1"/>
          <w:wAfter w:w="72" w:type="dxa"/>
          <w:del w:id="6441" w:author="Elaine Baricante" w:date="2018-11-26T11:44:00Z"/>
        </w:trPr>
        <w:tc>
          <w:tcPr>
            <w:tcW w:w="1707" w:type="dxa"/>
          </w:tcPr>
          <w:p w14:paraId="614884AE" w14:textId="1B7CB0EF" w:rsidR="00AD6DB4" w:rsidRPr="00794639" w:rsidDel="00B47932" w:rsidRDefault="00A02098">
            <w:pPr>
              <w:pStyle w:val="TableBody"/>
              <w:rPr>
                <w:del w:id="6442" w:author="Elaine Baricante" w:date="2018-11-26T11:44:00Z"/>
              </w:rPr>
            </w:pPr>
            <w:del w:id="6443" w:author="Elaine Baricante" w:date="2018-11-26T11:44:00Z">
              <w:r w:rsidRPr="00794639" w:rsidDel="00B47932">
                <w:delText xml:space="preserve"> </w:delText>
              </w:r>
              <w:r w:rsidRPr="00794639" w:rsidDel="00B47932">
                <w:rPr>
                  <w:u w:val="single"/>
                </w:rPr>
                <w:delText>Reference</w:delText>
              </w:r>
              <w:bookmarkStart w:id="6444" w:name="_Toc531012160"/>
              <w:bookmarkStart w:id="6445" w:name="_Toc531076453"/>
              <w:bookmarkStart w:id="6446" w:name="_Toc531077744"/>
              <w:bookmarkStart w:id="6447" w:name="_Toc531079048"/>
              <w:bookmarkStart w:id="6448" w:name="_Toc531700945"/>
              <w:bookmarkEnd w:id="6444"/>
              <w:bookmarkEnd w:id="6445"/>
              <w:bookmarkEnd w:id="6446"/>
              <w:bookmarkEnd w:id="6447"/>
              <w:bookmarkEnd w:id="6448"/>
            </w:del>
          </w:p>
        </w:tc>
        <w:tc>
          <w:tcPr>
            <w:tcW w:w="7290" w:type="dxa"/>
          </w:tcPr>
          <w:p w14:paraId="3616FECC" w14:textId="21C1E42C" w:rsidR="00AD6DB4" w:rsidRPr="00794639" w:rsidDel="00B47932" w:rsidRDefault="00256E94" w:rsidP="004651D1">
            <w:pPr>
              <w:pStyle w:val="TableBody"/>
              <w:rPr>
                <w:del w:id="6449" w:author="Elaine Baricante" w:date="2018-11-26T11:44:00Z"/>
              </w:rPr>
            </w:pPr>
            <w:del w:id="6450" w:author="Elaine Baricante" w:date="2018-11-26T11:44:00Z">
              <w:r w:rsidRPr="00794639" w:rsidDel="00B47932">
                <w:delText>27.007 Rev12</w:delText>
              </w:r>
              <w:bookmarkStart w:id="6451" w:name="_Toc531012161"/>
              <w:bookmarkStart w:id="6452" w:name="_Toc531076454"/>
              <w:bookmarkStart w:id="6453" w:name="_Toc531077745"/>
              <w:bookmarkStart w:id="6454" w:name="_Toc531079049"/>
              <w:bookmarkStart w:id="6455" w:name="_Toc531700946"/>
              <w:bookmarkEnd w:id="6451"/>
              <w:bookmarkEnd w:id="6452"/>
              <w:bookmarkEnd w:id="6453"/>
              <w:bookmarkEnd w:id="6454"/>
              <w:bookmarkEnd w:id="6455"/>
            </w:del>
          </w:p>
        </w:tc>
        <w:bookmarkStart w:id="6456" w:name="_Toc531012162"/>
        <w:bookmarkStart w:id="6457" w:name="_Toc531076455"/>
        <w:bookmarkStart w:id="6458" w:name="_Toc531077746"/>
        <w:bookmarkStart w:id="6459" w:name="_Toc531079050"/>
        <w:bookmarkStart w:id="6460" w:name="_Toc531700947"/>
        <w:bookmarkEnd w:id="6456"/>
        <w:bookmarkEnd w:id="6457"/>
        <w:bookmarkEnd w:id="6458"/>
        <w:bookmarkEnd w:id="6459"/>
        <w:bookmarkEnd w:id="6460"/>
      </w:tr>
    </w:tbl>
    <w:p w14:paraId="5ED70FAC" w14:textId="151FB203" w:rsidR="00AD6DB4" w:rsidRPr="00794639" w:rsidDel="00B47932" w:rsidRDefault="00AD6DB4" w:rsidP="00AD6DB4">
      <w:pPr>
        <w:keepNext/>
        <w:rPr>
          <w:del w:id="6461" w:author="Elaine Baricante" w:date="2018-11-26T11:44:00Z"/>
        </w:rPr>
      </w:pPr>
      <w:bookmarkStart w:id="6462" w:name="_Toc531012163"/>
      <w:bookmarkStart w:id="6463" w:name="_Toc531076456"/>
      <w:bookmarkStart w:id="6464" w:name="_Toc531077747"/>
      <w:bookmarkStart w:id="6465" w:name="_Toc531079051"/>
      <w:bookmarkStart w:id="6466" w:name="_Toc531700948"/>
      <w:bookmarkEnd w:id="6462"/>
      <w:bookmarkEnd w:id="6463"/>
      <w:bookmarkEnd w:id="6464"/>
      <w:bookmarkEnd w:id="6465"/>
      <w:bookmarkEnd w:id="6466"/>
    </w:p>
    <w:p w14:paraId="2D40DE2B" w14:textId="7BFCCAA5" w:rsidR="00AD6DB4" w:rsidRPr="00794639" w:rsidDel="00B47932" w:rsidRDefault="00AD6DB4" w:rsidP="00AD6DB4">
      <w:pPr>
        <w:keepNext/>
        <w:rPr>
          <w:del w:id="6467" w:author="Elaine Baricante" w:date="2018-11-26T11:44:00Z"/>
          <w:lang w:eastAsia="zh-CN"/>
        </w:rPr>
        <w:sectPr w:rsidR="00AD6DB4" w:rsidRPr="00794639" w:rsidDel="00B47932" w:rsidSect="004F7779">
          <w:pgSz w:w="11909" w:h="16834" w:code="9"/>
          <w:pgMar w:top="1440" w:right="1440" w:bottom="1440" w:left="1440" w:header="720" w:footer="720" w:gutter="0"/>
          <w:cols w:space="720"/>
          <w:titlePg/>
          <w:docGrid w:linePitch="360"/>
        </w:sectPr>
      </w:pPr>
    </w:p>
    <w:p w14:paraId="6E02384D" w14:textId="0B219C7F" w:rsidR="00AD6DB4" w:rsidRPr="00794639" w:rsidRDefault="00AD6DB4" w:rsidP="00AD6DB4">
      <w:pPr>
        <w:pStyle w:val="Heading1"/>
      </w:pPr>
      <w:bookmarkStart w:id="6468" w:name="_Toc531700949"/>
      <w:r w:rsidRPr="00794639">
        <w:t>SMS Commands</w:t>
      </w:r>
      <w:bookmarkStart w:id="6469" w:name="_Toc503199153"/>
      <w:bookmarkEnd w:id="6468"/>
      <w:bookmarkEnd w:id="6469"/>
    </w:p>
    <w:p w14:paraId="3447DD31" w14:textId="77777777" w:rsidR="00AD6DB4" w:rsidRPr="00794639" w:rsidRDefault="00AD6DB4" w:rsidP="0059466D">
      <w:pPr>
        <w:pStyle w:val="Heading2"/>
      </w:pPr>
      <w:bookmarkStart w:id="6470" w:name="_Toc514426677"/>
      <w:bookmarkStart w:id="6471" w:name="_Toc514670061"/>
      <w:bookmarkStart w:id="6472" w:name="_Toc345081376"/>
      <w:bookmarkStart w:id="6473" w:name="_Toc170125881"/>
      <w:bookmarkStart w:id="6474" w:name="_Ref90295119"/>
      <w:bookmarkStart w:id="6475" w:name="_Toc78179839"/>
      <w:bookmarkStart w:id="6476" w:name="_Toc349753118"/>
      <w:bookmarkStart w:id="6477" w:name="_Toc349754012"/>
      <w:bookmarkStart w:id="6478" w:name="_Ref368924056"/>
      <w:bookmarkStart w:id="6479" w:name="_Ref368924058"/>
      <w:bookmarkStart w:id="6480" w:name="_Toc368586078"/>
      <w:bookmarkStart w:id="6481" w:name="_Ref368924079"/>
      <w:bookmarkStart w:id="6482" w:name="_Toc486251659"/>
      <w:bookmarkStart w:id="6483" w:name="_Toc531700950"/>
      <w:bookmarkEnd w:id="6470"/>
      <w:bookmarkEnd w:id="6471"/>
      <w:r w:rsidRPr="00794639">
        <w:t xml:space="preserve">Parameters </w:t>
      </w:r>
      <w:bookmarkEnd w:id="6472"/>
      <w:bookmarkEnd w:id="6473"/>
      <w:bookmarkEnd w:id="6474"/>
      <w:bookmarkEnd w:id="6475"/>
      <w:bookmarkEnd w:id="6476"/>
      <w:bookmarkEnd w:id="6477"/>
      <w:bookmarkEnd w:id="6478"/>
      <w:bookmarkEnd w:id="6479"/>
      <w:bookmarkEnd w:id="6480"/>
      <w:r w:rsidRPr="00794639">
        <w:t>Definition</w:t>
      </w:r>
      <w:bookmarkStart w:id="6484" w:name="_Toc503199154"/>
      <w:bookmarkEnd w:id="6481"/>
      <w:bookmarkEnd w:id="6482"/>
      <w:bookmarkEnd w:id="6483"/>
      <w:bookmarkEnd w:id="6484"/>
    </w:p>
    <w:p w14:paraId="43FD6330" w14:textId="77777777" w:rsidR="00AD6DB4" w:rsidRPr="00794639" w:rsidRDefault="00AD6DB4" w:rsidP="00AD6DB4">
      <w:r w:rsidRPr="00794639">
        <w:t xml:space="preserve">The following parameters are used in the subsequent clauses which describe all commands. The formats of integer and string types referenced here are defined in V.25ter. </w:t>
      </w:r>
    </w:p>
    <w:p w14:paraId="6AD2FFBA" w14:textId="77777777" w:rsidR="00AD6DB4" w:rsidRPr="00794639" w:rsidRDefault="00AD6DB4" w:rsidP="00AD6DB4">
      <w:r w:rsidRPr="00794639">
        <w:t>The default values are for command parameters, not for result code parameters.</w:t>
      </w:r>
    </w:p>
    <w:p w14:paraId="3BA973DD" w14:textId="77777777" w:rsidR="00AD6DB4" w:rsidRPr="00794639" w:rsidRDefault="00AD6DB4" w:rsidP="0059466D">
      <w:pPr>
        <w:pStyle w:val="Heading3"/>
      </w:pPr>
      <w:bookmarkStart w:id="6485" w:name="_Toc486251660"/>
      <w:bookmarkStart w:id="6486" w:name="_Toc531700951"/>
      <w:r w:rsidRPr="00794639">
        <w:t>Message Storage Parameters</w:t>
      </w:r>
      <w:bookmarkStart w:id="6487" w:name="_Toc503199155"/>
      <w:bookmarkEnd w:id="6485"/>
      <w:bookmarkEnd w:id="6486"/>
      <w:bookmarkEnd w:id="6487"/>
    </w:p>
    <w:p w14:paraId="6ECEB156" w14:textId="77777777" w:rsidR="00AD6DB4" w:rsidRPr="00794639" w:rsidRDefault="00AD6DB4" w:rsidP="00AD6DB4">
      <w:r w:rsidRPr="00794639">
        <w:t>&lt;index&gt;</w:t>
      </w:r>
      <w:r w:rsidRPr="00794639">
        <w:tab/>
        <w:t>Integer type; value in the range of location numbers supported by the associated memory</w:t>
      </w:r>
    </w:p>
    <w:p w14:paraId="0A761819" w14:textId="54E6F96C" w:rsidR="00AD6DB4" w:rsidRPr="00794639" w:rsidRDefault="00AD6DB4" w:rsidP="00AD6DB4">
      <w:r w:rsidRPr="00794639">
        <w:t>&lt;mem1&gt;</w:t>
      </w:r>
      <w:r w:rsidRPr="00794639">
        <w:tab/>
        <w:t>String type; memory from which messages are read and</w:t>
      </w:r>
      <w:r w:rsidR="00C45EBB" w:rsidRPr="00794639">
        <w:t>/</w:t>
      </w:r>
      <w:r w:rsidRPr="00794639">
        <w:t xml:space="preserve">or deleted (by commands </w:t>
      </w:r>
      <w:r w:rsidRPr="00794639">
        <w:tab/>
      </w:r>
      <w:r w:rsidRPr="00794639">
        <w:tab/>
      </w:r>
      <w:r w:rsidRPr="00794639">
        <w:tab/>
      </w:r>
      <w:r w:rsidRPr="00794639">
        <w:rPr>
          <w:rStyle w:val="Code"/>
        </w:rPr>
        <w:t>+CMGL</w:t>
      </w:r>
      <w:r w:rsidRPr="00794639">
        <w:t xml:space="preserve">, </w:t>
      </w:r>
      <w:r w:rsidRPr="00794639">
        <w:rPr>
          <w:rStyle w:val="Code"/>
        </w:rPr>
        <w:t>+CMGR</w:t>
      </w:r>
      <w:r w:rsidRPr="00794639">
        <w:t xml:space="preserve"> and </w:t>
      </w:r>
      <w:r w:rsidRPr="00794639">
        <w:rPr>
          <w:rStyle w:val="Code"/>
        </w:rPr>
        <w:t>+CMGD</w:t>
      </w:r>
      <w:r w:rsidRPr="00794639">
        <w:t>); defined values are as follows:</w:t>
      </w:r>
    </w:p>
    <w:p w14:paraId="6F872144" w14:textId="77777777" w:rsidR="00AD6DB4" w:rsidRPr="00794639" w:rsidRDefault="00AD6DB4" w:rsidP="00AD6DB4">
      <w:r w:rsidRPr="00794639">
        <w:tab/>
      </w:r>
      <w:r w:rsidRPr="00794639">
        <w:tab/>
        <w:t>"BM"</w:t>
      </w:r>
      <w:r w:rsidRPr="00794639">
        <w:tab/>
      </w:r>
      <w:r w:rsidRPr="00794639">
        <w:tab/>
        <w:t>Broadcast message storage</w:t>
      </w:r>
    </w:p>
    <w:p w14:paraId="2E1411A9" w14:textId="77777777" w:rsidR="00AD6DB4" w:rsidRPr="00794639" w:rsidRDefault="00AD6DB4" w:rsidP="00AD6DB4">
      <w:r w:rsidRPr="00794639">
        <w:tab/>
      </w:r>
      <w:r w:rsidRPr="00794639">
        <w:tab/>
        <w:t>"ME"</w:t>
      </w:r>
      <w:r w:rsidRPr="00794639">
        <w:tab/>
      </w:r>
      <w:r w:rsidRPr="00794639">
        <w:tab/>
        <w:t>ME message storage</w:t>
      </w:r>
    </w:p>
    <w:p w14:paraId="52F63FDC" w14:textId="77777777" w:rsidR="00AD6DB4" w:rsidRPr="00794639" w:rsidRDefault="00AD6DB4" w:rsidP="00AD6DB4">
      <w:pPr>
        <w:rPr>
          <w:snapToGrid w:val="0"/>
        </w:rPr>
      </w:pPr>
      <w:r w:rsidRPr="00794639">
        <w:tab/>
      </w:r>
      <w:r w:rsidRPr="00794639">
        <w:tab/>
        <w:t>"MT"</w:t>
      </w:r>
      <w:r w:rsidRPr="00794639">
        <w:tab/>
      </w:r>
      <w:r w:rsidRPr="00794639">
        <w:tab/>
        <w:t>Any of</w:t>
      </w:r>
      <w:r w:rsidRPr="00794639">
        <w:rPr>
          <w:snapToGrid w:val="0"/>
        </w:rPr>
        <w:t xml:space="preserve"> the storages associated with ME</w:t>
      </w:r>
    </w:p>
    <w:p w14:paraId="4BFCAEFE" w14:textId="3BFB8A5D" w:rsidR="00AD6DB4" w:rsidRPr="00794639" w:rsidRDefault="00AD6DB4" w:rsidP="00AD6DB4">
      <w:r w:rsidRPr="00794639">
        <w:tab/>
      </w:r>
      <w:r w:rsidRPr="00794639">
        <w:tab/>
      </w:r>
      <w:r w:rsidRPr="00794639">
        <w:rPr>
          <w:u w:val="single"/>
        </w:rPr>
        <w:t>"SM"</w:t>
      </w:r>
      <w:r w:rsidRPr="00794639">
        <w:tab/>
      </w:r>
      <w:r w:rsidRPr="00794639">
        <w:tab/>
        <w:t>(U)SIM message storage; default value</w:t>
      </w:r>
    </w:p>
    <w:p w14:paraId="37D21878" w14:textId="77777777" w:rsidR="00AD6DB4" w:rsidRPr="00794639" w:rsidRDefault="00AD6DB4" w:rsidP="00AD6DB4">
      <w:r w:rsidRPr="00794639">
        <w:tab/>
      </w:r>
      <w:r w:rsidRPr="00794639">
        <w:tab/>
        <w:t>"TA"</w:t>
      </w:r>
      <w:r w:rsidRPr="00794639">
        <w:tab/>
      </w:r>
      <w:r w:rsidRPr="00794639">
        <w:tab/>
        <w:t>TA message storage</w:t>
      </w:r>
    </w:p>
    <w:p w14:paraId="12019767" w14:textId="77777777" w:rsidR="00AD6DB4" w:rsidRPr="00794639" w:rsidRDefault="00AD6DB4" w:rsidP="00AD6DB4">
      <w:r w:rsidRPr="00794639">
        <w:tab/>
      </w:r>
      <w:r w:rsidRPr="00794639">
        <w:tab/>
        <w:t>"SR"</w:t>
      </w:r>
      <w:r w:rsidRPr="00794639">
        <w:tab/>
      </w:r>
      <w:r w:rsidRPr="00794639">
        <w:tab/>
        <w:t>Status report storage</w:t>
      </w:r>
    </w:p>
    <w:p w14:paraId="6219FBCB" w14:textId="4000E2CD" w:rsidR="00AD6DB4" w:rsidRPr="00794639" w:rsidRDefault="00AD6DB4" w:rsidP="00AD6DB4">
      <w:r w:rsidRPr="00794639">
        <w:t>&lt;mem2&gt;</w:t>
      </w:r>
      <w:r w:rsidRPr="00794639">
        <w:tab/>
        <w:t xml:space="preserve">String type; memory to which writing and sending operations are made (commands </w:t>
      </w:r>
      <w:r w:rsidR="008B0C73" w:rsidRPr="00794639">
        <w:tab/>
      </w:r>
      <w:r w:rsidR="008B0C73" w:rsidRPr="00794639">
        <w:tab/>
      </w:r>
      <w:r w:rsidR="008B0C73" w:rsidRPr="00794639">
        <w:tab/>
      </w:r>
      <w:r w:rsidRPr="00794639">
        <w:rPr>
          <w:rStyle w:val="Code"/>
        </w:rPr>
        <w:t>+CMSS</w:t>
      </w:r>
      <w:r w:rsidRPr="00794639">
        <w:t xml:space="preserve"> and </w:t>
      </w:r>
      <w:r w:rsidRPr="00794639">
        <w:rPr>
          <w:rStyle w:val="Code"/>
        </w:rPr>
        <w:t>+CMGW</w:t>
      </w:r>
      <w:r w:rsidRPr="00794639">
        <w:t xml:space="preserve">); refer </w:t>
      </w:r>
      <w:r w:rsidR="008B0C73" w:rsidRPr="00794639">
        <w:t xml:space="preserve">to </w:t>
      </w:r>
      <w:r w:rsidRPr="00794639">
        <w:t xml:space="preserve">&lt;mem1&gt; for defined values. Default value is </w:t>
      </w:r>
      <w:r w:rsidRPr="00794639">
        <w:rPr>
          <w:u w:val="single"/>
        </w:rPr>
        <w:t>“SM”</w:t>
      </w:r>
      <w:r w:rsidRPr="00794639">
        <w:t>.</w:t>
      </w:r>
    </w:p>
    <w:p w14:paraId="19DD8F7D" w14:textId="3049B0BF" w:rsidR="00AD6DB4" w:rsidRPr="00794639" w:rsidRDefault="00AD6DB4" w:rsidP="00170927">
      <w:pPr>
        <w:ind w:left="562" w:hanging="562"/>
      </w:pPr>
      <w:r w:rsidRPr="00794639">
        <w:t>&lt;mem3&gt;</w:t>
      </w:r>
      <w:r w:rsidRPr="00794639">
        <w:tab/>
        <w:t xml:space="preserve">String type; preferred memory to which received SMs are to be stored (unless forwarded </w:t>
      </w:r>
      <w:r w:rsidRPr="00794639">
        <w:tab/>
        <w:t xml:space="preserve">directly to TE; refer </w:t>
      </w:r>
      <w:r w:rsidR="008B0C73" w:rsidRPr="00794639">
        <w:t xml:space="preserve">to </w:t>
      </w:r>
      <w:r w:rsidRPr="00794639">
        <w:rPr>
          <w:rStyle w:val="Code"/>
        </w:rPr>
        <w:t>+CNMI</w:t>
      </w:r>
      <w:r w:rsidRPr="00794639">
        <w:t>); refer &lt;mem1&gt; for</w:t>
      </w:r>
      <w:r w:rsidR="008B0C73" w:rsidRPr="00794639">
        <w:t xml:space="preserve"> </w:t>
      </w:r>
      <w:r w:rsidRPr="00794639">
        <w:t xml:space="preserve">defined values; received CBMs are </w:t>
      </w:r>
      <w:r w:rsidR="008B0C73" w:rsidRPr="00794639">
        <w:tab/>
      </w:r>
      <w:r w:rsidRPr="00794639">
        <w:t xml:space="preserve">always stored in "BM" (or some manufacturer specific storage) unless directly forwarded </w:t>
      </w:r>
      <w:r w:rsidR="008B0C73" w:rsidRPr="00794639">
        <w:tab/>
      </w:r>
      <w:r w:rsidRPr="00794639">
        <w:t xml:space="preserve">to TE; received status reports are always stored in "SR" (or some manufacturer specific </w:t>
      </w:r>
      <w:r w:rsidR="008B0C73" w:rsidRPr="00794639">
        <w:tab/>
      </w:r>
      <w:r w:rsidRPr="00794639">
        <w:t xml:space="preserve">storage) unless directly forwarded to TE. Default value is </w:t>
      </w:r>
      <w:r w:rsidRPr="00794639">
        <w:rPr>
          <w:u w:val="single"/>
        </w:rPr>
        <w:t>“SM”</w:t>
      </w:r>
      <w:r w:rsidRPr="00794639">
        <w:t>.</w:t>
      </w:r>
    </w:p>
    <w:p w14:paraId="63D661BC" w14:textId="77777777" w:rsidR="00AD6DB4" w:rsidRPr="00794639" w:rsidRDefault="00AD6DB4" w:rsidP="00AD6DB4">
      <w:r w:rsidRPr="00794639">
        <w:t>&lt;stat&gt;</w:t>
      </w:r>
      <w:r w:rsidRPr="00794639">
        <w:tab/>
      </w:r>
      <w:r w:rsidRPr="00794639">
        <w:tab/>
        <w:t xml:space="preserve">Status of message in memory. Integer type in PDU mode, or string type in text mode. </w:t>
      </w:r>
      <w:r w:rsidRPr="00794639">
        <w:tab/>
      </w:r>
      <w:r w:rsidRPr="00794639">
        <w:tab/>
      </w:r>
      <w:r w:rsidRPr="00794639">
        <w:tab/>
        <w:t>Available values are as follows:</w:t>
      </w:r>
    </w:p>
    <w:p w14:paraId="32705366" w14:textId="77777777" w:rsidR="00AD6DB4" w:rsidRPr="00794639" w:rsidRDefault="00AD6DB4" w:rsidP="00AD6DB4">
      <w:r w:rsidRPr="00794639">
        <w:tab/>
      </w:r>
      <w:r w:rsidRPr="00794639">
        <w:tab/>
      </w:r>
      <w:r w:rsidRPr="00794639">
        <w:rPr>
          <w:u w:val="single"/>
        </w:rPr>
        <w:t>0</w:t>
      </w:r>
      <w:r w:rsidRPr="00794639">
        <w:tab/>
      </w:r>
      <w:r w:rsidRPr="00794639">
        <w:rPr>
          <w:u w:val="single"/>
        </w:rPr>
        <w:t>"REC UNREAD"</w:t>
      </w:r>
      <w:r w:rsidRPr="00794639">
        <w:tab/>
      </w:r>
      <w:r w:rsidRPr="00794639">
        <w:tab/>
        <w:t>Received unread message (i.e. new message)</w:t>
      </w:r>
    </w:p>
    <w:p w14:paraId="1A3C2B53" w14:textId="77777777" w:rsidR="00AD6DB4" w:rsidRPr="00794639" w:rsidRDefault="00AD6DB4" w:rsidP="00AD6DB4">
      <w:r w:rsidRPr="00794639">
        <w:tab/>
      </w:r>
      <w:r w:rsidRPr="00794639">
        <w:tab/>
        <w:t>1</w:t>
      </w:r>
      <w:r w:rsidRPr="00794639">
        <w:tab/>
        <w:t xml:space="preserve">"REC READ" </w:t>
      </w:r>
      <w:r w:rsidRPr="00794639">
        <w:tab/>
      </w:r>
      <w:r w:rsidRPr="00794639">
        <w:tab/>
        <w:t>Received read message</w:t>
      </w:r>
    </w:p>
    <w:p w14:paraId="1156DCA2" w14:textId="77777777" w:rsidR="00AD6DB4" w:rsidRPr="00794639" w:rsidRDefault="00AD6DB4" w:rsidP="00AD6DB4">
      <w:r w:rsidRPr="00794639">
        <w:tab/>
      </w:r>
      <w:r w:rsidRPr="00794639">
        <w:tab/>
        <w:t>2</w:t>
      </w:r>
      <w:r w:rsidRPr="00794639">
        <w:tab/>
        <w:t xml:space="preserve">"STO UNSENT" </w:t>
      </w:r>
      <w:r w:rsidRPr="00794639">
        <w:tab/>
      </w:r>
      <w:r w:rsidRPr="00794639">
        <w:tab/>
        <w:t>Stored unsent message (only applicable to SMs)</w:t>
      </w:r>
    </w:p>
    <w:p w14:paraId="4C5ADF49" w14:textId="77777777" w:rsidR="00AD6DB4" w:rsidRPr="00794639" w:rsidRDefault="00AD6DB4" w:rsidP="00AD6DB4">
      <w:r w:rsidRPr="00794639">
        <w:tab/>
      </w:r>
      <w:r w:rsidRPr="00794639">
        <w:tab/>
        <w:t>3</w:t>
      </w:r>
      <w:r w:rsidRPr="00794639">
        <w:tab/>
        <w:t xml:space="preserve">"STO SENT" </w:t>
      </w:r>
      <w:r w:rsidRPr="00794639">
        <w:tab/>
      </w:r>
      <w:r w:rsidRPr="00794639">
        <w:tab/>
        <w:t>Stored sent message (only applicable to SMs)</w:t>
      </w:r>
    </w:p>
    <w:p w14:paraId="5534C258" w14:textId="77777777" w:rsidR="00AD6DB4" w:rsidRPr="00794639" w:rsidRDefault="00AD6DB4" w:rsidP="00AD6DB4">
      <w:r w:rsidRPr="00794639">
        <w:tab/>
      </w:r>
      <w:r w:rsidRPr="00794639">
        <w:tab/>
        <w:t>4</w:t>
      </w:r>
      <w:r w:rsidRPr="00794639">
        <w:tab/>
        <w:t xml:space="preserve">"ALL" </w:t>
      </w:r>
      <w:r w:rsidRPr="00794639">
        <w:tab/>
      </w:r>
      <w:r w:rsidRPr="00794639">
        <w:tab/>
      </w:r>
      <w:r w:rsidRPr="00794639">
        <w:tab/>
      </w:r>
      <w:r w:rsidRPr="00794639">
        <w:tab/>
        <w:t xml:space="preserve">All messages (only applicable to </w:t>
      </w:r>
      <w:r w:rsidRPr="00794639">
        <w:rPr>
          <w:rStyle w:val="Code"/>
        </w:rPr>
        <w:t>+CMGL</w:t>
      </w:r>
      <w:r w:rsidRPr="00794639">
        <w:t xml:space="preserve"> command)</w:t>
      </w:r>
    </w:p>
    <w:p w14:paraId="6410871A" w14:textId="77777777" w:rsidR="00AD6DB4" w:rsidRPr="00794639" w:rsidRDefault="00AD6DB4" w:rsidP="00E93456">
      <w:r w:rsidRPr="00794639">
        <w:t>&lt;total1&gt;</w:t>
      </w:r>
      <w:r w:rsidRPr="00794639">
        <w:tab/>
        <w:t>Integer type; total number of message locations in &lt;mem1&gt;</w:t>
      </w:r>
    </w:p>
    <w:p w14:paraId="691BE82E" w14:textId="77777777" w:rsidR="00AD6DB4" w:rsidRPr="00794639" w:rsidRDefault="00AD6DB4" w:rsidP="00E93456">
      <w:r w:rsidRPr="00794639">
        <w:t>&lt;total2&gt;</w:t>
      </w:r>
      <w:r w:rsidRPr="00794639">
        <w:tab/>
        <w:t>Integer type; total number of message locations in &lt;mem2&gt;</w:t>
      </w:r>
    </w:p>
    <w:p w14:paraId="6EA71096" w14:textId="77777777" w:rsidR="00AD6DB4" w:rsidRPr="00794639" w:rsidRDefault="00AD6DB4" w:rsidP="00904B9A">
      <w:r w:rsidRPr="00794639">
        <w:t>&lt;total3&gt;</w:t>
      </w:r>
      <w:r w:rsidRPr="00794639">
        <w:tab/>
        <w:t>Integer type; total number of message locations in &lt;mem3&gt;</w:t>
      </w:r>
    </w:p>
    <w:p w14:paraId="1A344F91" w14:textId="77777777" w:rsidR="00AD6DB4" w:rsidRPr="00794639" w:rsidRDefault="00AD6DB4" w:rsidP="00904B9A">
      <w:r w:rsidRPr="00794639">
        <w:t>&lt;used1&gt;</w:t>
      </w:r>
      <w:r w:rsidRPr="00794639">
        <w:tab/>
        <w:t>Integer type; number of messages currently in &lt;mem1&gt;</w:t>
      </w:r>
    </w:p>
    <w:p w14:paraId="63DD37EE" w14:textId="77777777" w:rsidR="00AD6DB4" w:rsidRPr="00794639" w:rsidRDefault="00AD6DB4" w:rsidP="009E30CD">
      <w:r w:rsidRPr="00794639">
        <w:t>&lt;used2&gt;</w:t>
      </w:r>
      <w:r w:rsidRPr="00794639">
        <w:tab/>
        <w:t>Integer type; number of messages currently in &lt;mem2&gt;</w:t>
      </w:r>
    </w:p>
    <w:p w14:paraId="38B77F87" w14:textId="77777777" w:rsidR="00AD6DB4" w:rsidRPr="00794639" w:rsidRDefault="00AD6DB4" w:rsidP="009E30CD">
      <w:r w:rsidRPr="00794639">
        <w:t>&lt;used3&gt;</w:t>
      </w:r>
      <w:r w:rsidRPr="00794639">
        <w:tab/>
        <w:t>Integer type; number of messages currently in &lt;mem3&gt;</w:t>
      </w:r>
    </w:p>
    <w:p w14:paraId="72A41E41" w14:textId="77777777" w:rsidR="00AD6DB4" w:rsidRPr="00794639" w:rsidRDefault="00AD6DB4">
      <w:pPr>
        <w:pStyle w:val="Heading3"/>
        <w:pPrChange w:id="6488" w:author="Elaine Baricante" w:date="2018-11-27T10:22:00Z">
          <w:pPr>
            <w:pStyle w:val="Heading3"/>
            <w:keepNext w:val="0"/>
          </w:pPr>
        </w:pPrChange>
      </w:pPr>
      <w:bookmarkStart w:id="6489" w:name="_Toc486251661"/>
      <w:bookmarkStart w:id="6490" w:name="_Toc531700952"/>
      <w:r w:rsidRPr="00794639">
        <w:lastRenderedPageBreak/>
        <w:t>Message Data Parameters</w:t>
      </w:r>
      <w:bookmarkStart w:id="6491" w:name="_Toc503199156"/>
      <w:bookmarkEnd w:id="6489"/>
      <w:bookmarkEnd w:id="6490"/>
      <w:bookmarkEnd w:id="6491"/>
    </w:p>
    <w:p w14:paraId="1D299701" w14:textId="77777777" w:rsidR="00AD6DB4" w:rsidRPr="00794639" w:rsidRDefault="00AD6DB4">
      <w:pPr>
        <w:keepNext/>
      </w:pPr>
      <w:r w:rsidRPr="00794639">
        <w:t>&lt;ackpdu&gt;</w:t>
      </w:r>
      <w:r w:rsidRPr="00794639">
        <w:tab/>
        <w:t xml:space="preserve">RP-User-Data element of RP-ACK PDU; format is same as for &lt;pdu&gt; in case of SMS, </w:t>
      </w:r>
      <w:r w:rsidRPr="00794639">
        <w:tab/>
      </w:r>
      <w:r w:rsidRPr="00794639">
        <w:tab/>
      </w:r>
      <w:r w:rsidRPr="00794639">
        <w:tab/>
        <w:t xml:space="preserve">but without SC address field and parameter shall be bounded by double quote characters </w:t>
      </w:r>
      <w:r w:rsidRPr="00794639">
        <w:tab/>
      </w:r>
      <w:r w:rsidRPr="00794639">
        <w:tab/>
        <w:t>like a normal string type parameter.</w:t>
      </w:r>
    </w:p>
    <w:p w14:paraId="5F92D0B6" w14:textId="160E4C4E" w:rsidR="00AD6DB4" w:rsidRPr="00794639" w:rsidRDefault="00AD6DB4">
      <w:pPr>
        <w:keepNext/>
        <w:pPrChange w:id="6492" w:author="Elaine Baricante" w:date="2018-11-27T10:22:00Z">
          <w:pPr/>
        </w:pPrChange>
      </w:pPr>
      <w:r w:rsidRPr="00794639">
        <w:t>&lt;alpha&gt;</w:t>
      </w:r>
      <w:r w:rsidRPr="00794639">
        <w:tab/>
        <w:t xml:space="preserve">String type alphanumeric representation of &lt;da&gt; or &lt;oa&gt; corresponding to the entry </w:t>
      </w:r>
      <w:r w:rsidRPr="00794639">
        <w:tab/>
      </w:r>
      <w:r w:rsidRPr="00794639">
        <w:tab/>
      </w:r>
      <w:r w:rsidRPr="00794639">
        <w:tab/>
        <w:t xml:space="preserve">found in MT phonebook; implementation of this feature is manufacturer specific; used </w:t>
      </w:r>
      <w:r w:rsidRPr="00794639">
        <w:tab/>
      </w:r>
      <w:r w:rsidRPr="00794639">
        <w:tab/>
      </w:r>
      <w:r w:rsidRPr="00794639">
        <w:tab/>
        <w:t xml:space="preserve">character set should be the one selected with </w:t>
      </w:r>
      <w:r w:rsidRPr="00794639">
        <w:rPr>
          <w:rStyle w:val="Code"/>
        </w:rPr>
        <w:t>+CSCS</w:t>
      </w:r>
      <w:r w:rsidRPr="00794639">
        <w:t>.</w:t>
      </w:r>
    </w:p>
    <w:p w14:paraId="1E5DBDAC" w14:textId="77777777" w:rsidR="00AD6DB4" w:rsidRPr="00794639" w:rsidRDefault="00AD6DB4" w:rsidP="00AD6DB4">
      <w:r w:rsidRPr="00794639">
        <w:t>&lt;cdata&gt;</w:t>
      </w:r>
      <w:r w:rsidRPr="00794639">
        <w:tab/>
        <w:t>Command data in text mode responses; ME/TA converts each 8-bit octet into two</w:t>
      </w:r>
      <w:r w:rsidRPr="00794639">
        <w:tab/>
        <w:t xml:space="preserve">IRA </w:t>
      </w:r>
      <w:r w:rsidRPr="00794639">
        <w:tab/>
      </w:r>
      <w:r w:rsidRPr="00794639">
        <w:tab/>
      </w:r>
      <w:r w:rsidRPr="00794639">
        <w:tab/>
        <w:t xml:space="preserve">character long hexadecimal number (e.g. octet with integer value 42 is presented to TE </w:t>
      </w:r>
      <w:r w:rsidRPr="00794639">
        <w:tab/>
      </w:r>
      <w:r w:rsidRPr="00794639">
        <w:tab/>
      </w:r>
      <w:r w:rsidRPr="00794639">
        <w:tab/>
        <w:t>as two characters 2A (IRA 50 and 65)).</w:t>
      </w:r>
    </w:p>
    <w:p w14:paraId="0D422403" w14:textId="77777777" w:rsidR="00AD6DB4" w:rsidRPr="00794639" w:rsidRDefault="00AD6DB4" w:rsidP="00AD6DB4">
      <w:r w:rsidRPr="00794639">
        <w:t>&lt;ct&gt;</w:t>
      </w:r>
      <w:r w:rsidRPr="00794639">
        <w:tab/>
      </w:r>
      <w:r w:rsidRPr="00794639">
        <w:tab/>
        <w:t>Command type in integer format (default value = 0).</w:t>
      </w:r>
    </w:p>
    <w:p w14:paraId="3D6C473B" w14:textId="3D9219AA" w:rsidR="00AD6DB4" w:rsidRPr="00794639" w:rsidRDefault="00AD6DB4" w:rsidP="00AD6DB4">
      <w:pPr>
        <w:ind w:left="1124" w:hanging="1124"/>
      </w:pPr>
      <w:r w:rsidRPr="00794639">
        <w:t>&lt;da&gt;</w:t>
      </w:r>
      <w:r w:rsidRPr="00794639">
        <w:tab/>
        <w:t xml:space="preserve">Address value in string format. BCD numbers (or GSM 7-bit default alphabet characters) are converted to characters of the currently selected TE character set (refer to </w:t>
      </w:r>
      <w:r w:rsidRPr="00794639">
        <w:rPr>
          <w:rStyle w:val="Code"/>
        </w:rPr>
        <w:t>+CSCS</w:t>
      </w:r>
      <w:r w:rsidRPr="00794639">
        <w:t>). Type of address is given by &lt;toda&gt;.</w:t>
      </w:r>
    </w:p>
    <w:p w14:paraId="7DF5687D" w14:textId="77777777" w:rsidR="00AD6DB4" w:rsidRPr="00794639" w:rsidRDefault="00AD6DB4" w:rsidP="00AD6DB4">
      <w:r w:rsidRPr="00794639">
        <w:t>&lt;data&gt;</w:t>
      </w:r>
      <w:r w:rsidRPr="00794639">
        <w:tab/>
        <w:t>In the case of user data in text mode responses; format:</w:t>
      </w:r>
    </w:p>
    <w:p w14:paraId="4AB67D3E" w14:textId="77777777" w:rsidR="00AD6DB4" w:rsidRPr="00794639" w:rsidRDefault="00AD6DB4" w:rsidP="00AD6DB4">
      <w:pPr>
        <w:pStyle w:val="Bulleted"/>
        <w:tabs>
          <w:tab w:val="clear" w:pos="720"/>
          <w:tab w:val="left" w:pos="1620"/>
        </w:tabs>
        <w:ind w:left="1620" w:hanging="450"/>
      </w:pPr>
      <w:r w:rsidRPr="00794639">
        <w:t>if &lt;dcs&gt; indicates that GSM 7-bit default alphabet is used and &lt;fo&gt; indicates that user data header indication is not set</w:t>
      </w:r>
    </w:p>
    <w:p w14:paraId="55EF9AD9" w14:textId="28EF539E" w:rsidR="00AD6DB4" w:rsidRPr="00794639" w:rsidRDefault="00AD6DB4" w:rsidP="0059466D">
      <w:pPr>
        <w:pStyle w:val="Bulleted"/>
        <w:numPr>
          <w:ilvl w:val="1"/>
          <w:numId w:val="120"/>
        </w:numPr>
        <w:tabs>
          <w:tab w:val="clear" w:pos="720"/>
          <w:tab w:val="clear" w:pos="1420"/>
          <w:tab w:val="left" w:pos="1620"/>
          <w:tab w:val="num" w:pos="2160"/>
        </w:tabs>
        <w:ind w:left="2160" w:hanging="540"/>
      </w:pPr>
      <w:r w:rsidRPr="00794639">
        <w:t xml:space="preserve">if TE character set other than "HEX" (refer to </w:t>
      </w:r>
      <w:r w:rsidRPr="00794639">
        <w:rPr>
          <w:rStyle w:val="Code"/>
        </w:rPr>
        <w:t>+CSCS</w:t>
      </w:r>
      <w:r w:rsidRPr="00794639">
        <w:t>): ME/TA converts GSM alphabet into current TE character set</w:t>
      </w:r>
    </w:p>
    <w:p w14:paraId="6414632D" w14:textId="77777777" w:rsidR="00AD6DB4" w:rsidRPr="000656F8" w:rsidRDefault="00AD6DB4" w:rsidP="0059466D">
      <w:pPr>
        <w:pStyle w:val="Bulleted"/>
        <w:numPr>
          <w:ilvl w:val="1"/>
          <w:numId w:val="120"/>
        </w:numPr>
        <w:tabs>
          <w:tab w:val="clear" w:pos="720"/>
          <w:tab w:val="clear" w:pos="1420"/>
          <w:tab w:val="left" w:pos="1620"/>
          <w:tab w:val="num" w:pos="2160"/>
        </w:tabs>
        <w:ind w:left="2160" w:hanging="540"/>
      </w:pPr>
      <w:r w:rsidRPr="00794639">
        <w:t xml:space="preserve">if TE character set is "HEX": ME/TA converts each 7-bit character of GSM 7-bit default alphabet into two IRA character long hexadecimal number (e.g. character </w:t>
      </w:r>
      <w:r w:rsidRPr="00794639">
        <w:sym w:font="Symbol" w:char="0050"/>
      </w:r>
      <w:r w:rsidRPr="00794639">
        <w:t xml:space="preserve"> (GSM 7-bit default alphabet 23) is presented as 17 (IRA 49 and 55))</w:t>
      </w:r>
    </w:p>
    <w:p w14:paraId="7D2DA836" w14:textId="77777777" w:rsidR="00AD6DB4" w:rsidRPr="007E4A1F" w:rsidRDefault="00AD6DB4" w:rsidP="00AD6DB4">
      <w:pPr>
        <w:pStyle w:val="Bulleted"/>
        <w:tabs>
          <w:tab w:val="clear" w:pos="720"/>
          <w:tab w:val="left" w:pos="1620"/>
        </w:tabs>
        <w:ind w:left="1620" w:hanging="450"/>
      </w:pPr>
      <w:r w:rsidRPr="00B27D80">
        <w:t>if &lt;dcs&gt; indicates that 8-bit or UCS2 data coding scheme is used, or &lt;fo&gt; indicates that user data header indication is set: ME/TA converts each 8-bit</w:t>
      </w:r>
      <w:r w:rsidRPr="007E4A1F">
        <w:t xml:space="preserve"> octet into two IRA character long hexadecimal number (e.g. octet with integer value 42 is presented to TE as two characters 2A (IRA 50 and 65))</w:t>
      </w:r>
    </w:p>
    <w:p w14:paraId="5B9B0AEA" w14:textId="77777777" w:rsidR="00AD6DB4" w:rsidRPr="00006D08" w:rsidRDefault="00AD6DB4" w:rsidP="00AD6DB4">
      <w:r w:rsidRPr="007E4A1F">
        <w:tab/>
      </w:r>
      <w:r w:rsidRPr="007E4A1F">
        <w:tab/>
        <w:t>In the case of CBS: CBM Content of Message in text mode responses; format:</w:t>
      </w:r>
    </w:p>
    <w:p w14:paraId="65FE910A" w14:textId="77777777" w:rsidR="00AD6DB4" w:rsidRPr="00913410" w:rsidRDefault="00AD6DB4" w:rsidP="00AD6DB4">
      <w:pPr>
        <w:pStyle w:val="Bulleted"/>
        <w:tabs>
          <w:tab w:val="clear" w:pos="720"/>
          <w:tab w:val="left" w:pos="1620"/>
        </w:tabs>
        <w:ind w:left="1620" w:hanging="450"/>
      </w:pPr>
      <w:r w:rsidRPr="005C602E">
        <w:t>if &lt;dcs&gt; indicates that GSM 7-bit default alphabet is used</w:t>
      </w:r>
    </w:p>
    <w:p w14:paraId="720F2B42" w14:textId="0067AB78" w:rsidR="00AD6DB4" w:rsidRPr="00794639" w:rsidRDefault="00AD6DB4" w:rsidP="0059466D">
      <w:pPr>
        <w:pStyle w:val="Bulleted"/>
        <w:numPr>
          <w:ilvl w:val="1"/>
          <w:numId w:val="120"/>
        </w:numPr>
        <w:tabs>
          <w:tab w:val="clear" w:pos="720"/>
          <w:tab w:val="clear" w:pos="1420"/>
          <w:tab w:val="left" w:pos="1620"/>
          <w:tab w:val="num" w:pos="2160"/>
        </w:tabs>
        <w:ind w:left="2160" w:hanging="540"/>
      </w:pPr>
      <w:r w:rsidRPr="003010FE">
        <w:t xml:space="preserve">if TE character set other than "HEX" (refer to </w:t>
      </w:r>
      <w:r w:rsidRPr="00FB02AF">
        <w:rPr>
          <w:rStyle w:val="Code"/>
        </w:rPr>
        <w:t>+CSCS</w:t>
      </w:r>
      <w:r w:rsidRPr="00A5422A">
        <w:t>); ME/TA converts GSM alphabet into current TE character set</w:t>
      </w:r>
    </w:p>
    <w:p w14:paraId="4AFB8221" w14:textId="77777777" w:rsidR="00AD6DB4" w:rsidRPr="00794639" w:rsidRDefault="00AD6DB4" w:rsidP="0059466D">
      <w:pPr>
        <w:pStyle w:val="Bulleted"/>
        <w:numPr>
          <w:ilvl w:val="1"/>
          <w:numId w:val="120"/>
        </w:numPr>
        <w:tabs>
          <w:tab w:val="clear" w:pos="720"/>
          <w:tab w:val="clear" w:pos="1420"/>
          <w:tab w:val="left" w:pos="1620"/>
          <w:tab w:val="num" w:pos="2160"/>
        </w:tabs>
        <w:ind w:left="2160" w:hanging="540"/>
      </w:pPr>
      <w:r w:rsidRPr="00794639">
        <w:t>if TE character set is "HEX"; ME/TA converts each 7-bit character of the GSM 7-bit default alphabet into two IRA character long hexadecimal number</w:t>
      </w:r>
    </w:p>
    <w:p w14:paraId="2DBC0F45" w14:textId="77777777" w:rsidR="00AD6DB4" w:rsidRPr="00794639" w:rsidRDefault="00AD6DB4" w:rsidP="00AD6DB4">
      <w:pPr>
        <w:pStyle w:val="Bulleted"/>
        <w:tabs>
          <w:tab w:val="clear" w:pos="720"/>
          <w:tab w:val="left" w:pos="1620"/>
        </w:tabs>
        <w:ind w:left="1620" w:hanging="450"/>
      </w:pPr>
      <w:r w:rsidRPr="00794639">
        <w:t>if &lt;dcs&gt; indicates that 8-bit or UCS2 data coding scheme is used; ME/TA converts each 8-bit octet into two IRA character long hexadecimal number</w:t>
      </w:r>
    </w:p>
    <w:p w14:paraId="22A29765" w14:textId="77777777" w:rsidR="00AD6DB4" w:rsidRPr="00794639" w:rsidRDefault="00AD6DB4" w:rsidP="00AD6DB4">
      <w:r w:rsidRPr="00794639">
        <w:t>&lt;length&gt;</w:t>
      </w:r>
      <w:r w:rsidRPr="00794639">
        <w:tab/>
        <w:t xml:space="preserve">Integer type vlayue indicating the length of the actual TP data unit in octets in PDU mode. </w:t>
      </w:r>
      <w:r w:rsidRPr="00794639">
        <w:tab/>
      </w:r>
      <w:r w:rsidRPr="00794639">
        <w:tab/>
        <w:t>This is 140 characters long according to 8-bit GSM coding scheme.</w:t>
      </w:r>
    </w:p>
    <w:p w14:paraId="5296C28D" w14:textId="77777777" w:rsidR="00AD6DB4" w:rsidRPr="00794639" w:rsidRDefault="00AD6DB4" w:rsidP="00AD6DB4">
      <w:r w:rsidRPr="00794639">
        <w:tab/>
      </w:r>
      <w:r w:rsidRPr="00794639">
        <w:tab/>
        <w:t xml:space="preserve">In text mode, the maximum length of an SMS depends on the used coding scheme (160 </w:t>
      </w:r>
      <w:r w:rsidRPr="00794639">
        <w:tab/>
      </w:r>
      <w:r w:rsidRPr="00794639">
        <w:tab/>
      </w:r>
      <w:r w:rsidRPr="00794639">
        <w:tab/>
        <w:t>characters if 7-bit).</w:t>
      </w:r>
    </w:p>
    <w:p w14:paraId="7CB27249" w14:textId="77777777" w:rsidR="00AD6DB4" w:rsidRPr="00794639" w:rsidRDefault="00AD6DB4" w:rsidP="00AD6DB4">
      <w:r w:rsidRPr="00794639">
        <w:t>&lt;mid&gt;</w:t>
      </w:r>
      <w:r w:rsidRPr="00794639">
        <w:tab/>
      </w:r>
      <w:r w:rsidRPr="00794639">
        <w:tab/>
        <w:t>CBM Message Identifier in integer format</w:t>
      </w:r>
    </w:p>
    <w:p w14:paraId="64D75D44" w14:textId="77777777" w:rsidR="00AD6DB4" w:rsidRPr="00794639" w:rsidRDefault="00AD6DB4" w:rsidP="00AD6DB4">
      <w:r w:rsidRPr="00794639">
        <w:t>&lt;mn&gt;</w:t>
      </w:r>
      <w:r w:rsidRPr="00794639">
        <w:tab/>
      </w:r>
      <w:r w:rsidRPr="00794639">
        <w:tab/>
        <w:t>TP-Message-Number in integer format</w:t>
      </w:r>
    </w:p>
    <w:p w14:paraId="3521F88F" w14:textId="77777777" w:rsidR="00AD6DB4" w:rsidRPr="00794639" w:rsidRDefault="00AD6DB4" w:rsidP="00AD6DB4">
      <w:r w:rsidRPr="00794639">
        <w:t>&lt;mr&gt;</w:t>
      </w:r>
      <w:r w:rsidRPr="00794639">
        <w:tab/>
      </w:r>
      <w:r w:rsidRPr="00794639">
        <w:tab/>
        <w:t>Message reference in integer format</w:t>
      </w:r>
    </w:p>
    <w:p w14:paraId="73494D47" w14:textId="2429D09E" w:rsidR="00AD6DB4" w:rsidRPr="00794639" w:rsidRDefault="00AD6DB4" w:rsidP="00AD6DB4">
      <w:r w:rsidRPr="00794639">
        <w:t>&lt;oa&gt;</w:t>
      </w:r>
      <w:r w:rsidRPr="00794639">
        <w:tab/>
      </w:r>
      <w:r w:rsidRPr="00794639">
        <w:tab/>
        <w:t>Origiantion address address value field in string format; BCD numbers (or GSM 7-bit</w:t>
      </w:r>
      <w:r w:rsidRPr="00794639">
        <w:tab/>
      </w:r>
      <w:r w:rsidRPr="00794639">
        <w:tab/>
      </w:r>
      <w:r w:rsidRPr="00794639">
        <w:tab/>
        <w:t xml:space="preserve">default alphabet characters) are converted to characters of the </w:t>
      </w:r>
      <w:r w:rsidRPr="00794639">
        <w:tab/>
        <w:t xml:space="preserve">currently selected TE </w:t>
      </w:r>
      <w:r w:rsidRPr="00794639">
        <w:tab/>
      </w:r>
      <w:r w:rsidRPr="00794639">
        <w:tab/>
      </w:r>
      <w:r w:rsidRPr="00794639">
        <w:tab/>
        <w:t xml:space="preserve">character set (refer to </w:t>
      </w:r>
      <w:r w:rsidRPr="00794639">
        <w:rPr>
          <w:rStyle w:val="Code"/>
        </w:rPr>
        <w:t>+CSCS</w:t>
      </w:r>
      <w:r w:rsidRPr="00794639">
        <w:t>); type of address given by &lt;tooa&gt;</w:t>
      </w:r>
    </w:p>
    <w:p w14:paraId="5E2699FF" w14:textId="77777777" w:rsidR="00AD6DB4" w:rsidRPr="00794639" w:rsidRDefault="00AD6DB4" w:rsidP="00AD6DB4">
      <w:r w:rsidRPr="00794639">
        <w:t>&lt;page&gt;</w:t>
      </w:r>
      <w:r w:rsidRPr="00794639">
        <w:tab/>
        <w:t>CBM Page Parameter bits 4-7 in integer format</w:t>
      </w:r>
    </w:p>
    <w:p w14:paraId="09EEB98F" w14:textId="77777777" w:rsidR="00AD6DB4" w:rsidRPr="00794639" w:rsidRDefault="00AD6DB4" w:rsidP="00AD6DB4">
      <w:r w:rsidRPr="00794639">
        <w:lastRenderedPageBreak/>
        <w:t>&lt;pages&gt;</w:t>
      </w:r>
      <w:r w:rsidRPr="00794639">
        <w:tab/>
        <w:t>CBM Page Parameter bits 0-3 in integer format</w:t>
      </w:r>
    </w:p>
    <w:p w14:paraId="26516856" w14:textId="77777777" w:rsidR="00AD6DB4" w:rsidRPr="00794639" w:rsidRDefault="00AD6DB4" w:rsidP="00AD6DB4">
      <w:pPr>
        <w:keepNext/>
      </w:pPr>
      <w:r w:rsidRPr="00794639">
        <w:t>&lt;pdu&gt;</w:t>
      </w:r>
      <w:r w:rsidRPr="00794639">
        <w:tab/>
        <w:t>GSM 04.11 SC address followed by GSM 03.40 TPDU in hexadecimal format</w:t>
      </w:r>
    </w:p>
    <w:p w14:paraId="1C1C665D" w14:textId="77777777" w:rsidR="00AD6DB4" w:rsidRPr="00794639" w:rsidRDefault="00AD6DB4" w:rsidP="00AD6DB4">
      <w:pPr>
        <w:keepNext/>
      </w:pPr>
      <w:r w:rsidRPr="00794639">
        <w:tab/>
      </w:r>
      <w:r w:rsidRPr="00794639">
        <w:tab/>
        <w:t>In the case of CBS, TPDU in hexadecimal format</w:t>
      </w:r>
    </w:p>
    <w:p w14:paraId="088FBD54" w14:textId="77777777" w:rsidR="00AD6DB4" w:rsidRPr="00794639" w:rsidRDefault="00AD6DB4" w:rsidP="009E30CD">
      <w:r w:rsidRPr="00794639">
        <w:t>&lt;pid&gt;</w:t>
      </w:r>
      <w:r w:rsidRPr="00794639">
        <w:tab/>
      </w:r>
      <w:r w:rsidRPr="00794639">
        <w:tab/>
        <w:t xml:space="preserve">Protocol identifier in integer format. Default value is </w:t>
      </w:r>
      <w:r w:rsidRPr="00794639">
        <w:rPr>
          <w:u w:val="single"/>
        </w:rPr>
        <w:t>0</w:t>
      </w:r>
    </w:p>
    <w:p w14:paraId="0D5EF432" w14:textId="733515D0" w:rsidR="00AD6DB4" w:rsidRPr="00794639" w:rsidRDefault="00AD6DB4" w:rsidP="00AD6DB4">
      <w:r w:rsidRPr="00794639">
        <w:t>&lt;ra&gt;</w:t>
      </w:r>
      <w:r w:rsidRPr="00794639">
        <w:tab/>
      </w:r>
      <w:r w:rsidRPr="00794639">
        <w:tab/>
        <w:t xml:space="preserve">Recipient address address value in string format; BCD numbers (or GSM 7-bit default </w:t>
      </w:r>
      <w:r w:rsidRPr="00794639">
        <w:tab/>
      </w:r>
      <w:r w:rsidRPr="00794639">
        <w:tab/>
      </w:r>
      <w:r w:rsidRPr="00794639">
        <w:tab/>
        <w:t xml:space="preserve">alphabet characters) are converted to characters of the currently selected TE character </w:t>
      </w:r>
      <w:r w:rsidRPr="00794639">
        <w:tab/>
      </w:r>
      <w:r w:rsidRPr="00794639">
        <w:tab/>
      </w:r>
      <w:r w:rsidRPr="00794639">
        <w:tab/>
        <w:t xml:space="preserve">set (refer to </w:t>
      </w:r>
      <w:r w:rsidRPr="00794639">
        <w:rPr>
          <w:rStyle w:val="Code"/>
        </w:rPr>
        <w:t>+CSCS</w:t>
      </w:r>
      <w:r w:rsidRPr="00794639">
        <w:t>); type of address is given by &lt;tora&gt;</w:t>
      </w:r>
    </w:p>
    <w:p w14:paraId="0ECAC9E1" w14:textId="77777777" w:rsidR="00AD6DB4" w:rsidRPr="00794639" w:rsidRDefault="00AD6DB4" w:rsidP="00AD6DB4">
      <w:r w:rsidRPr="00794639">
        <w:t>&lt;sca&gt;</w:t>
      </w:r>
      <w:r w:rsidRPr="00794639">
        <w:tab/>
      </w:r>
      <w:r w:rsidRPr="00794639">
        <w:tab/>
        <w:t xml:space="preserve">String value enclosed in quotes indicating the service center address. Note that BCD </w:t>
      </w:r>
      <w:r w:rsidRPr="00794639">
        <w:tab/>
      </w:r>
      <w:r w:rsidRPr="00794639">
        <w:tab/>
      </w:r>
      <w:r w:rsidRPr="00794639">
        <w:tab/>
        <w:t>numbers are converted to characters; type of address is given by &lt;tosca&gt;</w:t>
      </w:r>
    </w:p>
    <w:p w14:paraId="14AF7A8F" w14:textId="77777777" w:rsidR="00AD6DB4" w:rsidRPr="00794639" w:rsidRDefault="00AD6DB4" w:rsidP="00AD6DB4">
      <w:r w:rsidRPr="00794639">
        <w:t>&lt;scts&gt;</w:t>
      </w:r>
      <w:r w:rsidRPr="00794639">
        <w:tab/>
        <w:t>Service centre time stamp in time-string format (refer to &lt;dt&gt;)</w:t>
      </w:r>
    </w:p>
    <w:p w14:paraId="2AFD6DCF" w14:textId="77777777" w:rsidR="00AD6DB4" w:rsidRPr="00794639" w:rsidRDefault="00AD6DB4" w:rsidP="00AD6DB4">
      <w:r w:rsidRPr="00794639">
        <w:t>&lt;sn&gt;</w:t>
      </w:r>
      <w:r w:rsidRPr="00794639">
        <w:tab/>
      </w:r>
      <w:r w:rsidRPr="00794639">
        <w:tab/>
        <w:t>CBM Serial Number in integer format</w:t>
      </w:r>
    </w:p>
    <w:p w14:paraId="576A57F8" w14:textId="77777777" w:rsidR="00AD6DB4" w:rsidRPr="00794639" w:rsidRDefault="00AD6DB4" w:rsidP="00AD6DB4">
      <w:r w:rsidRPr="00794639">
        <w:t>&lt;st&gt;</w:t>
      </w:r>
      <w:r w:rsidRPr="00794639">
        <w:tab/>
      </w:r>
      <w:r w:rsidRPr="00794639">
        <w:tab/>
        <w:t>Status in integer format</w:t>
      </w:r>
    </w:p>
    <w:p w14:paraId="25BDA0A8" w14:textId="77777777" w:rsidR="00AD6DB4" w:rsidRPr="00794639" w:rsidRDefault="00AD6DB4" w:rsidP="00AD6DB4">
      <w:r w:rsidRPr="00794639">
        <w:t>&lt;toda&gt;</w:t>
      </w:r>
      <w:r w:rsidRPr="00794639">
        <w:tab/>
        <w:t xml:space="preserve">Type of address octet in integer format. Default value is </w:t>
      </w:r>
      <w:r w:rsidRPr="00794639">
        <w:rPr>
          <w:u w:val="single"/>
        </w:rPr>
        <w:t>145</w:t>
      </w:r>
      <w:r w:rsidRPr="00794639">
        <w:t xml:space="preserve"> if the first character of &lt;da&gt; </w:t>
      </w:r>
      <w:r w:rsidRPr="00794639">
        <w:tab/>
      </w:r>
      <w:r w:rsidRPr="00794639">
        <w:tab/>
      </w:r>
      <w:r w:rsidRPr="00794639">
        <w:tab/>
        <w:t>is “+”; otherwise, default value is 129</w:t>
      </w:r>
    </w:p>
    <w:p w14:paraId="76C92585" w14:textId="77777777" w:rsidR="00AD6DB4" w:rsidRPr="00794639" w:rsidRDefault="00AD6DB4" w:rsidP="00AD6DB4">
      <w:r w:rsidRPr="00794639">
        <w:t>&lt;tooa&gt;</w:t>
      </w:r>
      <w:r w:rsidRPr="00794639">
        <w:tab/>
        <w:t xml:space="preserve">Originating address type of address octet in integer format (refer to &lt;toda&gt; for the default </w:t>
      </w:r>
      <w:r w:rsidRPr="00794639">
        <w:tab/>
      </w:r>
      <w:r w:rsidRPr="00794639">
        <w:tab/>
        <w:t>value)</w:t>
      </w:r>
    </w:p>
    <w:p w14:paraId="1DB14D04" w14:textId="77777777" w:rsidR="00AD6DB4" w:rsidRPr="00794639" w:rsidRDefault="00AD6DB4" w:rsidP="00AD6DB4">
      <w:r w:rsidRPr="00794639">
        <w:t>&lt;tora&gt;</w:t>
      </w:r>
      <w:r w:rsidRPr="00794639">
        <w:tab/>
        <w:t>Recipient address type of address octet in integer format</w:t>
      </w:r>
      <w:r w:rsidRPr="00794639">
        <w:rPr>
          <w:i/>
        </w:rPr>
        <w:t xml:space="preserve"> </w:t>
      </w:r>
      <w:r w:rsidRPr="00794639">
        <w:t xml:space="preserve">(refer to &lt;toda&gt; for the default </w:t>
      </w:r>
      <w:r w:rsidRPr="00794639">
        <w:tab/>
      </w:r>
      <w:r w:rsidRPr="00794639">
        <w:tab/>
      </w:r>
      <w:r w:rsidRPr="00794639">
        <w:tab/>
        <w:t>value)</w:t>
      </w:r>
    </w:p>
    <w:p w14:paraId="35E442EF" w14:textId="77777777" w:rsidR="00AD6DB4" w:rsidRPr="00794639" w:rsidRDefault="00AD6DB4" w:rsidP="00AD6DB4">
      <w:r w:rsidRPr="00794639">
        <w:t>&lt;tosca&gt;</w:t>
      </w:r>
      <w:r w:rsidRPr="00794639">
        <w:tab/>
        <w:t>SC address type of address octet in integer format</w:t>
      </w:r>
      <w:r w:rsidRPr="00794639">
        <w:rPr>
          <w:i/>
        </w:rPr>
        <w:t xml:space="preserve"> </w:t>
      </w:r>
      <w:r w:rsidRPr="00794639">
        <w:t>(refer to &lt;toda&gt; for the default value)</w:t>
      </w:r>
    </w:p>
    <w:p w14:paraId="10E8924F" w14:textId="77777777" w:rsidR="00AD6DB4" w:rsidRPr="00794639" w:rsidRDefault="00AD6DB4" w:rsidP="00AD6DB4">
      <w:r w:rsidRPr="00794639">
        <w:t>&lt;vp&gt;</w:t>
      </w:r>
      <w:r w:rsidRPr="00794639">
        <w:tab/>
      </w:r>
      <w:r w:rsidRPr="00794639">
        <w:tab/>
        <w:t xml:space="preserve">Depending on SMS-SUBMIT &lt;fo&gt; setting: TP-Validity-Period either in integer format </w:t>
      </w:r>
      <w:r w:rsidRPr="00794639">
        <w:tab/>
      </w:r>
      <w:r w:rsidRPr="00794639">
        <w:tab/>
      </w:r>
      <w:r w:rsidRPr="00794639">
        <w:tab/>
        <w:t xml:space="preserve">(default value = </w:t>
      </w:r>
      <w:r w:rsidRPr="00794639">
        <w:rPr>
          <w:u w:val="single"/>
        </w:rPr>
        <w:t>167</w:t>
      </w:r>
      <w:r w:rsidRPr="00794639">
        <w:t>) or in time-string format (refer to &lt;dt&gt;)</w:t>
      </w:r>
    </w:p>
    <w:p w14:paraId="45419F1D" w14:textId="77777777" w:rsidR="00AD6DB4" w:rsidRPr="00794639" w:rsidRDefault="00AD6DB4" w:rsidP="00AD6DB4">
      <w:r w:rsidRPr="00794639">
        <w:t>&lt;vp&gt;</w:t>
      </w:r>
      <w:r w:rsidRPr="00794639">
        <w:tab/>
      </w:r>
      <w:r w:rsidRPr="00794639">
        <w:tab/>
        <w:t xml:space="preserve">Validity period in either integer format (default value = 167) or in time-string format </w:t>
      </w:r>
      <w:r w:rsidRPr="00794639">
        <w:tab/>
      </w:r>
      <w:r w:rsidRPr="00794639">
        <w:tab/>
      </w:r>
      <w:r w:rsidRPr="00794639">
        <w:tab/>
        <w:t>depending on &lt;fo&gt; settings</w:t>
      </w:r>
    </w:p>
    <w:p w14:paraId="01820124" w14:textId="77777777" w:rsidR="00AD6DB4" w:rsidRPr="00794639" w:rsidRDefault="00AD6DB4" w:rsidP="00AD6DB4">
      <w:r w:rsidRPr="00794639">
        <w:t>&lt;dcs&gt;</w:t>
      </w:r>
      <w:r w:rsidRPr="00794639">
        <w:tab/>
      </w:r>
      <w:r w:rsidRPr="00794639">
        <w:tab/>
        <w:t xml:space="preserve">SMS Data Coding Scheme (default value = </w:t>
      </w:r>
      <w:r w:rsidRPr="00794639">
        <w:rPr>
          <w:u w:val="single"/>
        </w:rPr>
        <w:t>0</w:t>
      </w:r>
      <w:r w:rsidRPr="00794639">
        <w:t xml:space="preserve">), or Cell Broadcast Data Coding Scheme in </w:t>
      </w:r>
      <w:r w:rsidRPr="00794639">
        <w:tab/>
      </w:r>
      <w:r w:rsidRPr="00794639">
        <w:tab/>
        <w:t>integer format</w:t>
      </w:r>
    </w:p>
    <w:p w14:paraId="7372813D" w14:textId="77777777" w:rsidR="00AD6DB4" w:rsidRPr="00794639" w:rsidRDefault="00AD6DB4" w:rsidP="00AD6DB4">
      <w:r w:rsidRPr="00794639">
        <w:t>&lt;dt&gt;</w:t>
      </w:r>
      <w:r w:rsidRPr="00794639">
        <w:tab/>
      </w:r>
      <w:r w:rsidRPr="00794639">
        <w:tab/>
        <w:t xml:space="preserve">Discharge time in time-string format “yy/MM/dd,hh:mm:ss+zz” where the characters </w:t>
      </w:r>
      <w:r w:rsidRPr="00794639">
        <w:tab/>
      </w:r>
      <w:r w:rsidRPr="00794639">
        <w:tab/>
      </w:r>
      <w:r w:rsidRPr="00794639">
        <w:tab/>
        <w:t>indicate year, month, day, hour, minutes, seconds and time zone.</w:t>
      </w:r>
    </w:p>
    <w:p w14:paraId="0AD50616" w14:textId="77777777" w:rsidR="00AD6DB4" w:rsidRPr="00794639" w:rsidRDefault="00AD6DB4" w:rsidP="00AD6DB4">
      <w:r w:rsidRPr="00794639">
        <w:tab/>
      </w:r>
      <w:r w:rsidRPr="00794639">
        <w:tab/>
        <w:t>For example, May 6, 1994, 10:10 pm GMT+2 hours is equals to “94/05/06,22:10:00+08”</w:t>
      </w:r>
    </w:p>
    <w:p w14:paraId="295741DA" w14:textId="0B627338" w:rsidR="00AD6DB4" w:rsidRPr="00794639" w:rsidRDefault="00AD6DB4" w:rsidP="00AD6DB4">
      <w:r w:rsidRPr="00794639">
        <w:t>&lt;fo&gt;</w:t>
      </w:r>
      <w:r w:rsidRPr="00794639">
        <w:tab/>
      </w:r>
      <w:r w:rsidRPr="00794639">
        <w:tab/>
        <w:t>First octet of SMS-DELIVER, SMS-SUBMIT (default value = 17), SMS-STATUS-</w:t>
      </w:r>
      <w:r w:rsidRPr="00794639">
        <w:tab/>
      </w:r>
      <w:r w:rsidRPr="00794639">
        <w:tab/>
      </w:r>
      <w:r w:rsidRPr="00794639">
        <w:tab/>
      </w:r>
      <w:r w:rsidRPr="00794639">
        <w:tab/>
        <w:t xml:space="preserve">REPORT, or SMS-COMMAND (default value = 2) in integer format depending on </w:t>
      </w:r>
      <w:r w:rsidRPr="00794639">
        <w:tab/>
      </w:r>
      <w:r w:rsidRPr="00794639">
        <w:tab/>
      </w:r>
      <w:r w:rsidRPr="00794639">
        <w:tab/>
      </w:r>
      <w:r w:rsidRPr="00794639">
        <w:tab/>
        <w:t>command or result code</w:t>
      </w:r>
      <w:bookmarkStart w:id="6493" w:name="_GoBack"/>
      <w:bookmarkEnd w:id="6493"/>
    </w:p>
    <w:p w14:paraId="13860318" w14:textId="77777777" w:rsidR="00AD6DB4" w:rsidRPr="00794639" w:rsidRDefault="00AD6DB4" w:rsidP="0059466D">
      <w:pPr>
        <w:pStyle w:val="Heading2"/>
      </w:pPr>
      <w:bookmarkStart w:id="6494" w:name="_Toc345081377"/>
      <w:bookmarkStart w:id="6495" w:name="_Toc349753119"/>
      <w:bookmarkStart w:id="6496" w:name="_Toc349754013"/>
      <w:bookmarkStart w:id="6497" w:name="_Ref366745227"/>
      <w:bookmarkStart w:id="6498" w:name="_Ref369092598"/>
      <w:bookmarkStart w:id="6499" w:name="_Toc368586079"/>
      <w:bookmarkStart w:id="6500" w:name="_Ref377990830"/>
      <w:bookmarkStart w:id="6501" w:name="_Toc486251662"/>
      <w:bookmarkStart w:id="6502" w:name="_Toc531700953"/>
      <w:r w:rsidRPr="00794639">
        <w:t xml:space="preserve">+CMGD Command: Delete </w:t>
      </w:r>
      <w:bookmarkEnd w:id="6494"/>
      <w:r w:rsidRPr="00794639">
        <w:t>Message</w:t>
      </w:r>
      <w:bookmarkStart w:id="6503" w:name="_Toc503199157"/>
      <w:bookmarkStart w:id="6504" w:name="_Toc503205178"/>
      <w:bookmarkEnd w:id="6495"/>
      <w:bookmarkEnd w:id="6496"/>
      <w:bookmarkEnd w:id="6497"/>
      <w:bookmarkEnd w:id="6498"/>
      <w:bookmarkEnd w:id="6499"/>
      <w:bookmarkEnd w:id="6500"/>
      <w:bookmarkEnd w:id="6501"/>
      <w:bookmarkEnd w:id="6502"/>
      <w:bookmarkEnd w:id="6503"/>
      <w:bookmarkEnd w:id="6504"/>
    </w:p>
    <w:tbl>
      <w:tblPr>
        <w:tblStyle w:val="TableSWIleft"/>
        <w:tblW w:w="8997" w:type="dxa"/>
        <w:tblLayout w:type="fixed"/>
        <w:tblLook w:val="04A0" w:firstRow="1" w:lastRow="0" w:firstColumn="1" w:lastColumn="0" w:noHBand="0" w:noVBand="1"/>
      </w:tblPr>
      <w:tblGrid>
        <w:gridCol w:w="1707"/>
        <w:gridCol w:w="7290"/>
      </w:tblGrid>
      <w:tr w:rsidR="00AD6DB4" w:rsidRPr="00794639" w14:paraId="5B64161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7315A5B" w14:textId="5665A235" w:rsidR="00AD6DB4" w:rsidRPr="00794639" w:rsidRDefault="00F22490">
            <w:pPr>
              <w:pStyle w:val="TableRowHead"/>
              <w:spacing w:before="144" w:after="144"/>
              <w:rPr>
                <w:rFonts w:cs="Arial"/>
                <w:bCs w:val="0"/>
              </w:rPr>
            </w:pPr>
            <w:r w:rsidRPr="00794639">
              <w:rPr>
                <w:lang w:eastAsia="zh-CN"/>
              </w:rPr>
              <w:t>HL7800</w:t>
            </w:r>
          </w:p>
        </w:tc>
      </w:tr>
      <w:tr w:rsidR="00AD6DB4" w:rsidRPr="00794639" w14:paraId="640E2E33" w14:textId="77777777" w:rsidTr="00953CD3">
        <w:trPr>
          <w:trHeight w:val="1221"/>
        </w:trPr>
        <w:tc>
          <w:tcPr>
            <w:tcW w:w="1707" w:type="dxa"/>
          </w:tcPr>
          <w:p w14:paraId="29B08A09"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74AC43A6" w14:textId="77777777" w:rsidR="00AD6DB4" w:rsidRPr="00794639" w:rsidRDefault="00AD6DB4" w:rsidP="00166AF3">
            <w:pPr>
              <w:pStyle w:val="TableBody"/>
            </w:pPr>
          </w:p>
          <w:p w14:paraId="0FAC22FB" w14:textId="77777777" w:rsidR="00AD6DB4" w:rsidRPr="00794639" w:rsidRDefault="00AD6DB4" w:rsidP="00166AF3">
            <w:pPr>
              <w:pStyle w:val="TableBody"/>
              <w:rPr>
                <w:u w:val="single"/>
              </w:rPr>
            </w:pPr>
            <w:r w:rsidRPr="00794639">
              <w:rPr>
                <w:u w:val="single"/>
              </w:rPr>
              <w:t>Syntax</w:t>
            </w:r>
          </w:p>
          <w:p w14:paraId="59C6AB68" w14:textId="77777777" w:rsidR="00AD6DB4" w:rsidRPr="00794639" w:rsidRDefault="00AD6DB4" w:rsidP="00166AF3">
            <w:pPr>
              <w:pStyle w:val="TableBody"/>
              <w:rPr>
                <w:b/>
              </w:rPr>
            </w:pPr>
            <w:r w:rsidRPr="00794639">
              <w:rPr>
                <w:b/>
              </w:rPr>
              <w:t>AT+CMGD=?</w:t>
            </w:r>
          </w:p>
          <w:p w14:paraId="35AAA5C6" w14:textId="77777777" w:rsidR="00AD6DB4" w:rsidRPr="00794639" w:rsidRDefault="00AD6DB4" w:rsidP="00166AF3">
            <w:pPr>
              <w:pStyle w:val="TableBody"/>
            </w:pPr>
          </w:p>
        </w:tc>
        <w:tc>
          <w:tcPr>
            <w:tcW w:w="7290" w:type="dxa"/>
          </w:tcPr>
          <w:p w14:paraId="6EA67378" w14:textId="77777777" w:rsidR="00AD6DB4" w:rsidRPr="00794639" w:rsidRDefault="00AD6DB4" w:rsidP="00166AF3">
            <w:pPr>
              <w:pStyle w:val="TableBody"/>
              <w:rPr>
                <w:rFonts w:ascii="Times New Roman" w:hAnsi="Times New Roman" w:cs="Times New Roman"/>
                <w:sz w:val="20"/>
                <w:szCs w:val="20"/>
                <w:u w:val="single"/>
              </w:rPr>
            </w:pPr>
          </w:p>
          <w:p w14:paraId="02A8BAEF" w14:textId="77777777" w:rsidR="00AD6DB4" w:rsidRPr="00794639" w:rsidRDefault="00AD6DB4" w:rsidP="00166AF3">
            <w:pPr>
              <w:pStyle w:val="TableBody"/>
              <w:rPr>
                <w:u w:val="single"/>
              </w:rPr>
            </w:pPr>
          </w:p>
          <w:p w14:paraId="1E180B83" w14:textId="77777777" w:rsidR="00AD6DB4" w:rsidRPr="00794639" w:rsidRDefault="00AD6DB4" w:rsidP="00166AF3">
            <w:pPr>
              <w:pStyle w:val="TableBody"/>
              <w:rPr>
                <w:u w:val="single"/>
              </w:rPr>
            </w:pPr>
            <w:r w:rsidRPr="00794639">
              <w:rPr>
                <w:u w:val="single"/>
              </w:rPr>
              <w:t>Response</w:t>
            </w:r>
          </w:p>
          <w:p w14:paraId="1B7E6C46" w14:textId="77777777" w:rsidR="00AD6DB4" w:rsidRPr="00794639" w:rsidRDefault="00AD6DB4" w:rsidP="00166AF3">
            <w:pPr>
              <w:pStyle w:val="TableBody"/>
            </w:pPr>
            <w:r w:rsidRPr="00794639">
              <w:rPr>
                <w:b/>
              </w:rPr>
              <w:t>+CMGD:</w:t>
            </w:r>
            <w:r w:rsidRPr="00794639">
              <w:t xml:space="preserve"> (list of supported </w:t>
            </w:r>
            <w:r w:rsidRPr="00794639">
              <w:rPr>
                <w:b/>
              </w:rPr>
              <w:t>&lt;index&gt;</w:t>
            </w:r>
            <w:r w:rsidRPr="00794639">
              <w:t xml:space="preserve">es)[,(list of supported </w:t>
            </w:r>
            <w:r w:rsidRPr="00794639">
              <w:rPr>
                <w:b/>
              </w:rPr>
              <w:t>&lt;delflag&gt;</w:t>
            </w:r>
            <w:r w:rsidRPr="00794639">
              <w:t>s)]</w:t>
            </w:r>
          </w:p>
          <w:p w14:paraId="5C0C6F14" w14:textId="77777777" w:rsidR="00AD6DB4" w:rsidRPr="00794639" w:rsidRDefault="00AD6DB4" w:rsidP="00166AF3">
            <w:pPr>
              <w:pStyle w:val="TableBody"/>
              <w:rPr>
                <w:b/>
              </w:rPr>
            </w:pPr>
            <w:r w:rsidRPr="00794639">
              <w:rPr>
                <w:b/>
              </w:rPr>
              <w:t>OK</w:t>
            </w:r>
          </w:p>
        </w:tc>
      </w:tr>
      <w:tr w:rsidR="00AD6DB4" w:rsidRPr="00794639" w14:paraId="4FFD0FC9" w14:textId="77777777" w:rsidTr="00953CD3">
        <w:trPr>
          <w:cantSplit w:val="0"/>
          <w:trHeight w:val="1316"/>
        </w:trPr>
        <w:tc>
          <w:tcPr>
            <w:tcW w:w="1707" w:type="dxa"/>
          </w:tcPr>
          <w:p w14:paraId="0F0F55DD"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5A5DB203" w14:textId="77777777" w:rsidR="00AD6DB4" w:rsidRPr="00794639" w:rsidRDefault="00AD6DB4" w:rsidP="00166AF3">
            <w:pPr>
              <w:pStyle w:val="TableBody"/>
            </w:pPr>
          </w:p>
          <w:p w14:paraId="5782F5CE" w14:textId="77777777" w:rsidR="00AD6DB4" w:rsidRPr="00794639" w:rsidRDefault="00AD6DB4" w:rsidP="00166AF3">
            <w:pPr>
              <w:pStyle w:val="TableBody"/>
              <w:rPr>
                <w:u w:val="single"/>
              </w:rPr>
            </w:pPr>
            <w:r w:rsidRPr="00794639">
              <w:rPr>
                <w:u w:val="single"/>
              </w:rPr>
              <w:t>Syntax</w:t>
            </w:r>
          </w:p>
          <w:p w14:paraId="561CBC12" w14:textId="77777777" w:rsidR="00AD6DB4" w:rsidRPr="00794639" w:rsidRDefault="00AD6DB4" w:rsidP="00166AF3">
            <w:pPr>
              <w:pStyle w:val="TableBody"/>
              <w:rPr>
                <w:b/>
              </w:rPr>
            </w:pPr>
            <w:r w:rsidRPr="00794639">
              <w:rPr>
                <w:b/>
              </w:rPr>
              <w:t>AT+CMGD=</w:t>
            </w:r>
            <w:r w:rsidRPr="00794639">
              <w:rPr>
                <w:b/>
              </w:rPr>
              <w:br/>
              <w:t>&lt;index&gt;</w:t>
            </w:r>
            <w:r w:rsidRPr="00794639">
              <w:rPr>
                <w:b/>
              </w:rPr>
              <w:br/>
              <w:t>[,&lt;delflag&gt;]</w:t>
            </w:r>
          </w:p>
        </w:tc>
        <w:tc>
          <w:tcPr>
            <w:tcW w:w="7290" w:type="dxa"/>
          </w:tcPr>
          <w:p w14:paraId="2767EF62" w14:textId="77777777" w:rsidR="00AD6DB4" w:rsidRPr="00794639" w:rsidRDefault="00AD6DB4" w:rsidP="00166AF3">
            <w:pPr>
              <w:pStyle w:val="TableBody"/>
              <w:rPr>
                <w:rFonts w:ascii="Times New Roman" w:hAnsi="Times New Roman" w:cs="Times New Roman"/>
                <w:sz w:val="20"/>
                <w:szCs w:val="20"/>
                <w:u w:val="single"/>
              </w:rPr>
            </w:pPr>
          </w:p>
          <w:p w14:paraId="59574B35" w14:textId="77777777" w:rsidR="00AD6DB4" w:rsidRPr="00794639" w:rsidRDefault="00AD6DB4" w:rsidP="00166AF3">
            <w:pPr>
              <w:pStyle w:val="TableBody"/>
              <w:rPr>
                <w:u w:val="single"/>
              </w:rPr>
            </w:pPr>
          </w:p>
          <w:p w14:paraId="04ED0A79" w14:textId="77777777" w:rsidR="00AD6DB4" w:rsidRPr="00794639" w:rsidRDefault="00AD6DB4" w:rsidP="00166AF3">
            <w:pPr>
              <w:pStyle w:val="TableBody"/>
              <w:rPr>
                <w:u w:val="single"/>
              </w:rPr>
            </w:pPr>
            <w:r w:rsidRPr="00794639">
              <w:rPr>
                <w:u w:val="single"/>
              </w:rPr>
              <w:t>Response</w:t>
            </w:r>
          </w:p>
          <w:p w14:paraId="14B76BBF" w14:textId="77777777" w:rsidR="00AD6DB4" w:rsidRPr="00794639" w:rsidRDefault="00AD6DB4" w:rsidP="00166AF3">
            <w:pPr>
              <w:pStyle w:val="TableBody"/>
              <w:rPr>
                <w:b/>
              </w:rPr>
            </w:pPr>
            <w:r w:rsidRPr="00794639">
              <w:rPr>
                <w:b/>
              </w:rPr>
              <w:t>OK</w:t>
            </w:r>
          </w:p>
          <w:p w14:paraId="5BAD432B" w14:textId="4EF6538F" w:rsidR="00AD6DB4" w:rsidRPr="00794639" w:rsidRDefault="00AD6DB4" w:rsidP="00166AF3">
            <w:pPr>
              <w:pStyle w:val="TableBody"/>
              <w:rPr>
                <w:lang w:eastAsia="zh-CN"/>
              </w:rPr>
            </w:pPr>
          </w:p>
          <w:p w14:paraId="5AF0729C" w14:textId="77777777" w:rsidR="008B0C73" w:rsidRPr="00794639" w:rsidRDefault="008B0C73" w:rsidP="00166AF3">
            <w:pPr>
              <w:pStyle w:val="TableBody"/>
              <w:rPr>
                <w:lang w:eastAsia="zh-CN"/>
              </w:rPr>
            </w:pPr>
          </w:p>
          <w:p w14:paraId="20F6BF16" w14:textId="77777777" w:rsidR="00AD6DB4" w:rsidRPr="00794639" w:rsidRDefault="00AD6DB4" w:rsidP="00166AF3">
            <w:pPr>
              <w:pStyle w:val="TableBody"/>
              <w:rPr>
                <w:lang w:eastAsia="zh-CN"/>
              </w:rPr>
            </w:pPr>
            <w:r w:rsidRPr="00794639">
              <w:rPr>
                <w:lang w:eastAsia="zh-CN"/>
              </w:rPr>
              <w:lastRenderedPageBreak/>
              <w:t>or</w:t>
            </w:r>
          </w:p>
          <w:p w14:paraId="350D6923" w14:textId="4EF4AE78" w:rsidR="00AD6DB4" w:rsidRPr="00794639" w:rsidRDefault="00AD6DB4" w:rsidP="00166AF3">
            <w:pPr>
              <w:pStyle w:val="TableBody"/>
              <w:rPr>
                <w:b/>
                <w:lang w:eastAsia="zh-CN"/>
              </w:rPr>
            </w:pPr>
            <w:r w:rsidRPr="00794639">
              <w:rPr>
                <w:b/>
                <w:lang w:eastAsia="zh-CN"/>
              </w:rPr>
              <w:t>+CMS ERROR: &lt;err&gt;</w:t>
            </w:r>
          </w:p>
          <w:p w14:paraId="1BD60A89" w14:textId="77777777" w:rsidR="00033AE1" w:rsidRPr="00794639" w:rsidRDefault="00033AE1" w:rsidP="00166AF3">
            <w:pPr>
              <w:pStyle w:val="TableBody"/>
              <w:rPr>
                <w:b/>
                <w:lang w:eastAsia="zh-CN"/>
              </w:rPr>
            </w:pPr>
          </w:p>
          <w:p w14:paraId="050C455E" w14:textId="77777777" w:rsidR="00AD6DB4" w:rsidRPr="00794639" w:rsidRDefault="00AD6DB4" w:rsidP="00166AF3">
            <w:pPr>
              <w:pStyle w:val="TableBody"/>
              <w:rPr>
                <w:u w:val="single"/>
                <w:lang w:eastAsia="fr-FR"/>
              </w:rPr>
            </w:pPr>
            <w:r w:rsidRPr="00794639">
              <w:rPr>
                <w:u w:val="single"/>
              </w:rPr>
              <w:t>Parameters</w:t>
            </w:r>
          </w:p>
          <w:p w14:paraId="42CDC9FE" w14:textId="77777777" w:rsidR="00AD6DB4" w:rsidRPr="00794639" w:rsidRDefault="00AD6DB4" w:rsidP="00166AF3">
            <w:pPr>
              <w:pStyle w:val="TableBody"/>
            </w:pPr>
            <w:r w:rsidRPr="00794639">
              <w:rPr>
                <w:b/>
              </w:rPr>
              <w:t>&lt;delflag&gt;</w:t>
            </w:r>
            <w:r w:rsidRPr="00794639">
              <w:tab/>
              <w:t>Integer indicating multiple message deletion request</w:t>
            </w:r>
          </w:p>
          <w:p w14:paraId="6BCADA81" w14:textId="77777777" w:rsidR="00AD6DB4" w:rsidRPr="00794639" w:rsidRDefault="00AD6DB4" w:rsidP="00166AF3">
            <w:pPr>
              <w:pStyle w:val="TableBody"/>
            </w:pPr>
            <w:r w:rsidRPr="00794639">
              <w:t>0 (or omitted)</w:t>
            </w:r>
            <w:r w:rsidRPr="00794639">
              <w:rPr>
                <w:lang w:eastAsia="zh-CN"/>
              </w:rPr>
              <w:tab/>
            </w:r>
            <w:r w:rsidRPr="00794639">
              <w:t xml:space="preserve">Delete the message specified in &lt;index&gt; </w:t>
            </w:r>
          </w:p>
          <w:p w14:paraId="602D80C5" w14:textId="571CE017" w:rsidR="00AD6DB4" w:rsidRPr="00794639" w:rsidRDefault="00AD6DB4" w:rsidP="00166AF3">
            <w:pPr>
              <w:pStyle w:val="TableBody"/>
            </w:pPr>
            <w:r w:rsidRPr="00794639">
              <w:t>1</w:t>
            </w:r>
            <w:r w:rsidRPr="00794639">
              <w:rPr>
                <w:lang w:eastAsia="zh-CN"/>
              </w:rPr>
              <w:tab/>
            </w:r>
            <w:r w:rsidRPr="00794639">
              <w:rPr>
                <w:lang w:eastAsia="zh-CN"/>
              </w:rPr>
              <w:tab/>
            </w:r>
            <w:r w:rsidRPr="00794639">
              <w:t xml:space="preserve">Delete all read messages from preferred message storage, leaving </w:t>
            </w:r>
            <w:r w:rsidR="008B0C73" w:rsidRPr="00794639">
              <w:tab/>
            </w:r>
            <w:r w:rsidR="008B0C73" w:rsidRPr="00794639">
              <w:tab/>
            </w:r>
            <w:r w:rsidR="008B0C73" w:rsidRPr="00794639">
              <w:tab/>
            </w:r>
            <w:r w:rsidRPr="00794639">
              <w:t xml:space="preserve">unread messages and stored mobile originated messages (whether sent </w:t>
            </w:r>
            <w:r w:rsidR="008B0C73" w:rsidRPr="00794639">
              <w:tab/>
            </w:r>
            <w:r w:rsidR="008B0C73" w:rsidRPr="00794639">
              <w:tab/>
            </w:r>
            <w:r w:rsidRPr="00794639">
              <w:t>or not) untouched</w:t>
            </w:r>
          </w:p>
          <w:p w14:paraId="4CB1F3C9" w14:textId="32B86750" w:rsidR="00AD6DB4" w:rsidRPr="00794639" w:rsidRDefault="00AD6DB4" w:rsidP="00166AF3">
            <w:pPr>
              <w:pStyle w:val="TableBody"/>
            </w:pPr>
            <w:r w:rsidRPr="00794639">
              <w:t>2</w:t>
            </w:r>
            <w:r w:rsidRPr="00794639">
              <w:rPr>
                <w:lang w:eastAsia="zh-CN"/>
              </w:rPr>
              <w:tab/>
            </w:r>
            <w:r w:rsidRPr="00794639">
              <w:rPr>
                <w:lang w:eastAsia="zh-CN"/>
              </w:rPr>
              <w:tab/>
            </w:r>
            <w:r w:rsidRPr="00794639">
              <w:t xml:space="preserve">Delete all read messages from preferred message storage and sent </w:t>
            </w:r>
            <w:r w:rsidR="008B0C73" w:rsidRPr="00794639">
              <w:tab/>
            </w:r>
            <w:r w:rsidR="008B0C73" w:rsidRPr="00794639">
              <w:tab/>
            </w:r>
            <w:r w:rsidR="008B0C73" w:rsidRPr="00794639">
              <w:tab/>
            </w:r>
            <w:r w:rsidRPr="00794639">
              <w:t xml:space="preserve">mobile originated messages, leaving unread messages and unsent mobile </w:t>
            </w:r>
            <w:r w:rsidR="008B0C73" w:rsidRPr="00794639">
              <w:tab/>
            </w:r>
            <w:r w:rsidR="008B0C73" w:rsidRPr="00794639">
              <w:tab/>
            </w:r>
            <w:r w:rsidRPr="00794639">
              <w:t>originated messages untouched</w:t>
            </w:r>
          </w:p>
          <w:p w14:paraId="61E24746" w14:textId="6760244E" w:rsidR="00AD6DB4" w:rsidRPr="00794639" w:rsidRDefault="00AD6DB4" w:rsidP="00166AF3">
            <w:pPr>
              <w:pStyle w:val="TableBody"/>
            </w:pPr>
            <w:r w:rsidRPr="00794639">
              <w:t>3</w:t>
            </w:r>
            <w:r w:rsidRPr="00794639">
              <w:rPr>
                <w:lang w:eastAsia="zh-CN"/>
              </w:rPr>
              <w:tab/>
            </w:r>
            <w:r w:rsidRPr="00794639">
              <w:rPr>
                <w:lang w:eastAsia="zh-CN"/>
              </w:rPr>
              <w:tab/>
            </w:r>
            <w:r w:rsidRPr="00794639">
              <w:t xml:space="preserve">Delete all read messages from preferred message storage, sent and </w:t>
            </w:r>
            <w:r w:rsidR="008B0C73" w:rsidRPr="00794639">
              <w:tab/>
            </w:r>
            <w:r w:rsidR="008B0C73" w:rsidRPr="00794639">
              <w:tab/>
            </w:r>
            <w:r w:rsidR="008B0C73" w:rsidRPr="00794639">
              <w:tab/>
            </w:r>
            <w:r w:rsidRPr="00794639">
              <w:t>unsent mobile originated messages leaving unread messages untouched</w:t>
            </w:r>
          </w:p>
          <w:p w14:paraId="40D53FCA" w14:textId="6E5D9FAC" w:rsidR="00AD6DB4" w:rsidRPr="00794639" w:rsidRDefault="00AD6DB4" w:rsidP="00166AF3">
            <w:pPr>
              <w:pStyle w:val="TableBody"/>
            </w:pPr>
            <w:r w:rsidRPr="00794639">
              <w:t>4</w:t>
            </w:r>
            <w:r w:rsidRPr="00794639">
              <w:rPr>
                <w:lang w:eastAsia="zh-CN"/>
              </w:rPr>
              <w:tab/>
            </w:r>
            <w:r w:rsidRPr="00794639">
              <w:rPr>
                <w:lang w:eastAsia="zh-CN"/>
              </w:rPr>
              <w:tab/>
            </w:r>
            <w:r w:rsidRPr="00794639">
              <w:t xml:space="preserve">Delete all messages from preferred message storage including unread </w:t>
            </w:r>
            <w:r w:rsidRPr="00794639">
              <w:tab/>
            </w:r>
            <w:r w:rsidRPr="00794639">
              <w:tab/>
              <w:t>messages</w:t>
            </w:r>
          </w:p>
        </w:tc>
      </w:tr>
      <w:tr w:rsidR="00AD6DB4" w:rsidRPr="00794639" w14:paraId="25205406" w14:textId="77777777" w:rsidTr="00953CD3">
        <w:trPr>
          <w:trHeight w:val="65"/>
        </w:trPr>
        <w:tc>
          <w:tcPr>
            <w:tcW w:w="1707" w:type="dxa"/>
          </w:tcPr>
          <w:p w14:paraId="3A535EF9" w14:textId="77777777" w:rsidR="00AD6DB4" w:rsidRPr="00794639" w:rsidRDefault="00AD6DB4" w:rsidP="00166AF3">
            <w:pPr>
              <w:pStyle w:val="TableBody"/>
            </w:pPr>
            <w:r w:rsidRPr="00794639">
              <w:rPr>
                <w:u w:val="single"/>
              </w:rPr>
              <w:lastRenderedPageBreak/>
              <w:t>Notes</w:t>
            </w:r>
          </w:p>
          <w:p w14:paraId="2B6F3ED7" w14:textId="77777777" w:rsidR="00AD6DB4" w:rsidRPr="00794639" w:rsidRDefault="00AD6DB4" w:rsidP="00166AF3">
            <w:pPr>
              <w:pStyle w:val="TableBody"/>
              <w:rPr>
                <w:u w:val="single"/>
              </w:rPr>
            </w:pPr>
          </w:p>
        </w:tc>
        <w:tc>
          <w:tcPr>
            <w:tcW w:w="7290" w:type="dxa"/>
          </w:tcPr>
          <w:p w14:paraId="65CA836A" w14:textId="77777777" w:rsidR="00AD6DB4" w:rsidRPr="00794639" w:rsidRDefault="00AD6DB4" w:rsidP="00166AF3">
            <w:pPr>
              <w:pStyle w:val="TableBody"/>
            </w:pPr>
            <w:r w:rsidRPr="00794639">
              <w:t>Execution command deletes message from preferred message storage &lt;mem1&gt;, location &lt;index&gt;. If &lt;delflag&gt; is present and not set to 0 then the ME shall ignore &lt;index&gt; and follow the rules for &lt;delflag&gt; shown above.</w:t>
            </w:r>
          </w:p>
        </w:tc>
      </w:tr>
    </w:tbl>
    <w:p w14:paraId="64442DD7" w14:textId="77777777" w:rsidR="00AD6DB4" w:rsidRPr="00794639" w:rsidRDefault="00AD6DB4" w:rsidP="0059466D">
      <w:pPr>
        <w:pStyle w:val="Heading2"/>
      </w:pPr>
      <w:bookmarkStart w:id="6505" w:name="_Toc345081378"/>
      <w:bookmarkStart w:id="6506" w:name="_Toc349753120"/>
      <w:bookmarkStart w:id="6507" w:name="_Toc349754014"/>
      <w:bookmarkStart w:id="6508" w:name="_Ref366745236"/>
      <w:bookmarkStart w:id="6509" w:name="_Ref369092608"/>
      <w:bookmarkStart w:id="6510" w:name="_Toc368586080"/>
      <w:bookmarkStart w:id="6511" w:name="_Toc486251663"/>
      <w:bookmarkStart w:id="6512" w:name="_Toc531700954"/>
      <w:r w:rsidRPr="00794639">
        <w:t xml:space="preserve">+CMGF Command: Set Message </w:t>
      </w:r>
      <w:bookmarkEnd w:id="6505"/>
      <w:r w:rsidRPr="00794639">
        <w:t>Format</w:t>
      </w:r>
      <w:bookmarkStart w:id="6513" w:name="_Toc503199158"/>
      <w:bookmarkStart w:id="6514" w:name="_Toc503205179"/>
      <w:bookmarkEnd w:id="6506"/>
      <w:bookmarkEnd w:id="6507"/>
      <w:bookmarkEnd w:id="6508"/>
      <w:bookmarkEnd w:id="6509"/>
      <w:bookmarkEnd w:id="6510"/>
      <w:bookmarkEnd w:id="6511"/>
      <w:bookmarkEnd w:id="6512"/>
      <w:bookmarkEnd w:id="6513"/>
      <w:bookmarkEnd w:id="6514"/>
    </w:p>
    <w:tbl>
      <w:tblPr>
        <w:tblStyle w:val="TableSWIleft"/>
        <w:tblW w:w="8997" w:type="dxa"/>
        <w:tblLayout w:type="fixed"/>
        <w:tblLook w:val="04A0" w:firstRow="1" w:lastRow="0" w:firstColumn="1" w:lastColumn="0" w:noHBand="0" w:noVBand="1"/>
      </w:tblPr>
      <w:tblGrid>
        <w:gridCol w:w="1707"/>
        <w:gridCol w:w="7290"/>
      </w:tblGrid>
      <w:tr w:rsidR="00AD6DB4" w:rsidRPr="00794639" w14:paraId="4CF6362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69F6BC5" w14:textId="022AA37C" w:rsidR="00AD6DB4" w:rsidRPr="00794639" w:rsidRDefault="00F22490">
            <w:pPr>
              <w:pStyle w:val="TableRowHead"/>
              <w:spacing w:before="144" w:after="144"/>
              <w:rPr>
                <w:rFonts w:cs="Arial"/>
              </w:rPr>
            </w:pPr>
            <w:r w:rsidRPr="00794639">
              <w:rPr>
                <w:lang w:eastAsia="zh-CN"/>
              </w:rPr>
              <w:t>HL7800</w:t>
            </w:r>
          </w:p>
        </w:tc>
      </w:tr>
      <w:tr w:rsidR="00AD6DB4" w:rsidRPr="00794639" w14:paraId="388F5CD1" w14:textId="77777777" w:rsidTr="00953CD3">
        <w:trPr>
          <w:trHeight w:val="1221"/>
        </w:trPr>
        <w:tc>
          <w:tcPr>
            <w:tcW w:w="1707" w:type="dxa"/>
          </w:tcPr>
          <w:p w14:paraId="1C88BBAE"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4494D48F" w14:textId="77777777" w:rsidR="00AD6DB4" w:rsidRPr="00794639" w:rsidRDefault="00AD6DB4" w:rsidP="00166AF3">
            <w:pPr>
              <w:pStyle w:val="TableBody"/>
            </w:pPr>
          </w:p>
          <w:p w14:paraId="1CAB3D54" w14:textId="77777777" w:rsidR="00AD6DB4" w:rsidRPr="00794639" w:rsidRDefault="00AD6DB4" w:rsidP="00166AF3">
            <w:pPr>
              <w:pStyle w:val="TableBody"/>
              <w:rPr>
                <w:u w:val="single"/>
              </w:rPr>
            </w:pPr>
            <w:r w:rsidRPr="00794639">
              <w:rPr>
                <w:u w:val="single"/>
              </w:rPr>
              <w:t>Syntax</w:t>
            </w:r>
          </w:p>
          <w:p w14:paraId="705C8F03" w14:textId="77777777" w:rsidR="00AD6DB4" w:rsidRPr="00794639" w:rsidRDefault="00AD6DB4" w:rsidP="00166AF3">
            <w:pPr>
              <w:pStyle w:val="TableBody"/>
              <w:rPr>
                <w:b/>
              </w:rPr>
            </w:pPr>
            <w:r w:rsidRPr="00794639">
              <w:rPr>
                <w:b/>
              </w:rPr>
              <w:t>AT+CMGF=?</w:t>
            </w:r>
          </w:p>
        </w:tc>
        <w:tc>
          <w:tcPr>
            <w:tcW w:w="7290" w:type="dxa"/>
          </w:tcPr>
          <w:p w14:paraId="29E75B94" w14:textId="77777777" w:rsidR="00AD6DB4" w:rsidRPr="00794639" w:rsidRDefault="00AD6DB4" w:rsidP="00166AF3">
            <w:pPr>
              <w:pStyle w:val="TableBody"/>
              <w:rPr>
                <w:rFonts w:ascii="Times New Roman" w:hAnsi="Times New Roman" w:cs="Times New Roman"/>
                <w:sz w:val="20"/>
                <w:szCs w:val="20"/>
                <w:u w:val="single"/>
              </w:rPr>
            </w:pPr>
          </w:p>
          <w:p w14:paraId="2BB10F6A" w14:textId="77777777" w:rsidR="00AD6DB4" w:rsidRPr="00794639" w:rsidRDefault="00AD6DB4" w:rsidP="00166AF3">
            <w:pPr>
              <w:pStyle w:val="TableBody"/>
              <w:rPr>
                <w:u w:val="single"/>
              </w:rPr>
            </w:pPr>
          </w:p>
          <w:p w14:paraId="42A91665" w14:textId="77777777" w:rsidR="00AD6DB4" w:rsidRPr="00794639" w:rsidRDefault="00AD6DB4" w:rsidP="00166AF3">
            <w:pPr>
              <w:pStyle w:val="TableBody"/>
              <w:rPr>
                <w:u w:val="single"/>
              </w:rPr>
            </w:pPr>
            <w:r w:rsidRPr="00794639">
              <w:rPr>
                <w:u w:val="single"/>
              </w:rPr>
              <w:t>Response</w:t>
            </w:r>
          </w:p>
          <w:p w14:paraId="6BCD0611" w14:textId="77777777" w:rsidR="00AD6DB4" w:rsidRPr="00794639" w:rsidRDefault="00AD6DB4" w:rsidP="00166AF3">
            <w:pPr>
              <w:pStyle w:val="TableBody"/>
            </w:pPr>
            <w:r w:rsidRPr="00794639">
              <w:rPr>
                <w:b/>
              </w:rPr>
              <w:t>+CMGF:</w:t>
            </w:r>
            <w:r w:rsidRPr="00794639">
              <w:t xml:space="preserve"> (list of supported </w:t>
            </w:r>
            <w:r w:rsidRPr="00794639">
              <w:rPr>
                <w:b/>
              </w:rPr>
              <w:t>&lt;mode&gt;</w:t>
            </w:r>
            <w:r w:rsidRPr="00794639">
              <w:t>s)</w:t>
            </w:r>
          </w:p>
          <w:p w14:paraId="336EB12A" w14:textId="77777777" w:rsidR="00AD6DB4" w:rsidRPr="00794639" w:rsidRDefault="00AD6DB4" w:rsidP="00166AF3">
            <w:pPr>
              <w:pStyle w:val="TableBody"/>
              <w:rPr>
                <w:b/>
              </w:rPr>
            </w:pPr>
            <w:r w:rsidRPr="00794639">
              <w:rPr>
                <w:b/>
              </w:rPr>
              <w:t>OK</w:t>
            </w:r>
          </w:p>
        </w:tc>
      </w:tr>
      <w:tr w:rsidR="00AD6DB4" w:rsidRPr="00794639" w14:paraId="1FCC816E" w14:textId="77777777" w:rsidTr="00953CD3">
        <w:trPr>
          <w:trHeight w:val="1316"/>
        </w:trPr>
        <w:tc>
          <w:tcPr>
            <w:tcW w:w="1707" w:type="dxa"/>
          </w:tcPr>
          <w:p w14:paraId="6EE89F7B"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6D3B1E8D" w14:textId="77777777" w:rsidR="00AD6DB4" w:rsidRPr="00794639" w:rsidRDefault="00AD6DB4" w:rsidP="00166AF3">
            <w:pPr>
              <w:pStyle w:val="TableBody"/>
            </w:pPr>
          </w:p>
          <w:p w14:paraId="10100495" w14:textId="77777777" w:rsidR="00AD6DB4" w:rsidRPr="00794639" w:rsidRDefault="00AD6DB4" w:rsidP="00166AF3">
            <w:pPr>
              <w:pStyle w:val="TableBody"/>
              <w:rPr>
                <w:u w:val="single"/>
              </w:rPr>
            </w:pPr>
            <w:r w:rsidRPr="00794639">
              <w:rPr>
                <w:u w:val="single"/>
              </w:rPr>
              <w:t>Syntax</w:t>
            </w:r>
          </w:p>
          <w:p w14:paraId="518C7742" w14:textId="77777777" w:rsidR="00AD6DB4" w:rsidRPr="00794639" w:rsidRDefault="00AD6DB4" w:rsidP="00166AF3">
            <w:pPr>
              <w:pStyle w:val="TableBody"/>
              <w:rPr>
                <w:b/>
              </w:rPr>
            </w:pPr>
            <w:r w:rsidRPr="00794639">
              <w:rPr>
                <w:b/>
              </w:rPr>
              <w:t>AT+CMGF?</w:t>
            </w:r>
          </w:p>
        </w:tc>
        <w:tc>
          <w:tcPr>
            <w:tcW w:w="7290" w:type="dxa"/>
          </w:tcPr>
          <w:p w14:paraId="14C8027C" w14:textId="77777777" w:rsidR="00AD6DB4" w:rsidRPr="00794639" w:rsidRDefault="00AD6DB4" w:rsidP="00166AF3">
            <w:pPr>
              <w:pStyle w:val="TableBody"/>
              <w:rPr>
                <w:rFonts w:ascii="Times New Roman" w:hAnsi="Times New Roman" w:cs="Times New Roman"/>
                <w:sz w:val="20"/>
                <w:szCs w:val="20"/>
                <w:u w:val="single"/>
              </w:rPr>
            </w:pPr>
          </w:p>
          <w:p w14:paraId="58140AEA" w14:textId="77777777" w:rsidR="00AD6DB4" w:rsidRPr="00794639" w:rsidRDefault="00AD6DB4" w:rsidP="00166AF3">
            <w:pPr>
              <w:pStyle w:val="TableBody"/>
              <w:rPr>
                <w:u w:val="single"/>
              </w:rPr>
            </w:pPr>
          </w:p>
          <w:p w14:paraId="13F391DF" w14:textId="77777777" w:rsidR="00AD6DB4" w:rsidRPr="00794639" w:rsidRDefault="00AD6DB4" w:rsidP="00166AF3">
            <w:pPr>
              <w:pStyle w:val="TableBody"/>
              <w:rPr>
                <w:u w:val="single"/>
              </w:rPr>
            </w:pPr>
            <w:r w:rsidRPr="00794639">
              <w:rPr>
                <w:u w:val="single"/>
              </w:rPr>
              <w:t>Response</w:t>
            </w:r>
          </w:p>
          <w:p w14:paraId="022FC9D8" w14:textId="77777777" w:rsidR="00AD6DB4" w:rsidRPr="00794639" w:rsidRDefault="00AD6DB4" w:rsidP="00166AF3">
            <w:pPr>
              <w:pStyle w:val="TableBody"/>
              <w:rPr>
                <w:b/>
              </w:rPr>
            </w:pPr>
            <w:r w:rsidRPr="00794639">
              <w:rPr>
                <w:b/>
              </w:rPr>
              <w:t>+CMGF: &lt;mode&gt;</w:t>
            </w:r>
          </w:p>
          <w:p w14:paraId="7E5F0EEC" w14:textId="77777777" w:rsidR="00AD6DB4" w:rsidRPr="00794639" w:rsidRDefault="00AD6DB4" w:rsidP="00166AF3">
            <w:pPr>
              <w:pStyle w:val="TableBody"/>
            </w:pPr>
            <w:r w:rsidRPr="00794639">
              <w:rPr>
                <w:b/>
              </w:rPr>
              <w:t>OK</w:t>
            </w:r>
          </w:p>
        </w:tc>
      </w:tr>
      <w:tr w:rsidR="00AD6DB4" w:rsidRPr="00794639" w14:paraId="540FD854" w14:textId="77777777" w:rsidTr="00953CD3">
        <w:trPr>
          <w:trHeight w:val="1316"/>
        </w:trPr>
        <w:tc>
          <w:tcPr>
            <w:tcW w:w="1707" w:type="dxa"/>
          </w:tcPr>
          <w:p w14:paraId="038E0F96" w14:textId="77777777" w:rsidR="00AD6DB4" w:rsidRPr="00794639" w:rsidRDefault="00AD6DB4" w:rsidP="00166AF3">
            <w:pPr>
              <w:pStyle w:val="TableBody"/>
              <w:rPr>
                <w:rFonts w:ascii="Times New Roman" w:hAnsi="Times New Roman" w:cs="Times New Roman"/>
                <w:i/>
                <w:sz w:val="20"/>
                <w:szCs w:val="20"/>
              </w:rPr>
            </w:pPr>
            <w:r w:rsidRPr="00794639">
              <w:rPr>
                <w:i/>
              </w:rPr>
              <w:t>Execute command</w:t>
            </w:r>
          </w:p>
          <w:p w14:paraId="7BF8B0ED" w14:textId="77777777" w:rsidR="00AD6DB4" w:rsidRPr="00794639" w:rsidRDefault="00AD6DB4" w:rsidP="00166AF3">
            <w:pPr>
              <w:pStyle w:val="TableBody"/>
            </w:pPr>
          </w:p>
          <w:p w14:paraId="0EA86039" w14:textId="77777777" w:rsidR="00AD6DB4" w:rsidRPr="00794639" w:rsidRDefault="00AD6DB4" w:rsidP="00166AF3">
            <w:pPr>
              <w:pStyle w:val="TableBody"/>
              <w:rPr>
                <w:u w:val="single"/>
              </w:rPr>
            </w:pPr>
            <w:r w:rsidRPr="00794639">
              <w:rPr>
                <w:u w:val="single"/>
              </w:rPr>
              <w:t>Syntax</w:t>
            </w:r>
          </w:p>
          <w:p w14:paraId="6C802260" w14:textId="77777777" w:rsidR="00AD6DB4" w:rsidRPr="00794639" w:rsidRDefault="00AD6DB4" w:rsidP="00166AF3">
            <w:pPr>
              <w:pStyle w:val="TableBody"/>
              <w:rPr>
                <w:b/>
              </w:rPr>
            </w:pPr>
            <w:r w:rsidRPr="00794639">
              <w:rPr>
                <w:b/>
              </w:rPr>
              <w:t>AT+CMGF=</w:t>
            </w:r>
            <w:r w:rsidRPr="00794639">
              <w:rPr>
                <w:b/>
              </w:rPr>
              <w:br/>
              <w:t>[&lt;mode&gt;]</w:t>
            </w:r>
          </w:p>
        </w:tc>
        <w:tc>
          <w:tcPr>
            <w:tcW w:w="7290" w:type="dxa"/>
          </w:tcPr>
          <w:p w14:paraId="0AB3BB82" w14:textId="77777777" w:rsidR="00AD6DB4" w:rsidRPr="00794639" w:rsidRDefault="00AD6DB4" w:rsidP="00166AF3">
            <w:pPr>
              <w:pStyle w:val="TableBody"/>
              <w:rPr>
                <w:rFonts w:ascii="Times New Roman" w:hAnsi="Times New Roman" w:cs="Times New Roman"/>
                <w:sz w:val="20"/>
                <w:szCs w:val="20"/>
                <w:u w:val="single"/>
              </w:rPr>
            </w:pPr>
          </w:p>
          <w:p w14:paraId="2C2D1CCE" w14:textId="77777777" w:rsidR="00AD6DB4" w:rsidRPr="00794639" w:rsidRDefault="00AD6DB4" w:rsidP="00166AF3">
            <w:pPr>
              <w:pStyle w:val="TableBody"/>
              <w:rPr>
                <w:u w:val="single"/>
              </w:rPr>
            </w:pPr>
          </w:p>
          <w:p w14:paraId="59B6D59D" w14:textId="77777777" w:rsidR="00AD6DB4" w:rsidRPr="00794639" w:rsidRDefault="00AD6DB4" w:rsidP="00166AF3">
            <w:pPr>
              <w:pStyle w:val="TableBody"/>
              <w:rPr>
                <w:u w:val="single"/>
              </w:rPr>
            </w:pPr>
            <w:r w:rsidRPr="00794639">
              <w:rPr>
                <w:u w:val="single"/>
              </w:rPr>
              <w:t>Response</w:t>
            </w:r>
          </w:p>
          <w:p w14:paraId="562DCC83" w14:textId="77777777" w:rsidR="00AD6DB4" w:rsidRPr="00794639" w:rsidRDefault="00AD6DB4" w:rsidP="00166AF3">
            <w:pPr>
              <w:pStyle w:val="TableBody"/>
              <w:rPr>
                <w:b/>
              </w:rPr>
            </w:pPr>
            <w:r w:rsidRPr="00794639">
              <w:rPr>
                <w:b/>
              </w:rPr>
              <w:t>OK</w:t>
            </w:r>
          </w:p>
          <w:p w14:paraId="360BADAF" w14:textId="77777777" w:rsidR="00AD6DB4" w:rsidRPr="00794639" w:rsidRDefault="00AD6DB4" w:rsidP="00166AF3">
            <w:pPr>
              <w:pStyle w:val="TableBody"/>
            </w:pPr>
          </w:p>
          <w:p w14:paraId="7912E238" w14:textId="77777777" w:rsidR="00AD6DB4" w:rsidRPr="00794639" w:rsidRDefault="00AD6DB4" w:rsidP="00166AF3">
            <w:pPr>
              <w:pStyle w:val="TableBody"/>
            </w:pPr>
            <w:r w:rsidRPr="00794639">
              <w:t>or</w:t>
            </w:r>
          </w:p>
          <w:p w14:paraId="647D81C4" w14:textId="77777777" w:rsidR="00AD6DB4" w:rsidRPr="00794639" w:rsidRDefault="00AD6DB4" w:rsidP="00166AF3">
            <w:pPr>
              <w:pStyle w:val="TableBody"/>
              <w:rPr>
                <w:b/>
                <w:lang w:eastAsia="zh-CN"/>
              </w:rPr>
            </w:pPr>
            <w:r w:rsidRPr="00794639">
              <w:rPr>
                <w:b/>
              </w:rPr>
              <w:t>+CMS ERROR: err&gt;</w:t>
            </w:r>
          </w:p>
          <w:p w14:paraId="3DE82D1F" w14:textId="77777777" w:rsidR="00AD6DB4" w:rsidRPr="00794639" w:rsidRDefault="00AD6DB4" w:rsidP="00166AF3">
            <w:pPr>
              <w:pStyle w:val="TableBody"/>
              <w:rPr>
                <w:lang w:eastAsia="fr-FR"/>
              </w:rPr>
            </w:pPr>
          </w:p>
          <w:p w14:paraId="0F17CDD7" w14:textId="77777777" w:rsidR="00AD6DB4" w:rsidRPr="00794639" w:rsidRDefault="00AD6DB4" w:rsidP="00166AF3">
            <w:pPr>
              <w:pStyle w:val="TableBody"/>
              <w:rPr>
                <w:u w:val="single"/>
              </w:rPr>
            </w:pPr>
            <w:r w:rsidRPr="00794639">
              <w:rPr>
                <w:u w:val="single"/>
              </w:rPr>
              <w:t>Parameter</w:t>
            </w:r>
          </w:p>
          <w:p w14:paraId="1F4060D6" w14:textId="77777777" w:rsidR="00AD6DB4" w:rsidRPr="00794639" w:rsidRDefault="00AD6DB4" w:rsidP="00166AF3">
            <w:pPr>
              <w:pStyle w:val="TableBody"/>
            </w:pPr>
            <w:r w:rsidRPr="00794639">
              <w:rPr>
                <w:b/>
              </w:rPr>
              <w:t>&lt;mode&gt;</w:t>
            </w:r>
            <w:r w:rsidRPr="00794639">
              <w:tab/>
            </w:r>
            <w:r w:rsidRPr="00794639">
              <w:rPr>
                <w:u w:val="single"/>
              </w:rPr>
              <w:t>0</w:t>
            </w:r>
            <w:r w:rsidRPr="00794639">
              <w:tab/>
              <w:t>PDU mode (default when implemented)</w:t>
            </w:r>
          </w:p>
          <w:p w14:paraId="03CFC045" w14:textId="77777777" w:rsidR="00AD6DB4" w:rsidRPr="00794639" w:rsidRDefault="00AD6DB4" w:rsidP="00166AF3">
            <w:pPr>
              <w:pStyle w:val="TableBody"/>
            </w:pPr>
            <w:r w:rsidRPr="00794639">
              <w:tab/>
            </w:r>
            <w:r w:rsidRPr="00794639">
              <w:tab/>
              <w:t>1</w:t>
            </w:r>
            <w:r w:rsidRPr="00794639">
              <w:tab/>
              <w:t>Text mode</w:t>
            </w:r>
          </w:p>
        </w:tc>
      </w:tr>
      <w:tr w:rsidR="00AD6DB4" w:rsidRPr="00794639" w14:paraId="24236DB3" w14:textId="77777777" w:rsidTr="00953CD3">
        <w:trPr>
          <w:trHeight w:val="65"/>
        </w:trPr>
        <w:tc>
          <w:tcPr>
            <w:tcW w:w="1707" w:type="dxa"/>
          </w:tcPr>
          <w:p w14:paraId="7EEAF05E" w14:textId="77777777" w:rsidR="00AD6DB4" w:rsidRPr="00794639" w:rsidRDefault="00AD6DB4" w:rsidP="00166AF3">
            <w:pPr>
              <w:pStyle w:val="TableBody"/>
              <w:rPr>
                <w:i/>
              </w:rPr>
            </w:pPr>
            <w:r w:rsidRPr="00794639">
              <w:rPr>
                <w:u w:val="single"/>
              </w:rPr>
              <w:t>Notes</w:t>
            </w:r>
          </w:p>
        </w:tc>
        <w:tc>
          <w:tcPr>
            <w:tcW w:w="7290" w:type="dxa"/>
          </w:tcPr>
          <w:p w14:paraId="16144EE5" w14:textId="77777777" w:rsidR="00AD6DB4" w:rsidRPr="00794639" w:rsidRDefault="00AD6DB4" w:rsidP="00166AF3">
            <w:pPr>
              <w:pStyle w:val="TableBody"/>
              <w:rPr>
                <w:rFonts w:ascii="Times New Roman" w:hAnsi="Times New Roman" w:cs="Times New Roman"/>
                <w:sz w:val="20"/>
                <w:szCs w:val="20"/>
                <w:u w:val="single"/>
              </w:rPr>
            </w:pPr>
            <w:r w:rsidRPr="00794639">
              <w:t>&lt;mode&gt; is saved in non-volatile memory per AT port over module reboot.</w:t>
            </w:r>
          </w:p>
        </w:tc>
      </w:tr>
    </w:tbl>
    <w:p w14:paraId="7E3442F1" w14:textId="77777777" w:rsidR="00AD6DB4" w:rsidRPr="00794639" w:rsidRDefault="00AD6DB4" w:rsidP="0059466D">
      <w:pPr>
        <w:pStyle w:val="Heading2"/>
      </w:pPr>
      <w:bookmarkStart w:id="6515" w:name="_Toc345081379"/>
      <w:bookmarkStart w:id="6516" w:name="_Toc349753121"/>
      <w:bookmarkStart w:id="6517" w:name="_Toc349754015"/>
      <w:bookmarkStart w:id="6518" w:name="_Ref366745245"/>
      <w:bookmarkStart w:id="6519" w:name="_Ref369092617"/>
      <w:bookmarkStart w:id="6520" w:name="_Toc368586081"/>
      <w:bookmarkStart w:id="6521" w:name="_Toc486251664"/>
      <w:bookmarkStart w:id="6522" w:name="_Toc531700955"/>
      <w:r w:rsidRPr="00794639">
        <w:lastRenderedPageBreak/>
        <w:t>+CMGL Command: List Messages</w:t>
      </w:r>
      <w:bookmarkStart w:id="6523" w:name="_Toc503199159"/>
      <w:bookmarkStart w:id="6524" w:name="_Toc503205180"/>
      <w:bookmarkEnd w:id="6515"/>
      <w:bookmarkEnd w:id="6516"/>
      <w:bookmarkEnd w:id="6517"/>
      <w:bookmarkEnd w:id="6518"/>
      <w:bookmarkEnd w:id="6519"/>
      <w:bookmarkEnd w:id="6520"/>
      <w:bookmarkEnd w:id="6521"/>
      <w:bookmarkEnd w:id="6522"/>
      <w:bookmarkEnd w:id="6523"/>
      <w:bookmarkEnd w:id="6524"/>
    </w:p>
    <w:tbl>
      <w:tblPr>
        <w:tblStyle w:val="TableSWIleft"/>
        <w:tblW w:w="8997" w:type="dxa"/>
        <w:tblLayout w:type="fixed"/>
        <w:tblLook w:val="04A0" w:firstRow="1" w:lastRow="0" w:firstColumn="1" w:lastColumn="0" w:noHBand="0" w:noVBand="1"/>
      </w:tblPr>
      <w:tblGrid>
        <w:gridCol w:w="1728"/>
        <w:gridCol w:w="7269"/>
      </w:tblGrid>
      <w:tr w:rsidR="00AD6DB4" w:rsidRPr="00794639" w14:paraId="2E5C2C85"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5F90C5D" w14:textId="7E0DF6C8" w:rsidR="00AD6DB4" w:rsidRPr="00794639" w:rsidRDefault="00F22490">
            <w:pPr>
              <w:pStyle w:val="TableRowHead"/>
              <w:spacing w:before="144" w:after="144"/>
              <w:rPr>
                <w:rFonts w:cs="Arial"/>
                <w:bCs w:val="0"/>
              </w:rPr>
            </w:pPr>
            <w:r w:rsidRPr="00794639">
              <w:rPr>
                <w:lang w:eastAsia="zh-CN"/>
              </w:rPr>
              <w:t>HL7800</w:t>
            </w:r>
          </w:p>
        </w:tc>
      </w:tr>
      <w:tr w:rsidR="00AD6DB4" w:rsidRPr="00794639" w14:paraId="74A3903F" w14:textId="77777777" w:rsidTr="00170927">
        <w:trPr>
          <w:trHeight w:val="1221"/>
        </w:trPr>
        <w:tc>
          <w:tcPr>
            <w:tcW w:w="0" w:type="dxa"/>
          </w:tcPr>
          <w:p w14:paraId="2124B0E7"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17A34571" w14:textId="77777777" w:rsidR="00AD6DB4" w:rsidRPr="00794639" w:rsidRDefault="00AD6DB4" w:rsidP="00166AF3">
            <w:pPr>
              <w:pStyle w:val="TableBody"/>
            </w:pPr>
          </w:p>
          <w:p w14:paraId="6DABCA61" w14:textId="77777777" w:rsidR="00AD6DB4" w:rsidRPr="00794639" w:rsidRDefault="00AD6DB4" w:rsidP="00166AF3">
            <w:pPr>
              <w:pStyle w:val="TableBody"/>
              <w:rPr>
                <w:u w:val="single"/>
              </w:rPr>
            </w:pPr>
            <w:r w:rsidRPr="00794639">
              <w:rPr>
                <w:u w:val="single"/>
              </w:rPr>
              <w:t>Syntax</w:t>
            </w:r>
          </w:p>
          <w:p w14:paraId="727FCC45" w14:textId="77777777" w:rsidR="00AD6DB4" w:rsidRPr="00794639" w:rsidRDefault="00AD6DB4" w:rsidP="00166AF3">
            <w:pPr>
              <w:pStyle w:val="TableBody"/>
              <w:rPr>
                <w:b/>
              </w:rPr>
            </w:pPr>
            <w:r w:rsidRPr="00794639">
              <w:rPr>
                <w:b/>
              </w:rPr>
              <w:t>AT+CMGL=?</w:t>
            </w:r>
          </w:p>
        </w:tc>
        <w:tc>
          <w:tcPr>
            <w:tcW w:w="7269" w:type="dxa"/>
          </w:tcPr>
          <w:p w14:paraId="2BCC5599" w14:textId="77777777" w:rsidR="00AD6DB4" w:rsidRPr="00794639" w:rsidRDefault="00AD6DB4" w:rsidP="00166AF3">
            <w:pPr>
              <w:pStyle w:val="TableBody"/>
              <w:rPr>
                <w:rFonts w:ascii="Times New Roman" w:hAnsi="Times New Roman" w:cs="Times New Roman"/>
                <w:sz w:val="20"/>
                <w:szCs w:val="20"/>
                <w:u w:val="single"/>
              </w:rPr>
            </w:pPr>
          </w:p>
          <w:p w14:paraId="58FCA306" w14:textId="77777777" w:rsidR="00AD6DB4" w:rsidRPr="00794639" w:rsidRDefault="00AD6DB4" w:rsidP="00166AF3">
            <w:pPr>
              <w:pStyle w:val="TableBody"/>
              <w:rPr>
                <w:u w:val="single"/>
              </w:rPr>
            </w:pPr>
          </w:p>
          <w:p w14:paraId="6F071237" w14:textId="77777777" w:rsidR="00AD6DB4" w:rsidRPr="00794639" w:rsidRDefault="00AD6DB4" w:rsidP="00166AF3">
            <w:pPr>
              <w:pStyle w:val="TableBody"/>
              <w:rPr>
                <w:u w:val="single"/>
              </w:rPr>
            </w:pPr>
            <w:r w:rsidRPr="00794639">
              <w:rPr>
                <w:u w:val="single"/>
              </w:rPr>
              <w:t>Response</w:t>
            </w:r>
          </w:p>
          <w:p w14:paraId="7D52BD8A" w14:textId="77777777" w:rsidR="00AD6DB4" w:rsidRPr="00794639" w:rsidRDefault="00AD6DB4" w:rsidP="00166AF3">
            <w:pPr>
              <w:pStyle w:val="TableBody"/>
            </w:pPr>
            <w:r w:rsidRPr="00794639">
              <w:rPr>
                <w:b/>
              </w:rPr>
              <w:t>+CMGL:</w:t>
            </w:r>
            <w:r w:rsidRPr="00794639">
              <w:t xml:space="preserve"> (list of supported </w:t>
            </w:r>
            <w:r w:rsidRPr="00794639">
              <w:rPr>
                <w:b/>
              </w:rPr>
              <w:t>&lt;stat&gt;</w:t>
            </w:r>
            <w:r w:rsidRPr="00794639">
              <w:t>s)</w:t>
            </w:r>
          </w:p>
          <w:p w14:paraId="6A3E572F" w14:textId="77777777" w:rsidR="00AD6DB4" w:rsidRPr="00794639" w:rsidRDefault="00AD6DB4" w:rsidP="00166AF3">
            <w:pPr>
              <w:pStyle w:val="TableBody"/>
              <w:rPr>
                <w:b/>
              </w:rPr>
            </w:pPr>
            <w:r w:rsidRPr="00794639">
              <w:rPr>
                <w:b/>
              </w:rPr>
              <w:t>OK</w:t>
            </w:r>
          </w:p>
        </w:tc>
      </w:tr>
      <w:tr w:rsidR="00AD6DB4" w:rsidRPr="00794639" w14:paraId="4A24EBDF" w14:textId="77777777" w:rsidTr="00687FF7">
        <w:trPr>
          <w:cantSplit w:val="0"/>
          <w:trHeight w:val="1316"/>
        </w:trPr>
        <w:tc>
          <w:tcPr>
            <w:tcW w:w="1728" w:type="dxa"/>
          </w:tcPr>
          <w:p w14:paraId="41E1A97D" w14:textId="77777777" w:rsidR="00AD6DB4" w:rsidRPr="00794639" w:rsidRDefault="00AD6DB4" w:rsidP="00166AF3">
            <w:pPr>
              <w:pStyle w:val="TableBody"/>
              <w:rPr>
                <w:rFonts w:ascii="Times New Roman" w:hAnsi="Times New Roman" w:cs="Times New Roman"/>
                <w:i/>
                <w:sz w:val="20"/>
                <w:szCs w:val="20"/>
              </w:rPr>
            </w:pPr>
            <w:r w:rsidRPr="00794639">
              <w:rPr>
                <w:i/>
              </w:rPr>
              <w:t>Execute command</w:t>
            </w:r>
          </w:p>
          <w:p w14:paraId="092FE9C5" w14:textId="77777777" w:rsidR="00AD6DB4" w:rsidRPr="00794639" w:rsidRDefault="00AD6DB4" w:rsidP="00166AF3">
            <w:pPr>
              <w:pStyle w:val="TableBody"/>
            </w:pPr>
          </w:p>
          <w:p w14:paraId="0E27D760" w14:textId="77777777" w:rsidR="00AD6DB4" w:rsidRPr="00794639" w:rsidRDefault="00AD6DB4" w:rsidP="00166AF3">
            <w:pPr>
              <w:pStyle w:val="TableBody"/>
              <w:rPr>
                <w:u w:val="single"/>
              </w:rPr>
            </w:pPr>
            <w:r w:rsidRPr="00794639">
              <w:rPr>
                <w:u w:val="single"/>
              </w:rPr>
              <w:t>Syntax</w:t>
            </w:r>
          </w:p>
          <w:p w14:paraId="297E492E" w14:textId="77777777" w:rsidR="00AD6DB4" w:rsidRPr="00794639" w:rsidRDefault="00AD6DB4" w:rsidP="00166AF3">
            <w:pPr>
              <w:pStyle w:val="TableBody"/>
              <w:rPr>
                <w:b/>
              </w:rPr>
            </w:pPr>
            <w:r w:rsidRPr="00794639">
              <w:rPr>
                <w:b/>
              </w:rPr>
              <w:t>AT+CMGL</w:t>
            </w:r>
            <w:r w:rsidRPr="00794639">
              <w:rPr>
                <w:b/>
              </w:rPr>
              <w:br/>
              <w:t>[=&lt;stat&gt;]</w:t>
            </w:r>
          </w:p>
        </w:tc>
        <w:tc>
          <w:tcPr>
            <w:tcW w:w="7269" w:type="dxa"/>
          </w:tcPr>
          <w:p w14:paraId="6CCA323D" w14:textId="77777777" w:rsidR="00AD6DB4" w:rsidRPr="00794639" w:rsidRDefault="00AD6DB4" w:rsidP="00166AF3">
            <w:pPr>
              <w:pStyle w:val="TableBody"/>
              <w:rPr>
                <w:rFonts w:ascii="Times New Roman" w:hAnsi="Times New Roman" w:cs="Times New Roman"/>
                <w:sz w:val="20"/>
                <w:szCs w:val="20"/>
                <w:u w:val="single"/>
              </w:rPr>
            </w:pPr>
          </w:p>
          <w:p w14:paraId="23F647C5" w14:textId="77777777" w:rsidR="00AD6DB4" w:rsidRPr="00794639" w:rsidRDefault="00AD6DB4" w:rsidP="00166AF3">
            <w:pPr>
              <w:pStyle w:val="TableBody"/>
              <w:rPr>
                <w:u w:val="single"/>
              </w:rPr>
            </w:pPr>
          </w:p>
          <w:p w14:paraId="3A2C22EA" w14:textId="77777777" w:rsidR="00AD6DB4" w:rsidRPr="00794639" w:rsidRDefault="00AD6DB4" w:rsidP="00166AF3">
            <w:pPr>
              <w:pStyle w:val="TableBody"/>
              <w:rPr>
                <w:u w:val="single"/>
              </w:rPr>
            </w:pPr>
            <w:r w:rsidRPr="00794639">
              <w:rPr>
                <w:u w:val="single"/>
              </w:rPr>
              <w:t>Response</w:t>
            </w:r>
          </w:p>
          <w:p w14:paraId="4A443663" w14:textId="77777777" w:rsidR="00AD6DB4" w:rsidRPr="00794639" w:rsidRDefault="00AD6DB4" w:rsidP="00166AF3">
            <w:pPr>
              <w:pStyle w:val="TableBody"/>
              <w:rPr>
                <w:lang w:eastAsia="zh-CN"/>
              </w:rPr>
            </w:pPr>
            <w:r w:rsidRPr="00794639">
              <w:rPr>
                <w:lang w:eastAsia="zh-CN"/>
              </w:rPr>
              <w:t>If in text mode, command is successful and SMS-SUBMITs and/or SMS-DELIVERs:</w:t>
            </w:r>
          </w:p>
          <w:p w14:paraId="35E74377" w14:textId="77777777" w:rsidR="00AD6DB4" w:rsidRPr="00794639" w:rsidRDefault="00AD6DB4" w:rsidP="00166AF3">
            <w:pPr>
              <w:pStyle w:val="TableBody"/>
              <w:rPr>
                <w:b/>
                <w:lang w:eastAsia="zh-CN"/>
              </w:rPr>
            </w:pPr>
            <w:r w:rsidRPr="00794639">
              <w:rPr>
                <w:b/>
                <w:lang w:eastAsia="zh-CN"/>
              </w:rPr>
              <w:t>+CMGL: &lt;index&gt;,&lt;stat&gt;, &lt;oa/da&gt;,[&lt;alpha&gt;], [&lt;scts&gt;][,&lt;tooa/toda&gt;,&lt;length&gt;]</w:t>
            </w:r>
            <w:r w:rsidRPr="00794639">
              <w:rPr>
                <w:b/>
                <w:lang w:eastAsia="zh-CN"/>
              </w:rPr>
              <w:br/>
              <w:t>&lt;CR&gt;&lt;LF&gt;&lt;data&gt;[&lt;CR&gt;&lt;LF&gt;</w:t>
            </w:r>
          </w:p>
          <w:p w14:paraId="0413FB5C" w14:textId="77777777" w:rsidR="00AD6DB4" w:rsidRPr="00794639" w:rsidRDefault="00AD6DB4" w:rsidP="00166AF3">
            <w:pPr>
              <w:pStyle w:val="TableBody"/>
              <w:rPr>
                <w:b/>
                <w:lang w:eastAsia="zh-CN"/>
              </w:rPr>
            </w:pPr>
            <w:r w:rsidRPr="00794639">
              <w:rPr>
                <w:b/>
                <w:lang w:eastAsia="zh-CN"/>
              </w:rPr>
              <w:t>+CMGL: &lt;index&gt;,&lt;stat&gt;, &lt;da/oa&gt;,[&lt;alpha&gt;], [&lt;scts&gt;][,&lt;tooa/toda&gt;, &lt;length&gt;]</w:t>
            </w:r>
            <w:r w:rsidRPr="00794639">
              <w:rPr>
                <w:b/>
                <w:lang w:eastAsia="zh-CN"/>
              </w:rPr>
              <w:br/>
              <w:t>&lt;CR&gt;&lt;LF&gt;&lt;data&gt;</w:t>
            </w:r>
          </w:p>
          <w:p w14:paraId="0D9EA4B5" w14:textId="77777777" w:rsidR="00AD6DB4" w:rsidRPr="00794639" w:rsidRDefault="00AD6DB4" w:rsidP="00166AF3">
            <w:pPr>
              <w:pStyle w:val="TableBody"/>
              <w:rPr>
                <w:b/>
                <w:lang w:eastAsia="zh-CN"/>
              </w:rPr>
            </w:pPr>
            <w:r w:rsidRPr="00794639">
              <w:rPr>
                <w:b/>
                <w:lang w:eastAsia="zh-CN"/>
              </w:rPr>
              <w:t>[...]]</w:t>
            </w:r>
          </w:p>
          <w:p w14:paraId="1A2174A5" w14:textId="77777777" w:rsidR="00AD6DB4" w:rsidRPr="00794639" w:rsidRDefault="00AD6DB4" w:rsidP="00166AF3">
            <w:pPr>
              <w:pStyle w:val="TableBody"/>
              <w:rPr>
                <w:lang w:eastAsia="zh-CN"/>
              </w:rPr>
            </w:pPr>
          </w:p>
          <w:p w14:paraId="10849CF6" w14:textId="77777777" w:rsidR="00AD6DB4" w:rsidRPr="00794639" w:rsidRDefault="00AD6DB4" w:rsidP="00166AF3">
            <w:pPr>
              <w:pStyle w:val="TableBody"/>
              <w:rPr>
                <w:lang w:eastAsia="zh-CN"/>
              </w:rPr>
            </w:pPr>
            <w:r w:rsidRPr="00794639">
              <w:rPr>
                <w:lang w:eastAsia="zh-CN"/>
              </w:rPr>
              <w:t>If in text mode, command is successful and SMS-STATUS-REPORTs:</w:t>
            </w:r>
          </w:p>
          <w:p w14:paraId="4A8633A0" w14:textId="77777777" w:rsidR="00AD6DB4" w:rsidRPr="00794639" w:rsidRDefault="00AD6DB4" w:rsidP="00166AF3">
            <w:pPr>
              <w:pStyle w:val="TableBody"/>
              <w:rPr>
                <w:b/>
                <w:lang w:eastAsia="zh-CN"/>
              </w:rPr>
            </w:pPr>
            <w:r w:rsidRPr="00794639">
              <w:rPr>
                <w:b/>
                <w:lang w:eastAsia="zh-CN"/>
              </w:rPr>
              <w:t>+CMGL: &lt;index&gt;, &lt;stat&gt;,&lt;fo&gt;, &lt;mr&gt;, [&lt;ra&gt;], [&lt;tora&gt;], &lt;scts&gt;, &lt;d-t&gt;,&lt;st&gt;[&lt;CR&gt;&lt;LF&gt;</w:t>
            </w:r>
          </w:p>
          <w:p w14:paraId="19776C0D" w14:textId="77777777" w:rsidR="00AD6DB4" w:rsidRPr="00794639" w:rsidRDefault="00AD6DB4" w:rsidP="00166AF3">
            <w:pPr>
              <w:pStyle w:val="TableBody"/>
              <w:rPr>
                <w:b/>
                <w:lang w:eastAsia="zh-CN"/>
              </w:rPr>
            </w:pPr>
            <w:r w:rsidRPr="00794639">
              <w:rPr>
                <w:b/>
                <w:lang w:eastAsia="zh-CN"/>
              </w:rPr>
              <w:t>+CMGL: &lt;index&gt;, &lt;stat&gt;, &lt;fo&gt;, &lt;mr&gt;,[&lt;ra&gt;], [&lt;tora&gt;],&lt;scts&gt;,&lt;d_t&gt;,&lt;st&gt;[...]]</w:t>
            </w:r>
          </w:p>
          <w:p w14:paraId="1578E9EB" w14:textId="77777777" w:rsidR="00AD6DB4" w:rsidRPr="00794639" w:rsidRDefault="00AD6DB4" w:rsidP="00166AF3">
            <w:pPr>
              <w:pStyle w:val="TableBody"/>
              <w:rPr>
                <w:lang w:eastAsia="zh-CN"/>
              </w:rPr>
            </w:pPr>
          </w:p>
          <w:p w14:paraId="5AB2A2E1" w14:textId="77777777" w:rsidR="00AD6DB4" w:rsidRPr="00794639" w:rsidRDefault="00AD6DB4" w:rsidP="00166AF3">
            <w:pPr>
              <w:pStyle w:val="TableBody"/>
              <w:rPr>
                <w:lang w:eastAsia="zh-CN"/>
              </w:rPr>
            </w:pPr>
            <w:r w:rsidRPr="00794639">
              <w:rPr>
                <w:lang w:eastAsia="zh-CN"/>
              </w:rPr>
              <w:t>If in text mode, command is successful and SMS-COMMANDs:</w:t>
            </w:r>
          </w:p>
          <w:p w14:paraId="121F68A9" w14:textId="77777777" w:rsidR="00AD6DB4" w:rsidRPr="00794639" w:rsidRDefault="00AD6DB4" w:rsidP="00166AF3">
            <w:pPr>
              <w:pStyle w:val="TableBody"/>
              <w:rPr>
                <w:b/>
                <w:lang w:eastAsia="zh-CN"/>
              </w:rPr>
            </w:pPr>
            <w:r w:rsidRPr="00794639">
              <w:rPr>
                <w:b/>
                <w:lang w:eastAsia="zh-CN"/>
              </w:rPr>
              <w:t>+CMGL: &lt;index&gt;,&lt;stat&gt;,&lt;fo&gt;,&lt;ct&gt; [&lt;CR&gt;&lt;LF&gt;</w:t>
            </w:r>
            <w:r w:rsidRPr="00794639">
              <w:rPr>
                <w:b/>
                <w:lang w:eastAsia="zh-CN"/>
              </w:rPr>
              <w:br/>
              <w:t>+CMGL: &lt;index&gt;,&lt;stat&gt;, &lt;fo&gt;,&lt;ct&gt;[...]]</w:t>
            </w:r>
          </w:p>
          <w:p w14:paraId="59FEC37B" w14:textId="77777777" w:rsidR="00AD6DB4" w:rsidRPr="00794639" w:rsidRDefault="00AD6DB4" w:rsidP="00166AF3">
            <w:pPr>
              <w:pStyle w:val="TableBody"/>
              <w:rPr>
                <w:lang w:eastAsia="zh-CN"/>
              </w:rPr>
            </w:pPr>
          </w:p>
          <w:p w14:paraId="1D9E2658" w14:textId="77777777" w:rsidR="00AD6DB4" w:rsidRPr="00794639" w:rsidRDefault="00AD6DB4" w:rsidP="00166AF3">
            <w:pPr>
              <w:pStyle w:val="TableBody"/>
              <w:rPr>
                <w:lang w:eastAsia="zh-CN"/>
              </w:rPr>
            </w:pPr>
            <w:r w:rsidRPr="00794639">
              <w:rPr>
                <w:lang w:eastAsia="zh-CN"/>
              </w:rPr>
              <w:t>If in text mode, command is successful and CBM storage:</w:t>
            </w:r>
          </w:p>
          <w:p w14:paraId="5731BD95" w14:textId="3BF7DB5E" w:rsidR="00AD6DB4" w:rsidRPr="00794639" w:rsidRDefault="00AD6DB4" w:rsidP="00166AF3">
            <w:pPr>
              <w:pStyle w:val="TableBody"/>
              <w:rPr>
                <w:b/>
                <w:lang w:eastAsia="zh-CN"/>
              </w:rPr>
            </w:pPr>
            <w:r w:rsidRPr="00794639">
              <w:rPr>
                <w:b/>
                <w:lang w:eastAsia="zh-CN"/>
              </w:rPr>
              <w:t>+CMGL: &lt;index&gt;,&lt;stat&gt;,&lt;sn&gt;, &lt;mid&gt;, &lt;page&gt;,&lt;pages&gt; &lt;CR&gt;&lt;LF&gt;&lt;data&gt;[&lt;CR&gt;&lt;LF&gt;</w:t>
            </w:r>
          </w:p>
          <w:p w14:paraId="2A42DF23" w14:textId="2EA766DD" w:rsidR="00AD6DB4" w:rsidRPr="00794639" w:rsidRDefault="00AD6DB4" w:rsidP="00166AF3">
            <w:pPr>
              <w:pStyle w:val="TableBody"/>
              <w:rPr>
                <w:b/>
                <w:lang w:eastAsia="zh-CN"/>
              </w:rPr>
            </w:pPr>
            <w:r w:rsidRPr="00794639">
              <w:rPr>
                <w:b/>
                <w:lang w:eastAsia="zh-CN"/>
              </w:rPr>
              <w:t>+CMGL: &lt;index&gt;,&lt;stat&gt;,&lt;sn&gt;, &lt;mid&gt;,&lt;page&gt;,&lt;pages&gt;&lt;CR&gt;&lt;LF&gt;&lt;data&gt;[...]]</w:t>
            </w:r>
          </w:p>
          <w:p w14:paraId="62770BAB" w14:textId="77777777" w:rsidR="00AD6DB4" w:rsidRPr="00794639" w:rsidRDefault="00AD6DB4" w:rsidP="00166AF3">
            <w:pPr>
              <w:pStyle w:val="TableBody"/>
              <w:rPr>
                <w:lang w:eastAsia="zh-CN"/>
              </w:rPr>
            </w:pPr>
          </w:p>
          <w:p w14:paraId="0C0783AE" w14:textId="77777777" w:rsidR="00AD6DB4" w:rsidRPr="00794639" w:rsidRDefault="00AD6DB4" w:rsidP="00166AF3">
            <w:pPr>
              <w:pStyle w:val="TableBody"/>
              <w:rPr>
                <w:lang w:eastAsia="zh-CN"/>
              </w:rPr>
            </w:pPr>
            <w:r w:rsidRPr="00794639">
              <w:rPr>
                <w:lang w:eastAsia="zh-CN"/>
              </w:rPr>
              <w:t>If in PDU mode and command is successful:</w:t>
            </w:r>
          </w:p>
          <w:p w14:paraId="1753548C" w14:textId="77777777" w:rsidR="00AD6DB4" w:rsidRPr="00794639" w:rsidRDefault="00AD6DB4" w:rsidP="00166AF3">
            <w:pPr>
              <w:pStyle w:val="TableBody"/>
              <w:rPr>
                <w:b/>
                <w:lang w:eastAsia="zh-CN"/>
              </w:rPr>
            </w:pPr>
            <w:r w:rsidRPr="00794639">
              <w:rPr>
                <w:b/>
                <w:lang w:eastAsia="zh-CN"/>
              </w:rPr>
              <w:t>+CMGR: &lt;stat&gt;,[&lt;alpha&gt;],&lt;length&gt;&lt;CR&gt;&lt;LF&gt;&lt;pdu&gt;</w:t>
            </w:r>
          </w:p>
          <w:p w14:paraId="72DF4A62" w14:textId="77777777" w:rsidR="00AD6DB4" w:rsidRPr="00794639" w:rsidRDefault="00AD6DB4" w:rsidP="00166AF3">
            <w:pPr>
              <w:pStyle w:val="TableBody"/>
              <w:rPr>
                <w:lang w:eastAsia="zh-CN"/>
              </w:rPr>
            </w:pPr>
          </w:p>
          <w:p w14:paraId="7B359566" w14:textId="77777777" w:rsidR="00AD6DB4" w:rsidRPr="00794639" w:rsidRDefault="00AD6DB4" w:rsidP="00166AF3">
            <w:pPr>
              <w:pStyle w:val="TableBody"/>
              <w:rPr>
                <w:lang w:eastAsia="zh-CN"/>
              </w:rPr>
            </w:pPr>
            <w:r w:rsidRPr="00794639">
              <w:rPr>
                <w:lang w:eastAsia="zh-CN"/>
              </w:rPr>
              <w:t>or</w:t>
            </w:r>
          </w:p>
          <w:p w14:paraId="51B15760" w14:textId="77777777" w:rsidR="00AD6DB4" w:rsidRPr="00794639" w:rsidRDefault="00AD6DB4" w:rsidP="00166AF3">
            <w:pPr>
              <w:pStyle w:val="TableBody"/>
              <w:rPr>
                <w:b/>
                <w:lang w:eastAsia="zh-CN"/>
              </w:rPr>
            </w:pPr>
            <w:r w:rsidRPr="00794639">
              <w:rPr>
                <w:b/>
                <w:lang w:eastAsia="zh-CN"/>
              </w:rPr>
              <w:t>+CMS ERROR: &lt;err&gt;</w:t>
            </w:r>
          </w:p>
          <w:p w14:paraId="1B71D851" w14:textId="77777777" w:rsidR="00AD6DB4" w:rsidRPr="00794639" w:rsidRDefault="00AD6DB4" w:rsidP="00166AF3">
            <w:pPr>
              <w:pStyle w:val="TableBody"/>
              <w:rPr>
                <w:lang w:eastAsia="zh-CN"/>
              </w:rPr>
            </w:pPr>
          </w:p>
          <w:p w14:paraId="7984581D" w14:textId="77777777" w:rsidR="00AD6DB4" w:rsidRPr="00794639" w:rsidRDefault="00AD6DB4" w:rsidP="00166AF3">
            <w:pPr>
              <w:pStyle w:val="TableBody"/>
              <w:rPr>
                <w:u w:val="single"/>
                <w:lang w:eastAsia="zh-CN"/>
              </w:rPr>
            </w:pPr>
            <w:r w:rsidRPr="00794639">
              <w:rPr>
                <w:u w:val="single"/>
              </w:rPr>
              <w:t>Parameters</w:t>
            </w:r>
          </w:p>
          <w:p w14:paraId="653555AE" w14:textId="19B14231"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525" w:author="Elaine Baricante" w:date="2018-11-27T10:41:00Z">
              <w:r w:rsidR="003C1515">
                <w:rPr>
                  <w:snapToGrid w:val="0"/>
                </w:rPr>
                <w:t>7.1</w:t>
              </w:r>
            </w:ins>
            <w:del w:id="6526"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bl>
    <w:p w14:paraId="0579A6ED" w14:textId="77777777" w:rsidR="00AD6DB4" w:rsidRPr="00794639" w:rsidRDefault="00AD6DB4" w:rsidP="0059466D">
      <w:pPr>
        <w:pStyle w:val="Heading2"/>
      </w:pPr>
      <w:bookmarkStart w:id="6527" w:name="_Toc345081380"/>
      <w:bookmarkStart w:id="6528" w:name="_Toc349753122"/>
      <w:bookmarkStart w:id="6529" w:name="_Toc349754016"/>
      <w:bookmarkStart w:id="6530" w:name="_Ref366745256"/>
      <w:bookmarkStart w:id="6531" w:name="_Ref369092627"/>
      <w:bookmarkStart w:id="6532" w:name="_Toc368586082"/>
      <w:bookmarkStart w:id="6533" w:name="_Ref389206709"/>
      <w:bookmarkStart w:id="6534" w:name="_Ref389206711"/>
      <w:bookmarkStart w:id="6535" w:name="_Toc486251665"/>
      <w:bookmarkStart w:id="6536" w:name="_Toc531700956"/>
      <w:r w:rsidRPr="00794639">
        <w:t xml:space="preserve">+CMGR Command: Read </w:t>
      </w:r>
      <w:bookmarkEnd w:id="6527"/>
      <w:r w:rsidRPr="00794639">
        <w:t>Message</w:t>
      </w:r>
      <w:bookmarkStart w:id="6537" w:name="_Toc503199160"/>
      <w:bookmarkStart w:id="6538" w:name="_Toc503205181"/>
      <w:bookmarkEnd w:id="6528"/>
      <w:bookmarkEnd w:id="6529"/>
      <w:bookmarkEnd w:id="6530"/>
      <w:bookmarkEnd w:id="6531"/>
      <w:bookmarkEnd w:id="6532"/>
      <w:bookmarkEnd w:id="6533"/>
      <w:bookmarkEnd w:id="6534"/>
      <w:bookmarkEnd w:id="6535"/>
      <w:bookmarkEnd w:id="6536"/>
      <w:bookmarkEnd w:id="6537"/>
      <w:bookmarkEnd w:id="6538"/>
    </w:p>
    <w:tbl>
      <w:tblPr>
        <w:tblStyle w:val="TableSWIleft"/>
        <w:tblW w:w="8997" w:type="dxa"/>
        <w:tblLayout w:type="fixed"/>
        <w:tblLook w:val="04A0" w:firstRow="1" w:lastRow="0" w:firstColumn="1" w:lastColumn="0" w:noHBand="0" w:noVBand="1"/>
      </w:tblPr>
      <w:tblGrid>
        <w:gridCol w:w="1728"/>
        <w:gridCol w:w="7269"/>
      </w:tblGrid>
      <w:tr w:rsidR="00AD6DB4" w:rsidRPr="00794639" w14:paraId="1B3B1A8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7058E91" w14:textId="6577E961" w:rsidR="00AD6DB4" w:rsidRPr="00794639" w:rsidRDefault="00F22490">
            <w:pPr>
              <w:pStyle w:val="TableRowHead"/>
              <w:spacing w:before="144" w:after="144"/>
              <w:rPr>
                <w:rFonts w:cs="Arial"/>
                <w:bCs w:val="0"/>
              </w:rPr>
            </w:pPr>
            <w:r w:rsidRPr="00794639">
              <w:rPr>
                <w:lang w:eastAsia="zh-CN"/>
              </w:rPr>
              <w:t>HL7800</w:t>
            </w:r>
          </w:p>
        </w:tc>
      </w:tr>
      <w:tr w:rsidR="00AD6DB4" w:rsidRPr="00794639" w14:paraId="287198C6" w14:textId="77777777" w:rsidTr="00170927">
        <w:trPr>
          <w:trHeight w:val="35"/>
        </w:trPr>
        <w:tc>
          <w:tcPr>
            <w:tcW w:w="0" w:type="dxa"/>
          </w:tcPr>
          <w:p w14:paraId="4576972C"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719247CD" w14:textId="77777777" w:rsidR="00AD6DB4" w:rsidRPr="00794639" w:rsidRDefault="00AD6DB4" w:rsidP="00166AF3">
            <w:pPr>
              <w:pStyle w:val="TableBody"/>
            </w:pPr>
          </w:p>
          <w:p w14:paraId="13D974FE" w14:textId="77777777" w:rsidR="00AD6DB4" w:rsidRPr="00794639" w:rsidRDefault="00AD6DB4" w:rsidP="00166AF3">
            <w:pPr>
              <w:pStyle w:val="TableBody"/>
              <w:rPr>
                <w:u w:val="single"/>
              </w:rPr>
            </w:pPr>
            <w:r w:rsidRPr="00794639">
              <w:rPr>
                <w:u w:val="single"/>
              </w:rPr>
              <w:t>Syntax</w:t>
            </w:r>
          </w:p>
          <w:p w14:paraId="1869EEF2" w14:textId="77777777" w:rsidR="00AD6DB4" w:rsidRPr="00794639" w:rsidRDefault="00AD6DB4" w:rsidP="00166AF3">
            <w:pPr>
              <w:pStyle w:val="TableBody"/>
              <w:rPr>
                <w:i/>
              </w:rPr>
            </w:pPr>
            <w:r w:rsidRPr="00794639">
              <w:rPr>
                <w:b/>
              </w:rPr>
              <w:t>AT+CMGR=?</w:t>
            </w:r>
          </w:p>
        </w:tc>
        <w:tc>
          <w:tcPr>
            <w:tcW w:w="7269" w:type="dxa"/>
          </w:tcPr>
          <w:p w14:paraId="33007602" w14:textId="77777777" w:rsidR="00AD6DB4" w:rsidRPr="00794639" w:rsidRDefault="00AD6DB4" w:rsidP="00166AF3">
            <w:pPr>
              <w:pStyle w:val="TableBody"/>
              <w:rPr>
                <w:rFonts w:ascii="Times New Roman" w:hAnsi="Times New Roman" w:cs="Times New Roman"/>
                <w:sz w:val="20"/>
                <w:szCs w:val="20"/>
                <w:u w:val="single"/>
              </w:rPr>
            </w:pPr>
          </w:p>
          <w:p w14:paraId="33BBF821" w14:textId="77777777" w:rsidR="00AD6DB4" w:rsidRPr="00794639" w:rsidRDefault="00AD6DB4" w:rsidP="00166AF3">
            <w:pPr>
              <w:pStyle w:val="TableBody"/>
              <w:rPr>
                <w:u w:val="single"/>
              </w:rPr>
            </w:pPr>
          </w:p>
          <w:p w14:paraId="4D2AD5D1" w14:textId="77777777" w:rsidR="00AD6DB4" w:rsidRPr="00794639" w:rsidRDefault="00AD6DB4" w:rsidP="00166AF3">
            <w:pPr>
              <w:pStyle w:val="TableBody"/>
              <w:rPr>
                <w:u w:val="single"/>
              </w:rPr>
            </w:pPr>
            <w:r w:rsidRPr="00794639">
              <w:rPr>
                <w:u w:val="single"/>
              </w:rPr>
              <w:t>Response</w:t>
            </w:r>
          </w:p>
          <w:p w14:paraId="7F5985DE" w14:textId="77777777" w:rsidR="00AD6DB4" w:rsidRPr="00794639" w:rsidRDefault="00AD6DB4" w:rsidP="00166AF3">
            <w:pPr>
              <w:pStyle w:val="TableBody"/>
              <w:rPr>
                <w:rFonts w:ascii="Times New Roman" w:hAnsi="Times New Roman" w:cs="Times New Roman"/>
                <w:sz w:val="20"/>
                <w:szCs w:val="20"/>
                <w:u w:val="single"/>
              </w:rPr>
            </w:pPr>
            <w:r w:rsidRPr="00794639">
              <w:rPr>
                <w:b/>
              </w:rPr>
              <w:t>OK</w:t>
            </w:r>
          </w:p>
        </w:tc>
      </w:tr>
      <w:tr w:rsidR="00AD6DB4" w:rsidRPr="00794639" w14:paraId="4F8C0A56" w14:textId="77777777" w:rsidTr="00687FF7">
        <w:trPr>
          <w:trHeight w:val="1221"/>
        </w:trPr>
        <w:tc>
          <w:tcPr>
            <w:tcW w:w="1728" w:type="dxa"/>
          </w:tcPr>
          <w:p w14:paraId="28FEB8FA" w14:textId="77777777" w:rsidR="00AD6DB4" w:rsidRPr="00794639" w:rsidRDefault="00AD6DB4" w:rsidP="00166AF3">
            <w:pPr>
              <w:pStyle w:val="TableBody"/>
              <w:rPr>
                <w:rFonts w:ascii="Times New Roman" w:hAnsi="Times New Roman" w:cs="Times New Roman"/>
                <w:i/>
                <w:sz w:val="20"/>
                <w:szCs w:val="20"/>
              </w:rPr>
            </w:pPr>
            <w:r w:rsidRPr="00794639">
              <w:rPr>
                <w:i/>
              </w:rPr>
              <w:lastRenderedPageBreak/>
              <w:t>Write command</w:t>
            </w:r>
          </w:p>
          <w:p w14:paraId="4F0B0884" w14:textId="77777777" w:rsidR="00AD6DB4" w:rsidRPr="00794639" w:rsidRDefault="00AD6DB4" w:rsidP="00CF5A45">
            <w:pPr>
              <w:pStyle w:val="TableBody"/>
            </w:pPr>
          </w:p>
          <w:p w14:paraId="7552848B" w14:textId="77777777" w:rsidR="00AD6DB4" w:rsidRPr="00794639" w:rsidRDefault="00AD6DB4" w:rsidP="00166AF3">
            <w:pPr>
              <w:pStyle w:val="TableBody"/>
              <w:rPr>
                <w:u w:val="single"/>
              </w:rPr>
            </w:pPr>
            <w:r w:rsidRPr="00794639">
              <w:rPr>
                <w:u w:val="single"/>
              </w:rPr>
              <w:t>Syntax</w:t>
            </w:r>
          </w:p>
          <w:p w14:paraId="79B3CB78" w14:textId="77777777" w:rsidR="00AD6DB4" w:rsidRPr="00794639" w:rsidRDefault="00AD6DB4" w:rsidP="00166AF3">
            <w:pPr>
              <w:pStyle w:val="TableBody"/>
              <w:rPr>
                <w:b/>
              </w:rPr>
            </w:pPr>
            <w:r w:rsidRPr="00794639">
              <w:rPr>
                <w:b/>
              </w:rPr>
              <w:t>AT+CMGR=</w:t>
            </w:r>
            <w:r w:rsidRPr="00794639">
              <w:rPr>
                <w:b/>
              </w:rPr>
              <w:br/>
              <w:t>&lt;index&gt;</w:t>
            </w:r>
          </w:p>
          <w:p w14:paraId="0191A7EB" w14:textId="77777777" w:rsidR="00AD6DB4" w:rsidRPr="00794639" w:rsidRDefault="00AD6DB4" w:rsidP="00166AF3">
            <w:pPr>
              <w:pStyle w:val="TableBody"/>
            </w:pPr>
          </w:p>
        </w:tc>
        <w:tc>
          <w:tcPr>
            <w:tcW w:w="7269" w:type="dxa"/>
          </w:tcPr>
          <w:p w14:paraId="4BE39672" w14:textId="77777777" w:rsidR="00AD6DB4" w:rsidRPr="00794639" w:rsidRDefault="00AD6DB4" w:rsidP="00166AF3">
            <w:pPr>
              <w:pStyle w:val="TableBody"/>
              <w:rPr>
                <w:rFonts w:ascii="Times New Roman" w:hAnsi="Times New Roman" w:cs="Times New Roman"/>
                <w:sz w:val="20"/>
                <w:szCs w:val="20"/>
                <w:u w:val="single"/>
              </w:rPr>
            </w:pPr>
          </w:p>
          <w:p w14:paraId="750F7678" w14:textId="77777777" w:rsidR="00AD6DB4" w:rsidRPr="00794639" w:rsidRDefault="00AD6DB4" w:rsidP="00CF5A45">
            <w:pPr>
              <w:pStyle w:val="TableBody"/>
            </w:pPr>
          </w:p>
          <w:p w14:paraId="6D40C3D7" w14:textId="77777777" w:rsidR="00AD6DB4" w:rsidRPr="00794639" w:rsidRDefault="00AD6DB4" w:rsidP="00166AF3">
            <w:pPr>
              <w:pStyle w:val="TableBody"/>
              <w:rPr>
                <w:u w:val="single"/>
              </w:rPr>
            </w:pPr>
            <w:r w:rsidRPr="00794639">
              <w:rPr>
                <w:u w:val="single"/>
              </w:rPr>
              <w:t>Response</w:t>
            </w:r>
          </w:p>
          <w:p w14:paraId="68A5FED2" w14:textId="77777777" w:rsidR="00AD6DB4" w:rsidRPr="00794639" w:rsidRDefault="00AD6DB4" w:rsidP="00166AF3">
            <w:pPr>
              <w:pStyle w:val="TableBody"/>
            </w:pPr>
            <w:r w:rsidRPr="00794639">
              <w:t>If text mode (+CMGF=1), command is successful, and SMS-DELIVER:</w:t>
            </w:r>
          </w:p>
          <w:p w14:paraId="432DB7E6" w14:textId="77777777" w:rsidR="00AD6DB4" w:rsidRPr="00794639" w:rsidRDefault="00AD6DB4" w:rsidP="00166AF3">
            <w:pPr>
              <w:pStyle w:val="TableBody"/>
              <w:rPr>
                <w:b/>
              </w:rPr>
            </w:pPr>
            <w:r w:rsidRPr="00794639">
              <w:rPr>
                <w:b/>
              </w:rPr>
              <w:t>+CMGR: &lt;stat&gt;,&lt;oa&gt;,[&lt;alpha&gt;],&lt;scts&gt;[,&lt;tooa&gt;,&lt;fo&gt;,&lt;pid&gt;,&lt;dcs&gt;,&lt;sca&gt;,&lt;tosca&gt;,</w:t>
            </w:r>
            <w:r w:rsidRPr="00794639">
              <w:rPr>
                <w:b/>
              </w:rPr>
              <w:br/>
              <w:t>&lt;length&gt;]&lt;CR&gt;&lt;LF&gt;&lt;data&gt;</w:t>
            </w:r>
          </w:p>
          <w:p w14:paraId="4BF4C4D3" w14:textId="77777777" w:rsidR="00AD6DB4" w:rsidRPr="00794639" w:rsidRDefault="00AD6DB4" w:rsidP="00CF5A45">
            <w:pPr>
              <w:pStyle w:val="TableBody"/>
            </w:pPr>
          </w:p>
          <w:p w14:paraId="082FBD6E" w14:textId="77777777" w:rsidR="00AD6DB4" w:rsidRPr="00794639" w:rsidRDefault="00AD6DB4" w:rsidP="00166AF3">
            <w:pPr>
              <w:pStyle w:val="TableBody"/>
            </w:pPr>
            <w:r w:rsidRPr="00794639">
              <w:t>if text mode (+CMGF=1), command is successful, and SMS-SUBMIT:</w:t>
            </w:r>
          </w:p>
          <w:p w14:paraId="2A82D238" w14:textId="77777777" w:rsidR="00AD6DB4" w:rsidRPr="00794639" w:rsidRDefault="00AD6DB4" w:rsidP="00166AF3">
            <w:pPr>
              <w:pStyle w:val="TableBody"/>
              <w:rPr>
                <w:b/>
              </w:rPr>
            </w:pPr>
            <w:r w:rsidRPr="00794639">
              <w:rPr>
                <w:b/>
              </w:rPr>
              <w:t>+CMGR: &lt;stat&gt;,&lt;da&gt;,[&lt;alpha&gt;][,&lt;toda&gt;,&lt;fo&gt;,&lt;pid&gt;,&lt;dcs&gt;,[&lt;vp&gt;],&lt;sca&gt;,&lt;tosca&gt;,</w:t>
            </w:r>
          </w:p>
          <w:p w14:paraId="77C77D17" w14:textId="77777777" w:rsidR="00AD6DB4" w:rsidRPr="00794639" w:rsidRDefault="00AD6DB4" w:rsidP="00166AF3">
            <w:pPr>
              <w:pStyle w:val="TableBody"/>
              <w:rPr>
                <w:b/>
              </w:rPr>
            </w:pPr>
            <w:r w:rsidRPr="00794639">
              <w:rPr>
                <w:b/>
              </w:rPr>
              <w:t>&lt;length&gt;]&lt;CR&gt;&lt;LF&gt;&lt;data&gt;</w:t>
            </w:r>
          </w:p>
          <w:p w14:paraId="3B16D7E3" w14:textId="77777777" w:rsidR="00AD6DB4" w:rsidRPr="00794639" w:rsidRDefault="00AD6DB4" w:rsidP="00CF5A45">
            <w:pPr>
              <w:pStyle w:val="TableBody"/>
            </w:pPr>
          </w:p>
          <w:p w14:paraId="7664F51B" w14:textId="77777777" w:rsidR="00AD6DB4" w:rsidRPr="00794639" w:rsidRDefault="00AD6DB4" w:rsidP="00166AF3">
            <w:pPr>
              <w:pStyle w:val="TableBody"/>
            </w:pPr>
            <w:r w:rsidRPr="00794639">
              <w:t>if text mode (+CMGF=1), command is successful, and SMS-STATUS-REPORT:</w:t>
            </w:r>
          </w:p>
          <w:p w14:paraId="1A1BFE41" w14:textId="77777777" w:rsidR="00AD6DB4" w:rsidRPr="00794639" w:rsidRDefault="00AD6DB4" w:rsidP="00166AF3">
            <w:pPr>
              <w:pStyle w:val="TableBody"/>
              <w:rPr>
                <w:b/>
              </w:rPr>
            </w:pPr>
            <w:r w:rsidRPr="00794639">
              <w:rPr>
                <w:b/>
              </w:rPr>
              <w:t>+CMGR: &lt;stat&gt;,&lt;fo&gt;,&lt;mr&gt;,[&lt;ra&gt;], [&lt;tora&gt;],&lt;scts&gt;,&lt;d_t&gt;,&lt;st&gt;</w:t>
            </w:r>
          </w:p>
          <w:p w14:paraId="3EF5B764" w14:textId="77777777" w:rsidR="00AD6DB4" w:rsidRPr="00794639" w:rsidRDefault="00AD6DB4" w:rsidP="00CF5A45">
            <w:pPr>
              <w:pStyle w:val="TableBody"/>
            </w:pPr>
          </w:p>
          <w:p w14:paraId="73893E82" w14:textId="77777777" w:rsidR="00AD6DB4" w:rsidRPr="00794639" w:rsidRDefault="00AD6DB4" w:rsidP="00166AF3">
            <w:pPr>
              <w:pStyle w:val="TableBody"/>
            </w:pPr>
            <w:r w:rsidRPr="00794639">
              <w:t>if text mode (+CMGF=1), command is successful, and SMS-COMMAND:</w:t>
            </w:r>
          </w:p>
          <w:p w14:paraId="732FF07E" w14:textId="531F10D4" w:rsidR="00AD6DB4" w:rsidRPr="00794639" w:rsidRDefault="00AD6DB4" w:rsidP="00166AF3">
            <w:pPr>
              <w:pStyle w:val="TableBody"/>
              <w:rPr>
                <w:b/>
              </w:rPr>
            </w:pPr>
            <w:r w:rsidRPr="00794639">
              <w:rPr>
                <w:b/>
              </w:rPr>
              <w:t>+CMGR: &lt;stat&gt;, &lt;fo&gt;,&lt;ct&gt;[, &lt;pid&gt;,[&lt;mn&gt;],[&lt;da&gt;],[&lt;toda&gt;],&lt;length&gt;</w:t>
            </w:r>
            <w:r w:rsidR="00261BA4" w:rsidRPr="00794639">
              <w:rPr>
                <w:b/>
              </w:rPr>
              <w:br/>
            </w:r>
            <w:r w:rsidRPr="00794639">
              <w:rPr>
                <w:b/>
              </w:rPr>
              <w:t>&lt;CR&gt;&lt;LF&gt;&lt;cdata&gt;]</w:t>
            </w:r>
          </w:p>
          <w:p w14:paraId="112A07F0" w14:textId="77777777" w:rsidR="00AD6DB4" w:rsidRPr="00794639" w:rsidRDefault="00AD6DB4" w:rsidP="00CF5A45">
            <w:pPr>
              <w:pStyle w:val="TableBody"/>
            </w:pPr>
          </w:p>
          <w:p w14:paraId="147F46E6" w14:textId="77777777" w:rsidR="00AD6DB4" w:rsidRPr="00794639" w:rsidRDefault="00AD6DB4" w:rsidP="00166AF3">
            <w:pPr>
              <w:pStyle w:val="TableBody"/>
            </w:pPr>
            <w:r w:rsidRPr="00794639">
              <w:t>if text mode (+CMGF=1), command is successful, and CBM storage:</w:t>
            </w:r>
          </w:p>
          <w:p w14:paraId="71CFAEAF" w14:textId="77777777" w:rsidR="00AD6DB4" w:rsidRPr="00794639" w:rsidRDefault="00AD6DB4" w:rsidP="00166AF3">
            <w:pPr>
              <w:pStyle w:val="TableBody"/>
              <w:rPr>
                <w:b/>
              </w:rPr>
            </w:pPr>
            <w:r w:rsidRPr="00794639">
              <w:rPr>
                <w:b/>
              </w:rPr>
              <w:t>+CMGR: &lt;stat&gt;,&lt;sn&gt;, &lt;mid&gt;,&lt;dcs&gt;,&lt;page&gt;,&lt;pages&gt;&lt;CR&gt;&lt;LF&gt;&lt;data&gt;</w:t>
            </w:r>
          </w:p>
          <w:p w14:paraId="476D5434" w14:textId="77777777" w:rsidR="00AD6DB4" w:rsidRPr="00794639" w:rsidRDefault="00AD6DB4" w:rsidP="00CF5A45">
            <w:pPr>
              <w:pStyle w:val="TableBody"/>
            </w:pPr>
          </w:p>
          <w:p w14:paraId="484426A2" w14:textId="77777777" w:rsidR="00AD6DB4" w:rsidRPr="00794639" w:rsidRDefault="00AD6DB4" w:rsidP="00166AF3">
            <w:pPr>
              <w:pStyle w:val="TableBody"/>
            </w:pPr>
            <w:r w:rsidRPr="00794639">
              <w:t>if PDU mode (+CMGF=0) and command is successful:</w:t>
            </w:r>
          </w:p>
          <w:p w14:paraId="798AE339" w14:textId="77777777" w:rsidR="00AD6DB4" w:rsidRPr="00794639" w:rsidRDefault="00AD6DB4" w:rsidP="00166AF3">
            <w:pPr>
              <w:pStyle w:val="TableBody"/>
              <w:rPr>
                <w:b/>
              </w:rPr>
            </w:pPr>
            <w:r w:rsidRPr="00794639">
              <w:rPr>
                <w:b/>
              </w:rPr>
              <w:t>+CMGR: &lt;stat&gt;,[&lt;alpha&gt;],&lt;length&gt;&lt;CR&gt;&lt;LF&gt;&lt;pdu&gt;</w:t>
            </w:r>
          </w:p>
          <w:p w14:paraId="603C01C2" w14:textId="77777777" w:rsidR="00AD6DB4" w:rsidRPr="00794639" w:rsidRDefault="00AD6DB4" w:rsidP="00CF5A45">
            <w:pPr>
              <w:pStyle w:val="TableBody"/>
            </w:pPr>
          </w:p>
          <w:p w14:paraId="791C59A6" w14:textId="77777777" w:rsidR="00AD6DB4" w:rsidRPr="00794639" w:rsidRDefault="00AD6DB4" w:rsidP="00166AF3">
            <w:pPr>
              <w:pStyle w:val="TableBody"/>
            </w:pPr>
            <w:r w:rsidRPr="00794639">
              <w:t>or</w:t>
            </w:r>
          </w:p>
          <w:p w14:paraId="4FA81DE7" w14:textId="77777777" w:rsidR="00AD6DB4" w:rsidRPr="00794639" w:rsidRDefault="00AD6DB4" w:rsidP="00166AF3">
            <w:pPr>
              <w:pStyle w:val="TableBody"/>
              <w:rPr>
                <w:b/>
              </w:rPr>
            </w:pPr>
            <w:r w:rsidRPr="00794639">
              <w:rPr>
                <w:b/>
              </w:rPr>
              <w:t>+CMS ERROR: &lt;err&gt;</w:t>
            </w:r>
          </w:p>
          <w:p w14:paraId="7F9016A2" w14:textId="77777777" w:rsidR="00AD6DB4" w:rsidRPr="00794639" w:rsidRDefault="00AD6DB4" w:rsidP="00CF5A45">
            <w:pPr>
              <w:pStyle w:val="TableBody"/>
            </w:pPr>
          </w:p>
          <w:p w14:paraId="55C13E62" w14:textId="77777777" w:rsidR="00AD6DB4" w:rsidRPr="00794639" w:rsidRDefault="00AD6DB4" w:rsidP="00166AF3">
            <w:pPr>
              <w:pStyle w:val="TableBody"/>
            </w:pPr>
            <w:r w:rsidRPr="00794639">
              <w:rPr>
                <w:u w:val="single"/>
              </w:rPr>
              <w:t>Parameters</w:t>
            </w:r>
          </w:p>
          <w:p w14:paraId="7183276A" w14:textId="6D61DFB4"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539" w:author="Elaine Baricante" w:date="2018-11-27T10:41:00Z">
              <w:r w:rsidR="003C1515">
                <w:rPr>
                  <w:snapToGrid w:val="0"/>
                </w:rPr>
                <w:t>7.1</w:t>
              </w:r>
            </w:ins>
            <w:del w:id="6540"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bl>
    <w:p w14:paraId="4A7576C2" w14:textId="77777777" w:rsidR="00AD6DB4" w:rsidRPr="00794639" w:rsidRDefault="00AD6DB4" w:rsidP="0059466D">
      <w:pPr>
        <w:pStyle w:val="Heading2"/>
      </w:pPr>
      <w:bookmarkStart w:id="6541" w:name="_Toc345081381"/>
      <w:bookmarkStart w:id="6542" w:name="_Toc349753123"/>
      <w:bookmarkStart w:id="6543" w:name="_Toc349754017"/>
      <w:bookmarkStart w:id="6544" w:name="_Ref366745266"/>
      <w:bookmarkStart w:id="6545" w:name="_Ref369092636"/>
      <w:bookmarkStart w:id="6546" w:name="_Toc368586083"/>
      <w:bookmarkStart w:id="6547" w:name="_Ref407114593"/>
      <w:bookmarkStart w:id="6548" w:name="_Ref407114595"/>
      <w:bookmarkStart w:id="6549" w:name="_Toc486251666"/>
      <w:bookmarkStart w:id="6550" w:name="_Toc531700957"/>
      <w:r w:rsidRPr="00794639">
        <w:t xml:space="preserve">+CMGS Command: Send </w:t>
      </w:r>
      <w:bookmarkEnd w:id="6541"/>
      <w:r w:rsidRPr="00794639">
        <w:t>Message</w:t>
      </w:r>
      <w:bookmarkStart w:id="6551" w:name="_Toc503199161"/>
      <w:bookmarkStart w:id="6552" w:name="_Toc503205182"/>
      <w:bookmarkEnd w:id="6542"/>
      <w:bookmarkEnd w:id="6543"/>
      <w:bookmarkEnd w:id="6544"/>
      <w:bookmarkEnd w:id="6545"/>
      <w:bookmarkEnd w:id="6546"/>
      <w:bookmarkEnd w:id="6547"/>
      <w:bookmarkEnd w:id="6548"/>
      <w:bookmarkEnd w:id="6549"/>
      <w:bookmarkEnd w:id="6550"/>
      <w:bookmarkEnd w:id="6551"/>
      <w:bookmarkEnd w:id="6552"/>
    </w:p>
    <w:tbl>
      <w:tblPr>
        <w:tblStyle w:val="TableSWIleft"/>
        <w:tblW w:w="8997" w:type="dxa"/>
        <w:tblLayout w:type="fixed"/>
        <w:tblLook w:val="04A0" w:firstRow="1" w:lastRow="0" w:firstColumn="1" w:lastColumn="0" w:noHBand="0" w:noVBand="1"/>
      </w:tblPr>
      <w:tblGrid>
        <w:gridCol w:w="1728"/>
        <w:gridCol w:w="7269"/>
      </w:tblGrid>
      <w:tr w:rsidR="00AD6DB4" w:rsidRPr="00794639" w14:paraId="6BC46AC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759D170" w14:textId="4A3947E4" w:rsidR="00AD6DB4" w:rsidRPr="00794639" w:rsidRDefault="00F22490">
            <w:pPr>
              <w:pStyle w:val="TableRowHead"/>
              <w:spacing w:before="144" w:after="144"/>
              <w:rPr>
                <w:rFonts w:cs="Arial"/>
                <w:bCs w:val="0"/>
              </w:rPr>
            </w:pPr>
            <w:r w:rsidRPr="00794639">
              <w:rPr>
                <w:lang w:eastAsia="zh-CN"/>
              </w:rPr>
              <w:t>HL7800</w:t>
            </w:r>
          </w:p>
        </w:tc>
      </w:tr>
      <w:tr w:rsidR="00AD6DB4" w:rsidRPr="00794639" w14:paraId="3EADF062" w14:textId="77777777" w:rsidTr="00170927">
        <w:trPr>
          <w:trHeight w:val="50"/>
        </w:trPr>
        <w:tc>
          <w:tcPr>
            <w:tcW w:w="0" w:type="dxa"/>
          </w:tcPr>
          <w:p w14:paraId="69427F15"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37123A72" w14:textId="77777777" w:rsidR="00AD6DB4" w:rsidRPr="00794639" w:rsidRDefault="00AD6DB4" w:rsidP="00CF5A45">
            <w:pPr>
              <w:pStyle w:val="TableBody"/>
            </w:pPr>
          </w:p>
          <w:p w14:paraId="5158FDE1" w14:textId="77777777" w:rsidR="00AD6DB4" w:rsidRPr="00794639" w:rsidRDefault="00AD6DB4" w:rsidP="00166AF3">
            <w:pPr>
              <w:pStyle w:val="TableBody"/>
              <w:rPr>
                <w:u w:val="single"/>
              </w:rPr>
            </w:pPr>
            <w:r w:rsidRPr="00794639">
              <w:rPr>
                <w:u w:val="single"/>
              </w:rPr>
              <w:t>Syntax</w:t>
            </w:r>
          </w:p>
          <w:p w14:paraId="5E10921A" w14:textId="77777777" w:rsidR="00AD6DB4" w:rsidRPr="00794639" w:rsidRDefault="00AD6DB4" w:rsidP="00166AF3">
            <w:pPr>
              <w:pStyle w:val="TableBody"/>
              <w:rPr>
                <w:b/>
              </w:rPr>
            </w:pPr>
            <w:r w:rsidRPr="00794639">
              <w:rPr>
                <w:b/>
              </w:rPr>
              <w:t>AT+CMGS=?</w:t>
            </w:r>
          </w:p>
        </w:tc>
        <w:tc>
          <w:tcPr>
            <w:tcW w:w="7269" w:type="dxa"/>
          </w:tcPr>
          <w:p w14:paraId="3CC1E8D4" w14:textId="77777777" w:rsidR="00AD6DB4" w:rsidRPr="00794639" w:rsidRDefault="00AD6DB4" w:rsidP="00166AF3">
            <w:pPr>
              <w:pStyle w:val="TableBody"/>
              <w:rPr>
                <w:rFonts w:ascii="Times New Roman" w:hAnsi="Times New Roman" w:cs="Times New Roman"/>
                <w:sz w:val="20"/>
                <w:szCs w:val="20"/>
                <w:u w:val="single"/>
              </w:rPr>
            </w:pPr>
          </w:p>
          <w:p w14:paraId="760DF0BE" w14:textId="77777777" w:rsidR="00AD6DB4" w:rsidRPr="00794639" w:rsidRDefault="00AD6DB4" w:rsidP="00CF5A45">
            <w:pPr>
              <w:pStyle w:val="TableBody"/>
            </w:pPr>
          </w:p>
          <w:p w14:paraId="0FD9A02A" w14:textId="77777777" w:rsidR="00AD6DB4" w:rsidRPr="00794639" w:rsidRDefault="00AD6DB4" w:rsidP="00166AF3">
            <w:pPr>
              <w:pStyle w:val="TableBody"/>
              <w:rPr>
                <w:u w:val="single"/>
              </w:rPr>
            </w:pPr>
            <w:r w:rsidRPr="00794639">
              <w:rPr>
                <w:u w:val="single"/>
              </w:rPr>
              <w:t>Response</w:t>
            </w:r>
          </w:p>
          <w:p w14:paraId="2AE2178B" w14:textId="77777777" w:rsidR="00AD6DB4" w:rsidRPr="00794639" w:rsidRDefault="00AD6DB4" w:rsidP="00166AF3">
            <w:pPr>
              <w:pStyle w:val="TableBody"/>
              <w:rPr>
                <w:b/>
              </w:rPr>
            </w:pPr>
            <w:r w:rsidRPr="00794639">
              <w:rPr>
                <w:b/>
              </w:rPr>
              <w:t>OK</w:t>
            </w:r>
          </w:p>
        </w:tc>
      </w:tr>
      <w:tr w:rsidR="00AD6DB4" w:rsidRPr="00794639" w14:paraId="282168AD" w14:textId="77777777" w:rsidTr="00687FF7">
        <w:trPr>
          <w:cantSplit w:val="0"/>
          <w:trHeight w:val="65"/>
        </w:trPr>
        <w:tc>
          <w:tcPr>
            <w:tcW w:w="1728" w:type="dxa"/>
          </w:tcPr>
          <w:p w14:paraId="31EBC4FB" w14:textId="77777777" w:rsidR="00AD6DB4" w:rsidRPr="00794639" w:rsidRDefault="00AD6DB4" w:rsidP="00166AF3">
            <w:pPr>
              <w:pStyle w:val="TableBody"/>
              <w:rPr>
                <w:rFonts w:ascii="Times New Roman" w:hAnsi="Times New Roman"/>
                <w:i/>
                <w:sz w:val="20"/>
              </w:rPr>
            </w:pPr>
            <w:r w:rsidRPr="00794639">
              <w:rPr>
                <w:i/>
              </w:rPr>
              <w:t>Write command</w:t>
            </w:r>
          </w:p>
          <w:p w14:paraId="3CF0A1CF" w14:textId="77777777" w:rsidR="00AD6DB4" w:rsidRPr="00794639" w:rsidRDefault="00AD6DB4" w:rsidP="00CF5A45">
            <w:pPr>
              <w:pStyle w:val="TableBody"/>
            </w:pPr>
          </w:p>
          <w:p w14:paraId="767C46C1" w14:textId="77777777" w:rsidR="00AD6DB4" w:rsidRPr="00794639" w:rsidRDefault="00AD6DB4" w:rsidP="00166AF3">
            <w:pPr>
              <w:pStyle w:val="TableBody"/>
              <w:rPr>
                <w:u w:val="single"/>
              </w:rPr>
            </w:pPr>
            <w:r w:rsidRPr="00794639">
              <w:rPr>
                <w:u w:val="single"/>
              </w:rPr>
              <w:t>Syntax</w:t>
            </w:r>
          </w:p>
          <w:p w14:paraId="18B36209" w14:textId="77777777" w:rsidR="00AD6DB4" w:rsidRPr="00794639" w:rsidRDefault="00AD6DB4" w:rsidP="00166AF3">
            <w:pPr>
              <w:pStyle w:val="TableBody"/>
            </w:pPr>
            <w:r w:rsidRPr="00794639">
              <w:t>If text mode (+CMGF=1):</w:t>
            </w:r>
          </w:p>
          <w:p w14:paraId="34C4B9EE" w14:textId="77777777" w:rsidR="00AD6DB4" w:rsidRPr="00794639" w:rsidRDefault="00AD6DB4" w:rsidP="00166AF3">
            <w:pPr>
              <w:pStyle w:val="TableBody"/>
              <w:rPr>
                <w:b/>
              </w:rPr>
            </w:pPr>
            <w:r w:rsidRPr="00794639">
              <w:rPr>
                <w:b/>
              </w:rPr>
              <w:t>AT+CMGS=&lt;da&gt;</w:t>
            </w:r>
            <w:r w:rsidRPr="00794639">
              <w:rPr>
                <w:b/>
              </w:rPr>
              <w:br/>
              <w:t>[,&lt;toda&gt;]&lt;CR&gt;</w:t>
            </w:r>
          </w:p>
          <w:p w14:paraId="7A1D9DF3" w14:textId="77777777" w:rsidR="00AD6DB4" w:rsidRPr="00794639" w:rsidRDefault="00AD6DB4" w:rsidP="00166AF3">
            <w:pPr>
              <w:pStyle w:val="TableBody"/>
              <w:rPr>
                <w:b/>
              </w:rPr>
            </w:pPr>
            <w:r w:rsidRPr="00794639">
              <w:rPr>
                <w:b/>
              </w:rPr>
              <w:t>text is entered</w:t>
            </w:r>
            <w:r w:rsidRPr="00794639">
              <w:rPr>
                <w:b/>
              </w:rPr>
              <w:br/>
              <w:t>&lt;ctrl-Z/ESC&gt;</w:t>
            </w:r>
          </w:p>
          <w:p w14:paraId="5D415FD9" w14:textId="062A9F61" w:rsidR="00AD6DB4" w:rsidRPr="00794639" w:rsidRDefault="00AD6DB4" w:rsidP="00166AF3">
            <w:pPr>
              <w:pStyle w:val="TableBody"/>
            </w:pPr>
          </w:p>
          <w:p w14:paraId="2C310722" w14:textId="0770F52A" w:rsidR="00D239B0" w:rsidRPr="00794639" w:rsidRDefault="00D239B0" w:rsidP="00166AF3">
            <w:pPr>
              <w:pStyle w:val="TableBody"/>
            </w:pPr>
          </w:p>
          <w:p w14:paraId="137A007C" w14:textId="3DFE560A" w:rsidR="00D239B0" w:rsidRPr="00794639" w:rsidRDefault="00D239B0" w:rsidP="00166AF3">
            <w:pPr>
              <w:pStyle w:val="TableBody"/>
            </w:pPr>
          </w:p>
          <w:p w14:paraId="61379D51" w14:textId="6D766EB9" w:rsidR="00D239B0" w:rsidRPr="00794639" w:rsidRDefault="00D239B0" w:rsidP="00166AF3">
            <w:pPr>
              <w:pStyle w:val="TableBody"/>
            </w:pPr>
          </w:p>
          <w:p w14:paraId="7382AF1B" w14:textId="756973EB" w:rsidR="00D239B0" w:rsidRPr="00794639" w:rsidRDefault="00D239B0" w:rsidP="00166AF3">
            <w:pPr>
              <w:pStyle w:val="TableBody"/>
            </w:pPr>
          </w:p>
          <w:p w14:paraId="3006E951" w14:textId="77777777" w:rsidR="00AD6DB4" w:rsidRPr="00794639" w:rsidRDefault="00AD6DB4" w:rsidP="00166AF3">
            <w:pPr>
              <w:pStyle w:val="TableBody"/>
            </w:pPr>
            <w:r w:rsidRPr="00794639">
              <w:lastRenderedPageBreak/>
              <w:t>If PDU mode (+CMGF=0):</w:t>
            </w:r>
          </w:p>
          <w:p w14:paraId="143187F8" w14:textId="77777777" w:rsidR="00AD6DB4" w:rsidRPr="00794639" w:rsidRDefault="00AD6DB4" w:rsidP="00166AF3">
            <w:pPr>
              <w:pStyle w:val="TableBody"/>
              <w:rPr>
                <w:b/>
              </w:rPr>
            </w:pPr>
            <w:r w:rsidRPr="00794639">
              <w:rPr>
                <w:b/>
              </w:rPr>
              <w:t>AT+CMGS=</w:t>
            </w:r>
            <w:r w:rsidRPr="00794639">
              <w:rPr>
                <w:b/>
              </w:rPr>
              <w:br/>
              <w:t>&lt;length&gt;&lt;CR&gt;</w:t>
            </w:r>
            <w:r w:rsidRPr="00794639">
              <w:rPr>
                <w:b/>
              </w:rPr>
              <w:br/>
              <w:t>PDU is given</w:t>
            </w:r>
            <w:r w:rsidRPr="00794639">
              <w:rPr>
                <w:b/>
              </w:rPr>
              <w:br/>
              <w:t>&lt;ctrl-Z/ESC&gt;</w:t>
            </w:r>
          </w:p>
        </w:tc>
        <w:tc>
          <w:tcPr>
            <w:tcW w:w="7269" w:type="dxa"/>
          </w:tcPr>
          <w:p w14:paraId="4B39E9C5" w14:textId="77777777" w:rsidR="00AD6DB4" w:rsidRPr="00794639" w:rsidRDefault="00AD6DB4" w:rsidP="00166AF3">
            <w:pPr>
              <w:pStyle w:val="TableBody"/>
              <w:rPr>
                <w:rFonts w:ascii="Times New Roman" w:hAnsi="Times New Roman" w:cs="Times New Roman"/>
                <w:sz w:val="20"/>
                <w:szCs w:val="20"/>
                <w:u w:val="single"/>
              </w:rPr>
            </w:pPr>
          </w:p>
          <w:p w14:paraId="07C9F8A5" w14:textId="77777777" w:rsidR="00AD6DB4" w:rsidRPr="00794639" w:rsidRDefault="00AD6DB4" w:rsidP="00CF5A45">
            <w:pPr>
              <w:pStyle w:val="TableBody"/>
            </w:pPr>
          </w:p>
          <w:p w14:paraId="6A548FC1" w14:textId="77777777" w:rsidR="00AD6DB4" w:rsidRPr="00794639" w:rsidRDefault="00AD6DB4" w:rsidP="00166AF3">
            <w:pPr>
              <w:pStyle w:val="TableBody"/>
              <w:rPr>
                <w:u w:val="single"/>
              </w:rPr>
            </w:pPr>
            <w:r w:rsidRPr="00794639">
              <w:rPr>
                <w:u w:val="single"/>
              </w:rPr>
              <w:t>Response</w:t>
            </w:r>
          </w:p>
          <w:p w14:paraId="491BD9B2" w14:textId="77777777" w:rsidR="00AD6DB4" w:rsidRPr="00794639" w:rsidRDefault="00AD6DB4" w:rsidP="00166AF3">
            <w:pPr>
              <w:pStyle w:val="TableBody"/>
            </w:pPr>
            <w:r w:rsidRPr="00794639">
              <w:t>If text mode (+CMGF=1) and sending is successful:</w:t>
            </w:r>
          </w:p>
          <w:p w14:paraId="4C7B61CC" w14:textId="77777777" w:rsidR="00AD6DB4" w:rsidRPr="00794639" w:rsidRDefault="00AD6DB4" w:rsidP="00166AF3">
            <w:pPr>
              <w:pStyle w:val="TableBody"/>
              <w:rPr>
                <w:b/>
              </w:rPr>
            </w:pPr>
            <w:r w:rsidRPr="00794639">
              <w:rPr>
                <w:b/>
              </w:rPr>
              <w:t>[+CMGS: &lt;mr&gt;[,&lt;scts&gt;]]</w:t>
            </w:r>
          </w:p>
          <w:p w14:paraId="3463AAAC" w14:textId="77777777" w:rsidR="00AD6DB4" w:rsidRPr="00794639" w:rsidRDefault="00AD6DB4" w:rsidP="00166AF3">
            <w:pPr>
              <w:pStyle w:val="TableBody"/>
              <w:rPr>
                <w:b/>
              </w:rPr>
            </w:pPr>
            <w:r w:rsidRPr="00794639">
              <w:rPr>
                <w:b/>
              </w:rPr>
              <w:t>OK</w:t>
            </w:r>
          </w:p>
          <w:p w14:paraId="6E9760F9" w14:textId="77777777" w:rsidR="00AD6DB4" w:rsidRPr="00794639" w:rsidRDefault="00AD6DB4" w:rsidP="00CF5A45">
            <w:pPr>
              <w:pStyle w:val="TableBody"/>
            </w:pPr>
          </w:p>
          <w:p w14:paraId="40701E27" w14:textId="77777777" w:rsidR="00AD6DB4" w:rsidRPr="00794639" w:rsidRDefault="00AD6DB4" w:rsidP="00166AF3">
            <w:pPr>
              <w:pStyle w:val="TableBody"/>
            </w:pPr>
            <w:r w:rsidRPr="00794639">
              <w:t>if PDU mode (+CMGF=0) and sending is successful:</w:t>
            </w:r>
          </w:p>
          <w:p w14:paraId="28419503" w14:textId="77777777" w:rsidR="00AD6DB4" w:rsidRPr="00794639" w:rsidRDefault="00AD6DB4" w:rsidP="00166AF3">
            <w:pPr>
              <w:pStyle w:val="TableBody"/>
              <w:rPr>
                <w:b/>
              </w:rPr>
            </w:pPr>
            <w:r w:rsidRPr="00794639">
              <w:rPr>
                <w:b/>
              </w:rPr>
              <w:t>[+CMGS: &lt;mr&gt;]</w:t>
            </w:r>
          </w:p>
          <w:p w14:paraId="76FE5B92" w14:textId="77777777" w:rsidR="00AD6DB4" w:rsidRPr="00794639" w:rsidRDefault="00AD6DB4" w:rsidP="00166AF3">
            <w:pPr>
              <w:pStyle w:val="TableBody"/>
              <w:rPr>
                <w:b/>
              </w:rPr>
            </w:pPr>
            <w:r w:rsidRPr="00794639">
              <w:rPr>
                <w:b/>
              </w:rPr>
              <w:t>OK</w:t>
            </w:r>
          </w:p>
          <w:p w14:paraId="170BD4D2" w14:textId="77777777" w:rsidR="00AD6DB4" w:rsidRPr="00794639" w:rsidRDefault="00AD6DB4" w:rsidP="00CF5A45">
            <w:pPr>
              <w:pStyle w:val="TableBody"/>
            </w:pPr>
          </w:p>
          <w:p w14:paraId="3BF03B9B" w14:textId="77777777" w:rsidR="00AD6DB4" w:rsidRPr="00794639" w:rsidRDefault="00AD6DB4" w:rsidP="00166AF3">
            <w:pPr>
              <w:pStyle w:val="TableBody"/>
            </w:pPr>
            <w:r w:rsidRPr="00794639">
              <w:t>or</w:t>
            </w:r>
          </w:p>
          <w:p w14:paraId="0A2B6F72" w14:textId="77777777" w:rsidR="00AD6DB4" w:rsidRPr="00794639" w:rsidRDefault="00AD6DB4" w:rsidP="00166AF3">
            <w:pPr>
              <w:pStyle w:val="TableBody"/>
              <w:rPr>
                <w:b/>
              </w:rPr>
            </w:pPr>
            <w:r w:rsidRPr="00794639">
              <w:rPr>
                <w:b/>
              </w:rPr>
              <w:t>+CMS ERROR: &lt;err&gt;</w:t>
            </w:r>
          </w:p>
          <w:p w14:paraId="3F5F1C7D" w14:textId="77777777" w:rsidR="00AD6DB4" w:rsidRPr="00794639" w:rsidRDefault="00AD6DB4" w:rsidP="00CF5A45">
            <w:pPr>
              <w:pStyle w:val="TableBody"/>
            </w:pPr>
          </w:p>
          <w:p w14:paraId="3ED4CA77" w14:textId="77777777" w:rsidR="00AD6DB4" w:rsidRPr="00794639" w:rsidRDefault="00AD6DB4" w:rsidP="00166AF3">
            <w:pPr>
              <w:pStyle w:val="TableBody"/>
            </w:pPr>
            <w:r w:rsidRPr="00794639">
              <w:rPr>
                <w:u w:val="single"/>
              </w:rPr>
              <w:t>Parameters</w:t>
            </w:r>
          </w:p>
          <w:p w14:paraId="04681605" w14:textId="1DC5C33D"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553" w:author="Elaine Baricante" w:date="2018-11-27T10:41:00Z">
              <w:r w:rsidR="003C1515">
                <w:rPr>
                  <w:snapToGrid w:val="0"/>
                </w:rPr>
                <w:t>7.1</w:t>
              </w:r>
            </w:ins>
            <w:del w:id="6554"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r w:rsidR="00AD6DB4" w:rsidRPr="00794639" w14:paraId="6FA2E935" w14:textId="77777777" w:rsidTr="00170927">
        <w:tc>
          <w:tcPr>
            <w:tcW w:w="0" w:type="dxa"/>
          </w:tcPr>
          <w:p w14:paraId="24B98ACB" w14:textId="77777777" w:rsidR="00AD6DB4" w:rsidRPr="00794639" w:rsidRDefault="00AD6DB4" w:rsidP="00166AF3">
            <w:pPr>
              <w:pStyle w:val="TableBody"/>
            </w:pPr>
            <w:r w:rsidRPr="00794639">
              <w:rPr>
                <w:u w:val="single"/>
              </w:rPr>
              <w:lastRenderedPageBreak/>
              <w:t>Notes</w:t>
            </w:r>
          </w:p>
        </w:tc>
        <w:tc>
          <w:tcPr>
            <w:tcW w:w="7269" w:type="dxa"/>
          </w:tcPr>
          <w:p w14:paraId="7D0E4E55" w14:textId="6721EB39" w:rsidR="00AD6DB4" w:rsidRPr="00794639" w:rsidRDefault="00AD6DB4" w:rsidP="0059466D">
            <w:pPr>
              <w:pStyle w:val="TableBody"/>
              <w:numPr>
                <w:ilvl w:val="0"/>
                <w:numId w:val="44"/>
              </w:numPr>
            </w:pPr>
            <w:r w:rsidRPr="00794639">
              <w:t xml:space="preserve">The TA shall send a </w:t>
            </w:r>
            <w:r w:rsidR="00C45EBB" w:rsidRPr="00794639">
              <w:t>four-character</w:t>
            </w:r>
            <w:r w:rsidRPr="00794639">
              <w:t xml:space="preserve"> sequence &lt;CR&gt;&lt;LF&gt;&lt;greater_than&gt;&lt;space&gt; (IRA 13, 10, 62, 32) after command line is terminated with &lt;CR&gt;; after that PDU can be given from TE to ME/TA.</w:t>
            </w:r>
          </w:p>
          <w:p w14:paraId="28E002C0" w14:textId="77777777" w:rsidR="00AD6DB4" w:rsidRPr="00794639" w:rsidRDefault="00AD6DB4" w:rsidP="0059466D">
            <w:pPr>
              <w:pStyle w:val="TableBody"/>
              <w:numPr>
                <w:ilvl w:val="0"/>
                <w:numId w:val="44"/>
              </w:numPr>
            </w:pPr>
            <w:r w:rsidRPr="00794639">
              <w:t>The PDU shall be hexadecimal format (similarly as specified for &lt;pdu&gt;) and given in one line; ME/TA converts this coding into the actual octets of PDU.</w:t>
            </w:r>
          </w:p>
          <w:p w14:paraId="34D63A92" w14:textId="04F41260" w:rsidR="00AD6DB4" w:rsidRPr="00794639" w:rsidRDefault="00AD6DB4" w:rsidP="0059466D">
            <w:pPr>
              <w:pStyle w:val="TableBody"/>
              <w:numPr>
                <w:ilvl w:val="0"/>
                <w:numId w:val="44"/>
              </w:numPr>
            </w:pPr>
            <w:r w:rsidRPr="00794639">
              <w:t xml:space="preserve">When the length octet of the SMSC address (given in the PDU) equals zero, the SMSC address set with </w:t>
            </w:r>
            <w:r w:rsidRPr="00794639">
              <w:rPr>
                <w:rStyle w:val="Code"/>
              </w:rPr>
              <w:t>+CSCA</w:t>
            </w:r>
            <w:r w:rsidRPr="00794639">
              <w:t xml:space="preserve"> is used; in this case the SMSC Type-of-Address octet shall not be present in the PDU, i.e. TPDU starts right after SMSC length octet.</w:t>
            </w:r>
          </w:p>
          <w:p w14:paraId="1991BD12" w14:textId="77777777" w:rsidR="00AD6DB4" w:rsidRPr="00794639" w:rsidRDefault="00AD6DB4" w:rsidP="0059466D">
            <w:pPr>
              <w:pStyle w:val="TableBody"/>
              <w:numPr>
                <w:ilvl w:val="0"/>
                <w:numId w:val="44"/>
              </w:numPr>
            </w:pPr>
            <w:r w:rsidRPr="00794639">
              <w:t>Sending can be cancelled by giving &lt;ESC&gt; character.</w:t>
            </w:r>
          </w:p>
          <w:p w14:paraId="070F20B4" w14:textId="77777777" w:rsidR="00AD6DB4" w:rsidRPr="00794639" w:rsidRDefault="00AD6DB4" w:rsidP="0059466D">
            <w:pPr>
              <w:pStyle w:val="TableBody"/>
              <w:numPr>
                <w:ilvl w:val="0"/>
                <w:numId w:val="44"/>
              </w:numPr>
            </w:pPr>
            <w:r w:rsidRPr="00794639">
              <w:t>&lt;ctrl-Z&gt; must be used to indicate the ending of PDU.</w:t>
            </w:r>
          </w:p>
          <w:p w14:paraId="6A663F9A" w14:textId="77777777" w:rsidR="00AD6DB4" w:rsidRPr="00794639" w:rsidRDefault="00AD6DB4" w:rsidP="0059466D">
            <w:pPr>
              <w:pStyle w:val="TableBody"/>
              <w:numPr>
                <w:ilvl w:val="0"/>
                <w:numId w:val="44"/>
              </w:numPr>
            </w:pPr>
            <w:r w:rsidRPr="00794639">
              <w:rPr>
                <w:rStyle w:val="Code"/>
              </w:rPr>
              <w:t>+CMGS: &lt;mr&gt;[,&lt;scts&gt;]</w:t>
            </w:r>
            <w:r w:rsidRPr="00794639">
              <w:t xml:space="preserve"> is not available in </w:t>
            </w:r>
            <w:r w:rsidRPr="00794639">
              <w:rPr>
                <w:rStyle w:val="Code"/>
              </w:rPr>
              <w:t>+CMGS</w:t>
            </w:r>
            <w:r w:rsidRPr="00794639">
              <w:t xml:space="preserve"> intermediate response as SMS is sent over IMS using 3GPP2 SMS PDU format and protocol.</w:t>
            </w:r>
          </w:p>
        </w:tc>
      </w:tr>
    </w:tbl>
    <w:p w14:paraId="57D99688" w14:textId="77777777" w:rsidR="00AD6DB4" w:rsidRPr="00794639" w:rsidRDefault="00AD6DB4" w:rsidP="0059466D">
      <w:pPr>
        <w:pStyle w:val="Heading2"/>
      </w:pPr>
      <w:bookmarkStart w:id="6555" w:name="_Toc345081382"/>
      <w:bookmarkStart w:id="6556" w:name="_Toc349753124"/>
      <w:bookmarkStart w:id="6557" w:name="_Toc349754018"/>
      <w:bookmarkStart w:id="6558" w:name="_Ref366745276"/>
      <w:bookmarkStart w:id="6559" w:name="_Ref369092651"/>
      <w:bookmarkStart w:id="6560" w:name="_Toc368586084"/>
      <w:bookmarkStart w:id="6561" w:name="_Toc486251667"/>
      <w:bookmarkStart w:id="6562" w:name="_Toc531700958"/>
      <w:r w:rsidRPr="00794639">
        <w:t xml:space="preserve">+CMGW Command: Write Message to </w:t>
      </w:r>
      <w:bookmarkEnd w:id="6555"/>
      <w:r w:rsidRPr="00794639">
        <w:t>Memory</w:t>
      </w:r>
      <w:bookmarkStart w:id="6563" w:name="_Toc503199162"/>
      <w:bookmarkStart w:id="6564" w:name="_Toc503205183"/>
      <w:bookmarkEnd w:id="6556"/>
      <w:bookmarkEnd w:id="6557"/>
      <w:bookmarkEnd w:id="6558"/>
      <w:bookmarkEnd w:id="6559"/>
      <w:bookmarkEnd w:id="6560"/>
      <w:bookmarkEnd w:id="6561"/>
      <w:bookmarkEnd w:id="6562"/>
      <w:bookmarkEnd w:id="6563"/>
      <w:bookmarkEnd w:id="6564"/>
    </w:p>
    <w:tbl>
      <w:tblPr>
        <w:tblStyle w:val="TableSWIleft"/>
        <w:tblW w:w="8997" w:type="dxa"/>
        <w:tblLayout w:type="fixed"/>
        <w:tblLook w:val="04A0" w:firstRow="1" w:lastRow="0" w:firstColumn="1" w:lastColumn="0" w:noHBand="0" w:noVBand="1"/>
      </w:tblPr>
      <w:tblGrid>
        <w:gridCol w:w="1728"/>
        <w:gridCol w:w="7269"/>
      </w:tblGrid>
      <w:tr w:rsidR="00AD6DB4" w:rsidRPr="00794639" w14:paraId="6C5179A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170B80C" w14:textId="23A8B893" w:rsidR="00AD6DB4" w:rsidRPr="00794639" w:rsidRDefault="00F22490">
            <w:pPr>
              <w:pStyle w:val="TableRowHead"/>
              <w:spacing w:before="144" w:after="144"/>
              <w:rPr>
                <w:rFonts w:cs="Arial"/>
                <w:bCs w:val="0"/>
              </w:rPr>
            </w:pPr>
            <w:r w:rsidRPr="00794639">
              <w:rPr>
                <w:lang w:eastAsia="zh-CN"/>
              </w:rPr>
              <w:t>HL7800</w:t>
            </w:r>
          </w:p>
        </w:tc>
      </w:tr>
      <w:tr w:rsidR="00AD6DB4" w:rsidRPr="00794639" w14:paraId="103E9965" w14:textId="77777777" w:rsidTr="00170927">
        <w:trPr>
          <w:trHeight w:val="1027"/>
        </w:trPr>
        <w:tc>
          <w:tcPr>
            <w:tcW w:w="0" w:type="dxa"/>
          </w:tcPr>
          <w:p w14:paraId="0CB3E417"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6C420EA9" w14:textId="77777777" w:rsidR="00AD6DB4" w:rsidRPr="00794639" w:rsidRDefault="00AD6DB4" w:rsidP="00166AF3">
            <w:pPr>
              <w:pStyle w:val="TableBody"/>
            </w:pPr>
          </w:p>
          <w:p w14:paraId="3D394E19" w14:textId="77777777" w:rsidR="00AD6DB4" w:rsidRPr="00794639" w:rsidRDefault="00AD6DB4" w:rsidP="00166AF3">
            <w:pPr>
              <w:pStyle w:val="TableBody"/>
              <w:rPr>
                <w:u w:val="single"/>
              </w:rPr>
            </w:pPr>
            <w:r w:rsidRPr="00794639">
              <w:rPr>
                <w:u w:val="single"/>
              </w:rPr>
              <w:t>Syntax</w:t>
            </w:r>
          </w:p>
          <w:p w14:paraId="5A75F3B7" w14:textId="77777777" w:rsidR="00AD6DB4" w:rsidRPr="00794639" w:rsidRDefault="00AD6DB4" w:rsidP="00166AF3">
            <w:pPr>
              <w:pStyle w:val="TableBody"/>
              <w:rPr>
                <w:b/>
              </w:rPr>
            </w:pPr>
            <w:r w:rsidRPr="00794639">
              <w:rPr>
                <w:b/>
              </w:rPr>
              <w:t>AT+CMGW=?</w:t>
            </w:r>
          </w:p>
        </w:tc>
        <w:tc>
          <w:tcPr>
            <w:tcW w:w="7269" w:type="dxa"/>
          </w:tcPr>
          <w:p w14:paraId="7A139D20" w14:textId="77777777" w:rsidR="00AD6DB4" w:rsidRPr="00794639" w:rsidRDefault="00AD6DB4" w:rsidP="00166AF3">
            <w:pPr>
              <w:pStyle w:val="TableBody"/>
              <w:rPr>
                <w:rFonts w:ascii="Times New Roman" w:hAnsi="Times New Roman" w:cs="Times New Roman"/>
                <w:sz w:val="20"/>
                <w:szCs w:val="20"/>
                <w:u w:val="single"/>
              </w:rPr>
            </w:pPr>
          </w:p>
          <w:p w14:paraId="5D7FD92C" w14:textId="77777777" w:rsidR="00AD6DB4" w:rsidRPr="00794639" w:rsidRDefault="00AD6DB4" w:rsidP="00166AF3">
            <w:pPr>
              <w:pStyle w:val="TableBody"/>
              <w:rPr>
                <w:u w:val="single"/>
              </w:rPr>
            </w:pPr>
          </w:p>
          <w:p w14:paraId="0CBB5344" w14:textId="77777777" w:rsidR="00AD6DB4" w:rsidRPr="00794639" w:rsidRDefault="00AD6DB4" w:rsidP="00166AF3">
            <w:pPr>
              <w:pStyle w:val="TableBody"/>
              <w:rPr>
                <w:u w:val="single"/>
              </w:rPr>
            </w:pPr>
            <w:r w:rsidRPr="00794639">
              <w:rPr>
                <w:u w:val="single"/>
              </w:rPr>
              <w:t>Response</w:t>
            </w:r>
          </w:p>
          <w:p w14:paraId="097608DC" w14:textId="77777777" w:rsidR="00AD6DB4" w:rsidRPr="00794639" w:rsidRDefault="00AD6DB4" w:rsidP="00166AF3">
            <w:pPr>
              <w:pStyle w:val="TableBody"/>
              <w:rPr>
                <w:b/>
              </w:rPr>
            </w:pPr>
            <w:r w:rsidRPr="00794639">
              <w:rPr>
                <w:b/>
              </w:rPr>
              <w:t>OK</w:t>
            </w:r>
          </w:p>
        </w:tc>
      </w:tr>
      <w:tr w:rsidR="00AD6DB4" w:rsidRPr="00794639" w14:paraId="4C4A14C5" w14:textId="77777777" w:rsidTr="00687FF7">
        <w:trPr>
          <w:trHeight w:val="1316"/>
        </w:trPr>
        <w:tc>
          <w:tcPr>
            <w:tcW w:w="1728" w:type="dxa"/>
          </w:tcPr>
          <w:p w14:paraId="4C8F7761" w14:textId="77777777" w:rsidR="00AD6DB4" w:rsidRPr="00794639" w:rsidRDefault="00AD6DB4" w:rsidP="00166AF3">
            <w:pPr>
              <w:pStyle w:val="TableBody"/>
              <w:rPr>
                <w:rFonts w:ascii="Times New Roman" w:hAnsi="Times New Roman"/>
                <w:i/>
                <w:sz w:val="20"/>
              </w:rPr>
            </w:pPr>
            <w:r w:rsidRPr="00794639">
              <w:rPr>
                <w:i/>
              </w:rPr>
              <w:t>Write command</w:t>
            </w:r>
          </w:p>
          <w:p w14:paraId="36E3AD37" w14:textId="77777777" w:rsidR="00AD6DB4" w:rsidRPr="00794639" w:rsidRDefault="00AD6DB4" w:rsidP="00166AF3">
            <w:pPr>
              <w:pStyle w:val="TableBody"/>
            </w:pPr>
          </w:p>
          <w:p w14:paraId="5778DCD0" w14:textId="77777777" w:rsidR="00AD6DB4" w:rsidRPr="00794639" w:rsidRDefault="00AD6DB4" w:rsidP="00166AF3">
            <w:pPr>
              <w:pStyle w:val="TableBody"/>
              <w:rPr>
                <w:u w:val="single"/>
              </w:rPr>
            </w:pPr>
            <w:r w:rsidRPr="00794639">
              <w:rPr>
                <w:u w:val="single"/>
              </w:rPr>
              <w:t>Syntax</w:t>
            </w:r>
          </w:p>
          <w:p w14:paraId="52BBFC7D" w14:textId="77777777" w:rsidR="00AD6DB4" w:rsidRPr="00794639" w:rsidRDefault="00AD6DB4" w:rsidP="00166AF3">
            <w:pPr>
              <w:pStyle w:val="TableBody"/>
            </w:pPr>
            <w:r w:rsidRPr="00794639">
              <w:t>If text mode (+CMGF=1):</w:t>
            </w:r>
          </w:p>
          <w:p w14:paraId="10D23AF4" w14:textId="77777777" w:rsidR="00AD6DB4" w:rsidRPr="00794639" w:rsidRDefault="00AD6DB4" w:rsidP="00166AF3">
            <w:pPr>
              <w:pStyle w:val="TableBody"/>
              <w:rPr>
                <w:b/>
              </w:rPr>
            </w:pPr>
            <w:r w:rsidRPr="00794639">
              <w:rPr>
                <w:b/>
              </w:rPr>
              <w:t>AT+CMGW[=</w:t>
            </w:r>
            <w:r w:rsidRPr="00794639">
              <w:rPr>
                <w:b/>
              </w:rPr>
              <w:br/>
              <w:t>&lt;oa/da&gt;</w:t>
            </w:r>
            <w:r w:rsidRPr="00794639">
              <w:rPr>
                <w:b/>
              </w:rPr>
              <w:br/>
              <w:t>[,&lt;tooa/toda&gt;</w:t>
            </w:r>
            <w:r w:rsidRPr="00794639">
              <w:rPr>
                <w:b/>
              </w:rPr>
              <w:br/>
              <w:t>[,&lt;stat&gt;]]]&lt;CR&gt;</w:t>
            </w:r>
          </w:p>
          <w:p w14:paraId="6C2C5990" w14:textId="77777777" w:rsidR="00AD6DB4" w:rsidRPr="00794639" w:rsidRDefault="00AD6DB4" w:rsidP="00166AF3">
            <w:pPr>
              <w:pStyle w:val="TableBody"/>
              <w:rPr>
                <w:b/>
              </w:rPr>
            </w:pPr>
            <w:r w:rsidRPr="00794639">
              <w:rPr>
                <w:b/>
              </w:rPr>
              <w:t>text is entered</w:t>
            </w:r>
            <w:r w:rsidRPr="00794639">
              <w:rPr>
                <w:b/>
              </w:rPr>
              <w:br/>
              <w:t>&lt;ctrl-Z/ESC&gt;</w:t>
            </w:r>
          </w:p>
          <w:p w14:paraId="7C74C89E" w14:textId="77777777" w:rsidR="00AD6DB4" w:rsidRPr="00794639" w:rsidRDefault="00AD6DB4" w:rsidP="00166AF3">
            <w:pPr>
              <w:pStyle w:val="TableBody"/>
            </w:pPr>
          </w:p>
          <w:p w14:paraId="27415767" w14:textId="77777777" w:rsidR="00AD6DB4" w:rsidRPr="00794639" w:rsidRDefault="00AD6DB4" w:rsidP="00166AF3">
            <w:pPr>
              <w:pStyle w:val="TableBody"/>
            </w:pPr>
            <w:r w:rsidRPr="00794639">
              <w:t>If PDU mode (+CMGF=0):</w:t>
            </w:r>
          </w:p>
          <w:p w14:paraId="10C2C397" w14:textId="77777777" w:rsidR="00AD6DB4" w:rsidRPr="00794639" w:rsidRDefault="00AD6DB4" w:rsidP="00166AF3">
            <w:pPr>
              <w:pStyle w:val="TableBody"/>
              <w:rPr>
                <w:b/>
              </w:rPr>
            </w:pPr>
            <w:r w:rsidRPr="00794639">
              <w:rPr>
                <w:b/>
              </w:rPr>
              <w:t>AT+CMGW=</w:t>
            </w:r>
            <w:r w:rsidRPr="00794639">
              <w:rPr>
                <w:b/>
              </w:rPr>
              <w:br/>
              <w:t>&lt;length&gt;[,&lt;stat&gt;]&lt;CR&gt;</w:t>
            </w:r>
            <w:r w:rsidRPr="00794639">
              <w:rPr>
                <w:b/>
              </w:rPr>
              <w:br/>
              <w:t>PDU is given</w:t>
            </w:r>
            <w:r w:rsidRPr="00794639">
              <w:rPr>
                <w:b/>
              </w:rPr>
              <w:br/>
              <w:t>&lt;ctrl-Z/ESC&gt;</w:t>
            </w:r>
          </w:p>
        </w:tc>
        <w:tc>
          <w:tcPr>
            <w:tcW w:w="7269" w:type="dxa"/>
          </w:tcPr>
          <w:p w14:paraId="1AD64209" w14:textId="77777777" w:rsidR="00AD6DB4" w:rsidRPr="00794639" w:rsidRDefault="00AD6DB4" w:rsidP="00166AF3">
            <w:pPr>
              <w:pStyle w:val="TableBody"/>
              <w:rPr>
                <w:rFonts w:ascii="Times New Roman" w:hAnsi="Times New Roman" w:cs="Times New Roman"/>
                <w:sz w:val="20"/>
                <w:szCs w:val="20"/>
                <w:u w:val="single"/>
              </w:rPr>
            </w:pPr>
          </w:p>
          <w:p w14:paraId="28B0265E" w14:textId="77777777" w:rsidR="00AD6DB4" w:rsidRPr="00794639" w:rsidRDefault="00AD6DB4" w:rsidP="00166AF3">
            <w:pPr>
              <w:pStyle w:val="TableBody"/>
              <w:rPr>
                <w:u w:val="single"/>
              </w:rPr>
            </w:pPr>
          </w:p>
          <w:p w14:paraId="08BCA87D" w14:textId="77777777" w:rsidR="00AD6DB4" w:rsidRPr="00794639" w:rsidRDefault="00AD6DB4" w:rsidP="00166AF3">
            <w:pPr>
              <w:pStyle w:val="TableBody"/>
              <w:rPr>
                <w:u w:val="single"/>
              </w:rPr>
            </w:pPr>
            <w:r w:rsidRPr="00794639">
              <w:rPr>
                <w:u w:val="single"/>
              </w:rPr>
              <w:t>Response</w:t>
            </w:r>
          </w:p>
          <w:p w14:paraId="489869B3" w14:textId="77777777" w:rsidR="00AD6DB4" w:rsidRPr="00794639" w:rsidRDefault="00AD6DB4" w:rsidP="00166AF3">
            <w:pPr>
              <w:pStyle w:val="TableBody"/>
              <w:rPr>
                <w:b/>
              </w:rPr>
            </w:pPr>
            <w:r w:rsidRPr="00794639">
              <w:rPr>
                <w:b/>
              </w:rPr>
              <w:t>+CMGW: &lt;index&gt;</w:t>
            </w:r>
          </w:p>
          <w:p w14:paraId="1A1BCAE7" w14:textId="77777777" w:rsidR="00AD6DB4" w:rsidRPr="00794639" w:rsidRDefault="00AD6DB4" w:rsidP="00166AF3">
            <w:pPr>
              <w:pStyle w:val="TableBody"/>
              <w:rPr>
                <w:b/>
              </w:rPr>
            </w:pPr>
            <w:r w:rsidRPr="00794639">
              <w:rPr>
                <w:b/>
              </w:rPr>
              <w:t>OK</w:t>
            </w:r>
          </w:p>
          <w:p w14:paraId="3743AF59" w14:textId="77777777" w:rsidR="00AD6DB4" w:rsidRPr="00794639" w:rsidRDefault="00AD6DB4" w:rsidP="00166AF3">
            <w:pPr>
              <w:pStyle w:val="TableBody"/>
            </w:pPr>
          </w:p>
          <w:p w14:paraId="3AAAC259" w14:textId="77777777" w:rsidR="00AD6DB4" w:rsidRPr="00794639" w:rsidRDefault="00AD6DB4" w:rsidP="00166AF3">
            <w:pPr>
              <w:pStyle w:val="TableBody"/>
            </w:pPr>
            <w:r w:rsidRPr="00794639">
              <w:t>or</w:t>
            </w:r>
          </w:p>
          <w:p w14:paraId="43EEA214" w14:textId="77777777" w:rsidR="00AD6DB4" w:rsidRPr="00794639" w:rsidRDefault="00AD6DB4" w:rsidP="00166AF3">
            <w:pPr>
              <w:pStyle w:val="TableBody"/>
              <w:rPr>
                <w:b/>
              </w:rPr>
            </w:pPr>
            <w:r w:rsidRPr="00794639">
              <w:rPr>
                <w:b/>
              </w:rPr>
              <w:t>+CMS ERROR: &lt;err&gt;</w:t>
            </w:r>
          </w:p>
          <w:p w14:paraId="34CCB9A0" w14:textId="77777777" w:rsidR="00AD6DB4" w:rsidRPr="00794639" w:rsidRDefault="00AD6DB4" w:rsidP="00166AF3">
            <w:pPr>
              <w:pStyle w:val="TableBody"/>
              <w:rPr>
                <w:b/>
              </w:rPr>
            </w:pPr>
          </w:p>
          <w:p w14:paraId="2CF9F93B" w14:textId="77777777" w:rsidR="00AD6DB4" w:rsidRPr="00794639" w:rsidRDefault="00AD6DB4" w:rsidP="00166AF3">
            <w:pPr>
              <w:pStyle w:val="TableBody"/>
              <w:rPr>
                <w:u w:val="single"/>
              </w:rPr>
            </w:pPr>
            <w:r w:rsidRPr="00794639">
              <w:rPr>
                <w:u w:val="single"/>
              </w:rPr>
              <w:t>Parameters</w:t>
            </w:r>
          </w:p>
          <w:p w14:paraId="0CDB1890" w14:textId="2F27C3AB"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565" w:author="Elaine Baricante" w:date="2018-11-27T10:41:00Z">
              <w:r w:rsidR="003C1515">
                <w:rPr>
                  <w:snapToGrid w:val="0"/>
                </w:rPr>
                <w:t>7.1</w:t>
              </w:r>
            </w:ins>
            <w:del w:id="6566"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r w:rsidR="00AD6DB4" w:rsidRPr="00794639" w14:paraId="2ADB48D1" w14:textId="77777777" w:rsidTr="00170927">
        <w:trPr>
          <w:trHeight w:val="65"/>
        </w:trPr>
        <w:tc>
          <w:tcPr>
            <w:tcW w:w="0" w:type="dxa"/>
          </w:tcPr>
          <w:p w14:paraId="510B95D8" w14:textId="77777777" w:rsidR="00AD6DB4" w:rsidRPr="00794639" w:rsidRDefault="00AD6DB4" w:rsidP="00166AF3">
            <w:pPr>
              <w:pStyle w:val="TableBody"/>
              <w:rPr>
                <w:u w:val="single"/>
              </w:rPr>
            </w:pPr>
            <w:r w:rsidRPr="00794639">
              <w:rPr>
                <w:u w:val="single"/>
              </w:rPr>
              <w:t>Notes</w:t>
            </w:r>
          </w:p>
        </w:tc>
        <w:tc>
          <w:tcPr>
            <w:tcW w:w="7269" w:type="dxa"/>
          </w:tcPr>
          <w:p w14:paraId="448055DC" w14:textId="77777777" w:rsidR="00AD6DB4" w:rsidRPr="00794639" w:rsidRDefault="00AD6DB4" w:rsidP="0059466D">
            <w:pPr>
              <w:pStyle w:val="TableBody"/>
              <w:numPr>
                <w:ilvl w:val="0"/>
                <w:numId w:val="90"/>
              </w:numPr>
            </w:pPr>
            <w:r w:rsidRPr="00794639">
              <w:t>Execution command stores a message to memory storage &lt;mem2&gt;, and memory location &lt;index&gt; of the stored message is returned.</w:t>
            </w:r>
          </w:p>
          <w:p w14:paraId="0A6AC353" w14:textId="77777777" w:rsidR="00AD6DB4" w:rsidRPr="00794639" w:rsidRDefault="00AD6DB4" w:rsidP="0059466D">
            <w:pPr>
              <w:pStyle w:val="TableBody"/>
              <w:numPr>
                <w:ilvl w:val="0"/>
                <w:numId w:val="90"/>
              </w:numPr>
            </w:pPr>
            <w:r w:rsidRPr="00794639">
              <w:t>By default, message status will be set to 'stored unsent', but parameter &lt;stat&gt; also allows other status values to be given. (ME/TA manufacturer may choose to use different default &lt;stat&gt; values for different message types.)</w:t>
            </w:r>
          </w:p>
          <w:p w14:paraId="3CD3F7EE" w14:textId="54A2A203" w:rsidR="00AD6DB4" w:rsidRPr="00794639" w:rsidRDefault="00AD6DB4" w:rsidP="0059466D">
            <w:pPr>
              <w:pStyle w:val="TableBody"/>
              <w:numPr>
                <w:ilvl w:val="0"/>
                <w:numId w:val="90"/>
              </w:numPr>
            </w:pPr>
            <w:r w:rsidRPr="00794639">
              <w:t xml:space="preserve">Entering of PDU is done similarly as specified in </w:t>
            </w:r>
            <w:r w:rsidRPr="00794639">
              <w:rPr>
                <w:rStyle w:val="Code"/>
              </w:rPr>
              <w:t>+CMGS</w:t>
            </w:r>
            <w:r w:rsidRPr="00794639">
              <w:t>.</w:t>
            </w:r>
          </w:p>
        </w:tc>
      </w:tr>
    </w:tbl>
    <w:p w14:paraId="39854E39" w14:textId="77777777" w:rsidR="00AD6DB4" w:rsidRPr="00794639" w:rsidRDefault="00AD6DB4" w:rsidP="0059466D">
      <w:pPr>
        <w:pStyle w:val="Heading2"/>
      </w:pPr>
      <w:bookmarkStart w:id="6567" w:name="_Toc345081383"/>
      <w:bookmarkStart w:id="6568" w:name="_Toc349753125"/>
      <w:bookmarkStart w:id="6569" w:name="_Toc349754019"/>
      <w:bookmarkStart w:id="6570" w:name="_Ref366745286"/>
      <w:bookmarkStart w:id="6571" w:name="_Ref369092661"/>
      <w:bookmarkStart w:id="6572" w:name="_Toc368586085"/>
      <w:bookmarkStart w:id="6573" w:name="_Toc486251668"/>
      <w:bookmarkStart w:id="6574" w:name="_Toc531700959"/>
      <w:r w:rsidRPr="00794639">
        <w:lastRenderedPageBreak/>
        <w:t xml:space="preserve">+CMSS Command: Send Message from </w:t>
      </w:r>
      <w:bookmarkEnd w:id="6567"/>
      <w:r w:rsidRPr="00794639">
        <w:t>Storage</w:t>
      </w:r>
      <w:bookmarkStart w:id="6575" w:name="_Toc503199163"/>
      <w:bookmarkStart w:id="6576" w:name="_Toc503205184"/>
      <w:bookmarkEnd w:id="6568"/>
      <w:bookmarkEnd w:id="6569"/>
      <w:bookmarkEnd w:id="6570"/>
      <w:bookmarkEnd w:id="6571"/>
      <w:bookmarkEnd w:id="6572"/>
      <w:bookmarkEnd w:id="6573"/>
      <w:bookmarkEnd w:id="6574"/>
      <w:bookmarkEnd w:id="6575"/>
      <w:bookmarkEnd w:id="6576"/>
    </w:p>
    <w:tbl>
      <w:tblPr>
        <w:tblStyle w:val="TableSWIleft"/>
        <w:tblW w:w="8997" w:type="dxa"/>
        <w:tblLayout w:type="fixed"/>
        <w:tblLook w:val="04A0" w:firstRow="1" w:lastRow="0" w:firstColumn="1" w:lastColumn="0" w:noHBand="0" w:noVBand="1"/>
      </w:tblPr>
      <w:tblGrid>
        <w:gridCol w:w="1728"/>
        <w:gridCol w:w="7269"/>
      </w:tblGrid>
      <w:tr w:rsidR="00AD6DB4" w:rsidRPr="00794639" w14:paraId="613C69DB"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A16A172" w14:textId="4D7185B8" w:rsidR="00AD6DB4" w:rsidRPr="00794639" w:rsidRDefault="00F22490">
            <w:pPr>
              <w:pStyle w:val="TableRowHead"/>
              <w:spacing w:before="144" w:after="144"/>
              <w:rPr>
                <w:rFonts w:cs="Arial"/>
                <w:bCs w:val="0"/>
              </w:rPr>
            </w:pPr>
            <w:r w:rsidRPr="00794639">
              <w:rPr>
                <w:lang w:eastAsia="zh-CN"/>
              </w:rPr>
              <w:t>HL7800</w:t>
            </w:r>
          </w:p>
        </w:tc>
      </w:tr>
      <w:tr w:rsidR="00AD6DB4" w:rsidRPr="00794639" w14:paraId="5DF73933" w14:textId="77777777" w:rsidTr="00170927">
        <w:trPr>
          <w:trHeight w:val="35"/>
        </w:trPr>
        <w:tc>
          <w:tcPr>
            <w:tcW w:w="0" w:type="dxa"/>
          </w:tcPr>
          <w:p w14:paraId="65B5CF6C"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0AE34C69" w14:textId="77777777" w:rsidR="00AD6DB4" w:rsidRPr="00794639" w:rsidRDefault="00AD6DB4" w:rsidP="00166AF3">
            <w:pPr>
              <w:pStyle w:val="TableBody"/>
            </w:pPr>
          </w:p>
          <w:p w14:paraId="4CF71A61" w14:textId="77777777" w:rsidR="00AD6DB4" w:rsidRPr="00794639" w:rsidRDefault="00AD6DB4" w:rsidP="00166AF3">
            <w:pPr>
              <w:pStyle w:val="TableBody"/>
              <w:rPr>
                <w:u w:val="single"/>
              </w:rPr>
            </w:pPr>
            <w:r w:rsidRPr="00794639">
              <w:rPr>
                <w:u w:val="single"/>
              </w:rPr>
              <w:t>Syntax</w:t>
            </w:r>
          </w:p>
          <w:p w14:paraId="3EBBEAF5" w14:textId="77777777" w:rsidR="00AD6DB4" w:rsidRPr="00794639" w:rsidRDefault="00AD6DB4" w:rsidP="00166AF3">
            <w:pPr>
              <w:pStyle w:val="TableBody"/>
              <w:rPr>
                <w:b/>
              </w:rPr>
            </w:pPr>
            <w:r w:rsidRPr="00794639">
              <w:rPr>
                <w:b/>
              </w:rPr>
              <w:t>AT+CMSS=?</w:t>
            </w:r>
          </w:p>
        </w:tc>
        <w:tc>
          <w:tcPr>
            <w:tcW w:w="7269" w:type="dxa"/>
          </w:tcPr>
          <w:p w14:paraId="4A318C2D" w14:textId="77777777" w:rsidR="00AD6DB4" w:rsidRPr="00794639" w:rsidRDefault="00AD6DB4" w:rsidP="00166AF3">
            <w:pPr>
              <w:pStyle w:val="TableBody"/>
              <w:rPr>
                <w:rFonts w:ascii="Times New Roman" w:hAnsi="Times New Roman" w:cs="Times New Roman"/>
                <w:sz w:val="20"/>
                <w:szCs w:val="20"/>
                <w:u w:val="single"/>
              </w:rPr>
            </w:pPr>
          </w:p>
          <w:p w14:paraId="69DB65A6" w14:textId="77777777" w:rsidR="00AD6DB4" w:rsidRPr="00794639" w:rsidRDefault="00AD6DB4" w:rsidP="00166AF3">
            <w:pPr>
              <w:pStyle w:val="TableBody"/>
              <w:rPr>
                <w:u w:val="single"/>
              </w:rPr>
            </w:pPr>
          </w:p>
          <w:p w14:paraId="20D78033" w14:textId="77777777" w:rsidR="00AD6DB4" w:rsidRPr="00794639" w:rsidRDefault="00AD6DB4" w:rsidP="00166AF3">
            <w:pPr>
              <w:pStyle w:val="TableBody"/>
              <w:rPr>
                <w:u w:val="single"/>
              </w:rPr>
            </w:pPr>
            <w:r w:rsidRPr="00794639">
              <w:rPr>
                <w:u w:val="single"/>
              </w:rPr>
              <w:t>Response</w:t>
            </w:r>
          </w:p>
          <w:p w14:paraId="065DF7C7" w14:textId="77777777" w:rsidR="00AD6DB4" w:rsidRPr="00794639" w:rsidRDefault="00AD6DB4" w:rsidP="00166AF3">
            <w:pPr>
              <w:pStyle w:val="TableBody"/>
              <w:rPr>
                <w:b/>
              </w:rPr>
            </w:pPr>
            <w:r w:rsidRPr="00794639">
              <w:rPr>
                <w:b/>
              </w:rPr>
              <w:t>OK</w:t>
            </w:r>
          </w:p>
        </w:tc>
      </w:tr>
      <w:tr w:rsidR="00AD6DB4" w:rsidRPr="00794639" w14:paraId="16F73307" w14:textId="77777777" w:rsidTr="00687FF7">
        <w:trPr>
          <w:cantSplit w:val="0"/>
          <w:trHeight w:val="65"/>
        </w:trPr>
        <w:tc>
          <w:tcPr>
            <w:tcW w:w="1728" w:type="dxa"/>
          </w:tcPr>
          <w:p w14:paraId="705A444C"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51FB1198" w14:textId="77777777" w:rsidR="00AD6DB4" w:rsidRPr="00794639" w:rsidRDefault="00AD6DB4" w:rsidP="00166AF3">
            <w:pPr>
              <w:pStyle w:val="TableBody"/>
            </w:pPr>
          </w:p>
          <w:p w14:paraId="27DEC2F8" w14:textId="77777777" w:rsidR="00AD6DB4" w:rsidRPr="00794639" w:rsidRDefault="00AD6DB4" w:rsidP="00166AF3">
            <w:pPr>
              <w:pStyle w:val="TableBody"/>
              <w:rPr>
                <w:u w:val="single"/>
              </w:rPr>
            </w:pPr>
            <w:r w:rsidRPr="00794639">
              <w:rPr>
                <w:u w:val="single"/>
              </w:rPr>
              <w:t>Syntax</w:t>
            </w:r>
          </w:p>
          <w:p w14:paraId="27EA7A43" w14:textId="77777777" w:rsidR="00AD6DB4" w:rsidRPr="00794639" w:rsidRDefault="00AD6DB4" w:rsidP="00166AF3">
            <w:pPr>
              <w:pStyle w:val="TableBody"/>
            </w:pPr>
            <w:r w:rsidRPr="00794639">
              <w:rPr>
                <w:b/>
              </w:rPr>
              <w:t>AT+CMSS=</w:t>
            </w:r>
            <w:r w:rsidRPr="00794639">
              <w:rPr>
                <w:b/>
              </w:rPr>
              <w:br/>
              <w:t>&lt;index&gt;[,&lt;da&gt;</w:t>
            </w:r>
            <w:r w:rsidRPr="00794639">
              <w:rPr>
                <w:b/>
              </w:rPr>
              <w:br/>
              <w:t>[,&lt;toda&gt;]]</w:t>
            </w:r>
          </w:p>
        </w:tc>
        <w:tc>
          <w:tcPr>
            <w:tcW w:w="7269" w:type="dxa"/>
          </w:tcPr>
          <w:p w14:paraId="696131D5" w14:textId="77777777" w:rsidR="00AD6DB4" w:rsidRPr="00794639" w:rsidRDefault="00AD6DB4" w:rsidP="00166AF3">
            <w:pPr>
              <w:pStyle w:val="TableBody"/>
              <w:rPr>
                <w:rFonts w:ascii="Times New Roman" w:hAnsi="Times New Roman" w:cs="Times New Roman"/>
                <w:sz w:val="20"/>
                <w:szCs w:val="20"/>
                <w:u w:val="single"/>
              </w:rPr>
            </w:pPr>
          </w:p>
          <w:p w14:paraId="50C19BE2" w14:textId="77777777" w:rsidR="00AD6DB4" w:rsidRPr="00794639" w:rsidRDefault="00AD6DB4" w:rsidP="00166AF3">
            <w:pPr>
              <w:pStyle w:val="TableBody"/>
              <w:rPr>
                <w:u w:val="single"/>
              </w:rPr>
            </w:pPr>
          </w:p>
          <w:p w14:paraId="2E860F55" w14:textId="77777777" w:rsidR="00AD6DB4" w:rsidRPr="00794639" w:rsidRDefault="00AD6DB4" w:rsidP="00166AF3">
            <w:pPr>
              <w:pStyle w:val="TableBody"/>
              <w:rPr>
                <w:u w:val="single"/>
              </w:rPr>
            </w:pPr>
            <w:r w:rsidRPr="00794639">
              <w:rPr>
                <w:u w:val="single"/>
              </w:rPr>
              <w:t>Response</w:t>
            </w:r>
          </w:p>
          <w:p w14:paraId="68070EBC" w14:textId="77777777" w:rsidR="00AD6DB4" w:rsidRPr="00794639" w:rsidRDefault="00AD6DB4" w:rsidP="00166AF3">
            <w:pPr>
              <w:pStyle w:val="TableBody"/>
            </w:pPr>
            <w:r w:rsidRPr="00794639">
              <w:t>If text mode (+CMGF=1) and sending issuccessful:</w:t>
            </w:r>
          </w:p>
          <w:p w14:paraId="71CD40D9" w14:textId="77777777" w:rsidR="00AD6DB4" w:rsidRPr="00794639" w:rsidRDefault="00AD6DB4" w:rsidP="00166AF3">
            <w:pPr>
              <w:pStyle w:val="TableBody"/>
              <w:rPr>
                <w:b/>
              </w:rPr>
            </w:pPr>
            <w:r w:rsidRPr="00794639">
              <w:rPr>
                <w:b/>
              </w:rPr>
              <w:t>+CMSS: &lt;mr&gt;[,&lt;scts&gt;]</w:t>
            </w:r>
          </w:p>
          <w:p w14:paraId="6A3DBD04" w14:textId="77777777" w:rsidR="00AD6DB4" w:rsidRPr="00794639" w:rsidRDefault="00AD6DB4" w:rsidP="00166AF3">
            <w:pPr>
              <w:pStyle w:val="TableBody"/>
            </w:pPr>
          </w:p>
          <w:p w14:paraId="5D8929C7" w14:textId="77777777" w:rsidR="00AD6DB4" w:rsidRPr="00794639" w:rsidRDefault="00AD6DB4" w:rsidP="00166AF3">
            <w:pPr>
              <w:pStyle w:val="TableBody"/>
            </w:pPr>
            <w:r w:rsidRPr="00794639">
              <w:t>If PDU mode (+CMGF=0) and sending is successful:</w:t>
            </w:r>
          </w:p>
          <w:p w14:paraId="7214A3A3" w14:textId="77777777" w:rsidR="00AD6DB4" w:rsidRPr="00794639" w:rsidRDefault="00AD6DB4" w:rsidP="00166AF3">
            <w:pPr>
              <w:pStyle w:val="TableBody"/>
              <w:rPr>
                <w:b/>
              </w:rPr>
            </w:pPr>
            <w:r w:rsidRPr="00794639">
              <w:rPr>
                <w:b/>
              </w:rPr>
              <w:t>+CMSS: &lt;mr&gt;</w:t>
            </w:r>
          </w:p>
          <w:p w14:paraId="1CD69715" w14:textId="77777777" w:rsidR="00AD6DB4" w:rsidRPr="00794639" w:rsidRDefault="00AD6DB4" w:rsidP="00166AF3">
            <w:pPr>
              <w:pStyle w:val="TableBody"/>
              <w:rPr>
                <w:b/>
              </w:rPr>
            </w:pPr>
            <w:r w:rsidRPr="00794639">
              <w:rPr>
                <w:b/>
              </w:rPr>
              <w:t>OK</w:t>
            </w:r>
          </w:p>
          <w:p w14:paraId="6F6EC5A3" w14:textId="77777777" w:rsidR="00AD6DB4" w:rsidRPr="00794639" w:rsidRDefault="00AD6DB4" w:rsidP="00166AF3">
            <w:pPr>
              <w:pStyle w:val="TableBody"/>
            </w:pPr>
          </w:p>
          <w:p w14:paraId="07A0E339" w14:textId="77777777" w:rsidR="00AD6DB4" w:rsidRPr="00794639" w:rsidRDefault="00AD6DB4" w:rsidP="00166AF3">
            <w:pPr>
              <w:pStyle w:val="TableBody"/>
            </w:pPr>
            <w:r w:rsidRPr="00794639">
              <w:t>or</w:t>
            </w:r>
          </w:p>
          <w:p w14:paraId="4239AF7D" w14:textId="77777777" w:rsidR="00AD6DB4" w:rsidRPr="00794639" w:rsidRDefault="00AD6DB4" w:rsidP="00166AF3">
            <w:pPr>
              <w:pStyle w:val="TableBody"/>
              <w:rPr>
                <w:b/>
              </w:rPr>
            </w:pPr>
            <w:r w:rsidRPr="00794639">
              <w:rPr>
                <w:b/>
              </w:rPr>
              <w:t>+CMS ERROR: &lt;err&gt;</w:t>
            </w:r>
          </w:p>
          <w:p w14:paraId="3A0E2793" w14:textId="77777777" w:rsidR="00AD6DB4" w:rsidRPr="00794639" w:rsidRDefault="00AD6DB4" w:rsidP="00166AF3">
            <w:pPr>
              <w:pStyle w:val="TableBody"/>
              <w:rPr>
                <w:b/>
              </w:rPr>
            </w:pPr>
          </w:p>
          <w:p w14:paraId="4C111216" w14:textId="77777777" w:rsidR="00AD6DB4" w:rsidRPr="00794639" w:rsidRDefault="00AD6DB4" w:rsidP="00166AF3">
            <w:pPr>
              <w:pStyle w:val="TableBody"/>
              <w:rPr>
                <w:u w:val="single"/>
              </w:rPr>
            </w:pPr>
            <w:r w:rsidRPr="00794639">
              <w:rPr>
                <w:u w:val="single"/>
              </w:rPr>
              <w:t>Parameters</w:t>
            </w:r>
          </w:p>
          <w:p w14:paraId="45EFAE1C" w14:textId="2107DC33" w:rsidR="00AD6DB4" w:rsidRPr="000656F8" w:rsidRDefault="00AD6DB4" w:rsidP="00166AF3">
            <w:pPr>
              <w:pStyle w:val="TableBody"/>
              <w:rPr>
                <w:b/>
              </w:rPr>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577" w:author="Elaine Baricante" w:date="2018-11-27T10:41:00Z">
              <w:r w:rsidR="003C1515">
                <w:rPr>
                  <w:snapToGrid w:val="0"/>
                </w:rPr>
                <w:t>7.1</w:t>
              </w:r>
            </w:ins>
            <w:del w:id="6578"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r w:rsidR="00AD6DB4" w:rsidRPr="00794639" w14:paraId="45E40092" w14:textId="77777777" w:rsidTr="00170927">
        <w:tc>
          <w:tcPr>
            <w:tcW w:w="0" w:type="dxa"/>
          </w:tcPr>
          <w:p w14:paraId="246D58A1" w14:textId="77777777" w:rsidR="00AD6DB4" w:rsidRPr="00794639" w:rsidRDefault="00AD6DB4" w:rsidP="00166AF3">
            <w:pPr>
              <w:pStyle w:val="TableBody"/>
            </w:pPr>
            <w:r w:rsidRPr="00794639">
              <w:rPr>
                <w:u w:val="single"/>
              </w:rPr>
              <w:t>Notes</w:t>
            </w:r>
          </w:p>
          <w:p w14:paraId="11EDDE1A" w14:textId="77777777" w:rsidR="00AD6DB4" w:rsidRPr="00794639" w:rsidRDefault="00AD6DB4" w:rsidP="00166AF3">
            <w:pPr>
              <w:pStyle w:val="TableBody"/>
              <w:rPr>
                <w:u w:val="single"/>
              </w:rPr>
            </w:pPr>
          </w:p>
        </w:tc>
        <w:tc>
          <w:tcPr>
            <w:tcW w:w="7269" w:type="dxa"/>
          </w:tcPr>
          <w:p w14:paraId="6D6E351A" w14:textId="77777777" w:rsidR="00AD6DB4" w:rsidRPr="00794639" w:rsidRDefault="00AD6DB4" w:rsidP="0059466D">
            <w:pPr>
              <w:pStyle w:val="TableBody"/>
              <w:numPr>
                <w:ilvl w:val="0"/>
                <w:numId w:val="44"/>
              </w:numPr>
            </w:pPr>
            <w:r w:rsidRPr="00794639">
              <w:t>Execution command sends message with location value &lt;index&gt; from message storage &lt;mem2&gt; to the network (SMS-SUBMIT or SMS-COMMAND). If new recipient address &lt;da&gt; is given for SMS-SUBMIT, it shall be used instead of the one stored with the message.</w:t>
            </w:r>
          </w:p>
          <w:p w14:paraId="37F82659" w14:textId="77777777" w:rsidR="00AD6DB4" w:rsidRPr="00794639" w:rsidRDefault="00AD6DB4" w:rsidP="0059466D">
            <w:pPr>
              <w:pStyle w:val="TableBody"/>
              <w:numPr>
                <w:ilvl w:val="0"/>
                <w:numId w:val="44"/>
              </w:numPr>
            </w:pPr>
            <w:r w:rsidRPr="00794639">
              <w:t xml:space="preserve">Reference value &lt;mr&gt; is returned to the TE on successful message delivery. Optionally (when </w:t>
            </w:r>
            <w:r w:rsidRPr="00794639">
              <w:rPr>
                <w:rStyle w:val="Code"/>
              </w:rPr>
              <w:t>+CSMS</w:t>
            </w:r>
            <w:r w:rsidRPr="00794639">
              <w:t xml:space="preserve"> &lt;service&gt; value is 1 and network supports the feature), &lt;scts&gt; is returned in text mode.</w:t>
            </w:r>
          </w:p>
        </w:tc>
      </w:tr>
    </w:tbl>
    <w:p w14:paraId="56F6AB84" w14:textId="77777777" w:rsidR="00AD6DB4" w:rsidRPr="00794639" w:rsidRDefault="00AD6DB4" w:rsidP="0059466D">
      <w:pPr>
        <w:pStyle w:val="Heading2"/>
      </w:pPr>
      <w:bookmarkStart w:id="6579" w:name="_Toc377571073"/>
      <w:bookmarkStart w:id="6580" w:name="_Toc377738721"/>
      <w:bookmarkStart w:id="6581" w:name="_Toc377745827"/>
      <w:bookmarkStart w:id="6582" w:name="_Toc377990474"/>
      <w:bookmarkStart w:id="6583" w:name="_Toc377994939"/>
      <w:bookmarkStart w:id="6584" w:name="_Toc378087475"/>
      <w:bookmarkStart w:id="6585" w:name="_Toc378173436"/>
      <w:bookmarkStart w:id="6586" w:name="_Toc378176431"/>
      <w:bookmarkStart w:id="6587" w:name="_Toc378179076"/>
      <w:bookmarkStart w:id="6588" w:name="_Toc378181732"/>
      <w:bookmarkStart w:id="6589" w:name="_Toc380053029"/>
      <w:bookmarkStart w:id="6590" w:name="_Toc380055634"/>
      <w:bookmarkStart w:id="6591" w:name="_Toc380058118"/>
      <w:bookmarkStart w:id="6592" w:name="_Toc380060726"/>
      <w:bookmarkStart w:id="6593" w:name="_Toc380406237"/>
      <w:bookmarkStart w:id="6594" w:name="_Toc345081384"/>
      <w:bookmarkStart w:id="6595" w:name="_Toc349753126"/>
      <w:bookmarkStart w:id="6596" w:name="_Toc349754020"/>
      <w:bookmarkStart w:id="6597" w:name="_Ref366745347"/>
      <w:bookmarkStart w:id="6598" w:name="_Ref369092671"/>
      <w:bookmarkStart w:id="6599" w:name="_Toc368586086"/>
      <w:bookmarkStart w:id="6600" w:name="_Ref472434118"/>
      <w:bookmarkStart w:id="6601" w:name="_Ref472434121"/>
      <w:bookmarkStart w:id="6602" w:name="_Toc486251669"/>
      <w:bookmarkStart w:id="6603" w:name="_Ref518913449"/>
      <w:bookmarkStart w:id="6604" w:name="_Ref518913451"/>
      <w:bookmarkStart w:id="6605" w:name="_Toc531700960"/>
      <w:bookmarkEnd w:id="6579"/>
      <w:bookmarkEnd w:id="6580"/>
      <w:bookmarkEnd w:id="6581"/>
      <w:bookmarkEnd w:id="6582"/>
      <w:bookmarkEnd w:id="6583"/>
      <w:bookmarkEnd w:id="6584"/>
      <w:bookmarkEnd w:id="6585"/>
      <w:bookmarkEnd w:id="6586"/>
      <w:bookmarkEnd w:id="6587"/>
      <w:bookmarkEnd w:id="6588"/>
      <w:bookmarkEnd w:id="6589"/>
      <w:bookmarkEnd w:id="6590"/>
      <w:bookmarkEnd w:id="6591"/>
      <w:bookmarkEnd w:id="6592"/>
      <w:bookmarkEnd w:id="6593"/>
      <w:r w:rsidRPr="00794639">
        <w:t xml:space="preserve">+CNMI Command: New Message </w:t>
      </w:r>
      <w:bookmarkEnd w:id="6594"/>
      <w:r w:rsidRPr="00794639">
        <w:t>Indication</w:t>
      </w:r>
      <w:bookmarkStart w:id="6606" w:name="_Toc503199164"/>
      <w:bookmarkStart w:id="6607" w:name="_Toc503205185"/>
      <w:bookmarkEnd w:id="6595"/>
      <w:bookmarkEnd w:id="6596"/>
      <w:bookmarkEnd w:id="6597"/>
      <w:bookmarkEnd w:id="6598"/>
      <w:bookmarkEnd w:id="6599"/>
      <w:bookmarkEnd w:id="6600"/>
      <w:bookmarkEnd w:id="6601"/>
      <w:bookmarkEnd w:id="6602"/>
      <w:bookmarkEnd w:id="6603"/>
      <w:bookmarkEnd w:id="6604"/>
      <w:bookmarkEnd w:id="6605"/>
      <w:bookmarkEnd w:id="6606"/>
      <w:bookmarkEnd w:id="6607"/>
    </w:p>
    <w:tbl>
      <w:tblPr>
        <w:tblStyle w:val="TableSWIleft"/>
        <w:tblW w:w="8997" w:type="dxa"/>
        <w:tblLayout w:type="fixed"/>
        <w:tblLook w:val="04A0" w:firstRow="1" w:lastRow="0" w:firstColumn="1" w:lastColumn="0" w:noHBand="0" w:noVBand="1"/>
      </w:tblPr>
      <w:tblGrid>
        <w:gridCol w:w="1707"/>
        <w:gridCol w:w="7290"/>
      </w:tblGrid>
      <w:tr w:rsidR="00AD6DB4" w:rsidRPr="00794639" w14:paraId="4A0198F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01ED5EC" w14:textId="15540334" w:rsidR="00AD6DB4" w:rsidRPr="00794639" w:rsidRDefault="00F22490">
            <w:pPr>
              <w:pStyle w:val="TableRowHead"/>
              <w:spacing w:before="144" w:after="144"/>
              <w:rPr>
                <w:rFonts w:cs="Arial"/>
                <w:bCs w:val="0"/>
              </w:rPr>
            </w:pPr>
            <w:r w:rsidRPr="00794639">
              <w:rPr>
                <w:lang w:eastAsia="zh-CN"/>
              </w:rPr>
              <w:t>HL7800</w:t>
            </w:r>
          </w:p>
        </w:tc>
      </w:tr>
      <w:tr w:rsidR="00AD6DB4" w:rsidRPr="00794639" w14:paraId="040644AF" w14:textId="77777777" w:rsidTr="00953CD3">
        <w:tc>
          <w:tcPr>
            <w:tcW w:w="1707" w:type="dxa"/>
          </w:tcPr>
          <w:p w14:paraId="3A55706E" w14:textId="77777777" w:rsidR="00AD6DB4" w:rsidRPr="00794639" w:rsidRDefault="00AD6DB4" w:rsidP="00166AF3">
            <w:pPr>
              <w:pStyle w:val="TableBody"/>
              <w:rPr>
                <w:i/>
                <w:szCs w:val="18"/>
              </w:rPr>
            </w:pPr>
            <w:r w:rsidRPr="00794639">
              <w:rPr>
                <w:i/>
                <w:szCs w:val="18"/>
              </w:rPr>
              <w:t>Test command</w:t>
            </w:r>
          </w:p>
          <w:p w14:paraId="7AC6F0BE" w14:textId="77777777" w:rsidR="00AD6DB4" w:rsidRPr="00794639" w:rsidRDefault="00AD6DB4" w:rsidP="00166AF3">
            <w:pPr>
              <w:pStyle w:val="TableBody"/>
              <w:rPr>
                <w:szCs w:val="18"/>
              </w:rPr>
            </w:pPr>
          </w:p>
          <w:p w14:paraId="3D0E9F7C" w14:textId="77777777" w:rsidR="00AD6DB4" w:rsidRPr="00794639" w:rsidRDefault="00AD6DB4" w:rsidP="00166AF3">
            <w:pPr>
              <w:pStyle w:val="TableBody"/>
              <w:rPr>
                <w:szCs w:val="18"/>
                <w:u w:val="single"/>
              </w:rPr>
            </w:pPr>
            <w:r w:rsidRPr="00794639">
              <w:rPr>
                <w:szCs w:val="18"/>
                <w:u w:val="single"/>
              </w:rPr>
              <w:t>Syntax</w:t>
            </w:r>
          </w:p>
          <w:p w14:paraId="750938A0" w14:textId="77777777" w:rsidR="00AD6DB4" w:rsidRPr="00794639" w:rsidRDefault="00AD6DB4" w:rsidP="00166AF3">
            <w:pPr>
              <w:pStyle w:val="TableBody"/>
              <w:rPr>
                <w:b/>
                <w:szCs w:val="18"/>
              </w:rPr>
            </w:pPr>
            <w:r w:rsidRPr="00794639">
              <w:rPr>
                <w:b/>
                <w:szCs w:val="18"/>
              </w:rPr>
              <w:t>AT+CNMI=?</w:t>
            </w:r>
          </w:p>
          <w:p w14:paraId="7DCE577E" w14:textId="77777777" w:rsidR="00AD6DB4" w:rsidRPr="00794639" w:rsidRDefault="00AD6DB4" w:rsidP="00166AF3">
            <w:pPr>
              <w:pStyle w:val="TableBody"/>
              <w:rPr>
                <w:szCs w:val="18"/>
              </w:rPr>
            </w:pPr>
          </w:p>
        </w:tc>
        <w:tc>
          <w:tcPr>
            <w:tcW w:w="7290" w:type="dxa"/>
          </w:tcPr>
          <w:p w14:paraId="6FFF8943" w14:textId="77777777" w:rsidR="00AD6DB4" w:rsidRPr="00794639" w:rsidRDefault="00AD6DB4" w:rsidP="00166AF3">
            <w:pPr>
              <w:pStyle w:val="TableBody"/>
              <w:rPr>
                <w:szCs w:val="18"/>
                <w:u w:val="single"/>
              </w:rPr>
            </w:pPr>
          </w:p>
          <w:p w14:paraId="3941BF5C" w14:textId="77777777" w:rsidR="00AD6DB4" w:rsidRPr="00794639" w:rsidRDefault="00AD6DB4" w:rsidP="00166AF3">
            <w:pPr>
              <w:pStyle w:val="TableBody"/>
              <w:rPr>
                <w:szCs w:val="18"/>
                <w:u w:val="single"/>
              </w:rPr>
            </w:pPr>
          </w:p>
          <w:p w14:paraId="2A56F52E" w14:textId="77777777" w:rsidR="00AD6DB4" w:rsidRPr="00794639" w:rsidRDefault="00AD6DB4" w:rsidP="00166AF3">
            <w:pPr>
              <w:pStyle w:val="TableBody"/>
              <w:rPr>
                <w:szCs w:val="18"/>
                <w:u w:val="single"/>
              </w:rPr>
            </w:pPr>
            <w:r w:rsidRPr="00794639">
              <w:rPr>
                <w:szCs w:val="18"/>
                <w:u w:val="single"/>
              </w:rPr>
              <w:t>Response</w:t>
            </w:r>
          </w:p>
          <w:p w14:paraId="6508A77F" w14:textId="1B49D9BA" w:rsidR="00AD6DB4" w:rsidRPr="00794639" w:rsidRDefault="00AD6DB4" w:rsidP="00166AF3">
            <w:pPr>
              <w:pStyle w:val="TableBody"/>
              <w:rPr>
                <w:snapToGrid w:val="0"/>
                <w:szCs w:val="18"/>
                <w:lang w:eastAsia="zh-CN"/>
              </w:rPr>
            </w:pPr>
            <w:r w:rsidRPr="00794639">
              <w:rPr>
                <w:b/>
                <w:szCs w:val="18"/>
              </w:rPr>
              <w:t>+CNMI:</w:t>
            </w:r>
            <w:r w:rsidRPr="00794639">
              <w:rPr>
                <w:szCs w:val="18"/>
              </w:rPr>
              <w:t xml:space="preserve"> </w:t>
            </w:r>
            <w:r w:rsidRPr="00794639">
              <w:rPr>
                <w:snapToGrid w:val="0"/>
                <w:szCs w:val="18"/>
              </w:rPr>
              <w:t xml:space="preserve">(list of supported </w:t>
            </w:r>
            <w:r w:rsidRPr="00794639">
              <w:rPr>
                <w:b/>
                <w:snapToGrid w:val="0"/>
                <w:szCs w:val="18"/>
              </w:rPr>
              <w:t>&lt;</w:t>
            </w:r>
            <w:r w:rsidRPr="00794639">
              <w:rPr>
                <w:b/>
                <w:szCs w:val="18"/>
              </w:rPr>
              <w:t>mode</w:t>
            </w:r>
            <w:r w:rsidRPr="00794639">
              <w:rPr>
                <w:b/>
                <w:snapToGrid w:val="0"/>
                <w:szCs w:val="18"/>
              </w:rPr>
              <w:t>&gt;</w:t>
            </w:r>
            <w:r w:rsidRPr="00794639">
              <w:rPr>
                <w:snapToGrid w:val="0"/>
                <w:szCs w:val="18"/>
              </w:rPr>
              <w:t xml:space="preserve">s), (list of supported </w:t>
            </w:r>
            <w:r w:rsidRPr="00794639">
              <w:rPr>
                <w:b/>
                <w:szCs w:val="18"/>
              </w:rPr>
              <w:t>&lt;mt&gt;</w:t>
            </w:r>
            <w:r w:rsidRPr="00794639">
              <w:rPr>
                <w:snapToGrid w:val="0"/>
                <w:szCs w:val="18"/>
              </w:rPr>
              <w:t xml:space="preserve">s), (list of supported </w:t>
            </w:r>
            <w:r w:rsidRPr="00794639">
              <w:rPr>
                <w:b/>
                <w:szCs w:val="18"/>
              </w:rPr>
              <w:t>&lt;bm&gt;</w:t>
            </w:r>
            <w:r w:rsidRPr="00794639">
              <w:rPr>
                <w:snapToGrid w:val="0"/>
                <w:szCs w:val="18"/>
              </w:rPr>
              <w:t xml:space="preserve">s), (list of supported </w:t>
            </w:r>
            <w:r w:rsidRPr="00794639">
              <w:rPr>
                <w:b/>
                <w:snapToGrid w:val="0"/>
                <w:szCs w:val="18"/>
              </w:rPr>
              <w:t>&lt;</w:t>
            </w:r>
            <w:r w:rsidRPr="00794639">
              <w:rPr>
                <w:b/>
                <w:szCs w:val="18"/>
              </w:rPr>
              <w:t>ds&gt;</w:t>
            </w:r>
            <w:r w:rsidRPr="00794639">
              <w:rPr>
                <w:szCs w:val="18"/>
              </w:rPr>
              <w:t>e</w:t>
            </w:r>
            <w:r w:rsidRPr="00794639">
              <w:rPr>
                <w:snapToGrid w:val="0"/>
                <w:szCs w:val="18"/>
              </w:rPr>
              <w:t xml:space="preserve">s), (list of supported </w:t>
            </w:r>
            <w:r w:rsidRPr="00794639">
              <w:rPr>
                <w:b/>
                <w:szCs w:val="18"/>
              </w:rPr>
              <w:t>&lt;bfr&gt;</w:t>
            </w:r>
            <w:r w:rsidRPr="00794639">
              <w:rPr>
                <w:snapToGrid w:val="0"/>
                <w:szCs w:val="18"/>
              </w:rPr>
              <w:t>s)</w:t>
            </w:r>
          </w:p>
          <w:p w14:paraId="180E9F69" w14:textId="77777777" w:rsidR="00AD6DB4" w:rsidRPr="00794639" w:rsidRDefault="00AD6DB4" w:rsidP="00166AF3">
            <w:pPr>
              <w:pStyle w:val="TableBody"/>
              <w:rPr>
                <w:b/>
                <w:szCs w:val="18"/>
              </w:rPr>
            </w:pPr>
            <w:r w:rsidRPr="00794639">
              <w:rPr>
                <w:b/>
                <w:szCs w:val="18"/>
              </w:rPr>
              <w:t>OK</w:t>
            </w:r>
          </w:p>
        </w:tc>
      </w:tr>
      <w:tr w:rsidR="00AD6DB4" w:rsidRPr="00794639" w14:paraId="085F8946" w14:textId="77777777" w:rsidTr="00953CD3">
        <w:tc>
          <w:tcPr>
            <w:tcW w:w="1707" w:type="dxa"/>
          </w:tcPr>
          <w:p w14:paraId="7F859043" w14:textId="77777777" w:rsidR="00AD6DB4" w:rsidRPr="00794639" w:rsidRDefault="00AD6DB4" w:rsidP="00166AF3">
            <w:pPr>
              <w:pStyle w:val="TableBody"/>
              <w:rPr>
                <w:i/>
                <w:szCs w:val="18"/>
              </w:rPr>
            </w:pPr>
            <w:r w:rsidRPr="00794639">
              <w:rPr>
                <w:i/>
                <w:szCs w:val="18"/>
              </w:rPr>
              <w:t>Read command</w:t>
            </w:r>
          </w:p>
          <w:p w14:paraId="41FC5E5D" w14:textId="77777777" w:rsidR="00AD6DB4" w:rsidRPr="00794639" w:rsidRDefault="00AD6DB4" w:rsidP="00166AF3">
            <w:pPr>
              <w:pStyle w:val="TableBody"/>
              <w:rPr>
                <w:szCs w:val="18"/>
              </w:rPr>
            </w:pPr>
          </w:p>
          <w:p w14:paraId="09BCF1BA" w14:textId="77777777" w:rsidR="00AD6DB4" w:rsidRPr="00794639" w:rsidRDefault="00AD6DB4" w:rsidP="00166AF3">
            <w:pPr>
              <w:pStyle w:val="TableBody"/>
              <w:rPr>
                <w:szCs w:val="18"/>
                <w:u w:val="single"/>
              </w:rPr>
            </w:pPr>
            <w:r w:rsidRPr="00794639">
              <w:rPr>
                <w:szCs w:val="18"/>
                <w:u w:val="single"/>
              </w:rPr>
              <w:t>Syntax</w:t>
            </w:r>
          </w:p>
          <w:p w14:paraId="30921B2D" w14:textId="77777777" w:rsidR="00AD6DB4" w:rsidRPr="00794639" w:rsidRDefault="00AD6DB4" w:rsidP="00166AF3">
            <w:pPr>
              <w:pStyle w:val="TableBody"/>
              <w:rPr>
                <w:b/>
                <w:szCs w:val="18"/>
              </w:rPr>
            </w:pPr>
            <w:r w:rsidRPr="00794639">
              <w:rPr>
                <w:b/>
                <w:szCs w:val="18"/>
              </w:rPr>
              <w:t>AT+CNMI?</w:t>
            </w:r>
          </w:p>
        </w:tc>
        <w:tc>
          <w:tcPr>
            <w:tcW w:w="7290" w:type="dxa"/>
          </w:tcPr>
          <w:p w14:paraId="7029666F" w14:textId="77777777" w:rsidR="00AD6DB4" w:rsidRPr="00794639" w:rsidRDefault="00AD6DB4" w:rsidP="00166AF3">
            <w:pPr>
              <w:pStyle w:val="TableBody"/>
              <w:rPr>
                <w:szCs w:val="18"/>
                <w:u w:val="single"/>
              </w:rPr>
            </w:pPr>
          </w:p>
          <w:p w14:paraId="7F4BAF66" w14:textId="77777777" w:rsidR="00AD6DB4" w:rsidRPr="00794639" w:rsidRDefault="00AD6DB4" w:rsidP="00166AF3">
            <w:pPr>
              <w:pStyle w:val="TableBody"/>
              <w:rPr>
                <w:szCs w:val="18"/>
                <w:u w:val="single"/>
              </w:rPr>
            </w:pPr>
          </w:p>
          <w:p w14:paraId="1594DEA8" w14:textId="77777777" w:rsidR="00AD6DB4" w:rsidRPr="00B47932" w:rsidRDefault="00AD6DB4" w:rsidP="00166AF3">
            <w:pPr>
              <w:pStyle w:val="TableBody"/>
              <w:rPr>
                <w:u w:val="single"/>
              </w:rPr>
            </w:pPr>
            <w:r w:rsidRPr="00B47932">
              <w:rPr>
                <w:u w:val="single"/>
              </w:rPr>
              <w:t>Response</w:t>
            </w:r>
          </w:p>
          <w:p w14:paraId="0B2E9D97" w14:textId="77777777" w:rsidR="00AD6DB4" w:rsidRPr="00B47932" w:rsidRDefault="00AD6DB4" w:rsidP="00166AF3">
            <w:pPr>
              <w:pStyle w:val="TableBody"/>
              <w:rPr>
                <w:b/>
              </w:rPr>
            </w:pPr>
            <w:r w:rsidRPr="00B47932">
              <w:rPr>
                <w:b/>
              </w:rPr>
              <w:t>+CNMI: &lt;mode&gt;,&lt;mt&gt;,&lt;bm&gt;,&lt;ds&gt;,&lt;bfr&gt;</w:t>
            </w:r>
          </w:p>
          <w:p w14:paraId="16605312" w14:textId="77777777" w:rsidR="00AD6DB4" w:rsidRPr="00794639" w:rsidRDefault="00AD6DB4" w:rsidP="00166AF3">
            <w:pPr>
              <w:pStyle w:val="TableBody"/>
              <w:rPr>
                <w:snapToGrid w:val="0"/>
                <w:szCs w:val="18"/>
              </w:rPr>
            </w:pPr>
            <w:r w:rsidRPr="00794639">
              <w:rPr>
                <w:b/>
                <w:szCs w:val="18"/>
              </w:rPr>
              <w:t>OK</w:t>
            </w:r>
          </w:p>
        </w:tc>
      </w:tr>
      <w:tr w:rsidR="00AD6DB4" w:rsidRPr="00794639" w14:paraId="23BDCFE4" w14:textId="77777777" w:rsidTr="00953CD3">
        <w:trPr>
          <w:cantSplit w:val="0"/>
          <w:trHeight w:val="1316"/>
        </w:trPr>
        <w:tc>
          <w:tcPr>
            <w:tcW w:w="1707" w:type="dxa"/>
          </w:tcPr>
          <w:p w14:paraId="5421EA97" w14:textId="77777777" w:rsidR="00AD6DB4" w:rsidRPr="00B47932" w:rsidRDefault="00AD6DB4" w:rsidP="00166AF3">
            <w:pPr>
              <w:pStyle w:val="TableBody"/>
              <w:rPr>
                <w:i/>
              </w:rPr>
            </w:pPr>
            <w:r w:rsidRPr="00B47932">
              <w:rPr>
                <w:i/>
              </w:rPr>
              <w:lastRenderedPageBreak/>
              <w:t>Write command</w:t>
            </w:r>
          </w:p>
          <w:p w14:paraId="34318A7B" w14:textId="77777777" w:rsidR="00AD6DB4" w:rsidRPr="00B47932" w:rsidRDefault="00AD6DB4" w:rsidP="00166AF3">
            <w:pPr>
              <w:pStyle w:val="TableBody"/>
            </w:pPr>
          </w:p>
          <w:p w14:paraId="6B9A728A" w14:textId="77777777" w:rsidR="00AD6DB4" w:rsidRPr="00B47932" w:rsidRDefault="00AD6DB4" w:rsidP="00166AF3">
            <w:pPr>
              <w:pStyle w:val="TableBody"/>
              <w:rPr>
                <w:u w:val="single"/>
              </w:rPr>
            </w:pPr>
            <w:r w:rsidRPr="00B47932">
              <w:rPr>
                <w:u w:val="single"/>
              </w:rPr>
              <w:t>Syntax</w:t>
            </w:r>
          </w:p>
          <w:p w14:paraId="1F28FA84" w14:textId="77777777" w:rsidR="00AD6DB4" w:rsidRPr="00B47932" w:rsidRDefault="00AD6DB4" w:rsidP="00166AF3">
            <w:pPr>
              <w:pStyle w:val="TableBody"/>
            </w:pPr>
            <w:r w:rsidRPr="00B47932">
              <w:rPr>
                <w:b/>
              </w:rPr>
              <w:t>+CNMI=[&lt;mode&gt;</w:t>
            </w:r>
            <w:r w:rsidRPr="00B47932">
              <w:rPr>
                <w:b/>
              </w:rPr>
              <w:br/>
              <w:t>[,&lt;mt&gt;[,&lt;bm&gt;</w:t>
            </w:r>
            <w:r w:rsidRPr="00B47932">
              <w:rPr>
                <w:b/>
              </w:rPr>
              <w:br/>
              <w:t>[,&lt;ds&gt;[,&lt;bfr&gt;]]]]]</w:t>
            </w:r>
          </w:p>
        </w:tc>
        <w:tc>
          <w:tcPr>
            <w:tcW w:w="7290" w:type="dxa"/>
          </w:tcPr>
          <w:p w14:paraId="021F6077" w14:textId="77777777" w:rsidR="00AD6DB4" w:rsidRPr="00B47932" w:rsidRDefault="00AD6DB4">
            <w:pPr>
              <w:pStyle w:val="TableBody"/>
              <w:rPr>
                <w:u w:val="single"/>
              </w:rPr>
            </w:pPr>
          </w:p>
          <w:p w14:paraId="08C465CA" w14:textId="77777777" w:rsidR="00AD6DB4" w:rsidRPr="00B47932" w:rsidRDefault="00AD6DB4">
            <w:pPr>
              <w:pStyle w:val="TableBody"/>
              <w:rPr>
                <w:u w:val="single"/>
              </w:rPr>
            </w:pPr>
          </w:p>
          <w:p w14:paraId="71819E78" w14:textId="77777777" w:rsidR="00AD6DB4" w:rsidRPr="00794639" w:rsidRDefault="00AD6DB4">
            <w:pPr>
              <w:pStyle w:val="TableBody"/>
              <w:rPr>
                <w:szCs w:val="18"/>
                <w:u w:val="single"/>
              </w:rPr>
            </w:pPr>
            <w:r w:rsidRPr="00794639">
              <w:rPr>
                <w:szCs w:val="18"/>
                <w:u w:val="single"/>
              </w:rPr>
              <w:t>Response</w:t>
            </w:r>
          </w:p>
          <w:p w14:paraId="14A9593F" w14:textId="77777777" w:rsidR="00AD6DB4" w:rsidRPr="00794639" w:rsidRDefault="00AD6DB4">
            <w:pPr>
              <w:pStyle w:val="TableBody"/>
              <w:rPr>
                <w:b/>
                <w:szCs w:val="18"/>
              </w:rPr>
            </w:pPr>
            <w:r w:rsidRPr="00794639">
              <w:rPr>
                <w:b/>
                <w:szCs w:val="18"/>
              </w:rPr>
              <w:t>OK</w:t>
            </w:r>
          </w:p>
          <w:p w14:paraId="3FD19396" w14:textId="77777777" w:rsidR="00AD6DB4" w:rsidRPr="00794639" w:rsidRDefault="00AD6DB4">
            <w:pPr>
              <w:pStyle w:val="TableBody"/>
              <w:rPr>
                <w:snapToGrid w:val="0"/>
                <w:szCs w:val="18"/>
              </w:rPr>
            </w:pPr>
          </w:p>
          <w:p w14:paraId="6617C931" w14:textId="77777777" w:rsidR="00AD6DB4" w:rsidRPr="00794639" w:rsidRDefault="00AD6DB4">
            <w:pPr>
              <w:pStyle w:val="TableBody"/>
              <w:rPr>
                <w:snapToGrid w:val="0"/>
                <w:szCs w:val="18"/>
              </w:rPr>
            </w:pPr>
            <w:r w:rsidRPr="00794639">
              <w:rPr>
                <w:snapToGrid w:val="0"/>
                <w:szCs w:val="18"/>
              </w:rPr>
              <w:t>or</w:t>
            </w:r>
          </w:p>
          <w:p w14:paraId="398E45A0" w14:textId="77777777" w:rsidR="00AD6DB4" w:rsidRPr="00794639" w:rsidRDefault="00AD6DB4">
            <w:pPr>
              <w:pStyle w:val="TableBody"/>
              <w:rPr>
                <w:snapToGrid w:val="0"/>
                <w:szCs w:val="18"/>
              </w:rPr>
            </w:pPr>
            <w:r w:rsidRPr="00794639">
              <w:rPr>
                <w:b/>
                <w:snapToGrid w:val="0"/>
                <w:szCs w:val="18"/>
              </w:rPr>
              <w:t>+CMS ERROR: &lt;err&gt;</w:t>
            </w:r>
          </w:p>
          <w:p w14:paraId="2211E963" w14:textId="77777777" w:rsidR="00AD6DB4" w:rsidRPr="00794639" w:rsidRDefault="00AD6DB4">
            <w:pPr>
              <w:pStyle w:val="TableBody"/>
              <w:rPr>
                <w:snapToGrid w:val="0"/>
                <w:szCs w:val="18"/>
              </w:rPr>
            </w:pPr>
          </w:p>
          <w:p w14:paraId="243341C6" w14:textId="77777777" w:rsidR="00AD6DB4" w:rsidRPr="00794639" w:rsidRDefault="00AD6DB4">
            <w:pPr>
              <w:pStyle w:val="TableBody"/>
              <w:rPr>
                <w:szCs w:val="18"/>
                <w:u w:val="single"/>
              </w:rPr>
            </w:pPr>
            <w:r w:rsidRPr="00794639">
              <w:rPr>
                <w:szCs w:val="18"/>
                <w:u w:val="single"/>
              </w:rPr>
              <w:t>Parameters</w:t>
            </w:r>
          </w:p>
          <w:p w14:paraId="09932864" w14:textId="2ACB76EA" w:rsidR="00AD6DB4" w:rsidRPr="00794639" w:rsidRDefault="00AD6DB4">
            <w:pPr>
              <w:pStyle w:val="TableBody"/>
              <w:rPr>
                <w:snapToGrid w:val="0"/>
                <w:szCs w:val="18"/>
              </w:rPr>
            </w:pPr>
            <w:r w:rsidRPr="00794639">
              <w:rPr>
                <w:b/>
                <w:szCs w:val="18"/>
              </w:rPr>
              <w:t>&lt;mode&gt;</w:t>
            </w:r>
            <w:r w:rsidRPr="00794639">
              <w:rPr>
                <w:snapToGrid w:val="0"/>
                <w:szCs w:val="18"/>
              </w:rPr>
              <w:tab/>
              <w:t>1</w:t>
            </w:r>
            <w:r w:rsidRPr="00794639">
              <w:rPr>
                <w:snapToGrid w:val="0"/>
                <w:szCs w:val="18"/>
              </w:rPr>
              <w:tab/>
              <w:t xml:space="preserve">Discard indication and reject new received message unsolicited </w:t>
            </w:r>
            <w:r w:rsidR="008B0C73" w:rsidRPr="00794639">
              <w:rPr>
                <w:snapToGrid w:val="0"/>
                <w:szCs w:val="18"/>
              </w:rPr>
              <w:tab/>
            </w:r>
            <w:r w:rsidR="008B0C73" w:rsidRPr="00794639">
              <w:rPr>
                <w:snapToGrid w:val="0"/>
                <w:szCs w:val="18"/>
              </w:rPr>
              <w:tab/>
            </w:r>
            <w:r w:rsidR="008B0C73" w:rsidRPr="00794639">
              <w:rPr>
                <w:snapToGrid w:val="0"/>
                <w:szCs w:val="18"/>
              </w:rPr>
              <w:tab/>
            </w:r>
            <w:r w:rsidRPr="00794639">
              <w:rPr>
                <w:snapToGrid w:val="0"/>
                <w:szCs w:val="18"/>
              </w:rPr>
              <w:t xml:space="preserve">result codes when TA-TE link is reserved. Otherwise forward them </w:t>
            </w:r>
            <w:r w:rsidR="008B0C73" w:rsidRPr="00794639">
              <w:rPr>
                <w:snapToGrid w:val="0"/>
                <w:szCs w:val="18"/>
              </w:rPr>
              <w:tab/>
            </w:r>
            <w:r w:rsidR="008B0C73" w:rsidRPr="00794639">
              <w:rPr>
                <w:snapToGrid w:val="0"/>
                <w:szCs w:val="18"/>
              </w:rPr>
              <w:tab/>
            </w:r>
            <w:r w:rsidR="008B0C73" w:rsidRPr="00794639">
              <w:rPr>
                <w:snapToGrid w:val="0"/>
                <w:szCs w:val="18"/>
              </w:rPr>
              <w:tab/>
            </w:r>
            <w:r w:rsidRPr="00794639">
              <w:rPr>
                <w:snapToGrid w:val="0"/>
                <w:szCs w:val="18"/>
              </w:rPr>
              <w:t xml:space="preserve">directly to the TE. </w:t>
            </w:r>
          </w:p>
          <w:p w14:paraId="6D81401E" w14:textId="4A75D49C" w:rsidR="00AD6DB4" w:rsidRPr="00794639" w:rsidRDefault="00AD6DB4" w:rsidP="00953CD3">
            <w:pPr>
              <w:pStyle w:val="TableBody"/>
              <w:rPr>
                <w:snapToGrid w:val="0"/>
                <w:szCs w:val="18"/>
              </w:rPr>
            </w:pPr>
            <w:r w:rsidRPr="00794639">
              <w:rPr>
                <w:snapToGrid w:val="0"/>
                <w:szCs w:val="18"/>
              </w:rPr>
              <w:tab/>
            </w:r>
            <w:r w:rsidR="00DA6FD8" w:rsidRPr="00794639">
              <w:rPr>
                <w:snapToGrid w:val="0"/>
                <w:szCs w:val="18"/>
              </w:rPr>
              <w:tab/>
            </w:r>
            <w:r w:rsidRPr="00794639">
              <w:rPr>
                <w:snapToGrid w:val="0"/>
                <w:szCs w:val="18"/>
              </w:rPr>
              <w:t>2</w:t>
            </w:r>
            <w:r w:rsidRPr="00794639">
              <w:rPr>
                <w:snapToGrid w:val="0"/>
                <w:szCs w:val="18"/>
              </w:rPr>
              <w:tab/>
              <w:t xml:space="preserve">Buffer unsolicited result codes in the TA when TA-TE link is </w:t>
            </w:r>
            <w:r w:rsidR="008B0C73" w:rsidRPr="00794639">
              <w:rPr>
                <w:snapToGrid w:val="0"/>
                <w:szCs w:val="18"/>
              </w:rPr>
              <w:tab/>
            </w:r>
            <w:r w:rsidR="008B0C73" w:rsidRPr="00794639">
              <w:rPr>
                <w:snapToGrid w:val="0"/>
                <w:szCs w:val="18"/>
              </w:rPr>
              <w:tab/>
            </w:r>
            <w:r w:rsidR="008B0C73" w:rsidRPr="00794639">
              <w:rPr>
                <w:snapToGrid w:val="0"/>
                <w:szCs w:val="18"/>
              </w:rPr>
              <w:tab/>
            </w:r>
            <w:r w:rsidR="00DA6FD8" w:rsidRPr="00794639">
              <w:rPr>
                <w:snapToGrid w:val="0"/>
                <w:szCs w:val="18"/>
              </w:rPr>
              <w:tab/>
            </w:r>
            <w:r w:rsidRPr="00794639">
              <w:rPr>
                <w:snapToGrid w:val="0"/>
                <w:szCs w:val="18"/>
              </w:rPr>
              <w:t xml:space="preserve">reserved (e.g. in on-line data mode) and flush them to the TE after </w:t>
            </w:r>
            <w:r w:rsidR="008B0C73" w:rsidRPr="00794639">
              <w:rPr>
                <w:snapToGrid w:val="0"/>
                <w:szCs w:val="18"/>
              </w:rPr>
              <w:tab/>
            </w:r>
            <w:r w:rsidR="00DA6FD8" w:rsidRPr="00794639">
              <w:rPr>
                <w:snapToGrid w:val="0"/>
                <w:szCs w:val="18"/>
              </w:rPr>
              <w:tab/>
            </w:r>
            <w:r w:rsidR="008B0C73" w:rsidRPr="00794639">
              <w:rPr>
                <w:snapToGrid w:val="0"/>
                <w:szCs w:val="18"/>
              </w:rPr>
              <w:tab/>
            </w:r>
            <w:r w:rsidRPr="00794639">
              <w:rPr>
                <w:snapToGrid w:val="0"/>
                <w:szCs w:val="18"/>
              </w:rPr>
              <w:t>reservation. Otherwise forward them directly to the TE.</w:t>
            </w:r>
          </w:p>
          <w:p w14:paraId="1285BD28" w14:textId="77777777" w:rsidR="00AD6DB4" w:rsidRPr="00794639" w:rsidRDefault="00AD6DB4" w:rsidP="00953CD3">
            <w:pPr>
              <w:pStyle w:val="TableBody"/>
              <w:tabs>
                <w:tab w:val="left" w:pos="4455"/>
              </w:tabs>
              <w:rPr>
                <w:snapToGrid w:val="0"/>
                <w:szCs w:val="18"/>
              </w:rPr>
            </w:pPr>
            <w:r w:rsidRPr="00794639">
              <w:rPr>
                <w:snapToGrid w:val="0"/>
                <w:szCs w:val="18"/>
              </w:rPr>
              <w:tab/>
            </w:r>
          </w:p>
          <w:p w14:paraId="2FB65D8E" w14:textId="77777777" w:rsidR="00AD6DB4" w:rsidRPr="00794639" w:rsidRDefault="00AD6DB4">
            <w:pPr>
              <w:pStyle w:val="TableBody"/>
            </w:pPr>
            <w:r w:rsidRPr="00794639">
              <w:rPr>
                <w:b/>
              </w:rPr>
              <w:t>&lt;mt&gt;</w:t>
            </w:r>
            <w:r w:rsidRPr="00794639">
              <w:tab/>
              <w:t>0</w:t>
            </w:r>
            <w:r w:rsidRPr="00794639">
              <w:tab/>
              <w:t xml:space="preserve">No indications are routed to the TE. </w:t>
            </w:r>
          </w:p>
          <w:p w14:paraId="022FE901" w14:textId="146EEB06" w:rsidR="00AD6DB4" w:rsidRPr="00794639" w:rsidRDefault="00AD6DB4">
            <w:pPr>
              <w:pStyle w:val="TableBody"/>
            </w:pPr>
            <w:r w:rsidRPr="00794639">
              <w:tab/>
              <w:t>1</w:t>
            </w:r>
            <w:r w:rsidRPr="00794639">
              <w:tab/>
              <w:t xml:space="preserve">Result code is sent when ME does not have any other display device </w:t>
            </w:r>
            <w:r w:rsidR="008B0C73" w:rsidRPr="00794639">
              <w:tab/>
            </w:r>
            <w:r w:rsidR="008B0C73" w:rsidRPr="00794639">
              <w:tab/>
            </w:r>
            <w:r w:rsidR="008B0C73" w:rsidRPr="00794639">
              <w:tab/>
            </w:r>
            <w:r w:rsidRPr="00794639">
              <w:t>other than the AT interface</w:t>
            </w:r>
          </w:p>
          <w:p w14:paraId="469F3989" w14:textId="7E3B0F6E" w:rsidR="00AD6DB4" w:rsidRPr="00794639" w:rsidRDefault="00AD6DB4">
            <w:pPr>
              <w:pStyle w:val="TableBody"/>
            </w:pPr>
            <w:r w:rsidRPr="00794639">
              <w:tab/>
              <w:t>2</w:t>
            </w:r>
            <w:r w:rsidRPr="00794639">
              <w:tab/>
              <w:t xml:space="preserve">Acknowledgement command must be sent when +CSMS &lt;service&gt; = 1 </w:t>
            </w:r>
            <w:r w:rsidR="008B0C73" w:rsidRPr="00794639">
              <w:tab/>
            </w:r>
            <w:r w:rsidR="008B0C73" w:rsidRPr="00794639">
              <w:tab/>
            </w:r>
            <w:r w:rsidRPr="00794639">
              <w:t xml:space="preserve">and ME does not have any other display device other than the AT </w:t>
            </w:r>
            <w:r w:rsidR="008B0C73" w:rsidRPr="00794639">
              <w:tab/>
            </w:r>
            <w:r w:rsidR="008B0C73" w:rsidRPr="00794639">
              <w:tab/>
            </w:r>
            <w:r w:rsidR="008B0C73" w:rsidRPr="00794639">
              <w:tab/>
            </w:r>
            <w:r w:rsidRPr="00794639">
              <w:t>interface</w:t>
            </w:r>
          </w:p>
          <w:p w14:paraId="656F1ADF" w14:textId="77777777" w:rsidR="00AD6DB4" w:rsidRPr="00794639" w:rsidRDefault="00AD6DB4">
            <w:pPr>
              <w:pStyle w:val="TableBody"/>
            </w:pPr>
          </w:p>
          <w:p w14:paraId="7266DAF7" w14:textId="77777777" w:rsidR="00AD6DB4" w:rsidRPr="00794639" w:rsidRDefault="00AD6DB4">
            <w:pPr>
              <w:pStyle w:val="TableBody"/>
            </w:pPr>
            <w:r w:rsidRPr="00794639">
              <w:rPr>
                <w:b/>
              </w:rPr>
              <w:t>&lt;bm&gt;</w:t>
            </w:r>
            <w:r w:rsidRPr="00794639">
              <w:tab/>
              <w:t xml:space="preserve">0 </w:t>
            </w:r>
            <w:r w:rsidRPr="00794639">
              <w:tab/>
              <w:t xml:space="preserve">No CBM indications are routed to the TE. </w:t>
            </w:r>
          </w:p>
          <w:p w14:paraId="4CB26F56" w14:textId="1CB45444" w:rsidR="00AD6DB4" w:rsidRPr="00794639" w:rsidRDefault="00AD6DB4">
            <w:pPr>
              <w:pStyle w:val="TableBody"/>
            </w:pPr>
            <w:r w:rsidRPr="00794639">
              <w:tab/>
              <w:t>2</w:t>
            </w:r>
            <w:r w:rsidRPr="00794639">
              <w:tab/>
              <w:t xml:space="preserve">New CBMs are routed directly to the TE using unsolicited result code: </w:t>
            </w:r>
            <w:r w:rsidR="008B0C73" w:rsidRPr="00794639">
              <w:tab/>
            </w:r>
            <w:r w:rsidR="008B0C73" w:rsidRPr="00794639">
              <w:tab/>
            </w:r>
            <w:r w:rsidR="008B0C73" w:rsidRPr="00794639">
              <w:tab/>
            </w:r>
            <w:r w:rsidRPr="00794639">
              <w:rPr>
                <w:rStyle w:val="Code"/>
              </w:rPr>
              <w:t>+CBM: &lt;length&gt;&lt;CR&gt;&lt;LF&gt;&lt;pdu&gt;</w:t>
            </w:r>
            <w:r w:rsidRPr="00794639">
              <w:t xml:space="preserve"> (PDU mode enabled); or</w:t>
            </w:r>
            <w:r w:rsidR="008B0C73" w:rsidRPr="00794639">
              <w:br/>
            </w:r>
            <w:r w:rsidR="008B0C73" w:rsidRPr="00794639">
              <w:tab/>
            </w:r>
            <w:r w:rsidR="008B0C73" w:rsidRPr="00794639">
              <w:tab/>
            </w:r>
            <w:r w:rsidRPr="00794639">
              <w:t>+</w:t>
            </w:r>
            <w:r w:rsidRPr="00794639">
              <w:rPr>
                <w:rStyle w:val="Code"/>
              </w:rPr>
              <w:t>CBM: &lt;sn&gt;,&lt;mid&gt;,&lt;dcs&gt;,&lt;page&gt;,&lt;pages&gt;&lt;CR&gt;&lt;LF&gt;&lt;data&gt;</w:t>
            </w:r>
            <w:r w:rsidRPr="00794639">
              <w:t xml:space="preserve"> (text </w:t>
            </w:r>
            <w:r w:rsidR="008B0C73" w:rsidRPr="00794639">
              <w:tab/>
            </w:r>
            <w:r w:rsidR="008B0C73" w:rsidRPr="00794639">
              <w:tab/>
            </w:r>
            <w:r w:rsidRPr="00794639">
              <w:t>mode enabled)</w:t>
            </w:r>
            <w:r w:rsidRPr="00794639">
              <w:tab/>
            </w:r>
          </w:p>
          <w:p w14:paraId="0CD9AC68" w14:textId="77777777" w:rsidR="00AD6DB4" w:rsidRPr="00794639" w:rsidRDefault="00AD6DB4">
            <w:pPr>
              <w:pStyle w:val="TableBody"/>
            </w:pPr>
          </w:p>
          <w:p w14:paraId="15B7B7C6" w14:textId="77777777" w:rsidR="00AD6DB4" w:rsidRPr="00794639" w:rsidRDefault="00AD6DB4">
            <w:pPr>
              <w:pStyle w:val="TableBody"/>
            </w:pPr>
            <w:r w:rsidRPr="00794639">
              <w:rPr>
                <w:b/>
              </w:rPr>
              <w:t>&lt;ds&gt;</w:t>
            </w:r>
            <w:r w:rsidRPr="00794639">
              <w:tab/>
              <w:t>0</w:t>
            </w:r>
            <w:r w:rsidRPr="00794639">
              <w:tab/>
              <w:t xml:space="preserve">No SMS-STATUS-REPORTs are routed to the TE. </w:t>
            </w:r>
          </w:p>
          <w:p w14:paraId="4411DDED" w14:textId="32C79C80" w:rsidR="00AD6DB4" w:rsidRPr="00794639" w:rsidRDefault="00AD6DB4">
            <w:pPr>
              <w:pStyle w:val="TableBody"/>
            </w:pPr>
            <w:r w:rsidRPr="00794639">
              <w:tab/>
              <w:t>1</w:t>
            </w:r>
            <w:r w:rsidRPr="00794639">
              <w:tab/>
              <w:t xml:space="preserve">SMS-STATUS-REPORTs are routed to the TE using unsolicited result </w:t>
            </w:r>
            <w:r w:rsidR="008B0C73" w:rsidRPr="00794639">
              <w:tab/>
            </w:r>
            <w:r w:rsidR="008B0C73" w:rsidRPr="00794639">
              <w:tab/>
            </w:r>
            <w:r w:rsidRPr="00794639">
              <w:t xml:space="preserve">code: </w:t>
            </w:r>
            <w:r w:rsidRPr="00794639">
              <w:tab/>
            </w:r>
            <w:r w:rsidRPr="00794639">
              <w:rPr>
                <w:rStyle w:val="Code"/>
              </w:rPr>
              <w:t>+CDS: &lt;length&gt;&lt;CR&gt;&lt;LF&gt;&lt;pdu&gt;</w:t>
            </w:r>
            <w:r w:rsidRPr="00794639">
              <w:t xml:space="preserve"> (PDU mode enabled) or</w:t>
            </w:r>
            <w:r w:rsidRPr="00794639">
              <w:br/>
            </w:r>
            <w:r w:rsidRPr="00794639">
              <w:tab/>
            </w:r>
            <w:r w:rsidRPr="00794639">
              <w:tab/>
            </w:r>
            <w:r w:rsidRPr="00794639">
              <w:rPr>
                <w:rStyle w:val="Code"/>
              </w:rPr>
              <w:t>+CDS: &lt;fo&gt;,&lt;mr&gt;,[&lt;ra&gt;],[&lt;tora&gt;],&lt;scts&gt;,&lt;dt&gt;,&lt;st&gt;</w:t>
            </w:r>
            <w:r w:rsidRPr="00794639">
              <w:t xml:space="preserve"> (text </w:t>
            </w:r>
            <w:r w:rsidR="008B0C73" w:rsidRPr="00794639">
              <w:tab/>
            </w:r>
            <w:r w:rsidR="008B0C73" w:rsidRPr="00794639">
              <w:tab/>
            </w:r>
            <w:r w:rsidRPr="00794639">
              <w:t>mode enabled)</w:t>
            </w:r>
          </w:p>
          <w:p w14:paraId="7C7BB35F" w14:textId="2ECBAE59" w:rsidR="00AD6DB4" w:rsidRPr="00794639" w:rsidRDefault="00AD6DB4">
            <w:pPr>
              <w:pStyle w:val="TableBody"/>
            </w:pPr>
            <w:r w:rsidRPr="00794639">
              <w:tab/>
              <w:t>2</w:t>
            </w:r>
            <w:r w:rsidRPr="00794639">
              <w:tab/>
              <w:t xml:space="preserve">If SMS-STATUS-REPORT is stored in ME/TA, indication of the memory </w:t>
            </w:r>
            <w:r w:rsidRPr="00794639">
              <w:tab/>
            </w:r>
            <w:r w:rsidRPr="00794639">
              <w:tab/>
              <w:t>location is routed to the TE using unsolicited result code:</w:t>
            </w:r>
            <w:r w:rsidRPr="00794639">
              <w:br/>
            </w:r>
            <w:r w:rsidRPr="00794639">
              <w:tab/>
            </w:r>
            <w:r w:rsidRPr="00794639">
              <w:tab/>
            </w:r>
            <w:r w:rsidRPr="00794639">
              <w:rPr>
                <w:rStyle w:val="Code"/>
              </w:rPr>
              <w:t>+CDSI: &lt;mem&gt;,&lt;index&gt;</w:t>
            </w:r>
          </w:p>
          <w:p w14:paraId="309D4164" w14:textId="77777777" w:rsidR="00AD6DB4" w:rsidRPr="00794639" w:rsidRDefault="00AD6DB4">
            <w:pPr>
              <w:pStyle w:val="TableBody"/>
            </w:pPr>
          </w:p>
          <w:p w14:paraId="1BE2792A" w14:textId="56EC499F" w:rsidR="00AD6DB4" w:rsidRPr="00794639" w:rsidRDefault="00AD6DB4">
            <w:pPr>
              <w:pStyle w:val="TableBody"/>
            </w:pPr>
            <w:r w:rsidRPr="00794639">
              <w:rPr>
                <w:b/>
              </w:rPr>
              <w:t>&lt;bfr&gt;</w:t>
            </w:r>
            <w:r w:rsidRPr="00794639">
              <w:tab/>
              <w:t>0</w:t>
            </w:r>
            <w:r w:rsidRPr="00794639">
              <w:tab/>
              <w:t xml:space="preserve">TA buffer of unsolicited result codes defined within this command is </w:t>
            </w:r>
            <w:r w:rsidR="008B0C73" w:rsidRPr="00794639">
              <w:tab/>
            </w:r>
            <w:r w:rsidR="008B0C73" w:rsidRPr="00794639">
              <w:tab/>
            </w:r>
            <w:r w:rsidR="008B0C73" w:rsidRPr="00794639">
              <w:tab/>
            </w:r>
            <w:r w:rsidRPr="00794639">
              <w:t>flushed to the TE when &lt;mode&gt; = 1 – 3 is entered</w:t>
            </w:r>
          </w:p>
          <w:p w14:paraId="5A4EFFF2" w14:textId="41D148EE" w:rsidR="00AD6DB4" w:rsidRPr="00794639" w:rsidRDefault="00AD6DB4">
            <w:pPr>
              <w:pStyle w:val="TableBody"/>
            </w:pPr>
            <w:r w:rsidRPr="00794639">
              <w:tab/>
              <w:t>1</w:t>
            </w:r>
            <w:r w:rsidRPr="00794639">
              <w:tab/>
              <w:t xml:space="preserve">TA buffer of unsolicited result codes defined within this command is </w:t>
            </w:r>
            <w:r w:rsidR="008B0C73" w:rsidRPr="00794639">
              <w:tab/>
            </w:r>
            <w:r w:rsidR="008B0C73" w:rsidRPr="00794639">
              <w:tab/>
            </w:r>
            <w:r w:rsidR="008B0C73" w:rsidRPr="00794639">
              <w:tab/>
            </w:r>
            <w:r w:rsidRPr="00794639">
              <w:t>cleared when &lt;mode&gt; = 1 – 3 is entered</w:t>
            </w:r>
          </w:p>
        </w:tc>
      </w:tr>
      <w:tr w:rsidR="00AD6DB4" w:rsidRPr="00794639" w14:paraId="4CC31054" w14:textId="77777777" w:rsidTr="00953CD3">
        <w:trPr>
          <w:cantSplit w:val="0"/>
          <w:trHeight w:val="65"/>
        </w:trPr>
        <w:tc>
          <w:tcPr>
            <w:tcW w:w="1707" w:type="dxa"/>
          </w:tcPr>
          <w:p w14:paraId="43DD23A9" w14:textId="77777777" w:rsidR="00AD6DB4" w:rsidRPr="00794639" w:rsidRDefault="00AD6DB4" w:rsidP="00166AF3">
            <w:pPr>
              <w:pStyle w:val="TableBody"/>
              <w:rPr>
                <w:u w:val="single"/>
              </w:rPr>
            </w:pPr>
            <w:r w:rsidRPr="00794639">
              <w:rPr>
                <w:u w:val="single"/>
              </w:rPr>
              <w:t>Notes</w:t>
            </w:r>
          </w:p>
        </w:tc>
        <w:tc>
          <w:tcPr>
            <w:tcW w:w="7290" w:type="dxa"/>
          </w:tcPr>
          <w:p w14:paraId="15ADEF53" w14:textId="77777777" w:rsidR="00AD6DB4" w:rsidRPr="00794639" w:rsidRDefault="00AD6DB4" w:rsidP="00166AF3">
            <w:pPr>
              <w:pStyle w:val="TableBody"/>
              <w:rPr>
                <w:u w:val="single"/>
              </w:rPr>
            </w:pPr>
            <w:r w:rsidRPr="00794639">
              <w:t>&lt;mode&gt;, &lt;mt&gt;, &lt;bm&gt; and &lt;ds&gt; are saved in non-volatile memory over module reboot; URC is available on the port that executes the command.</w:t>
            </w:r>
          </w:p>
        </w:tc>
      </w:tr>
      <w:tr w:rsidR="00AD6DB4" w:rsidRPr="00794639" w14:paraId="5572842C" w14:textId="77777777" w:rsidTr="00953CD3">
        <w:trPr>
          <w:cantSplit w:val="0"/>
          <w:trHeight w:val="65"/>
        </w:trPr>
        <w:tc>
          <w:tcPr>
            <w:tcW w:w="1707" w:type="dxa"/>
          </w:tcPr>
          <w:p w14:paraId="725643CC" w14:textId="77777777" w:rsidR="00AD6DB4" w:rsidRPr="00794639" w:rsidRDefault="00AD6DB4" w:rsidP="00166AF3">
            <w:pPr>
              <w:pStyle w:val="TableBody"/>
              <w:rPr>
                <w:u w:val="single"/>
              </w:rPr>
            </w:pPr>
            <w:r w:rsidRPr="00794639">
              <w:rPr>
                <w:u w:val="single"/>
              </w:rPr>
              <w:t>Examples</w:t>
            </w:r>
          </w:p>
        </w:tc>
        <w:tc>
          <w:tcPr>
            <w:tcW w:w="7290" w:type="dxa"/>
          </w:tcPr>
          <w:p w14:paraId="7273EEC7" w14:textId="77777777" w:rsidR="00AD6DB4" w:rsidRPr="00794639" w:rsidRDefault="00AD6DB4" w:rsidP="00166AF3">
            <w:pPr>
              <w:pStyle w:val="TableBody"/>
            </w:pPr>
            <w:r w:rsidRPr="00794639">
              <w:rPr>
                <w:b/>
              </w:rPr>
              <w:t>AT+CNMI=1</w:t>
            </w:r>
            <w:r w:rsidRPr="00794639">
              <w:rPr>
                <w:b/>
              </w:rPr>
              <w:tab/>
            </w:r>
            <w:r w:rsidRPr="00794639">
              <w:tab/>
            </w:r>
            <w:r w:rsidRPr="00794639">
              <w:tab/>
            </w:r>
            <w:r w:rsidRPr="00794639">
              <w:tab/>
            </w:r>
            <w:r w:rsidRPr="00794639">
              <w:tab/>
              <w:t>// Write command</w:t>
            </w:r>
          </w:p>
          <w:p w14:paraId="649C4A4B" w14:textId="77777777" w:rsidR="00AD6DB4" w:rsidRPr="00794639" w:rsidRDefault="00AD6DB4" w:rsidP="00166AF3">
            <w:pPr>
              <w:pStyle w:val="TableBody"/>
              <w:rPr>
                <w:b/>
              </w:rPr>
            </w:pPr>
            <w:r w:rsidRPr="00794639">
              <w:rPr>
                <w:b/>
              </w:rPr>
              <w:t>OK</w:t>
            </w:r>
          </w:p>
          <w:p w14:paraId="5ADAFEC7" w14:textId="77777777" w:rsidR="00AD6DB4" w:rsidRPr="00794639" w:rsidRDefault="00AD6DB4" w:rsidP="00CF5A45">
            <w:pPr>
              <w:pStyle w:val="TableBody"/>
            </w:pPr>
          </w:p>
          <w:p w14:paraId="1E6D08D6" w14:textId="77777777" w:rsidR="00AD6DB4" w:rsidRPr="00794639" w:rsidRDefault="00AD6DB4" w:rsidP="00166AF3">
            <w:pPr>
              <w:pStyle w:val="TableBody"/>
            </w:pPr>
            <w:r w:rsidRPr="00794639">
              <w:rPr>
                <w:b/>
              </w:rPr>
              <w:t>AT+CNMI=?</w:t>
            </w:r>
            <w:r w:rsidRPr="00794639">
              <w:tab/>
            </w:r>
            <w:r w:rsidRPr="00794639">
              <w:tab/>
            </w:r>
            <w:r w:rsidRPr="00794639">
              <w:tab/>
            </w:r>
            <w:r w:rsidRPr="00794639">
              <w:tab/>
            </w:r>
            <w:r w:rsidRPr="00794639">
              <w:tab/>
              <w:t>// Test command</w:t>
            </w:r>
          </w:p>
          <w:p w14:paraId="57F8CCD6" w14:textId="0238385A" w:rsidR="00AD6DB4" w:rsidRPr="00794639" w:rsidRDefault="00AD6DB4" w:rsidP="00166AF3">
            <w:pPr>
              <w:pStyle w:val="TableBody"/>
              <w:rPr>
                <w:b/>
              </w:rPr>
            </w:pPr>
            <w:r w:rsidRPr="00794639">
              <w:rPr>
                <w:b/>
              </w:rPr>
              <w:t>+CNMI: (</w:t>
            </w:r>
            <w:r w:rsidR="006F650E" w:rsidRPr="00794639">
              <w:rPr>
                <w:b/>
              </w:rPr>
              <w:t>1</w:t>
            </w:r>
            <w:r w:rsidRPr="00794639">
              <w:rPr>
                <w:b/>
              </w:rPr>
              <w:t>-2),(0-</w:t>
            </w:r>
            <w:r w:rsidR="006F650E" w:rsidRPr="00794639">
              <w:rPr>
                <w:b/>
              </w:rPr>
              <w:t>2</w:t>
            </w:r>
            <w:r w:rsidRPr="00794639">
              <w:rPr>
                <w:b/>
              </w:rPr>
              <w:t>),(0</w:t>
            </w:r>
            <w:r w:rsidR="00F02D24" w:rsidRPr="00794639">
              <w:rPr>
                <w:b/>
              </w:rPr>
              <w:t>,</w:t>
            </w:r>
            <w:r w:rsidR="006F650E" w:rsidRPr="00794639">
              <w:rPr>
                <w:b/>
              </w:rPr>
              <w:t>2</w:t>
            </w:r>
            <w:r w:rsidRPr="00794639">
              <w:rPr>
                <w:b/>
              </w:rPr>
              <w:t>),(0-2),(0-1)</w:t>
            </w:r>
          </w:p>
          <w:p w14:paraId="7ED71870" w14:textId="77777777" w:rsidR="00AD6DB4" w:rsidRPr="00794639" w:rsidRDefault="00AD6DB4" w:rsidP="00166AF3">
            <w:pPr>
              <w:pStyle w:val="TableBody"/>
              <w:rPr>
                <w:b/>
              </w:rPr>
            </w:pPr>
            <w:r w:rsidRPr="00794639">
              <w:rPr>
                <w:b/>
              </w:rPr>
              <w:t>OK</w:t>
            </w:r>
          </w:p>
          <w:p w14:paraId="1CD173B4" w14:textId="77777777" w:rsidR="00AD6DB4" w:rsidRPr="00794639" w:rsidRDefault="00AD6DB4" w:rsidP="00166AF3">
            <w:pPr>
              <w:pStyle w:val="TableBody"/>
              <w:rPr>
                <w:b/>
              </w:rPr>
            </w:pPr>
          </w:p>
          <w:p w14:paraId="2A509357" w14:textId="77777777" w:rsidR="00AD6DB4" w:rsidRPr="00794639" w:rsidRDefault="00AD6DB4" w:rsidP="00166AF3">
            <w:pPr>
              <w:pStyle w:val="TableBody"/>
            </w:pPr>
            <w:r w:rsidRPr="00794639">
              <w:rPr>
                <w:b/>
              </w:rPr>
              <w:t>AT+CNMI?</w:t>
            </w:r>
            <w:r w:rsidRPr="00794639">
              <w:tab/>
            </w:r>
            <w:r w:rsidRPr="00794639">
              <w:tab/>
            </w:r>
            <w:r w:rsidRPr="00794639">
              <w:tab/>
            </w:r>
            <w:r w:rsidRPr="00794639">
              <w:tab/>
            </w:r>
            <w:r w:rsidRPr="00794639">
              <w:tab/>
              <w:t>// Read command</w:t>
            </w:r>
          </w:p>
          <w:p w14:paraId="70312700" w14:textId="77777777" w:rsidR="00AD6DB4" w:rsidRPr="00794639" w:rsidRDefault="00AD6DB4" w:rsidP="00166AF3">
            <w:pPr>
              <w:pStyle w:val="TableBody"/>
              <w:rPr>
                <w:b/>
              </w:rPr>
            </w:pPr>
            <w:r w:rsidRPr="00794639">
              <w:rPr>
                <w:b/>
              </w:rPr>
              <w:t>+CNMI: 1,0,0,0,0</w:t>
            </w:r>
          </w:p>
          <w:p w14:paraId="28B22642" w14:textId="77777777" w:rsidR="00AD6DB4" w:rsidRPr="00794639" w:rsidRDefault="00AD6DB4" w:rsidP="00166AF3">
            <w:pPr>
              <w:pStyle w:val="TableBody"/>
            </w:pPr>
            <w:r w:rsidRPr="00794639">
              <w:rPr>
                <w:b/>
              </w:rPr>
              <w:t>OK</w:t>
            </w:r>
          </w:p>
        </w:tc>
      </w:tr>
    </w:tbl>
    <w:p w14:paraId="4F1469D5" w14:textId="77777777" w:rsidR="00AD6DB4" w:rsidRPr="00794639" w:rsidRDefault="00AD6DB4" w:rsidP="0059466D">
      <w:pPr>
        <w:pStyle w:val="Heading2"/>
      </w:pPr>
      <w:bookmarkStart w:id="6608" w:name="_Toc489459740"/>
      <w:bookmarkStart w:id="6609" w:name="_Toc503187123"/>
      <w:bookmarkStart w:id="6610" w:name="_Toc503193144"/>
      <w:bookmarkStart w:id="6611" w:name="_Toc503199165"/>
      <w:bookmarkStart w:id="6612" w:name="_Toc503205186"/>
      <w:bookmarkStart w:id="6613" w:name="_Toc345081386"/>
      <w:bookmarkStart w:id="6614" w:name="_Toc349753128"/>
      <w:bookmarkStart w:id="6615" w:name="_Toc349754022"/>
      <w:bookmarkStart w:id="6616" w:name="_Ref366745366"/>
      <w:bookmarkStart w:id="6617" w:name="_Ref369092690"/>
      <w:bookmarkStart w:id="6618" w:name="_Toc368586088"/>
      <w:bookmarkStart w:id="6619" w:name="_Toc486251671"/>
      <w:bookmarkStart w:id="6620" w:name="_Toc531700961"/>
      <w:bookmarkEnd w:id="6608"/>
      <w:bookmarkEnd w:id="6609"/>
      <w:bookmarkEnd w:id="6610"/>
      <w:bookmarkEnd w:id="6611"/>
      <w:bookmarkEnd w:id="6612"/>
      <w:r w:rsidRPr="00794639">
        <w:lastRenderedPageBreak/>
        <w:t xml:space="preserve">+CSCA Command: Service Center </w:t>
      </w:r>
      <w:bookmarkEnd w:id="6613"/>
      <w:r w:rsidRPr="00794639">
        <w:t>Address</w:t>
      </w:r>
      <w:bookmarkStart w:id="6621" w:name="_Toc503199208"/>
      <w:bookmarkStart w:id="6622" w:name="_Toc503205229"/>
      <w:bookmarkEnd w:id="6614"/>
      <w:bookmarkEnd w:id="6615"/>
      <w:bookmarkEnd w:id="6616"/>
      <w:bookmarkEnd w:id="6617"/>
      <w:bookmarkEnd w:id="6618"/>
      <w:bookmarkEnd w:id="6619"/>
      <w:bookmarkEnd w:id="6620"/>
      <w:bookmarkEnd w:id="6621"/>
      <w:bookmarkEnd w:id="6622"/>
    </w:p>
    <w:tbl>
      <w:tblPr>
        <w:tblStyle w:val="TableSWIleft"/>
        <w:tblW w:w="8997" w:type="dxa"/>
        <w:tblLayout w:type="fixed"/>
        <w:tblLook w:val="04A0" w:firstRow="1" w:lastRow="0" w:firstColumn="1" w:lastColumn="0" w:noHBand="0" w:noVBand="1"/>
      </w:tblPr>
      <w:tblGrid>
        <w:gridCol w:w="1728"/>
        <w:gridCol w:w="7269"/>
      </w:tblGrid>
      <w:tr w:rsidR="00AD6DB4" w:rsidRPr="00794639" w14:paraId="2224955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D2CFE4C" w14:textId="60140B28" w:rsidR="00AD6DB4" w:rsidRPr="00794639" w:rsidRDefault="00F22490">
            <w:pPr>
              <w:pStyle w:val="TableRowHead"/>
              <w:spacing w:before="144" w:after="144"/>
              <w:rPr>
                <w:rFonts w:cs="Arial"/>
              </w:rPr>
            </w:pPr>
            <w:r w:rsidRPr="00794639">
              <w:rPr>
                <w:lang w:eastAsia="zh-CN"/>
              </w:rPr>
              <w:t>HL7800</w:t>
            </w:r>
          </w:p>
        </w:tc>
      </w:tr>
      <w:tr w:rsidR="00AD6DB4" w:rsidRPr="00794639" w14:paraId="5963C874" w14:textId="77777777" w:rsidTr="00170927">
        <w:tc>
          <w:tcPr>
            <w:tcW w:w="0" w:type="dxa"/>
          </w:tcPr>
          <w:p w14:paraId="7082A58A"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5F158509" w14:textId="77777777" w:rsidR="00AD6DB4" w:rsidRPr="00794639" w:rsidRDefault="00AD6DB4" w:rsidP="00166AF3">
            <w:pPr>
              <w:pStyle w:val="TableBody"/>
            </w:pPr>
          </w:p>
          <w:p w14:paraId="579D854E" w14:textId="77777777" w:rsidR="00AD6DB4" w:rsidRPr="00794639" w:rsidRDefault="00AD6DB4" w:rsidP="00166AF3">
            <w:pPr>
              <w:pStyle w:val="TableBody"/>
              <w:rPr>
                <w:u w:val="single"/>
              </w:rPr>
            </w:pPr>
            <w:r w:rsidRPr="00794639">
              <w:rPr>
                <w:u w:val="single"/>
              </w:rPr>
              <w:t>Syntax</w:t>
            </w:r>
          </w:p>
          <w:p w14:paraId="510FF5C6" w14:textId="77777777" w:rsidR="00AD6DB4" w:rsidRPr="00794639" w:rsidRDefault="00AD6DB4" w:rsidP="00166AF3">
            <w:pPr>
              <w:pStyle w:val="TableBody"/>
              <w:rPr>
                <w:b/>
              </w:rPr>
            </w:pPr>
            <w:r w:rsidRPr="00794639">
              <w:rPr>
                <w:b/>
              </w:rPr>
              <w:t>AT+CSCA=?</w:t>
            </w:r>
          </w:p>
        </w:tc>
        <w:tc>
          <w:tcPr>
            <w:tcW w:w="7269" w:type="dxa"/>
          </w:tcPr>
          <w:p w14:paraId="6C54911B" w14:textId="77777777" w:rsidR="00AD6DB4" w:rsidRPr="00794639" w:rsidRDefault="00AD6DB4" w:rsidP="00166AF3">
            <w:pPr>
              <w:pStyle w:val="TableBody"/>
              <w:rPr>
                <w:rFonts w:ascii="Times New Roman" w:hAnsi="Times New Roman" w:cs="Times New Roman"/>
                <w:sz w:val="20"/>
                <w:szCs w:val="20"/>
                <w:u w:val="single"/>
              </w:rPr>
            </w:pPr>
          </w:p>
          <w:p w14:paraId="034FB365" w14:textId="77777777" w:rsidR="00AD6DB4" w:rsidRPr="00794639" w:rsidRDefault="00AD6DB4" w:rsidP="00166AF3">
            <w:pPr>
              <w:pStyle w:val="TableBody"/>
              <w:rPr>
                <w:u w:val="single"/>
              </w:rPr>
            </w:pPr>
          </w:p>
          <w:p w14:paraId="23A1E377" w14:textId="77777777" w:rsidR="00AD6DB4" w:rsidRPr="00794639" w:rsidRDefault="00AD6DB4" w:rsidP="00166AF3">
            <w:pPr>
              <w:pStyle w:val="TableBody"/>
              <w:rPr>
                <w:u w:val="single"/>
              </w:rPr>
            </w:pPr>
            <w:r w:rsidRPr="00794639">
              <w:rPr>
                <w:u w:val="single"/>
              </w:rPr>
              <w:t>Response</w:t>
            </w:r>
          </w:p>
          <w:p w14:paraId="14A0016F" w14:textId="77777777" w:rsidR="00AD6DB4" w:rsidRPr="00794639" w:rsidRDefault="00AD6DB4" w:rsidP="00166AF3">
            <w:pPr>
              <w:pStyle w:val="TableBody"/>
              <w:rPr>
                <w:b/>
              </w:rPr>
            </w:pPr>
            <w:r w:rsidRPr="00794639">
              <w:rPr>
                <w:b/>
              </w:rPr>
              <w:t>OK</w:t>
            </w:r>
          </w:p>
        </w:tc>
      </w:tr>
      <w:tr w:rsidR="00AD6DB4" w:rsidRPr="00794639" w14:paraId="1EEFB2B2" w14:textId="77777777" w:rsidTr="00170927">
        <w:trPr>
          <w:trHeight w:val="80"/>
        </w:trPr>
        <w:tc>
          <w:tcPr>
            <w:tcW w:w="0" w:type="dxa"/>
          </w:tcPr>
          <w:p w14:paraId="640DEEC4"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058DD33D" w14:textId="77777777" w:rsidR="00AD6DB4" w:rsidRPr="00794639" w:rsidRDefault="00AD6DB4" w:rsidP="00166AF3">
            <w:pPr>
              <w:pStyle w:val="TableBody"/>
            </w:pPr>
          </w:p>
          <w:p w14:paraId="2CED6C34" w14:textId="77777777" w:rsidR="00AD6DB4" w:rsidRPr="00794639" w:rsidRDefault="00AD6DB4" w:rsidP="00166AF3">
            <w:pPr>
              <w:pStyle w:val="TableBody"/>
              <w:rPr>
                <w:u w:val="single"/>
              </w:rPr>
            </w:pPr>
            <w:r w:rsidRPr="00794639">
              <w:rPr>
                <w:u w:val="single"/>
              </w:rPr>
              <w:t>Syntax</w:t>
            </w:r>
          </w:p>
          <w:p w14:paraId="2B5CE4B4" w14:textId="77777777" w:rsidR="00AD6DB4" w:rsidRPr="00794639" w:rsidRDefault="00AD6DB4" w:rsidP="00166AF3">
            <w:pPr>
              <w:pStyle w:val="TableBody"/>
              <w:rPr>
                <w:b/>
              </w:rPr>
            </w:pPr>
            <w:r w:rsidRPr="00794639">
              <w:rPr>
                <w:b/>
              </w:rPr>
              <w:t>AT+CSCA?</w:t>
            </w:r>
          </w:p>
        </w:tc>
        <w:tc>
          <w:tcPr>
            <w:tcW w:w="7269" w:type="dxa"/>
          </w:tcPr>
          <w:p w14:paraId="25BE90C1" w14:textId="77777777" w:rsidR="00AD6DB4" w:rsidRPr="00794639" w:rsidRDefault="00AD6DB4" w:rsidP="00166AF3">
            <w:pPr>
              <w:pStyle w:val="TableBody"/>
              <w:rPr>
                <w:rFonts w:ascii="Times New Roman" w:hAnsi="Times New Roman" w:cs="Times New Roman"/>
                <w:sz w:val="20"/>
                <w:szCs w:val="20"/>
                <w:u w:val="single"/>
              </w:rPr>
            </w:pPr>
          </w:p>
          <w:p w14:paraId="1AC3FAE8" w14:textId="77777777" w:rsidR="00AD6DB4" w:rsidRPr="00794639" w:rsidRDefault="00AD6DB4" w:rsidP="00166AF3">
            <w:pPr>
              <w:pStyle w:val="TableBody"/>
              <w:rPr>
                <w:u w:val="single"/>
              </w:rPr>
            </w:pPr>
          </w:p>
          <w:p w14:paraId="6B7D51FF" w14:textId="77777777" w:rsidR="00AD6DB4" w:rsidRPr="00794639" w:rsidRDefault="00AD6DB4" w:rsidP="00166AF3">
            <w:pPr>
              <w:pStyle w:val="TableBody"/>
              <w:rPr>
                <w:u w:val="single"/>
              </w:rPr>
            </w:pPr>
            <w:r w:rsidRPr="00794639">
              <w:rPr>
                <w:u w:val="single"/>
              </w:rPr>
              <w:t>Response</w:t>
            </w:r>
          </w:p>
          <w:p w14:paraId="41BF9AEC" w14:textId="77777777" w:rsidR="00AD6DB4" w:rsidRPr="00794639" w:rsidRDefault="00AD6DB4" w:rsidP="00166AF3">
            <w:pPr>
              <w:pStyle w:val="TableBody"/>
              <w:rPr>
                <w:b/>
              </w:rPr>
            </w:pPr>
            <w:r w:rsidRPr="00794639">
              <w:rPr>
                <w:b/>
              </w:rPr>
              <w:t>+CSCA: &lt;sca&gt;,&lt;tosca&gt;</w:t>
            </w:r>
          </w:p>
          <w:p w14:paraId="6EA7302A" w14:textId="77777777" w:rsidR="00AD6DB4" w:rsidRPr="00794639" w:rsidRDefault="00AD6DB4" w:rsidP="00166AF3">
            <w:pPr>
              <w:pStyle w:val="TableBody"/>
              <w:rPr>
                <w:b/>
              </w:rPr>
            </w:pPr>
            <w:r w:rsidRPr="00794639">
              <w:rPr>
                <w:b/>
              </w:rPr>
              <w:t>OK</w:t>
            </w:r>
          </w:p>
        </w:tc>
      </w:tr>
      <w:tr w:rsidR="00AD6DB4" w:rsidRPr="00794639" w14:paraId="4DBDD770" w14:textId="77777777" w:rsidTr="00687FF7">
        <w:trPr>
          <w:trHeight w:val="1316"/>
        </w:trPr>
        <w:tc>
          <w:tcPr>
            <w:tcW w:w="1728" w:type="dxa"/>
          </w:tcPr>
          <w:p w14:paraId="6CA71ED1"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6256350E" w14:textId="77777777" w:rsidR="00AD6DB4" w:rsidRPr="00794639" w:rsidRDefault="00AD6DB4" w:rsidP="00166AF3">
            <w:pPr>
              <w:pStyle w:val="TableBody"/>
            </w:pPr>
          </w:p>
          <w:p w14:paraId="203E411D" w14:textId="77777777" w:rsidR="00AD6DB4" w:rsidRPr="00794639" w:rsidRDefault="00AD6DB4" w:rsidP="00166AF3">
            <w:pPr>
              <w:pStyle w:val="TableBody"/>
              <w:rPr>
                <w:u w:val="single"/>
              </w:rPr>
            </w:pPr>
            <w:r w:rsidRPr="00794639">
              <w:rPr>
                <w:u w:val="single"/>
              </w:rPr>
              <w:t>Syntax</w:t>
            </w:r>
          </w:p>
          <w:p w14:paraId="0F54C603" w14:textId="77777777" w:rsidR="00AD6DB4" w:rsidRPr="00794639" w:rsidRDefault="00AD6DB4" w:rsidP="00166AF3">
            <w:pPr>
              <w:pStyle w:val="TableBody"/>
              <w:rPr>
                <w:b/>
              </w:rPr>
            </w:pPr>
            <w:r w:rsidRPr="00794639">
              <w:rPr>
                <w:b/>
              </w:rPr>
              <w:t>AT+CSCA=&lt;sca&gt;</w:t>
            </w:r>
            <w:r w:rsidRPr="00794639">
              <w:rPr>
                <w:b/>
              </w:rPr>
              <w:br/>
              <w:t>[,&lt;tosca&gt;]</w:t>
            </w:r>
          </w:p>
        </w:tc>
        <w:tc>
          <w:tcPr>
            <w:tcW w:w="7269" w:type="dxa"/>
          </w:tcPr>
          <w:p w14:paraId="423D17B6" w14:textId="77777777" w:rsidR="00AD6DB4" w:rsidRPr="00794639" w:rsidRDefault="00AD6DB4" w:rsidP="00166AF3">
            <w:pPr>
              <w:pStyle w:val="TableBody"/>
              <w:rPr>
                <w:rFonts w:ascii="Times New Roman" w:hAnsi="Times New Roman" w:cs="Times New Roman"/>
                <w:sz w:val="20"/>
                <w:szCs w:val="20"/>
                <w:u w:val="single"/>
              </w:rPr>
            </w:pPr>
          </w:p>
          <w:p w14:paraId="3CC38AEB" w14:textId="77777777" w:rsidR="00AD6DB4" w:rsidRPr="00794639" w:rsidRDefault="00AD6DB4" w:rsidP="00166AF3">
            <w:pPr>
              <w:pStyle w:val="TableBody"/>
              <w:rPr>
                <w:u w:val="single"/>
              </w:rPr>
            </w:pPr>
          </w:p>
          <w:p w14:paraId="34B51F21" w14:textId="77777777" w:rsidR="00AD6DB4" w:rsidRPr="00794639" w:rsidRDefault="00AD6DB4" w:rsidP="00166AF3">
            <w:pPr>
              <w:pStyle w:val="TableBody"/>
              <w:rPr>
                <w:u w:val="single"/>
              </w:rPr>
            </w:pPr>
            <w:r w:rsidRPr="00794639">
              <w:rPr>
                <w:u w:val="single"/>
              </w:rPr>
              <w:t>Response</w:t>
            </w:r>
          </w:p>
          <w:p w14:paraId="237812F3" w14:textId="77777777" w:rsidR="00AD6DB4" w:rsidRPr="00794639" w:rsidRDefault="00AD6DB4" w:rsidP="00166AF3">
            <w:pPr>
              <w:pStyle w:val="TableBody"/>
              <w:rPr>
                <w:b/>
              </w:rPr>
            </w:pPr>
            <w:r w:rsidRPr="00794639">
              <w:rPr>
                <w:b/>
              </w:rPr>
              <w:t>OK</w:t>
            </w:r>
          </w:p>
          <w:p w14:paraId="507BC593" w14:textId="77777777" w:rsidR="00AD6DB4" w:rsidRPr="00794639" w:rsidRDefault="00AD6DB4" w:rsidP="00166AF3">
            <w:pPr>
              <w:pStyle w:val="TableBody"/>
              <w:rPr>
                <w:b/>
              </w:rPr>
            </w:pPr>
          </w:p>
          <w:p w14:paraId="37577550" w14:textId="77777777" w:rsidR="00AD6DB4" w:rsidRPr="00794639" w:rsidRDefault="00AD6DB4" w:rsidP="00166AF3">
            <w:pPr>
              <w:pStyle w:val="TableBody"/>
            </w:pPr>
            <w:r w:rsidRPr="00794639">
              <w:t>or</w:t>
            </w:r>
          </w:p>
          <w:p w14:paraId="313C60E5" w14:textId="77777777" w:rsidR="00AD6DB4" w:rsidRPr="00794639" w:rsidRDefault="00AD6DB4" w:rsidP="00166AF3">
            <w:pPr>
              <w:pStyle w:val="TableBody"/>
              <w:rPr>
                <w:b/>
              </w:rPr>
            </w:pPr>
            <w:r w:rsidRPr="00794639">
              <w:rPr>
                <w:b/>
              </w:rPr>
              <w:t>+CMS ERROR: &lt;err&gt;</w:t>
            </w:r>
          </w:p>
          <w:p w14:paraId="745DFB11" w14:textId="77777777" w:rsidR="00AD6DB4" w:rsidRPr="00794639" w:rsidRDefault="00AD6DB4" w:rsidP="00166AF3">
            <w:pPr>
              <w:pStyle w:val="TableBody"/>
              <w:rPr>
                <w:b/>
              </w:rPr>
            </w:pPr>
          </w:p>
          <w:p w14:paraId="5475BF20" w14:textId="77777777" w:rsidR="00AD6DB4" w:rsidRPr="00794639" w:rsidRDefault="00AD6DB4" w:rsidP="00166AF3">
            <w:pPr>
              <w:pStyle w:val="TableBody"/>
              <w:rPr>
                <w:u w:val="single"/>
              </w:rPr>
            </w:pPr>
            <w:r w:rsidRPr="00794639">
              <w:rPr>
                <w:u w:val="single"/>
              </w:rPr>
              <w:t>Parameters</w:t>
            </w:r>
          </w:p>
          <w:p w14:paraId="44320385" w14:textId="750D2530"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623" w:author="Elaine Baricante" w:date="2018-11-27T10:41:00Z">
              <w:r w:rsidR="003C1515">
                <w:rPr>
                  <w:snapToGrid w:val="0"/>
                </w:rPr>
                <w:t>7.1</w:t>
              </w:r>
            </w:ins>
            <w:del w:id="6624"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bl>
    <w:p w14:paraId="06FEC087" w14:textId="77777777" w:rsidR="00AD6DB4" w:rsidRPr="00794639" w:rsidRDefault="00AD6DB4" w:rsidP="0059466D">
      <w:pPr>
        <w:pStyle w:val="Heading2"/>
      </w:pPr>
      <w:bookmarkStart w:id="6625" w:name="_Toc345081387"/>
      <w:bookmarkStart w:id="6626" w:name="_Toc349753129"/>
      <w:bookmarkStart w:id="6627" w:name="_Toc349754023"/>
      <w:bookmarkStart w:id="6628" w:name="_Ref366745376"/>
      <w:bookmarkStart w:id="6629" w:name="_Ref369092703"/>
      <w:bookmarkStart w:id="6630" w:name="_Toc368586089"/>
      <w:bookmarkStart w:id="6631" w:name="_Toc486251672"/>
      <w:bookmarkStart w:id="6632" w:name="_Ref518913456"/>
      <w:bookmarkStart w:id="6633" w:name="_Ref518913458"/>
      <w:bookmarkStart w:id="6634" w:name="_Toc531700962"/>
      <w:r w:rsidRPr="00794639">
        <w:t xml:space="preserve">+CSMP Command: Set Text Mode </w:t>
      </w:r>
      <w:bookmarkEnd w:id="6625"/>
      <w:r w:rsidRPr="00794639">
        <w:t>Parameters</w:t>
      </w:r>
      <w:bookmarkStart w:id="6635" w:name="_Toc503199209"/>
      <w:bookmarkStart w:id="6636" w:name="_Toc503205230"/>
      <w:bookmarkEnd w:id="6626"/>
      <w:bookmarkEnd w:id="6627"/>
      <w:bookmarkEnd w:id="6628"/>
      <w:bookmarkEnd w:id="6629"/>
      <w:bookmarkEnd w:id="6630"/>
      <w:bookmarkEnd w:id="6631"/>
      <w:bookmarkEnd w:id="6632"/>
      <w:bookmarkEnd w:id="6633"/>
      <w:bookmarkEnd w:id="6634"/>
      <w:bookmarkEnd w:id="6635"/>
      <w:bookmarkEnd w:id="6636"/>
    </w:p>
    <w:tbl>
      <w:tblPr>
        <w:tblStyle w:val="TableSWIleft"/>
        <w:tblW w:w="8997" w:type="dxa"/>
        <w:tblLayout w:type="fixed"/>
        <w:tblLook w:val="04A0" w:firstRow="1" w:lastRow="0" w:firstColumn="1" w:lastColumn="0" w:noHBand="0" w:noVBand="1"/>
      </w:tblPr>
      <w:tblGrid>
        <w:gridCol w:w="1728"/>
        <w:gridCol w:w="7269"/>
      </w:tblGrid>
      <w:tr w:rsidR="00AD6DB4" w:rsidRPr="00794639" w14:paraId="2B7D927F"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62CB08A" w14:textId="1C4F6FEF" w:rsidR="00AD6DB4" w:rsidRPr="00794639" w:rsidRDefault="00F22490">
            <w:pPr>
              <w:pStyle w:val="TableRowHead"/>
              <w:spacing w:before="144" w:after="144"/>
              <w:rPr>
                <w:rFonts w:cs="Arial"/>
              </w:rPr>
            </w:pPr>
            <w:r w:rsidRPr="00794639">
              <w:rPr>
                <w:lang w:eastAsia="zh-CN"/>
              </w:rPr>
              <w:t>HL7800</w:t>
            </w:r>
          </w:p>
        </w:tc>
      </w:tr>
      <w:tr w:rsidR="00AD6DB4" w:rsidRPr="00794639" w14:paraId="73C4AA41" w14:textId="77777777" w:rsidTr="00170927">
        <w:tc>
          <w:tcPr>
            <w:tcW w:w="0" w:type="dxa"/>
          </w:tcPr>
          <w:p w14:paraId="0B69EF6D"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7A12E18A" w14:textId="77777777" w:rsidR="00AD6DB4" w:rsidRPr="00794639" w:rsidRDefault="00AD6DB4" w:rsidP="00166AF3">
            <w:pPr>
              <w:pStyle w:val="TableBody"/>
            </w:pPr>
          </w:p>
          <w:p w14:paraId="41636D22" w14:textId="77777777" w:rsidR="00AD6DB4" w:rsidRPr="00794639" w:rsidRDefault="00AD6DB4" w:rsidP="00166AF3">
            <w:pPr>
              <w:pStyle w:val="TableBody"/>
              <w:rPr>
                <w:u w:val="single"/>
              </w:rPr>
            </w:pPr>
            <w:r w:rsidRPr="00794639">
              <w:rPr>
                <w:u w:val="single"/>
              </w:rPr>
              <w:t>Syntax</w:t>
            </w:r>
          </w:p>
          <w:p w14:paraId="1E5E90E3" w14:textId="77777777" w:rsidR="00AD6DB4" w:rsidRPr="00794639" w:rsidRDefault="00AD6DB4" w:rsidP="00166AF3">
            <w:pPr>
              <w:pStyle w:val="TableBody"/>
              <w:rPr>
                <w:b/>
              </w:rPr>
            </w:pPr>
            <w:r w:rsidRPr="00794639">
              <w:rPr>
                <w:b/>
              </w:rPr>
              <w:t>AT+CSMP=?</w:t>
            </w:r>
          </w:p>
        </w:tc>
        <w:tc>
          <w:tcPr>
            <w:tcW w:w="7269" w:type="dxa"/>
          </w:tcPr>
          <w:p w14:paraId="2CE91EA5" w14:textId="77777777" w:rsidR="00AD6DB4" w:rsidRPr="00794639" w:rsidRDefault="00AD6DB4" w:rsidP="00166AF3">
            <w:pPr>
              <w:pStyle w:val="TableBody"/>
              <w:rPr>
                <w:rFonts w:ascii="Times New Roman" w:hAnsi="Times New Roman" w:cs="Times New Roman"/>
                <w:sz w:val="20"/>
                <w:szCs w:val="20"/>
                <w:u w:val="single"/>
              </w:rPr>
            </w:pPr>
          </w:p>
          <w:p w14:paraId="0649730A" w14:textId="77777777" w:rsidR="00AD6DB4" w:rsidRPr="00794639" w:rsidRDefault="00AD6DB4" w:rsidP="00166AF3">
            <w:pPr>
              <w:pStyle w:val="TableBody"/>
              <w:rPr>
                <w:u w:val="single"/>
              </w:rPr>
            </w:pPr>
          </w:p>
          <w:p w14:paraId="4ACF0AF8" w14:textId="7F38E233" w:rsidR="00AD6DB4" w:rsidRPr="00794639" w:rsidRDefault="00AD6DB4" w:rsidP="00166AF3">
            <w:pPr>
              <w:pStyle w:val="TableBody"/>
              <w:rPr>
                <w:u w:val="single"/>
              </w:rPr>
            </w:pPr>
            <w:r w:rsidRPr="00794639">
              <w:rPr>
                <w:u w:val="single"/>
              </w:rPr>
              <w:t>Response</w:t>
            </w:r>
          </w:p>
          <w:p w14:paraId="3A86AB23" w14:textId="6D1341C4" w:rsidR="00F75D16" w:rsidRPr="00794639" w:rsidRDefault="00F75D16" w:rsidP="00F75D16">
            <w:pPr>
              <w:pStyle w:val="TableBody"/>
            </w:pPr>
            <w:r w:rsidRPr="00794639">
              <w:rPr>
                <w:b/>
                <w:bCs/>
                <w:snapToGrid w:val="0"/>
                <w:color w:val="auto"/>
              </w:rPr>
              <w:t>+CSMP:</w:t>
            </w:r>
            <w:r w:rsidRPr="00794639">
              <w:t xml:space="preserve"> (list of supported </w:t>
            </w:r>
            <w:r w:rsidRPr="00794639">
              <w:rPr>
                <w:b/>
                <w:bCs/>
                <w:snapToGrid w:val="0"/>
                <w:color w:val="auto"/>
              </w:rPr>
              <w:t>&lt;fo&gt;</w:t>
            </w:r>
            <w:r w:rsidRPr="00794639">
              <w:t xml:space="preserve">s), (list of supported </w:t>
            </w:r>
            <w:r w:rsidRPr="00794639">
              <w:rPr>
                <w:b/>
                <w:bCs/>
                <w:snapToGrid w:val="0"/>
                <w:color w:val="auto"/>
              </w:rPr>
              <w:t>&lt;vp&gt;</w:t>
            </w:r>
            <w:r w:rsidRPr="00794639">
              <w:t xml:space="preserve">s), (list of supported </w:t>
            </w:r>
            <w:r w:rsidRPr="00794639">
              <w:rPr>
                <w:b/>
                <w:bCs/>
                <w:snapToGrid w:val="0"/>
                <w:color w:val="auto"/>
              </w:rPr>
              <w:t>&lt;pid&gt;</w:t>
            </w:r>
            <w:r w:rsidRPr="00794639">
              <w:t xml:space="preserve">s, (list of supported </w:t>
            </w:r>
            <w:r w:rsidRPr="00794639">
              <w:rPr>
                <w:b/>
                <w:bCs/>
                <w:snapToGrid w:val="0"/>
                <w:color w:val="auto"/>
              </w:rPr>
              <w:t>&lt;dcs&gt;</w:t>
            </w:r>
            <w:r w:rsidRPr="00794639">
              <w:t>s)</w:t>
            </w:r>
          </w:p>
          <w:p w14:paraId="03E498C0" w14:textId="77777777" w:rsidR="00AD6DB4" w:rsidRPr="00794639" w:rsidRDefault="00AD6DB4" w:rsidP="00166AF3">
            <w:pPr>
              <w:pStyle w:val="TableBody"/>
              <w:rPr>
                <w:b/>
              </w:rPr>
            </w:pPr>
            <w:r w:rsidRPr="00794639">
              <w:rPr>
                <w:b/>
              </w:rPr>
              <w:t>OK</w:t>
            </w:r>
          </w:p>
        </w:tc>
      </w:tr>
      <w:tr w:rsidR="00AD6DB4" w:rsidRPr="00794639" w14:paraId="3CD1B808" w14:textId="77777777" w:rsidTr="00170927">
        <w:tc>
          <w:tcPr>
            <w:tcW w:w="0" w:type="dxa"/>
          </w:tcPr>
          <w:p w14:paraId="5AC47BC5"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3ECD0DA8" w14:textId="77777777" w:rsidR="00AD6DB4" w:rsidRPr="00794639" w:rsidRDefault="00AD6DB4" w:rsidP="00166AF3">
            <w:pPr>
              <w:pStyle w:val="TableBody"/>
            </w:pPr>
          </w:p>
          <w:p w14:paraId="5B91BEBF" w14:textId="77777777" w:rsidR="00AD6DB4" w:rsidRPr="00794639" w:rsidRDefault="00AD6DB4" w:rsidP="00166AF3">
            <w:pPr>
              <w:pStyle w:val="TableBody"/>
              <w:rPr>
                <w:u w:val="single"/>
              </w:rPr>
            </w:pPr>
            <w:r w:rsidRPr="00794639">
              <w:rPr>
                <w:u w:val="single"/>
              </w:rPr>
              <w:t>Syntax</w:t>
            </w:r>
          </w:p>
          <w:p w14:paraId="014F81A1" w14:textId="77777777" w:rsidR="00AD6DB4" w:rsidRPr="00794639" w:rsidRDefault="00AD6DB4" w:rsidP="00166AF3">
            <w:pPr>
              <w:pStyle w:val="TableBody"/>
              <w:rPr>
                <w:b/>
              </w:rPr>
            </w:pPr>
            <w:r w:rsidRPr="00794639">
              <w:rPr>
                <w:b/>
              </w:rPr>
              <w:t>AT+CSMP?</w:t>
            </w:r>
          </w:p>
          <w:p w14:paraId="622CA19A" w14:textId="77777777" w:rsidR="00AD6DB4" w:rsidRPr="00794639" w:rsidRDefault="00AD6DB4" w:rsidP="00166AF3">
            <w:pPr>
              <w:pStyle w:val="TableBody"/>
            </w:pPr>
          </w:p>
        </w:tc>
        <w:tc>
          <w:tcPr>
            <w:tcW w:w="7269" w:type="dxa"/>
          </w:tcPr>
          <w:p w14:paraId="65407FEA" w14:textId="77777777" w:rsidR="00AD6DB4" w:rsidRPr="00794639" w:rsidRDefault="00AD6DB4" w:rsidP="00166AF3">
            <w:pPr>
              <w:pStyle w:val="TableBody"/>
              <w:rPr>
                <w:rFonts w:ascii="Times New Roman" w:hAnsi="Times New Roman" w:cs="Times New Roman"/>
                <w:sz w:val="20"/>
                <w:szCs w:val="20"/>
                <w:u w:val="single"/>
              </w:rPr>
            </w:pPr>
          </w:p>
          <w:p w14:paraId="767819AF" w14:textId="77777777" w:rsidR="00AD6DB4" w:rsidRPr="00794639" w:rsidRDefault="00AD6DB4" w:rsidP="00166AF3">
            <w:pPr>
              <w:pStyle w:val="TableBody"/>
              <w:rPr>
                <w:u w:val="single"/>
              </w:rPr>
            </w:pPr>
          </w:p>
          <w:p w14:paraId="787E3B11" w14:textId="77777777" w:rsidR="00AD6DB4" w:rsidRPr="00794639" w:rsidRDefault="00AD6DB4" w:rsidP="00166AF3">
            <w:pPr>
              <w:pStyle w:val="TableBody"/>
              <w:rPr>
                <w:u w:val="single"/>
              </w:rPr>
            </w:pPr>
            <w:r w:rsidRPr="00794639">
              <w:rPr>
                <w:u w:val="single"/>
              </w:rPr>
              <w:t>Response</w:t>
            </w:r>
          </w:p>
          <w:p w14:paraId="1DACFBFB" w14:textId="77777777" w:rsidR="00AD6DB4" w:rsidRPr="00794639" w:rsidRDefault="00AD6DB4" w:rsidP="00166AF3">
            <w:pPr>
              <w:pStyle w:val="TableBody"/>
              <w:rPr>
                <w:b/>
              </w:rPr>
            </w:pPr>
            <w:r w:rsidRPr="00794639">
              <w:rPr>
                <w:b/>
              </w:rPr>
              <w:t>+CSMP: &lt;fo&gt;,&lt;vp&gt;,&lt;pid&gt;,&lt;dcs&gt;</w:t>
            </w:r>
          </w:p>
          <w:p w14:paraId="104B88F4" w14:textId="77777777" w:rsidR="00AD6DB4" w:rsidRPr="00794639" w:rsidRDefault="00AD6DB4" w:rsidP="00166AF3">
            <w:pPr>
              <w:pStyle w:val="TableBody"/>
              <w:rPr>
                <w:b/>
              </w:rPr>
            </w:pPr>
            <w:r w:rsidRPr="00794639">
              <w:rPr>
                <w:b/>
              </w:rPr>
              <w:t>OK</w:t>
            </w:r>
          </w:p>
        </w:tc>
      </w:tr>
      <w:tr w:rsidR="00AD6DB4" w:rsidRPr="00794639" w14:paraId="5D56A005" w14:textId="77777777" w:rsidTr="00687FF7">
        <w:trPr>
          <w:trHeight w:val="1316"/>
        </w:trPr>
        <w:tc>
          <w:tcPr>
            <w:tcW w:w="1728" w:type="dxa"/>
          </w:tcPr>
          <w:p w14:paraId="548DD802"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60A49B0B" w14:textId="77777777" w:rsidR="00AD6DB4" w:rsidRPr="00794639" w:rsidRDefault="00AD6DB4" w:rsidP="00166AF3">
            <w:pPr>
              <w:pStyle w:val="TableBody"/>
            </w:pPr>
          </w:p>
          <w:p w14:paraId="25DCD86E" w14:textId="77777777" w:rsidR="00AD6DB4" w:rsidRPr="00794639" w:rsidRDefault="00AD6DB4" w:rsidP="00166AF3">
            <w:pPr>
              <w:pStyle w:val="TableBody"/>
              <w:rPr>
                <w:u w:val="single"/>
              </w:rPr>
            </w:pPr>
            <w:r w:rsidRPr="00794639">
              <w:rPr>
                <w:u w:val="single"/>
              </w:rPr>
              <w:t>Syntax</w:t>
            </w:r>
          </w:p>
          <w:p w14:paraId="2467A8DD" w14:textId="77777777" w:rsidR="00AD6DB4" w:rsidRPr="00794639" w:rsidRDefault="00AD6DB4" w:rsidP="00166AF3">
            <w:pPr>
              <w:pStyle w:val="TableBody"/>
              <w:rPr>
                <w:b/>
              </w:rPr>
            </w:pPr>
            <w:r w:rsidRPr="00794639">
              <w:rPr>
                <w:b/>
              </w:rPr>
              <w:t>AT+CSMP=[&lt;fo&gt;</w:t>
            </w:r>
            <w:r w:rsidRPr="00794639">
              <w:rPr>
                <w:b/>
              </w:rPr>
              <w:br/>
              <w:t>[,&lt;vp&gt;[,&lt;pid&gt;</w:t>
            </w:r>
            <w:r w:rsidRPr="00794639">
              <w:rPr>
                <w:b/>
              </w:rPr>
              <w:br/>
              <w:t>[,&lt;dcs&gt;]]]]</w:t>
            </w:r>
          </w:p>
        </w:tc>
        <w:tc>
          <w:tcPr>
            <w:tcW w:w="7269" w:type="dxa"/>
          </w:tcPr>
          <w:p w14:paraId="37C5E2E7" w14:textId="77777777" w:rsidR="00AD6DB4" w:rsidRPr="00794639" w:rsidRDefault="00AD6DB4" w:rsidP="00166AF3">
            <w:pPr>
              <w:pStyle w:val="TableBody"/>
              <w:rPr>
                <w:rFonts w:ascii="Times New Roman" w:hAnsi="Times New Roman" w:cs="Times New Roman"/>
                <w:sz w:val="20"/>
                <w:szCs w:val="20"/>
                <w:u w:val="single"/>
              </w:rPr>
            </w:pPr>
          </w:p>
          <w:p w14:paraId="3D9E8FBC" w14:textId="77777777" w:rsidR="00AD6DB4" w:rsidRPr="00794639" w:rsidRDefault="00AD6DB4" w:rsidP="00166AF3">
            <w:pPr>
              <w:pStyle w:val="TableBody"/>
              <w:rPr>
                <w:u w:val="single"/>
              </w:rPr>
            </w:pPr>
          </w:p>
          <w:p w14:paraId="06FCF4A5" w14:textId="77777777" w:rsidR="00AD6DB4" w:rsidRPr="00794639" w:rsidRDefault="00AD6DB4" w:rsidP="00166AF3">
            <w:pPr>
              <w:pStyle w:val="TableBody"/>
              <w:rPr>
                <w:u w:val="single"/>
              </w:rPr>
            </w:pPr>
            <w:r w:rsidRPr="00794639">
              <w:rPr>
                <w:u w:val="single"/>
              </w:rPr>
              <w:t>Response</w:t>
            </w:r>
          </w:p>
          <w:p w14:paraId="31420D26" w14:textId="77777777" w:rsidR="00AD6DB4" w:rsidRPr="00794639" w:rsidRDefault="00AD6DB4" w:rsidP="00166AF3">
            <w:pPr>
              <w:pStyle w:val="TableBody"/>
              <w:rPr>
                <w:b/>
              </w:rPr>
            </w:pPr>
            <w:r w:rsidRPr="00794639">
              <w:rPr>
                <w:b/>
              </w:rPr>
              <w:t>OK</w:t>
            </w:r>
          </w:p>
          <w:p w14:paraId="4DFF2EEA" w14:textId="77777777" w:rsidR="00AD6DB4" w:rsidRPr="00794639" w:rsidRDefault="00AD6DB4" w:rsidP="00166AF3">
            <w:pPr>
              <w:pStyle w:val="TableBody"/>
              <w:rPr>
                <w:b/>
              </w:rPr>
            </w:pPr>
          </w:p>
          <w:p w14:paraId="51B7A51E" w14:textId="77777777" w:rsidR="00AD6DB4" w:rsidRPr="00794639" w:rsidRDefault="00AD6DB4" w:rsidP="00166AF3">
            <w:pPr>
              <w:pStyle w:val="TableBody"/>
            </w:pPr>
            <w:r w:rsidRPr="00794639">
              <w:rPr>
                <w:u w:val="single"/>
              </w:rPr>
              <w:t>Parameters</w:t>
            </w:r>
          </w:p>
          <w:p w14:paraId="0D464F23" w14:textId="45BEEF1B" w:rsidR="00AD6DB4" w:rsidRPr="000656F8" w:rsidRDefault="00AD6DB4" w:rsidP="00166AF3">
            <w:pPr>
              <w:pStyle w:val="TableBody"/>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637" w:author="Elaine Baricante" w:date="2018-11-27T10:41:00Z">
              <w:r w:rsidR="003C1515">
                <w:rPr>
                  <w:snapToGrid w:val="0"/>
                </w:rPr>
                <w:t>7.1</w:t>
              </w:r>
            </w:ins>
            <w:del w:id="6638"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bl>
    <w:p w14:paraId="5F45C365" w14:textId="77777777" w:rsidR="00AD6DB4" w:rsidRPr="00794639" w:rsidRDefault="00AD6DB4" w:rsidP="0059466D">
      <w:pPr>
        <w:pStyle w:val="Heading2"/>
      </w:pPr>
      <w:bookmarkStart w:id="6639" w:name="_Toc377571078"/>
      <w:bookmarkStart w:id="6640" w:name="_Toc377738726"/>
      <w:bookmarkStart w:id="6641" w:name="_Toc377745832"/>
      <w:bookmarkStart w:id="6642" w:name="_Toc377990479"/>
      <w:bookmarkStart w:id="6643" w:name="_Toc377994944"/>
      <w:bookmarkStart w:id="6644" w:name="_Toc378087480"/>
      <w:bookmarkStart w:id="6645" w:name="_Toc378173441"/>
      <w:bookmarkStart w:id="6646" w:name="_Toc378176436"/>
      <w:bookmarkStart w:id="6647" w:name="_Toc378179081"/>
      <w:bookmarkStart w:id="6648" w:name="_Toc378181737"/>
      <w:bookmarkStart w:id="6649" w:name="_Toc380053034"/>
      <w:bookmarkStart w:id="6650" w:name="_Toc380055639"/>
      <w:bookmarkStart w:id="6651" w:name="_Toc380058123"/>
      <w:bookmarkStart w:id="6652" w:name="_Toc380060731"/>
      <w:bookmarkStart w:id="6653" w:name="_Toc380406242"/>
      <w:bookmarkStart w:id="6654" w:name="_Toc345081388"/>
      <w:bookmarkStart w:id="6655" w:name="_Toc349753130"/>
      <w:bookmarkStart w:id="6656" w:name="_Toc349754024"/>
      <w:bookmarkStart w:id="6657" w:name="_Ref369092718"/>
      <w:bookmarkStart w:id="6658" w:name="_Toc368586090"/>
      <w:bookmarkStart w:id="6659" w:name="_Toc486251673"/>
      <w:bookmarkStart w:id="6660" w:name="_Toc531700963"/>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r w:rsidRPr="00794639">
        <w:lastRenderedPageBreak/>
        <w:t xml:space="preserve">+CSMS Command: Select Message </w:t>
      </w:r>
      <w:bookmarkEnd w:id="6654"/>
      <w:r w:rsidRPr="00794639">
        <w:t>Service</w:t>
      </w:r>
      <w:bookmarkStart w:id="6661" w:name="_Toc503199210"/>
      <w:bookmarkStart w:id="6662" w:name="_Toc503205231"/>
      <w:bookmarkEnd w:id="6655"/>
      <w:bookmarkEnd w:id="6656"/>
      <w:bookmarkEnd w:id="6657"/>
      <w:bookmarkEnd w:id="6658"/>
      <w:bookmarkEnd w:id="6659"/>
      <w:bookmarkEnd w:id="6660"/>
      <w:bookmarkEnd w:id="6661"/>
      <w:bookmarkEnd w:id="6662"/>
    </w:p>
    <w:tbl>
      <w:tblPr>
        <w:tblStyle w:val="TableSWIleft"/>
        <w:tblW w:w="8997" w:type="dxa"/>
        <w:tblLayout w:type="fixed"/>
        <w:tblLook w:val="04A0" w:firstRow="1" w:lastRow="0" w:firstColumn="1" w:lastColumn="0" w:noHBand="0" w:noVBand="1"/>
      </w:tblPr>
      <w:tblGrid>
        <w:gridCol w:w="1707"/>
        <w:gridCol w:w="7290"/>
      </w:tblGrid>
      <w:tr w:rsidR="00AD6DB4" w:rsidRPr="00794639" w14:paraId="69BE1F9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265E2E5" w14:textId="2EA60C12" w:rsidR="00AD6DB4" w:rsidRPr="00794639" w:rsidRDefault="00F22490">
            <w:pPr>
              <w:pStyle w:val="TableRowHead"/>
              <w:spacing w:before="144" w:after="144"/>
              <w:rPr>
                <w:rFonts w:cs="Arial"/>
              </w:rPr>
            </w:pPr>
            <w:r w:rsidRPr="00794639">
              <w:rPr>
                <w:lang w:eastAsia="zh-CN"/>
              </w:rPr>
              <w:t>HL7800</w:t>
            </w:r>
          </w:p>
        </w:tc>
      </w:tr>
      <w:tr w:rsidR="00AD6DB4" w:rsidRPr="00794639" w14:paraId="657BBE6F" w14:textId="77777777" w:rsidTr="00953CD3">
        <w:tc>
          <w:tcPr>
            <w:tcW w:w="1707" w:type="dxa"/>
          </w:tcPr>
          <w:p w14:paraId="3DCDD63E" w14:textId="77777777" w:rsidR="00AD6DB4" w:rsidRPr="00794639" w:rsidRDefault="00AD6DB4" w:rsidP="00166AF3">
            <w:pPr>
              <w:pStyle w:val="TableBody"/>
              <w:rPr>
                <w:i/>
                <w:szCs w:val="18"/>
              </w:rPr>
            </w:pPr>
            <w:r w:rsidRPr="00794639">
              <w:rPr>
                <w:i/>
                <w:szCs w:val="18"/>
              </w:rPr>
              <w:t>Test command</w:t>
            </w:r>
          </w:p>
          <w:p w14:paraId="1CA0D6D3" w14:textId="77777777" w:rsidR="00AD6DB4" w:rsidRPr="00794639" w:rsidRDefault="00AD6DB4" w:rsidP="00166AF3">
            <w:pPr>
              <w:pStyle w:val="TableBody"/>
              <w:rPr>
                <w:szCs w:val="18"/>
              </w:rPr>
            </w:pPr>
          </w:p>
          <w:p w14:paraId="615E2F5F" w14:textId="77777777" w:rsidR="00AD6DB4" w:rsidRPr="00794639" w:rsidRDefault="00AD6DB4" w:rsidP="00166AF3">
            <w:pPr>
              <w:pStyle w:val="TableBody"/>
              <w:rPr>
                <w:szCs w:val="18"/>
                <w:u w:val="single"/>
              </w:rPr>
            </w:pPr>
            <w:r w:rsidRPr="00794639">
              <w:rPr>
                <w:szCs w:val="18"/>
                <w:u w:val="single"/>
              </w:rPr>
              <w:t>Syntax</w:t>
            </w:r>
          </w:p>
          <w:p w14:paraId="754C3DBA" w14:textId="77777777" w:rsidR="00AD6DB4" w:rsidRPr="00794639" w:rsidRDefault="00AD6DB4" w:rsidP="00166AF3">
            <w:pPr>
              <w:pStyle w:val="TableBody"/>
              <w:rPr>
                <w:b/>
                <w:szCs w:val="18"/>
              </w:rPr>
            </w:pPr>
            <w:r w:rsidRPr="00794639">
              <w:rPr>
                <w:b/>
                <w:szCs w:val="18"/>
              </w:rPr>
              <w:t>AT+CSMS=?</w:t>
            </w:r>
          </w:p>
        </w:tc>
        <w:tc>
          <w:tcPr>
            <w:tcW w:w="7290" w:type="dxa"/>
          </w:tcPr>
          <w:p w14:paraId="08E91032" w14:textId="77777777" w:rsidR="00AD6DB4" w:rsidRPr="00794639" w:rsidRDefault="00AD6DB4" w:rsidP="00166AF3">
            <w:pPr>
              <w:pStyle w:val="TableBody"/>
              <w:rPr>
                <w:szCs w:val="18"/>
                <w:u w:val="single"/>
              </w:rPr>
            </w:pPr>
          </w:p>
          <w:p w14:paraId="701EF8F2" w14:textId="77777777" w:rsidR="00AD6DB4" w:rsidRPr="00794639" w:rsidRDefault="00AD6DB4" w:rsidP="00166AF3">
            <w:pPr>
              <w:pStyle w:val="TableBody"/>
              <w:rPr>
                <w:szCs w:val="18"/>
                <w:u w:val="single"/>
              </w:rPr>
            </w:pPr>
          </w:p>
          <w:p w14:paraId="6F415140" w14:textId="77777777" w:rsidR="00AD6DB4" w:rsidRPr="00794639" w:rsidRDefault="00AD6DB4" w:rsidP="00166AF3">
            <w:pPr>
              <w:pStyle w:val="TableBody"/>
              <w:rPr>
                <w:szCs w:val="18"/>
                <w:u w:val="single"/>
              </w:rPr>
            </w:pPr>
            <w:r w:rsidRPr="00794639">
              <w:rPr>
                <w:szCs w:val="18"/>
                <w:u w:val="single"/>
              </w:rPr>
              <w:t>Response</w:t>
            </w:r>
          </w:p>
          <w:p w14:paraId="37D6EF79" w14:textId="77777777" w:rsidR="00AD6DB4" w:rsidRPr="00794639" w:rsidRDefault="00AD6DB4" w:rsidP="00166AF3">
            <w:pPr>
              <w:pStyle w:val="TableBody"/>
              <w:rPr>
                <w:snapToGrid w:val="0"/>
                <w:szCs w:val="18"/>
              </w:rPr>
            </w:pPr>
            <w:r w:rsidRPr="00794639">
              <w:rPr>
                <w:b/>
                <w:snapToGrid w:val="0"/>
                <w:szCs w:val="18"/>
              </w:rPr>
              <w:t>+CSMS:</w:t>
            </w:r>
            <w:r w:rsidRPr="00794639">
              <w:rPr>
                <w:snapToGrid w:val="0"/>
                <w:szCs w:val="18"/>
              </w:rPr>
              <w:t xml:space="preserve"> (list of supported </w:t>
            </w:r>
            <w:r w:rsidRPr="00794639">
              <w:rPr>
                <w:b/>
                <w:snapToGrid w:val="0"/>
                <w:szCs w:val="18"/>
              </w:rPr>
              <w:t>&lt;service&gt;</w:t>
            </w:r>
            <w:r w:rsidRPr="00794639">
              <w:rPr>
                <w:snapToGrid w:val="0"/>
                <w:szCs w:val="18"/>
              </w:rPr>
              <w:t>s)</w:t>
            </w:r>
          </w:p>
          <w:p w14:paraId="4BADCC19" w14:textId="77777777" w:rsidR="00AD6DB4" w:rsidRPr="00794639" w:rsidRDefault="00AD6DB4" w:rsidP="00166AF3">
            <w:pPr>
              <w:pStyle w:val="TableBody"/>
              <w:rPr>
                <w:b/>
                <w:snapToGrid w:val="0"/>
                <w:szCs w:val="18"/>
              </w:rPr>
            </w:pPr>
            <w:r w:rsidRPr="00794639">
              <w:rPr>
                <w:b/>
                <w:snapToGrid w:val="0"/>
                <w:szCs w:val="18"/>
              </w:rPr>
              <w:t>OK</w:t>
            </w:r>
          </w:p>
        </w:tc>
      </w:tr>
      <w:tr w:rsidR="00AD6DB4" w:rsidRPr="00794639" w14:paraId="7BB5AB69" w14:textId="77777777" w:rsidTr="00953CD3">
        <w:tc>
          <w:tcPr>
            <w:tcW w:w="1707" w:type="dxa"/>
          </w:tcPr>
          <w:p w14:paraId="5745A2FB" w14:textId="77777777" w:rsidR="00AD6DB4" w:rsidRPr="00794639" w:rsidRDefault="00AD6DB4" w:rsidP="00166AF3">
            <w:pPr>
              <w:pStyle w:val="TableBody"/>
              <w:rPr>
                <w:i/>
                <w:szCs w:val="18"/>
              </w:rPr>
            </w:pPr>
            <w:r w:rsidRPr="00794639">
              <w:rPr>
                <w:i/>
                <w:szCs w:val="18"/>
              </w:rPr>
              <w:t>Read command</w:t>
            </w:r>
          </w:p>
          <w:p w14:paraId="258A5E49" w14:textId="77777777" w:rsidR="00AD6DB4" w:rsidRPr="00794639" w:rsidRDefault="00AD6DB4" w:rsidP="00166AF3">
            <w:pPr>
              <w:pStyle w:val="TableBody"/>
              <w:rPr>
                <w:szCs w:val="18"/>
              </w:rPr>
            </w:pPr>
          </w:p>
          <w:p w14:paraId="484FEDF6" w14:textId="77777777" w:rsidR="00AD6DB4" w:rsidRPr="00794639" w:rsidRDefault="00AD6DB4" w:rsidP="00166AF3">
            <w:pPr>
              <w:pStyle w:val="TableBody"/>
              <w:rPr>
                <w:szCs w:val="18"/>
                <w:u w:val="single"/>
              </w:rPr>
            </w:pPr>
            <w:r w:rsidRPr="00794639">
              <w:rPr>
                <w:szCs w:val="18"/>
                <w:u w:val="single"/>
              </w:rPr>
              <w:t>Syntax</w:t>
            </w:r>
          </w:p>
          <w:p w14:paraId="3D68CF3C" w14:textId="77777777" w:rsidR="00AD6DB4" w:rsidRPr="00794639" w:rsidRDefault="00AD6DB4" w:rsidP="00166AF3">
            <w:pPr>
              <w:pStyle w:val="TableBody"/>
              <w:rPr>
                <w:b/>
                <w:szCs w:val="18"/>
              </w:rPr>
            </w:pPr>
            <w:r w:rsidRPr="00794639">
              <w:rPr>
                <w:b/>
                <w:szCs w:val="18"/>
              </w:rPr>
              <w:t>AT+CSMS?</w:t>
            </w:r>
          </w:p>
        </w:tc>
        <w:tc>
          <w:tcPr>
            <w:tcW w:w="7290" w:type="dxa"/>
          </w:tcPr>
          <w:p w14:paraId="78E2F49B" w14:textId="77777777" w:rsidR="00AD6DB4" w:rsidRPr="00794639" w:rsidRDefault="00AD6DB4" w:rsidP="00166AF3">
            <w:pPr>
              <w:pStyle w:val="TableBody"/>
              <w:rPr>
                <w:szCs w:val="18"/>
                <w:u w:val="single"/>
              </w:rPr>
            </w:pPr>
          </w:p>
          <w:p w14:paraId="35CEC6E9" w14:textId="77777777" w:rsidR="00AD6DB4" w:rsidRPr="00794639" w:rsidRDefault="00AD6DB4" w:rsidP="00166AF3">
            <w:pPr>
              <w:pStyle w:val="TableBody"/>
              <w:rPr>
                <w:szCs w:val="18"/>
                <w:u w:val="single"/>
              </w:rPr>
            </w:pPr>
          </w:p>
          <w:p w14:paraId="58B1A200" w14:textId="77777777" w:rsidR="00AD6DB4" w:rsidRPr="00794639" w:rsidRDefault="00AD6DB4" w:rsidP="00166AF3">
            <w:pPr>
              <w:pStyle w:val="TableBody"/>
              <w:rPr>
                <w:szCs w:val="18"/>
                <w:u w:val="single"/>
              </w:rPr>
            </w:pPr>
            <w:r w:rsidRPr="00794639">
              <w:rPr>
                <w:szCs w:val="18"/>
                <w:u w:val="single"/>
              </w:rPr>
              <w:t>Response</w:t>
            </w:r>
          </w:p>
          <w:p w14:paraId="31A0AD2C" w14:textId="77777777" w:rsidR="00AD6DB4" w:rsidRPr="00794639" w:rsidRDefault="00AD6DB4" w:rsidP="00166AF3">
            <w:pPr>
              <w:pStyle w:val="TableBody"/>
              <w:rPr>
                <w:b/>
                <w:snapToGrid w:val="0"/>
                <w:szCs w:val="18"/>
              </w:rPr>
            </w:pPr>
            <w:r w:rsidRPr="00794639">
              <w:rPr>
                <w:b/>
                <w:snapToGrid w:val="0"/>
                <w:szCs w:val="18"/>
              </w:rPr>
              <w:t>+CSMS: &lt;service&gt;,&lt;mt&gt;,&lt;mo&gt;,&lt;bm&gt;</w:t>
            </w:r>
          </w:p>
          <w:p w14:paraId="7C203C49" w14:textId="77777777" w:rsidR="00AD6DB4" w:rsidRPr="00794639" w:rsidRDefault="00AD6DB4" w:rsidP="00166AF3">
            <w:pPr>
              <w:pStyle w:val="TableBody"/>
              <w:rPr>
                <w:b/>
                <w:snapToGrid w:val="0"/>
                <w:szCs w:val="18"/>
              </w:rPr>
            </w:pPr>
            <w:r w:rsidRPr="00794639">
              <w:rPr>
                <w:b/>
                <w:snapToGrid w:val="0"/>
                <w:szCs w:val="18"/>
              </w:rPr>
              <w:t>OK</w:t>
            </w:r>
          </w:p>
        </w:tc>
      </w:tr>
      <w:tr w:rsidR="00AD6DB4" w:rsidRPr="00794639" w14:paraId="12CFCAFF" w14:textId="77777777" w:rsidTr="00953CD3">
        <w:tc>
          <w:tcPr>
            <w:tcW w:w="1707" w:type="dxa"/>
          </w:tcPr>
          <w:p w14:paraId="037DD4C2" w14:textId="77777777" w:rsidR="00AD6DB4" w:rsidRPr="00794639" w:rsidRDefault="00AD6DB4" w:rsidP="00166AF3">
            <w:pPr>
              <w:pStyle w:val="TableBody"/>
              <w:rPr>
                <w:i/>
                <w:szCs w:val="18"/>
              </w:rPr>
            </w:pPr>
            <w:r w:rsidRPr="00794639">
              <w:rPr>
                <w:i/>
                <w:szCs w:val="18"/>
              </w:rPr>
              <w:t>Write command</w:t>
            </w:r>
          </w:p>
          <w:p w14:paraId="0D57C277" w14:textId="77777777" w:rsidR="00AD6DB4" w:rsidRPr="00794639" w:rsidRDefault="00AD6DB4" w:rsidP="00166AF3">
            <w:pPr>
              <w:pStyle w:val="TableBody"/>
              <w:rPr>
                <w:szCs w:val="18"/>
              </w:rPr>
            </w:pPr>
          </w:p>
          <w:p w14:paraId="7ACBF43E" w14:textId="77777777" w:rsidR="00AD6DB4" w:rsidRPr="00794639" w:rsidRDefault="00AD6DB4" w:rsidP="00166AF3">
            <w:pPr>
              <w:pStyle w:val="TableBody"/>
              <w:rPr>
                <w:szCs w:val="18"/>
                <w:u w:val="single"/>
              </w:rPr>
            </w:pPr>
            <w:r w:rsidRPr="00794639">
              <w:rPr>
                <w:szCs w:val="18"/>
                <w:u w:val="single"/>
              </w:rPr>
              <w:t>Syntax</w:t>
            </w:r>
          </w:p>
          <w:p w14:paraId="7D65E462" w14:textId="77777777" w:rsidR="00AD6DB4" w:rsidRPr="00794639" w:rsidRDefault="00AD6DB4" w:rsidP="00166AF3">
            <w:pPr>
              <w:pStyle w:val="TableBody"/>
              <w:rPr>
                <w:b/>
                <w:snapToGrid w:val="0"/>
                <w:szCs w:val="18"/>
              </w:rPr>
            </w:pPr>
            <w:r w:rsidRPr="00794639">
              <w:rPr>
                <w:b/>
                <w:szCs w:val="18"/>
              </w:rPr>
              <w:t>AT+CSMS=</w:t>
            </w:r>
            <w:r w:rsidRPr="00794639">
              <w:rPr>
                <w:b/>
                <w:szCs w:val="18"/>
              </w:rPr>
              <w:br/>
            </w:r>
            <w:r w:rsidRPr="00794639">
              <w:rPr>
                <w:b/>
                <w:snapToGrid w:val="0"/>
                <w:szCs w:val="18"/>
              </w:rPr>
              <w:t>&lt;service&gt;</w:t>
            </w:r>
          </w:p>
        </w:tc>
        <w:tc>
          <w:tcPr>
            <w:tcW w:w="7290" w:type="dxa"/>
          </w:tcPr>
          <w:p w14:paraId="48F7792A" w14:textId="77777777" w:rsidR="00AD6DB4" w:rsidRPr="00794639" w:rsidRDefault="00AD6DB4" w:rsidP="00166AF3">
            <w:pPr>
              <w:pStyle w:val="TableBody"/>
              <w:rPr>
                <w:szCs w:val="18"/>
                <w:u w:val="single"/>
              </w:rPr>
            </w:pPr>
          </w:p>
          <w:p w14:paraId="58F019F2" w14:textId="77777777" w:rsidR="00AD6DB4" w:rsidRPr="00794639" w:rsidRDefault="00AD6DB4" w:rsidP="00166AF3">
            <w:pPr>
              <w:pStyle w:val="TableBody"/>
              <w:rPr>
                <w:szCs w:val="18"/>
                <w:u w:val="single"/>
              </w:rPr>
            </w:pPr>
          </w:p>
          <w:p w14:paraId="0E204304" w14:textId="77777777" w:rsidR="00AD6DB4" w:rsidRPr="00794639" w:rsidRDefault="00AD6DB4" w:rsidP="00166AF3">
            <w:pPr>
              <w:pStyle w:val="TableBody"/>
              <w:rPr>
                <w:szCs w:val="18"/>
                <w:u w:val="single"/>
              </w:rPr>
            </w:pPr>
            <w:r w:rsidRPr="00794639">
              <w:rPr>
                <w:szCs w:val="18"/>
                <w:u w:val="single"/>
              </w:rPr>
              <w:t>Response</w:t>
            </w:r>
          </w:p>
          <w:p w14:paraId="06B7ABBA" w14:textId="77777777" w:rsidR="00AD6DB4" w:rsidRPr="00794639" w:rsidRDefault="00AD6DB4" w:rsidP="00166AF3">
            <w:pPr>
              <w:pStyle w:val="TableBody"/>
              <w:rPr>
                <w:b/>
                <w:snapToGrid w:val="0"/>
                <w:szCs w:val="18"/>
              </w:rPr>
            </w:pPr>
            <w:r w:rsidRPr="00794639">
              <w:rPr>
                <w:b/>
                <w:snapToGrid w:val="0"/>
                <w:szCs w:val="18"/>
              </w:rPr>
              <w:t>+CSMS: &lt;mt&gt;,&lt;mo&gt;,&lt;bm&gt;</w:t>
            </w:r>
          </w:p>
          <w:p w14:paraId="4F43A5AF" w14:textId="77777777" w:rsidR="00AD6DB4" w:rsidRPr="00794639" w:rsidRDefault="00AD6DB4" w:rsidP="00166AF3">
            <w:pPr>
              <w:pStyle w:val="TableBody"/>
              <w:rPr>
                <w:b/>
                <w:snapToGrid w:val="0"/>
                <w:szCs w:val="18"/>
                <w:lang w:eastAsia="zh-CN"/>
              </w:rPr>
            </w:pPr>
            <w:r w:rsidRPr="00794639">
              <w:rPr>
                <w:b/>
                <w:snapToGrid w:val="0"/>
                <w:szCs w:val="18"/>
              </w:rPr>
              <w:t>OK</w:t>
            </w:r>
          </w:p>
          <w:p w14:paraId="7137FD5E" w14:textId="77777777" w:rsidR="00AD6DB4" w:rsidRPr="00794639" w:rsidRDefault="00AD6DB4" w:rsidP="00CF5A45">
            <w:pPr>
              <w:pStyle w:val="TableBody"/>
              <w:rPr>
                <w:snapToGrid w:val="0"/>
              </w:rPr>
            </w:pPr>
          </w:p>
          <w:p w14:paraId="0BFFF457" w14:textId="77777777" w:rsidR="00AD6DB4" w:rsidRPr="00794639" w:rsidRDefault="00AD6DB4" w:rsidP="00166AF3">
            <w:pPr>
              <w:pStyle w:val="TableBody"/>
              <w:rPr>
                <w:snapToGrid w:val="0"/>
                <w:szCs w:val="18"/>
                <w:lang w:eastAsia="fr-FR"/>
              </w:rPr>
            </w:pPr>
            <w:r w:rsidRPr="00794639">
              <w:rPr>
                <w:snapToGrid w:val="0"/>
                <w:szCs w:val="18"/>
                <w:lang w:eastAsia="fr-FR"/>
              </w:rPr>
              <w:t>or</w:t>
            </w:r>
          </w:p>
          <w:p w14:paraId="754D6460" w14:textId="77777777" w:rsidR="00AD6DB4" w:rsidRPr="00794639" w:rsidRDefault="00AD6DB4" w:rsidP="00166AF3">
            <w:pPr>
              <w:pStyle w:val="TableBody"/>
              <w:rPr>
                <w:b/>
                <w:snapToGrid w:val="0"/>
                <w:szCs w:val="18"/>
                <w:lang w:eastAsia="fr-FR"/>
              </w:rPr>
            </w:pPr>
            <w:r w:rsidRPr="00794639">
              <w:rPr>
                <w:b/>
                <w:snapToGrid w:val="0"/>
                <w:szCs w:val="18"/>
                <w:lang w:eastAsia="fr-FR"/>
              </w:rPr>
              <w:t>+CMS ERROR: &lt;err&gt;</w:t>
            </w:r>
          </w:p>
          <w:p w14:paraId="3510AE9D" w14:textId="77777777" w:rsidR="00AD6DB4" w:rsidRPr="00794639" w:rsidRDefault="00AD6DB4" w:rsidP="00166AF3">
            <w:pPr>
              <w:pStyle w:val="TableBody"/>
              <w:rPr>
                <w:b/>
                <w:snapToGrid w:val="0"/>
                <w:szCs w:val="18"/>
                <w:lang w:eastAsia="fr-FR"/>
              </w:rPr>
            </w:pPr>
          </w:p>
          <w:p w14:paraId="5C077AB3" w14:textId="77777777" w:rsidR="00AD6DB4" w:rsidRPr="00794639" w:rsidRDefault="00AD6DB4" w:rsidP="00166AF3">
            <w:pPr>
              <w:pStyle w:val="TableBody"/>
              <w:rPr>
                <w:snapToGrid w:val="0"/>
                <w:szCs w:val="18"/>
                <w:u w:val="single"/>
              </w:rPr>
            </w:pPr>
            <w:r w:rsidRPr="00794639">
              <w:rPr>
                <w:snapToGrid w:val="0"/>
                <w:szCs w:val="18"/>
                <w:u w:val="single"/>
              </w:rPr>
              <w:t>Parameters</w:t>
            </w:r>
          </w:p>
          <w:p w14:paraId="25FB11AD" w14:textId="77777777" w:rsidR="00AD6DB4" w:rsidRPr="00794639" w:rsidRDefault="00AD6DB4" w:rsidP="00166AF3">
            <w:pPr>
              <w:pStyle w:val="TableBody"/>
              <w:rPr>
                <w:snapToGrid w:val="0"/>
                <w:szCs w:val="18"/>
              </w:rPr>
            </w:pPr>
            <w:r w:rsidRPr="00794639">
              <w:rPr>
                <w:b/>
                <w:snapToGrid w:val="0"/>
                <w:szCs w:val="18"/>
              </w:rPr>
              <w:t>&lt;service&gt;</w:t>
            </w:r>
            <w:r w:rsidRPr="00794639">
              <w:rPr>
                <w:snapToGrid w:val="0"/>
                <w:szCs w:val="18"/>
              </w:rPr>
              <w:tab/>
            </w:r>
            <w:r w:rsidRPr="00794639">
              <w:rPr>
                <w:snapToGrid w:val="0"/>
                <w:szCs w:val="18"/>
                <w:u w:val="single"/>
              </w:rPr>
              <w:t>0</w:t>
            </w:r>
            <w:r w:rsidRPr="00794639">
              <w:rPr>
                <w:snapToGrid w:val="0"/>
                <w:szCs w:val="18"/>
              </w:rPr>
              <w:tab/>
              <w:t>3GPP TS 23.040 and 3GPP TS 23.041</w:t>
            </w:r>
          </w:p>
          <w:p w14:paraId="2BE1DBDC" w14:textId="32E6C7B2" w:rsidR="00AD6DB4" w:rsidRPr="00794639" w:rsidRDefault="00AD6DB4" w:rsidP="00166AF3">
            <w:pPr>
              <w:pStyle w:val="TableBody"/>
              <w:rPr>
                <w:snapToGrid w:val="0"/>
                <w:szCs w:val="18"/>
              </w:rPr>
            </w:pPr>
            <w:r w:rsidRPr="00794639">
              <w:rPr>
                <w:snapToGrid w:val="0"/>
                <w:szCs w:val="18"/>
              </w:rPr>
              <w:tab/>
            </w:r>
            <w:r w:rsidRPr="00794639">
              <w:rPr>
                <w:snapToGrid w:val="0"/>
                <w:szCs w:val="18"/>
              </w:rPr>
              <w:tab/>
              <w:t>1</w:t>
            </w:r>
            <w:r w:rsidRPr="00794639">
              <w:rPr>
                <w:snapToGrid w:val="0"/>
                <w:szCs w:val="18"/>
              </w:rPr>
              <w:tab/>
              <w:t xml:space="preserve">3GPP TS 23.040 and 3GPP TS 23.041 (the requirement of setting </w:t>
            </w:r>
            <w:r w:rsidRPr="00794639">
              <w:rPr>
                <w:snapToGrid w:val="0"/>
                <w:szCs w:val="18"/>
              </w:rPr>
              <w:tab/>
            </w:r>
            <w:r w:rsidRPr="00794639">
              <w:rPr>
                <w:snapToGrid w:val="0"/>
                <w:szCs w:val="18"/>
              </w:rPr>
              <w:tab/>
            </w:r>
            <w:r w:rsidRPr="00794639">
              <w:rPr>
                <w:snapToGrid w:val="0"/>
                <w:szCs w:val="18"/>
              </w:rPr>
              <w:tab/>
              <w:t xml:space="preserve">&lt;service&gt; =1 is mentioned in the corresponding command </w:t>
            </w:r>
            <w:r w:rsidR="008B0C73" w:rsidRPr="00794639">
              <w:rPr>
                <w:snapToGrid w:val="0"/>
                <w:szCs w:val="18"/>
              </w:rPr>
              <w:tab/>
            </w:r>
            <w:r w:rsidR="008B0C73" w:rsidRPr="00794639">
              <w:rPr>
                <w:snapToGrid w:val="0"/>
                <w:szCs w:val="18"/>
              </w:rPr>
              <w:tab/>
            </w:r>
            <w:r w:rsidR="008B0C73" w:rsidRPr="00794639">
              <w:rPr>
                <w:snapToGrid w:val="0"/>
                <w:szCs w:val="18"/>
              </w:rPr>
              <w:tab/>
            </w:r>
            <w:r w:rsidR="008B0C73" w:rsidRPr="00794639">
              <w:rPr>
                <w:snapToGrid w:val="0"/>
                <w:szCs w:val="18"/>
              </w:rPr>
              <w:tab/>
            </w:r>
            <w:r w:rsidRPr="00794639">
              <w:rPr>
                <w:snapToGrid w:val="0"/>
                <w:szCs w:val="18"/>
              </w:rPr>
              <w:t>description)</w:t>
            </w:r>
          </w:p>
          <w:p w14:paraId="12BC61BD" w14:textId="77777777" w:rsidR="00AD6DB4" w:rsidRPr="00794639" w:rsidRDefault="00AD6DB4" w:rsidP="00CF5A45">
            <w:pPr>
              <w:pStyle w:val="TableBody"/>
            </w:pPr>
          </w:p>
          <w:p w14:paraId="5FFE48D4" w14:textId="77777777" w:rsidR="00AD6DB4" w:rsidRPr="00794639" w:rsidRDefault="00AD6DB4" w:rsidP="00166AF3">
            <w:pPr>
              <w:pStyle w:val="TableBody"/>
              <w:rPr>
                <w:snapToGrid w:val="0"/>
                <w:szCs w:val="18"/>
              </w:rPr>
            </w:pPr>
            <w:r w:rsidRPr="00794639">
              <w:rPr>
                <w:b/>
                <w:snapToGrid w:val="0"/>
                <w:szCs w:val="18"/>
              </w:rPr>
              <w:t>&lt;mt&gt;</w:t>
            </w:r>
            <w:r w:rsidRPr="00794639">
              <w:rPr>
                <w:snapToGrid w:val="0"/>
                <w:szCs w:val="18"/>
              </w:rPr>
              <w:tab/>
              <w:t>Message terminated messages</w:t>
            </w:r>
          </w:p>
          <w:p w14:paraId="393CDD8F" w14:textId="77777777" w:rsidR="00AD6DB4" w:rsidRPr="00794639" w:rsidRDefault="00AD6DB4" w:rsidP="00166AF3">
            <w:pPr>
              <w:pStyle w:val="TableBody"/>
              <w:rPr>
                <w:snapToGrid w:val="0"/>
                <w:szCs w:val="18"/>
              </w:rPr>
            </w:pPr>
            <w:r w:rsidRPr="00794639">
              <w:rPr>
                <w:snapToGrid w:val="0"/>
                <w:szCs w:val="18"/>
              </w:rPr>
              <w:t>0</w:t>
            </w:r>
            <w:r w:rsidRPr="00794639">
              <w:rPr>
                <w:snapToGrid w:val="0"/>
                <w:szCs w:val="18"/>
              </w:rPr>
              <w:tab/>
              <w:t>Type not supported</w:t>
            </w:r>
          </w:p>
          <w:p w14:paraId="6F0C8A0B" w14:textId="77777777" w:rsidR="00AD6DB4" w:rsidRPr="00794639" w:rsidRDefault="00AD6DB4" w:rsidP="00166AF3">
            <w:pPr>
              <w:pStyle w:val="TableBody"/>
              <w:rPr>
                <w:snapToGrid w:val="0"/>
                <w:szCs w:val="18"/>
              </w:rPr>
            </w:pPr>
            <w:r w:rsidRPr="00794639">
              <w:rPr>
                <w:snapToGrid w:val="0"/>
                <w:szCs w:val="18"/>
                <w:u w:val="single"/>
              </w:rPr>
              <w:t>1</w:t>
            </w:r>
            <w:r w:rsidRPr="00794639">
              <w:rPr>
                <w:snapToGrid w:val="0"/>
                <w:szCs w:val="18"/>
              </w:rPr>
              <w:tab/>
              <w:t>Type supported</w:t>
            </w:r>
          </w:p>
          <w:p w14:paraId="4F18B2B2" w14:textId="77777777" w:rsidR="00AD6DB4" w:rsidRPr="00794639" w:rsidRDefault="00AD6DB4" w:rsidP="00CF5A45">
            <w:pPr>
              <w:pStyle w:val="TableBody"/>
            </w:pPr>
          </w:p>
          <w:p w14:paraId="018C2352" w14:textId="77777777" w:rsidR="00AD6DB4" w:rsidRPr="00794639" w:rsidRDefault="00AD6DB4" w:rsidP="00166AF3">
            <w:pPr>
              <w:pStyle w:val="TableBody"/>
              <w:rPr>
                <w:b/>
                <w:snapToGrid w:val="0"/>
                <w:szCs w:val="18"/>
              </w:rPr>
            </w:pPr>
            <w:r w:rsidRPr="00794639">
              <w:rPr>
                <w:b/>
                <w:snapToGrid w:val="0"/>
                <w:szCs w:val="18"/>
              </w:rPr>
              <w:t>&lt;mo&gt;</w:t>
            </w:r>
            <w:r w:rsidRPr="00794639">
              <w:rPr>
                <w:snapToGrid w:val="0"/>
                <w:szCs w:val="18"/>
              </w:rPr>
              <w:tab/>
              <w:t>Message originated messages</w:t>
            </w:r>
          </w:p>
          <w:p w14:paraId="7833AD4B" w14:textId="77777777" w:rsidR="00AD6DB4" w:rsidRPr="00794639" w:rsidRDefault="00AD6DB4" w:rsidP="00166AF3">
            <w:pPr>
              <w:pStyle w:val="TableBody"/>
              <w:rPr>
                <w:snapToGrid w:val="0"/>
                <w:szCs w:val="18"/>
              </w:rPr>
            </w:pPr>
            <w:r w:rsidRPr="00794639">
              <w:rPr>
                <w:snapToGrid w:val="0"/>
                <w:szCs w:val="18"/>
              </w:rPr>
              <w:t>0</w:t>
            </w:r>
            <w:r w:rsidRPr="00794639">
              <w:rPr>
                <w:snapToGrid w:val="0"/>
                <w:szCs w:val="18"/>
              </w:rPr>
              <w:tab/>
              <w:t>Type not supported</w:t>
            </w:r>
          </w:p>
          <w:p w14:paraId="718C1267" w14:textId="77777777" w:rsidR="00AD6DB4" w:rsidRPr="00794639" w:rsidRDefault="00AD6DB4" w:rsidP="00166AF3">
            <w:pPr>
              <w:pStyle w:val="TableBody"/>
              <w:rPr>
                <w:snapToGrid w:val="0"/>
                <w:szCs w:val="18"/>
              </w:rPr>
            </w:pPr>
            <w:r w:rsidRPr="00794639">
              <w:rPr>
                <w:snapToGrid w:val="0"/>
                <w:szCs w:val="18"/>
                <w:u w:val="single"/>
              </w:rPr>
              <w:t>1</w:t>
            </w:r>
            <w:r w:rsidRPr="00794639">
              <w:rPr>
                <w:snapToGrid w:val="0"/>
                <w:szCs w:val="18"/>
              </w:rPr>
              <w:tab/>
              <w:t>Type supported</w:t>
            </w:r>
          </w:p>
          <w:p w14:paraId="25AADE0C" w14:textId="77777777" w:rsidR="00AD6DB4" w:rsidRPr="00794639" w:rsidRDefault="00AD6DB4" w:rsidP="00CF5A45">
            <w:pPr>
              <w:pStyle w:val="TableBody"/>
              <w:rPr>
                <w:snapToGrid w:val="0"/>
              </w:rPr>
            </w:pPr>
          </w:p>
          <w:p w14:paraId="27154A1A" w14:textId="77777777" w:rsidR="00AD6DB4" w:rsidRPr="00794639" w:rsidRDefault="00AD6DB4" w:rsidP="00166AF3">
            <w:pPr>
              <w:pStyle w:val="TableBody"/>
              <w:rPr>
                <w:b/>
                <w:snapToGrid w:val="0"/>
                <w:szCs w:val="18"/>
              </w:rPr>
            </w:pPr>
            <w:r w:rsidRPr="00794639">
              <w:rPr>
                <w:b/>
                <w:snapToGrid w:val="0"/>
                <w:szCs w:val="18"/>
              </w:rPr>
              <w:t>&lt;bm&gt;</w:t>
            </w:r>
            <w:r w:rsidRPr="00794639">
              <w:rPr>
                <w:snapToGrid w:val="0"/>
                <w:szCs w:val="18"/>
              </w:rPr>
              <w:tab/>
              <w:t>Broadcast type messages</w:t>
            </w:r>
          </w:p>
          <w:p w14:paraId="76C895D1" w14:textId="77777777" w:rsidR="00AD6DB4" w:rsidRPr="00794639" w:rsidRDefault="00AD6DB4" w:rsidP="00166AF3">
            <w:pPr>
              <w:pStyle w:val="TableBody"/>
              <w:rPr>
                <w:snapToGrid w:val="0"/>
                <w:szCs w:val="18"/>
              </w:rPr>
            </w:pPr>
            <w:r w:rsidRPr="00794639">
              <w:rPr>
                <w:snapToGrid w:val="0"/>
                <w:szCs w:val="18"/>
              </w:rPr>
              <w:t>0</w:t>
            </w:r>
            <w:r w:rsidRPr="00794639">
              <w:rPr>
                <w:snapToGrid w:val="0"/>
                <w:szCs w:val="18"/>
              </w:rPr>
              <w:tab/>
              <w:t>Type not supported</w:t>
            </w:r>
          </w:p>
          <w:p w14:paraId="082872FB" w14:textId="77777777" w:rsidR="00AD6DB4" w:rsidRPr="00794639" w:rsidRDefault="00AD6DB4" w:rsidP="00166AF3">
            <w:pPr>
              <w:pStyle w:val="TableBody"/>
              <w:rPr>
                <w:snapToGrid w:val="0"/>
                <w:szCs w:val="18"/>
              </w:rPr>
            </w:pPr>
            <w:r w:rsidRPr="00794639">
              <w:rPr>
                <w:snapToGrid w:val="0"/>
                <w:szCs w:val="18"/>
                <w:u w:val="single"/>
              </w:rPr>
              <w:t>1</w:t>
            </w:r>
            <w:r w:rsidRPr="00794639">
              <w:rPr>
                <w:snapToGrid w:val="0"/>
                <w:szCs w:val="18"/>
              </w:rPr>
              <w:tab/>
              <w:t>Type supported</w:t>
            </w:r>
          </w:p>
        </w:tc>
      </w:tr>
    </w:tbl>
    <w:p w14:paraId="48AB5AE0" w14:textId="77777777" w:rsidR="00AD6DB4" w:rsidRPr="00794639" w:rsidRDefault="00AD6DB4" w:rsidP="0059466D">
      <w:pPr>
        <w:pStyle w:val="Heading2"/>
      </w:pPr>
      <w:bookmarkStart w:id="6663" w:name="_Toc345081389"/>
      <w:bookmarkStart w:id="6664" w:name="_Toc349753131"/>
      <w:bookmarkStart w:id="6665" w:name="_Toc349754025"/>
      <w:bookmarkStart w:id="6666" w:name="_Ref366745385"/>
      <w:bookmarkStart w:id="6667" w:name="_Ref366745473"/>
      <w:bookmarkStart w:id="6668" w:name="_Ref369092727"/>
      <w:bookmarkStart w:id="6669" w:name="_Toc368586091"/>
      <w:bookmarkStart w:id="6670" w:name="_Ref407181922"/>
      <w:bookmarkStart w:id="6671" w:name="_Ref407181924"/>
      <w:bookmarkStart w:id="6672" w:name="_Toc486251674"/>
      <w:bookmarkStart w:id="6673" w:name="_Toc531700964"/>
      <w:r w:rsidRPr="00794639">
        <w:t>+CPMS Command: Preferred Message Storage</w:t>
      </w:r>
      <w:bookmarkStart w:id="6674" w:name="_Toc503199211"/>
      <w:bookmarkStart w:id="6675" w:name="_Toc503205232"/>
      <w:bookmarkEnd w:id="6663"/>
      <w:bookmarkEnd w:id="6664"/>
      <w:bookmarkEnd w:id="6665"/>
      <w:bookmarkEnd w:id="6666"/>
      <w:bookmarkEnd w:id="6667"/>
      <w:bookmarkEnd w:id="6668"/>
      <w:bookmarkEnd w:id="6669"/>
      <w:bookmarkEnd w:id="6670"/>
      <w:bookmarkEnd w:id="6671"/>
      <w:bookmarkEnd w:id="6672"/>
      <w:bookmarkEnd w:id="6673"/>
      <w:bookmarkEnd w:id="6674"/>
      <w:bookmarkEnd w:id="6675"/>
    </w:p>
    <w:tbl>
      <w:tblPr>
        <w:tblStyle w:val="TableSWIleft"/>
        <w:tblW w:w="8997" w:type="dxa"/>
        <w:tblLayout w:type="fixed"/>
        <w:tblLook w:val="04A0" w:firstRow="1" w:lastRow="0" w:firstColumn="1" w:lastColumn="0" w:noHBand="0" w:noVBand="1"/>
      </w:tblPr>
      <w:tblGrid>
        <w:gridCol w:w="1728"/>
        <w:gridCol w:w="7269"/>
      </w:tblGrid>
      <w:tr w:rsidR="00AD6DB4" w:rsidRPr="00794639" w14:paraId="1257351B"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0CA0CBA" w14:textId="3DDBBEA7" w:rsidR="00AD6DB4" w:rsidRPr="00794639" w:rsidRDefault="00F22490">
            <w:pPr>
              <w:pStyle w:val="TableRowHead"/>
              <w:spacing w:before="144" w:after="144"/>
              <w:rPr>
                <w:rFonts w:cs="Arial"/>
              </w:rPr>
            </w:pPr>
            <w:r w:rsidRPr="00794639">
              <w:rPr>
                <w:lang w:eastAsia="zh-CN"/>
              </w:rPr>
              <w:t>HL7800</w:t>
            </w:r>
          </w:p>
        </w:tc>
      </w:tr>
      <w:tr w:rsidR="00AD6DB4" w:rsidRPr="00794639" w14:paraId="282145F3" w14:textId="77777777" w:rsidTr="00170927">
        <w:tc>
          <w:tcPr>
            <w:tcW w:w="0" w:type="dxa"/>
          </w:tcPr>
          <w:p w14:paraId="369D1843"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43B898CF" w14:textId="77777777" w:rsidR="00AD6DB4" w:rsidRPr="00794639" w:rsidRDefault="00AD6DB4" w:rsidP="00166AF3">
            <w:pPr>
              <w:pStyle w:val="TableBody"/>
            </w:pPr>
          </w:p>
          <w:p w14:paraId="1BCB0834" w14:textId="77777777" w:rsidR="00AD6DB4" w:rsidRPr="00794639" w:rsidRDefault="00AD6DB4" w:rsidP="00166AF3">
            <w:pPr>
              <w:pStyle w:val="TableBody"/>
              <w:rPr>
                <w:u w:val="single"/>
              </w:rPr>
            </w:pPr>
            <w:r w:rsidRPr="00794639">
              <w:rPr>
                <w:u w:val="single"/>
              </w:rPr>
              <w:t>Syntax</w:t>
            </w:r>
          </w:p>
          <w:p w14:paraId="570685E9" w14:textId="77777777" w:rsidR="00AD6DB4" w:rsidRPr="00794639" w:rsidRDefault="00AD6DB4" w:rsidP="00166AF3">
            <w:pPr>
              <w:pStyle w:val="TableBody"/>
              <w:rPr>
                <w:b/>
              </w:rPr>
            </w:pPr>
            <w:r w:rsidRPr="00794639">
              <w:rPr>
                <w:b/>
              </w:rPr>
              <w:t>AT+CPMS=?</w:t>
            </w:r>
          </w:p>
          <w:p w14:paraId="304C1F60" w14:textId="77777777" w:rsidR="00AD6DB4" w:rsidRPr="00794639" w:rsidRDefault="00AD6DB4" w:rsidP="00166AF3">
            <w:pPr>
              <w:pStyle w:val="TableBody"/>
            </w:pPr>
          </w:p>
        </w:tc>
        <w:tc>
          <w:tcPr>
            <w:tcW w:w="7269" w:type="dxa"/>
          </w:tcPr>
          <w:p w14:paraId="735C76A5" w14:textId="77777777" w:rsidR="00AD6DB4" w:rsidRPr="00794639" w:rsidRDefault="00AD6DB4" w:rsidP="00166AF3">
            <w:pPr>
              <w:pStyle w:val="TableBody"/>
              <w:rPr>
                <w:rFonts w:ascii="Times New Roman" w:hAnsi="Times New Roman" w:cs="Times New Roman"/>
                <w:sz w:val="20"/>
                <w:szCs w:val="20"/>
                <w:u w:val="single"/>
              </w:rPr>
            </w:pPr>
          </w:p>
          <w:p w14:paraId="3D4090CD" w14:textId="77777777" w:rsidR="00AD6DB4" w:rsidRPr="00794639" w:rsidRDefault="00AD6DB4" w:rsidP="00166AF3">
            <w:pPr>
              <w:pStyle w:val="TableBody"/>
              <w:rPr>
                <w:rFonts w:ascii="Times New Roman" w:hAnsi="Times New Roman" w:cs="Times New Roman"/>
                <w:sz w:val="20"/>
                <w:szCs w:val="20"/>
                <w:u w:val="single"/>
              </w:rPr>
            </w:pPr>
          </w:p>
          <w:p w14:paraId="70FFE1DC" w14:textId="77777777" w:rsidR="00AD6DB4" w:rsidRPr="00794639" w:rsidRDefault="00AD6DB4" w:rsidP="00166AF3">
            <w:pPr>
              <w:pStyle w:val="TableBody"/>
              <w:rPr>
                <w:u w:val="single"/>
              </w:rPr>
            </w:pPr>
            <w:r w:rsidRPr="00794639">
              <w:rPr>
                <w:u w:val="single"/>
              </w:rPr>
              <w:t>Response</w:t>
            </w:r>
          </w:p>
          <w:p w14:paraId="2388A983" w14:textId="77777777" w:rsidR="00AD6DB4" w:rsidRPr="00794639" w:rsidRDefault="00AD6DB4" w:rsidP="00166AF3">
            <w:pPr>
              <w:pStyle w:val="TableBody"/>
              <w:rPr>
                <w:snapToGrid w:val="0"/>
              </w:rPr>
            </w:pPr>
            <w:r w:rsidRPr="00794639">
              <w:rPr>
                <w:b/>
                <w:snapToGrid w:val="0"/>
              </w:rPr>
              <w:t>+CPMS:</w:t>
            </w:r>
            <w:r w:rsidRPr="00794639">
              <w:rPr>
                <w:snapToGrid w:val="0"/>
              </w:rPr>
              <w:t xml:space="preserve"> (list of supported </w:t>
            </w:r>
            <w:r w:rsidRPr="00794639">
              <w:rPr>
                <w:b/>
                <w:snapToGrid w:val="0"/>
              </w:rPr>
              <w:t>&lt;mem1&gt;</w:t>
            </w:r>
            <w:r w:rsidRPr="00794639">
              <w:rPr>
                <w:snapToGrid w:val="0"/>
              </w:rPr>
              <w:t xml:space="preserve">s), (list of supported </w:t>
            </w:r>
            <w:r w:rsidRPr="00794639">
              <w:rPr>
                <w:b/>
                <w:snapToGrid w:val="0"/>
              </w:rPr>
              <w:t>&lt;mem2&gt;</w:t>
            </w:r>
            <w:r w:rsidRPr="00794639">
              <w:rPr>
                <w:snapToGrid w:val="0"/>
              </w:rPr>
              <w:t xml:space="preserve">s), (list of supported </w:t>
            </w:r>
            <w:r w:rsidRPr="00794639">
              <w:rPr>
                <w:b/>
                <w:snapToGrid w:val="0"/>
              </w:rPr>
              <w:t>&lt;mem3&gt;</w:t>
            </w:r>
            <w:r w:rsidRPr="00794639">
              <w:rPr>
                <w:snapToGrid w:val="0"/>
              </w:rPr>
              <w:t>s)</w:t>
            </w:r>
          </w:p>
          <w:p w14:paraId="4CDBD258" w14:textId="77777777" w:rsidR="00AD6DB4" w:rsidRPr="00794639" w:rsidRDefault="00AD6DB4" w:rsidP="00166AF3">
            <w:pPr>
              <w:pStyle w:val="TableBody"/>
              <w:rPr>
                <w:b/>
                <w:snapToGrid w:val="0"/>
              </w:rPr>
            </w:pPr>
            <w:r w:rsidRPr="00794639">
              <w:rPr>
                <w:b/>
                <w:snapToGrid w:val="0"/>
              </w:rPr>
              <w:t>OK</w:t>
            </w:r>
          </w:p>
        </w:tc>
      </w:tr>
      <w:tr w:rsidR="00AD6DB4" w:rsidRPr="00794639" w14:paraId="4DDE5DF2" w14:textId="77777777" w:rsidTr="00170927">
        <w:tc>
          <w:tcPr>
            <w:tcW w:w="1728" w:type="dxa"/>
          </w:tcPr>
          <w:p w14:paraId="1F8535CC" w14:textId="77777777" w:rsidR="00AD6DB4" w:rsidRPr="00794639" w:rsidRDefault="00AD6DB4" w:rsidP="00166AF3">
            <w:pPr>
              <w:pStyle w:val="TableBody"/>
              <w:rPr>
                <w:rFonts w:ascii="Times New Roman" w:hAnsi="Times New Roman" w:cs="Times New Roman"/>
                <w:i/>
                <w:sz w:val="20"/>
                <w:szCs w:val="20"/>
              </w:rPr>
            </w:pPr>
            <w:r w:rsidRPr="00794639">
              <w:rPr>
                <w:i/>
              </w:rPr>
              <w:lastRenderedPageBreak/>
              <w:t>Read command</w:t>
            </w:r>
          </w:p>
          <w:p w14:paraId="546DA7A1" w14:textId="77777777" w:rsidR="00AD6DB4" w:rsidRPr="00794639" w:rsidRDefault="00AD6DB4" w:rsidP="00166AF3">
            <w:pPr>
              <w:pStyle w:val="TableBody"/>
            </w:pPr>
          </w:p>
          <w:p w14:paraId="0DC4A122" w14:textId="77777777" w:rsidR="00AD6DB4" w:rsidRPr="00794639" w:rsidRDefault="00AD6DB4" w:rsidP="00166AF3">
            <w:pPr>
              <w:pStyle w:val="TableBody"/>
              <w:rPr>
                <w:u w:val="single"/>
              </w:rPr>
            </w:pPr>
            <w:r w:rsidRPr="00794639">
              <w:rPr>
                <w:u w:val="single"/>
              </w:rPr>
              <w:t>Syntax</w:t>
            </w:r>
          </w:p>
          <w:p w14:paraId="4B66606E" w14:textId="77777777" w:rsidR="00AD6DB4" w:rsidRPr="00794639" w:rsidRDefault="00AD6DB4" w:rsidP="00166AF3">
            <w:pPr>
              <w:pStyle w:val="TableBody"/>
            </w:pPr>
            <w:r w:rsidRPr="00794639">
              <w:rPr>
                <w:b/>
              </w:rPr>
              <w:t>AT+CPMS?</w:t>
            </w:r>
          </w:p>
        </w:tc>
        <w:tc>
          <w:tcPr>
            <w:tcW w:w="7269" w:type="dxa"/>
          </w:tcPr>
          <w:p w14:paraId="318E35F3" w14:textId="77777777" w:rsidR="00AD6DB4" w:rsidRPr="00794639" w:rsidRDefault="00AD6DB4" w:rsidP="00166AF3">
            <w:pPr>
              <w:pStyle w:val="TableBody"/>
              <w:rPr>
                <w:rFonts w:ascii="Times New Roman" w:hAnsi="Times New Roman" w:cs="Times New Roman"/>
                <w:sz w:val="20"/>
                <w:szCs w:val="20"/>
                <w:u w:val="single"/>
              </w:rPr>
            </w:pPr>
          </w:p>
          <w:p w14:paraId="37B88AE3" w14:textId="77777777" w:rsidR="00AD6DB4" w:rsidRPr="00794639" w:rsidRDefault="00AD6DB4" w:rsidP="00166AF3">
            <w:pPr>
              <w:pStyle w:val="TableBody"/>
              <w:rPr>
                <w:u w:val="single"/>
              </w:rPr>
            </w:pPr>
          </w:p>
          <w:p w14:paraId="3DB4F79D" w14:textId="77777777" w:rsidR="00AD6DB4" w:rsidRPr="00794639" w:rsidRDefault="00AD6DB4" w:rsidP="00166AF3">
            <w:pPr>
              <w:pStyle w:val="TableBody"/>
              <w:rPr>
                <w:u w:val="single"/>
              </w:rPr>
            </w:pPr>
            <w:r w:rsidRPr="00794639">
              <w:rPr>
                <w:u w:val="single"/>
              </w:rPr>
              <w:t>Response</w:t>
            </w:r>
          </w:p>
          <w:p w14:paraId="628C1102" w14:textId="77777777" w:rsidR="00AD6DB4" w:rsidRPr="00794639" w:rsidRDefault="00AD6DB4" w:rsidP="00166AF3">
            <w:pPr>
              <w:pStyle w:val="TableBody"/>
              <w:rPr>
                <w:b/>
                <w:snapToGrid w:val="0"/>
              </w:rPr>
            </w:pPr>
            <w:r w:rsidRPr="00794639">
              <w:rPr>
                <w:b/>
                <w:snapToGrid w:val="0"/>
              </w:rPr>
              <w:t xml:space="preserve">+CPMS: </w:t>
            </w:r>
            <w:r w:rsidRPr="00794639">
              <w:rPr>
                <w:b/>
              </w:rPr>
              <w:t>&lt;mem1&gt;,&lt;used1&gt;,&lt;total1&gt;,&lt;mem2&gt;,&lt;used2&gt;,&lt;total2&gt;,&lt;mem3&gt;,&lt;used3&gt;,&lt;total3&gt;</w:t>
            </w:r>
          </w:p>
          <w:p w14:paraId="327564CD" w14:textId="77777777" w:rsidR="00AD6DB4" w:rsidRPr="00794639" w:rsidRDefault="00AD6DB4" w:rsidP="00166AF3">
            <w:pPr>
              <w:pStyle w:val="TableBody"/>
              <w:rPr>
                <w:b/>
                <w:snapToGrid w:val="0"/>
              </w:rPr>
            </w:pPr>
            <w:r w:rsidRPr="00794639">
              <w:rPr>
                <w:b/>
                <w:snapToGrid w:val="0"/>
              </w:rPr>
              <w:t>OK</w:t>
            </w:r>
          </w:p>
          <w:p w14:paraId="5CA8D59A" w14:textId="77777777" w:rsidR="00AD6DB4" w:rsidRPr="00794639" w:rsidRDefault="00AD6DB4" w:rsidP="00CF5A45">
            <w:pPr>
              <w:pStyle w:val="TableBody"/>
            </w:pPr>
          </w:p>
          <w:p w14:paraId="54175993" w14:textId="77777777" w:rsidR="00AD6DB4" w:rsidRPr="00794639" w:rsidRDefault="00AD6DB4" w:rsidP="00166AF3">
            <w:pPr>
              <w:pStyle w:val="TableBody"/>
              <w:rPr>
                <w:snapToGrid w:val="0"/>
              </w:rPr>
            </w:pPr>
            <w:r w:rsidRPr="00794639">
              <w:rPr>
                <w:snapToGrid w:val="0"/>
              </w:rPr>
              <w:t>or</w:t>
            </w:r>
          </w:p>
          <w:p w14:paraId="1ED43412" w14:textId="77777777" w:rsidR="00AD6DB4" w:rsidRPr="00794639" w:rsidRDefault="00AD6DB4" w:rsidP="00166AF3">
            <w:pPr>
              <w:pStyle w:val="TableBody"/>
              <w:rPr>
                <w:b/>
                <w:snapToGrid w:val="0"/>
              </w:rPr>
            </w:pPr>
            <w:r w:rsidRPr="00794639">
              <w:rPr>
                <w:b/>
                <w:snapToGrid w:val="0"/>
              </w:rPr>
              <w:t>+CMS ERROR: &lt;err&gt;</w:t>
            </w:r>
          </w:p>
        </w:tc>
      </w:tr>
      <w:tr w:rsidR="00AD6DB4" w:rsidRPr="00794639" w14:paraId="56957739" w14:textId="77777777" w:rsidTr="00687FF7">
        <w:tc>
          <w:tcPr>
            <w:tcW w:w="1728" w:type="dxa"/>
          </w:tcPr>
          <w:p w14:paraId="66C6EAB9"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7827A4EE" w14:textId="77777777" w:rsidR="00AD6DB4" w:rsidRPr="00794639" w:rsidRDefault="00AD6DB4" w:rsidP="00166AF3">
            <w:pPr>
              <w:pStyle w:val="TableBody"/>
            </w:pPr>
          </w:p>
          <w:p w14:paraId="23EF239E" w14:textId="77777777" w:rsidR="00AD6DB4" w:rsidRPr="00794639" w:rsidRDefault="00AD6DB4" w:rsidP="00166AF3">
            <w:pPr>
              <w:pStyle w:val="TableBody"/>
              <w:rPr>
                <w:u w:val="single"/>
              </w:rPr>
            </w:pPr>
            <w:r w:rsidRPr="00794639">
              <w:rPr>
                <w:u w:val="single"/>
              </w:rPr>
              <w:t>Syntax</w:t>
            </w:r>
          </w:p>
          <w:p w14:paraId="28362045" w14:textId="77777777" w:rsidR="00AD6DB4" w:rsidRPr="00794639" w:rsidRDefault="00AD6DB4" w:rsidP="00166AF3">
            <w:pPr>
              <w:pStyle w:val="TableBody"/>
              <w:rPr>
                <w:b/>
                <w:snapToGrid w:val="0"/>
              </w:rPr>
            </w:pPr>
            <w:r w:rsidRPr="00794639">
              <w:rPr>
                <w:b/>
              </w:rPr>
              <w:t>AT+CPMS=</w:t>
            </w:r>
            <w:r w:rsidRPr="00794639">
              <w:rPr>
                <w:b/>
              </w:rPr>
              <w:br/>
            </w:r>
            <w:r w:rsidRPr="00794639">
              <w:rPr>
                <w:b/>
                <w:snapToGrid w:val="0"/>
              </w:rPr>
              <w:t>&lt;mem1&gt;</w:t>
            </w:r>
            <w:r w:rsidRPr="00794639">
              <w:rPr>
                <w:b/>
                <w:snapToGrid w:val="0"/>
              </w:rPr>
              <w:br/>
              <w:t>[,&lt;mem2&gt;</w:t>
            </w:r>
            <w:r w:rsidRPr="00794639">
              <w:rPr>
                <w:b/>
                <w:snapToGrid w:val="0"/>
              </w:rPr>
              <w:br/>
              <w:t>[,&lt;mem3&gt;]]</w:t>
            </w:r>
          </w:p>
        </w:tc>
        <w:tc>
          <w:tcPr>
            <w:tcW w:w="7269" w:type="dxa"/>
          </w:tcPr>
          <w:p w14:paraId="3F80AF90" w14:textId="77777777" w:rsidR="00AD6DB4" w:rsidRPr="00794639" w:rsidRDefault="00AD6DB4" w:rsidP="00166AF3">
            <w:pPr>
              <w:pStyle w:val="TableBody"/>
              <w:rPr>
                <w:rFonts w:ascii="Times New Roman" w:hAnsi="Times New Roman" w:cs="Times New Roman"/>
                <w:sz w:val="20"/>
                <w:szCs w:val="20"/>
                <w:u w:val="single"/>
              </w:rPr>
            </w:pPr>
          </w:p>
          <w:p w14:paraId="46DBFF81" w14:textId="77777777" w:rsidR="00AD6DB4" w:rsidRPr="00794639" w:rsidRDefault="00AD6DB4" w:rsidP="00166AF3">
            <w:pPr>
              <w:pStyle w:val="TableBody"/>
              <w:rPr>
                <w:u w:val="single"/>
              </w:rPr>
            </w:pPr>
          </w:p>
          <w:p w14:paraId="00E5C9B0" w14:textId="77777777" w:rsidR="00AD6DB4" w:rsidRPr="00794639" w:rsidRDefault="00AD6DB4" w:rsidP="00166AF3">
            <w:pPr>
              <w:pStyle w:val="TableBody"/>
              <w:rPr>
                <w:u w:val="single"/>
              </w:rPr>
            </w:pPr>
            <w:r w:rsidRPr="00794639">
              <w:rPr>
                <w:u w:val="single"/>
              </w:rPr>
              <w:t>Response</w:t>
            </w:r>
          </w:p>
          <w:p w14:paraId="0A7725E7" w14:textId="77777777" w:rsidR="00AD6DB4" w:rsidRPr="00794639" w:rsidRDefault="00AD6DB4" w:rsidP="00166AF3">
            <w:pPr>
              <w:pStyle w:val="TableBody"/>
              <w:rPr>
                <w:b/>
                <w:snapToGrid w:val="0"/>
              </w:rPr>
            </w:pPr>
            <w:r w:rsidRPr="00794639">
              <w:rPr>
                <w:b/>
                <w:snapToGrid w:val="0"/>
              </w:rPr>
              <w:t xml:space="preserve">+CPMS: </w:t>
            </w:r>
            <w:r w:rsidRPr="00794639">
              <w:rPr>
                <w:b/>
              </w:rPr>
              <w:t>&lt;used1&gt;,&lt;total1&gt;,&lt;used2&gt;,&lt;total2&gt;,&lt;used3&gt;,&lt;total3&gt;</w:t>
            </w:r>
          </w:p>
          <w:p w14:paraId="17F5D4E8" w14:textId="77777777" w:rsidR="00AD6DB4" w:rsidRPr="00794639" w:rsidRDefault="00AD6DB4" w:rsidP="00166AF3">
            <w:pPr>
              <w:pStyle w:val="TableBody"/>
              <w:rPr>
                <w:b/>
                <w:snapToGrid w:val="0"/>
                <w:lang w:eastAsia="zh-CN"/>
              </w:rPr>
            </w:pPr>
            <w:r w:rsidRPr="00794639">
              <w:rPr>
                <w:b/>
                <w:snapToGrid w:val="0"/>
              </w:rPr>
              <w:t>OK</w:t>
            </w:r>
          </w:p>
          <w:p w14:paraId="4CF579EC" w14:textId="77777777" w:rsidR="00AD6DB4" w:rsidRPr="00794639" w:rsidRDefault="00AD6DB4" w:rsidP="00166AF3">
            <w:pPr>
              <w:pStyle w:val="TableBody"/>
              <w:rPr>
                <w:b/>
                <w:snapToGrid w:val="0"/>
              </w:rPr>
            </w:pPr>
          </w:p>
          <w:p w14:paraId="00532652" w14:textId="77777777" w:rsidR="00AD6DB4" w:rsidRPr="00794639" w:rsidRDefault="00AD6DB4" w:rsidP="00166AF3">
            <w:pPr>
              <w:pStyle w:val="TableBody"/>
              <w:rPr>
                <w:snapToGrid w:val="0"/>
              </w:rPr>
            </w:pPr>
            <w:r w:rsidRPr="00794639">
              <w:rPr>
                <w:snapToGrid w:val="0"/>
              </w:rPr>
              <w:t>or</w:t>
            </w:r>
          </w:p>
          <w:p w14:paraId="10F1CFD7" w14:textId="77777777" w:rsidR="00AD6DB4" w:rsidRPr="00794639" w:rsidRDefault="00AD6DB4" w:rsidP="00166AF3">
            <w:pPr>
              <w:pStyle w:val="TableBody"/>
              <w:rPr>
                <w:b/>
                <w:snapToGrid w:val="0"/>
              </w:rPr>
            </w:pPr>
            <w:r w:rsidRPr="00794639">
              <w:rPr>
                <w:b/>
                <w:snapToGrid w:val="0"/>
              </w:rPr>
              <w:t>+CMS ERROR: &lt;err&gt;</w:t>
            </w:r>
          </w:p>
          <w:p w14:paraId="27BF197D" w14:textId="77777777" w:rsidR="00AD6DB4" w:rsidRPr="00794639" w:rsidRDefault="00AD6DB4" w:rsidP="00166AF3">
            <w:pPr>
              <w:pStyle w:val="TableBody"/>
              <w:rPr>
                <w:snapToGrid w:val="0"/>
                <w:lang w:eastAsia="fr-FR"/>
              </w:rPr>
            </w:pPr>
          </w:p>
          <w:p w14:paraId="6941A2F6" w14:textId="77777777" w:rsidR="00AD6DB4" w:rsidRPr="00794639" w:rsidRDefault="00AD6DB4" w:rsidP="00166AF3">
            <w:pPr>
              <w:pStyle w:val="TableBody"/>
              <w:rPr>
                <w:snapToGrid w:val="0"/>
                <w:u w:val="single"/>
              </w:rPr>
            </w:pPr>
            <w:r w:rsidRPr="00794639">
              <w:rPr>
                <w:snapToGrid w:val="0"/>
                <w:u w:val="single"/>
              </w:rPr>
              <w:t>Parameters</w:t>
            </w:r>
          </w:p>
          <w:p w14:paraId="16159F85" w14:textId="12A9B12C" w:rsidR="00AD6DB4" w:rsidRPr="000656F8" w:rsidRDefault="00AD6DB4" w:rsidP="00166AF3">
            <w:pPr>
              <w:pStyle w:val="TableBody"/>
              <w:rPr>
                <w:lang w:eastAsia="zh-CN"/>
              </w:rPr>
            </w:pPr>
            <w:r w:rsidRPr="00794639">
              <w:rPr>
                <w:snapToGrid w:val="0"/>
              </w:rPr>
              <w:t xml:space="preserve">For parameter information and values, refer to section </w:t>
            </w:r>
            <w:r w:rsidRPr="000656F8">
              <w:rPr>
                <w:snapToGrid w:val="0"/>
              </w:rPr>
              <w:fldChar w:fldCharType="begin"/>
            </w:r>
            <w:r w:rsidRPr="00794639">
              <w:rPr>
                <w:snapToGrid w:val="0"/>
              </w:rPr>
              <w:instrText xml:space="preserve"> REF _Ref368924079 \w \h  \* MERGEFORMAT </w:instrText>
            </w:r>
            <w:r w:rsidRPr="000656F8">
              <w:rPr>
                <w:snapToGrid w:val="0"/>
              </w:rPr>
            </w:r>
            <w:r w:rsidRPr="000656F8">
              <w:rPr>
                <w:snapToGrid w:val="0"/>
              </w:rPr>
              <w:fldChar w:fldCharType="separate"/>
            </w:r>
            <w:ins w:id="6676" w:author="Elaine Baricante" w:date="2018-11-27T10:41:00Z">
              <w:r w:rsidR="003C1515">
                <w:rPr>
                  <w:snapToGrid w:val="0"/>
                </w:rPr>
                <w:t>7.1</w:t>
              </w:r>
            </w:ins>
            <w:del w:id="6677" w:author="Elaine Baricante" w:date="2018-11-26T16:08:00Z">
              <w:r w:rsidR="009E1052" w:rsidRPr="000656F8" w:rsidDel="00EF34B1">
                <w:rPr>
                  <w:snapToGrid w:val="0"/>
                </w:rPr>
                <w:delText>8.1</w:delText>
              </w:r>
            </w:del>
            <w:r w:rsidRPr="000656F8">
              <w:rPr>
                <w:snapToGrid w:val="0"/>
              </w:rPr>
              <w:fldChar w:fldCharType="end"/>
            </w:r>
            <w:r w:rsidRPr="00794639">
              <w:rPr>
                <w:snapToGrid w:val="0"/>
              </w:rPr>
              <w:t xml:space="preserve"> </w:t>
            </w:r>
            <w:r w:rsidRPr="000656F8">
              <w:rPr>
                <w:snapToGrid w:val="0"/>
              </w:rPr>
              <w:fldChar w:fldCharType="begin"/>
            </w:r>
            <w:r w:rsidRPr="00794639">
              <w:rPr>
                <w:snapToGrid w:val="0"/>
              </w:rPr>
              <w:instrText xml:space="preserve"> REF _Ref368924079 \h  \* MERGEFORMAT </w:instrText>
            </w:r>
            <w:r w:rsidRPr="000656F8">
              <w:rPr>
                <w:snapToGrid w:val="0"/>
              </w:rPr>
            </w:r>
            <w:r w:rsidRPr="000656F8">
              <w:rPr>
                <w:snapToGrid w:val="0"/>
              </w:rPr>
              <w:fldChar w:fldCharType="separate"/>
            </w:r>
            <w:r w:rsidR="003C1515" w:rsidRPr="00794639">
              <w:t>Parameters Definition</w:t>
            </w:r>
            <w:r w:rsidRPr="000656F8">
              <w:rPr>
                <w:snapToGrid w:val="0"/>
              </w:rPr>
              <w:fldChar w:fldCharType="end"/>
            </w:r>
            <w:r w:rsidRPr="00794639">
              <w:rPr>
                <w:snapToGrid w:val="0"/>
              </w:rPr>
              <w:t>.</w:t>
            </w:r>
          </w:p>
        </w:tc>
      </w:tr>
      <w:tr w:rsidR="00AD6DB4" w:rsidRPr="00794639" w14:paraId="007CDD73" w14:textId="77777777" w:rsidTr="00170927">
        <w:tc>
          <w:tcPr>
            <w:tcW w:w="0" w:type="dxa"/>
          </w:tcPr>
          <w:p w14:paraId="3F0BB19B" w14:textId="77777777" w:rsidR="00AD6DB4" w:rsidRPr="00794639" w:rsidRDefault="00AD6DB4" w:rsidP="00166AF3">
            <w:pPr>
              <w:pStyle w:val="TableBody"/>
              <w:rPr>
                <w:u w:val="single"/>
              </w:rPr>
            </w:pPr>
            <w:r w:rsidRPr="00794639">
              <w:rPr>
                <w:u w:val="single"/>
              </w:rPr>
              <w:t>Notes</w:t>
            </w:r>
          </w:p>
        </w:tc>
        <w:tc>
          <w:tcPr>
            <w:tcW w:w="7269" w:type="dxa"/>
          </w:tcPr>
          <w:p w14:paraId="3EA9505D" w14:textId="77777777" w:rsidR="00AD6DB4" w:rsidRPr="00794639" w:rsidRDefault="00AD6DB4" w:rsidP="00166AF3">
            <w:pPr>
              <w:pStyle w:val="TableBody"/>
            </w:pPr>
            <w:r w:rsidRPr="00794639">
              <w:t>&lt;mem1&gt;, &lt;mem2&gt; and &lt;mem3&gt; are saved in non-volatile memory over module reboot.</w:t>
            </w:r>
          </w:p>
        </w:tc>
      </w:tr>
    </w:tbl>
    <w:p w14:paraId="51483A33" w14:textId="77777777" w:rsidR="00AD6DB4" w:rsidRPr="00794639" w:rsidRDefault="00AD6DB4" w:rsidP="0059466D">
      <w:pPr>
        <w:pStyle w:val="Heading2"/>
      </w:pPr>
      <w:bookmarkStart w:id="6678" w:name="_Toc369096510"/>
      <w:bookmarkStart w:id="6679" w:name="_Toc369270376"/>
      <w:bookmarkStart w:id="6680" w:name="_Toc369096511"/>
      <w:bookmarkStart w:id="6681" w:name="_Toc369270377"/>
      <w:bookmarkStart w:id="6682" w:name="_Toc369096515"/>
      <w:bookmarkStart w:id="6683" w:name="_Toc369270381"/>
      <w:bookmarkStart w:id="6684" w:name="_Toc345081390"/>
      <w:bookmarkStart w:id="6685" w:name="_Toc349753132"/>
      <w:bookmarkStart w:id="6686" w:name="_Toc349754026"/>
      <w:bookmarkStart w:id="6687" w:name="_Ref366745487"/>
      <w:bookmarkStart w:id="6688" w:name="_Ref369092738"/>
      <w:bookmarkStart w:id="6689" w:name="_Toc368586092"/>
      <w:bookmarkStart w:id="6690" w:name="_Ref485892711"/>
      <w:bookmarkStart w:id="6691" w:name="_Ref485892713"/>
      <w:bookmarkStart w:id="6692" w:name="_Toc486251675"/>
      <w:bookmarkStart w:id="6693" w:name="_Toc531700965"/>
      <w:bookmarkEnd w:id="6678"/>
      <w:bookmarkEnd w:id="6679"/>
      <w:bookmarkEnd w:id="6680"/>
      <w:bookmarkEnd w:id="6681"/>
      <w:bookmarkEnd w:id="6682"/>
      <w:bookmarkEnd w:id="6683"/>
      <w:r w:rsidRPr="00794639">
        <w:t xml:space="preserve">+CSDH Command: Show Text Mode </w:t>
      </w:r>
      <w:bookmarkEnd w:id="6684"/>
      <w:r w:rsidRPr="00794639">
        <w:t>Parameters</w:t>
      </w:r>
      <w:bookmarkStart w:id="6694" w:name="_Toc503199212"/>
      <w:bookmarkStart w:id="6695" w:name="_Toc503205233"/>
      <w:bookmarkEnd w:id="6685"/>
      <w:bookmarkEnd w:id="6686"/>
      <w:bookmarkEnd w:id="6687"/>
      <w:bookmarkEnd w:id="6688"/>
      <w:bookmarkEnd w:id="6689"/>
      <w:bookmarkEnd w:id="6690"/>
      <w:bookmarkEnd w:id="6691"/>
      <w:bookmarkEnd w:id="6692"/>
      <w:bookmarkEnd w:id="6693"/>
      <w:bookmarkEnd w:id="6694"/>
      <w:bookmarkEnd w:id="6695"/>
    </w:p>
    <w:tbl>
      <w:tblPr>
        <w:tblStyle w:val="TableSWIleft"/>
        <w:tblW w:w="8997" w:type="dxa"/>
        <w:tblLayout w:type="fixed"/>
        <w:tblLook w:val="04A0" w:firstRow="1" w:lastRow="0" w:firstColumn="1" w:lastColumn="0" w:noHBand="0" w:noVBand="1"/>
      </w:tblPr>
      <w:tblGrid>
        <w:gridCol w:w="1707"/>
        <w:gridCol w:w="7290"/>
      </w:tblGrid>
      <w:tr w:rsidR="00AD6DB4" w:rsidRPr="00794639" w14:paraId="19940E5B"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9B68187" w14:textId="07B2C111" w:rsidR="00AD6DB4" w:rsidRPr="00794639" w:rsidRDefault="00293CC6">
            <w:pPr>
              <w:pStyle w:val="TableRowHead"/>
              <w:spacing w:before="144" w:after="144"/>
              <w:rPr>
                <w:rFonts w:cs="Arial"/>
                <w:bCs w:val="0"/>
              </w:rPr>
            </w:pPr>
            <w:r w:rsidRPr="00794639">
              <w:rPr>
                <w:lang w:eastAsia="zh-CN"/>
              </w:rPr>
              <w:t>HL7800</w:t>
            </w:r>
          </w:p>
        </w:tc>
      </w:tr>
      <w:tr w:rsidR="00AD6DB4" w:rsidRPr="00794639" w14:paraId="289F7525" w14:textId="77777777" w:rsidTr="00953CD3">
        <w:tc>
          <w:tcPr>
            <w:tcW w:w="1707" w:type="dxa"/>
          </w:tcPr>
          <w:p w14:paraId="5FF78BA1"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36B47FC6" w14:textId="77777777" w:rsidR="00AD6DB4" w:rsidRPr="00794639" w:rsidRDefault="00AD6DB4" w:rsidP="00166AF3">
            <w:pPr>
              <w:pStyle w:val="TableBody"/>
            </w:pPr>
          </w:p>
          <w:p w14:paraId="45969211" w14:textId="77777777" w:rsidR="00AD6DB4" w:rsidRPr="00794639" w:rsidRDefault="00AD6DB4" w:rsidP="00166AF3">
            <w:pPr>
              <w:pStyle w:val="TableBody"/>
              <w:rPr>
                <w:u w:val="single"/>
              </w:rPr>
            </w:pPr>
            <w:r w:rsidRPr="00794639">
              <w:rPr>
                <w:u w:val="single"/>
              </w:rPr>
              <w:t>Syntax</w:t>
            </w:r>
          </w:p>
          <w:p w14:paraId="3C6E666D" w14:textId="77777777" w:rsidR="00AD6DB4" w:rsidRPr="00794639" w:rsidRDefault="00AD6DB4" w:rsidP="00166AF3">
            <w:pPr>
              <w:pStyle w:val="TableBody"/>
              <w:rPr>
                <w:b/>
              </w:rPr>
            </w:pPr>
            <w:r w:rsidRPr="00794639">
              <w:rPr>
                <w:b/>
              </w:rPr>
              <w:t>AT+CSDH=?</w:t>
            </w:r>
          </w:p>
        </w:tc>
        <w:tc>
          <w:tcPr>
            <w:tcW w:w="7290" w:type="dxa"/>
          </w:tcPr>
          <w:p w14:paraId="725C2BAD" w14:textId="77777777" w:rsidR="00AD6DB4" w:rsidRPr="00794639" w:rsidRDefault="00AD6DB4" w:rsidP="00166AF3">
            <w:pPr>
              <w:pStyle w:val="TableBody"/>
              <w:rPr>
                <w:rFonts w:ascii="Times New Roman" w:hAnsi="Times New Roman" w:cs="Times New Roman"/>
                <w:sz w:val="20"/>
                <w:szCs w:val="20"/>
                <w:u w:val="single"/>
              </w:rPr>
            </w:pPr>
          </w:p>
          <w:p w14:paraId="55048202" w14:textId="77777777" w:rsidR="00AD6DB4" w:rsidRPr="00794639" w:rsidRDefault="00AD6DB4" w:rsidP="00166AF3">
            <w:pPr>
              <w:pStyle w:val="TableBody"/>
              <w:rPr>
                <w:rFonts w:ascii="Times New Roman" w:hAnsi="Times New Roman" w:cs="Times New Roman"/>
                <w:sz w:val="20"/>
                <w:szCs w:val="20"/>
                <w:u w:val="single"/>
              </w:rPr>
            </w:pPr>
          </w:p>
          <w:p w14:paraId="28FC71CD" w14:textId="77777777" w:rsidR="00AD6DB4" w:rsidRPr="00794639" w:rsidRDefault="00AD6DB4" w:rsidP="00166AF3">
            <w:pPr>
              <w:pStyle w:val="TableBody"/>
              <w:rPr>
                <w:u w:val="single"/>
              </w:rPr>
            </w:pPr>
            <w:r w:rsidRPr="00794639">
              <w:rPr>
                <w:u w:val="single"/>
              </w:rPr>
              <w:t>Response</w:t>
            </w:r>
          </w:p>
          <w:p w14:paraId="77A68E99" w14:textId="77777777" w:rsidR="00AD6DB4" w:rsidRPr="00794639" w:rsidRDefault="00AD6DB4" w:rsidP="00166AF3">
            <w:pPr>
              <w:pStyle w:val="TableBody"/>
              <w:rPr>
                <w:snapToGrid w:val="0"/>
              </w:rPr>
            </w:pPr>
            <w:r w:rsidRPr="00794639">
              <w:rPr>
                <w:b/>
                <w:snapToGrid w:val="0"/>
              </w:rPr>
              <w:t>+CSDH:</w:t>
            </w:r>
            <w:r w:rsidRPr="00794639">
              <w:rPr>
                <w:snapToGrid w:val="0"/>
              </w:rPr>
              <w:t xml:space="preserve"> (list of supported </w:t>
            </w:r>
            <w:r w:rsidRPr="00794639">
              <w:rPr>
                <w:b/>
                <w:snapToGrid w:val="0"/>
              </w:rPr>
              <w:t>&lt;show&gt;</w:t>
            </w:r>
            <w:r w:rsidRPr="00794639">
              <w:rPr>
                <w:snapToGrid w:val="0"/>
              </w:rPr>
              <w:t>s)</w:t>
            </w:r>
          </w:p>
          <w:p w14:paraId="4BB98E93" w14:textId="77777777" w:rsidR="00AD6DB4" w:rsidRPr="00794639" w:rsidRDefault="00AD6DB4" w:rsidP="00166AF3">
            <w:pPr>
              <w:pStyle w:val="TableBody"/>
              <w:rPr>
                <w:b/>
                <w:snapToGrid w:val="0"/>
              </w:rPr>
            </w:pPr>
            <w:r w:rsidRPr="00794639">
              <w:rPr>
                <w:b/>
                <w:snapToGrid w:val="0"/>
              </w:rPr>
              <w:t>OK</w:t>
            </w:r>
          </w:p>
        </w:tc>
      </w:tr>
      <w:tr w:rsidR="00AD6DB4" w:rsidRPr="00794639" w14:paraId="3CB9A14C" w14:textId="77777777" w:rsidTr="00953CD3">
        <w:tc>
          <w:tcPr>
            <w:tcW w:w="1707" w:type="dxa"/>
          </w:tcPr>
          <w:p w14:paraId="085DDAD2"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13A05D9E" w14:textId="77777777" w:rsidR="00AD6DB4" w:rsidRPr="00794639" w:rsidRDefault="00AD6DB4" w:rsidP="00166AF3">
            <w:pPr>
              <w:pStyle w:val="TableBody"/>
            </w:pPr>
          </w:p>
          <w:p w14:paraId="0A343A23" w14:textId="77777777" w:rsidR="00AD6DB4" w:rsidRPr="00794639" w:rsidRDefault="00AD6DB4" w:rsidP="00166AF3">
            <w:pPr>
              <w:pStyle w:val="TableBody"/>
              <w:rPr>
                <w:u w:val="single"/>
              </w:rPr>
            </w:pPr>
            <w:r w:rsidRPr="00794639">
              <w:rPr>
                <w:u w:val="single"/>
              </w:rPr>
              <w:t>Syntax</w:t>
            </w:r>
          </w:p>
          <w:p w14:paraId="10A70BFD" w14:textId="77777777" w:rsidR="00AD6DB4" w:rsidRPr="00794639" w:rsidRDefault="00AD6DB4" w:rsidP="00166AF3">
            <w:pPr>
              <w:pStyle w:val="TableBody"/>
              <w:rPr>
                <w:b/>
              </w:rPr>
            </w:pPr>
            <w:r w:rsidRPr="00794639">
              <w:rPr>
                <w:b/>
              </w:rPr>
              <w:t>AT+CSDH?</w:t>
            </w:r>
          </w:p>
        </w:tc>
        <w:tc>
          <w:tcPr>
            <w:tcW w:w="7290" w:type="dxa"/>
          </w:tcPr>
          <w:p w14:paraId="73839005" w14:textId="77777777" w:rsidR="00AD6DB4" w:rsidRPr="00794639" w:rsidRDefault="00AD6DB4" w:rsidP="00166AF3">
            <w:pPr>
              <w:pStyle w:val="TableBody"/>
              <w:rPr>
                <w:rFonts w:ascii="Times New Roman" w:hAnsi="Times New Roman" w:cs="Times New Roman"/>
                <w:sz w:val="20"/>
                <w:szCs w:val="20"/>
                <w:u w:val="single"/>
              </w:rPr>
            </w:pPr>
          </w:p>
          <w:p w14:paraId="193908FA" w14:textId="77777777" w:rsidR="00AD6DB4" w:rsidRPr="00794639" w:rsidRDefault="00AD6DB4" w:rsidP="00166AF3">
            <w:pPr>
              <w:pStyle w:val="TableBody"/>
              <w:rPr>
                <w:rFonts w:ascii="Times New Roman" w:hAnsi="Times New Roman" w:cs="Times New Roman"/>
                <w:sz w:val="20"/>
                <w:szCs w:val="20"/>
                <w:u w:val="single"/>
              </w:rPr>
            </w:pPr>
          </w:p>
          <w:p w14:paraId="3C1A2DB8" w14:textId="77777777" w:rsidR="00AD6DB4" w:rsidRPr="00794639" w:rsidRDefault="00AD6DB4" w:rsidP="00166AF3">
            <w:pPr>
              <w:pStyle w:val="TableBody"/>
              <w:rPr>
                <w:u w:val="single"/>
              </w:rPr>
            </w:pPr>
            <w:r w:rsidRPr="00794639">
              <w:rPr>
                <w:u w:val="single"/>
              </w:rPr>
              <w:t>Response</w:t>
            </w:r>
          </w:p>
          <w:p w14:paraId="5358CFF2" w14:textId="77777777" w:rsidR="00AD6DB4" w:rsidRPr="00794639" w:rsidRDefault="00AD6DB4" w:rsidP="00166AF3">
            <w:pPr>
              <w:pStyle w:val="TableBody"/>
              <w:rPr>
                <w:b/>
                <w:snapToGrid w:val="0"/>
              </w:rPr>
            </w:pPr>
            <w:r w:rsidRPr="00794639">
              <w:rPr>
                <w:b/>
                <w:snapToGrid w:val="0"/>
              </w:rPr>
              <w:t xml:space="preserve">+CSDH: </w:t>
            </w:r>
            <w:r w:rsidRPr="00794639">
              <w:rPr>
                <w:b/>
              </w:rPr>
              <w:t>&lt;show&gt;</w:t>
            </w:r>
          </w:p>
          <w:p w14:paraId="112E6A88" w14:textId="77777777" w:rsidR="00AD6DB4" w:rsidRPr="00794639" w:rsidRDefault="00AD6DB4" w:rsidP="00166AF3">
            <w:pPr>
              <w:pStyle w:val="TableBody"/>
              <w:rPr>
                <w:b/>
                <w:snapToGrid w:val="0"/>
              </w:rPr>
            </w:pPr>
            <w:r w:rsidRPr="00794639">
              <w:rPr>
                <w:b/>
                <w:snapToGrid w:val="0"/>
              </w:rPr>
              <w:t>OK</w:t>
            </w:r>
          </w:p>
        </w:tc>
      </w:tr>
      <w:tr w:rsidR="00AD6DB4" w:rsidRPr="00794639" w14:paraId="4FFEDDF1" w14:textId="77777777" w:rsidTr="00953CD3">
        <w:trPr>
          <w:cantSplit w:val="0"/>
        </w:trPr>
        <w:tc>
          <w:tcPr>
            <w:tcW w:w="1707" w:type="dxa"/>
          </w:tcPr>
          <w:p w14:paraId="386DBBCC"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64CA5D1F" w14:textId="77777777" w:rsidR="00AD6DB4" w:rsidRPr="00794639" w:rsidRDefault="00AD6DB4" w:rsidP="00166AF3">
            <w:pPr>
              <w:pStyle w:val="TableBody"/>
            </w:pPr>
          </w:p>
          <w:p w14:paraId="42634A33" w14:textId="77777777" w:rsidR="00AD6DB4" w:rsidRPr="00794639" w:rsidRDefault="00AD6DB4" w:rsidP="00166AF3">
            <w:pPr>
              <w:pStyle w:val="TableBody"/>
              <w:rPr>
                <w:u w:val="single"/>
              </w:rPr>
            </w:pPr>
            <w:r w:rsidRPr="00794639">
              <w:rPr>
                <w:u w:val="single"/>
              </w:rPr>
              <w:t>Syntax</w:t>
            </w:r>
          </w:p>
          <w:p w14:paraId="76225B7E" w14:textId="77777777" w:rsidR="00AD6DB4" w:rsidRPr="00794639" w:rsidRDefault="00AD6DB4" w:rsidP="00166AF3">
            <w:pPr>
              <w:pStyle w:val="TableBody"/>
            </w:pPr>
            <w:r w:rsidRPr="00794639">
              <w:rPr>
                <w:b/>
              </w:rPr>
              <w:t>AT+CSDH=</w:t>
            </w:r>
            <w:r w:rsidRPr="00794639">
              <w:rPr>
                <w:b/>
              </w:rPr>
              <w:br/>
              <w:t>[</w:t>
            </w:r>
            <w:r w:rsidRPr="00794639">
              <w:rPr>
                <w:b/>
                <w:snapToGrid w:val="0"/>
              </w:rPr>
              <w:t>&lt;show&gt;]</w:t>
            </w:r>
          </w:p>
        </w:tc>
        <w:tc>
          <w:tcPr>
            <w:tcW w:w="7290" w:type="dxa"/>
          </w:tcPr>
          <w:p w14:paraId="1F1CF03B" w14:textId="77777777" w:rsidR="00AD6DB4" w:rsidRPr="00794639" w:rsidRDefault="00AD6DB4" w:rsidP="00166AF3">
            <w:pPr>
              <w:pStyle w:val="TableBody"/>
              <w:rPr>
                <w:u w:val="single"/>
              </w:rPr>
            </w:pPr>
          </w:p>
          <w:p w14:paraId="3438B9DD" w14:textId="77777777" w:rsidR="00AD6DB4" w:rsidRPr="00794639" w:rsidRDefault="00AD6DB4" w:rsidP="00166AF3">
            <w:pPr>
              <w:pStyle w:val="TableBody"/>
              <w:rPr>
                <w:u w:val="single"/>
              </w:rPr>
            </w:pPr>
          </w:p>
          <w:p w14:paraId="7F3F1020" w14:textId="77777777" w:rsidR="00AD6DB4" w:rsidRPr="00794639" w:rsidRDefault="00AD6DB4" w:rsidP="00166AF3">
            <w:pPr>
              <w:pStyle w:val="TableBody"/>
              <w:rPr>
                <w:u w:val="single"/>
              </w:rPr>
            </w:pPr>
            <w:r w:rsidRPr="00794639">
              <w:rPr>
                <w:u w:val="single"/>
              </w:rPr>
              <w:t>Response</w:t>
            </w:r>
          </w:p>
          <w:p w14:paraId="315A8859" w14:textId="77777777" w:rsidR="00AD6DB4" w:rsidRPr="00794639" w:rsidRDefault="00AD6DB4" w:rsidP="00166AF3">
            <w:pPr>
              <w:pStyle w:val="TableBody"/>
              <w:rPr>
                <w:b/>
                <w:snapToGrid w:val="0"/>
                <w:lang w:eastAsia="zh-CN"/>
              </w:rPr>
            </w:pPr>
            <w:r w:rsidRPr="00794639">
              <w:rPr>
                <w:b/>
                <w:snapToGrid w:val="0"/>
              </w:rPr>
              <w:t>OK</w:t>
            </w:r>
          </w:p>
          <w:p w14:paraId="792D8762" w14:textId="77777777" w:rsidR="00AD6DB4" w:rsidRPr="00794639" w:rsidRDefault="00AD6DB4" w:rsidP="00166AF3">
            <w:pPr>
              <w:pStyle w:val="TableBody"/>
              <w:rPr>
                <w:snapToGrid w:val="0"/>
                <w:lang w:eastAsia="fr-FR"/>
              </w:rPr>
            </w:pPr>
          </w:p>
          <w:p w14:paraId="62AFBEA0" w14:textId="77777777" w:rsidR="00AD6DB4" w:rsidRPr="00794639" w:rsidRDefault="00AD6DB4" w:rsidP="00166AF3">
            <w:pPr>
              <w:pStyle w:val="TableBody"/>
              <w:rPr>
                <w:snapToGrid w:val="0"/>
                <w:lang w:eastAsia="fr-FR"/>
              </w:rPr>
            </w:pPr>
            <w:r w:rsidRPr="00794639">
              <w:rPr>
                <w:snapToGrid w:val="0"/>
                <w:lang w:eastAsia="fr-FR"/>
              </w:rPr>
              <w:t>or</w:t>
            </w:r>
          </w:p>
          <w:p w14:paraId="0B30DC11" w14:textId="77777777" w:rsidR="00AD6DB4" w:rsidRPr="00794639" w:rsidRDefault="00AD6DB4" w:rsidP="00166AF3">
            <w:pPr>
              <w:pStyle w:val="TableBody"/>
              <w:rPr>
                <w:b/>
                <w:snapToGrid w:val="0"/>
                <w:lang w:eastAsia="fr-FR"/>
              </w:rPr>
            </w:pPr>
            <w:r w:rsidRPr="00794639">
              <w:rPr>
                <w:b/>
                <w:snapToGrid w:val="0"/>
                <w:lang w:eastAsia="fr-FR"/>
              </w:rPr>
              <w:t>+CME ERROR: &lt;err&gt;</w:t>
            </w:r>
          </w:p>
          <w:p w14:paraId="6C7726C7" w14:textId="0C4E0300" w:rsidR="00AD6DB4" w:rsidRPr="00794639" w:rsidRDefault="00AD6DB4" w:rsidP="00166AF3">
            <w:pPr>
              <w:pStyle w:val="TableBody"/>
              <w:rPr>
                <w:snapToGrid w:val="0"/>
                <w:lang w:eastAsia="fr-FR"/>
              </w:rPr>
            </w:pPr>
          </w:p>
          <w:p w14:paraId="27D5C24F" w14:textId="63469E3E" w:rsidR="008B0C73" w:rsidRPr="00794639" w:rsidRDefault="008B0C73" w:rsidP="00166AF3">
            <w:pPr>
              <w:pStyle w:val="TableBody"/>
              <w:rPr>
                <w:snapToGrid w:val="0"/>
                <w:lang w:eastAsia="fr-FR"/>
              </w:rPr>
            </w:pPr>
          </w:p>
          <w:p w14:paraId="2731A68A" w14:textId="7726DEE5" w:rsidR="008B0C73" w:rsidRPr="00794639" w:rsidRDefault="008B0C73" w:rsidP="00166AF3">
            <w:pPr>
              <w:pStyle w:val="TableBody"/>
              <w:rPr>
                <w:snapToGrid w:val="0"/>
                <w:lang w:eastAsia="fr-FR"/>
              </w:rPr>
            </w:pPr>
          </w:p>
          <w:p w14:paraId="2941F1DA" w14:textId="6322E39C" w:rsidR="008B0C73" w:rsidRPr="00794639" w:rsidRDefault="008B0C73" w:rsidP="00166AF3">
            <w:pPr>
              <w:pStyle w:val="TableBody"/>
              <w:rPr>
                <w:snapToGrid w:val="0"/>
                <w:lang w:eastAsia="fr-FR"/>
              </w:rPr>
            </w:pPr>
          </w:p>
          <w:p w14:paraId="4C82B448" w14:textId="77777777" w:rsidR="008B0C73" w:rsidRPr="00794639" w:rsidRDefault="008B0C73" w:rsidP="00166AF3">
            <w:pPr>
              <w:pStyle w:val="TableBody"/>
              <w:rPr>
                <w:snapToGrid w:val="0"/>
                <w:lang w:eastAsia="fr-FR"/>
              </w:rPr>
            </w:pPr>
          </w:p>
          <w:p w14:paraId="32179FBF" w14:textId="77777777" w:rsidR="00AD6DB4" w:rsidRPr="00794639" w:rsidRDefault="00AD6DB4" w:rsidP="00166AF3">
            <w:pPr>
              <w:pStyle w:val="TableBody"/>
              <w:rPr>
                <w:snapToGrid w:val="0"/>
                <w:u w:val="single"/>
              </w:rPr>
            </w:pPr>
            <w:r w:rsidRPr="00794639">
              <w:rPr>
                <w:snapToGrid w:val="0"/>
                <w:u w:val="single"/>
              </w:rPr>
              <w:lastRenderedPageBreak/>
              <w:t>Parameter</w:t>
            </w:r>
          </w:p>
          <w:p w14:paraId="4F583B2D" w14:textId="1E4E38D7" w:rsidR="00AD6DB4" w:rsidRPr="00794639" w:rsidRDefault="00AD6DB4" w:rsidP="00166AF3">
            <w:pPr>
              <w:pStyle w:val="TableBody"/>
            </w:pPr>
            <w:r w:rsidRPr="00794639">
              <w:rPr>
                <w:b/>
              </w:rPr>
              <w:t>&lt;sho</w:t>
            </w:r>
            <w:r w:rsidRPr="00794639">
              <w:rPr>
                <w:b/>
                <w:snapToGrid w:val="0"/>
              </w:rPr>
              <w:t>w&gt;</w:t>
            </w:r>
            <w:r w:rsidRPr="00794639">
              <w:tab/>
            </w:r>
            <w:r w:rsidRPr="00794639">
              <w:rPr>
                <w:u w:val="single"/>
              </w:rPr>
              <w:t>0</w:t>
            </w:r>
            <w:r w:rsidRPr="00794639">
              <w:tab/>
              <w:t xml:space="preserve">Do not show header values defined in commands </w:t>
            </w:r>
            <w:r w:rsidRPr="00794639">
              <w:rPr>
                <w:rStyle w:val="Code"/>
              </w:rPr>
              <w:t>+CSCA</w:t>
            </w:r>
            <w:r w:rsidRPr="00794639">
              <w:t xml:space="preserve"> and </w:t>
            </w:r>
            <w:r w:rsidR="008B0C73" w:rsidRPr="00794639">
              <w:tab/>
            </w:r>
            <w:r w:rsidR="008B0C73" w:rsidRPr="00794639">
              <w:tab/>
            </w:r>
            <w:r w:rsidR="008B0C73" w:rsidRPr="00794639">
              <w:tab/>
            </w:r>
            <w:r w:rsidR="008B0C73" w:rsidRPr="00794639">
              <w:tab/>
            </w:r>
            <w:r w:rsidRPr="00794639">
              <w:rPr>
                <w:rStyle w:val="Code"/>
              </w:rPr>
              <w:t>+CSMP</w:t>
            </w:r>
            <w:r w:rsidRPr="00794639">
              <w:t xml:space="preserve"> (&lt;sca&gt;, &lt;tosca&gt;, &lt;fo&gt;, &lt;vp&gt;, &lt;pid&gt; and &lt;dcs&gt;) nor </w:t>
            </w:r>
            <w:r w:rsidR="008B0C73" w:rsidRPr="00794639">
              <w:tab/>
            </w:r>
            <w:r w:rsidR="008B0C73" w:rsidRPr="00794639">
              <w:tab/>
            </w:r>
            <w:r w:rsidR="008B0C73" w:rsidRPr="00794639">
              <w:tab/>
            </w:r>
            <w:r w:rsidR="008B0C73" w:rsidRPr="00794639">
              <w:tab/>
            </w:r>
            <w:r w:rsidRPr="00794639">
              <w:t xml:space="preserve">&lt;length&gt;, &lt;toda&gt; or &lt;tooa&gt; in +CMGL, +CMGR result codes for </w:t>
            </w:r>
            <w:r w:rsidR="008B0C73" w:rsidRPr="00794639">
              <w:tab/>
            </w:r>
            <w:r w:rsidR="008B0C73" w:rsidRPr="00794639">
              <w:tab/>
            </w:r>
            <w:r w:rsidR="008B0C73" w:rsidRPr="00794639">
              <w:tab/>
            </w:r>
            <w:r w:rsidRPr="00794639">
              <w:t>SMS-DELIVERs and SMS-SUBMITs in text mode; for SMS-</w:t>
            </w:r>
            <w:r w:rsidR="008B0C73" w:rsidRPr="00794639">
              <w:tab/>
            </w:r>
            <w:r w:rsidR="008B0C73" w:rsidRPr="00794639">
              <w:tab/>
            </w:r>
            <w:r w:rsidR="008B0C73" w:rsidRPr="00794639">
              <w:tab/>
            </w:r>
            <w:r w:rsidR="008B0C73" w:rsidRPr="00794639">
              <w:tab/>
            </w:r>
            <w:r w:rsidRPr="00794639">
              <w:t xml:space="preserve">COMMANDs in </w:t>
            </w:r>
            <w:r w:rsidRPr="00794639">
              <w:rPr>
                <w:rStyle w:val="Code"/>
              </w:rPr>
              <w:t>+CMGR</w:t>
            </w:r>
            <w:r w:rsidRPr="00794639">
              <w:t xml:space="preserve"> resultcode, do not show &lt;pid&gt;, &lt;mn&gt;, </w:t>
            </w:r>
            <w:r w:rsidR="008B0C73" w:rsidRPr="00794639">
              <w:tab/>
            </w:r>
            <w:r w:rsidR="008B0C73" w:rsidRPr="00794639">
              <w:tab/>
            </w:r>
            <w:r w:rsidR="008B0C73" w:rsidRPr="00794639">
              <w:tab/>
            </w:r>
            <w:r w:rsidR="008B0C73" w:rsidRPr="00794639">
              <w:tab/>
            </w:r>
            <w:r w:rsidRPr="00794639">
              <w:t>&lt;da&gt;, &lt;toda&gt;, &lt;length&gt; or &lt;cdata&gt;</w:t>
            </w:r>
          </w:p>
          <w:p w14:paraId="06E3108E" w14:textId="77777777" w:rsidR="00AD6DB4" w:rsidRPr="00794639" w:rsidRDefault="00AD6DB4" w:rsidP="00166AF3">
            <w:pPr>
              <w:pStyle w:val="TableBody"/>
              <w:rPr>
                <w:snapToGrid w:val="0"/>
              </w:rPr>
            </w:pPr>
            <w:r w:rsidRPr="00794639">
              <w:tab/>
            </w:r>
            <w:r w:rsidRPr="00794639">
              <w:tab/>
              <w:t>1</w:t>
            </w:r>
            <w:r w:rsidRPr="00794639">
              <w:rPr>
                <w:snapToGrid w:val="0"/>
              </w:rPr>
              <w:tab/>
              <w:t>Show values in result codes</w:t>
            </w:r>
          </w:p>
        </w:tc>
      </w:tr>
    </w:tbl>
    <w:p w14:paraId="5E8091C8" w14:textId="39E74E72" w:rsidR="002D70B4" w:rsidRPr="00794639" w:rsidRDefault="002D70B4" w:rsidP="002D70B4">
      <w:pPr>
        <w:pStyle w:val="Heading2"/>
      </w:pPr>
      <w:bookmarkStart w:id="6696" w:name="_Toc503205234"/>
      <w:bookmarkStart w:id="6697" w:name="_Toc503205235"/>
      <w:bookmarkStart w:id="6698" w:name="_Toc503205276"/>
      <w:bookmarkStart w:id="6699" w:name="_Toc503205277"/>
      <w:bookmarkStart w:id="6700" w:name="_Toc345081393"/>
      <w:bookmarkStart w:id="6701" w:name="_Toc349753135"/>
      <w:bookmarkStart w:id="6702" w:name="_Toc349754029"/>
      <w:bookmarkStart w:id="6703" w:name="_Ref366745519"/>
      <w:bookmarkStart w:id="6704" w:name="_Ref369092769"/>
      <w:bookmarkStart w:id="6705" w:name="_Toc368586095"/>
      <w:bookmarkStart w:id="6706" w:name="_Toc500321552"/>
      <w:bookmarkStart w:id="6707" w:name="_Toc531700966"/>
      <w:bookmarkEnd w:id="6696"/>
      <w:bookmarkEnd w:id="6697"/>
      <w:bookmarkEnd w:id="6698"/>
      <w:bookmarkEnd w:id="6699"/>
      <w:r w:rsidRPr="00794639">
        <w:lastRenderedPageBreak/>
        <w:t xml:space="preserve">+CMT Notification: Received SMSPP </w:t>
      </w:r>
      <w:bookmarkEnd w:id="6700"/>
      <w:r w:rsidRPr="00794639">
        <w:t>Content</w:t>
      </w:r>
      <w:bookmarkEnd w:id="6701"/>
      <w:bookmarkEnd w:id="6702"/>
      <w:bookmarkEnd w:id="6703"/>
      <w:bookmarkEnd w:id="6704"/>
      <w:bookmarkEnd w:id="6705"/>
      <w:bookmarkEnd w:id="6706"/>
      <w:bookmarkEnd w:id="6707"/>
    </w:p>
    <w:tbl>
      <w:tblPr>
        <w:tblStyle w:val="TableSWIleft"/>
        <w:tblW w:w="8997" w:type="dxa"/>
        <w:tblLayout w:type="fixed"/>
        <w:tblLook w:val="04A0" w:firstRow="1" w:lastRow="0" w:firstColumn="1" w:lastColumn="0" w:noHBand="0" w:noVBand="1"/>
      </w:tblPr>
      <w:tblGrid>
        <w:gridCol w:w="1707"/>
        <w:gridCol w:w="7290"/>
      </w:tblGrid>
      <w:tr w:rsidR="002D70B4" w:rsidRPr="00794639" w14:paraId="253FF5A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5659634" w14:textId="7915C773" w:rsidR="002D70B4" w:rsidRPr="00794639" w:rsidRDefault="00293CC6">
            <w:pPr>
              <w:pStyle w:val="TableRowHead"/>
              <w:spacing w:before="144" w:after="144"/>
              <w:rPr>
                <w:rFonts w:cs="Arial"/>
                <w:bCs w:val="0"/>
              </w:rPr>
            </w:pPr>
            <w:r w:rsidRPr="00794639">
              <w:t>HL7800</w:t>
            </w:r>
          </w:p>
        </w:tc>
      </w:tr>
      <w:tr w:rsidR="002D70B4" w:rsidRPr="00794639" w14:paraId="48DE1A73" w14:textId="77777777" w:rsidTr="00953CD3">
        <w:trPr>
          <w:trHeight w:val="42"/>
        </w:trPr>
        <w:tc>
          <w:tcPr>
            <w:tcW w:w="1707" w:type="dxa"/>
          </w:tcPr>
          <w:p w14:paraId="21BEBF76" w14:textId="41D68A45" w:rsidR="002D70B4" w:rsidRPr="00794639" w:rsidRDefault="002D70B4" w:rsidP="005E0107">
            <w:pPr>
              <w:pStyle w:val="TableBody"/>
            </w:pPr>
            <w:r w:rsidRPr="00794639">
              <w:rPr>
                <w:i/>
              </w:rPr>
              <w:t xml:space="preserve">Unsolicited </w:t>
            </w:r>
            <w:r w:rsidR="00D239B0" w:rsidRPr="00794639">
              <w:rPr>
                <w:i/>
              </w:rPr>
              <w:t>N</w:t>
            </w:r>
            <w:r w:rsidRPr="00794639">
              <w:rPr>
                <w:i/>
              </w:rPr>
              <w:t>otification</w:t>
            </w:r>
          </w:p>
        </w:tc>
        <w:tc>
          <w:tcPr>
            <w:tcW w:w="7290" w:type="dxa"/>
          </w:tcPr>
          <w:p w14:paraId="2DC3DE85" w14:textId="77777777" w:rsidR="002D70B4" w:rsidRPr="00794639" w:rsidRDefault="002D70B4" w:rsidP="005E0107">
            <w:pPr>
              <w:pStyle w:val="TableBody"/>
              <w:rPr>
                <w:u w:val="single"/>
              </w:rPr>
            </w:pPr>
            <w:r w:rsidRPr="00794639">
              <w:rPr>
                <w:u w:val="single"/>
              </w:rPr>
              <w:t>Response</w:t>
            </w:r>
          </w:p>
          <w:p w14:paraId="4E3C6730" w14:textId="77777777" w:rsidR="002D70B4" w:rsidRPr="00794639" w:rsidRDefault="002D70B4" w:rsidP="005E0107">
            <w:pPr>
              <w:pStyle w:val="TableBody"/>
              <w:rPr>
                <w:b/>
              </w:rPr>
            </w:pPr>
            <w:r w:rsidRPr="00794639">
              <w:rPr>
                <w:b/>
                <w:snapToGrid w:val="0"/>
              </w:rPr>
              <w:t>+CMT:</w:t>
            </w:r>
            <w:r w:rsidRPr="00794639">
              <w:rPr>
                <w:b/>
              </w:rPr>
              <w:t xml:space="preserve"> [&lt;</w:t>
            </w:r>
            <w:r w:rsidRPr="00794639">
              <w:rPr>
                <w:b/>
                <w:snapToGrid w:val="0"/>
              </w:rPr>
              <w:t>alpha</w:t>
            </w:r>
            <w:r w:rsidRPr="00794639">
              <w:rPr>
                <w:b/>
              </w:rPr>
              <w:t>&gt;], &lt;</w:t>
            </w:r>
            <w:r w:rsidRPr="00794639">
              <w:rPr>
                <w:b/>
                <w:snapToGrid w:val="0"/>
              </w:rPr>
              <w:t>length</w:t>
            </w:r>
            <w:r w:rsidRPr="00794639">
              <w:rPr>
                <w:b/>
              </w:rPr>
              <w:t>&gt;&lt;</w:t>
            </w:r>
            <w:r w:rsidRPr="00794639">
              <w:rPr>
                <w:b/>
                <w:snapToGrid w:val="0"/>
              </w:rPr>
              <w:t>CR</w:t>
            </w:r>
            <w:r w:rsidRPr="00794639">
              <w:rPr>
                <w:b/>
              </w:rPr>
              <w:t>&gt;&lt;</w:t>
            </w:r>
            <w:r w:rsidRPr="00794639">
              <w:rPr>
                <w:b/>
                <w:snapToGrid w:val="0"/>
              </w:rPr>
              <w:t>LF</w:t>
            </w:r>
            <w:r w:rsidRPr="00794639">
              <w:rPr>
                <w:b/>
              </w:rPr>
              <w:t>&gt;&lt;</w:t>
            </w:r>
            <w:r w:rsidRPr="00794639">
              <w:rPr>
                <w:b/>
                <w:snapToGrid w:val="0"/>
              </w:rPr>
              <w:t>pdu</w:t>
            </w:r>
            <w:r w:rsidRPr="00794639">
              <w:rPr>
                <w:b/>
              </w:rPr>
              <w:t xml:space="preserve">&gt; </w:t>
            </w:r>
          </w:p>
          <w:p w14:paraId="7E4F723A" w14:textId="77777777" w:rsidR="002D70B4" w:rsidRPr="00794639" w:rsidRDefault="002D70B4" w:rsidP="005E0107">
            <w:pPr>
              <w:pStyle w:val="TableBody"/>
              <w:rPr>
                <w:b/>
              </w:rPr>
            </w:pPr>
            <w:r w:rsidRPr="00794639">
              <w:rPr>
                <w:b/>
                <w:snapToGrid w:val="0"/>
              </w:rPr>
              <w:t xml:space="preserve">+CMT: </w:t>
            </w:r>
            <w:r w:rsidRPr="00794639">
              <w:rPr>
                <w:b/>
              </w:rPr>
              <w:t>&lt;</w:t>
            </w:r>
            <w:r w:rsidRPr="00794639">
              <w:rPr>
                <w:b/>
                <w:snapToGrid w:val="0"/>
              </w:rPr>
              <w:t>oa</w:t>
            </w:r>
            <w:r w:rsidRPr="00794639">
              <w:rPr>
                <w:b/>
              </w:rPr>
              <w:t>&gt;,[&lt;</w:t>
            </w:r>
            <w:r w:rsidRPr="00794639">
              <w:rPr>
                <w:b/>
                <w:snapToGrid w:val="0"/>
              </w:rPr>
              <w:t>alpha</w:t>
            </w:r>
            <w:r w:rsidRPr="00794639">
              <w:rPr>
                <w:b/>
              </w:rPr>
              <w:t>&gt;],&lt;</w:t>
            </w:r>
            <w:r w:rsidRPr="00794639">
              <w:rPr>
                <w:b/>
                <w:snapToGrid w:val="0"/>
              </w:rPr>
              <w:t>scts</w:t>
            </w:r>
            <w:r w:rsidRPr="00794639">
              <w:rPr>
                <w:b/>
              </w:rPr>
              <w:t>&gt;[,&lt;</w:t>
            </w:r>
            <w:r w:rsidRPr="00794639">
              <w:rPr>
                <w:b/>
                <w:snapToGrid w:val="0"/>
              </w:rPr>
              <w:t>tooa</w:t>
            </w:r>
            <w:r w:rsidRPr="00794639">
              <w:rPr>
                <w:b/>
              </w:rPr>
              <w:t>&gt;,&lt;</w:t>
            </w:r>
            <w:r w:rsidRPr="00794639">
              <w:rPr>
                <w:b/>
                <w:snapToGrid w:val="0"/>
              </w:rPr>
              <w:t>fo</w:t>
            </w:r>
            <w:r w:rsidRPr="00794639">
              <w:rPr>
                <w:b/>
              </w:rPr>
              <w:t>&gt;,&lt;</w:t>
            </w:r>
            <w:r w:rsidRPr="00794639">
              <w:rPr>
                <w:b/>
                <w:snapToGrid w:val="0"/>
              </w:rPr>
              <w:t>pid</w:t>
            </w:r>
            <w:r w:rsidRPr="00794639">
              <w:rPr>
                <w:b/>
              </w:rPr>
              <w:t>&gt;,&lt;</w:t>
            </w:r>
            <w:r w:rsidRPr="00794639">
              <w:rPr>
                <w:b/>
                <w:snapToGrid w:val="0"/>
              </w:rPr>
              <w:t>dcs</w:t>
            </w:r>
            <w:r w:rsidRPr="00794639">
              <w:rPr>
                <w:b/>
              </w:rPr>
              <w:t>&gt;,&lt;</w:t>
            </w:r>
            <w:r w:rsidRPr="00794639">
              <w:rPr>
                <w:b/>
                <w:snapToGrid w:val="0"/>
              </w:rPr>
              <w:t>sca</w:t>
            </w:r>
            <w:r w:rsidRPr="00794639">
              <w:rPr>
                <w:b/>
              </w:rPr>
              <w:t>&gt;,&lt;</w:t>
            </w:r>
            <w:r w:rsidRPr="00794639">
              <w:rPr>
                <w:b/>
                <w:snapToGrid w:val="0"/>
              </w:rPr>
              <w:t>tosca</w:t>
            </w:r>
            <w:r w:rsidRPr="00794639">
              <w:rPr>
                <w:b/>
              </w:rPr>
              <w:t>&gt;,&lt;</w:t>
            </w:r>
            <w:r w:rsidRPr="00794639">
              <w:rPr>
                <w:b/>
                <w:snapToGrid w:val="0"/>
              </w:rPr>
              <w:t>length</w:t>
            </w:r>
            <w:r w:rsidRPr="00794639">
              <w:rPr>
                <w:b/>
              </w:rPr>
              <w:t>&gt;] &lt;</w:t>
            </w:r>
            <w:r w:rsidRPr="00794639">
              <w:rPr>
                <w:b/>
                <w:snapToGrid w:val="0"/>
              </w:rPr>
              <w:t>CR</w:t>
            </w:r>
            <w:r w:rsidRPr="00794639">
              <w:rPr>
                <w:b/>
              </w:rPr>
              <w:t>&gt; &lt;</w:t>
            </w:r>
            <w:r w:rsidRPr="00794639">
              <w:rPr>
                <w:b/>
                <w:snapToGrid w:val="0"/>
              </w:rPr>
              <w:t>LF</w:t>
            </w:r>
            <w:r w:rsidRPr="00794639">
              <w:rPr>
                <w:b/>
              </w:rPr>
              <w:t>&gt; &lt;</w:t>
            </w:r>
            <w:r w:rsidRPr="00794639">
              <w:rPr>
                <w:b/>
                <w:snapToGrid w:val="0"/>
              </w:rPr>
              <w:t>data</w:t>
            </w:r>
            <w:r w:rsidRPr="00794639">
              <w:rPr>
                <w:b/>
              </w:rPr>
              <w:t xml:space="preserve">&gt; </w:t>
            </w:r>
          </w:p>
        </w:tc>
      </w:tr>
      <w:tr w:rsidR="002D70B4" w:rsidRPr="00794639" w14:paraId="65FBDF43" w14:textId="77777777" w:rsidTr="00953CD3">
        <w:tc>
          <w:tcPr>
            <w:tcW w:w="1707" w:type="dxa"/>
          </w:tcPr>
          <w:p w14:paraId="0BA97F87" w14:textId="77777777" w:rsidR="002D70B4" w:rsidRPr="00794639" w:rsidRDefault="002D70B4" w:rsidP="005E0107">
            <w:pPr>
              <w:pStyle w:val="TableBody"/>
              <w:rPr>
                <w:rFonts w:ascii="Times New Roman" w:hAnsi="Times New Roman" w:cs="Times New Roman"/>
                <w:sz w:val="20"/>
                <w:szCs w:val="20"/>
                <w:u w:val="single"/>
              </w:rPr>
            </w:pPr>
            <w:r w:rsidRPr="00794639">
              <w:rPr>
                <w:u w:val="single"/>
              </w:rPr>
              <w:t>Reference</w:t>
            </w:r>
          </w:p>
          <w:p w14:paraId="008E180B" w14:textId="77777777" w:rsidR="002D70B4" w:rsidRPr="00794639" w:rsidRDefault="002D70B4" w:rsidP="005E0107">
            <w:pPr>
              <w:pStyle w:val="TableBody"/>
            </w:pPr>
            <w:r w:rsidRPr="00794639">
              <w:t xml:space="preserve">[27.005] </w:t>
            </w:r>
          </w:p>
          <w:p w14:paraId="663D01BC" w14:textId="77777777" w:rsidR="002D70B4" w:rsidRPr="00794639" w:rsidRDefault="002D70B4" w:rsidP="005E0107">
            <w:pPr>
              <w:pStyle w:val="TableBody"/>
              <w:rPr>
                <w:u w:val="single"/>
              </w:rPr>
            </w:pPr>
          </w:p>
        </w:tc>
        <w:tc>
          <w:tcPr>
            <w:tcW w:w="7290" w:type="dxa"/>
          </w:tcPr>
          <w:p w14:paraId="4D787BCA" w14:textId="77777777" w:rsidR="002D70B4" w:rsidRPr="00794639" w:rsidRDefault="002D70B4" w:rsidP="005E0107">
            <w:pPr>
              <w:pStyle w:val="TableBody"/>
              <w:rPr>
                <w:rFonts w:ascii="Times New Roman" w:hAnsi="Times New Roman" w:cs="Times New Roman"/>
                <w:sz w:val="20"/>
                <w:szCs w:val="20"/>
                <w:u w:val="single"/>
              </w:rPr>
            </w:pPr>
            <w:r w:rsidRPr="00794639">
              <w:rPr>
                <w:u w:val="single"/>
              </w:rPr>
              <w:t>Notes</w:t>
            </w:r>
          </w:p>
          <w:p w14:paraId="2231C84E" w14:textId="42E6351A" w:rsidR="002D70B4" w:rsidRPr="00794639" w:rsidRDefault="002D70B4" w:rsidP="002D70B4">
            <w:pPr>
              <w:pStyle w:val="TableBody"/>
              <w:numPr>
                <w:ilvl w:val="0"/>
                <w:numId w:val="44"/>
              </w:numPr>
            </w:pPr>
            <w:r w:rsidRPr="00794639">
              <w:t>All parameters are extracted from received message</w:t>
            </w:r>
            <w:r w:rsidR="002C299E" w:rsidRPr="00794639">
              <w:t>.</w:t>
            </w:r>
          </w:p>
          <w:p w14:paraId="6ADE1C98" w14:textId="7B327D3F" w:rsidR="002D70B4" w:rsidRPr="00794639" w:rsidRDefault="002D70B4" w:rsidP="002D70B4">
            <w:pPr>
              <w:pStyle w:val="TableBody"/>
              <w:numPr>
                <w:ilvl w:val="0"/>
                <w:numId w:val="44"/>
              </w:numPr>
            </w:pPr>
            <w:r w:rsidRPr="00794639">
              <w:t xml:space="preserve">Detailed header information is shown in text mode result codes according to </w:t>
            </w:r>
            <w:r w:rsidRPr="00794639">
              <w:rPr>
                <w:rStyle w:val="Code"/>
              </w:rPr>
              <w:t>+CSDH</w:t>
            </w:r>
            <w:r w:rsidR="002C299E" w:rsidRPr="00794639">
              <w:t>.</w:t>
            </w:r>
          </w:p>
        </w:tc>
      </w:tr>
    </w:tbl>
    <w:p w14:paraId="5CBD479C" w14:textId="34289C9B" w:rsidR="002D70B4" w:rsidRPr="00794639" w:rsidRDefault="002D70B4" w:rsidP="00AD6DB4">
      <w:pPr>
        <w:rPr>
          <w:lang w:eastAsia="zh-CN"/>
        </w:rPr>
      </w:pPr>
    </w:p>
    <w:p w14:paraId="150CC40C" w14:textId="77777777" w:rsidR="002D70B4" w:rsidRPr="00794639" w:rsidRDefault="002D70B4" w:rsidP="00AD6DB4">
      <w:pPr>
        <w:rPr>
          <w:lang w:eastAsia="zh-CN"/>
        </w:rPr>
        <w:sectPr w:rsidR="002D70B4" w:rsidRPr="00794639" w:rsidSect="004F7779">
          <w:pgSz w:w="11909" w:h="16834" w:code="9"/>
          <w:pgMar w:top="1440" w:right="1440" w:bottom="1440" w:left="1440" w:header="720" w:footer="720" w:gutter="0"/>
          <w:cols w:space="720"/>
          <w:titlePg/>
          <w:docGrid w:linePitch="360"/>
        </w:sectPr>
      </w:pPr>
    </w:p>
    <w:p w14:paraId="74B92E31" w14:textId="6D74600C" w:rsidR="00AD6DB4" w:rsidRPr="00794639" w:rsidRDefault="00AD6DB4" w:rsidP="00AD6DB4">
      <w:pPr>
        <w:pStyle w:val="Heading1"/>
      </w:pPr>
      <w:bookmarkStart w:id="6708" w:name="_Toc454201257"/>
      <w:bookmarkStart w:id="6709" w:name="_Toc531700967"/>
      <w:bookmarkEnd w:id="6708"/>
      <w:r w:rsidRPr="00794639">
        <w:lastRenderedPageBreak/>
        <w:t>Packet Domain Commands</w:t>
      </w:r>
      <w:bookmarkEnd w:id="6709"/>
    </w:p>
    <w:p w14:paraId="140DC641" w14:textId="77777777" w:rsidR="00AD6DB4" w:rsidRPr="00794639" w:rsidRDefault="00AD6DB4" w:rsidP="0059466D">
      <w:pPr>
        <w:pStyle w:val="Heading2"/>
      </w:pPr>
      <w:bookmarkStart w:id="6710" w:name="_Toc514426696"/>
      <w:bookmarkStart w:id="6711" w:name="_Toc514670080"/>
      <w:bookmarkStart w:id="6712" w:name="_Toc407180574"/>
      <w:bookmarkStart w:id="6713" w:name="_Toc407195468"/>
      <w:bookmarkStart w:id="6714" w:name="_Toc408218623"/>
      <w:bookmarkStart w:id="6715" w:name="_Toc408219302"/>
      <w:bookmarkStart w:id="6716" w:name="_Toc78179872"/>
      <w:bookmarkStart w:id="6717" w:name="_Toc345081410"/>
      <w:bookmarkStart w:id="6718" w:name="_Toc170125912"/>
      <w:bookmarkStart w:id="6719" w:name="_Toc349753150"/>
      <w:bookmarkStart w:id="6720" w:name="_Toc349754046"/>
      <w:bookmarkStart w:id="6721" w:name="_Ref366745649"/>
      <w:bookmarkStart w:id="6722" w:name="_Ref369092838"/>
      <w:bookmarkStart w:id="6723" w:name="_Toc368586105"/>
      <w:bookmarkStart w:id="6724" w:name="_Toc486251697"/>
      <w:bookmarkStart w:id="6725" w:name="_Toc531700968"/>
      <w:bookmarkEnd w:id="6710"/>
      <w:bookmarkEnd w:id="6711"/>
      <w:bookmarkEnd w:id="6712"/>
      <w:bookmarkEnd w:id="6713"/>
      <w:bookmarkEnd w:id="6714"/>
      <w:bookmarkEnd w:id="6715"/>
      <w:r w:rsidRPr="00794639">
        <w:t>+CGATT Command: PS Attach or Detach</w:t>
      </w:r>
      <w:bookmarkEnd w:id="6716"/>
      <w:bookmarkEnd w:id="6717"/>
      <w:bookmarkEnd w:id="6718"/>
      <w:bookmarkEnd w:id="6719"/>
      <w:bookmarkEnd w:id="6720"/>
      <w:bookmarkEnd w:id="6721"/>
      <w:bookmarkEnd w:id="6722"/>
      <w:bookmarkEnd w:id="6723"/>
      <w:bookmarkEnd w:id="6724"/>
      <w:bookmarkEnd w:id="6725"/>
    </w:p>
    <w:tbl>
      <w:tblPr>
        <w:tblStyle w:val="TableSWIleft"/>
        <w:tblW w:w="8997" w:type="dxa"/>
        <w:tblLayout w:type="fixed"/>
        <w:tblLook w:val="04A0" w:firstRow="1" w:lastRow="0" w:firstColumn="1" w:lastColumn="0" w:noHBand="0" w:noVBand="1"/>
      </w:tblPr>
      <w:tblGrid>
        <w:gridCol w:w="1707"/>
        <w:gridCol w:w="7290"/>
      </w:tblGrid>
      <w:tr w:rsidR="00AD6DB4" w:rsidRPr="00794639" w14:paraId="6D406CE7"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F7B6E39" w14:textId="5A885F68" w:rsidR="00AD6DB4" w:rsidRPr="00794639" w:rsidRDefault="00F22490">
            <w:pPr>
              <w:pStyle w:val="TableRowHead"/>
              <w:spacing w:before="144" w:after="144"/>
            </w:pPr>
            <w:r w:rsidRPr="00794639">
              <w:rPr>
                <w:lang w:eastAsia="zh-CN"/>
              </w:rPr>
              <w:t>HL7800</w:t>
            </w:r>
          </w:p>
        </w:tc>
      </w:tr>
      <w:tr w:rsidR="00AD6DB4" w:rsidRPr="00794639" w14:paraId="2BC5FDE0" w14:textId="77777777" w:rsidTr="00953CD3">
        <w:tc>
          <w:tcPr>
            <w:tcW w:w="1707" w:type="dxa"/>
          </w:tcPr>
          <w:p w14:paraId="5B9EBED8" w14:textId="77777777" w:rsidR="00AD6DB4" w:rsidRPr="00794639" w:rsidRDefault="00AD6DB4" w:rsidP="00166AF3">
            <w:pPr>
              <w:pStyle w:val="TableBody"/>
              <w:rPr>
                <w:rFonts w:ascii="Times New Roman" w:hAnsi="Times New Roman"/>
                <w:i/>
                <w:szCs w:val="20"/>
              </w:rPr>
            </w:pPr>
            <w:r w:rsidRPr="00794639">
              <w:rPr>
                <w:i/>
              </w:rPr>
              <w:t>Test command</w:t>
            </w:r>
          </w:p>
          <w:p w14:paraId="740C5815" w14:textId="77777777" w:rsidR="00AD6DB4" w:rsidRPr="00794639" w:rsidRDefault="00AD6DB4" w:rsidP="00166AF3">
            <w:pPr>
              <w:pStyle w:val="TableBody"/>
            </w:pPr>
          </w:p>
          <w:p w14:paraId="189C01E3" w14:textId="77777777" w:rsidR="00AD6DB4" w:rsidRPr="00794639" w:rsidRDefault="00AD6DB4" w:rsidP="00166AF3">
            <w:pPr>
              <w:pStyle w:val="TableBody"/>
              <w:rPr>
                <w:u w:val="single"/>
              </w:rPr>
            </w:pPr>
            <w:r w:rsidRPr="00794639">
              <w:rPr>
                <w:u w:val="single"/>
              </w:rPr>
              <w:t>Syntax</w:t>
            </w:r>
          </w:p>
          <w:p w14:paraId="34011671" w14:textId="77777777" w:rsidR="00AD6DB4" w:rsidRPr="00794639" w:rsidRDefault="00AD6DB4" w:rsidP="00166AF3">
            <w:pPr>
              <w:pStyle w:val="TableBody"/>
              <w:rPr>
                <w:rFonts w:ascii="Times New Roman" w:hAnsi="Times New Roman"/>
                <w:szCs w:val="20"/>
                <w:u w:val="single"/>
              </w:rPr>
            </w:pPr>
            <w:r w:rsidRPr="00794639">
              <w:rPr>
                <w:b/>
              </w:rPr>
              <w:t>AT+CGATT=?</w:t>
            </w:r>
          </w:p>
        </w:tc>
        <w:tc>
          <w:tcPr>
            <w:tcW w:w="7290" w:type="dxa"/>
          </w:tcPr>
          <w:p w14:paraId="28C6B0A3" w14:textId="77777777" w:rsidR="00AD6DB4" w:rsidRPr="00794639" w:rsidRDefault="00AD6DB4" w:rsidP="00166AF3">
            <w:pPr>
              <w:pStyle w:val="TableBody"/>
              <w:rPr>
                <w:rFonts w:ascii="Times New Roman" w:hAnsi="Times New Roman"/>
                <w:szCs w:val="20"/>
                <w:u w:val="single"/>
              </w:rPr>
            </w:pPr>
          </w:p>
          <w:p w14:paraId="697330E8" w14:textId="77777777" w:rsidR="00AD6DB4" w:rsidRPr="00794639" w:rsidRDefault="00AD6DB4" w:rsidP="00166AF3">
            <w:pPr>
              <w:pStyle w:val="TableBody"/>
              <w:rPr>
                <w:u w:val="single"/>
              </w:rPr>
            </w:pPr>
          </w:p>
          <w:p w14:paraId="0328305E" w14:textId="77777777" w:rsidR="00AD6DB4" w:rsidRPr="00794639" w:rsidRDefault="00AD6DB4" w:rsidP="00166AF3">
            <w:pPr>
              <w:pStyle w:val="TableBody"/>
              <w:rPr>
                <w:u w:val="single"/>
              </w:rPr>
            </w:pPr>
            <w:r w:rsidRPr="00794639">
              <w:rPr>
                <w:u w:val="single"/>
              </w:rPr>
              <w:t>Response</w:t>
            </w:r>
          </w:p>
          <w:p w14:paraId="37D431D5" w14:textId="77777777" w:rsidR="00AD6DB4" w:rsidRPr="00794639" w:rsidRDefault="00AD6DB4" w:rsidP="00166AF3">
            <w:pPr>
              <w:pStyle w:val="TableBody"/>
            </w:pPr>
            <w:r w:rsidRPr="00794639">
              <w:rPr>
                <w:b/>
              </w:rPr>
              <w:t xml:space="preserve">+CGATT: </w:t>
            </w:r>
            <w:r w:rsidRPr="00794639">
              <w:t xml:space="preserve">(list of supported </w:t>
            </w:r>
            <w:r w:rsidRPr="00794639">
              <w:rPr>
                <w:b/>
              </w:rPr>
              <w:t>&lt;state&gt;</w:t>
            </w:r>
            <w:r w:rsidRPr="00794639">
              <w:t>s)</w:t>
            </w:r>
          </w:p>
          <w:p w14:paraId="62888E3F" w14:textId="77777777" w:rsidR="00AD6DB4" w:rsidRPr="00794639" w:rsidRDefault="00AD6DB4" w:rsidP="00166AF3">
            <w:pPr>
              <w:pStyle w:val="TableBody"/>
              <w:rPr>
                <w:rFonts w:ascii="Times New Roman" w:hAnsi="Times New Roman"/>
                <w:szCs w:val="20"/>
                <w:u w:val="single"/>
              </w:rPr>
            </w:pPr>
            <w:r w:rsidRPr="00794639">
              <w:rPr>
                <w:b/>
              </w:rPr>
              <w:t>OK</w:t>
            </w:r>
          </w:p>
        </w:tc>
      </w:tr>
      <w:tr w:rsidR="00AD6DB4" w:rsidRPr="00794639" w14:paraId="21341BE3" w14:textId="77777777" w:rsidTr="00953CD3">
        <w:tc>
          <w:tcPr>
            <w:tcW w:w="1707" w:type="dxa"/>
          </w:tcPr>
          <w:p w14:paraId="65A93EEF" w14:textId="77777777" w:rsidR="00AD6DB4" w:rsidRPr="00794639" w:rsidRDefault="00AD6DB4" w:rsidP="00166AF3">
            <w:pPr>
              <w:pStyle w:val="TableBody"/>
              <w:rPr>
                <w:rFonts w:ascii="Times New Roman" w:hAnsi="Times New Roman"/>
                <w:i/>
                <w:szCs w:val="20"/>
              </w:rPr>
            </w:pPr>
            <w:r w:rsidRPr="00794639">
              <w:rPr>
                <w:i/>
              </w:rPr>
              <w:t>Read command</w:t>
            </w:r>
          </w:p>
          <w:p w14:paraId="28E03862" w14:textId="77777777" w:rsidR="00AD6DB4" w:rsidRPr="00794639" w:rsidRDefault="00AD6DB4" w:rsidP="00166AF3">
            <w:pPr>
              <w:pStyle w:val="TableBody"/>
            </w:pPr>
          </w:p>
          <w:p w14:paraId="3CDFCE1C" w14:textId="77777777" w:rsidR="00AD6DB4" w:rsidRPr="00794639" w:rsidRDefault="00AD6DB4" w:rsidP="00166AF3">
            <w:pPr>
              <w:pStyle w:val="TableBody"/>
              <w:rPr>
                <w:u w:val="single"/>
              </w:rPr>
            </w:pPr>
            <w:r w:rsidRPr="00794639">
              <w:rPr>
                <w:u w:val="single"/>
              </w:rPr>
              <w:t>Syntax</w:t>
            </w:r>
          </w:p>
          <w:p w14:paraId="70F2DF16" w14:textId="77777777" w:rsidR="00AD6DB4" w:rsidRPr="00794639" w:rsidRDefault="00AD6DB4" w:rsidP="00166AF3">
            <w:pPr>
              <w:pStyle w:val="TableBody"/>
              <w:rPr>
                <w:rFonts w:ascii="Times New Roman" w:hAnsi="Times New Roman"/>
                <w:szCs w:val="20"/>
                <w:u w:val="single"/>
              </w:rPr>
            </w:pPr>
            <w:r w:rsidRPr="00794639">
              <w:rPr>
                <w:b/>
              </w:rPr>
              <w:t>AT+CGATT?</w:t>
            </w:r>
          </w:p>
        </w:tc>
        <w:tc>
          <w:tcPr>
            <w:tcW w:w="7290" w:type="dxa"/>
          </w:tcPr>
          <w:p w14:paraId="306543CF" w14:textId="77777777" w:rsidR="00AD6DB4" w:rsidRPr="00794639" w:rsidRDefault="00AD6DB4" w:rsidP="00166AF3">
            <w:pPr>
              <w:pStyle w:val="TableBody"/>
              <w:rPr>
                <w:rFonts w:ascii="Times New Roman" w:hAnsi="Times New Roman"/>
                <w:szCs w:val="20"/>
                <w:u w:val="single"/>
              </w:rPr>
            </w:pPr>
          </w:p>
          <w:p w14:paraId="37E71692" w14:textId="77777777" w:rsidR="00AD6DB4" w:rsidRPr="00794639" w:rsidRDefault="00AD6DB4" w:rsidP="00166AF3">
            <w:pPr>
              <w:pStyle w:val="TableBody"/>
              <w:rPr>
                <w:u w:val="single"/>
              </w:rPr>
            </w:pPr>
          </w:p>
          <w:p w14:paraId="3759A59F" w14:textId="77777777" w:rsidR="00AD6DB4" w:rsidRPr="00794639" w:rsidRDefault="00AD6DB4" w:rsidP="00166AF3">
            <w:pPr>
              <w:pStyle w:val="TableBody"/>
              <w:rPr>
                <w:u w:val="single"/>
              </w:rPr>
            </w:pPr>
            <w:r w:rsidRPr="00794639">
              <w:rPr>
                <w:u w:val="single"/>
              </w:rPr>
              <w:t>Response</w:t>
            </w:r>
          </w:p>
          <w:p w14:paraId="0533A2A7" w14:textId="77777777" w:rsidR="00AD6DB4" w:rsidRPr="00794639" w:rsidRDefault="00AD6DB4" w:rsidP="00166AF3">
            <w:pPr>
              <w:pStyle w:val="TableBody"/>
              <w:rPr>
                <w:b/>
              </w:rPr>
            </w:pPr>
            <w:r w:rsidRPr="00794639">
              <w:rPr>
                <w:b/>
              </w:rPr>
              <w:t>+CGATT: &lt;state&gt;</w:t>
            </w:r>
          </w:p>
          <w:p w14:paraId="28F384A3" w14:textId="77777777" w:rsidR="00AD6DB4" w:rsidRPr="00794639" w:rsidRDefault="00AD6DB4" w:rsidP="00166AF3">
            <w:pPr>
              <w:pStyle w:val="TableBody"/>
              <w:rPr>
                <w:rFonts w:ascii="Times New Roman" w:hAnsi="Times New Roman"/>
                <w:szCs w:val="20"/>
                <w:u w:val="single"/>
              </w:rPr>
            </w:pPr>
            <w:r w:rsidRPr="00794639">
              <w:rPr>
                <w:b/>
              </w:rPr>
              <w:t>OK</w:t>
            </w:r>
          </w:p>
        </w:tc>
      </w:tr>
      <w:tr w:rsidR="00AD6DB4" w:rsidRPr="00794639" w14:paraId="68507A3A" w14:textId="77777777" w:rsidTr="00953CD3">
        <w:trPr>
          <w:cantSplit w:val="0"/>
        </w:trPr>
        <w:tc>
          <w:tcPr>
            <w:tcW w:w="1707" w:type="dxa"/>
          </w:tcPr>
          <w:p w14:paraId="671E8F8E" w14:textId="77777777" w:rsidR="00AD6DB4" w:rsidRPr="00794639" w:rsidRDefault="00AD6DB4" w:rsidP="00166AF3">
            <w:pPr>
              <w:pStyle w:val="TableBody"/>
              <w:rPr>
                <w:rFonts w:ascii="Times New Roman" w:hAnsi="Times New Roman"/>
                <w:i/>
                <w:szCs w:val="20"/>
              </w:rPr>
            </w:pPr>
            <w:r w:rsidRPr="00794639">
              <w:rPr>
                <w:i/>
              </w:rPr>
              <w:t>Write command</w:t>
            </w:r>
          </w:p>
          <w:p w14:paraId="1A762E5A" w14:textId="77777777" w:rsidR="00AD6DB4" w:rsidRPr="00794639" w:rsidRDefault="00AD6DB4" w:rsidP="00166AF3">
            <w:pPr>
              <w:pStyle w:val="TableBody"/>
            </w:pPr>
          </w:p>
          <w:p w14:paraId="42DCFE86" w14:textId="77777777" w:rsidR="00AD6DB4" w:rsidRPr="00794639" w:rsidRDefault="00AD6DB4" w:rsidP="00166AF3">
            <w:pPr>
              <w:pStyle w:val="TableBody"/>
              <w:rPr>
                <w:u w:val="single"/>
              </w:rPr>
            </w:pPr>
            <w:r w:rsidRPr="00794639">
              <w:rPr>
                <w:u w:val="single"/>
              </w:rPr>
              <w:t>Syntax</w:t>
            </w:r>
          </w:p>
          <w:p w14:paraId="331D2DA0" w14:textId="77777777" w:rsidR="00AD6DB4" w:rsidRPr="00794639" w:rsidRDefault="00AD6DB4" w:rsidP="00166AF3">
            <w:pPr>
              <w:pStyle w:val="TableBody"/>
              <w:rPr>
                <w:rFonts w:ascii="Times New Roman" w:hAnsi="Times New Roman"/>
                <w:szCs w:val="20"/>
                <w:u w:val="single"/>
              </w:rPr>
            </w:pPr>
            <w:r w:rsidRPr="00794639">
              <w:rPr>
                <w:b/>
              </w:rPr>
              <w:t>AT+CGATT=</w:t>
            </w:r>
            <w:r w:rsidRPr="00794639">
              <w:rPr>
                <w:b/>
              </w:rPr>
              <w:br/>
              <w:t>[&lt;state&gt;]</w:t>
            </w:r>
          </w:p>
        </w:tc>
        <w:tc>
          <w:tcPr>
            <w:tcW w:w="7290" w:type="dxa"/>
          </w:tcPr>
          <w:p w14:paraId="016C2FE4" w14:textId="77777777" w:rsidR="00AD6DB4" w:rsidRPr="00794639" w:rsidRDefault="00AD6DB4" w:rsidP="00166AF3">
            <w:pPr>
              <w:pStyle w:val="TableBody"/>
              <w:rPr>
                <w:rFonts w:ascii="Times New Roman" w:hAnsi="Times New Roman"/>
                <w:szCs w:val="20"/>
                <w:u w:val="single"/>
              </w:rPr>
            </w:pPr>
          </w:p>
          <w:p w14:paraId="2E75EC5C" w14:textId="77777777" w:rsidR="00AD6DB4" w:rsidRPr="00794639" w:rsidRDefault="00AD6DB4" w:rsidP="00166AF3">
            <w:pPr>
              <w:pStyle w:val="TableBody"/>
              <w:rPr>
                <w:u w:val="single"/>
              </w:rPr>
            </w:pPr>
          </w:p>
          <w:p w14:paraId="7CF9578B" w14:textId="77777777" w:rsidR="00AD6DB4" w:rsidRPr="00794639" w:rsidRDefault="00AD6DB4" w:rsidP="00166AF3">
            <w:pPr>
              <w:pStyle w:val="TableBody"/>
              <w:rPr>
                <w:u w:val="single"/>
              </w:rPr>
            </w:pPr>
            <w:r w:rsidRPr="00794639">
              <w:rPr>
                <w:u w:val="single"/>
              </w:rPr>
              <w:t>Response</w:t>
            </w:r>
          </w:p>
          <w:p w14:paraId="04A057D6" w14:textId="77777777" w:rsidR="00AD6DB4" w:rsidRPr="00794639" w:rsidRDefault="00AD6DB4" w:rsidP="00166AF3">
            <w:pPr>
              <w:pStyle w:val="TableBody"/>
              <w:rPr>
                <w:b/>
              </w:rPr>
            </w:pPr>
            <w:r w:rsidRPr="00794639">
              <w:rPr>
                <w:b/>
              </w:rPr>
              <w:t>OK</w:t>
            </w:r>
          </w:p>
          <w:p w14:paraId="16567101" w14:textId="77777777" w:rsidR="00AD6DB4" w:rsidRPr="00794639" w:rsidRDefault="00AD6DB4" w:rsidP="00166AF3">
            <w:pPr>
              <w:pStyle w:val="TableBody"/>
            </w:pPr>
          </w:p>
          <w:p w14:paraId="0D39F90D" w14:textId="77777777" w:rsidR="00AD6DB4" w:rsidRPr="00794639" w:rsidRDefault="00AD6DB4" w:rsidP="00166AF3">
            <w:pPr>
              <w:pStyle w:val="TableBody"/>
            </w:pPr>
            <w:r w:rsidRPr="00794639">
              <w:t>or</w:t>
            </w:r>
          </w:p>
          <w:p w14:paraId="0414185B" w14:textId="77777777" w:rsidR="00AD6DB4" w:rsidRPr="00794639" w:rsidRDefault="00AD6DB4" w:rsidP="00166AF3">
            <w:pPr>
              <w:pStyle w:val="TableBody"/>
              <w:rPr>
                <w:b/>
              </w:rPr>
            </w:pPr>
            <w:r w:rsidRPr="00794639">
              <w:rPr>
                <w:b/>
              </w:rPr>
              <w:t>ERROR</w:t>
            </w:r>
          </w:p>
          <w:p w14:paraId="11F70A1E" w14:textId="77777777" w:rsidR="00AD6DB4" w:rsidRPr="00794639" w:rsidRDefault="00AD6DB4" w:rsidP="00166AF3">
            <w:pPr>
              <w:pStyle w:val="TableBody"/>
            </w:pPr>
          </w:p>
          <w:p w14:paraId="4D4BD712" w14:textId="77777777" w:rsidR="00AD6DB4" w:rsidRPr="00794639" w:rsidRDefault="00AD6DB4" w:rsidP="00166AF3">
            <w:pPr>
              <w:pStyle w:val="TableBody"/>
              <w:rPr>
                <w:u w:val="single"/>
              </w:rPr>
            </w:pPr>
            <w:r w:rsidRPr="00794639">
              <w:rPr>
                <w:u w:val="single"/>
              </w:rPr>
              <w:t>Parameter</w:t>
            </w:r>
          </w:p>
          <w:p w14:paraId="7186B3E3" w14:textId="77777777" w:rsidR="00AD6DB4" w:rsidRPr="00794639" w:rsidRDefault="00AD6DB4" w:rsidP="00166AF3">
            <w:pPr>
              <w:pStyle w:val="TableBody"/>
            </w:pPr>
            <w:r w:rsidRPr="00794639">
              <w:rPr>
                <w:b/>
              </w:rPr>
              <w:t>&lt;state&gt;</w:t>
            </w:r>
            <w:r w:rsidRPr="00794639">
              <w:tab/>
              <w:t>State of PS attachment</w:t>
            </w:r>
          </w:p>
          <w:p w14:paraId="57B01050" w14:textId="77777777" w:rsidR="00AD6DB4" w:rsidRPr="00794639" w:rsidRDefault="00AD6DB4" w:rsidP="00166AF3">
            <w:pPr>
              <w:pStyle w:val="TableBody"/>
            </w:pPr>
            <w:r w:rsidRPr="00794639">
              <w:rPr>
                <w:u w:val="single"/>
              </w:rPr>
              <w:t>0</w:t>
            </w:r>
            <w:r w:rsidRPr="00794639">
              <w:tab/>
              <w:t>Detached</w:t>
            </w:r>
          </w:p>
          <w:p w14:paraId="186EA8DA" w14:textId="77777777" w:rsidR="00AD6DB4" w:rsidRPr="00794639" w:rsidRDefault="00AD6DB4" w:rsidP="00166AF3">
            <w:pPr>
              <w:pStyle w:val="TableBody"/>
            </w:pPr>
            <w:r w:rsidRPr="00794639">
              <w:t>1</w:t>
            </w:r>
            <w:r w:rsidRPr="00794639">
              <w:tab/>
              <w:t>Attached</w:t>
            </w:r>
          </w:p>
        </w:tc>
      </w:tr>
      <w:tr w:rsidR="00F90338" w:rsidRPr="00794639" w14:paraId="7F725C5A" w14:textId="77777777" w:rsidTr="00953CD3">
        <w:trPr>
          <w:cantSplit w:val="0"/>
        </w:trPr>
        <w:tc>
          <w:tcPr>
            <w:tcW w:w="1707" w:type="dxa"/>
          </w:tcPr>
          <w:p w14:paraId="1F2FE820" w14:textId="6E559F5C" w:rsidR="00F90338" w:rsidRPr="00794639" w:rsidRDefault="00F90338">
            <w:pPr>
              <w:pStyle w:val="TableBody"/>
              <w:rPr>
                <w:i/>
              </w:rPr>
            </w:pPr>
            <w:r w:rsidRPr="00794639">
              <w:rPr>
                <w:u w:val="single"/>
              </w:rPr>
              <w:t>Reference</w:t>
            </w:r>
          </w:p>
        </w:tc>
        <w:tc>
          <w:tcPr>
            <w:tcW w:w="7290" w:type="dxa"/>
          </w:tcPr>
          <w:p w14:paraId="0BE8DCFC" w14:textId="7A5C4DDF" w:rsidR="00F90338" w:rsidRPr="00794639" w:rsidRDefault="00D239B0" w:rsidP="00166AF3">
            <w:pPr>
              <w:pStyle w:val="TableBody"/>
              <w:rPr>
                <w:rFonts w:ascii="Times New Roman" w:hAnsi="Times New Roman"/>
                <w:szCs w:val="20"/>
                <w:u w:val="single"/>
              </w:rPr>
            </w:pPr>
            <w:r w:rsidRPr="00794639">
              <w:t>27.007 Rev12</w:t>
            </w:r>
          </w:p>
        </w:tc>
      </w:tr>
    </w:tbl>
    <w:p w14:paraId="3C0B0804" w14:textId="77777777" w:rsidR="009B543D" w:rsidRPr="00794639" w:rsidRDefault="009B543D" w:rsidP="009B543D">
      <w:pPr>
        <w:pStyle w:val="Heading2"/>
      </w:pPr>
      <w:bookmarkStart w:id="6726" w:name="_Toc503199215"/>
      <w:bookmarkStart w:id="6727" w:name="_Toc503205324"/>
      <w:bookmarkStart w:id="6728" w:name="_Toc511145994"/>
      <w:bookmarkStart w:id="6729" w:name="_Toc511204038"/>
      <w:bookmarkStart w:id="6730" w:name="_Toc512618448"/>
      <w:bookmarkStart w:id="6731" w:name="_Toc512858666"/>
      <w:bookmarkStart w:id="6732" w:name="_Toc512858919"/>
      <w:bookmarkStart w:id="6733" w:name="_Toc514426698"/>
      <w:bookmarkStart w:id="6734" w:name="_Toc514670082"/>
      <w:bookmarkStart w:id="6735" w:name="_Toc489459791"/>
      <w:bookmarkStart w:id="6736" w:name="_Toc503187174"/>
      <w:bookmarkStart w:id="6737" w:name="_Toc503193195"/>
      <w:bookmarkStart w:id="6738" w:name="_Toc503199216"/>
      <w:bookmarkStart w:id="6739" w:name="_Toc503205325"/>
      <w:bookmarkStart w:id="6740" w:name="_Toc510602798"/>
      <w:bookmarkStart w:id="6741" w:name="_Ref518400629"/>
      <w:bookmarkStart w:id="6742" w:name="_Ref518912726"/>
      <w:bookmarkStart w:id="6743" w:name="_Ref518912728"/>
      <w:bookmarkStart w:id="6744" w:name="_Toc531700969"/>
      <w:bookmarkStart w:id="6745" w:name="_Ref378175563"/>
      <w:bookmarkStart w:id="6746" w:name="_Toc486251700"/>
      <w:bookmarkStart w:id="6747" w:name="_Toc345081412"/>
      <w:bookmarkStart w:id="6748" w:name="_Toc349753152"/>
      <w:bookmarkStart w:id="6749" w:name="_Toc349754048"/>
      <w:bookmarkStart w:id="6750" w:name="_Ref366745667"/>
      <w:bookmarkStart w:id="6751" w:name="_Ref369092866"/>
      <w:bookmarkStart w:id="6752" w:name="_Toc368586107"/>
      <w:bookmarkEnd w:id="6726"/>
      <w:bookmarkEnd w:id="6727"/>
      <w:bookmarkEnd w:id="6728"/>
      <w:bookmarkEnd w:id="6729"/>
      <w:bookmarkEnd w:id="6730"/>
      <w:bookmarkEnd w:id="6731"/>
      <w:bookmarkEnd w:id="6732"/>
      <w:bookmarkEnd w:id="6733"/>
      <w:bookmarkEnd w:id="6734"/>
      <w:bookmarkEnd w:id="6735"/>
      <w:bookmarkEnd w:id="6736"/>
      <w:bookmarkEnd w:id="6737"/>
      <w:bookmarkEnd w:id="6738"/>
      <w:bookmarkEnd w:id="6739"/>
      <w:commentRangeStart w:id="6753"/>
      <w:r w:rsidRPr="00794639">
        <w:t>+CGACT Command: PDP Context Activate or Deactivate</w:t>
      </w:r>
      <w:bookmarkEnd w:id="6740"/>
      <w:bookmarkEnd w:id="6741"/>
      <w:bookmarkEnd w:id="6742"/>
      <w:bookmarkEnd w:id="6743"/>
      <w:commentRangeEnd w:id="6753"/>
      <w:r w:rsidR="002F3C41" w:rsidRPr="00794639">
        <w:rPr>
          <w:rStyle w:val="CommentReference"/>
          <w:rFonts w:ascii="Verdana" w:eastAsia="Times New Roman" w:hAnsi="Verdana" w:cs="Times New Roman"/>
          <w:b w:val="0"/>
          <w:lang w:eastAsia="en-US"/>
        </w:rPr>
        <w:commentReference w:id="6753"/>
      </w:r>
      <w:bookmarkEnd w:id="6744"/>
    </w:p>
    <w:tbl>
      <w:tblPr>
        <w:tblStyle w:val="TableSWIleft"/>
        <w:tblW w:w="8997" w:type="dxa"/>
        <w:tblLayout w:type="fixed"/>
        <w:tblLook w:val="04A0" w:firstRow="1" w:lastRow="0" w:firstColumn="1" w:lastColumn="0" w:noHBand="0" w:noVBand="1"/>
      </w:tblPr>
      <w:tblGrid>
        <w:gridCol w:w="1707"/>
        <w:gridCol w:w="7290"/>
      </w:tblGrid>
      <w:tr w:rsidR="009B543D" w:rsidRPr="00794639" w14:paraId="3013F89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E3F5E5E" w14:textId="66BDFE29" w:rsidR="009B543D" w:rsidRPr="000656F8" w:rsidRDefault="009B543D">
            <w:pPr>
              <w:pStyle w:val="TableRowHead"/>
              <w:spacing w:before="144" w:after="144"/>
              <w:rPr>
                <w:bCs w:val="0"/>
              </w:rPr>
            </w:pPr>
            <w:r w:rsidRPr="000656F8">
              <w:rPr>
                <w:lang w:eastAsia="zh-CN"/>
              </w:rPr>
              <w:t>HL7800</w:t>
            </w:r>
          </w:p>
        </w:tc>
      </w:tr>
      <w:tr w:rsidR="009B543D" w:rsidRPr="00794639" w14:paraId="0BA37C68" w14:textId="77777777" w:rsidTr="00953CD3">
        <w:trPr>
          <w:trHeight w:val="35"/>
        </w:trPr>
        <w:tc>
          <w:tcPr>
            <w:tcW w:w="1707" w:type="dxa"/>
          </w:tcPr>
          <w:p w14:paraId="09358F48" w14:textId="77777777" w:rsidR="009B543D" w:rsidRPr="00794639" w:rsidRDefault="009B543D" w:rsidP="00F81D8D">
            <w:pPr>
              <w:pStyle w:val="TableBody"/>
              <w:rPr>
                <w:rFonts w:ascii="Times New Roman" w:hAnsi="Times New Roman" w:cs="Times New Roman"/>
                <w:i/>
                <w:sz w:val="20"/>
                <w:szCs w:val="20"/>
              </w:rPr>
            </w:pPr>
            <w:r w:rsidRPr="00794639">
              <w:rPr>
                <w:i/>
              </w:rPr>
              <w:t>Test command</w:t>
            </w:r>
          </w:p>
          <w:p w14:paraId="66C67460" w14:textId="77777777" w:rsidR="009B543D" w:rsidRPr="00794639" w:rsidRDefault="009B543D" w:rsidP="00F81D8D">
            <w:pPr>
              <w:pStyle w:val="TableBody"/>
            </w:pPr>
          </w:p>
          <w:p w14:paraId="666B820E" w14:textId="77777777" w:rsidR="009B543D" w:rsidRPr="00794639" w:rsidRDefault="009B543D" w:rsidP="00F81D8D">
            <w:pPr>
              <w:pStyle w:val="TableBody"/>
              <w:rPr>
                <w:u w:val="single"/>
              </w:rPr>
            </w:pPr>
            <w:r w:rsidRPr="00794639">
              <w:rPr>
                <w:u w:val="single"/>
              </w:rPr>
              <w:t>Syntax</w:t>
            </w:r>
          </w:p>
          <w:p w14:paraId="4569449A" w14:textId="77777777" w:rsidR="009B543D" w:rsidRPr="00794639" w:rsidRDefault="009B543D" w:rsidP="00F81D8D">
            <w:pPr>
              <w:pStyle w:val="TableBody"/>
              <w:rPr>
                <w:rFonts w:ascii="Times New Roman" w:hAnsi="Times New Roman" w:cs="Times New Roman"/>
                <w:sz w:val="20"/>
                <w:szCs w:val="20"/>
                <w:u w:val="single"/>
              </w:rPr>
            </w:pPr>
            <w:r w:rsidRPr="00794639">
              <w:rPr>
                <w:b/>
              </w:rPr>
              <w:t>AT+CGACT=?</w:t>
            </w:r>
          </w:p>
        </w:tc>
        <w:tc>
          <w:tcPr>
            <w:tcW w:w="7290" w:type="dxa"/>
          </w:tcPr>
          <w:p w14:paraId="7279A8E6" w14:textId="77777777" w:rsidR="009B543D" w:rsidRPr="00794639" w:rsidRDefault="009B543D" w:rsidP="00F81D8D">
            <w:pPr>
              <w:pStyle w:val="TableBody"/>
              <w:rPr>
                <w:rFonts w:ascii="Times New Roman" w:hAnsi="Times New Roman" w:cs="Times New Roman"/>
                <w:sz w:val="20"/>
                <w:szCs w:val="20"/>
                <w:u w:val="single"/>
              </w:rPr>
            </w:pPr>
          </w:p>
          <w:p w14:paraId="40518168" w14:textId="77777777" w:rsidR="009B543D" w:rsidRPr="00794639" w:rsidRDefault="009B543D" w:rsidP="00F81D8D">
            <w:pPr>
              <w:pStyle w:val="TableBody"/>
              <w:rPr>
                <w:u w:val="single"/>
              </w:rPr>
            </w:pPr>
          </w:p>
          <w:p w14:paraId="11DE4462" w14:textId="77777777" w:rsidR="009B543D" w:rsidRPr="00794639" w:rsidRDefault="009B543D" w:rsidP="00F81D8D">
            <w:pPr>
              <w:pStyle w:val="TableBody"/>
              <w:rPr>
                <w:u w:val="single"/>
              </w:rPr>
            </w:pPr>
            <w:r w:rsidRPr="00794639">
              <w:rPr>
                <w:u w:val="single"/>
              </w:rPr>
              <w:t>Response</w:t>
            </w:r>
          </w:p>
          <w:p w14:paraId="16F20FAA" w14:textId="77777777" w:rsidR="009B543D" w:rsidRPr="00794639" w:rsidRDefault="009B543D" w:rsidP="00F81D8D">
            <w:pPr>
              <w:pStyle w:val="TableBody"/>
            </w:pPr>
            <w:r w:rsidRPr="00794639">
              <w:rPr>
                <w:b/>
              </w:rPr>
              <w:t>+CGACT:</w:t>
            </w:r>
            <w:r w:rsidRPr="00794639">
              <w:t xml:space="preserve"> (list of supported </w:t>
            </w:r>
            <w:r w:rsidRPr="00794639">
              <w:rPr>
                <w:b/>
              </w:rPr>
              <w:t>&lt;state&gt;</w:t>
            </w:r>
            <w:r w:rsidRPr="00794639">
              <w:t>s)</w:t>
            </w:r>
          </w:p>
          <w:p w14:paraId="5F4F98BD" w14:textId="77777777" w:rsidR="009B543D" w:rsidRPr="00794639" w:rsidRDefault="009B543D" w:rsidP="00F81D8D">
            <w:pPr>
              <w:pStyle w:val="TableBody"/>
              <w:rPr>
                <w:rFonts w:ascii="Times New Roman" w:hAnsi="Times New Roman" w:cs="Times New Roman"/>
                <w:sz w:val="20"/>
                <w:szCs w:val="20"/>
                <w:u w:val="single"/>
              </w:rPr>
            </w:pPr>
            <w:r w:rsidRPr="00794639">
              <w:rPr>
                <w:b/>
              </w:rPr>
              <w:t>OK</w:t>
            </w:r>
          </w:p>
        </w:tc>
      </w:tr>
      <w:tr w:rsidR="009B543D" w:rsidRPr="00794639" w14:paraId="0A08FC38" w14:textId="77777777" w:rsidTr="00953CD3">
        <w:trPr>
          <w:trHeight w:val="35"/>
        </w:trPr>
        <w:tc>
          <w:tcPr>
            <w:tcW w:w="1707" w:type="dxa"/>
          </w:tcPr>
          <w:p w14:paraId="19E84AEB" w14:textId="77777777" w:rsidR="009B543D" w:rsidRPr="00794639" w:rsidRDefault="009B543D" w:rsidP="00F81D8D">
            <w:pPr>
              <w:pStyle w:val="TableBody"/>
              <w:rPr>
                <w:rFonts w:ascii="Times New Roman" w:hAnsi="Times New Roman" w:cs="Times New Roman"/>
                <w:i/>
                <w:sz w:val="20"/>
                <w:szCs w:val="20"/>
              </w:rPr>
            </w:pPr>
            <w:r w:rsidRPr="00794639">
              <w:rPr>
                <w:i/>
              </w:rPr>
              <w:t>Read command</w:t>
            </w:r>
          </w:p>
          <w:p w14:paraId="7F8EE87E" w14:textId="77777777" w:rsidR="009B543D" w:rsidRPr="00794639" w:rsidRDefault="009B543D" w:rsidP="00F81D8D">
            <w:pPr>
              <w:pStyle w:val="TableBody"/>
            </w:pPr>
          </w:p>
          <w:p w14:paraId="287A22C9" w14:textId="77777777" w:rsidR="009B543D" w:rsidRPr="00794639" w:rsidRDefault="009B543D" w:rsidP="00F81D8D">
            <w:pPr>
              <w:pStyle w:val="TableBody"/>
              <w:rPr>
                <w:u w:val="single"/>
              </w:rPr>
            </w:pPr>
            <w:r w:rsidRPr="00794639">
              <w:rPr>
                <w:u w:val="single"/>
              </w:rPr>
              <w:t>Syntax</w:t>
            </w:r>
          </w:p>
          <w:p w14:paraId="709539FB" w14:textId="77777777" w:rsidR="009B543D" w:rsidRPr="00794639" w:rsidRDefault="009B543D" w:rsidP="00F81D8D">
            <w:pPr>
              <w:pStyle w:val="TableBody"/>
              <w:rPr>
                <w:rFonts w:ascii="Times New Roman" w:hAnsi="Times New Roman" w:cs="Times New Roman"/>
                <w:sz w:val="20"/>
                <w:szCs w:val="20"/>
                <w:u w:val="single"/>
              </w:rPr>
            </w:pPr>
            <w:r w:rsidRPr="00794639">
              <w:rPr>
                <w:b/>
              </w:rPr>
              <w:t>AT+CGACT?</w:t>
            </w:r>
          </w:p>
        </w:tc>
        <w:tc>
          <w:tcPr>
            <w:tcW w:w="7290" w:type="dxa"/>
          </w:tcPr>
          <w:p w14:paraId="27DE3E88" w14:textId="77777777" w:rsidR="009B543D" w:rsidRPr="00794639" w:rsidRDefault="009B543D" w:rsidP="00F81D8D">
            <w:pPr>
              <w:pStyle w:val="TableBody"/>
              <w:rPr>
                <w:rFonts w:ascii="Times New Roman" w:hAnsi="Times New Roman" w:cs="Times New Roman"/>
                <w:sz w:val="20"/>
                <w:szCs w:val="20"/>
                <w:u w:val="single"/>
              </w:rPr>
            </w:pPr>
          </w:p>
          <w:p w14:paraId="1411B410" w14:textId="77777777" w:rsidR="009B543D" w:rsidRPr="00794639" w:rsidRDefault="009B543D" w:rsidP="00F81D8D">
            <w:pPr>
              <w:pStyle w:val="TableBody"/>
              <w:rPr>
                <w:u w:val="single"/>
              </w:rPr>
            </w:pPr>
          </w:p>
          <w:p w14:paraId="06357653" w14:textId="77777777" w:rsidR="009B543D" w:rsidRPr="00794639" w:rsidRDefault="009B543D" w:rsidP="00F81D8D">
            <w:pPr>
              <w:pStyle w:val="TableBody"/>
              <w:rPr>
                <w:u w:val="single"/>
              </w:rPr>
            </w:pPr>
            <w:r w:rsidRPr="00794639">
              <w:rPr>
                <w:u w:val="single"/>
              </w:rPr>
              <w:t>Response</w:t>
            </w:r>
          </w:p>
          <w:p w14:paraId="4C08FD95" w14:textId="77777777" w:rsidR="009B543D" w:rsidRPr="00794639" w:rsidRDefault="009B543D" w:rsidP="00F81D8D">
            <w:pPr>
              <w:pStyle w:val="TableBody"/>
              <w:rPr>
                <w:b/>
              </w:rPr>
            </w:pPr>
            <w:r w:rsidRPr="00794639">
              <w:rPr>
                <w:b/>
              </w:rPr>
              <w:t>[+CGACT: &lt;cid&gt;,&lt;state&gt;]</w:t>
            </w:r>
          </w:p>
          <w:p w14:paraId="0FF51626" w14:textId="77777777" w:rsidR="009B543D" w:rsidRPr="00794639" w:rsidRDefault="009B543D" w:rsidP="00F81D8D">
            <w:pPr>
              <w:pStyle w:val="TableBody"/>
              <w:rPr>
                <w:b/>
              </w:rPr>
            </w:pPr>
            <w:r w:rsidRPr="00794639">
              <w:rPr>
                <w:b/>
              </w:rPr>
              <w:t>[&lt;CR&gt;&lt;LF&gt;+CGACT: &lt;cid&gt;,&lt;state&gt;</w:t>
            </w:r>
          </w:p>
          <w:p w14:paraId="485F5B30" w14:textId="77777777" w:rsidR="009B543D" w:rsidRPr="00794639" w:rsidRDefault="009B543D" w:rsidP="00F81D8D">
            <w:pPr>
              <w:pStyle w:val="TableBody"/>
              <w:rPr>
                <w:b/>
              </w:rPr>
            </w:pPr>
            <w:r w:rsidRPr="00794639">
              <w:rPr>
                <w:b/>
              </w:rPr>
              <w:t>[...]]</w:t>
            </w:r>
          </w:p>
          <w:p w14:paraId="0D3A20CC" w14:textId="77777777" w:rsidR="009B543D" w:rsidRPr="00794639" w:rsidRDefault="009B543D" w:rsidP="00F81D8D">
            <w:pPr>
              <w:pStyle w:val="TableBody"/>
              <w:rPr>
                <w:rFonts w:ascii="Times New Roman" w:hAnsi="Times New Roman" w:cs="Times New Roman"/>
                <w:sz w:val="20"/>
                <w:szCs w:val="20"/>
                <w:u w:val="single"/>
              </w:rPr>
            </w:pPr>
            <w:r w:rsidRPr="00794639">
              <w:rPr>
                <w:b/>
              </w:rPr>
              <w:t>OK</w:t>
            </w:r>
          </w:p>
        </w:tc>
      </w:tr>
      <w:tr w:rsidR="009B543D" w:rsidRPr="00794639" w14:paraId="36A032D7" w14:textId="77777777" w:rsidTr="00953CD3">
        <w:trPr>
          <w:trHeight w:val="35"/>
        </w:trPr>
        <w:tc>
          <w:tcPr>
            <w:tcW w:w="1707" w:type="dxa"/>
          </w:tcPr>
          <w:p w14:paraId="15C0961C" w14:textId="77777777" w:rsidR="009B543D" w:rsidRPr="00794639" w:rsidRDefault="009B543D" w:rsidP="00F81D8D">
            <w:pPr>
              <w:pStyle w:val="TableBody"/>
              <w:rPr>
                <w:rFonts w:ascii="Times New Roman" w:hAnsi="Times New Roman" w:cs="Times New Roman"/>
                <w:i/>
                <w:sz w:val="20"/>
                <w:szCs w:val="20"/>
              </w:rPr>
            </w:pPr>
            <w:r w:rsidRPr="00794639">
              <w:rPr>
                <w:i/>
              </w:rPr>
              <w:lastRenderedPageBreak/>
              <w:t>Write command</w:t>
            </w:r>
          </w:p>
          <w:p w14:paraId="184B78A1" w14:textId="77777777" w:rsidR="009B543D" w:rsidRPr="00794639" w:rsidRDefault="009B543D" w:rsidP="00CF5A45">
            <w:pPr>
              <w:pStyle w:val="TableBody"/>
            </w:pPr>
          </w:p>
          <w:p w14:paraId="225F84C4" w14:textId="77777777" w:rsidR="009B543D" w:rsidRPr="00794639" w:rsidRDefault="009B543D" w:rsidP="00F81D8D">
            <w:pPr>
              <w:pStyle w:val="TableBody"/>
              <w:rPr>
                <w:u w:val="single"/>
              </w:rPr>
            </w:pPr>
            <w:r w:rsidRPr="00794639">
              <w:rPr>
                <w:u w:val="single"/>
              </w:rPr>
              <w:t>Syntax</w:t>
            </w:r>
          </w:p>
          <w:p w14:paraId="45752998" w14:textId="77777777" w:rsidR="009B543D" w:rsidRPr="00794639" w:rsidRDefault="009B543D" w:rsidP="00F81D8D">
            <w:pPr>
              <w:pStyle w:val="TableBody"/>
              <w:rPr>
                <w:rFonts w:ascii="Times New Roman" w:hAnsi="Times New Roman" w:cs="Times New Roman"/>
                <w:sz w:val="20"/>
                <w:szCs w:val="20"/>
                <w:u w:val="single"/>
              </w:rPr>
            </w:pPr>
            <w:r w:rsidRPr="00794639">
              <w:rPr>
                <w:b/>
              </w:rPr>
              <w:t>AT+CGACT=</w:t>
            </w:r>
            <w:r w:rsidRPr="00794639">
              <w:rPr>
                <w:b/>
              </w:rPr>
              <w:br/>
              <w:t>[&lt;state&gt;[,&lt;cid&gt;</w:t>
            </w:r>
            <w:r w:rsidRPr="00794639">
              <w:rPr>
                <w:b/>
              </w:rPr>
              <w:br/>
              <w:t>[,&lt;cid&gt;[,...]]]]</w:t>
            </w:r>
          </w:p>
        </w:tc>
        <w:tc>
          <w:tcPr>
            <w:tcW w:w="7290" w:type="dxa"/>
          </w:tcPr>
          <w:p w14:paraId="3AC9969E" w14:textId="77777777" w:rsidR="009B543D" w:rsidRPr="00794639" w:rsidRDefault="009B543D" w:rsidP="00F81D8D">
            <w:pPr>
              <w:pStyle w:val="TableBody"/>
              <w:rPr>
                <w:rFonts w:ascii="Times New Roman" w:hAnsi="Times New Roman" w:cs="Times New Roman"/>
                <w:sz w:val="20"/>
                <w:szCs w:val="20"/>
                <w:u w:val="single"/>
              </w:rPr>
            </w:pPr>
          </w:p>
          <w:p w14:paraId="62A4028A" w14:textId="77777777" w:rsidR="009B543D" w:rsidRPr="00794639" w:rsidRDefault="009B543D" w:rsidP="00CF5A45">
            <w:pPr>
              <w:pStyle w:val="TableBody"/>
            </w:pPr>
          </w:p>
          <w:p w14:paraId="49024B7D" w14:textId="77777777" w:rsidR="009B543D" w:rsidRPr="00794639" w:rsidRDefault="009B543D" w:rsidP="00F81D8D">
            <w:pPr>
              <w:pStyle w:val="TableBody"/>
              <w:rPr>
                <w:u w:val="single"/>
              </w:rPr>
            </w:pPr>
            <w:r w:rsidRPr="00794639">
              <w:rPr>
                <w:u w:val="single"/>
              </w:rPr>
              <w:t>Response</w:t>
            </w:r>
          </w:p>
          <w:p w14:paraId="7816CEB4" w14:textId="77777777" w:rsidR="009B543D" w:rsidRPr="00794639" w:rsidRDefault="009B543D" w:rsidP="00F81D8D">
            <w:pPr>
              <w:pStyle w:val="TableBody"/>
              <w:rPr>
                <w:b/>
              </w:rPr>
            </w:pPr>
            <w:r w:rsidRPr="00794639">
              <w:rPr>
                <w:b/>
              </w:rPr>
              <w:t>OK</w:t>
            </w:r>
          </w:p>
          <w:p w14:paraId="1E04B67F" w14:textId="77777777" w:rsidR="009B543D" w:rsidRPr="00794639" w:rsidRDefault="009B543D" w:rsidP="00CF5A45">
            <w:pPr>
              <w:pStyle w:val="TableBody"/>
            </w:pPr>
          </w:p>
          <w:p w14:paraId="35D9D737" w14:textId="77777777" w:rsidR="009B543D" w:rsidRPr="00794639" w:rsidRDefault="009B543D" w:rsidP="00F81D8D">
            <w:pPr>
              <w:pStyle w:val="TableBody"/>
            </w:pPr>
            <w:r w:rsidRPr="00794639">
              <w:t>or</w:t>
            </w:r>
          </w:p>
          <w:p w14:paraId="012231D9" w14:textId="77777777" w:rsidR="009B543D" w:rsidRPr="00794639" w:rsidRDefault="009B543D" w:rsidP="00F81D8D">
            <w:pPr>
              <w:pStyle w:val="TableBody"/>
              <w:rPr>
                <w:b/>
              </w:rPr>
            </w:pPr>
            <w:r w:rsidRPr="00794639">
              <w:rPr>
                <w:b/>
              </w:rPr>
              <w:t>+CME ERROR: &lt;err&gt;</w:t>
            </w:r>
          </w:p>
          <w:p w14:paraId="17DF15A5" w14:textId="77777777" w:rsidR="009B543D" w:rsidRPr="00794639" w:rsidRDefault="009B543D" w:rsidP="00CF5A45">
            <w:pPr>
              <w:pStyle w:val="TableBody"/>
            </w:pPr>
          </w:p>
          <w:p w14:paraId="644E1D2D" w14:textId="77777777" w:rsidR="009B543D" w:rsidRPr="00794639" w:rsidRDefault="009B543D" w:rsidP="00F81D8D">
            <w:pPr>
              <w:pStyle w:val="TableBody"/>
              <w:rPr>
                <w:u w:val="single"/>
              </w:rPr>
            </w:pPr>
            <w:r w:rsidRPr="00794639">
              <w:rPr>
                <w:u w:val="single"/>
              </w:rPr>
              <w:t>Parameters</w:t>
            </w:r>
          </w:p>
          <w:p w14:paraId="23C24292" w14:textId="77777777" w:rsidR="009B543D" w:rsidRPr="00794639" w:rsidRDefault="009B543D" w:rsidP="00F81D8D">
            <w:pPr>
              <w:pStyle w:val="TableBody"/>
            </w:pPr>
            <w:r w:rsidRPr="00794639">
              <w:rPr>
                <w:b/>
                <w:snapToGrid w:val="0"/>
              </w:rPr>
              <w:t>&lt;state&gt;</w:t>
            </w:r>
            <w:r w:rsidRPr="00794639">
              <w:tab/>
              <w:t>Indicates the state of PDP context activation</w:t>
            </w:r>
          </w:p>
          <w:p w14:paraId="6E809688" w14:textId="77777777" w:rsidR="009B543D" w:rsidRPr="00794639" w:rsidRDefault="009B543D" w:rsidP="00F81D8D">
            <w:pPr>
              <w:pStyle w:val="TableBody"/>
            </w:pPr>
            <w:r w:rsidRPr="00794639">
              <w:t>0</w:t>
            </w:r>
            <w:r w:rsidRPr="00794639">
              <w:tab/>
              <w:t>Deactivated</w:t>
            </w:r>
          </w:p>
          <w:p w14:paraId="561BC1C9" w14:textId="77777777" w:rsidR="009B543D" w:rsidRPr="00794639" w:rsidRDefault="009B543D" w:rsidP="00F81D8D">
            <w:pPr>
              <w:pStyle w:val="TableBody"/>
            </w:pPr>
            <w:r w:rsidRPr="00794639">
              <w:t>1</w:t>
            </w:r>
            <w:r w:rsidRPr="00794639">
              <w:tab/>
              <w:t>Activated</w:t>
            </w:r>
          </w:p>
          <w:p w14:paraId="01E628E5" w14:textId="77777777" w:rsidR="009B543D" w:rsidRPr="00794639" w:rsidRDefault="009B543D" w:rsidP="00F81D8D">
            <w:pPr>
              <w:pStyle w:val="TableBody"/>
              <w:rPr>
                <w:b/>
                <w:snapToGrid w:val="0"/>
              </w:rPr>
            </w:pPr>
          </w:p>
          <w:p w14:paraId="75BB89BE" w14:textId="77777777" w:rsidR="009B543D" w:rsidRPr="00794639" w:rsidRDefault="009B543D" w:rsidP="00F81D8D">
            <w:pPr>
              <w:pStyle w:val="TableBody"/>
              <w:rPr>
                <w:rFonts w:ascii="Times New Roman" w:hAnsi="Times New Roman" w:cs="Times New Roman"/>
                <w:sz w:val="20"/>
                <w:szCs w:val="20"/>
                <w:u w:val="single"/>
              </w:rPr>
            </w:pPr>
            <w:r w:rsidRPr="00794639">
              <w:rPr>
                <w:b/>
                <w:snapToGrid w:val="0"/>
              </w:rPr>
              <w:t>&lt;cid&gt;</w:t>
            </w:r>
            <w:r w:rsidRPr="00794639">
              <w:rPr>
                <w:snapToGrid w:val="0"/>
              </w:rPr>
              <w:tab/>
              <w:t>Numeric parameter which specifies a particular PDP context definition</w:t>
            </w:r>
          </w:p>
        </w:tc>
      </w:tr>
      <w:tr w:rsidR="009B543D" w:rsidRPr="00794639" w14:paraId="18FEB535" w14:textId="77777777" w:rsidTr="00953CD3">
        <w:trPr>
          <w:trHeight w:val="35"/>
        </w:trPr>
        <w:tc>
          <w:tcPr>
            <w:tcW w:w="1707" w:type="dxa"/>
          </w:tcPr>
          <w:p w14:paraId="3ACB3367" w14:textId="77777777" w:rsidR="009B543D" w:rsidRPr="00794639" w:rsidRDefault="009B543D" w:rsidP="00F81D8D">
            <w:pPr>
              <w:pStyle w:val="TableBody"/>
              <w:rPr>
                <w:u w:val="single"/>
              </w:rPr>
            </w:pPr>
            <w:r w:rsidRPr="00794639">
              <w:rPr>
                <w:u w:val="single"/>
              </w:rPr>
              <w:t>Reference</w:t>
            </w:r>
          </w:p>
          <w:p w14:paraId="207FD355" w14:textId="77777777" w:rsidR="009B543D" w:rsidRPr="00794639" w:rsidRDefault="009B543D" w:rsidP="00F81D8D">
            <w:pPr>
              <w:pStyle w:val="TableBody"/>
              <w:rPr>
                <w:u w:val="single"/>
              </w:rPr>
            </w:pPr>
            <w:r w:rsidRPr="00794639">
              <w:t>27.007 Rev12</w:t>
            </w:r>
          </w:p>
        </w:tc>
        <w:tc>
          <w:tcPr>
            <w:tcW w:w="7290" w:type="dxa"/>
          </w:tcPr>
          <w:p w14:paraId="62DB2058" w14:textId="77777777" w:rsidR="009B543D" w:rsidRPr="00794639" w:rsidRDefault="009B543D" w:rsidP="00F81D8D">
            <w:pPr>
              <w:pStyle w:val="TableBody"/>
            </w:pPr>
            <w:r w:rsidRPr="00794639">
              <w:rPr>
                <w:u w:val="single"/>
              </w:rPr>
              <w:t>Notes</w:t>
            </w:r>
          </w:p>
          <w:p w14:paraId="0B74C037" w14:textId="77777777" w:rsidR="009B543D" w:rsidRPr="00794639" w:rsidRDefault="009B543D" w:rsidP="00F81D8D">
            <w:pPr>
              <w:pStyle w:val="TableBody"/>
            </w:pPr>
            <w:r w:rsidRPr="00794639">
              <w:t>The modules include an internal stack that may automatically activate or deactivate PDP context. Use this command with caution.</w:t>
            </w:r>
          </w:p>
        </w:tc>
      </w:tr>
    </w:tbl>
    <w:p w14:paraId="22A245D9" w14:textId="7C468EA7" w:rsidR="00AD6DB4" w:rsidRPr="00794639" w:rsidRDefault="00AD6DB4" w:rsidP="0059466D">
      <w:pPr>
        <w:pStyle w:val="Heading2"/>
      </w:pPr>
      <w:bookmarkStart w:id="6754" w:name="_Ref518400641"/>
      <w:bookmarkStart w:id="6755" w:name="_Toc531700970"/>
      <w:r w:rsidRPr="00794639">
        <w:t>+CGCMOD Command: Modify PDP Context</w:t>
      </w:r>
      <w:bookmarkEnd w:id="6745"/>
      <w:bookmarkEnd w:id="6746"/>
      <w:bookmarkEnd w:id="6754"/>
      <w:bookmarkEnd w:id="6755"/>
    </w:p>
    <w:tbl>
      <w:tblPr>
        <w:tblStyle w:val="TableSWIleft"/>
        <w:tblW w:w="8997" w:type="dxa"/>
        <w:tblLayout w:type="fixed"/>
        <w:tblLook w:val="04A0" w:firstRow="1" w:lastRow="0" w:firstColumn="1" w:lastColumn="0" w:noHBand="0" w:noVBand="1"/>
      </w:tblPr>
      <w:tblGrid>
        <w:gridCol w:w="1707"/>
        <w:gridCol w:w="7290"/>
      </w:tblGrid>
      <w:tr w:rsidR="00AD6DB4" w:rsidRPr="00794639" w14:paraId="2B12432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65E4F3A" w14:textId="4BC317D2" w:rsidR="00AD6DB4" w:rsidRPr="00794639" w:rsidRDefault="00F22490">
            <w:pPr>
              <w:pStyle w:val="TableRowHead"/>
              <w:spacing w:before="144" w:after="144"/>
              <w:rPr>
                <w:bCs w:val="0"/>
              </w:rPr>
            </w:pPr>
            <w:r w:rsidRPr="00794639">
              <w:t>HL7800</w:t>
            </w:r>
          </w:p>
        </w:tc>
      </w:tr>
      <w:tr w:rsidR="00AD6DB4" w:rsidRPr="00794639" w14:paraId="32F5B520" w14:textId="77777777" w:rsidTr="00953CD3">
        <w:tc>
          <w:tcPr>
            <w:tcW w:w="1707" w:type="dxa"/>
          </w:tcPr>
          <w:p w14:paraId="76A71C43"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03F4222A" w14:textId="77777777" w:rsidR="00AD6DB4" w:rsidRPr="00794639" w:rsidRDefault="00AD6DB4" w:rsidP="00166AF3">
            <w:pPr>
              <w:pStyle w:val="TableBody"/>
            </w:pPr>
          </w:p>
          <w:p w14:paraId="47CF676B" w14:textId="77777777" w:rsidR="00AD6DB4" w:rsidRPr="00794639" w:rsidRDefault="00AD6DB4" w:rsidP="00166AF3">
            <w:pPr>
              <w:pStyle w:val="TableBody"/>
              <w:rPr>
                <w:u w:val="single"/>
              </w:rPr>
            </w:pPr>
            <w:r w:rsidRPr="00794639">
              <w:rPr>
                <w:u w:val="single"/>
              </w:rPr>
              <w:t>Syntax</w:t>
            </w:r>
          </w:p>
          <w:p w14:paraId="7ABF5C9E" w14:textId="77777777" w:rsidR="00AD6DB4" w:rsidRPr="00794639" w:rsidRDefault="00AD6DB4" w:rsidP="00166AF3">
            <w:pPr>
              <w:pStyle w:val="TableBody"/>
            </w:pPr>
            <w:r w:rsidRPr="00794639">
              <w:rPr>
                <w:b/>
              </w:rPr>
              <w:t>AT+CGCMOD=?</w:t>
            </w:r>
          </w:p>
        </w:tc>
        <w:tc>
          <w:tcPr>
            <w:tcW w:w="7290" w:type="dxa"/>
          </w:tcPr>
          <w:p w14:paraId="1A51170E" w14:textId="77777777" w:rsidR="00AD6DB4" w:rsidRPr="00794639" w:rsidRDefault="00AD6DB4" w:rsidP="00166AF3">
            <w:pPr>
              <w:pStyle w:val="TableBody"/>
              <w:rPr>
                <w:rFonts w:ascii="Times New Roman" w:hAnsi="Times New Roman" w:cs="Times New Roman"/>
                <w:sz w:val="20"/>
                <w:szCs w:val="20"/>
                <w:u w:val="single"/>
              </w:rPr>
            </w:pPr>
          </w:p>
          <w:p w14:paraId="33EE3F17" w14:textId="77777777" w:rsidR="00AD6DB4" w:rsidRPr="00794639" w:rsidRDefault="00AD6DB4" w:rsidP="00166AF3">
            <w:pPr>
              <w:pStyle w:val="TableBody"/>
              <w:rPr>
                <w:u w:val="single"/>
              </w:rPr>
            </w:pPr>
          </w:p>
          <w:p w14:paraId="55F72860" w14:textId="77777777" w:rsidR="00AD6DB4" w:rsidRPr="00794639" w:rsidRDefault="00AD6DB4" w:rsidP="00166AF3">
            <w:pPr>
              <w:pStyle w:val="TableBody"/>
              <w:rPr>
                <w:u w:val="single"/>
              </w:rPr>
            </w:pPr>
            <w:r w:rsidRPr="00794639">
              <w:rPr>
                <w:u w:val="single"/>
              </w:rPr>
              <w:t>Response</w:t>
            </w:r>
          </w:p>
          <w:p w14:paraId="05D4CE9C" w14:textId="77777777" w:rsidR="00AD6DB4" w:rsidRPr="00794639" w:rsidRDefault="00AD6DB4" w:rsidP="00166AF3">
            <w:pPr>
              <w:pStyle w:val="TableBody"/>
            </w:pPr>
            <w:r w:rsidRPr="00794639">
              <w:rPr>
                <w:b/>
              </w:rPr>
              <w:t>+CGCMOD:</w:t>
            </w:r>
            <w:r w:rsidRPr="00794639">
              <w:t xml:space="preserve"> (list of </w:t>
            </w:r>
            <w:r w:rsidRPr="00794639">
              <w:rPr>
                <w:b/>
              </w:rPr>
              <w:t>&lt;cid&gt;</w:t>
            </w:r>
            <w:r w:rsidRPr="00794639">
              <w:t>s addociated with active contexts)</w:t>
            </w:r>
          </w:p>
          <w:p w14:paraId="5006E115" w14:textId="77777777" w:rsidR="00AD6DB4" w:rsidRPr="00794639" w:rsidRDefault="00AD6DB4" w:rsidP="00166AF3">
            <w:pPr>
              <w:pStyle w:val="TableBody"/>
              <w:rPr>
                <w:b/>
              </w:rPr>
            </w:pPr>
            <w:r w:rsidRPr="00794639">
              <w:rPr>
                <w:b/>
              </w:rPr>
              <w:t>OK</w:t>
            </w:r>
          </w:p>
        </w:tc>
      </w:tr>
      <w:tr w:rsidR="00AD6DB4" w:rsidRPr="00794639" w14:paraId="79029E9A" w14:textId="77777777" w:rsidTr="00953CD3">
        <w:tc>
          <w:tcPr>
            <w:tcW w:w="1707" w:type="dxa"/>
          </w:tcPr>
          <w:p w14:paraId="173265F1"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037D95D0" w14:textId="77777777" w:rsidR="00AD6DB4" w:rsidRPr="00794639" w:rsidRDefault="00AD6DB4" w:rsidP="00166AF3">
            <w:pPr>
              <w:pStyle w:val="TableBody"/>
            </w:pPr>
          </w:p>
          <w:p w14:paraId="03E8F614" w14:textId="77777777" w:rsidR="00AD6DB4" w:rsidRPr="00794639" w:rsidRDefault="00AD6DB4" w:rsidP="00166AF3">
            <w:pPr>
              <w:pStyle w:val="TableBody"/>
              <w:rPr>
                <w:u w:val="single"/>
              </w:rPr>
            </w:pPr>
            <w:r w:rsidRPr="00794639">
              <w:rPr>
                <w:u w:val="single"/>
              </w:rPr>
              <w:t>Syntax</w:t>
            </w:r>
          </w:p>
          <w:p w14:paraId="1B350282" w14:textId="77777777" w:rsidR="00AD6DB4" w:rsidRPr="00794639" w:rsidRDefault="00AD6DB4" w:rsidP="00166AF3">
            <w:pPr>
              <w:pStyle w:val="TableBody"/>
            </w:pPr>
            <w:r w:rsidRPr="00794639">
              <w:rPr>
                <w:b/>
              </w:rPr>
              <w:t>AT+CGCMOD= [&lt;cid&gt;[,&lt;cid&gt;</w:t>
            </w:r>
            <w:r w:rsidRPr="00794639">
              <w:rPr>
                <w:b/>
              </w:rPr>
              <w:br/>
              <w:t>[,...]]]</w:t>
            </w:r>
          </w:p>
        </w:tc>
        <w:tc>
          <w:tcPr>
            <w:tcW w:w="7290" w:type="dxa"/>
          </w:tcPr>
          <w:p w14:paraId="5BADF344" w14:textId="77777777" w:rsidR="00AD6DB4" w:rsidRPr="00794639" w:rsidRDefault="00AD6DB4" w:rsidP="00166AF3">
            <w:pPr>
              <w:pStyle w:val="TableBody"/>
              <w:rPr>
                <w:rFonts w:ascii="Times New Roman" w:hAnsi="Times New Roman" w:cs="Times New Roman"/>
                <w:sz w:val="20"/>
                <w:szCs w:val="20"/>
                <w:u w:val="single"/>
              </w:rPr>
            </w:pPr>
          </w:p>
          <w:p w14:paraId="3B5A60D4" w14:textId="77777777" w:rsidR="00AD6DB4" w:rsidRPr="00794639" w:rsidRDefault="00AD6DB4" w:rsidP="00166AF3">
            <w:pPr>
              <w:pStyle w:val="TableBody"/>
              <w:rPr>
                <w:u w:val="single"/>
              </w:rPr>
            </w:pPr>
          </w:p>
          <w:p w14:paraId="154178CA" w14:textId="77777777" w:rsidR="00AD6DB4" w:rsidRPr="00794639" w:rsidRDefault="00AD6DB4" w:rsidP="00166AF3">
            <w:pPr>
              <w:pStyle w:val="TableBody"/>
              <w:rPr>
                <w:u w:val="single"/>
              </w:rPr>
            </w:pPr>
            <w:r w:rsidRPr="00794639">
              <w:rPr>
                <w:u w:val="single"/>
              </w:rPr>
              <w:t>Response</w:t>
            </w:r>
          </w:p>
          <w:p w14:paraId="0BC393B6" w14:textId="77777777" w:rsidR="00AD6DB4" w:rsidRPr="00794639" w:rsidRDefault="00AD6DB4" w:rsidP="00166AF3">
            <w:pPr>
              <w:pStyle w:val="TableBody"/>
            </w:pPr>
            <w:r w:rsidRPr="00794639">
              <w:rPr>
                <w:b/>
              </w:rPr>
              <w:t>OK</w:t>
            </w:r>
          </w:p>
          <w:p w14:paraId="690654AD" w14:textId="77777777" w:rsidR="00AD6DB4" w:rsidRPr="00794639" w:rsidRDefault="00AD6DB4" w:rsidP="00166AF3">
            <w:pPr>
              <w:pStyle w:val="TableBody"/>
            </w:pPr>
          </w:p>
          <w:p w14:paraId="32EB6D74" w14:textId="77777777" w:rsidR="00AD6DB4" w:rsidRPr="00794639" w:rsidRDefault="00AD6DB4" w:rsidP="00166AF3">
            <w:pPr>
              <w:pStyle w:val="TableBody"/>
            </w:pPr>
            <w:r w:rsidRPr="00794639">
              <w:t>or</w:t>
            </w:r>
          </w:p>
          <w:p w14:paraId="0CD2D79B" w14:textId="77777777" w:rsidR="00AD6DB4" w:rsidRPr="00794639" w:rsidRDefault="00AD6DB4" w:rsidP="00166AF3">
            <w:pPr>
              <w:pStyle w:val="TableBody"/>
              <w:rPr>
                <w:b/>
              </w:rPr>
            </w:pPr>
            <w:r w:rsidRPr="00794639">
              <w:rPr>
                <w:b/>
              </w:rPr>
              <w:t>+CME ERROR: &lt;err&gt;</w:t>
            </w:r>
          </w:p>
          <w:p w14:paraId="0FA60E55" w14:textId="77777777" w:rsidR="00AD6DB4" w:rsidRPr="00794639" w:rsidRDefault="00AD6DB4" w:rsidP="00166AF3">
            <w:pPr>
              <w:pStyle w:val="TableBody"/>
            </w:pPr>
          </w:p>
          <w:p w14:paraId="70808F1E" w14:textId="77777777" w:rsidR="00AD6DB4" w:rsidRPr="00794639" w:rsidRDefault="00AD6DB4" w:rsidP="00166AF3">
            <w:pPr>
              <w:pStyle w:val="TableBody"/>
            </w:pPr>
            <w:r w:rsidRPr="00794639">
              <w:rPr>
                <w:u w:val="single"/>
              </w:rPr>
              <w:t>Parameter</w:t>
            </w:r>
          </w:p>
          <w:p w14:paraId="0EFF739A" w14:textId="77777777" w:rsidR="00AD6DB4" w:rsidRPr="00794639" w:rsidRDefault="00AD6DB4" w:rsidP="00166AF3">
            <w:pPr>
              <w:pStyle w:val="TableBody"/>
              <w:rPr>
                <w:b/>
              </w:rPr>
            </w:pPr>
            <w:r w:rsidRPr="00794639">
              <w:rPr>
                <w:b/>
              </w:rPr>
              <w:t>&lt;cid&gt;</w:t>
            </w:r>
            <w:r w:rsidRPr="00794639">
              <w:tab/>
              <w:t xml:space="preserve">Numeric parameter which specifies a particular PDP context definition (see </w:t>
            </w:r>
            <w:r w:rsidRPr="00794639">
              <w:rPr>
                <w:rStyle w:val="Code"/>
              </w:rPr>
              <w:t>+CGDCONT</w:t>
            </w:r>
            <w:r w:rsidRPr="00794639">
              <w:t xml:space="preserve"> and </w:t>
            </w:r>
            <w:r w:rsidRPr="00794639">
              <w:rPr>
                <w:rStyle w:val="Code"/>
              </w:rPr>
              <w:t>+CGDSCONT</w:t>
            </w:r>
            <w:r w:rsidRPr="00794639">
              <w:t>)</w:t>
            </w:r>
          </w:p>
        </w:tc>
      </w:tr>
      <w:tr w:rsidR="00F90338" w:rsidRPr="00794639" w14:paraId="1E27BCEA" w14:textId="77777777" w:rsidTr="00953CD3">
        <w:tc>
          <w:tcPr>
            <w:tcW w:w="1707" w:type="dxa"/>
          </w:tcPr>
          <w:p w14:paraId="52D8F138" w14:textId="7696B53C" w:rsidR="00F90338" w:rsidRPr="00794639" w:rsidRDefault="00F90338">
            <w:pPr>
              <w:pStyle w:val="TableBody"/>
              <w:rPr>
                <w:i/>
              </w:rPr>
            </w:pPr>
            <w:r w:rsidRPr="00794639">
              <w:rPr>
                <w:u w:val="single"/>
              </w:rPr>
              <w:t>Reference</w:t>
            </w:r>
          </w:p>
        </w:tc>
        <w:tc>
          <w:tcPr>
            <w:tcW w:w="7290" w:type="dxa"/>
          </w:tcPr>
          <w:p w14:paraId="67AACA82" w14:textId="2B73ECEA" w:rsidR="00F90338" w:rsidRPr="00794639" w:rsidRDefault="00D239B0" w:rsidP="00166AF3">
            <w:pPr>
              <w:pStyle w:val="TableBody"/>
              <w:rPr>
                <w:rFonts w:ascii="Times New Roman" w:hAnsi="Times New Roman" w:cs="Times New Roman"/>
                <w:sz w:val="20"/>
                <w:szCs w:val="20"/>
                <w:u w:val="single"/>
              </w:rPr>
            </w:pPr>
            <w:r w:rsidRPr="00794639">
              <w:t>27.007 Rev10</w:t>
            </w:r>
          </w:p>
        </w:tc>
      </w:tr>
    </w:tbl>
    <w:p w14:paraId="748B7AF8" w14:textId="77777777" w:rsidR="00AD6DB4" w:rsidRPr="00794639" w:rsidRDefault="00AD6DB4" w:rsidP="0059466D">
      <w:pPr>
        <w:pStyle w:val="Heading2"/>
      </w:pPr>
      <w:bookmarkStart w:id="6756" w:name="_Ref378175564"/>
      <w:bookmarkStart w:id="6757" w:name="_Toc486251701"/>
      <w:bookmarkStart w:id="6758" w:name="_Toc531700971"/>
      <w:r w:rsidRPr="00794639">
        <w:lastRenderedPageBreak/>
        <w:t>+CGTFT Command: Traffic Flow Template</w:t>
      </w:r>
      <w:bookmarkEnd w:id="6756"/>
      <w:bookmarkEnd w:id="6757"/>
      <w:bookmarkEnd w:id="6758"/>
    </w:p>
    <w:tbl>
      <w:tblPr>
        <w:tblStyle w:val="TableSWIleft"/>
        <w:tblW w:w="8997" w:type="dxa"/>
        <w:tblLayout w:type="fixed"/>
        <w:tblLook w:val="04A0" w:firstRow="1" w:lastRow="0" w:firstColumn="1" w:lastColumn="0" w:noHBand="0" w:noVBand="1"/>
      </w:tblPr>
      <w:tblGrid>
        <w:gridCol w:w="1728"/>
        <w:gridCol w:w="7269"/>
      </w:tblGrid>
      <w:tr w:rsidR="00AD6DB4" w:rsidRPr="00794639" w14:paraId="6DEBCF5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F97435" w14:textId="1E2FBD1B" w:rsidR="00AD6DB4" w:rsidRPr="00794639" w:rsidRDefault="00F22490">
            <w:pPr>
              <w:pStyle w:val="TableRowHead"/>
              <w:spacing w:before="144" w:after="144"/>
              <w:rPr>
                <w:bCs w:val="0"/>
              </w:rPr>
            </w:pPr>
            <w:r w:rsidRPr="00794639">
              <w:t>HL7800</w:t>
            </w:r>
          </w:p>
        </w:tc>
      </w:tr>
      <w:tr w:rsidR="00AD6DB4" w:rsidRPr="00794639" w14:paraId="484A84AC" w14:textId="77777777" w:rsidTr="00170927">
        <w:tc>
          <w:tcPr>
            <w:tcW w:w="1728" w:type="dxa"/>
          </w:tcPr>
          <w:p w14:paraId="0A7D743A"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09E09D3B" w14:textId="77777777" w:rsidR="00AD6DB4" w:rsidRPr="00794639" w:rsidRDefault="00AD6DB4" w:rsidP="00166AF3">
            <w:pPr>
              <w:pStyle w:val="TableBody"/>
            </w:pPr>
          </w:p>
          <w:p w14:paraId="08FC90D7" w14:textId="77777777" w:rsidR="00AD6DB4" w:rsidRPr="00794639" w:rsidRDefault="00AD6DB4" w:rsidP="00166AF3">
            <w:pPr>
              <w:pStyle w:val="TableBody"/>
              <w:rPr>
                <w:u w:val="single"/>
              </w:rPr>
            </w:pPr>
            <w:r w:rsidRPr="00794639">
              <w:rPr>
                <w:u w:val="single"/>
              </w:rPr>
              <w:t>Syntax</w:t>
            </w:r>
          </w:p>
          <w:p w14:paraId="5C4D489E" w14:textId="77777777" w:rsidR="00AD6DB4" w:rsidRPr="00794639" w:rsidRDefault="00AD6DB4" w:rsidP="00166AF3">
            <w:pPr>
              <w:pStyle w:val="TableBody"/>
            </w:pPr>
            <w:r w:rsidRPr="00794639">
              <w:rPr>
                <w:b/>
              </w:rPr>
              <w:t>AT+CGTFT=?</w:t>
            </w:r>
          </w:p>
        </w:tc>
        <w:tc>
          <w:tcPr>
            <w:tcW w:w="7269" w:type="dxa"/>
          </w:tcPr>
          <w:p w14:paraId="1BE7BE4D" w14:textId="77777777" w:rsidR="00AD6DB4" w:rsidRPr="00794639" w:rsidRDefault="00AD6DB4" w:rsidP="00166AF3">
            <w:pPr>
              <w:pStyle w:val="TableBody"/>
              <w:rPr>
                <w:rFonts w:ascii="Times New Roman" w:hAnsi="Times New Roman" w:cs="Times New Roman"/>
                <w:sz w:val="20"/>
                <w:szCs w:val="20"/>
                <w:u w:val="single"/>
              </w:rPr>
            </w:pPr>
          </w:p>
          <w:p w14:paraId="247C4ED7" w14:textId="77777777" w:rsidR="00AD6DB4" w:rsidRPr="00794639" w:rsidRDefault="00AD6DB4" w:rsidP="00166AF3">
            <w:pPr>
              <w:pStyle w:val="TableBody"/>
              <w:rPr>
                <w:u w:val="single"/>
              </w:rPr>
            </w:pPr>
          </w:p>
          <w:p w14:paraId="4FE950CA" w14:textId="77777777" w:rsidR="00AD6DB4" w:rsidRPr="00794639" w:rsidRDefault="00AD6DB4" w:rsidP="00166AF3">
            <w:pPr>
              <w:pStyle w:val="TableBody"/>
              <w:rPr>
                <w:u w:val="single"/>
              </w:rPr>
            </w:pPr>
            <w:r w:rsidRPr="00794639">
              <w:rPr>
                <w:u w:val="single"/>
              </w:rPr>
              <w:t>Response</w:t>
            </w:r>
          </w:p>
          <w:p w14:paraId="126503AB" w14:textId="79B94A0C" w:rsidR="00AD6DB4" w:rsidRPr="00794639" w:rsidRDefault="00AD6DB4" w:rsidP="002E2D9E">
            <w:pPr>
              <w:pStyle w:val="TableBody"/>
              <w:rPr>
                <w:b/>
              </w:rPr>
            </w:pPr>
            <w:r w:rsidRPr="00794639">
              <w:rPr>
                <w:b/>
              </w:rPr>
              <w:t>+CGTFT: &lt;PDP_type&gt;,</w:t>
            </w:r>
            <w:r w:rsidRPr="00794639">
              <w:t xml:space="preserve"> (list of supported</w:t>
            </w:r>
            <w:r w:rsidRPr="00794639">
              <w:rPr>
                <w:b/>
              </w:rPr>
              <w:t xml:space="preserve"> &lt;packet filter identifier&gt;</w:t>
            </w:r>
            <w:r w:rsidRPr="00794639">
              <w:t>s) , (list of supported</w:t>
            </w:r>
            <w:r w:rsidRPr="00794639">
              <w:rPr>
                <w:b/>
              </w:rPr>
              <w:t xml:space="preserve"> &lt;evaluation precedence index&gt;</w:t>
            </w:r>
            <w:r w:rsidRPr="00794639">
              <w:t>s), (list of supported</w:t>
            </w:r>
            <w:r w:rsidRPr="00794639">
              <w:rPr>
                <w:b/>
              </w:rPr>
              <w:t xml:space="preserve"> &lt;source address and subnet mask&gt;</w:t>
            </w:r>
            <w:r w:rsidRPr="00794639">
              <w:t>s), (list of supported</w:t>
            </w:r>
            <w:r w:rsidRPr="00794639">
              <w:rPr>
                <w:b/>
              </w:rPr>
              <w:t xml:space="preserve"> &lt;protocol number (ipv4) / next header (ipv6)&gt;</w:t>
            </w:r>
            <w:r w:rsidRPr="00794639">
              <w:t>s), (list of supported</w:t>
            </w:r>
            <w:r w:rsidRPr="00794639">
              <w:rPr>
                <w:b/>
              </w:rPr>
              <w:t xml:space="preserve"> &lt;destination port range&gt;</w:t>
            </w:r>
            <w:r w:rsidRPr="00794639">
              <w:t>s), (list of supported</w:t>
            </w:r>
            <w:r w:rsidRPr="00794639">
              <w:rPr>
                <w:b/>
              </w:rPr>
              <w:t xml:space="preserve"> &lt;source port range&gt;</w:t>
            </w:r>
            <w:r w:rsidRPr="00794639">
              <w:t>s), (list of supported</w:t>
            </w:r>
            <w:r w:rsidRPr="00794639">
              <w:rPr>
                <w:b/>
              </w:rPr>
              <w:t xml:space="preserve"> &lt;ipsec security parameter index (spi)&gt;</w:t>
            </w:r>
            <w:r w:rsidRPr="00794639">
              <w:t>s), (list of supported</w:t>
            </w:r>
            <w:r w:rsidRPr="00794639">
              <w:rPr>
                <w:b/>
              </w:rPr>
              <w:t xml:space="preserve"> &lt;type of service (tos) (ipv4) and mask / traffic class (ipv6) and mask&gt;</w:t>
            </w:r>
            <w:r w:rsidRPr="00794639">
              <w:t>s), (list of supported</w:t>
            </w:r>
            <w:r w:rsidRPr="00794639">
              <w:rPr>
                <w:b/>
              </w:rPr>
              <w:t xml:space="preserve"> &lt;flow label (ipv6)</w:t>
            </w:r>
            <w:r w:rsidRPr="00794639">
              <w:t xml:space="preserve">&gt;s), (list of supported </w:t>
            </w:r>
            <w:r w:rsidRPr="00794639">
              <w:rPr>
                <w:b/>
              </w:rPr>
              <w:t>&lt;direction&gt;</w:t>
            </w:r>
            <w:r w:rsidRPr="00794639">
              <w:t>s)</w:t>
            </w:r>
            <w:r w:rsidRPr="00794639">
              <w:br/>
            </w:r>
            <w:r w:rsidRPr="00794639">
              <w:rPr>
                <w:b/>
              </w:rPr>
              <w:t xml:space="preserve">[&lt;CR&gt;&lt;LF&gt;+CGTFT: &lt;PDP_type&gt;, </w:t>
            </w:r>
            <w:r w:rsidRPr="00794639">
              <w:t>(list of supported</w:t>
            </w:r>
            <w:r w:rsidRPr="00794639">
              <w:rPr>
                <w:b/>
              </w:rPr>
              <w:t xml:space="preserve"> &lt;packet filter identifier&gt;</w:t>
            </w:r>
            <w:r w:rsidRPr="00794639">
              <w:t>s), (list of supported</w:t>
            </w:r>
            <w:r w:rsidRPr="00794639">
              <w:rPr>
                <w:b/>
              </w:rPr>
              <w:t xml:space="preserve"> &lt;evaluation precedence index&gt;</w:t>
            </w:r>
            <w:r w:rsidRPr="00794639">
              <w:t>s), (list of supported</w:t>
            </w:r>
            <w:r w:rsidRPr="00794639">
              <w:rPr>
                <w:b/>
              </w:rPr>
              <w:t xml:space="preserve"> &lt;source address and subnet mask&gt;</w:t>
            </w:r>
            <w:r w:rsidRPr="00794639">
              <w:t>s), (list of supported</w:t>
            </w:r>
            <w:r w:rsidRPr="00794639">
              <w:rPr>
                <w:b/>
              </w:rPr>
              <w:t xml:space="preserve"> &lt;protocol number (ipv4) / next header (ipv6)&gt;</w:t>
            </w:r>
            <w:r w:rsidRPr="00794639">
              <w:t>s), (list of supported</w:t>
            </w:r>
            <w:r w:rsidRPr="00794639">
              <w:rPr>
                <w:b/>
              </w:rPr>
              <w:t xml:space="preserve"> &lt;destination port range&gt;</w:t>
            </w:r>
            <w:r w:rsidRPr="00794639">
              <w:t>s),(list of supported</w:t>
            </w:r>
            <w:r w:rsidRPr="00794639">
              <w:rPr>
                <w:b/>
              </w:rPr>
              <w:t xml:space="preserve"> &lt;source port range&gt;</w:t>
            </w:r>
            <w:r w:rsidRPr="00794639">
              <w:t>s), (list of supported</w:t>
            </w:r>
            <w:r w:rsidRPr="00794639">
              <w:rPr>
                <w:b/>
              </w:rPr>
              <w:t xml:space="preserve"> &lt;ipsec security parameter index (spi)&gt;</w:t>
            </w:r>
            <w:r w:rsidRPr="00794639">
              <w:t>s), (list of supported</w:t>
            </w:r>
            <w:r w:rsidRPr="00794639">
              <w:rPr>
                <w:b/>
              </w:rPr>
              <w:t xml:space="preserve"> &lt;type of service (tos) (ipv4) and mask / traffic class (ipv6) and mask&gt;</w:t>
            </w:r>
            <w:r w:rsidRPr="00794639">
              <w:t>s), (list of supported</w:t>
            </w:r>
            <w:r w:rsidRPr="00794639">
              <w:rPr>
                <w:b/>
              </w:rPr>
              <w:t xml:space="preserve"> &lt;flow label (ipv6)</w:t>
            </w:r>
            <w:r w:rsidRPr="00794639">
              <w:t>&gt;s), (list of supported</w:t>
            </w:r>
            <w:r w:rsidRPr="00794639">
              <w:rPr>
                <w:b/>
              </w:rPr>
              <w:t xml:space="preserve"> &lt;direction&gt;</w:t>
            </w:r>
            <w:r w:rsidRPr="00794639">
              <w:t>s)</w:t>
            </w:r>
            <w:r w:rsidRPr="00794639">
              <w:rPr>
                <w:b/>
              </w:rPr>
              <w:t>[...]]</w:t>
            </w:r>
          </w:p>
        </w:tc>
      </w:tr>
      <w:tr w:rsidR="00AD6DB4" w:rsidRPr="00794639" w14:paraId="067C2399" w14:textId="77777777" w:rsidTr="00170927">
        <w:tc>
          <w:tcPr>
            <w:tcW w:w="0" w:type="dxa"/>
          </w:tcPr>
          <w:p w14:paraId="6DD0943F"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75D425F3" w14:textId="77777777" w:rsidR="00AD6DB4" w:rsidRPr="00794639" w:rsidRDefault="00AD6DB4" w:rsidP="00166AF3">
            <w:pPr>
              <w:pStyle w:val="TableBody"/>
            </w:pPr>
          </w:p>
          <w:p w14:paraId="66C0DF39" w14:textId="77777777" w:rsidR="00AD6DB4" w:rsidRPr="00794639" w:rsidRDefault="00AD6DB4" w:rsidP="00166AF3">
            <w:pPr>
              <w:pStyle w:val="TableBody"/>
              <w:rPr>
                <w:u w:val="single"/>
              </w:rPr>
            </w:pPr>
            <w:r w:rsidRPr="00794639">
              <w:rPr>
                <w:u w:val="single"/>
              </w:rPr>
              <w:t>Syntax</w:t>
            </w:r>
          </w:p>
          <w:p w14:paraId="104088F8" w14:textId="77777777" w:rsidR="00AD6DB4" w:rsidRPr="00794639" w:rsidRDefault="00AD6DB4" w:rsidP="00166AF3">
            <w:pPr>
              <w:pStyle w:val="TableBody"/>
              <w:rPr>
                <w:i/>
              </w:rPr>
            </w:pPr>
            <w:r w:rsidRPr="00794639">
              <w:rPr>
                <w:b/>
              </w:rPr>
              <w:t>AT+CGTFT?</w:t>
            </w:r>
          </w:p>
        </w:tc>
        <w:tc>
          <w:tcPr>
            <w:tcW w:w="7269" w:type="dxa"/>
          </w:tcPr>
          <w:p w14:paraId="16D33DDB" w14:textId="77777777" w:rsidR="00AD6DB4" w:rsidRPr="00794639" w:rsidRDefault="00AD6DB4" w:rsidP="00166AF3">
            <w:pPr>
              <w:pStyle w:val="TableBody"/>
              <w:rPr>
                <w:rFonts w:ascii="Times New Roman" w:hAnsi="Times New Roman" w:cs="Times New Roman"/>
                <w:sz w:val="20"/>
                <w:szCs w:val="20"/>
                <w:u w:val="single"/>
              </w:rPr>
            </w:pPr>
          </w:p>
          <w:p w14:paraId="40F8B108" w14:textId="77777777" w:rsidR="00AD6DB4" w:rsidRPr="00794639" w:rsidRDefault="00AD6DB4" w:rsidP="00166AF3">
            <w:pPr>
              <w:pStyle w:val="TableBody"/>
              <w:rPr>
                <w:u w:val="single"/>
              </w:rPr>
            </w:pPr>
          </w:p>
          <w:p w14:paraId="1FAC5BC5" w14:textId="77777777" w:rsidR="00AD6DB4" w:rsidRPr="00794639" w:rsidRDefault="00AD6DB4" w:rsidP="00166AF3">
            <w:pPr>
              <w:pStyle w:val="TableBody"/>
              <w:rPr>
                <w:u w:val="single"/>
              </w:rPr>
            </w:pPr>
            <w:r w:rsidRPr="00794639">
              <w:rPr>
                <w:u w:val="single"/>
              </w:rPr>
              <w:t>Response</w:t>
            </w:r>
          </w:p>
          <w:p w14:paraId="32496291" w14:textId="77777777" w:rsidR="00AD6DB4" w:rsidRPr="00794639" w:rsidRDefault="00AD6DB4" w:rsidP="00166AF3">
            <w:pPr>
              <w:pStyle w:val="TableBody"/>
              <w:rPr>
                <w:b/>
              </w:rPr>
            </w:pPr>
            <w:r w:rsidRPr="00794639">
              <w:rPr>
                <w:b/>
              </w:rPr>
              <w:t>+CGTFT: &lt;cid&gt;, &lt;packet filter identifier&gt;,&lt;evaluation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445731E3" w14:textId="77777777" w:rsidR="00AD6DB4" w:rsidRPr="00794639" w:rsidRDefault="00AD6DB4" w:rsidP="00166AF3">
            <w:pPr>
              <w:pStyle w:val="TableBody"/>
              <w:rPr>
                <w:b/>
              </w:rPr>
            </w:pPr>
            <w:r w:rsidRPr="00794639">
              <w:rPr>
                <w:b/>
              </w:rPr>
              <w:t>[&lt;CR&gt;&lt;LF&gt;+CGTFT: &lt;cid&gt;, &lt;packet filter identifier&gt;, &lt;evaluation precedence index&gt;, &lt;source address and subnet mask&gt;, &lt;protocol number (ipv4) / next header (ipv6)&gt;, &lt;destination port range&gt;, &lt;source port range&gt;, &lt;ipsec security parameter index (spi)&gt;, &lt;type of service (tos) (ipv4) and mask / traffic class (ipv6) and mask&gt;, &lt;flow label (ipv6)&gt;, &lt;direction&gt;</w:t>
            </w:r>
          </w:p>
          <w:p w14:paraId="6021A9CE" w14:textId="77777777" w:rsidR="00AD6DB4" w:rsidRPr="00794639" w:rsidRDefault="00AD6DB4" w:rsidP="00166AF3">
            <w:pPr>
              <w:pStyle w:val="TableBody"/>
              <w:rPr>
                <w:b/>
              </w:rPr>
            </w:pPr>
            <w:r w:rsidRPr="00794639">
              <w:rPr>
                <w:b/>
              </w:rPr>
              <w:t>[...]]</w:t>
            </w:r>
          </w:p>
        </w:tc>
      </w:tr>
      <w:tr w:rsidR="00AD6DB4" w:rsidRPr="00794639" w14:paraId="6414B5F5" w14:textId="77777777" w:rsidTr="00170927">
        <w:trPr>
          <w:cantSplit w:val="0"/>
        </w:trPr>
        <w:tc>
          <w:tcPr>
            <w:tcW w:w="1728" w:type="dxa"/>
          </w:tcPr>
          <w:p w14:paraId="636E5D4D" w14:textId="545A9802" w:rsidR="00AD6DB4" w:rsidRPr="00794639" w:rsidRDefault="00BD3670" w:rsidP="00166AF3">
            <w:pPr>
              <w:pStyle w:val="TableBody"/>
              <w:rPr>
                <w:rFonts w:ascii="Times New Roman" w:hAnsi="Times New Roman" w:cs="Times New Roman"/>
                <w:i/>
                <w:sz w:val="20"/>
                <w:szCs w:val="20"/>
              </w:rPr>
            </w:pPr>
            <w:r w:rsidRPr="00794639">
              <w:rPr>
                <w:i/>
              </w:rPr>
              <w:t xml:space="preserve">Execute </w:t>
            </w:r>
            <w:r w:rsidR="00AD6DB4" w:rsidRPr="00794639">
              <w:rPr>
                <w:i/>
              </w:rPr>
              <w:t>command</w:t>
            </w:r>
          </w:p>
          <w:p w14:paraId="1BFE4012" w14:textId="77777777" w:rsidR="00AD6DB4" w:rsidRPr="00794639" w:rsidRDefault="00AD6DB4" w:rsidP="00166AF3">
            <w:pPr>
              <w:pStyle w:val="TableBody"/>
            </w:pPr>
          </w:p>
          <w:p w14:paraId="03ECB800" w14:textId="77777777" w:rsidR="00AD6DB4" w:rsidRPr="00794639" w:rsidRDefault="00AD6DB4" w:rsidP="00166AF3">
            <w:pPr>
              <w:pStyle w:val="TableBody"/>
              <w:rPr>
                <w:u w:val="single"/>
              </w:rPr>
            </w:pPr>
            <w:r w:rsidRPr="00794639">
              <w:rPr>
                <w:u w:val="single"/>
              </w:rPr>
              <w:t>Syntax</w:t>
            </w:r>
          </w:p>
          <w:p w14:paraId="2B5B9A17" w14:textId="77777777" w:rsidR="00AD6DB4" w:rsidRPr="00794639" w:rsidRDefault="00AD6DB4" w:rsidP="00166AF3">
            <w:pPr>
              <w:pStyle w:val="TableBody"/>
            </w:pPr>
            <w:r w:rsidRPr="00794639">
              <w:rPr>
                <w:b/>
              </w:rPr>
              <w:t>AT+CGTFT=</w:t>
            </w:r>
            <w:r w:rsidRPr="00794639">
              <w:rPr>
                <w:b/>
              </w:rPr>
              <w:br/>
              <w:t>[&lt;cid&gt;,[&lt;packet filter identifier&gt;, &lt;evaluation precedence index&gt; [,&lt;source address and subnet mask&gt; [,&lt;protocol number (ipv4) / next header (ipv6)&gt; [,&lt;destination port range&gt; [,&lt;source port range&gt;</w:t>
            </w:r>
            <w:r w:rsidRPr="00794639">
              <w:rPr>
                <w:b/>
              </w:rPr>
              <w:br/>
              <w:t>[,&lt;ipsec security parameter index (spi)&gt; [,&lt;type of service (tos) (ipv4) and mask / traffic class (ipv6) and mask&gt;</w:t>
            </w:r>
            <w:r w:rsidRPr="00794639">
              <w:rPr>
                <w:b/>
              </w:rPr>
              <w:br/>
            </w:r>
            <w:r w:rsidRPr="00794639">
              <w:rPr>
                <w:b/>
              </w:rPr>
              <w:lastRenderedPageBreak/>
              <w:t>[,&lt;flow label (ipv6)&gt;,</w:t>
            </w:r>
            <w:r w:rsidRPr="00794639">
              <w:rPr>
                <w:b/>
              </w:rPr>
              <w:br/>
              <w:t>&lt;direction&gt;</w:t>
            </w:r>
            <w:r w:rsidRPr="00794639">
              <w:rPr>
                <w:b/>
              </w:rPr>
              <w:br/>
              <w:t>]]]]]]]]]]</w:t>
            </w:r>
          </w:p>
        </w:tc>
        <w:tc>
          <w:tcPr>
            <w:tcW w:w="7269" w:type="dxa"/>
          </w:tcPr>
          <w:p w14:paraId="74331FC5" w14:textId="77777777" w:rsidR="00AD6DB4" w:rsidRPr="00794639" w:rsidRDefault="00AD6DB4" w:rsidP="00166AF3">
            <w:pPr>
              <w:pStyle w:val="TableBody"/>
              <w:rPr>
                <w:rFonts w:ascii="Times New Roman" w:hAnsi="Times New Roman" w:cs="Times New Roman"/>
                <w:sz w:val="20"/>
                <w:szCs w:val="20"/>
                <w:u w:val="single"/>
              </w:rPr>
            </w:pPr>
          </w:p>
          <w:p w14:paraId="6856CA57" w14:textId="77777777" w:rsidR="00AD6DB4" w:rsidRPr="00794639" w:rsidRDefault="00AD6DB4" w:rsidP="00166AF3">
            <w:pPr>
              <w:pStyle w:val="TableBody"/>
              <w:rPr>
                <w:u w:val="single"/>
              </w:rPr>
            </w:pPr>
          </w:p>
          <w:p w14:paraId="649D5C85" w14:textId="77777777" w:rsidR="00AD6DB4" w:rsidRPr="00794639" w:rsidRDefault="00AD6DB4" w:rsidP="00166AF3">
            <w:pPr>
              <w:pStyle w:val="TableBody"/>
              <w:rPr>
                <w:u w:val="single"/>
              </w:rPr>
            </w:pPr>
            <w:r w:rsidRPr="00794639">
              <w:rPr>
                <w:u w:val="single"/>
              </w:rPr>
              <w:t>Response</w:t>
            </w:r>
          </w:p>
          <w:p w14:paraId="03F35042" w14:textId="77777777" w:rsidR="00AD6DB4" w:rsidRPr="00794639" w:rsidRDefault="00AD6DB4" w:rsidP="00166AF3">
            <w:pPr>
              <w:pStyle w:val="TableBody"/>
            </w:pPr>
            <w:r w:rsidRPr="00794639">
              <w:rPr>
                <w:b/>
              </w:rPr>
              <w:t>OK</w:t>
            </w:r>
          </w:p>
          <w:p w14:paraId="285AA3B5" w14:textId="77777777" w:rsidR="00AD6DB4" w:rsidRPr="00794639" w:rsidRDefault="00AD6DB4" w:rsidP="00166AF3">
            <w:pPr>
              <w:pStyle w:val="TableBody"/>
            </w:pPr>
          </w:p>
          <w:p w14:paraId="38472548" w14:textId="77777777" w:rsidR="00AD6DB4" w:rsidRPr="00794639" w:rsidRDefault="00AD6DB4" w:rsidP="00166AF3">
            <w:pPr>
              <w:pStyle w:val="TableBody"/>
            </w:pPr>
            <w:r w:rsidRPr="00794639">
              <w:t>or</w:t>
            </w:r>
          </w:p>
          <w:p w14:paraId="1C6DFC6C" w14:textId="77777777" w:rsidR="00AD6DB4" w:rsidRPr="00794639" w:rsidRDefault="00AD6DB4" w:rsidP="00166AF3">
            <w:pPr>
              <w:pStyle w:val="TableBody"/>
              <w:rPr>
                <w:b/>
              </w:rPr>
            </w:pPr>
            <w:r w:rsidRPr="00794639">
              <w:rPr>
                <w:b/>
              </w:rPr>
              <w:t>ERROR</w:t>
            </w:r>
          </w:p>
          <w:p w14:paraId="427976BA" w14:textId="77777777" w:rsidR="00AD6DB4" w:rsidRPr="00794639" w:rsidRDefault="00AD6DB4" w:rsidP="00166AF3">
            <w:pPr>
              <w:pStyle w:val="TableBody"/>
            </w:pPr>
          </w:p>
          <w:p w14:paraId="48CC9FF3" w14:textId="77777777" w:rsidR="00AD6DB4" w:rsidRPr="00794639" w:rsidRDefault="00AD6DB4" w:rsidP="00166AF3">
            <w:pPr>
              <w:pStyle w:val="TableBody"/>
            </w:pPr>
            <w:r w:rsidRPr="00794639">
              <w:rPr>
                <w:u w:val="single"/>
              </w:rPr>
              <w:t>Parameter</w:t>
            </w:r>
          </w:p>
          <w:p w14:paraId="6D211A12" w14:textId="77777777" w:rsidR="00AD6DB4" w:rsidRPr="00794639" w:rsidRDefault="00AD6DB4" w:rsidP="00166AF3">
            <w:pPr>
              <w:pStyle w:val="TableBody"/>
            </w:pPr>
            <w:r w:rsidRPr="00794639">
              <w:rPr>
                <w:b/>
              </w:rPr>
              <w:t>&lt;cid&gt;</w:t>
            </w:r>
            <w:r w:rsidRPr="00794639">
              <w:tab/>
              <w:t xml:space="preserve">Numeric parameter which specifies a particular PDP context definition (see </w:t>
            </w:r>
            <w:r w:rsidRPr="00EC3274">
              <w:rPr>
                <w:rStyle w:val="Code"/>
                <w:rPrChange w:id="6759" w:author="Elaine Baricante" w:date="2018-11-27T10:24:00Z">
                  <w:rPr/>
                </w:rPrChange>
              </w:rPr>
              <w:t>+CGDCONT</w:t>
            </w:r>
            <w:r w:rsidRPr="00794639">
              <w:t xml:space="preserve"> and </w:t>
            </w:r>
            <w:r w:rsidRPr="00EC3274">
              <w:rPr>
                <w:rStyle w:val="Code"/>
                <w:rPrChange w:id="6760" w:author="Elaine Baricante" w:date="2018-11-27T10:24:00Z">
                  <w:rPr/>
                </w:rPrChange>
              </w:rPr>
              <w:t>+CGDSCONT</w:t>
            </w:r>
            <w:r w:rsidRPr="00794639">
              <w:t>)</w:t>
            </w:r>
          </w:p>
          <w:p w14:paraId="29F21ADA" w14:textId="77777777" w:rsidR="00AD6DB4" w:rsidRPr="00794639" w:rsidRDefault="00AD6DB4" w:rsidP="00166AF3">
            <w:pPr>
              <w:pStyle w:val="TableBody"/>
              <w:rPr>
                <w:b/>
              </w:rPr>
            </w:pPr>
          </w:p>
          <w:p w14:paraId="47FCEFD7" w14:textId="77777777" w:rsidR="00AD6DB4" w:rsidRPr="00794639" w:rsidRDefault="00AD6DB4" w:rsidP="00166AF3">
            <w:pPr>
              <w:pStyle w:val="TableBody"/>
            </w:pPr>
            <w:r w:rsidRPr="00794639">
              <w:rPr>
                <w:b/>
              </w:rPr>
              <w:t>&lt;packet filter identifier&gt;</w:t>
            </w:r>
            <w:r w:rsidRPr="00794639">
              <w:tab/>
              <w:t>Numeric parameter with value range from 1 to 16</w:t>
            </w:r>
          </w:p>
          <w:p w14:paraId="4D89F25B" w14:textId="77777777" w:rsidR="00AD6DB4" w:rsidRPr="00794639" w:rsidRDefault="00AD6DB4" w:rsidP="00166AF3">
            <w:pPr>
              <w:pStyle w:val="TableBody"/>
              <w:rPr>
                <w:b/>
              </w:rPr>
            </w:pPr>
          </w:p>
          <w:p w14:paraId="40237270" w14:textId="77777777" w:rsidR="00AD6DB4" w:rsidRPr="00794639" w:rsidRDefault="00AD6DB4" w:rsidP="00166AF3">
            <w:pPr>
              <w:pStyle w:val="TableBody"/>
            </w:pPr>
            <w:r w:rsidRPr="00794639">
              <w:rPr>
                <w:b/>
              </w:rPr>
              <w:t>&lt;evaluation precedence index&gt;</w:t>
            </w:r>
            <w:r w:rsidRPr="00794639">
              <w:tab/>
              <w:t>Numeric parameter with value range from 0 to 255</w:t>
            </w:r>
          </w:p>
          <w:p w14:paraId="2AEA0350" w14:textId="77777777" w:rsidR="00AD6DB4" w:rsidRPr="00794639" w:rsidRDefault="00AD6DB4" w:rsidP="00166AF3">
            <w:pPr>
              <w:pStyle w:val="TableBody"/>
              <w:rPr>
                <w:b/>
              </w:rPr>
            </w:pPr>
          </w:p>
          <w:p w14:paraId="6E8DD89F" w14:textId="77777777" w:rsidR="00AD6DB4" w:rsidRPr="00794639" w:rsidRDefault="00AD6DB4" w:rsidP="00166AF3">
            <w:pPr>
              <w:pStyle w:val="TableBody"/>
            </w:pPr>
            <w:r w:rsidRPr="00794639">
              <w:rPr>
                <w:b/>
              </w:rPr>
              <w:t>&lt;source address and subnet mask&gt;</w:t>
            </w:r>
            <w:r w:rsidRPr="00794639">
              <w:tab/>
              <w:t>String tpe given as a dot-separated numeric (0 – 255) parameter of the form "a1.a2.a3.a4.m1.m2.m3.m4" for IPv4 or</w:t>
            </w:r>
            <w:r w:rsidRPr="00794639">
              <w:br/>
              <w:t>"a1.a2.a3.a4.a5.a6.a7.a8.a9.a10.a11.a12.a13. a14.a15.a16.m1.m2.m3.m4.m5.m6.m7.m8.</w:t>
            </w:r>
            <w:r w:rsidRPr="00794639">
              <w:br/>
              <w:t>m9.m10.m11.m12.m13.m14.m15.m16" for IPv6</w:t>
            </w:r>
          </w:p>
          <w:p w14:paraId="52BC2D51" w14:textId="77777777" w:rsidR="00AD6DB4" w:rsidRPr="00794639" w:rsidRDefault="00AD6DB4" w:rsidP="00166AF3">
            <w:pPr>
              <w:pStyle w:val="TableBody"/>
              <w:rPr>
                <w:b/>
              </w:rPr>
            </w:pPr>
          </w:p>
          <w:p w14:paraId="18236973" w14:textId="77777777" w:rsidR="00AD6DB4" w:rsidRPr="00794639" w:rsidRDefault="00AD6DB4" w:rsidP="00166AF3">
            <w:pPr>
              <w:pStyle w:val="TableBody"/>
            </w:pPr>
            <w:r w:rsidRPr="00794639">
              <w:rPr>
                <w:b/>
              </w:rPr>
              <w:lastRenderedPageBreak/>
              <w:t>&lt;protocol number (ipv4) / next header (ipv6)&gt;</w:t>
            </w:r>
            <w:r w:rsidRPr="00794639">
              <w:tab/>
              <w:t>Numeric</w:t>
            </w:r>
            <w:r w:rsidRPr="00794639">
              <w:rPr>
                <w:b/>
              </w:rPr>
              <w:t xml:space="preserve"> </w:t>
            </w:r>
            <w:r w:rsidRPr="00794639">
              <w:t>parameter with value range from 0 to 255</w:t>
            </w:r>
          </w:p>
          <w:p w14:paraId="21911F45" w14:textId="77777777" w:rsidR="00AD6DB4" w:rsidRPr="00794639" w:rsidRDefault="00AD6DB4" w:rsidP="00166AF3">
            <w:pPr>
              <w:pStyle w:val="TableBody"/>
              <w:rPr>
                <w:b/>
              </w:rPr>
            </w:pPr>
          </w:p>
          <w:p w14:paraId="57696046" w14:textId="77777777" w:rsidR="00AD6DB4" w:rsidRPr="00794639" w:rsidRDefault="00AD6DB4" w:rsidP="00166AF3">
            <w:pPr>
              <w:pStyle w:val="TableBody"/>
            </w:pPr>
            <w:r w:rsidRPr="00794639">
              <w:rPr>
                <w:b/>
              </w:rPr>
              <w:t>&lt;destination port range&gt;</w:t>
            </w:r>
            <w:r w:rsidRPr="00794639">
              <w:tab/>
              <w:t>String type given as a dot-separated numeric (0 – 65535) parameter on the form ‘f.t.’</w:t>
            </w:r>
          </w:p>
          <w:p w14:paraId="009F3ED7" w14:textId="77777777" w:rsidR="00AD6DB4" w:rsidRPr="00794639" w:rsidRDefault="00AD6DB4" w:rsidP="00166AF3">
            <w:pPr>
              <w:pStyle w:val="TableBody"/>
              <w:rPr>
                <w:b/>
              </w:rPr>
            </w:pPr>
          </w:p>
          <w:p w14:paraId="783A76AC" w14:textId="77777777" w:rsidR="00AD6DB4" w:rsidRPr="00794639" w:rsidRDefault="00AD6DB4" w:rsidP="00166AF3">
            <w:pPr>
              <w:pStyle w:val="TableBody"/>
              <w:rPr>
                <w:b/>
              </w:rPr>
            </w:pPr>
            <w:r w:rsidRPr="00794639">
              <w:rPr>
                <w:b/>
              </w:rPr>
              <w:t>&lt;source port range&gt;</w:t>
            </w:r>
            <w:r w:rsidRPr="00794639">
              <w:tab/>
              <w:t>String type given as a dot-separated numeric (0 – 65535) parameter on the form ‘f.t.’</w:t>
            </w:r>
          </w:p>
          <w:p w14:paraId="75E7AA01" w14:textId="77777777" w:rsidR="00AD6DB4" w:rsidRPr="00794639" w:rsidRDefault="00AD6DB4" w:rsidP="00166AF3">
            <w:pPr>
              <w:pStyle w:val="TableBody"/>
              <w:rPr>
                <w:b/>
              </w:rPr>
            </w:pPr>
          </w:p>
          <w:p w14:paraId="5371E7F7" w14:textId="77777777" w:rsidR="00AD6DB4" w:rsidRPr="00794639" w:rsidRDefault="00AD6DB4" w:rsidP="00166AF3">
            <w:pPr>
              <w:pStyle w:val="TableBody"/>
            </w:pPr>
            <w:r w:rsidRPr="00794639">
              <w:rPr>
                <w:b/>
              </w:rPr>
              <w:t>&lt;ipsec security parameter index (spi)&gt;</w:t>
            </w:r>
            <w:r w:rsidRPr="00794639">
              <w:rPr>
                <w:b/>
              </w:rPr>
              <w:tab/>
            </w:r>
            <w:r w:rsidRPr="00794639">
              <w:t>Numeric value in hecadecimal format with value range from 00000000 to FFFFFFFF</w:t>
            </w:r>
          </w:p>
          <w:p w14:paraId="53DCD575" w14:textId="77777777" w:rsidR="00AD6DB4" w:rsidRPr="00794639" w:rsidRDefault="00AD6DB4" w:rsidP="00166AF3">
            <w:pPr>
              <w:pStyle w:val="TableBody"/>
              <w:rPr>
                <w:b/>
              </w:rPr>
            </w:pPr>
          </w:p>
          <w:p w14:paraId="59F5C477" w14:textId="77777777" w:rsidR="00AD6DB4" w:rsidRPr="00794639" w:rsidRDefault="00AD6DB4" w:rsidP="00166AF3">
            <w:pPr>
              <w:pStyle w:val="TableBody"/>
              <w:rPr>
                <w:b/>
              </w:rPr>
            </w:pPr>
            <w:r w:rsidRPr="00794639">
              <w:rPr>
                <w:b/>
              </w:rPr>
              <w:t>&lt;type of service (tos) (ipv4) and mask / traffic class (ipv6) and mask&gt;</w:t>
            </w:r>
            <w:r w:rsidRPr="00794639">
              <w:tab/>
              <w:t>String type given as a dot-separated numeric (0 – 255) parameter on the form ‘t.m.’</w:t>
            </w:r>
          </w:p>
          <w:p w14:paraId="447EF6B3" w14:textId="77777777" w:rsidR="00AD6DB4" w:rsidRPr="00794639" w:rsidRDefault="00AD6DB4" w:rsidP="00166AF3">
            <w:pPr>
              <w:pStyle w:val="TableBody"/>
            </w:pPr>
          </w:p>
          <w:p w14:paraId="55CB1954" w14:textId="77777777" w:rsidR="00AD6DB4" w:rsidRPr="00794639" w:rsidRDefault="00AD6DB4" w:rsidP="00166AF3">
            <w:pPr>
              <w:pStyle w:val="TableBody"/>
            </w:pPr>
            <w:r w:rsidRPr="00794639">
              <w:rPr>
                <w:b/>
              </w:rPr>
              <w:t>&lt;flow label (ipv6)&gt;</w:t>
            </w:r>
            <w:r w:rsidRPr="00794639">
              <w:tab/>
              <w:t>Numeric value in hecadecimal format with value range from 00000 to FFFFF. Valid for IPv6 only</w:t>
            </w:r>
          </w:p>
          <w:p w14:paraId="6B977F5C" w14:textId="77777777" w:rsidR="00AD6DB4" w:rsidRPr="00794639" w:rsidRDefault="00AD6DB4" w:rsidP="00166AF3">
            <w:pPr>
              <w:pStyle w:val="TableBody"/>
            </w:pPr>
          </w:p>
          <w:p w14:paraId="2DFDD014" w14:textId="77777777" w:rsidR="00AD6DB4" w:rsidRPr="00794639" w:rsidRDefault="00AD6DB4" w:rsidP="00166AF3">
            <w:pPr>
              <w:pStyle w:val="TableBody"/>
            </w:pPr>
            <w:r w:rsidRPr="00794639">
              <w:rPr>
                <w:b/>
              </w:rPr>
              <w:t>&lt;direction&gt;</w:t>
            </w:r>
            <w:r w:rsidRPr="00794639">
              <w:tab/>
              <w:t>Specifies the transmission direction in which the packet filter shall be applied</w:t>
            </w:r>
          </w:p>
          <w:p w14:paraId="7D245937" w14:textId="77777777" w:rsidR="00AD6DB4" w:rsidRPr="00794639" w:rsidRDefault="00AD6DB4" w:rsidP="00166AF3">
            <w:pPr>
              <w:pStyle w:val="TableBody"/>
            </w:pPr>
            <w:r w:rsidRPr="00794639">
              <w:t>1</w:t>
            </w:r>
            <w:r w:rsidRPr="00794639">
              <w:tab/>
              <w:t>Uplink</w:t>
            </w:r>
          </w:p>
          <w:p w14:paraId="767F9DE5" w14:textId="77777777" w:rsidR="00AD6DB4" w:rsidRPr="00794639" w:rsidRDefault="00AD6DB4" w:rsidP="00166AF3">
            <w:pPr>
              <w:pStyle w:val="TableBody"/>
            </w:pPr>
            <w:r w:rsidRPr="00794639">
              <w:t>2</w:t>
            </w:r>
            <w:r w:rsidRPr="00794639">
              <w:tab/>
              <w:t>Downlink</w:t>
            </w:r>
          </w:p>
          <w:p w14:paraId="18D95168" w14:textId="30667670" w:rsidR="00AD6DB4" w:rsidRPr="00794639" w:rsidRDefault="00AD6DB4" w:rsidP="00166AF3">
            <w:pPr>
              <w:pStyle w:val="TableBody"/>
            </w:pPr>
            <w:r w:rsidRPr="00794639">
              <w:rPr>
                <w:u w:val="single"/>
              </w:rPr>
              <w:t>3</w:t>
            </w:r>
            <w:r w:rsidRPr="00794639">
              <w:tab/>
              <w:t>Birectional (up and downlink; default if omitted)</w:t>
            </w:r>
          </w:p>
        </w:tc>
      </w:tr>
      <w:tr w:rsidR="00AD6DB4" w:rsidRPr="00794639" w14:paraId="294E4B1B" w14:textId="77777777" w:rsidTr="00170927">
        <w:trPr>
          <w:cantSplit w:val="0"/>
        </w:trPr>
        <w:tc>
          <w:tcPr>
            <w:tcW w:w="0" w:type="dxa"/>
          </w:tcPr>
          <w:p w14:paraId="7B613CBE" w14:textId="0EB3C90B" w:rsidR="00F90338" w:rsidRPr="00794639" w:rsidRDefault="00F90338" w:rsidP="00F90338">
            <w:pPr>
              <w:pStyle w:val="TableBody"/>
              <w:rPr>
                <w:u w:val="single"/>
              </w:rPr>
            </w:pPr>
            <w:r w:rsidRPr="00794639">
              <w:rPr>
                <w:u w:val="single"/>
              </w:rPr>
              <w:lastRenderedPageBreak/>
              <w:t>Reference</w:t>
            </w:r>
          </w:p>
          <w:p w14:paraId="0995542B" w14:textId="5C642FB8" w:rsidR="00AD6DB4" w:rsidRPr="00794639" w:rsidRDefault="00F90338" w:rsidP="00F90338">
            <w:pPr>
              <w:pStyle w:val="TableBody"/>
              <w:rPr>
                <w:u w:val="single"/>
              </w:rPr>
            </w:pPr>
            <w:r w:rsidRPr="00794639">
              <w:t>27.007 Rev12</w:t>
            </w:r>
          </w:p>
        </w:tc>
        <w:tc>
          <w:tcPr>
            <w:tcW w:w="7269" w:type="dxa"/>
          </w:tcPr>
          <w:p w14:paraId="201EF4AC" w14:textId="111E9F13" w:rsidR="00F90338" w:rsidRPr="00794639" w:rsidRDefault="00F90338" w:rsidP="00B32D6E">
            <w:pPr>
              <w:pStyle w:val="TableBody"/>
            </w:pPr>
            <w:r w:rsidRPr="00794639">
              <w:rPr>
                <w:u w:val="single"/>
              </w:rPr>
              <w:t>Notes</w:t>
            </w:r>
          </w:p>
          <w:p w14:paraId="40CAB922" w14:textId="68EB2608" w:rsidR="00AD6DB4" w:rsidRPr="00794639" w:rsidRDefault="00AD6DB4" w:rsidP="0059466D">
            <w:pPr>
              <w:pStyle w:val="TableBody"/>
              <w:numPr>
                <w:ilvl w:val="0"/>
                <w:numId w:val="157"/>
              </w:numPr>
            </w:pPr>
            <w:r w:rsidRPr="00794639">
              <w:t>Some of the listed attributes above may coexist in a Packet Filter while others mutually exclude each other. For the list of possible combinations, refer to 3GPP TS 23.060.</w:t>
            </w:r>
          </w:p>
          <w:p w14:paraId="3C2D1A14" w14:textId="65DA74FC" w:rsidR="00AD6DB4" w:rsidRPr="00794639" w:rsidRDefault="00AD6DB4" w:rsidP="0059466D">
            <w:pPr>
              <w:pStyle w:val="TableBody"/>
              <w:numPr>
                <w:ilvl w:val="0"/>
                <w:numId w:val="157"/>
              </w:numPr>
            </w:pPr>
            <w:r w:rsidRPr="00794639">
              <w:rPr>
                <w:rStyle w:val="Code"/>
              </w:rPr>
              <w:t>+CGTFT=&lt;cid&gt;</w:t>
            </w:r>
            <w:r w:rsidRPr="00794639">
              <w:t xml:space="preserve"> causes all packet filters in the TFT for context number &lt;cid&gt; to become undefined.</w:t>
            </w:r>
          </w:p>
        </w:tc>
      </w:tr>
    </w:tbl>
    <w:p w14:paraId="30D3C33F" w14:textId="77777777" w:rsidR="00AD6DB4" w:rsidRPr="00794639" w:rsidRDefault="00AD6DB4" w:rsidP="0059466D">
      <w:pPr>
        <w:pStyle w:val="Heading2"/>
      </w:pPr>
      <w:bookmarkStart w:id="6761" w:name="_Toc489459831"/>
      <w:bookmarkStart w:id="6762" w:name="_Toc503187214"/>
      <w:bookmarkStart w:id="6763" w:name="_Toc503193235"/>
      <w:bookmarkStart w:id="6764" w:name="_Toc503199256"/>
      <w:bookmarkStart w:id="6765" w:name="_Toc503205365"/>
      <w:bookmarkStart w:id="6766" w:name="_Toc345081413"/>
      <w:bookmarkStart w:id="6767" w:name="_Toc349753153"/>
      <w:bookmarkStart w:id="6768" w:name="_Toc349754049"/>
      <w:bookmarkStart w:id="6769" w:name="_Ref366745676"/>
      <w:bookmarkStart w:id="6770" w:name="_Ref369092874"/>
      <w:bookmarkStart w:id="6771" w:name="_Toc368586108"/>
      <w:bookmarkStart w:id="6772" w:name="_Toc486251703"/>
      <w:bookmarkStart w:id="6773" w:name="_Toc531700972"/>
      <w:bookmarkEnd w:id="6747"/>
      <w:bookmarkEnd w:id="6748"/>
      <w:bookmarkEnd w:id="6749"/>
      <w:bookmarkEnd w:id="6750"/>
      <w:bookmarkEnd w:id="6751"/>
      <w:bookmarkEnd w:id="6752"/>
      <w:bookmarkEnd w:id="6761"/>
      <w:bookmarkEnd w:id="6762"/>
      <w:bookmarkEnd w:id="6763"/>
      <w:bookmarkEnd w:id="6764"/>
      <w:bookmarkEnd w:id="6765"/>
      <w:r w:rsidRPr="00794639">
        <w:t xml:space="preserve">+CGDCONT Command: Define PDP </w:t>
      </w:r>
      <w:bookmarkEnd w:id="6766"/>
      <w:r w:rsidRPr="00794639">
        <w:t>Context</w:t>
      </w:r>
      <w:bookmarkEnd w:id="6767"/>
      <w:bookmarkEnd w:id="6768"/>
      <w:bookmarkEnd w:id="6769"/>
      <w:bookmarkEnd w:id="6770"/>
      <w:bookmarkEnd w:id="6771"/>
      <w:bookmarkEnd w:id="6772"/>
      <w:bookmarkEnd w:id="6773"/>
    </w:p>
    <w:tbl>
      <w:tblPr>
        <w:tblStyle w:val="TableSWIleft"/>
        <w:tblW w:w="8997" w:type="dxa"/>
        <w:tblLayout w:type="fixed"/>
        <w:tblLook w:val="04A0" w:firstRow="1" w:lastRow="0" w:firstColumn="1" w:lastColumn="0" w:noHBand="0" w:noVBand="1"/>
      </w:tblPr>
      <w:tblGrid>
        <w:gridCol w:w="1707"/>
        <w:gridCol w:w="7290"/>
      </w:tblGrid>
      <w:tr w:rsidR="00AD6DB4" w:rsidRPr="00794639" w14:paraId="6AA9C5F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6F61C55" w14:textId="691D94EC" w:rsidR="00AD6DB4" w:rsidRPr="00794639" w:rsidRDefault="00F22490">
            <w:pPr>
              <w:pStyle w:val="TableRowHead"/>
              <w:spacing w:before="144" w:after="144"/>
            </w:pPr>
            <w:r w:rsidRPr="00794639">
              <w:rPr>
                <w:lang w:eastAsia="zh-CN"/>
              </w:rPr>
              <w:t>HL7800</w:t>
            </w:r>
          </w:p>
        </w:tc>
      </w:tr>
      <w:tr w:rsidR="00AD6DB4" w:rsidRPr="00794639" w14:paraId="457A5CEE" w14:textId="77777777" w:rsidTr="00953CD3">
        <w:tc>
          <w:tcPr>
            <w:tcW w:w="1707" w:type="dxa"/>
          </w:tcPr>
          <w:p w14:paraId="0E1B78F5"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4EFC10A4" w14:textId="77777777" w:rsidR="00AD6DB4" w:rsidRPr="00794639" w:rsidRDefault="00AD6DB4" w:rsidP="00166AF3">
            <w:pPr>
              <w:pStyle w:val="TableBody"/>
            </w:pPr>
          </w:p>
          <w:p w14:paraId="371741EA" w14:textId="77777777" w:rsidR="00AD6DB4" w:rsidRPr="00794639" w:rsidRDefault="00AD6DB4" w:rsidP="00166AF3">
            <w:pPr>
              <w:pStyle w:val="TableBody"/>
              <w:rPr>
                <w:u w:val="single"/>
              </w:rPr>
            </w:pPr>
            <w:r w:rsidRPr="00794639">
              <w:rPr>
                <w:u w:val="single"/>
              </w:rPr>
              <w:t>Syntax</w:t>
            </w:r>
          </w:p>
          <w:p w14:paraId="12487BC9" w14:textId="77777777" w:rsidR="00AD6DB4" w:rsidRPr="00794639" w:rsidRDefault="00AD6DB4" w:rsidP="00166AF3">
            <w:pPr>
              <w:pStyle w:val="TableBody"/>
              <w:keepNext/>
              <w:rPr>
                <w:rFonts w:ascii="Times New Roman" w:hAnsi="Times New Roman" w:cs="Times New Roman"/>
                <w:sz w:val="20"/>
                <w:szCs w:val="20"/>
                <w:u w:val="single"/>
              </w:rPr>
            </w:pPr>
            <w:r w:rsidRPr="00794639">
              <w:rPr>
                <w:b/>
              </w:rPr>
              <w:t>AT+CGDCONT=?</w:t>
            </w:r>
          </w:p>
        </w:tc>
        <w:tc>
          <w:tcPr>
            <w:tcW w:w="7290" w:type="dxa"/>
          </w:tcPr>
          <w:p w14:paraId="01C19654" w14:textId="77777777" w:rsidR="00AD6DB4" w:rsidRPr="00794639" w:rsidRDefault="00AD6DB4" w:rsidP="00166AF3">
            <w:pPr>
              <w:pStyle w:val="TableBody"/>
              <w:rPr>
                <w:rFonts w:ascii="Times New Roman" w:hAnsi="Times New Roman" w:cs="Times New Roman"/>
                <w:sz w:val="20"/>
                <w:szCs w:val="20"/>
                <w:u w:val="single"/>
              </w:rPr>
            </w:pPr>
          </w:p>
          <w:p w14:paraId="7AB0D2DA" w14:textId="77777777" w:rsidR="00AD6DB4" w:rsidRPr="00794639" w:rsidRDefault="00AD6DB4" w:rsidP="00166AF3">
            <w:pPr>
              <w:pStyle w:val="TableBody"/>
              <w:rPr>
                <w:u w:val="single"/>
              </w:rPr>
            </w:pPr>
          </w:p>
          <w:p w14:paraId="6C95FA31" w14:textId="77777777" w:rsidR="00AD6DB4" w:rsidRPr="00794639" w:rsidRDefault="00AD6DB4" w:rsidP="00166AF3">
            <w:pPr>
              <w:pStyle w:val="TableBody"/>
              <w:rPr>
                <w:u w:val="single"/>
              </w:rPr>
            </w:pPr>
            <w:r w:rsidRPr="00794639">
              <w:rPr>
                <w:u w:val="single"/>
              </w:rPr>
              <w:t>Response</w:t>
            </w:r>
          </w:p>
          <w:p w14:paraId="50AC2A74" w14:textId="68932A96" w:rsidR="00AD6DB4" w:rsidRPr="00794639" w:rsidRDefault="00AD6DB4" w:rsidP="00166AF3">
            <w:pPr>
              <w:pStyle w:val="TableBody"/>
              <w:rPr>
                <w:b/>
              </w:rPr>
            </w:pPr>
            <w:r w:rsidRPr="00794639">
              <w:rPr>
                <w:b/>
              </w:rPr>
              <w:t xml:space="preserve">+CGDCONT: </w:t>
            </w:r>
            <w:r w:rsidRPr="00794639">
              <w:t>(range of supported</w:t>
            </w:r>
            <w:r w:rsidRPr="00794639">
              <w:rPr>
                <w:b/>
              </w:rPr>
              <w:t xml:space="preserve"> &lt;cid&gt;</w:t>
            </w:r>
            <w:r w:rsidRPr="00794639">
              <w:t>s),</w:t>
            </w:r>
            <w:r w:rsidRPr="00794639">
              <w:rPr>
                <w:b/>
              </w:rPr>
              <w:t xml:space="preserve"> &lt;PDP_type&gt;</w:t>
            </w:r>
            <w:r w:rsidRPr="00794639">
              <w:t>,,,(list of supported</w:t>
            </w:r>
            <w:r w:rsidR="002E2D9E" w:rsidRPr="00794639">
              <w:rPr>
                <w:b/>
              </w:rPr>
              <w:t xml:space="preserve"> </w:t>
            </w:r>
            <w:r w:rsidRPr="00794639">
              <w:rPr>
                <w:b/>
              </w:rPr>
              <w:t>&lt;d_comp&gt;</w:t>
            </w:r>
            <w:r w:rsidRPr="00794639">
              <w:t>s), (list of supported</w:t>
            </w:r>
            <w:r w:rsidRPr="00794639">
              <w:rPr>
                <w:b/>
              </w:rPr>
              <w:t xml:space="preserve"> &lt;h_comp&gt;</w:t>
            </w:r>
            <w:r w:rsidRPr="00794639">
              <w:t>s),(list ofsupported</w:t>
            </w:r>
            <w:r w:rsidRPr="00794639">
              <w:rPr>
                <w:b/>
              </w:rPr>
              <w:t xml:space="preserve"> &lt;IPv4Addr Alloc&gt;</w:t>
            </w:r>
            <w:r w:rsidRPr="00794639">
              <w:t>s),(list of supported</w:t>
            </w:r>
            <w:r w:rsidR="002E2D9E" w:rsidRPr="00794639">
              <w:rPr>
                <w:b/>
              </w:rPr>
              <w:t xml:space="preserve"> </w:t>
            </w:r>
            <w:r w:rsidRPr="00794639">
              <w:rPr>
                <w:b/>
              </w:rPr>
              <w:t>&lt;emergency_indication&gt;</w:t>
            </w:r>
            <w:r w:rsidRPr="00794639">
              <w:t>s), (list of supported</w:t>
            </w:r>
            <w:r w:rsidRPr="00794639">
              <w:rPr>
                <w:b/>
              </w:rPr>
              <w:t xml:space="preserve"> &lt;PCSCF_discovery&gt;</w:t>
            </w:r>
            <w:r w:rsidRPr="00794639">
              <w:t>s),</w:t>
            </w:r>
            <w:r w:rsidR="002E2D9E" w:rsidRPr="00794639">
              <w:br/>
            </w:r>
            <w:r w:rsidRPr="00794639">
              <w:t>(list of supported</w:t>
            </w:r>
            <w:r w:rsidRPr="00794639">
              <w:rPr>
                <w:b/>
              </w:rPr>
              <w:t xml:space="preserve"> &lt;IM_CN_Signalling_Flag_Ind&gt;</w:t>
            </w:r>
            <w:r w:rsidRPr="00794639">
              <w:t>s)</w:t>
            </w:r>
          </w:p>
          <w:p w14:paraId="77E57955" w14:textId="77777777" w:rsidR="00AD6DB4" w:rsidRPr="00794639" w:rsidRDefault="00AD6DB4" w:rsidP="00166AF3">
            <w:pPr>
              <w:pStyle w:val="TableBody"/>
              <w:rPr>
                <w:b/>
              </w:rPr>
            </w:pPr>
            <w:r w:rsidRPr="00794639">
              <w:rPr>
                <w:b/>
              </w:rPr>
              <w:t xml:space="preserve">[&lt;CR&gt;&lt;LF&gt;+CGDCONT: </w:t>
            </w:r>
            <w:r w:rsidRPr="00794639">
              <w:t>(range of supported</w:t>
            </w:r>
            <w:r w:rsidRPr="00794639">
              <w:rPr>
                <w:b/>
              </w:rPr>
              <w:t xml:space="preserve"> &lt;cid&gt;</w:t>
            </w:r>
            <w:r w:rsidRPr="00794639">
              <w:t>s),</w:t>
            </w:r>
            <w:r w:rsidRPr="00794639">
              <w:rPr>
                <w:b/>
              </w:rPr>
              <w:t>&lt;PDP_type&gt;</w:t>
            </w:r>
            <w:r w:rsidRPr="00794639">
              <w:t>,,,(list of supported</w:t>
            </w:r>
            <w:r w:rsidRPr="00794639">
              <w:rPr>
                <w:b/>
              </w:rPr>
              <w:t xml:space="preserve"> &lt;d_comp&gt;</w:t>
            </w:r>
            <w:r w:rsidRPr="00794639">
              <w:t>s),(list of supported</w:t>
            </w:r>
            <w:r w:rsidRPr="00794639">
              <w:rPr>
                <w:b/>
              </w:rPr>
              <w:t xml:space="preserve"> &lt;h_comp&gt;</w:t>
            </w:r>
            <w:r w:rsidRPr="00794639">
              <w:t>s),(list ofsupported</w:t>
            </w:r>
            <w:r w:rsidRPr="00794639">
              <w:rPr>
                <w:b/>
              </w:rPr>
              <w:t xml:space="preserve"> &lt;IPv4AddrAlloc&gt;</w:t>
            </w:r>
            <w:r w:rsidRPr="00794639">
              <w:t>s),(list of supported</w:t>
            </w:r>
            <w:r w:rsidRPr="00794639">
              <w:rPr>
                <w:b/>
              </w:rPr>
              <w:t xml:space="preserve"> &lt;emergency_indication&gt;</w:t>
            </w:r>
            <w:r w:rsidRPr="00794639">
              <w:t>s),(list of supported</w:t>
            </w:r>
            <w:r w:rsidRPr="00794639">
              <w:rPr>
                <w:b/>
              </w:rPr>
              <w:t xml:space="preserve"> &lt;PCSCF_discovery&gt;</w:t>
            </w:r>
            <w:r w:rsidRPr="00794639">
              <w:t>s),(list of supported</w:t>
            </w:r>
            <w:r w:rsidRPr="00794639">
              <w:rPr>
                <w:b/>
              </w:rPr>
              <w:t xml:space="preserve"> &lt;IM_CN_Signalling_Flag_Ind&gt;</w:t>
            </w:r>
            <w:r w:rsidRPr="00794639">
              <w:t>s)</w:t>
            </w:r>
          </w:p>
          <w:p w14:paraId="396C9FE0" w14:textId="77777777" w:rsidR="00AD6DB4" w:rsidRPr="00794639" w:rsidRDefault="00AD6DB4" w:rsidP="00166AF3">
            <w:pPr>
              <w:pStyle w:val="TableBody"/>
              <w:keepNext/>
              <w:rPr>
                <w:b/>
              </w:rPr>
            </w:pPr>
            <w:r w:rsidRPr="00794639">
              <w:rPr>
                <w:b/>
              </w:rPr>
              <w:t>[...]]</w:t>
            </w:r>
          </w:p>
          <w:p w14:paraId="173E20BB" w14:textId="77777777" w:rsidR="00AD6DB4" w:rsidRPr="00794639" w:rsidRDefault="00AD6DB4" w:rsidP="00166AF3">
            <w:pPr>
              <w:pStyle w:val="TableBody"/>
              <w:keepNext/>
              <w:rPr>
                <w:rFonts w:ascii="Times New Roman" w:hAnsi="Times New Roman" w:cs="Times New Roman"/>
                <w:sz w:val="20"/>
                <w:szCs w:val="20"/>
                <w:u w:val="single"/>
              </w:rPr>
            </w:pPr>
            <w:r w:rsidRPr="00794639">
              <w:rPr>
                <w:b/>
              </w:rPr>
              <w:t>OK</w:t>
            </w:r>
          </w:p>
        </w:tc>
      </w:tr>
      <w:tr w:rsidR="00AD6DB4" w:rsidRPr="00794639" w14:paraId="3C915126" w14:textId="77777777" w:rsidTr="00953CD3">
        <w:tc>
          <w:tcPr>
            <w:tcW w:w="1707" w:type="dxa"/>
          </w:tcPr>
          <w:p w14:paraId="024BFCBE" w14:textId="77777777" w:rsidR="00AD6DB4" w:rsidRPr="00794639" w:rsidRDefault="00AD6DB4" w:rsidP="00166AF3">
            <w:pPr>
              <w:pStyle w:val="TableBody"/>
              <w:rPr>
                <w:rFonts w:ascii="Times New Roman" w:hAnsi="Times New Roman" w:cs="Times New Roman"/>
                <w:i/>
                <w:sz w:val="20"/>
                <w:szCs w:val="20"/>
              </w:rPr>
            </w:pPr>
            <w:r w:rsidRPr="00794639">
              <w:rPr>
                <w:i/>
              </w:rPr>
              <w:lastRenderedPageBreak/>
              <w:t>Read command</w:t>
            </w:r>
          </w:p>
          <w:p w14:paraId="382BB62D" w14:textId="77777777" w:rsidR="00AD6DB4" w:rsidRPr="00794639" w:rsidRDefault="00AD6DB4" w:rsidP="00166AF3">
            <w:pPr>
              <w:pStyle w:val="TableBody"/>
            </w:pPr>
          </w:p>
          <w:p w14:paraId="7FF8BC2E" w14:textId="77777777" w:rsidR="00AD6DB4" w:rsidRPr="00794639" w:rsidRDefault="00AD6DB4" w:rsidP="00166AF3">
            <w:pPr>
              <w:pStyle w:val="TableBody"/>
              <w:rPr>
                <w:u w:val="single"/>
              </w:rPr>
            </w:pPr>
            <w:r w:rsidRPr="00794639">
              <w:rPr>
                <w:u w:val="single"/>
              </w:rPr>
              <w:t>Syntax</w:t>
            </w:r>
          </w:p>
          <w:p w14:paraId="04582DC5" w14:textId="77777777" w:rsidR="00AD6DB4" w:rsidRPr="00794639" w:rsidRDefault="00AD6DB4" w:rsidP="00166AF3">
            <w:pPr>
              <w:pStyle w:val="TableBody"/>
              <w:rPr>
                <w:rFonts w:ascii="Times New Roman" w:hAnsi="Times New Roman" w:cs="Times New Roman"/>
                <w:sz w:val="20"/>
                <w:szCs w:val="20"/>
                <w:u w:val="single"/>
              </w:rPr>
            </w:pPr>
            <w:r w:rsidRPr="00794639">
              <w:rPr>
                <w:b/>
              </w:rPr>
              <w:t>AT+CGDCONT?</w:t>
            </w:r>
          </w:p>
        </w:tc>
        <w:tc>
          <w:tcPr>
            <w:tcW w:w="7290" w:type="dxa"/>
          </w:tcPr>
          <w:p w14:paraId="45E09830" w14:textId="77777777" w:rsidR="00AD6DB4" w:rsidRPr="00794639" w:rsidRDefault="00AD6DB4" w:rsidP="00166AF3">
            <w:pPr>
              <w:pStyle w:val="TableBody"/>
              <w:rPr>
                <w:rFonts w:ascii="Times New Roman" w:hAnsi="Times New Roman" w:cs="Times New Roman"/>
                <w:sz w:val="20"/>
                <w:szCs w:val="20"/>
                <w:u w:val="single"/>
              </w:rPr>
            </w:pPr>
          </w:p>
          <w:p w14:paraId="543B3710" w14:textId="77777777" w:rsidR="00AD6DB4" w:rsidRPr="00794639" w:rsidRDefault="00AD6DB4" w:rsidP="00166AF3">
            <w:pPr>
              <w:pStyle w:val="TableBody"/>
              <w:rPr>
                <w:u w:val="single"/>
              </w:rPr>
            </w:pPr>
          </w:p>
          <w:p w14:paraId="7EBC418B" w14:textId="77777777" w:rsidR="00AD6DB4" w:rsidRPr="00794639" w:rsidRDefault="00AD6DB4" w:rsidP="00166AF3">
            <w:pPr>
              <w:pStyle w:val="TableBody"/>
              <w:rPr>
                <w:u w:val="single"/>
              </w:rPr>
            </w:pPr>
            <w:r w:rsidRPr="00794639">
              <w:rPr>
                <w:u w:val="single"/>
              </w:rPr>
              <w:t>Response</w:t>
            </w:r>
          </w:p>
          <w:p w14:paraId="172B5E72" w14:textId="77777777" w:rsidR="00AD6DB4" w:rsidRPr="00794639" w:rsidRDefault="00AD6DB4" w:rsidP="00166AF3">
            <w:pPr>
              <w:pStyle w:val="TableBody"/>
              <w:rPr>
                <w:b/>
              </w:rPr>
            </w:pPr>
            <w:r w:rsidRPr="00794639">
              <w:rPr>
                <w:b/>
              </w:rPr>
              <w:t>[+CGDCONT: &lt;cid&gt;, &lt;PDP_type&gt;, &lt;APN&gt;,&lt;PDP_addr&gt;, &lt;d_comp&gt;, &lt;h_comp&gt;</w:t>
            </w:r>
            <w:r w:rsidRPr="00794639">
              <w:rPr>
                <w:b/>
              </w:rPr>
              <w:br/>
              <w:t>[,&lt;IPv4AddrAlloc&gt;[,&lt;emergency_indication&gt;[,&lt;PCSCF_discovery&gt;</w:t>
            </w:r>
            <w:r w:rsidRPr="00794639">
              <w:rPr>
                <w:b/>
              </w:rPr>
              <w:br/>
              <w:t>[,&lt;IM_CN_Signalling_Flag_Ind&gt;]]]]]</w:t>
            </w:r>
          </w:p>
          <w:p w14:paraId="75D2F315" w14:textId="77777777" w:rsidR="00AD6DB4" w:rsidRPr="00794639" w:rsidRDefault="00AD6DB4" w:rsidP="00166AF3">
            <w:pPr>
              <w:pStyle w:val="TableBody"/>
              <w:rPr>
                <w:b/>
              </w:rPr>
            </w:pPr>
            <w:r w:rsidRPr="00794639">
              <w:rPr>
                <w:b/>
              </w:rPr>
              <w:t>[&lt;CR&gt;&lt;LF&gt;+CGDCONT: &lt;cid&gt;, &lt;PDP_type&gt;, &lt;APN&gt;,&lt;PDP_addr&gt;, &lt;d_comp&gt;, &lt;h_comp&gt;[,&lt;IPv4AddrAlloc&gt;[,&lt;emergency_indication&gt;[,&lt;PCSCF_discovery&gt;</w:t>
            </w:r>
            <w:r w:rsidRPr="00794639">
              <w:rPr>
                <w:b/>
              </w:rPr>
              <w:br/>
              <w:t>[,&lt;IM_CN_Signalling_Flag_Ind&gt;]]]]]</w:t>
            </w:r>
          </w:p>
          <w:p w14:paraId="38C46B42" w14:textId="77777777" w:rsidR="00AD6DB4" w:rsidRPr="00794639" w:rsidRDefault="00AD6DB4" w:rsidP="00166AF3">
            <w:pPr>
              <w:pStyle w:val="TableBody"/>
              <w:rPr>
                <w:b/>
              </w:rPr>
            </w:pPr>
            <w:r w:rsidRPr="00794639">
              <w:rPr>
                <w:b/>
              </w:rPr>
              <w:t>[...]]</w:t>
            </w:r>
          </w:p>
          <w:p w14:paraId="62539BEA" w14:textId="77777777" w:rsidR="00AD6DB4" w:rsidRPr="00794639" w:rsidRDefault="00AD6DB4" w:rsidP="00166AF3">
            <w:pPr>
              <w:pStyle w:val="TableBody"/>
              <w:rPr>
                <w:rFonts w:ascii="Times New Roman" w:hAnsi="Times New Roman" w:cs="Times New Roman"/>
                <w:sz w:val="20"/>
                <w:szCs w:val="20"/>
                <w:u w:val="single"/>
              </w:rPr>
            </w:pPr>
            <w:r w:rsidRPr="00794639">
              <w:rPr>
                <w:b/>
              </w:rPr>
              <w:t>OK</w:t>
            </w:r>
          </w:p>
        </w:tc>
      </w:tr>
      <w:tr w:rsidR="00AD6DB4" w:rsidRPr="00794639" w14:paraId="2760B433" w14:textId="77777777" w:rsidTr="00953CD3">
        <w:trPr>
          <w:cantSplit w:val="0"/>
        </w:trPr>
        <w:tc>
          <w:tcPr>
            <w:tcW w:w="1707" w:type="dxa"/>
          </w:tcPr>
          <w:p w14:paraId="2DE30349" w14:textId="70D5AB29" w:rsidR="00AD6DB4" w:rsidRPr="00794639" w:rsidRDefault="00BD3670" w:rsidP="00166AF3">
            <w:pPr>
              <w:pStyle w:val="TableBody"/>
              <w:rPr>
                <w:rFonts w:ascii="Times New Roman" w:hAnsi="Times New Roman" w:cs="Times New Roman"/>
                <w:i/>
                <w:sz w:val="20"/>
                <w:szCs w:val="20"/>
              </w:rPr>
            </w:pPr>
            <w:r w:rsidRPr="00794639">
              <w:rPr>
                <w:i/>
              </w:rPr>
              <w:t xml:space="preserve">Execute </w:t>
            </w:r>
            <w:r w:rsidR="00AD6DB4" w:rsidRPr="00794639">
              <w:rPr>
                <w:i/>
              </w:rPr>
              <w:t>command</w:t>
            </w:r>
          </w:p>
          <w:p w14:paraId="7901D13F" w14:textId="77777777" w:rsidR="00AD6DB4" w:rsidRPr="00794639" w:rsidRDefault="00AD6DB4" w:rsidP="00166AF3">
            <w:pPr>
              <w:pStyle w:val="TableBody"/>
            </w:pPr>
          </w:p>
          <w:p w14:paraId="55C553E6" w14:textId="77777777" w:rsidR="00AD6DB4" w:rsidRPr="00794639" w:rsidRDefault="00AD6DB4" w:rsidP="00166AF3">
            <w:pPr>
              <w:pStyle w:val="TableBody"/>
              <w:rPr>
                <w:u w:val="single"/>
              </w:rPr>
            </w:pPr>
            <w:r w:rsidRPr="00794639">
              <w:rPr>
                <w:u w:val="single"/>
              </w:rPr>
              <w:t>Syntax</w:t>
            </w:r>
          </w:p>
          <w:p w14:paraId="0E307BB2" w14:textId="77777777" w:rsidR="00AD6DB4" w:rsidRPr="00794639" w:rsidRDefault="00AD6DB4" w:rsidP="00166AF3">
            <w:pPr>
              <w:pStyle w:val="TableBody"/>
              <w:rPr>
                <w:rFonts w:ascii="Times New Roman" w:hAnsi="Times New Roman" w:cs="Times New Roman"/>
                <w:sz w:val="20"/>
                <w:szCs w:val="20"/>
                <w:u w:val="single"/>
              </w:rPr>
            </w:pPr>
            <w:r w:rsidRPr="00794639">
              <w:rPr>
                <w:b/>
              </w:rPr>
              <w:t>AT+CGDCONT= [&lt;cid&gt;</w:t>
            </w:r>
            <w:r w:rsidRPr="00794639">
              <w:rPr>
                <w:b/>
              </w:rPr>
              <w:br/>
              <w:t>[,&lt;PDP_type&gt;</w:t>
            </w:r>
            <w:r w:rsidRPr="00794639">
              <w:rPr>
                <w:b/>
              </w:rPr>
              <w:br/>
              <w:t>[,&lt;APN&gt;</w:t>
            </w:r>
            <w:r w:rsidRPr="00794639">
              <w:rPr>
                <w:b/>
              </w:rPr>
              <w:br/>
              <w:t>[,&lt;PDP_addr&gt;</w:t>
            </w:r>
            <w:r w:rsidRPr="00794639">
              <w:rPr>
                <w:b/>
              </w:rPr>
              <w:br/>
              <w:t>[,&lt;d_comp&gt;</w:t>
            </w:r>
            <w:r w:rsidRPr="00794639">
              <w:rPr>
                <w:b/>
              </w:rPr>
              <w:br/>
              <w:t>[,&lt;h_comp&gt;</w:t>
            </w:r>
            <w:r w:rsidRPr="00794639">
              <w:rPr>
                <w:b/>
              </w:rPr>
              <w:br/>
              <w:t>[,&lt;IPv4AddrAlloc&gt;[,&lt;emergency_</w:t>
            </w:r>
            <w:r w:rsidRPr="00794639">
              <w:rPr>
                <w:b/>
              </w:rPr>
              <w:br/>
              <w:t>indication&gt;</w:t>
            </w:r>
            <w:r w:rsidRPr="00794639">
              <w:rPr>
                <w:b/>
              </w:rPr>
              <w:br/>
              <w:t>[,&lt;PCSCF_</w:t>
            </w:r>
            <w:r w:rsidRPr="00794639">
              <w:rPr>
                <w:b/>
              </w:rPr>
              <w:br/>
              <w:t>discovery&gt;</w:t>
            </w:r>
            <w:r w:rsidRPr="00794639">
              <w:rPr>
                <w:b/>
              </w:rPr>
              <w:br/>
              <w:t>[,&lt;IM_CN_</w:t>
            </w:r>
            <w:r w:rsidRPr="00794639">
              <w:rPr>
                <w:b/>
              </w:rPr>
              <w:br/>
              <w:t>Signalling_Flag_</w:t>
            </w:r>
            <w:r w:rsidRPr="00794639">
              <w:rPr>
                <w:b/>
              </w:rPr>
              <w:br/>
              <w:t>Ind&gt;]]]]]]]]]]</w:t>
            </w:r>
          </w:p>
        </w:tc>
        <w:tc>
          <w:tcPr>
            <w:tcW w:w="7290" w:type="dxa"/>
          </w:tcPr>
          <w:p w14:paraId="750606AC" w14:textId="77777777" w:rsidR="00AD6DB4" w:rsidRPr="00794639" w:rsidRDefault="00AD6DB4" w:rsidP="00166AF3">
            <w:pPr>
              <w:pStyle w:val="TableBody"/>
              <w:rPr>
                <w:rFonts w:ascii="Times New Roman" w:hAnsi="Times New Roman" w:cs="Times New Roman"/>
                <w:sz w:val="20"/>
                <w:szCs w:val="20"/>
                <w:u w:val="single"/>
              </w:rPr>
            </w:pPr>
          </w:p>
          <w:p w14:paraId="033AD85E" w14:textId="77777777" w:rsidR="00AD6DB4" w:rsidRPr="00794639" w:rsidRDefault="00AD6DB4" w:rsidP="00166AF3">
            <w:pPr>
              <w:pStyle w:val="TableBody"/>
              <w:rPr>
                <w:rFonts w:ascii="Times New Roman" w:hAnsi="Times New Roman" w:cs="Times New Roman"/>
                <w:sz w:val="20"/>
                <w:szCs w:val="20"/>
                <w:u w:val="single"/>
              </w:rPr>
            </w:pPr>
          </w:p>
          <w:p w14:paraId="038B4693" w14:textId="77777777" w:rsidR="00AD6DB4" w:rsidRPr="00794639" w:rsidRDefault="00AD6DB4" w:rsidP="00166AF3">
            <w:pPr>
              <w:pStyle w:val="TableBody"/>
              <w:rPr>
                <w:u w:val="single"/>
              </w:rPr>
            </w:pPr>
            <w:r w:rsidRPr="00794639">
              <w:rPr>
                <w:u w:val="single"/>
              </w:rPr>
              <w:t>Response</w:t>
            </w:r>
          </w:p>
          <w:p w14:paraId="111F2044" w14:textId="77777777" w:rsidR="00AD6DB4" w:rsidRPr="00794639" w:rsidRDefault="00AD6DB4" w:rsidP="00166AF3">
            <w:pPr>
              <w:pStyle w:val="TableBody"/>
              <w:rPr>
                <w:b/>
                <w:u w:val="single"/>
              </w:rPr>
            </w:pPr>
            <w:r w:rsidRPr="00794639">
              <w:rPr>
                <w:b/>
              </w:rPr>
              <w:t>OK</w:t>
            </w:r>
          </w:p>
          <w:p w14:paraId="72259746" w14:textId="77777777" w:rsidR="00AD6DB4" w:rsidRPr="00794639" w:rsidRDefault="00AD6DB4" w:rsidP="00166AF3">
            <w:pPr>
              <w:pStyle w:val="TableBody"/>
            </w:pPr>
          </w:p>
          <w:p w14:paraId="27294D6F" w14:textId="77777777" w:rsidR="00AD6DB4" w:rsidRPr="00794639" w:rsidRDefault="00AD6DB4" w:rsidP="00166AF3">
            <w:pPr>
              <w:pStyle w:val="TableBody"/>
            </w:pPr>
            <w:r w:rsidRPr="00794639">
              <w:t>or</w:t>
            </w:r>
          </w:p>
          <w:p w14:paraId="768C53E4" w14:textId="77777777" w:rsidR="00AD6DB4" w:rsidRPr="00794639" w:rsidRDefault="00AD6DB4" w:rsidP="00166AF3">
            <w:pPr>
              <w:pStyle w:val="TableBody"/>
              <w:rPr>
                <w:b/>
              </w:rPr>
            </w:pPr>
            <w:r w:rsidRPr="00794639">
              <w:rPr>
                <w:b/>
              </w:rPr>
              <w:t>ERROR</w:t>
            </w:r>
          </w:p>
          <w:p w14:paraId="007B575B" w14:textId="77777777" w:rsidR="00AD6DB4" w:rsidRPr="00794639" w:rsidRDefault="00AD6DB4" w:rsidP="00CF5A45">
            <w:pPr>
              <w:pStyle w:val="TableBody"/>
            </w:pPr>
          </w:p>
          <w:p w14:paraId="16D2E58C" w14:textId="77777777" w:rsidR="00AD6DB4" w:rsidRPr="00794639" w:rsidRDefault="00AD6DB4" w:rsidP="00166AF3">
            <w:pPr>
              <w:pStyle w:val="TableBody"/>
              <w:rPr>
                <w:lang w:eastAsia="zh-CN"/>
              </w:rPr>
            </w:pPr>
            <w:r w:rsidRPr="00794639">
              <w:rPr>
                <w:u w:val="single"/>
              </w:rPr>
              <w:t>Parameters</w:t>
            </w:r>
          </w:p>
          <w:p w14:paraId="33BCFB23" w14:textId="77777777" w:rsidR="00AD6DB4" w:rsidRPr="00794639" w:rsidRDefault="00AD6DB4" w:rsidP="00166AF3">
            <w:pPr>
              <w:pStyle w:val="TableBody"/>
              <w:rPr>
                <w:lang w:eastAsia="zh-CN"/>
              </w:rPr>
            </w:pPr>
            <w:r w:rsidRPr="00794639">
              <w:rPr>
                <w:b/>
              </w:rPr>
              <w:t>&lt;cid&gt;</w:t>
            </w:r>
            <w:r w:rsidRPr="00794639">
              <w:rPr>
                <w:lang w:eastAsia="zh-CN"/>
              </w:rPr>
              <w:tab/>
            </w:r>
            <w:r w:rsidRPr="00794639">
              <w:t>PDP Context Identifier. A numeric parameter which specifies a particular PDP context definition. The parameter is local to the TE-MT interface and is used in other PDP context-related commands. The range of the permitted values (minimum value = 1) is returned by the test command.</w:t>
            </w:r>
          </w:p>
          <w:p w14:paraId="73FB336F" w14:textId="77777777" w:rsidR="00AD6DB4" w:rsidRPr="00794639" w:rsidRDefault="00AD6DB4" w:rsidP="00CF5A45">
            <w:pPr>
              <w:pStyle w:val="TableBody"/>
            </w:pPr>
          </w:p>
          <w:p w14:paraId="06F116FC" w14:textId="77777777" w:rsidR="00AD6DB4" w:rsidRPr="00794639" w:rsidRDefault="00AD6DB4" w:rsidP="00166AF3">
            <w:pPr>
              <w:pStyle w:val="TableBody"/>
            </w:pPr>
            <w:r w:rsidRPr="00794639">
              <w:rPr>
                <w:b/>
              </w:rPr>
              <w:t>&lt;PDP_t</w:t>
            </w:r>
            <w:r w:rsidRPr="00794639">
              <w:rPr>
                <w:b/>
                <w:snapToGrid w:val="0"/>
              </w:rPr>
              <w:t>ype&gt;</w:t>
            </w:r>
            <w:r w:rsidRPr="00794639">
              <w:tab/>
              <w:t>Packet Data Protocol type</w:t>
            </w:r>
          </w:p>
          <w:p w14:paraId="6A0B81C2" w14:textId="77777777" w:rsidR="00AD6DB4" w:rsidRPr="00794639" w:rsidRDefault="00AD6DB4" w:rsidP="00166AF3">
            <w:pPr>
              <w:pStyle w:val="TableBody"/>
            </w:pPr>
            <w:r w:rsidRPr="00794639">
              <w:t>"IP"</w:t>
            </w:r>
            <w:r w:rsidRPr="00794639">
              <w:tab/>
            </w:r>
            <w:r w:rsidRPr="00794639">
              <w:tab/>
              <w:t>Internet Protocol</w:t>
            </w:r>
          </w:p>
          <w:p w14:paraId="567DE2DD" w14:textId="77777777" w:rsidR="00AD6DB4" w:rsidRPr="00794639" w:rsidRDefault="00AD6DB4" w:rsidP="00166AF3">
            <w:pPr>
              <w:pStyle w:val="TableBody"/>
            </w:pPr>
            <w:r w:rsidRPr="00794639">
              <w:t>"IPV6"</w:t>
            </w:r>
            <w:r w:rsidRPr="00794639">
              <w:tab/>
            </w:r>
            <w:r w:rsidRPr="00794639">
              <w:tab/>
              <w:t>Internet Protocol, version 6</w:t>
            </w:r>
          </w:p>
          <w:p w14:paraId="36752E00" w14:textId="77777777" w:rsidR="00AD6DB4" w:rsidRPr="00794639" w:rsidRDefault="00AD6DB4" w:rsidP="00166AF3">
            <w:pPr>
              <w:pStyle w:val="TableBody"/>
            </w:pPr>
            <w:r w:rsidRPr="00794639">
              <w:t>"IPV4V6"</w:t>
            </w:r>
            <w:r w:rsidRPr="00794639">
              <w:tab/>
              <w:t>Virtual &lt;PDP_type&gt;introduced to handle dual IP stack UE capability</w:t>
            </w:r>
          </w:p>
          <w:p w14:paraId="48727730" w14:textId="77777777" w:rsidR="00AD6DB4" w:rsidRPr="00794639" w:rsidRDefault="00AD6DB4" w:rsidP="00CF5A45">
            <w:pPr>
              <w:pStyle w:val="TableBody"/>
            </w:pPr>
          </w:p>
          <w:p w14:paraId="6A534753" w14:textId="77777777" w:rsidR="00AD6DB4" w:rsidRPr="00794639" w:rsidRDefault="00AD6DB4" w:rsidP="00166AF3">
            <w:pPr>
              <w:pStyle w:val="TableBody"/>
            </w:pPr>
            <w:r w:rsidRPr="00794639">
              <w:rPr>
                <w:b/>
              </w:rPr>
              <w:t>&lt;AP</w:t>
            </w:r>
            <w:r w:rsidRPr="00794639">
              <w:rPr>
                <w:b/>
                <w:snapToGrid w:val="0"/>
              </w:rPr>
              <w:t>N</w:t>
            </w:r>
            <w:r w:rsidRPr="00794639">
              <w:rPr>
                <w:b/>
              </w:rPr>
              <w:t>&gt;</w:t>
            </w:r>
            <w:r w:rsidRPr="00794639">
              <w:tab/>
              <w:t>Access Point Name</w:t>
            </w:r>
          </w:p>
          <w:p w14:paraId="17E421A8" w14:textId="77777777" w:rsidR="00AD6DB4" w:rsidRPr="00794639" w:rsidRDefault="00AD6DB4" w:rsidP="00166AF3">
            <w:pPr>
              <w:pStyle w:val="TableBody"/>
            </w:pPr>
            <w:r w:rsidRPr="00794639">
              <w:t>String parameter which is a logical name that is used to select the GGSN or the external packet data network. If the value is null or omitted, then the subscription value will be requested.</w:t>
            </w:r>
          </w:p>
          <w:p w14:paraId="25EBF017" w14:textId="77777777" w:rsidR="00AD6DB4" w:rsidRPr="00794639" w:rsidRDefault="00AD6DB4" w:rsidP="00CF5A45">
            <w:pPr>
              <w:pStyle w:val="TableBody"/>
            </w:pPr>
          </w:p>
          <w:p w14:paraId="676675D3" w14:textId="30665438" w:rsidR="00AD6DB4" w:rsidRPr="00794639" w:rsidRDefault="00AD6DB4" w:rsidP="00166AF3">
            <w:pPr>
              <w:pStyle w:val="TableBody"/>
            </w:pPr>
            <w:r w:rsidRPr="00794639">
              <w:rPr>
                <w:b/>
              </w:rPr>
              <w:t>&lt;PDP_address&gt;</w:t>
            </w:r>
            <w:r w:rsidRPr="00794639">
              <w:tab/>
              <w:t xml:space="preserve">String parameter that identifies the MT in the address space applicable to the PDP. If the value is null or omitted then a value may be provided by the TE during the PDP startup procedure or, failing that, a dynamic address will be requested. The read command will continue to return the null string even if an address has been allocated during the PDP startup procedure. The allocated address may be read using </w:t>
            </w:r>
            <w:r w:rsidRPr="00794639">
              <w:rPr>
                <w:rStyle w:val="Code"/>
              </w:rPr>
              <w:t>+CGPADDR</w:t>
            </w:r>
            <w:r w:rsidRPr="00794639">
              <w:t>.</w:t>
            </w:r>
          </w:p>
          <w:p w14:paraId="60C306D4" w14:textId="60B9ABA1" w:rsidR="00AD6DB4" w:rsidRPr="00794639" w:rsidRDefault="00AD6DB4" w:rsidP="00166AF3">
            <w:pPr>
              <w:pStyle w:val="TableBody"/>
            </w:pPr>
            <w:r w:rsidRPr="00794639">
              <w:t xml:space="preserve">Note that IPv6 address obtained on LTE will be prefixed with a constant </w:t>
            </w:r>
            <w:r w:rsidR="00622496" w:rsidRPr="00794639">
              <w:t>8-byte</w:t>
            </w:r>
            <w:r w:rsidRPr="00794639">
              <w:t xml:space="preserve"> address</w:t>
            </w:r>
          </w:p>
          <w:p w14:paraId="34E9D16D" w14:textId="77777777" w:rsidR="00AD6DB4" w:rsidRPr="00794639" w:rsidRDefault="00AD6DB4" w:rsidP="00166AF3">
            <w:pPr>
              <w:pStyle w:val="TableBody"/>
            </w:pPr>
            <w:r w:rsidRPr="00794639">
              <w:t>"FE.80.00.00.00.00.00.00" if the network has not provided any.</w:t>
            </w:r>
          </w:p>
          <w:p w14:paraId="09141758" w14:textId="77777777" w:rsidR="00AD6DB4" w:rsidRPr="00794639" w:rsidRDefault="00AD6DB4" w:rsidP="00166AF3">
            <w:pPr>
              <w:pStyle w:val="TableBody"/>
              <w:rPr>
                <w:b/>
              </w:rPr>
            </w:pPr>
          </w:p>
          <w:p w14:paraId="62D04F27" w14:textId="77777777" w:rsidR="00AD6DB4" w:rsidRPr="00794639" w:rsidRDefault="00AD6DB4" w:rsidP="00166AF3">
            <w:pPr>
              <w:pStyle w:val="TableBody"/>
            </w:pPr>
            <w:r w:rsidRPr="00794639">
              <w:rPr>
                <w:b/>
              </w:rPr>
              <w:t>&lt;d_comp&gt;</w:t>
            </w:r>
            <w:r w:rsidRPr="00794639">
              <w:tab/>
              <w:t>PDP data compression (applicable for SNDCP only)</w:t>
            </w:r>
          </w:p>
          <w:p w14:paraId="6C79703E" w14:textId="38F4449D" w:rsidR="00AD6DB4" w:rsidRPr="00794639" w:rsidRDefault="00AD6DB4" w:rsidP="00166AF3">
            <w:pPr>
              <w:pStyle w:val="TableBody"/>
            </w:pPr>
            <w:r w:rsidRPr="00794639">
              <w:rPr>
                <w:u w:val="single"/>
              </w:rPr>
              <w:t>0</w:t>
            </w:r>
            <w:r w:rsidRPr="00794639">
              <w:tab/>
              <w:t>Off (default if value if omitted)</w:t>
            </w:r>
          </w:p>
          <w:p w14:paraId="09D3FC01" w14:textId="77777777" w:rsidR="00AD6DB4" w:rsidRPr="00794639" w:rsidRDefault="00AD6DB4" w:rsidP="00166AF3">
            <w:pPr>
              <w:pStyle w:val="TableBody"/>
            </w:pPr>
            <w:r w:rsidRPr="00794639">
              <w:t>1</w:t>
            </w:r>
            <w:r w:rsidRPr="00794639">
              <w:tab/>
              <w:t>On (manufacturer preferred compression)</w:t>
            </w:r>
          </w:p>
          <w:p w14:paraId="2477610C" w14:textId="77777777" w:rsidR="00AD6DB4" w:rsidRPr="00794639" w:rsidRDefault="00AD6DB4" w:rsidP="00166AF3">
            <w:pPr>
              <w:pStyle w:val="TableBody"/>
            </w:pPr>
            <w:r w:rsidRPr="00794639">
              <w:t>2</w:t>
            </w:r>
            <w:r w:rsidRPr="00794639">
              <w:tab/>
              <w:t>V.42 bis</w:t>
            </w:r>
          </w:p>
          <w:p w14:paraId="12D2C30F" w14:textId="77777777" w:rsidR="00AD6DB4" w:rsidRPr="00794639" w:rsidRDefault="00AD6DB4" w:rsidP="00166AF3">
            <w:pPr>
              <w:pStyle w:val="TableBody"/>
              <w:rPr>
                <w:b/>
              </w:rPr>
            </w:pPr>
          </w:p>
          <w:p w14:paraId="3A91C4AE" w14:textId="77777777" w:rsidR="00AD6DB4" w:rsidRPr="00794639" w:rsidRDefault="00AD6DB4" w:rsidP="00166AF3">
            <w:pPr>
              <w:pStyle w:val="TableBody"/>
            </w:pPr>
            <w:r w:rsidRPr="00794639">
              <w:rPr>
                <w:b/>
              </w:rPr>
              <w:t>&lt;h_comp&gt;</w:t>
            </w:r>
            <w:r w:rsidRPr="00794639">
              <w:tab/>
              <w:t>PDP header compression</w:t>
            </w:r>
          </w:p>
          <w:p w14:paraId="053323D4" w14:textId="77777777" w:rsidR="00AD6DB4" w:rsidRPr="00794639" w:rsidRDefault="00AD6DB4" w:rsidP="00166AF3">
            <w:pPr>
              <w:pStyle w:val="TableBody"/>
            </w:pPr>
            <w:r w:rsidRPr="00794639">
              <w:rPr>
                <w:u w:val="single"/>
              </w:rPr>
              <w:t>0</w:t>
            </w:r>
            <w:r w:rsidRPr="00794639">
              <w:tab/>
              <w:t>Off (default if value if omitted)</w:t>
            </w:r>
          </w:p>
          <w:p w14:paraId="15F21C9D" w14:textId="77777777" w:rsidR="00AD6DB4" w:rsidRPr="00794639" w:rsidRDefault="00AD6DB4" w:rsidP="00166AF3">
            <w:pPr>
              <w:pStyle w:val="TableBody"/>
            </w:pPr>
            <w:r w:rsidRPr="00794639">
              <w:t>1</w:t>
            </w:r>
            <w:r w:rsidRPr="00794639">
              <w:tab/>
              <w:t>On (manufacturer preferred compression)</w:t>
            </w:r>
          </w:p>
          <w:p w14:paraId="0440670A" w14:textId="77777777" w:rsidR="00AD6DB4" w:rsidRPr="00794639" w:rsidRDefault="00AD6DB4" w:rsidP="00166AF3">
            <w:pPr>
              <w:pStyle w:val="TableBody"/>
            </w:pPr>
            <w:r w:rsidRPr="00794639">
              <w:t>2</w:t>
            </w:r>
            <w:r w:rsidRPr="00794639">
              <w:tab/>
              <w:t>RFC1144 (applicable for SNDCP only)</w:t>
            </w:r>
          </w:p>
          <w:p w14:paraId="35BDA05B" w14:textId="77777777" w:rsidR="00AD6DB4" w:rsidRPr="00794639" w:rsidRDefault="00AD6DB4" w:rsidP="00166AF3">
            <w:pPr>
              <w:pStyle w:val="TableBody"/>
            </w:pPr>
            <w:r w:rsidRPr="00794639">
              <w:t>3</w:t>
            </w:r>
            <w:r w:rsidRPr="00794639">
              <w:tab/>
              <w:t>RFC2507</w:t>
            </w:r>
          </w:p>
          <w:p w14:paraId="46BDA5F7" w14:textId="77777777" w:rsidR="00AD6DB4" w:rsidRPr="00794639" w:rsidRDefault="00AD6DB4" w:rsidP="00166AF3">
            <w:pPr>
              <w:pStyle w:val="TableBody"/>
            </w:pPr>
            <w:r w:rsidRPr="00794639">
              <w:t>4</w:t>
            </w:r>
            <w:r w:rsidRPr="00794639">
              <w:tab/>
              <w:t>RFC3095 (applicable for PDCP only)</w:t>
            </w:r>
          </w:p>
          <w:p w14:paraId="7494C593" w14:textId="77777777" w:rsidR="00AD6DB4" w:rsidRPr="00794639" w:rsidRDefault="00AD6DB4" w:rsidP="00166AF3">
            <w:pPr>
              <w:pStyle w:val="TableBody"/>
              <w:rPr>
                <w:b/>
              </w:rPr>
            </w:pPr>
          </w:p>
          <w:p w14:paraId="0A6C983C" w14:textId="77777777" w:rsidR="00AD6DB4" w:rsidRPr="00794639" w:rsidRDefault="00AD6DB4" w:rsidP="00166AF3">
            <w:pPr>
              <w:pStyle w:val="TableBody"/>
            </w:pPr>
            <w:r w:rsidRPr="00794639">
              <w:rPr>
                <w:b/>
              </w:rPr>
              <w:t>&lt;IPv4AddrAlloc&gt;</w:t>
            </w:r>
            <w:r w:rsidRPr="00794639">
              <w:tab/>
              <w:t>Numeric parameter that controls how MT/TA requests to get IPv4 address information</w:t>
            </w:r>
          </w:p>
          <w:p w14:paraId="0318E4C8" w14:textId="77777777" w:rsidR="00AD6DB4" w:rsidRPr="00794639" w:rsidRDefault="00AD6DB4" w:rsidP="00166AF3">
            <w:pPr>
              <w:pStyle w:val="TableBody"/>
            </w:pPr>
            <w:r w:rsidRPr="00794639">
              <w:t>0</w:t>
            </w:r>
            <w:r w:rsidRPr="00794639">
              <w:tab/>
              <w:t>IPv4 address allocated through NAS signalling</w:t>
            </w:r>
          </w:p>
          <w:p w14:paraId="6D0D7BDC" w14:textId="77777777" w:rsidR="00AD6DB4" w:rsidRPr="00794639" w:rsidRDefault="00AD6DB4" w:rsidP="00166AF3">
            <w:pPr>
              <w:pStyle w:val="TableBody"/>
            </w:pPr>
            <w:r w:rsidRPr="00794639">
              <w:t>1</w:t>
            </w:r>
            <w:r w:rsidRPr="00794639">
              <w:tab/>
              <w:t>IPv4 address allocated through DHCP</w:t>
            </w:r>
          </w:p>
          <w:p w14:paraId="39559166" w14:textId="77777777" w:rsidR="00AD6DB4" w:rsidRPr="00794639" w:rsidRDefault="00AD6DB4" w:rsidP="00166AF3">
            <w:pPr>
              <w:pStyle w:val="TableBody"/>
            </w:pPr>
          </w:p>
          <w:p w14:paraId="22B7C4CE" w14:textId="77777777" w:rsidR="00AD6DB4" w:rsidRPr="00794639" w:rsidRDefault="00AD6DB4" w:rsidP="00166AF3">
            <w:pPr>
              <w:pStyle w:val="TableBody"/>
            </w:pPr>
            <w:r w:rsidRPr="00794639">
              <w:rPr>
                <w:b/>
              </w:rPr>
              <w:t>&lt;emergency_indication&gt;</w:t>
            </w:r>
            <w:r w:rsidRPr="00794639">
              <w:tab/>
              <w:t>Indicates whether the PDP contect is for emergency bearer services or not</w:t>
            </w:r>
          </w:p>
          <w:p w14:paraId="7F05E900" w14:textId="77777777" w:rsidR="00AD6DB4" w:rsidRPr="00794639" w:rsidRDefault="00AD6DB4" w:rsidP="00166AF3">
            <w:pPr>
              <w:pStyle w:val="TableBody"/>
            </w:pPr>
            <w:r w:rsidRPr="00794639">
              <w:t>0</w:t>
            </w:r>
            <w:r w:rsidRPr="00794639">
              <w:tab/>
              <w:t>PDP context is not for emergency bearer services</w:t>
            </w:r>
          </w:p>
          <w:p w14:paraId="20C8A0DC" w14:textId="77777777" w:rsidR="00AD6DB4" w:rsidRPr="00794639" w:rsidRDefault="00AD6DB4" w:rsidP="00166AF3">
            <w:pPr>
              <w:pStyle w:val="TableBody"/>
            </w:pPr>
            <w:r w:rsidRPr="00794639">
              <w:t>1</w:t>
            </w:r>
            <w:r w:rsidRPr="00794639">
              <w:tab/>
              <w:t>PDP context is for emergency bearer services</w:t>
            </w:r>
          </w:p>
          <w:p w14:paraId="4BCFD523" w14:textId="77777777" w:rsidR="00AD6DB4" w:rsidRPr="00794639" w:rsidRDefault="00AD6DB4" w:rsidP="00166AF3">
            <w:pPr>
              <w:pStyle w:val="TableBody"/>
            </w:pPr>
          </w:p>
          <w:p w14:paraId="7F3088E9" w14:textId="77777777" w:rsidR="00AD6DB4" w:rsidRPr="00794639" w:rsidRDefault="00AD6DB4" w:rsidP="00166AF3">
            <w:pPr>
              <w:pStyle w:val="TableBody"/>
            </w:pPr>
            <w:r w:rsidRPr="00794639">
              <w:rPr>
                <w:b/>
              </w:rPr>
              <w:t>&lt;P-CSCF_discovery&gt;</w:t>
            </w:r>
            <w:r w:rsidRPr="00794639">
              <w:tab/>
              <w:t>Numeric parameter that influences how the MT/TA requests get the P-CSCF address</w:t>
            </w:r>
          </w:p>
          <w:p w14:paraId="040153C0" w14:textId="77777777" w:rsidR="00AD6DB4" w:rsidRPr="00794639" w:rsidRDefault="00AD6DB4" w:rsidP="00166AF3">
            <w:pPr>
              <w:pStyle w:val="TableBody"/>
            </w:pPr>
            <w:r w:rsidRPr="00794639">
              <w:t>0</w:t>
            </w:r>
            <w:r w:rsidRPr="00794639">
              <w:tab/>
              <w:t xml:space="preserve">Preference of P-CSCF address discovery not influences by </w:t>
            </w:r>
            <w:r w:rsidRPr="00794639">
              <w:rPr>
                <w:rStyle w:val="Code"/>
              </w:rPr>
              <w:t>+CGDCONT</w:t>
            </w:r>
          </w:p>
          <w:p w14:paraId="41F69F07" w14:textId="77777777" w:rsidR="00AD6DB4" w:rsidRPr="00794639" w:rsidRDefault="00AD6DB4" w:rsidP="00166AF3">
            <w:pPr>
              <w:pStyle w:val="TableBody"/>
            </w:pPr>
            <w:r w:rsidRPr="00794639">
              <w:t>1</w:t>
            </w:r>
            <w:r w:rsidRPr="00794639">
              <w:tab/>
              <w:t>Preference of P-CSCF address discovery through NAS signalling</w:t>
            </w:r>
          </w:p>
          <w:p w14:paraId="2D3FA4D0" w14:textId="77777777" w:rsidR="00AD6DB4" w:rsidRPr="00794639" w:rsidRDefault="00AD6DB4" w:rsidP="00166AF3">
            <w:pPr>
              <w:pStyle w:val="TableBody"/>
            </w:pPr>
          </w:p>
          <w:p w14:paraId="7DA28E29" w14:textId="77777777" w:rsidR="00AD6DB4" w:rsidRPr="00794639" w:rsidRDefault="00AD6DB4" w:rsidP="00166AF3">
            <w:pPr>
              <w:pStyle w:val="TableBody"/>
            </w:pPr>
            <w:r w:rsidRPr="00794639">
              <w:rPr>
                <w:b/>
              </w:rPr>
              <w:t>&lt;IM_CN_Signalling_Flag_Ind&gt;</w:t>
            </w:r>
            <w:r w:rsidRPr="00794639">
              <w:tab/>
              <w:t>Numeric parameter used to indicate whether the PDP context is for IM CN subsystem related signaling only or not</w:t>
            </w:r>
          </w:p>
          <w:p w14:paraId="6034A97D" w14:textId="77777777" w:rsidR="00AD6DB4" w:rsidRPr="00794639" w:rsidRDefault="00AD6DB4" w:rsidP="002E2D9E">
            <w:pPr>
              <w:pStyle w:val="TableBody"/>
              <w:tabs>
                <w:tab w:val="left" w:pos="317"/>
              </w:tabs>
            </w:pPr>
            <w:r w:rsidRPr="00794639">
              <w:t>0</w:t>
            </w:r>
            <w:r w:rsidRPr="00794639">
              <w:tab/>
              <w:t>UE indicates that the PDP context is not for IM CN subsystem-related signaling only</w:t>
            </w:r>
          </w:p>
          <w:p w14:paraId="5F56FE25" w14:textId="77777777" w:rsidR="00AD6DB4" w:rsidRPr="00794639" w:rsidRDefault="00AD6DB4" w:rsidP="002E2D9E">
            <w:pPr>
              <w:pStyle w:val="TableBody"/>
              <w:tabs>
                <w:tab w:val="left" w:pos="317"/>
              </w:tabs>
            </w:pPr>
            <w:r w:rsidRPr="00794639">
              <w:t>1</w:t>
            </w:r>
            <w:r w:rsidRPr="00794639">
              <w:tab/>
              <w:t>UE indicates that the PDP context is for IM CN subsystem-related signaling only</w:t>
            </w:r>
          </w:p>
        </w:tc>
      </w:tr>
      <w:tr w:rsidR="00AD6DB4" w:rsidRPr="00794639" w14:paraId="5348C38E" w14:textId="77777777" w:rsidTr="00953CD3">
        <w:trPr>
          <w:cantSplit w:val="0"/>
        </w:trPr>
        <w:tc>
          <w:tcPr>
            <w:tcW w:w="1707" w:type="dxa"/>
          </w:tcPr>
          <w:p w14:paraId="319D82F0" w14:textId="2234636B" w:rsidR="00124807" w:rsidRPr="00794639" w:rsidRDefault="00124807" w:rsidP="00124807">
            <w:pPr>
              <w:pStyle w:val="TableBody"/>
              <w:rPr>
                <w:u w:val="single"/>
              </w:rPr>
            </w:pPr>
            <w:r w:rsidRPr="00794639">
              <w:rPr>
                <w:u w:val="single"/>
              </w:rPr>
              <w:lastRenderedPageBreak/>
              <w:t>Reference</w:t>
            </w:r>
          </w:p>
          <w:p w14:paraId="43EDCB70" w14:textId="02B50EA1" w:rsidR="00124807" w:rsidRPr="00794639" w:rsidRDefault="00124807" w:rsidP="00124807">
            <w:pPr>
              <w:pStyle w:val="TableBody"/>
              <w:rPr>
                <w:u w:val="single"/>
              </w:rPr>
            </w:pPr>
            <w:r w:rsidRPr="00794639">
              <w:t>27.007 Rev12</w:t>
            </w:r>
          </w:p>
        </w:tc>
        <w:tc>
          <w:tcPr>
            <w:tcW w:w="7290" w:type="dxa"/>
          </w:tcPr>
          <w:p w14:paraId="3B7AA200" w14:textId="77777777" w:rsidR="00124807" w:rsidRPr="00794639" w:rsidRDefault="00124807" w:rsidP="00124807">
            <w:pPr>
              <w:pStyle w:val="TableBody"/>
              <w:rPr>
                <w:u w:val="single"/>
              </w:rPr>
            </w:pPr>
            <w:r w:rsidRPr="00794639">
              <w:rPr>
                <w:u w:val="single"/>
              </w:rPr>
              <w:t>Notes</w:t>
            </w:r>
          </w:p>
          <w:p w14:paraId="14A26966" w14:textId="59506F81" w:rsidR="00AD6DB4" w:rsidRPr="00794639" w:rsidRDefault="00AD6DB4" w:rsidP="0059466D">
            <w:pPr>
              <w:pStyle w:val="TableBody"/>
              <w:numPr>
                <w:ilvl w:val="0"/>
                <w:numId w:val="65"/>
              </w:numPr>
            </w:pPr>
            <w:r w:rsidRPr="00794639">
              <w:t>If the command is used only with the one parameter &lt;cid&gt;, it means that the corresponding PDP context becomes undefined.</w:t>
            </w:r>
          </w:p>
          <w:p w14:paraId="35B21C23" w14:textId="0DF8FD20" w:rsidR="00AD6DB4" w:rsidRPr="00794639" w:rsidRDefault="00AD6DB4" w:rsidP="0059466D">
            <w:pPr>
              <w:pStyle w:val="TableBody"/>
              <w:numPr>
                <w:ilvl w:val="0"/>
                <w:numId w:val="65"/>
              </w:numPr>
            </w:pPr>
            <w:r w:rsidRPr="00794639">
              <w:t xml:space="preserve">The APN Control List (ACL) will only be checked if a USIM is inserted. Before performing context </w:t>
            </w:r>
            <w:r w:rsidR="0070430A" w:rsidRPr="00794639">
              <w:t>definition,</w:t>
            </w:r>
            <w:r w:rsidRPr="00794639">
              <w:t xml:space="preserve"> it will check if the ACL-service is enabled and activated. If yes, all APNs from ACL of EF-ACL of the USIM will be read out and compared with the requested APN.</w:t>
            </w:r>
          </w:p>
          <w:p w14:paraId="0CEE3965" w14:textId="77777777" w:rsidR="00AD6DB4" w:rsidRPr="00794639" w:rsidRDefault="00AD6DB4" w:rsidP="0059466D">
            <w:pPr>
              <w:pStyle w:val="TableBody"/>
              <w:numPr>
                <w:ilvl w:val="1"/>
                <w:numId w:val="65"/>
              </w:numPr>
              <w:ind w:left="1062"/>
            </w:pPr>
            <w:r w:rsidRPr="00794639">
              <w:t>If the requested APN is listed in the ACL, the context definition will be performed.</w:t>
            </w:r>
          </w:p>
          <w:p w14:paraId="2A1C8087" w14:textId="77777777" w:rsidR="00AD6DB4" w:rsidRPr="00794639" w:rsidRDefault="00AD6DB4" w:rsidP="0059466D">
            <w:pPr>
              <w:pStyle w:val="TableBody"/>
              <w:numPr>
                <w:ilvl w:val="1"/>
                <w:numId w:val="65"/>
              </w:numPr>
              <w:ind w:left="1062"/>
            </w:pPr>
            <w:r w:rsidRPr="00794639">
              <w:t xml:space="preserve">If the requested APN is empty ("") and ACL contains "network provided APN", the context definition will also be requested. </w:t>
            </w:r>
          </w:p>
          <w:p w14:paraId="227B94A9" w14:textId="2413700C" w:rsidR="00AD6DB4" w:rsidRPr="00794639" w:rsidRDefault="00AD6DB4" w:rsidP="0059466D">
            <w:pPr>
              <w:pStyle w:val="TableBody"/>
              <w:numPr>
                <w:ilvl w:val="1"/>
                <w:numId w:val="65"/>
              </w:numPr>
              <w:ind w:left="1062"/>
            </w:pPr>
            <w:r w:rsidRPr="00794639">
              <w:t xml:space="preserve">If the APN is not listed in the </w:t>
            </w:r>
            <w:r w:rsidR="0070430A" w:rsidRPr="00794639">
              <w:t>ACL,</w:t>
            </w:r>
            <w:r w:rsidRPr="00794639">
              <w:t xml:space="preserve"> the command returns error.</w:t>
            </w:r>
          </w:p>
          <w:p w14:paraId="7A02D428" w14:textId="77777777" w:rsidR="00AD6DB4" w:rsidRPr="00794639" w:rsidRDefault="00AD6DB4" w:rsidP="0059466D">
            <w:pPr>
              <w:pStyle w:val="TableBody"/>
              <w:numPr>
                <w:ilvl w:val="1"/>
                <w:numId w:val="65"/>
              </w:numPr>
              <w:ind w:left="1062"/>
              <w:rPr>
                <w:u w:val="single"/>
              </w:rPr>
            </w:pPr>
            <w:r w:rsidRPr="00794639">
              <w:t>If the ACL-service is not enabled or not activated in the USIM or a GSM-SIM is inserted the context definition will be performed without any checks.</w:t>
            </w:r>
          </w:p>
          <w:p w14:paraId="59920EA5" w14:textId="77777777" w:rsidR="00AD6DB4" w:rsidRPr="00794639" w:rsidRDefault="00AD6DB4" w:rsidP="0059466D">
            <w:pPr>
              <w:pStyle w:val="TableBody"/>
              <w:numPr>
                <w:ilvl w:val="0"/>
                <w:numId w:val="65"/>
              </w:numPr>
              <w:rPr>
                <w:u w:val="single"/>
              </w:rPr>
            </w:pPr>
            <w:r w:rsidRPr="00794639">
              <w:t>Parameters are saved in non-volatile memory over module reboot.</w:t>
            </w:r>
          </w:p>
        </w:tc>
      </w:tr>
    </w:tbl>
    <w:p w14:paraId="298302D7" w14:textId="77777777" w:rsidR="00AD6DB4" w:rsidRPr="00794639" w:rsidRDefault="00AD6DB4" w:rsidP="0059466D">
      <w:pPr>
        <w:pStyle w:val="Heading2"/>
      </w:pPr>
      <w:bookmarkStart w:id="6774" w:name="_Toc486251704"/>
      <w:bookmarkStart w:id="6775" w:name="_Toc531700973"/>
      <w:bookmarkStart w:id="6776" w:name="_Toc345081414"/>
      <w:bookmarkStart w:id="6777" w:name="_Toc349753154"/>
      <w:bookmarkStart w:id="6778" w:name="_Toc349754050"/>
      <w:bookmarkStart w:id="6779" w:name="_Ref366745685"/>
      <w:bookmarkStart w:id="6780" w:name="_Ref369092883"/>
      <w:bookmarkStart w:id="6781" w:name="_Toc368586109"/>
      <w:r w:rsidRPr="00794639">
        <w:t>+CGDSCONT Command: Define Secondary PDP Context</w:t>
      </w:r>
      <w:bookmarkEnd w:id="6774"/>
      <w:bookmarkEnd w:id="6775"/>
    </w:p>
    <w:tbl>
      <w:tblPr>
        <w:tblStyle w:val="TableSWIleft"/>
        <w:tblW w:w="8997" w:type="dxa"/>
        <w:tblLayout w:type="fixed"/>
        <w:tblLook w:val="04A0" w:firstRow="1" w:lastRow="0" w:firstColumn="1" w:lastColumn="0" w:noHBand="0" w:noVBand="1"/>
      </w:tblPr>
      <w:tblGrid>
        <w:gridCol w:w="1707"/>
        <w:gridCol w:w="7290"/>
      </w:tblGrid>
      <w:tr w:rsidR="00AD6DB4" w:rsidRPr="00794639" w14:paraId="79A0924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210CD4C" w14:textId="2A6F72FC" w:rsidR="00AD6DB4" w:rsidRPr="00794639" w:rsidRDefault="00F22490">
            <w:pPr>
              <w:pStyle w:val="TableRowHead"/>
              <w:spacing w:before="144" w:after="144"/>
              <w:rPr>
                <w:bCs w:val="0"/>
              </w:rPr>
            </w:pPr>
            <w:r w:rsidRPr="00794639">
              <w:t>HL7800</w:t>
            </w:r>
          </w:p>
        </w:tc>
      </w:tr>
      <w:tr w:rsidR="00AD6DB4" w:rsidRPr="00794639" w14:paraId="6F036598" w14:textId="77777777" w:rsidTr="00953CD3">
        <w:tc>
          <w:tcPr>
            <w:tcW w:w="1707" w:type="dxa"/>
          </w:tcPr>
          <w:p w14:paraId="2017C9EA" w14:textId="77777777" w:rsidR="00AD6DB4" w:rsidRPr="00794639" w:rsidRDefault="00AD6DB4" w:rsidP="00170927">
            <w:pPr>
              <w:pStyle w:val="TableBody"/>
              <w:rPr>
                <w:rFonts w:ascii="Times New Roman" w:hAnsi="Times New Roman" w:cs="Times New Roman"/>
                <w:i/>
                <w:sz w:val="20"/>
                <w:szCs w:val="20"/>
              </w:rPr>
            </w:pPr>
            <w:r w:rsidRPr="00794639">
              <w:rPr>
                <w:i/>
              </w:rPr>
              <w:t>Test command</w:t>
            </w:r>
          </w:p>
          <w:p w14:paraId="4BA9EB0D" w14:textId="77777777" w:rsidR="00AD6DB4" w:rsidRPr="00794639" w:rsidRDefault="00AD6DB4" w:rsidP="00170927">
            <w:pPr>
              <w:pStyle w:val="TableBody"/>
            </w:pPr>
          </w:p>
          <w:p w14:paraId="50AB31C8" w14:textId="77777777" w:rsidR="00AD6DB4" w:rsidRPr="00794639" w:rsidRDefault="00AD6DB4" w:rsidP="00170927">
            <w:pPr>
              <w:pStyle w:val="TableBody"/>
              <w:rPr>
                <w:u w:val="single"/>
              </w:rPr>
            </w:pPr>
            <w:r w:rsidRPr="00794639">
              <w:rPr>
                <w:u w:val="single"/>
              </w:rPr>
              <w:t>Syntax</w:t>
            </w:r>
          </w:p>
          <w:p w14:paraId="52A19A40" w14:textId="77777777" w:rsidR="00AD6DB4" w:rsidRPr="00794639" w:rsidRDefault="00AD6DB4" w:rsidP="00170927">
            <w:pPr>
              <w:pStyle w:val="TableBody"/>
              <w:rPr>
                <w:b/>
              </w:rPr>
            </w:pPr>
            <w:r w:rsidRPr="00794639">
              <w:rPr>
                <w:b/>
              </w:rPr>
              <w:t>AT+CGDSCONT=?</w:t>
            </w:r>
          </w:p>
        </w:tc>
        <w:tc>
          <w:tcPr>
            <w:tcW w:w="7290" w:type="dxa"/>
          </w:tcPr>
          <w:p w14:paraId="1CA765DD" w14:textId="77777777" w:rsidR="00AD6DB4" w:rsidRPr="00794639" w:rsidRDefault="00AD6DB4" w:rsidP="00170927">
            <w:pPr>
              <w:pStyle w:val="TableBody"/>
              <w:rPr>
                <w:rFonts w:ascii="Times New Roman" w:hAnsi="Times New Roman" w:cs="Times New Roman"/>
                <w:sz w:val="20"/>
                <w:szCs w:val="20"/>
                <w:u w:val="single"/>
              </w:rPr>
            </w:pPr>
          </w:p>
          <w:p w14:paraId="5CFB963E" w14:textId="77777777" w:rsidR="00AD6DB4" w:rsidRPr="00794639" w:rsidRDefault="00AD6DB4" w:rsidP="00170927">
            <w:pPr>
              <w:pStyle w:val="TableBody"/>
              <w:rPr>
                <w:u w:val="single"/>
              </w:rPr>
            </w:pPr>
          </w:p>
          <w:p w14:paraId="3ABFA2E3" w14:textId="77777777" w:rsidR="00AD6DB4" w:rsidRPr="00794639" w:rsidRDefault="00AD6DB4" w:rsidP="00170927">
            <w:pPr>
              <w:pStyle w:val="TableBody"/>
              <w:rPr>
                <w:u w:val="single"/>
              </w:rPr>
            </w:pPr>
            <w:r w:rsidRPr="00794639">
              <w:rPr>
                <w:u w:val="single"/>
              </w:rPr>
              <w:t>Response</w:t>
            </w:r>
          </w:p>
          <w:p w14:paraId="64D8BA8D" w14:textId="77777777" w:rsidR="00AD6DB4" w:rsidRPr="00794639" w:rsidRDefault="00AD6DB4" w:rsidP="00170927">
            <w:pPr>
              <w:pStyle w:val="TableBody"/>
              <w:rPr>
                <w:b/>
              </w:rPr>
            </w:pPr>
            <w:r w:rsidRPr="00794639">
              <w:rPr>
                <w:b/>
              </w:rPr>
              <w:t xml:space="preserve">+CGDSCONT: </w:t>
            </w:r>
            <w:r w:rsidRPr="00794639">
              <w:t>(range of</w:t>
            </w:r>
            <w:r w:rsidRPr="00794639">
              <w:rPr>
                <w:b/>
              </w:rPr>
              <w:t xml:space="preserve"> &lt;cid&gt;</w:t>
            </w:r>
            <w:r w:rsidRPr="00794639">
              <w:t>s),(list of</w:t>
            </w:r>
            <w:r w:rsidRPr="00794639">
              <w:rPr>
                <w:b/>
              </w:rPr>
              <w:t xml:space="preserve"> &lt;cid&gt;</w:t>
            </w:r>
            <w:r w:rsidRPr="00794639">
              <w:t>s for defined primary contexts),</w:t>
            </w:r>
            <w:r w:rsidRPr="00794639">
              <w:rPr>
                <w:b/>
              </w:rPr>
              <w:br/>
              <w:t>&lt;PDP_type&gt;</w:t>
            </w:r>
            <w:r w:rsidRPr="00794639">
              <w:t>,,,(list of supported</w:t>
            </w:r>
            <w:r w:rsidRPr="00794639">
              <w:rPr>
                <w:b/>
              </w:rPr>
              <w:t xml:space="preserve"> &lt;d_comp&gt;</w:t>
            </w:r>
            <w:r w:rsidRPr="00794639">
              <w:t>s),(list of supported</w:t>
            </w:r>
            <w:r w:rsidRPr="00794639">
              <w:rPr>
                <w:b/>
              </w:rPr>
              <w:t xml:space="preserve"> &lt;h_comp&gt;</w:t>
            </w:r>
            <w:r w:rsidRPr="00794639">
              <w:t>s),(list of supported</w:t>
            </w:r>
            <w:r w:rsidRPr="00794639">
              <w:rPr>
                <w:b/>
              </w:rPr>
              <w:t xml:space="preserve"> &lt;IM_CN_Signalling_Flag_Ind&gt;</w:t>
            </w:r>
            <w:r w:rsidRPr="00794639">
              <w:t>s)</w:t>
            </w:r>
          </w:p>
          <w:p w14:paraId="69799620" w14:textId="77777777" w:rsidR="00AD6DB4" w:rsidRPr="00794639" w:rsidRDefault="00AD6DB4" w:rsidP="00170927">
            <w:pPr>
              <w:pStyle w:val="TableBody"/>
            </w:pPr>
            <w:r w:rsidRPr="00794639">
              <w:rPr>
                <w:b/>
              </w:rPr>
              <w:t xml:space="preserve">[&lt;CR&gt;&lt;LF&gt;+CGDSCONT: </w:t>
            </w:r>
            <w:r w:rsidRPr="00794639">
              <w:t>(range of</w:t>
            </w:r>
            <w:r w:rsidRPr="00794639">
              <w:rPr>
                <w:b/>
              </w:rPr>
              <w:t xml:space="preserve"> &lt;cid&gt;</w:t>
            </w:r>
            <w:r w:rsidRPr="00794639">
              <w:t>s),(list of</w:t>
            </w:r>
            <w:r w:rsidRPr="00794639">
              <w:rPr>
                <w:b/>
              </w:rPr>
              <w:t xml:space="preserve"> &lt;cid&gt;</w:t>
            </w:r>
            <w:r w:rsidRPr="00794639">
              <w:t>s for defined primary contexts),</w:t>
            </w:r>
            <w:r w:rsidRPr="00794639">
              <w:br/>
            </w:r>
            <w:r w:rsidRPr="00794639">
              <w:rPr>
                <w:b/>
              </w:rPr>
              <w:t>&lt;PDP_type&gt;</w:t>
            </w:r>
            <w:r w:rsidRPr="00794639">
              <w:t>,,,(list of supported</w:t>
            </w:r>
            <w:r w:rsidRPr="00794639">
              <w:rPr>
                <w:b/>
              </w:rPr>
              <w:t xml:space="preserve"> &lt;d_comp&gt;</w:t>
            </w:r>
            <w:r w:rsidRPr="00794639">
              <w:t>s),(list of supported</w:t>
            </w:r>
            <w:r w:rsidRPr="00794639">
              <w:rPr>
                <w:b/>
              </w:rPr>
              <w:t xml:space="preserve"> &lt;h_comp&gt;</w:t>
            </w:r>
            <w:r w:rsidRPr="00794639">
              <w:t>s),(list of supported</w:t>
            </w:r>
            <w:r w:rsidRPr="00794639">
              <w:rPr>
                <w:b/>
              </w:rPr>
              <w:t xml:space="preserve"> &lt;IM_CN_Signalling_Flag_Ind&gt;</w:t>
            </w:r>
            <w:r w:rsidRPr="00794639">
              <w:t>s)</w:t>
            </w:r>
          </w:p>
          <w:p w14:paraId="788140D5" w14:textId="77777777" w:rsidR="00AD6DB4" w:rsidRPr="00794639" w:rsidRDefault="00AD6DB4" w:rsidP="00170927">
            <w:pPr>
              <w:pStyle w:val="TableBody"/>
              <w:rPr>
                <w:b/>
              </w:rPr>
            </w:pPr>
            <w:r w:rsidRPr="00794639">
              <w:rPr>
                <w:b/>
              </w:rPr>
              <w:t>[...]]</w:t>
            </w:r>
          </w:p>
          <w:p w14:paraId="11A12B36" w14:textId="77777777" w:rsidR="00AD6DB4" w:rsidRPr="00794639" w:rsidRDefault="00AD6DB4" w:rsidP="00170927">
            <w:pPr>
              <w:pStyle w:val="TableBody"/>
              <w:rPr>
                <w:b/>
              </w:rPr>
            </w:pPr>
            <w:r w:rsidRPr="00794639">
              <w:rPr>
                <w:b/>
              </w:rPr>
              <w:t>OK</w:t>
            </w:r>
          </w:p>
        </w:tc>
      </w:tr>
      <w:tr w:rsidR="00AD6DB4" w:rsidRPr="00794639" w14:paraId="6E9FBC5D" w14:textId="77777777" w:rsidTr="00953CD3">
        <w:tc>
          <w:tcPr>
            <w:tcW w:w="1707" w:type="dxa"/>
          </w:tcPr>
          <w:p w14:paraId="705D7426" w14:textId="77777777" w:rsidR="00AD6DB4" w:rsidRPr="00794639" w:rsidRDefault="00AD6DB4" w:rsidP="002E2D9E">
            <w:pPr>
              <w:pStyle w:val="TableBody"/>
              <w:rPr>
                <w:i/>
              </w:rPr>
            </w:pPr>
            <w:r w:rsidRPr="00794639">
              <w:rPr>
                <w:i/>
              </w:rPr>
              <w:lastRenderedPageBreak/>
              <w:t>Read command</w:t>
            </w:r>
          </w:p>
          <w:p w14:paraId="4C3DC06D" w14:textId="77777777" w:rsidR="00AD6DB4" w:rsidRPr="00794639" w:rsidRDefault="00AD6DB4" w:rsidP="002E2D9E">
            <w:pPr>
              <w:pStyle w:val="TableBody"/>
            </w:pPr>
          </w:p>
          <w:p w14:paraId="780C01B7" w14:textId="77777777" w:rsidR="00AD6DB4" w:rsidRPr="00794639" w:rsidRDefault="00AD6DB4" w:rsidP="002E2D9E">
            <w:pPr>
              <w:pStyle w:val="TableBody"/>
              <w:rPr>
                <w:u w:val="single"/>
              </w:rPr>
            </w:pPr>
            <w:r w:rsidRPr="00794639">
              <w:rPr>
                <w:u w:val="single"/>
              </w:rPr>
              <w:t>Syntax</w:t>
            </w:r>
          </w:p>
          <w:p w14:paraId="7FAACDCD" w14:textId="77777777" w:rsidR="00AD6DB4" w:rsidRPr="00794639" w:rsidRDefault="00AD6DB4" w:rsidP="002E2D9E">
            <w:pPr>
              <w:pStyle w:val="TableBody"/>
              <w:rPr>
                <w:i/>
              </w:rPr>
            </w:pPr>
            <w:r w:rsidRPr="00794639">
              <w:rPr>
                <w:b/>
              </w:rPr>
              <w:t>AT+CGDSCONT?</w:t>
            </w:r>
          </w:p>
        </w:tc>
        <w:tc>
          <w:tcPr>
            <w:tcW w:w="7290" w:type="dxa"/>
          </w:tcPr>
          <w:p w14:paraId="56A62948" w14:textId="77777777" w:rsidR="00AD6DB4" w:rsidRPr="00794639" w:rsidRDefault="00AD6DB4" w:rsidP="002E2D9E">
            <w:pPr>
              <w:pStyle w:val="TableBody"/>
              <w:rPr>
                <w:rFonts w:ascii="Times New Roman" w:hAnsi="Times New Roman" w:cs="Times New Roman"/>
                <w:sz w:val="20"/>
                <w:szCs w:val="20"/>
                <w:u w:val="single"/>
              </w:rPr>
            </w:pPr>
          </w:p>
          <w:p w14:paraId="3F8A9A14" w14:textId="77777777" w:rsidR="00AD6DB4" w:rsidRPr="00794639" w:rsidRDefault="00AD6DB4" w:rsidP="002E2D9E">
            <w:pPr>
              <w:pStyle w:val="TableBody"/>
              <w:rPr>
                <w:u w:val="single"/>
              </w:rPr>
            </w:pPr>
          </w:p>
          <w:p w14:paraId="4345D2D3" w14:textId="77777777" w:rsidR="00AD6DB4" w:rsidRPr="00794639" w:rsidRDefault="00AD6DB4" w:rsidP="002E2D9E">
            <w:pPr>
              <w:pStyle w:val="TableBody"/>
              <w:rPr>
                <w:u w:val="single"/>
              </w:rPr>
            </w:pPr>
            <w:r w:rsidRPr="00794639">
              <w:rPr>
                <w:u w:val="single"/>
              </w:rPr>
              <w:t>Response</w:t>
            </w:r>
          </w:p>
          <w:p w14:paraId="68B5AF28" w14:textId="77777777" w:rsidR="00AD6DB4" w:rsidRPr="00794639" w:rsidRDefault="00AD6DB4" w:rsidP="002E2D9E">
            <w:pPr>
              <w:pStyle w:val="TableBody"/>
              <w:rPr>
                <w:b/>
              </w:rPr>
            </w:pPr>
            <w:r w:rsidRPr="00794639">
              <w:rPr>
                <w:b/>
              </w:rPr>
              <w:t>[+CGDSCONT: &lt;cid&gt;, &lt;p_cid&gt;, &lt;d_comp&gt;, &lt;h_comp&gt;</w:t>
            </w:r>
            <w:r w:rsidRPr="00794639">
              <w:rPr>
                <w:b/>
              </w:rPr>
              <w:br/>
              <w:t>[,&lt;IM_CN_Signalling_Flag_Ind&gt;]]</w:t>
            </w:r>
          </w:p>
          <w:p w14:paraId="1D0D8ED0" w14:textId="77777777" w:rsidR="00AD6DB4" w:rsidRPr="00794639" w:rsidRDefault="00AD6DB4" w:rsidP="002E2D9E">
            <w:pPr>
              <w:pStyle w:val="TableBody"/>
              <w:rPr>
                <w:b/>
              </w:rPr>
            </w:pPr>
            <w:r w:rsidRPr="00794639">
              <w:rPr>
                <w:b/>
              </w:rPr>
              <w:t>[&lt;CR&gt;&lt;LF&gt;+CGDSCONT: &lt;cid&gt;, &lt;p_cid&gt;, &lt;d_comp&gt;,&lt;h_comp&gt;</w:t>
            </w:r>
            <w:r w:rsidRPr="00794639">
              <w:rPr>
                <w:b/>
              </w:rPr>
              <w:br/>
              <w:t>[,&lt;IM_CN_Signalling_Flag_Ind&gt;]]</w:t>
            </w:r>
          </w:p>
          <w:p w14:paraId="2C2C9004" w14:textId="77777777" w:rsidR="00AD6DB4" w:rsidRPr="00794639" w:rsidRDefault="00AD6DB4" w:rsidP="002E2D9E">
            <w:pPr>
              <w:pStyle w:val="TableBody"/>
              <w:rPr>
                <w:b/>
              </w:rPr>
            </w:pPr>
            <w:r w:rsidRPr="00794639">
              <w:rPr>
                <w:b/>
              </w:rPr>
              <w:t>[...]]]</w:t>
            </w:r>
          </w:p>
          <w:p w14:paraId="449DA3BF" w14:textId="77777777" w:rsidR="00AD6DB4" w:rsidRPr="00794639" w:rsidRDefault="00AD6DB4" w:rsidP="002E2D9E">
            <w:pPr>
              <w:pStyle w:val="TableBody"/>
            </w:pPr>
            <w:r w:rsidRPr="00794639">
              <w:rPr>
                <w:b/>
              </w:rPr>
              <w:t>OK</w:t>
            </w:r>
          </w:p>
        </w:tc>
      </w:tr>
      <w:tr w:rsidR="00AD6DB4" w:rsidRPr="00794639" w14:paraId="3F2D8CF1" w14:textId="77777777" w:rsidTr="00953CD3">
        <w:trPr>
          <w:cantSplit w:val="0"/>
        </w:trPr>
        <w:tc>
          <w:tcPr>
            <w:tcW w:w="1707" w:type="dxa"/>
          </w:tcPr>
          <w:p w14:paraId="010A1DCC" w14:textId="4DFA1DAC" w:rsidR="00AD6DB4" w:rsidRPr="00794639" w:rsidRDefault="00BD3670" w:rsidP="00166AF3">
            <w:pPr>
              <w:pStyle w:val="TableBody"/>
              <w:rPr>
                <w:rFonts w:ascii="Times New Roman" w:hAnsi="Times New Roman" w:cs="Times New Roman"/>
                <w:i/>
                <w:sz w:val="20"/>
                <w:szCs w:val="20"/>
              </w:rPr>
            </w:pPr>
            <w:r w:rsidRPr="00794639">
              <w:rPr>
                <w:i/>
              </w:rPr>
              <w:t xml:space="preserve">Execute </w:t>
            </w:r>
            <w:r w:rsidR="00AD6DB4" w:rsidRPr="00794639">
              <w:rPr>
                <w:i/>
              </w:rPr>
              <w:t>command</w:t>
            </w:r>
          </w:p>
          <w:p w14:paraId="7C25BEB2" w14:textId="77777777" w:rsidR="00AD6DB4" w:rsidRPr="00794639" w:rsidRDefault="00AD6DB4" w:rsidP="00166AF3">
            <w:pPr>
              <w:pStyle w:val="TableBody"/>
            </w:pPr>
          </w:p>
          <w:p w14:paraId="4F11BD95" w14:textId="77777777" w:rsidR="00AD6DB4" w:rsidRPr="00794639" w:rsidRDefault="00AD6DB4" w:rsidP="00166AF3">
            <w:pPr>
              <w:pStyle w:val="TableBody"/>
              <w:rPr>
                <w:u w:val="single"/>
              </w:rPr>
            </w:pPr>
            <w:r w:rsidRPr="00794639">
              <w:rPr>
                <w:u w:val="single"/>
              </w:rPr>
              <w:t>Syntax</w:t>
            </w:r>
          </w:p>
          <w:p w14:paraId="76A2D95D" w14:textId="77777777" w:rsidR="00AD6DB4" w:rsidRPr="00794639" w:rsidRDefault="00AD6DB4" w:rsidP="00166AF3">
            <w:pPr>
              <w:pStyle w:val="TableBody"/>
              <w:rPr>
                <w:b/>
              </w:rPr>
            </w:pPr>
            <w:r w:rsidRPr="00794639">
              <w:rPr>
                <w:b/>
              </w:rPr>
              <w:t>AT+CGDSCONT= [&lt;cid&gt;,&lt;p_cid&gt; [,&lt;d_comp&gt;</w:t>
            </w:r>
            <w:r w:rsidRPr="00794639">
              <w:rPr>
                <w:b/>
              </w:rPr>
              <w:br/>
              <w:t>[,&lt;h_comp&gt;</w:t>
            </w:r>
            <w:r w:rsidRPr="00794639">
              <w:rPr>
                <w:b/>
              </w:rPr>
              <w:br/>
              <w:t>[,&lt;IM_CN_</w:t>
            </w:r>
            <w:r w:rsidRPr="00794639">
              <w:rPr>
                <w:b/>
              </w:rPr>
              <w:br/>
              <w:t>Signalling_Flag_</w:t>
            </w:r>
            <w:r w:rsidRPr="00794639">
              <w:rPr>
                <w:b/>
              </w:rPr>
              <w:br/>
              <w:t>Ind&gt;]]]]</w:t>
            </w:r>
          </w:p>
        </w:tc>
        <w:tc>
          <w:tcPr>
            <w:tcW w:w="7290" w:type="dxa"/>
          </w:tcPr>
          <w:p w14:paraId="6079B5A0" w14:textId="77777777" w:rsidR="00AD6DB4" w:rsidRPr="00794639" w:rsidRDefault="00AD6DB4" w:rsidP="00166AF3">
            <w:pPr>
              <w:pStyle w:val="TableBody"/>
              <w:rPr>
                <w:rFonts w:ascii="Times New Roman" w:hAnsi="Times New Roman" w:cs="Times New Roman"/>
                <w:sz w:val="20"/>
                <w:szCs w:val="20"/>
                <w:u w:val="single"/>
              </w:rPr>
            </w:pPr>
          </w:p>
          <w:p w14:paraId="3839AA3F" w14:textId="77777777" w:rsidR="00AD6DB4" w:rsidRPr="00794639" w:rsidRDefault="00AD6DB4" w:rsidP="00166AF3">
            <w:pPr>
              <w:pStyle w:val="TableBody"/>
              <w:rPr>
                <w:u w:val="single"/>
              </w:rPr>
            </w:pPr>
          </w:p>
          <w:p w14:paraId="1744F4AD" w14:textId="77777777" w:rsidR="00AD6DB4" w:rsidRPr="00794639" w:rsidRDefault="00AD6DB4" w:rsidP="00166AF3">
            <w:pPr>
              <w:pStyle w:val="TableBody"/>
              <w:rPr>
                <w:u w:val="single"/>
              </w:rPr>
            </w:pPr>
            <w:r w:rsidRPr="00794639">
              <w:rPr>
                <w:u w:val="single"/>
              </w:rPr>
              <w:t>Response</w:t>
            </w:r>
          </w:p>
          <w:p w14:paraId="4B6B56C1" w14:textId="77777777" w:rsidR="00AD6DB4" w:rsidRPr="00794639" w:rsidRDefault="00AD6DB4" w:rsidP="00166AF3">
            <w:pPr>
              <w:pStyle w:val="TableBody"/>
            </w:pPr>
            <w:r w:rsidRPr="00794639">
              <w:rPr>
                <w:b/>
              </w:rPr>
              <w:t>OK</w:t>
            </w:r>
          </w:p>
          <w:p w14:paraId="6FEC1602" w14:textId="77777777" w:rsidR="00AD6DB4" w:rsidRPr="00794639" w:rsidRDefault="00AD6DB4" w:rsidP="00166AF3">
            <w:pPr>
              <w:pStyle w:val="TableBody"/>
            </w:pPr>
          </w:p>
          <w:p w14:paraId="4F153A25" w14:textId="77777777" w:rsidR="00AD6DB4" w:rsidRPr="00794639" w:rsidRDefault="00AD6DB4" w:rsidP="00166AF3">
            <w:pPr>
              <w:pStyle w:val="TableBody"/>
            </w:pPr>
            <w:r w:rsidRPr="00794639">
              <w:t>or</w:t>
            </w:r>
          </w:p>
          <w:p w14:paraId="7C647B2C" w14:textId="77777777" w:rsidR="00AD6DB4" w:rsidRPr="00794639" w:rsidRDefault="00AD6DB4" w:rsidP="00166AF3">
            <w:pPr>
              <w:pStyle w:val="TableBody"/>
              <w:rPr>
                <w:b/>
              </w:rPr>
            </w:pPr>
            <w:r w:rsidRPr="00794639">
              <w:rPr>
                <w:b/>
              </w:rPr>
              <w:t>ERROR</w:t>
            </w:r>
          </w:p>
          <w:p w14:paraId="35D6501B" w14:textId="77777777" w:rsidR="00AD6DB4" w:rsidRPr="00794639" w:rsidRDefault="00AD6DB4" w:rsidP="00166AF3">
            <w:pPr>
              <w:pStyle w:val="TableBody"/>
            </w:pPr>
          </w:p>
          <w:p w14:paraId="79CBDEDE" w14:textId="77777777" w:rsidR="00AD6DB4" w:rsidRPr="00794639" w:rsidRDefault="00AD6DB4" w:rsidP="00166AF3">
            <w:pPr>
              <w:pStyle w:val="TableBody"/>
              <w:rPr>
                <w:u w:val="single"/>
              </w:rPr>
            </w:pPr>
            <w:r w:rsidRPr="00794639">
              <w:rPr>
                <w:u w:val="single"/>
              </w:rPr>
              <w:t>Parameter</w:t>
            </w:r>
          </w:p>
          <w:p w14:paraId="1D31DA4B" w14:textId="77777777" w:rsidR="00AD6DB4" w:rsidRPr="00794639" w:rsidRDefault="00AD6DB4" w:rsidP="00166AF3">
            <w:pPr>
              <w:pStyle w:val="TableBody"/>
            </w:pPr>
            <w:r w:rsidRPr="00794639">
              <w:rPr>
                <w:b/>
              </w:rPr>
              <w:t>&lt;cid&gt;</w:t>
            </w:r>
            <w:r w:rsidRPr="00794639">
              <w:tab/>
              <w:t>PDP Context Identifier. A numeric parameter that specifies a particular PDP context definition. The parameter is local to the TE-MT interface and is used in other PDP context-related commands. The range of the permitted values (minimum value = 1) is returned by the test command.</w:t>
            </w:r>
          </w:p>
          <w:p w14:paraId="1C903B9A" w14:textId="77777777" w:rsidR="00AD6DB4" w:rsidRPr="00794639" w:rsidRDefault="00AD6DB4" w:rsidP="00166AF3">
            <w:pPr>
              <w:pStyle w:val="TableBody"/>
            </w:pPr>
          </w:p>
          <w:p w14:paraId="644B39F1" w14:textId="77777777" w:rsidR="00AD6DB4" w:rsidRPr="00794639" w:rsidRDefault="00AD6DB4" w:rsidP="00166AF3">
            <w:pPr>
              <w:pStyle w:val="TableBody"/>
            </w:pPr>
            <w:r w:rsidRPr="00794639">
              <w:rPr>
                <w:b/>
              </w:rPr>
              <w:t>&lt;p_cid&gt;</w:t>
            </w:r>
            <w:r w:rsidRPr="00794639">
              <w:tab/>
              <w:t>Primary PDP Context Identifier. Numeric parameter that specifies a particular PDP context definition which has been specified by +CGDCONT. The parameter is local to the TE-MT interface. The list of permitted values is returned by the test command.</w:t>
            </w:r>
          </w:p>
          <w:p w14:paraId="34FAB8D4" w14:textId="77777777" w:rsidR="00AD6DB4" w:rsidRPr="00794639" w:rsidRDefault="00AD6DB4" w:rsidP="00166AF3">
            <w:pPr>
              <w:pStyle w:val="TableBody"/>
            </w:pPr>
          </w:p>
          <w:p w14:paraId="11917489" w14:textId="77777777" w:rsidR="00AD6DB4" w:rsidRPr="00794639" w:rsidRDefault="00AD6DB4" w:rsidP="00166AF3">
            <w:pPr>
              <w:pStyle w:val="TableBody"/>
            </w:pPr>
            <w:r w:rsidRPr="00794639">
              <w:rPr>
                <w:b/>
              </w:rPr>
              <w:t>&lt;d_comp&gt;</w:t>
            </w:r>
            <w:r w:rsidRPr="00794639">
              <w:tab/>
              <w:t>PDP data compression (applicable for SNDCP only)</w:t>
            </w:r>
          </w:p>
          <w:p w14:paraId="1430653E" w14:textId="77777777" w:rsidR="00AD6DB4" w:rsidRPr="00794639" w:rsidRDefault="00AD6DB4" w:rsidP="00166AF3">
            <w:pPr>
              <w:pStyle w:val="TableBody"/>
            </w:pPr>
            <w:r w:rsidRPr="00794639">
              <w:rPr>
                <w:u w:val="single"/>
              </w:rPr>
              <w:t>0</w:t>
            </w:r>
            <w:r w:rsidRPr="00794639">
              <w:tab/>
              <w:t>Off (default value if omitted)</w:t>
            </w:r>
          </w:p>
          <w:p w14:paraId="1FA8BB37" w14:textId="77777777" w:rsidR="00AD6DB4" w:rsidRPr="00794639" w:rsidRDefault="00AD6DB4" w:rsidP="00166AF3">
            <w:pPr>
              <w:pStyle w:val="TableBody"/>
            </w:pPr>
            <w:r w:rsidRPr="00794639">
              <w:t>1</w:t>
            </w:r>
            <w:r w:rsidRPr="00794639">
              <w:tab/>
              <w:t>On (manufacturer preferred compression)</w:t>
            </w:r>
          </w:p>
          <w:p w14:paraId="2722EF98" w14:textId="77777777" w:rsidR="00AD6DB4" w:rsidRPr="00794639" w:rsidRDefault="00AD6DB4" w:rsidP="00166AF3">
            <w:pPr>
              <w:pStyle w:val="TableBody"/>
            </w:pPr>
            <w:r w:rsidRPr="00794639">
              <w:t>2</w:t>
            </w:r>
            <w:r w:rsidRPr="00794639">
              <w:tab/>
              <w:t>V.42 bis</w:t>
            </w:r>
          </w:p>
          <w:p w14:paraId="024E600E" w14:textId="77777777" w:rsidR="00AD6DB4" w:rsidRPr="00794639" w:rsidRDefault="00AD6DB4" w:rsidP="00166AF3">
            <w:pPr>
              <w:pStyle w:val="TableBody"/>
              <w:rPr>
                <w:b/>
              </w:rPr>
            </w:pPr>
          </w:p>
          <w:p w14:paraId="13C7B7A7" w14:textId="77777777" w:rsidR="00AD6DB4" w:rsidRPr="00794639" w:rsidRDefault="00AD6DB4" w:rsidP="00166AF3">
            <w:pPr>
              <w:pStyle w:val="TableBody"/>
            </w:pPr>
            <w:r w:rsidRPr="00794639">
              <w:rPr>
                <w:b/>
              </w:rPr>
              <w:t>&lt;h_comp&gt;</w:t>
            </w:r>
            <w:r w:rsidRPr="00794639">
              <w:tab/>
              <w:t>PDP header compression</w:t>
            </w:r>
          </w:p>
          <w:p w14:paraId="6FDD4ED8" w14:textId="77777777" w:rsidR="00AD6DB4" w:rsidRPr="00794639" w:rsidRDefault="00AD6DB4" w:rsidP="00166AF3">
            <w:pPr>
              <w:pStyle w:val="TableBody"/>
            </w:pPr>
            <w:r w:rsidRPr="00794639">
              <w:rPr>
                <w:u w:val="single"/>
              </w:rPr>
              <w:t>0</w:t>
            </w:r>
            <w:r w:rsidRPr="00794639">
              <w:tab/>
              <w:t>Off (default value if omitted)</w:t>
            </w:r>
          </w:p>
          <w:p w14:paraId="1826A8C3" w14:textId="77777777" w:rsidR="00AD6DB4" w:rsidRPr="00794639" w:rsidRDefault="00AD6DB4" w:rsidP="00166AF3">
            <w:pPr>
              <w:pStyle w:val="TableBody"/>
            </w:pPr>
            <w:r w:rsidRPr="00794639">
              <w:t>1</w:t>
            </w:r>
            <w:r w:rsidRPr="00794639">
              <w:tab/>
              <w:t>On (manufacturer preferred compression)</w:t>
            </w:r>
          </w:p>
          <w:p w14:paraId="1E24F0B9" w14:textId="77777777" w:rsidR="00AD6DB4" w:rsidRPr="00794639" w:rsidRDefault="00AD6DB4" w:rsidP="00166AF3">
            <w:pPr>
              <w:pStyle w:val="TableBody"/>
            </w:pPr>
            <w:r w:rsidRPr="00794639">
              <w:t>2</w:t>
            </w:r>
            <w:r w:rsidRPr="00794639">
              <w:tab/>
              <w:t>RFC1144 (applicable for SNDCP only)</w:t>
            </w:r>
          </w:p>
          <w:p w14:paraId="0A339F4F" w14:textId="77777777" w:rsidR="00AD6DB4" w:rsidRPr="00794639" w:rsidRDefault="00AD6DB4" w:rsidP="00166AF3">
            <w:pPr>
              <w:pStyle w:val="TableBody"/>
            </w:pPr>
            <w:r w:rsidRPr="00794639">
              <w:t>3</w:t>
            </w:r>
            <w:r w:rsidRPr="00794639">
              <w:tab/>
              <w:t>RFC2507</w:t>
            </w:r>
          </w:p>
          <w:p w14:paraId="797352B7" w14:textId="77777777" w:rsidR="00AD6DB4" w:rsidRPr="00794639" w:rsidRDefault="00AD6DB4" w:rsidP="00166AF3">
            <w:pPr>
              <w:pStyle w:val="TableBody"/>
            </w:pPr>
            <w:r w:rsidRPr="00794639">
              <w:t>4</w:t>
            </w:r>
            <w:r w:rsidRPr="00794639">
              <w:tab/>
              <w:t>RFC3095 (applicable for PDCP only)</w:t>
            </w:r>
          </w:p>
          <w:p w14:paraId="2743FA1E" w14:textId="77777777" w:rsidR="00AD6DB4" w:rsidRPr="00794639" w:rsidRDefault="00AD6DB4" w:rsidP="00CF5A45">
            <w:pPr>
              <w:pStyle w:val="TableBody"/>
            </w:pPr>
          </w:p>
          <w:p w14:paraId="75DF147B" w14:textId="77777777" w:rsidR="00AD6DB4" w:rsidRPr="00794639" w:rsidRDefault="00AD6DB4" w:rsidP="00166AF3">
            <w:pPr>
              <w:pStyle w:val="TableBody"/>
            </w:pPr>
            <w:r w:rsidRPr="00794639">
              <w:rPr>
                <w:b/>
              </w:rPr>
              <w:t>&lt;IM_CN_Signalling_Flag_Ind&gt;</w:t>
            </w:r>
            <w:r w:rsidRPr="00794639">
              <w:tab/>
              <w:t>Numeric parameter used to indicate whether the PDP context is for IM CN subsystem related signaling only or not</w:t>
            </w:r>
          </w:p>
          <w:p w14:paraId="0A21ACBF" w14:textId="77777777" w:rsidR="00AD6DB4" w:rsidRPr="00794639" w:rsidRDefault="00AD6DB4" w:rsidP="002E2D9E">
            <w:pPr>
              <w:pStyle w:val="TableBody"/>
              <w:tabs>
                <w:tab w:val="left" w:pos="317"/>
              </w:tabs>
            </w:pPr>
            <w:r w:rsidRPr="00794639">
              <w:t>0</w:t>
            </w:r>
            <w:r w:rsidRPr="00794639">
              <w:tab/>
              <w:t>UE indicates that the PDP context is not for IM CN subsystem-related signaling only</w:t>
            </w:r>
          </w:p>
          <w:p w14:paraId="48ECCAD1" w14:textId="77777777" w:rsidR="00AD6DB4" w:rsidRPr="00794639" w:rsidRDefault="00AD6DB4" w:rsidP="00170927">
            <w:pPr>
              <w:pStyle w:val="TableBody"/>
              <w:tabs>
                <w:tab w:val="left" w:pos="317"/>
              </w:tabs>
            </w:pPr>
            <w:r w:rsidRPr="00794639">
              <w:t>1</w:t>
            </w:r>
            <w:r w:rsidRPr="00794639">
              <w:tab/>
              <w:t>UE indicates that the PDP context is for IM CN subsystem-related signaling only</w:t>
            </w:r>
          </w:p>
        </w:tc>
      </w:tr>
      <w:tr w:rsidR="00124807" w:rsidRPr="00794639" w14:paraId="5451E357" w14:textId="77777777" w:rsidTr="00953CD3">
        <w:trPr>
          <w:cantSplit w:val="0"/>
        </w:trPr>
        <w:tc>
          <w:tcPr>
            <w:tcW w:w="1707" w:type="dxa"/>
          </w:tcPr>
          <w:p w14:paraId="4C6BBBDC" w14:textId="4BDFD7DF" w:rsidR="00124807" w:rsidRPr="00794639" w:rsidRDefault="00124807">
            <w:pPr>
              <w:pStyle w:val="TableBody"/>
              <w:rPr>
                <w:i/>
              </w:rPr>
            </w:pPr>
            <w:r w:rsidRPr="00794639">
              <w:rPr>
                <w:u w:val="single"/>
              </w:rPr>
              <w:t>Reference</w:t>
            </w:r>
          </w:p>
        </w:tc>
        <w:tc>
          <w:tcPr>
            <w:tcW w:w="7290" w:type="dxa"/>
          </w:tcPr>
          <w:p w14:paraId="5C12B260" w14:textId="5A1F0B29" w:rsidR="00124807" w:rsidRPr="00794639" w:rsidRDefault="00D239B0" w:rsidP="00166AF3">
            <w:pPr>
              <w:pStyle w:val="TableBody"/>
              <w:rPr>
                <w:rFonts w:ascii="Times New Roman" w:hAnsi="Times New Roman" w:cs="Times New Roman"/>
                <w:sz w:val="20"/>
                <w:szCs w:val="20"/>
                <w:u w:val="single"/>
              </w:rPr>
            </w:pPr>
            <w:r w:rsidRPr="00794639">
              <w:t>27.007 Rev12</w:t>
            </w:r>
          </w:p>
        </w:tc>
      </w:tr>
    </w:tbl>
    <w:p w14:paraId="1AC7A0C3" w14:textId="702492B7" w:rsidR="001B51EA" w:rsidRPr="00794639" w:rsidRDefault="001B51EA" w:rsidP="001B51EA">
      <w:pPr>
        <w:pStyle w:val="Heading2"/>
      </w:pPr>
      <w:bookmarkStart w:id="6782" w:name="_Toc489459879"/>
      <w:bookmarkStart w:id="6783" w:name="_Toc503187262"/>
      <w:bookmarkStart w:id="6784" w:name="_Toc503193283"/>
      <w:bookmarkStart w:id="6785" w:name="_Toc503199304"/>
      <w:bookmarkStart w:id="6786" w:name="_Toc503205413"/>
      <w:bookmarkStart w:id="6787" w:name="_Toc489459914"/>
      <w:bookmarkStart w:id="6788" w:name="_Toc503187297"/>
      <w:bookmarkStart w:id="6789" w:name="_Toc503193318"/>
      <w:bookmarkStart w:id="6790" w:name="_Toc503199339"/>
      <w:bookmarkStart w:id="6791" w:name="_Toc503205448"/>
      <w:bookmarkStart w:id="6792" w:name="_Toc489459915"/>
      <w:bookmarkStart w:id="6793" w:name="_Toc503187298"/>
      <w:bookmarkStart w:id="6794" w:name="_Toc503193319"/>
      <w:bookmarkStart w:id="6795" w:name="_Toc503199340"/>
      <w:bookmarkStart w:id="6796" w:name="_Toc503205449"/>
      <w:bookmarkStart w:id="6797" w:name="_Ref520816197"/>
      <w:bookmarkStart w:id="6798" w:name="_Ref520816199"/>
      <w:bookmarkStart w:id="6799" w:name="_Toc531700974"/>
      <w:bookmarkStart w:id="6800" w:name="_Ref378175568"/>
      <w:bookmarkStart w:id="6801" w:name="_Toc486251707"/>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r w:rsidRPr="00794639">
        <w:lastRenderedPageBreak/>
        <w:t>+CGCONTRDP Command: PDP Context Read Dynamic Parameter</w:t>
      </w:r>
      <w:bookmarkEnd w:id="6797"/>
      <w:bookmarkEnd w:id="6798"/>
      <w:bookmarkEnd w:id="6799"/>
    </w:p>
    <w:tbl>
      <w:tblPr>
        <w:tblStyle w:val="TableSWIleft"/>
        <w:tblW w:w="8997" w:type="dxa"/>
        <w:tblLayout w:type="fixed"/>
        <w:tblLook w:val="04A0" w:firstRow="1" w:lastRow="0" w:firstColumn="1" w:lastColumn="0" w:noHBand="0" w:noVBand="1"/>
      </w:tblPr>
      <w:tblGrid>
        <w:gridCol w:w="1728"/>
        <w:gridCol w:w="7269"/>
      </w:tblGrid>
      <w:tr w:rsidR="001B51EA" w:rsidRPr="00794639" w14:paraId="7C2F5A76"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76F196D" w14:textId="77777777" w:rsidR="001B51EA" w:rsidRPr="00794639" w:rsidRDefault="001B51EA">
            <w:pPr>
              <w:pStyle w:val="TableRowHead"/>
              <w:spacing w:before="144" w:after="144"/>
              <w:rPr>
                <w:bCs w:val="0"/>
              </w:rPr>
            </w:pPr>
            <w:r w:rsidRPr="00794639">
              <w:t>HL7800</w:t>
            </w:r>
          </w:p>
        </w:tc>
      </w:tr>
      <w:tr w:rsidR="001B51EA" w:rsidRPr="00794639" w14:paraId="1D5B0B0E" w14:textId="77777777" w:rsidTr="00076AEF">
        <w:tc>
          <w:tcPr>
            <w:tcW w:w="1728" w:type="dxa"/>
          </w:tcPr>
          <w:p w14:paraId="59DF89F2" w14:textId="77777777" w:rsidR="001B51EA" w:rsidRPr="00DF20AD" w:rsidRDefault="001B51EA" w:rsidP="00170927">
            <w:pPr>
              <w:pStyle w:val="tablebody0"/>
              <w:rPr>
                <w:i/>
                <w:lang w:val="en-US"/>
              </w:rPr>
            </w:pPr>
            <w:r w:rsidRPr="00794639">
              <w:rPr>
                <w:i/>
                <w:lang w:val="en-US"/>
              </w:rPr>
              <w:t>Test command</w:t>
            </w:r>
          </w:p>
          <w:p w14:paraId="6FBBE5D3" w14:textId="77777777" w:rsidR="001B51EA" w:rsidRPr="00DF20AD" w:rsidRDefault="001B51EA" w:rsidP="00170927">
            <w:pPr>
              <w:pStyle w:val="tablebody0"/>
              <w:rPr>
                <w:lang w:val="en-US"/>
              </w:rPr>
            </w:pPr>
          </w:p>
          <w:p w14:paraId="166CB27C" w14:textId="77777777" w:rsidR="001B51EA" w:rsidRPr="00DF20AD" w:rsidRDefault="001B51EA" w:rsidP="00170927">
            <w:pPr>
              <w:pStyle w:val="tablebody0"/>
              <w:rPr>
                <w:u w:val="single"/>
                <w:lang w:val="en-US"/>
              </w:rPr>
            </w:pPr>
            <w:r w:rsidRPr="00794639">
              <w:rPr>
                <w:u w:val="single"/>
                <w:lang w:val="en-US"/>
              </w:rPr>
              <w:t>Syntax</w:t>
            </w:r>
          </w:p>
          <w:p w14:paraId="5BBE4EB6" w14:textId="63080900" w:rsidR="001B51EA" w:rsidRPr="00DF20AD" w:rsidRDefault="001B51EA" w:rsidP="00170927">
            <w:pPr>
              <w:pStyle w:val="tablebody0"/>
              <w:rPr>
                <w:b/>
                <w:lang w:val="en-US"/>
              </w:rPr>
            </w:pPr>
            <w:r w:rsidRPr="00794639">
              <w:rPr>
                <w:b/>
                <w:bCs/>
                <w:lang w:val="en-US"/>
              </w:rPr>
              <w:t>+CGCONTRDP=?</w:t>
            </w:r>
          </w:p>
        </w:tc>
        <w:tc>
          <w:tcPr>
            <w:tcW w:w="7269" w:type="dxa"/>
          </w:tcPr>
          <w:p w14:paraId="3ABF2B56" w14:textId="77777777" w:rsidR="001B51EA" w:rsidRPr="00DF20AD" w:rsidRDefault="001B51EA" w:rsidP="00170927">
            <w:pPr>
              <w:pStyle w:val="tablebody0"/>
              <w:rPr>
                <w:rFonts w:ascii="Times New Roman" w:hAnsi="Times New Roman"/>
                <w:u w:val="single"/>
                <w:lang w:val="en-US"/>
              </w:rPr>
            </w:pPr>
          </w:p>
          <w:p w14:paraId="52EE4A19" w14:textId="77777777" w:rsidR="001B51EA" w:rsidRPr="00DF20AD" w:rsidRDefault="001B51EA" w:rsidP="00170927">
            <w:pPr>
              <w:pStyle w:val="tablebody0"/>
              <w:rPr>
                <w:u w:val="single"/>
                <w:lang w:val="en-US"/>
              </w:rPr>
            </w:pPr>
          </w:p>
          <w:p w14:paraId="1A9D8257" w14:textId="77777777" w:rsidR="001B51EA" w:rsidRPr="00DF20AD" w:rsidRDefault="001B51EA" w:rsidP="00170927">
            <w:pPr>
              <w:pStyle w:val="tablebody0"/>
              <w:rPr>
                <w:sz w:val="20"/>
                <w:u w:val="single"/>
                <w:lang w:val="en-US"/>
              </w:rPr>
            </w:pPr>
            <w:r w:rsidRPr="00794639">
              <w:rPr>
                <w:u w:val="single"/>
                <w:lang w:val="en-US"/>
              </w:rPr>
              <w:t>Response</w:t>
            </w:r>
          </w:p>
          <w:p w14:paraId="067B79B1" w14:textId="77777777" w:rsidR="001B51EA" w:rsidRPr="00DF20AD" w:rsidRDefault="001B51EA" w:rsidP="00170927">
            <w:pPr>
              <w:pStyle w:val="tablebody0"/>
              <w:rPr>
                <w:lang w:val="en-US"/>
              </w:rPr>
            </w:pPr>
            <w:r w:rsidRPr="00794639">
              <w:rPr>
                <w:b/>
                <w:bCs/>
                <w:lang w:val="en-US"/>
              </w:rPr>
              <w:t>+CGCONTRDP</w:t>
            </w:r>
            <w:r w:rsidRPr="000656F8">
              <w:rPr>
                <w:b/>
                <w:lang w:val="en-US" w:eastAsia="ja-JP"/>
              </w:rPr>
              <w:t>:</w:t>
            </w:r>
            <w:r w:rsidRPr="00B27D80">
              <w:rPr>
                <w:lang w:val="en-US" w:eastAsia="ja-JP"/>
              </w:rPr>
              <w:t xml:space="preserve"> (list of </w:t>
            </w:r>
            <w:r w:rsidRPr="007E4A1F">
              <w:rPr>
                <w:b/>
                <w:bCs/>
                <w:lang w:val="en-US" w:eastAsia="ja-JP"/>
              </w:rPr>
              <w:t>&lt;cid&gt;</w:t>
            </w:r>
            <w:r w:rsidRPr="007E4A1F">
              <w:rPr>
                <w:lang w:val="en-US" w:eastAsia="ja-JP"/>
              </w:rPr>
              <w:t>s associated with active contexts)</w:t>
            </w:r>
          </w:p>
          <w:p w14:paraId="2781104C" w14:textId="470FAE65" w:rsidR="001B51EA" w:rsidRPr="00DF20AD" w:rsidRDefault="001B51EA" w:rsidP="00170927">
            <w:pPr>
              <w:pStyle w:val="tablebody0"/>
              <w:rPr>
                <w:b/>
                <w:lang w:val="en-US"/>
              </w:rPr>
            </w:pPr>
            <w:r w:rsidRPr="00794639">
              <w:rPr>
                <w:b/>
                <w:lang w:val="en-US"/>
              </w:rPr>
              <w:t>OK</w:t>
            </w:r>
          </w:p>
        </w:tc>
      </w:tr>
      <w:tr w:rsidR="001B51EA" w:rsidRPr="00794639" w14:paraId="2CFC827A" w14:textId="77777777" w:rsidTr="00170927">
        <w:trPr>
          <w:cantSplit w:val="0"/>
        </w:trPr>
        <w:tc>
          <w:tcPr>
            <w:tcW w:w="0" w:type="dxa"/>
          </w:tcPr>
          <w:p w14:paraId="6E26465A" w14:textId="03146E18" w:rsidR="001B51EA" w:rsidRPr="00794639" w:rsidRDefault="00BD3670" w:rsidP="001B51EA">
            <w:pPr>
              <w:pStyle w:val="TableBody"/>
              <w:rPr>
                <w:rFonts w:ascii="Times New Roman" w:hAnsi="Times New Roman" w:cs="Times New Roman"/>
                <w:i/>
                <w:iCs/>
              </w:rPr>
            </w:pPr>
            <w:r w:rsidRPr="00794639">
              <w:rPr>
                <w:i/>
                <w:iCs/>
              </w:rPr>
              <w:t>Execute</w:t>
            </w:r>
            <w:r w:rsidR="001B51EA" w:rsidRPr="00794639">
              <w:rPr>
                <w:i/>
                <w:iCs/>
              </w:rPr>
              <w:t xml:space="preserve"> command</w:t>
            </w:r>
          </w:p>
          <w:p w14:paraId="4D65E833" w14:textId="77777777" w:rsidR="001B51EA" w:rsidRPr="00794639" w:rsidRDefault="001B51EA" w:rsidP="001B51EA">
            <w:pPr>
              <w:pStyle w:val="TableBody"/>
              <w:rPr>
                <w:szCs w:val="18"/>
              </w:rPr>
            </w:pPr>
          </w:p>
          <w:p w14:paraId="5989CFF5" w14:textId="77777777" w:rsidR="001B51EA" w:rsidRPr="00794639" w:rsidRDefault="001B51EA" w:rsidP="001B51EA">
            <w:pPr>
              <w:pStyle w:val="TableBody"/>
              <w:rPr>
                <w:sz w:val="20"/>
                <w:szCs w:val="20"/>
                <w:u w:val="single"/>
              </w:rPr>
            </w:pPr>
            <w:r w:rsidRPr="00794639">
              <w:rPr>
                <w:u w:val="single"/>
              </w:rPr>
              <w:t>Syntax</w:t>
            </w:r>
          </w:p>
          <w:p w14:paraId="3B0DE6FA" w14:textId="69751BFD" w:rsidR="001B51EA" w:rsidRPr="00794639" w:rsidRDefault="001B51EA" w:rsidP="001B51EA">
            <w:pPr>
              <w:pStyle w:val="TableBody"/>
              <w:rPr>
                <w:i/>
                <w:iCs/>
              </w:rPr>
            </w:pPr>
            <w:r w:rsidRPr="00794639">
              <w:rPr>
                <w:b/>
                <w:bCs/>
              </w:rPr>
              <w:t>+CGCONTRDP</w:t>
            </w:r>
            <w:r w:rsidRPr="00794639">
              <w:rPr>
                <w:b/>
                <w:bCs/>
              </w:rPr>
              <w:br/>
              <w:t>[=&lt;cid&gt;]</w:t>
            </w:r>
          </w:p>
        </w:tc>
        <w:tc>
          <w:tcPr>
            <w:tcW w:w="0" w:type="dxa"/>
          </w:tcPr>
          <w:p w14:paraId="53CBA4AF" w14:textId="77777777" w:rsidR="001B51EA" w:rsidRPr="00794639" w:rsidRDefault="001B51EA" w:rsidP="001B51EA">
            <w:pPr>
              <w:pStyle w:val="TableBody"/>
              <w:rPr>
                <w:rFonts w:ascii="Times New Roman" w:hAnsi="Times New Roman" w:cs="Times New Roman"/>
                <w:u w:val="single"/>
              </w:rPr>
            </w:pPr>
          </w:p>
          <w:p w14:paraId="4679A564" w14:textId="77777777" w:rsidR="001B51EA" w:rsidRPr="00794639" w:rsidRDefault="001B51EA" w:rsidP="001B51EA">
            <w:pPr>
              <w:pStyle w:val="TableBody"/>
              <w:rPr>
                <w:szCs w:val="18"/>
                <w:u w:val="single"/>
              </w:rPr>
            </w:pPr>
          </w:p>
          <w:p w14:paraId="43CAC2AC" w14:textId="77777777" w:rsidR="001B51EA" w:rsidRPr="00794639" w:rsidRDefault="001B51EA" w:rsidP="001B51EA">
            <w:pPr>
              <w:pStyle w:val="TableBody"/>
              <w:rPr>
                <w:sz w:val="20"/>
                <w:szCs w:val="20"/>
                <w:u w:val="single"/>
              </w:rPr>
            </w:pPr>
            <w:r w:rsidRPr="00794639">
              <w:rPr>
                <w:u w:val="single"/>
              </w:rPr>
              <w:t>Response</w:t>
            </w:r>
          </w:p>
          <w:p w14:paraId="7B4AEB45" w14:textId="3BD93FDC" w:rsidR="001B51EA" w:rsidRPr="00794639" w:rsidRDefault="001B51EA" w:rsidP="001B51EA">
            <w:pPr>
              <w:pStyle w:val="TableBody"/>
              <w:rPr>
                <w:b/>
                <w:bCs/>
              </w:rPr>
            </w:pPr>
            <w:r w:rsidRPr="00794639">
              <w:rPr>
                <w:b/>
                <w:bCs/>
              </w:rPr>
              <w:t>+CGCONTRDP: &lt;cid&gt;,&lt;bearer_id&gt;,&lt;apn&gt;[,&lt;local_addr and subnet_mask&gt;</w:t>
            </w:r>
            <w:r w:rsidRPr="00794639">
              <w:rPr>
                <w:b/>
                <w:bCs/>
              </w:rPr>
              <w:br/>
              <w:t>[,&lt;gw_addr&gt;[,&lt;DNS_prim_addr&gt;[,&lt;DNS_sec_addr&gt;[,&lt;P-CSCF_prim_addr&gt;[,&lt;P-CSCF_sec_addr&gt;[,&lt;IM_CN_Signalling_Flag&gt;[,&lt;LIPA_indication&gt;]]]]]]]]][</w:t>
            </w:r>
          </w:p>
          <w:p w14:paraId="5C9C3D80" w14:textId="47AAA70F" w:rsidR="001B51EA" w:rsidRPr="00794639" w:rsidRDefault="001B51EA" w:rsidP="001B51EA">
            <w:pPr>
              <w:pStyle w:val="TableBody"/>
              <w:rPr>
                <w:b/>
                <w:bCs/>
              </w:rPr>
            </w:pPr>
            <w:r w:rsidRPr="00794639">
              <w:rPr>
                <w:b/>
                <w:bCs/>
              </w:rPr>
              <w:t>+CGCONTRDP: &lt;cid&gt;,&lt;bearer_id&gt;,&lt;apn&gt;[,&lt;local_addr and subnet_mask&gt; [,&lt;gw_addr&gt;[,&lt;DNS_prim_addr&gt;[,&lt;DNS_sec_addr&gt;[,&lt;P-CSCF_prim_addr&gt;[,&lt;P-</w:t>
            </w:r>
          </w:p>
          <w:p w14:paraId="70F0420C" w14:textId="77777777" w:rsidR="001B51EA" w:rsidRPr="00794639" w:rsidRDefault="001B51EA" w:rsidP="001B51EA">
            <w:pPr>
              <w:pStyle w:val="TableBody"/>
              <w:rPr>
                <w:b/>
                <w:bCs/>
              </w:rPr>
            </w:pPr>
            <w:r w:rsidRPr="00794639">
              <w:rPr>
                <w:b/>
                <w:bCs/>
              </w:rPr>
              <w:t>CSCF_sec_addr&gt;[,&lt;IM_CN_Signalling_Flag&gt;[,&lt;LIPA_indication&gt;]]]]]]]]</w:t>
            </w:r>
          </w:p>
          <w:p w14:paraId="4C22AB70" w14:textId="77777777" w:rsidR="001B51EA" w:rsidRPr="00794639" w:rsidRDefault="001B51EA" w:rsidP="001B51EA">
            <w:pPr>
              <w:pStyle w:val="TableBody"/>
            </w:pPr>
            <w:r w:rsidRPr="00794639">
              <w:rPr>
                <w:b/>
                <w:bCs/>
              </w:rPr>
              <w:t>[...]]</w:t>
            </w:r>
          </w:p>
          <w:p w14:paraId="6917C2E0" w14:textId="77777777" w:rsidR="001B51EA" w:rsidRPr="00794639" w:rsidRDefault="001B51EA" w:rsidP="001B51EA">
            <w:pPr>
              <w:pStyle w:val="TableBody"/>
            </w:pPr>
          </w:p>
          <w:p w14:paraId="4F9BE763" w14:textId="77777777" w:rsidR="001B51EA" w:rsidRPr="00794639" w:rsidRDefault="001B51EA" w:rsidP="001B51EA">
            <w:pPr>
              <w:pStyle w:val="TableBody"/>
            </w:pPr>
            <w:r w:rsidRPr="00794639">
              <w:t>or</w:t>
            </w:r>
          </w:p>
          <w:p w14:paraId="2B089CE7" w14:textId="77777777" w:rsidR="001B51EA" w:rsidRPr="00794639" w:rsidRDefault="001B51EA" w:rsidP="001B51EA">
            <w:pPr>
              <w:pStyle w:val="TableBody"/>
              <w:rPr>
                <w:b/>
                <w:bCs/>
              </w:rPr>
            </w:pPr>
            <w:r w:rsidRPr="00794639">
              <w:rPr>
                <w:b/>
                <w:bCs/>
              </w:rPr>
              <w:t>ERROR</w:t>
            </w:r>
          </w:p>
          <w:p w14:paraId="04781EE4" w14:textId="77777777" w:rsidR="001B51EA" w:rsidRPr="00794639" w:rsidRDefault="001B51EA" w:rsidP="001B51EA">
            <w:pPr>
              <w:pStyle w:val="TableBody"/>
            </w:pPr>
          </w:p>
          <w:p w14:paraId="0F45C38F" w14:textId="1DAA2C90" w:rsidR="001B51EA" w:rsidRPr="00794639" w:rsidRDefault="001B51EA" w:rsidP="001B51EA">
            <w:pPr>
              <w:pStyle w:val="TableBody"/>
              <w:rPr>
                <w:u w:val="single"/>
              </w:rPr>
            </w:pPr>
            <w:r w:rsidRPr="00794639">
              <w:rPr>
                <w:u w:val="single"/>
              </w:rPr>
              <w:t>Parameters</w:t>
            </w:r>
          </w:p>
          <w:p w14:paraId="02FB2137" w14:textId="14CFC086" w:rsidR="001B51EA" w:rsidRPr="00794639" w:rsidRDefault="001B51EA" w:rsidP="001B51EA">
            <w:pPr>
              <w:pStyle w:val="TableBody"/>
              <w:rPr>
                <w:lang w:eastAsia="zh-CN"/>
              </w:rPr>
            </w:pPr>
            <w:r w:rsidRPr="00794639">
              <w:rPr>
                <w:b/>
                <w:bCs/>
              </w:rPr>
              <w:t>&lt;cid&gt;</w:t>
            </w:r>
            <w:r w:rsidRPr="00794639">
              <w:rPr>
                <w:lang w:eastAsia="zh-CN"/>
              </w:rPr>
              <w:tab/>
            </w:r>
            <w:r w:rsidRPr="00794639">
              <w:t xml:space="preserve">Integer type; specifies a particular non-secondary PDP context definition. The parameter is local to the TE-MT interface and is used in other PDP context-related commands (see </w:t>
            </w:r>
            <w:r w:rsidRPr="00794639">
              <w:rPr>
                <w:rStyle w:val="Code"/>
              </w:rPr>
              <w:t>+CGDCONT</w:t>
            </w:r>
            <w:r w:rsidRPr="00794639">
              <w:t xml:space="preserve"> and </w:t>
            </w:r>
            <w:r w:rsidRPr="00794639">
              <w:rPr>
                <w:rStyle w:val="Code"/>
              </w:rPr>
              <w:t>+CGDSCONT</w:t>
            </w:r>
            <w:r w:rsidRPr="00794639">
              <w:t>).</w:t>
            </w:r>
          </w:p>
          <w:p w14:paraId="7735DF18" w14:textId="77777777" w:rsidR="001B51EA" w:rsidRPr="00794639" w:rsidRDefault="001B51EA" w:rsidP="001B51EA">
            <w:pPr>
              <w:pStyle w:val="TableBody"/>
              <w:rPr>
                <w:sz w:val="14"/>
                <w:szCs w:val="14"/>
              </w:rPr>
            </w:pPr>
          </w:p>
          <w:p w14:paraId="68BCA1AF" w14:textId="0F698EAF" w:rsidR="001B51EA" w:rsidRPr="00794639" w:rsidRDefault="001B51EA" w:rsidP="001B51EA">
            <w:pPr>
              <w:pStyle w:val="TableBody"/>
            </w:pPr>
            <w:r w:rsidRPr="00794639">
              <w:rPr>
                <w:b/>
                <w:bCs/>
              </w:rPr>
              <w:t>&lt;bearer_id&gt;</w:t>
            </w:r>
            <w:r w:rsidRPr="00794639">
              <w:tab/>
              <w:t>Numeric parameter which identifies the bearer; EPS Bearer in EPS</w:t>
            </w:r>
          </w:p>
          <w:p w14:paraId="2793A698" w14:textId="77777777" w:rsidR="001B51EA" w:rsidRPr="00794639" w:rsidRDefault="001B51EA" w:rsidP="001B51EA">
            <w:pPr>
              <w:pStyle w:val="TableBody"/>
              <w:rPr>
                <w:sz w:val="14"/>
                <w:szCs w:val="14"/>
                <w:u w:val="single"/>
              </w:rPr>
            </w:pPr>
          </w:p>
          <w:p w14:paraId="666ADDE6" w14:textId="78B0B2DD" w:rsidR="001B51EA" w:rsidRPr="00794639" w:rsidRDefault="001B51EA" w:rsidP="001B51EA">
            <w:pPr>
              <w:pStyle w:val="TableBody"/>
            </w:pPr>
            <w:r w:rsidRPr="00794639">
              <w:rPr>
                <w:b/>
                <w:bCs/>
              </w:rPr>
              <w:t>&lt;apn&gt;</w:t>
            </w:r>
            <w:r w:rsidRPr="00794639">
              <w:tab/>
              <w:t>Access Point Name; string parameter which is a logical name that is used to select the GGSN or the external packet data network. If the value is null or omitted, then the subscription value will be requested.</w:t>
            </w:r>
          </w:p>
          <w:p w14:paraId="2CCFA1BD" w14:textId="77777777" w:rsidR="001B51EA" w:rsidRPr="00794639" w:rsidRDefault="001B51EA" w:rsidP="001B51EA">
            <w:pPr>
              <w:pStyle w:val="TableBody"/>
              <w:rPr>
                <w:sz w:val="14"/>
                <w:szCs w:val="14"/>
                <w:u w:val="single"/>
              </w:rPr>
            </w:pPr>
          </w:p>
          <w:p w14:paraId="347C99B1" w14:textId="00A40949" w:rsidR="001B51EA" w:rsidRPr="00794639" w:rsidRDefault="001B51EA" w:rsidP="001B51EA">
            <w:pPr>
              <w:pStyle w:val="TableBody"/>
            </w:pPr>
            <w:r w:rsidRPr="00794639">
              <w:rPr>
                <w:b/>
                <w:bCs/>
              </w:rPr>
              <w:t>&lt;local_addr and subnet_mask&gt;</w:t>
            </w:r>
            <w:r w:rsidRPr="00794639">
              <w:rPr>
                <w:bCs/>
              </w:rPr>
              <w:tab/>
              <w:t>S</w:t>
            </w:r>
            <w:r w:rsidRPr="00794639">
              <w:t>tring type; shows the IP address and subnet mask of the MT. The string is given as dot-separated numeric (0-255) parameters.</w:t>
            </w:r>
          </w:p>
          <w:p w14:paraId="2B20E076" w14:textId="77777777" w:rsidR="001B51EA" w:rsidRPr="00794639" w:rsidRDefault="001B51EA" w:rsidP="001B51EA">
            <w:pPr>
              <w:pStyle w:val="TableBody"/>
              <w:rPr>
                <w:sz w:val="14"/>
                <w:szCs w:val="14"/>
              </w:rPr>
            </w:pPr>
          </w:p>
          <w:p w14:paraId="274FDB72" w14:textId="5B05A0C5" w:rsidR="001B51EA" w:rsidRPr="00794639" w:rsidRDefault="001B51EA" w:rsidP="001B51EA">
            <w:pPr>
              <w:pStyle w:val="TableBody"/>
            </w:pPr>
            <w:r w:rsidRPr="00794639">
              <w:rPr>
                <w:b/>
                <w:bCs/>
              </w:rPr>
              <w:t>&lt;gw_addr&gt;</w:t>
            </w:r>
            <w:r w:rsidRPr="00794639">
              <w:tab/>
              <w:t>String type; shows the Gateway Address of the MT. The string is given as dot-separated numeric (0-255) parameters.</w:t>
            </w:r>
          </w:p>
          <w:p w14:paraId="3DA27051" w14:textId="77777777" w:rsidR="001B51EA" w:rsidRPr="00794639" w:rsidRDefault="001B51EA" w:rsidP="001B51EA">
            <w:pPr>
              <w:pStyle w:val="TableBody"/>
              <w:rPr>
                <w:sz w:val="14"/>
                <w:szCs w:val="14"/>
              </w:rPr>
            </w:pPr>
          </w:p>
          <w:p w14:paraId="1BBBAD58" w14:textId="2BF2606D" w:rsidR="001B51EA" w:rsidRPr="00794639" w:rsidRDefault="001B51EA" w:rsidP="001B51EA">
            <w:pPr>
              <w:pStyle w:val="TableBody"/>
            </w:pPr>
            <w:r w:rsidRPr="00794639">
              <w:rPr>
                <w:b/>
                <w:bCs/>
              </w:rPr>
              <w:t>&lt;DNS_prim_addr&gt;</w:t>
            </w:r>
            <w:r w:rsidRPr="00794639">
              <w:tab/>
              <w:t>String parameter which shows the IP Address of the primary DNS Server</w:t>
            </w:r>
          </w:p>
          <w:p w14:paraId="09F5BB40" w14:textId="77777777" w:rsidR="001B51EA" w:rsidRPr="00794639" w:rsidRDefault="001B51EA" w:rsidP="001B51EA">
            <w:pPr>
              <w:pStyle w:val="TableBody"/>
              <w:rPr>
                <w:sz w:val="14"/>
                <w:szCs w:val="14"/>
              </w:rPr>
            </w:pPr>
          </w:p>
          <w:p w14:paraId="331D3528" w14:textId="797EC659" w:rsidR="001B51EA" w:rsidRPr="00794639" w:rsidRDefault="001B51EA" w:rsidP="001B51EA">
            <w:pPr>
              <w:pStyle w:val="TableBody"/>
            </w:pPr>
            <w:r w:rsidRPr="00794639">
              <w:rPr>
                <w:b/>
                <w:bCs/>
              </w:rPr>
              <w:t>&lt;DNS_sec_addr&gt;</w:t>
            </w:r>
            <w:r w:rsidRPr="00794639">
              <w:rPr>
                <w:bCs/>
              </w:rPr>
              <w:tab/>
              <w:t>S</w:t>
            </w:r>
            <w:r w:rsidRPr="00794639">
              <w:t>tring parameter which shows the IP address of the secondary DNS Server</w:t>
            </w:r>
          </w:p>
          <w:p w14:paraId="028D0E23" w14:textId="77777777" w:rsidR="001B51EA" w:rsidRPr="00794639" w:rsidRDefault="001B51EA" w:rsidP="001B51EA">
            <w:pPr>
              <w:pStyle w:val="TableBody"/>
              <w:rPr>
                <w:sz w:val="14"/>
                <w:szCs w:val="14"/>
              </w:rPr>
            </w:pPr>
          </w:p>
          <w:p w14:paraId="7863F694" w14:textId="6A59AF27" w:rsidR="001B51EA" w:rsidRPr="00794639" w:rsidRDefault="001B51EA" w:rsidP="001B51EA">
            <w:pPr>
              <w:pStyle w:val="TableBody"/>
            </w:pPr>
            <w:r w:rsidRPr="00794639">
              <w:rPr>
                <w:b/>
                <w:bCs/>
              </w:rPr>
              <w:t>&lt;P_CSCF_prim_addr&gt;</w:t>
            </w:r>
            <w:r w:rsidRPr="00794639">
              <w:tab/>
              <w:t>String parameter which shows the IP Address of the primary P-CSCF Server</w:t>
            </w:r>
          </w:p>
          <w:p w14:paraId="2DF78FDE" w14:textId="77777777" w:rsidR="001B51EA" w:rsidRPr="00794639" w:rsidRDefault="001B51EA" w:rsidP="001B51EA">
            <w:pPr>
              <w:pStyle w:val="TableBody"/>
              <w:rPr>
                <w:sz w:val="14"/>
                <w:szCs w:val="14"/>
              </w:rPr>
            </w:pPr>
          </w:p>
          <w:p w14:paraId="0D570B0C" w14:textId="3F10DDE5" w:rsidR="001B51EA" w:rsidRPr="00794639" w:rsidRDefault="001B51EA" w:rsidP="001B51EA">
            <w:pPr>
              <w:pStyle w:val="TableBody"/>
            </w:pPr>
            <w:r w:rsidRPr="00794639">
              <w:rPr>
                <w:b/>
                <w:bCs/>
              </w:rPr>
              <w:t>&lt;P_CSCF_sec_addr&gt;</w:t>
            </w:r>
            <w:r w:rsidRPr="00794639">
              <w:tab/>
              <w:t>String parameter which shows the IP Address of the secondary P-CSCF Server</w:t>
            </w:r>
          </w:p>
          <w:p w14:paraId="5F4F8534" w14:textId="77777777" w:rsidR="001B51EA" w:rsidRPr="00794639" w:rsidRDefault="001B51EA" w:rsidP="001B51EA">
            <w:pPr>
              <w:pStyle w:val="TableBody"/>
              <w:rPr>
                <w:sz w:val="14"/>
                <w:szCs w:val="14"/>
              </w:rPr>
            </w:pPr>
          </w:p>
          <w:p w14:paraId="08B5FE6D" w14:textId="6AB718AE" w:rsidR="001B51EA" w:rsidRPr="00794639" w:rsidRDefault="001B51EA" w:rsidP="001B51EA">
            <w:pPr>
              <w:pStyle w:val="TableBody"/>
            </w:pPr>
            <w:r w:rsidRPr="00794639">
              <w:rPr>
                <w:b/>
                <w:bCs/>
              </w:rPr>
              <w:t>&lt;IM_CN_Signalling_Flag&gt;</w:t>
            </w:r>
            <w:r w:rsidRPr="00794639">
              <w:tab/>
              <w:t>Shows whether the PDP context is for IM CN subsystem-related signalling only or not.</w:t>
            </w:r>
          </w:p>
          <w:p w14:paraId="48EE499A" w14:textId="77777777" w:rsidR="001B51EA" w:rsidRPr="00794639" w:rsidRDefault="001B51EA" w:rsidP="001B51EA">
            <w:pPr>
              <w:pStyle w:val="TableBody"/>
            </w:pPr>
            <w:r w:rsidRPr="00794639">
              <w:t xml:space="preserve">0    PDP context is not for IM CN subsystem-related signalling only </w:t>
            </w:r>
          </w:p>
          <w:p w14:paraId="788A8703" w14:textId="77777777" w:rsidR="001B51EA" w:rsidRPr="00794639" w:rsidRDefault="001B51EA" w:rsidP="001B51EA">
            <w:pPr>
              <w:pStyle w:val="TableBody"/>
            </w:pPr>
            <w:r w:rsidRPr="00794639">
              <w:t xml:space="preserve">1    PDP context is for IM CN subsystem-related signalling only </w:t>
            </w:r>
          </w:p>
          <w:p w14:paraId="756A77C5" w14:textId="77777777" w:rsidR="001B51EA" w:rsidRPr="00794639" w:rsidRDefault="001B51EA" w:rsidP="001B51EA">
            <w:pPr>
              <w:pStyle w:val="TableBody"/>
            </w:pPr>
          </w:p>
          <w:p w14:paraId="1081C02C" w14:textId="27D86441" w:rsidR="001B51EA" w:rsidRPr="00794639" w:rsidRDefault="001B51EA" w:rsidP="001B51EA">
            <w:pPr>
              <w:pStyle w:val="TableBody"/>
            </w:pPr>
            <w:r w:rsidRPr="00794639">
              <w:rPr>
                <w:b/>
                <w:bCs/>
              </w:rPr>
              <w:lastRenderedPageBreak/>
              <w:t>&lt;LIPA_indication&gt;</w:t>
            </w:r>
            <w:r w:rsidRPr="00794639">
              <w:tab/>
              <w:t>Indicates that the PDP context provides connectivity using a LIPA PDN connection. This parameter cannot be set by the TE.</w:t>
            </w:r>
          </w:p>
          <w:p w14:paraId="5CB61859" w14:textId="5D36D5A4" w:rsidR="001B51EA" w:rsidRPr="00794639" w:rsidRDefault="001B51EA" w:rsidP="001B51EA">
            <w:pPr>
              <w:pStyle w:val="TableBody"/>
            </w:pPr>
            <w:r w:rsidRPr="00794639">
              <w:t>0</w:t>
            </w:r>
            <w:r w:rsidRPr="00794639">
              <w:tab/>
              <w:t xml:space="preserve">Indication not received that the PDP context provides connectivity using a LIPA </w:t>
            </w:r>
            <w:r w:rsidRPr="00794639">
              <w:tab/>
              <w:t xml:space="preserve">PDN connection </w:t>
            </w:r>
          </w:p>
          <w:p w14:paraId="1F62D11A" w14:textId="2F966D87" w:rsidR="001B51EA" w:rsidRPr="00794639" w:rsidRDefault="001B51EA" w:rsidP="001B51EA">
            <w:pPr>
              <w:pStyle w:val="TableBody"/>
              <w:rPr>
                <w:rFonts w:ascii="Times New Roman" w:hAnsi="Times New Roman" w:cs="Times New Roman"/>
                <w:u w:val="single"/>
              </w:rPr>
            </w:pPr>
            <w:r w:rsidRPr="00794639">
              <w:t>1</w:t>
            </w:r>
            <w:r w:rsidRPr="00794639">
              <w:tab/>
              <w:t xml:space="preserve">Indication received that the PDP context provides connectivity using a LIPA PDN </w:t>
            </w:r>
            <w:r w:rsidRPr="00794639">
              <w:tab/>
              <w:t>connection</w:t>
            </w:r>
          </w:p>
        </w:tc>
      </w:tr>
      <w:tr w:rsidR="001B51EA" w:rsidRPr="00794639" w14:paraId="51292156" w14:textId="77777777" w:rsidTr="00076AEF">
        <w:tc>
          <w:tcPr>
            <w:tcW w:w="1728" w:type="dxa"/>
          </w:tcPr>
          <w:p w14:paraId="3D60D780" w14:textId="31F0B6DC" w:rsidR="001B51EA" w:rsidRPr="00794639" w:rsidRDefault="001B51EA" w:rsidP="001B51EA">
            <w:pPr>
              <w:pStyle w:val="TableBody"/>
              <w:rPr>
                <w:i/>
                <w:iCs/>
              </w:rPr>
            </w:pPr>
            <w:r w:rsidRPr="00794639">
              <w:rPr>
                <w:u w:val="single"/>
              </w:rPr>
              <w:lastRenderedPageBreak/>
              <w:t>Reference</w:t>
            </w:r>
          </w:p>
        </w:tc>
        <w:tc>
          <w:tcPr>
            <w:tcW w:w="7269" w:type="dxa"/>
          </w:tcPr>
          <w:p w14:paraId="47382D28" w14:textId="7AA3EEDC" w:rsidR="001B51EA" w:rsidRPr="00794639" w:rsidRDefault="001B51EA" w:rsidP="001B51EA">
            <w:pPr>
              <w:pStyle w:val="TableBody"/>
              <w:rPr>
                <w:rFonts w:ascii="Times New Roman" w:hAnsi="Times New Roman" w:cs="Times New Roman"/>
                <w:u w:val="single"/>
              </w:rPr>
            </w:pPr>
            <w:r w:rsidRPr="00794639">
              <w:t>27.007 Rev11</w:t>
            </w:r>
          </w:p>
        </w:tc>
      </w:tr>
    </w:tbl>
    <w:p w14:paraId="10A4B97E" w14:textId="34B9C46A" w:rsidR="00BD3670" w:rsidRPr="00794639" w:rsidRDefault="00BD3670" w:rsidP="00BD3670">
      <w:pPr>
        <w:pStyle w:val="Heading2"/>
      </w:pPr>
      <w:bookmarkStart w:id="6802" w:name="_Ref520816202"/>
      <w:bookmarkStart w:id="6803" w:name="_Ref520816205"/>
      <w:bookmarkStart w:id="6804" w:name="_Toc531700975"/>
      <w:r w:rsidRPr="00794639">
        <w:t>+CGSCONTRDP Command: Secondary PDP Context Read Dynamic Parameter</w:t>
      </w:r>
      <w:bookmarkEnd w:id="6802"/>
      <w:bookmarkEnd w:id="6803"/>
      <w:bookmarkEnd w:id="6804"/>
    </w:p>
    <w:tbl>
      <w:tblPr>
        <w:tblStyle w:val="TableSWIleft"/>
        <w:tblW w:w="8997" w:type="dxa"/>
        <w:tblLayout w:type="fixed"/>
        <w:tblLook w:val="04A0" w:firstRow="1" w:lastRow="0" w:firstColumn="1" w:lastColumn="0" w:noHBand="0" w:noVBand="1"/>
      </w:tblPr>
      <w:tblGrid>
        <w:gridCol w:w="1728"/>
        <w:gridCol w:w="7269"/>
      </w:tblGrid>
      <w:tr w:rsidR="00BD3670" w:rsidRPr="00794639" w14:paraId="5E076359"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A6CE12E" w14:textId="77777777" w:rsidR="00BD3670" w:rsidRPr="00794639" w:rsidRDefault="00BD3670">
            <w:pPr>
              <w:pStyle w:val="TableRowHead"/>
              <w:spacing w:before="144" w:after="144"/>
              <w:rPr>
                <w:bCs w:val="0"/>
              </w:rPr>
            </w:pPr>
            <w:r w:rsidRPr="00794639">
              <w:t>HL7800</w:t>
            </w:r>
          </w:p>
        </w:tc>
      </w:tr>
      <w:tr w:rsidR="00BD3670" w:rsidRPr="00794639" w14:paraId="33FF41D7" w14:textId="77777777" w:rsidTr="00076AEF">
        <w:tc>
          <w:tcPr>
            <w:tcW w:w="1728" w:type="dxa"/>
          </w:tcPr>
          <w:p w14:paraId="75065A36" w14:textId="77777777" w:rsidR="00BD3670" w:rsidRPr="00794639" w:rsidRDefault="00BD3670" w:rsidP="00BD3670">
            <w:pPr>
              <w:pStyle w:val="TableBody"/>
              <w:rPr>
                <w:i/>
                <w:iCs/>
              </w:rPr>
            </w:pPr>
            <w:r w:rsidRPr="00794639">
              <w:rPr>
                <w:i/>
                <w:iCs/>
              </w:rPr>
              <w:t>Test command</w:t>
            </w:r>
          </w:p>
          <w:p w14:paraId="0FBFCCF8" w14:textId="77777777" w:rsidR="00BD3670" w:rsidRPr="00794639" w:rsidRDefault="00BD3670" w:rsidP="00BD3670">
            <w:pPr>
              <w:pStyle w:val="TableBody"/>
            </w:pPr>
          </w:p>
          <w:p w14:paraId="4C27099B" w14:textId="77777777" w:rsidR="00BD3670" w:rsidRPr="00794639" w:rsidRDefault="00BD3670" w:rsidP="00BD3670">
            <w:pPr>
              <w:pStyle w:val="TableBody"/>
              <w:rPr>
                <w:u w:val="single"/>
              </w:rPr>
            </w:pPr>
            <w:r w:rsidRPr="00794639">
              <w:rPr>
                <w:u w:val="single"/>
              </w:rPr>
              <w:t>Syntax</w:t>
            </w:r>
          </w:p>
          <w:p w14:paraId="7A562BB2" w14:textId="10A84C0A" w:rsidR="00BD3670" w:rsidRPr="00794639" w:rsidRDefault="00BD3670" w:rsidP="00BD3670">
            <w:pPr>
              <w:pStyle w:val="tablebody0"/>
              <w:rPr>
                <w:b/>
                <w:lang w:val="en-US"/>
              </w:rPr>
            </w:pPr>
            <w:r w:rsidRPr="00DF20AD">
              <w:rPr>
                <w:b/>
                <w:bCs/>
                <w:lang w:val="en-US"/>
              </w:rPr>
              <w:t>+CGSCONTRDP=?</w:t>
            </w:r>
          </w:p>
        </w:tc>
        <w:tc>
          <w:tcPr>
            <w:tcW w:w="7269" w:type="dxa"/>
          </w:tcPr>
          <w:p w14:paraId="6921A508" w14:textId="77777777" w:rsidR="00BD3670" w:rsidRPr="000656F8" w:rsidRDefault="00BD3670" w:rsidP="00BD3670">
            <w:pPr>
              <w:pStyle w:val="TableBody"/>
              <w:rPr>
                <w:rFonts w:ascii="Times New Roman" w:hAnsi="Times New Roman" w:cs="Times New Roman"/>
                <w:u w:val="single"/>
              </w:rPr>
            </w:pPr>
          </w:p>
          <w:p w14:paraId="4AC51559" w14:textId="77777777" w:rsidR="00BD3670" w:rsidRPr="00B27D80" w:rsidRDefault="00BD3670" w:rsidP="00BD3670">
            <w:pPr>
              <w:pStyle w:val="TableBody"/>
              <w:rPr>
                <w:szCs w:val="18"/>
                <w:u w:val="single"/>
              </w:rPr>
            </w:pPr>
          </w:p>
          <w:p w14:paraId="05D0D153" w14:textId="77777777" w:rsidR="00BD3670" w:rsidRPr="007E4A1F" w:rsidRDefault="00BD3670" w:rsidP="00BD3670">
            <w:pPr>
              <w:pStyle w:val="TableBody"/>
              <w:rPr>
                <w:sz w:val="20"/>
                <w:szCs w:val="20"/>
                <w:u w:val="single"/>
              </w:rPr>
            </w:pPr>
            <w:r w:rsidRPr="007E4A1F">
              <w:rPr>
                <w:u w:val="single"/>
              </w:rPr>
              <w:t>Response</w:t>
            </w:r>
          </w:p>
          <w:p w14:paraId="36FB1666" w14:textId="77777777" w:rsidR="00BD3670" w:rsidRPr="003010FE" w:rsidRDefault="00BD3670" w:rsidP="00BD3670">
            <w:pPr>
              <w:rPr>
                <w:rFonts w:ascii="Times New Roman" w:hAnsi="Times New Roman"/>
                <w:color w:val="auto"/>
                <w:lang w:eastAsia="fr-FR"/>
              </w:rPr>
            </w:pPr>
            <w:r w:rsidRPr="00006D08">
              <w:rPr>
                <w:b/>
                <w:bCs/>
              </w:rPr>
              <w:t>+CGCONTRDP</w:t>
            </w:r>
            <w:r w:rsidRPr="005C602E">
              <w:rPr>
                <w:lang w:eastAsia="ja-JP"/>
              </w:rPr>
              <w:t xml:space="preserve">: (list of </w:t>
            </w:r>
            <w:r w:rsidRPr="005C602E">
              <w:rPr>
                <w:b/>
                <w:bCs/>
                <w:lang w:eastAsia="ja-JP"/>
              </w:rPr>
              <w:t>&lt;cid&gt;</w:t>
            </w:r>
            <w:r w:rsidRPr="00913410">
              <w:rPr>
                <w:lang w:eastAsia="ja-JP"/>
              </w:rPr>
              <w:t>s associated with active contexts)</w:t>
            </w:r>
          </w:p>
          <w:p w14:paraId="7103A5DF" w14:textId="69C8F1C7" w:rsidR="00BD3670" w:rsidRPr="00794639" w:rsidRDefault="00BD3670" w:rsidP="00BD3670">
            <w:pPr>
              <w:pStyle w:val="tablebody0"/>
              <w:rPr>
                <w:b/>
                <w:lang w:val="en-US"/>
              </w:rPr>
            </w:pPr>
            <w:r w:rsidRPr="00A5422A">
              <w:rPr>
                <w:b/>
                <w:lang w:val="en-US"/>
              </w:rPr>
              <w:t>OK</w:t>
            </w:r>
          </w:p>
        </w:tc>
      </w:tr>
      <w:tr w:rsidR="00BD3670" w:rsidRPr="00794639" w14:paraId="1930B5DB" w14:textId="77777777" w:rsidTr="00170927">
        <w:trPr>
          <w:cantSplit w:val="0"/>
        </w:trPr>
        <w:tc>
          <w:tcPr>
            <w:tcW w:w="0" w:type="dxa"/>
          </w:tcPr>
          <w:p w14:paraId="7CBD43DC" w14:textId="35608719" w:rsidR="00BD3670" w:rsidRPr="00794639" w:rsidRDefault="00BD3670" w:rsidP="00BD3670">
            <w:pPr>
              <w:pStyle w:val="TableBody"/>
              <w:rPr>
                <w:rFonts w:ascii="Times New Roman" w:hAnsi="Times New Roman" w:cs="Times New Roman"/>
                <w:i/>
                <w:iCs/>
              </w:rPr>
            </w:pPr>
            <w:r w:rsidRPr="00794639">
              <w:rPr>
                <w:i/>
                <w:iCs/>
              </w:rPr>
              <w:t>Execute command</w:t>
            </w:r>
          </w:p>
          <w:p w14:paraId="03E153B3" w14:textId="77777777" w:rsidR="00BD3670" w:rsidRPr="00794639" w:rsidRDefault="00BD3670" w:rsidP="00BD3670">
            <w:pPr>
              <w:pStyle w:val="TableBody"/>
              <w:rPr>
                <w:szCs w:val="18"/>
              </w:rPr>
            </w:pPr>
          </w:p>
          <w:p w14:paraId="7654A868" w14:textId="77777777" w:rsidR="00BD3670" w:rsidRPr="00794639" w:rsidRDefault="00BD3670" w:rsidP="00BD3670">
            <w:pPr>
              <w:pStyle w:val="TableBody"/>
              <w:rPr>
                <w:sz w:val="20"/>
                <w:szCs w:val="20"/>
                <w:u w:val="single"/>
              </w:rPr>
            </w:pPr>
            <w:r w:rsidRPr="00794639">
              <w:rPr>
                <w:u w:val="single"/>
              </w:rPr>
              <w:t>Syntax</w:t>
            </w:r>
          </w:p>
          <w:p w14:paraId="4CB9765B" w14:textId="5EFDB7DF" w:rsidR="00BD3670" w:rsidRPr="00794639" w:rsidRDefault="00BD3670" w:rsidP="00BD3670">
            <w:pPr>
              <w:pStyle w:val="TableBody"/>
              <w:rPr>
                <w:i/>
                <w:iCs/>
              </w:rPr>
            </w:pPr>
            <w:r w:rsidRPr="00794639">
              <w:rPr>
                <w:b/>
                <w:bCs/>
              </w:rPr>
              <w:t>+CGSCONTRDP</w:t>
            </w:r>
            <w:r w:rsidRPr="00794639">
              <w:rPr>
                <w:b/>
                <w:bCs/>
              </w:rPr>
              <w:br/>
              <w:t>[=&lt;cid&gt;]</w:t>
            </w:r>
          </w:p>
        </w:tc>
        <w:tc>
          <w:tcPr>
            <w:tcW w:w="0" w:type="dxa"/>
          </w:tcPr>
          <w:p w14:paraId="6FF3E3BE" w14:textId="77777777" w:rsidR="00BD3670" w:rsidRPr="00794639" w:rsidRDefault="00BD3670" w:rsidP="00BD3670">
            <w:pPr>
              <w:pStyle w:val="TableBody"/>
              <w:rPr>
                <w:rFonts w:ascii="Times New Roman" w:hAnsi="Times New Roman" w:cs="Times New Roman"/>
                <w:u w:val="single"/>
              </w:rPr>
            </w:pPr>
          </w:p>
          <w:p w14:paraId="7A74D912" w14:textId="77777777" w:rsidR="00BD3670" w:rsidRPr="00794639" w:rsidRDefault="00BD3670" w:rsidP="00BD3670">
            <w:pPr>
              <w:pStyle w:val="TableBody"/>
              <w:rPr>
                <w:szCs w:val="18"/>
                <w:u w:val="single"/>
              </w:rPr>
            </w:pPr>
          </w:p>
          <w:p w14:paraId="6FB87ADA" w14:textId="77777777" w:rsidR="00BD3670" w:rsidRPr="00794639" w:rsidRDefault="00BD3670" w:rsidP="00BD3670">
            <w:pPr>
              <w:pStyle w:val="TableBody"/>
              <w:rPr>
                <w:sz w:val="20"/>
                <w:szCs w:val="20"/>
                <w:u w:val="single"/>
              </w:rPr>
            </w:pPr>
            <w:r w:rsidRPr="00794639">
              <w:rPr>
                <w:u w:val="single"/>
              </w:rPr>
              <w:t>Response</w:t>
            </w:r>
          </w:p>
          <w:p w14:paraId="134DEC04" w14:textId="77777777" w:rsidR="00BD3670" w:rsidRPr="00794639" w:rsidRDefault="00BD3670" w:rsidP="00BD3670">
            <w:pPr>
              <w:pStyle w:val="TableBody"/>
              <w:rPr>
                <w:b/>
                <w:bCs/>
              </w:rPr>
            </w:pPr>
            <w:r w:rsidRPr="00794639">
              <w:rPr>
                <w:b/>
                <w:bCs/>
              </w:rPr>
              <w:t>+CGSCONTRDP: &lt;cid&gt;,&lt;p_cid&gt;,&lt;bearer_id&gt;[,&lt;IM_CN_Signalling_Flag&gt;]]</w:t>
            </w:r>
          </w:p>
          <w:p w14:paraId="2F71B933" w14:textId="77777777" w:rsidR="00BD3670" w:rsidRPr="00794639" w:rsidRDefault="00BD3670" w:rsidP="00BD3670">
            <w:pPr>
              <w:pStyle w:val="TableBody"/>
              <w:rPr>
                <w:b/>
                <w:bCs/>
              </w:rPr>
            </w:pPr>
            <w:r w:rsidRPr="00794639">
              <w:rPr>
                <w:b/>
                <w:bCs/>
              </w:rPr>
              <w:t>+CGSCONTRDP: &lt;cid&gt;,&lt;p_cid&gt;,&lt;bearer_id&gt;[,&lt;IM_CN_Signalling_Flag&gt;]</w:t>
            </w:r>
          </w:p>
          <w:p w14:paraId="38DA9971" w14:textId="77777777" w:rsidR="00BD3670" w:rsidRPr="00794639" w:rsidRDefault="00BD3670" w:rsidP="00BD3670">
            <w:pPr>
              <w:pStyle w:val="TableBody"/>
            </w:pPr>
            <w:r w:rsidRPr="00794639">
              <w:rPr>
                <w:b/>
                <w:bCs/>
              </w:rPr>
              <w:t>[...]]</w:t>
            </w:r>
          </w:p>
          <w:p w14:paraId="353D5B91" w14:textId="77777777" w:rsidR="00BD3670" w:rsidRPr="00794639" w:rsidRDefault="00BD3670" w:rsidP="00BD3670">
            <w:pPr>
              <w:pStyle w:val="TableBody"/>
            </w:pPr>
          </w:p>
          <w:p w14:paraId="0DEEA983" w14:textId="77777777" w:rsidR="00BD3670" w:rsidRPr="00794639" w:rsidRDefault="00BD3670" w:rsidP="00BD3670">
            <w:pPr>
              <w:pStyle w:val="TableBody"/>
            </w:pPr>
            <w:r w:rsidRPr="00794639">
              <w:t>or</w:t>
            </w:r>
          </w:p>
          <w:p w14:paraId="17E9C648" w14:textId="77777777" w:rsidR="00BD3670" w:rsidRPr="00794639" w:rsidRDefault="00BD3670" w:rsidP="00BD3670">
            <w:pPr>
              <w:pStyle w:val="TableBody"/>
              <w:rPr>
                <w:b/>
                <w:bCs/>
              </w:rPr>
            </w:pPr>
            <w:r w:rsidRPr="00794639">
              <w:rPr>
                <w:b/>
                <w:bCs/>
              </w:rPr>
              <w:t>ERROR</w:t>
            </w:r>
          </w:p>
          <w:p w14:paraId="7E687AC4" w14:textId="77777777" w:rsidR="00BD3670" w:rsidRPr="00794639" w:rsidRDefault="00BD3670" w:rsidP="00BD3670">
            <w:pPr>
              <w:pStyle w:val="TableBody"/>
            </w:pPr>
          </w:p>
          <w:p w14:paraId="093A9D67" w14:textId="6B26F1BD" w:rsidR="00BD3670" w:rsidRPr="00794639" w:rsidRDefault="00BD3670" w:rsidP="00BD3670">
            <w:pPr>
              <w:pStyle w:val="TableBody"/>
              <w:rPr>
                <w:u w:val="single"/>
              </w:rPr>
            </w:pPr>
            <w:r w:rsidRPr="00794639">
              <w:rPr>
                <w:u w:val="single"/>
              </w:rPr>
              <w:t>Parameters</w:t>
            </w:r>
          </w:p>
          <w:p w14:paraId="4B0B2EB9" w14:textId="48A7A13B" w:rsidR="00BD3670" w:rsidRPr="00794639" w:rsidRDefault="00BD3670" w:rsidP="00BD3670">
            <w:pPr>
              <w:pStyle w:val="TableBody"/>
              <w:rPr>
                <w:lang w:eastAsia="zh-CN"/>
              </w:rPr>
            </w:pPr>
            <w:r w:rsidRPr="00794639">
              <w:rPr>
                <w:b/>
                <w:bCs/>
              </w:rPr>
              <w:t>&lt;cid&gt;</w:t>
            </w:r>
            <w:r w:rsidRPr="00794639">
              <w:rPr>
                <w:lang w:eastAsia="zh-CN"/>
              </w:rPr>
              <w:tab/>
            </w:r>
            <w:r w:rsidRPr="00794639">
              <w:t xml:space="preserve">Integer type; specifies a particular active secondary PDP context or Traffic Flows definition. The parameter is local to the TE-MT interface and is used in other PDP context-related commands (see </w:t>
            </w:r>
            <w:r w:rsidRPr="00794639">
              <w:rPr>
                <w:rStyle w:val="Code"/>
              </w:rPr>
              <w:t>+CGDCONT</w:t>
            </w:r>
            <w:r w:rsidRPr="00794639">
              <w:t xml:space="preserve"> and </w:t>
            </w:r>
            <w:r w:rsidRPr="00794639">
              <w:rPr>
                <w:rStyle w:val="Code"/>
              </w:rPr>
              <w:t>+CGDSCONT</w:t>
            </w:r>
            <w:r w:rsidRPr="00794639">
              <w:t>).</w:t>
            </w:r>
          </w:p>
          <w:p w14:paraId="070C4C7F" w14:textId="77777777" w:rsidR="00BD3670" w:rsidRPr="00794639" w:rsidRDefault="00BD3670" w:rsidP="00BD3670">
            <w:pPr>
              <w:pStyle w:val="TableBody"/>
            </w:pPr>
          </w:p>
          <w:p w14:paraId="7DDF5D14" w14:textId="4BF8C882" w:rsidR="00BD3670" w:rsidRPr="00794639" w:rsidRDefault="00BD3670" w:rsidP="00BD3670">
            <w:pPr>
              <w:pStyle w:val="TableBody"/>
            </w:pPr>
            <w:r w:rsidRPr="00794639">
              <w:rPr>
                <w:b/>
                <w:bCs/>
              </w:rPr>
              <w:t>&lt;p_cid&gt;</w:t>
            </w:r>
            <w:r w:rsidRPr="00794639">
              <w:tab/>
              <w:t xml:space="preserve">Integer type; specifies a particular PDP context definition or default EPS context Identifier which has been specified by </w:t>
            </w:r>
            <w:r w:rsidRPr="00794639">
              <w:rPr>
                <w:rStyle w:val="Code"/>
              </w:rPr>
              <w:t>+CGDCONT</w:t>
            </w:r>
            <w:r w:rsidRPr="00794639">
              <w:t xml:space="preserve">. The parameter is local to the TE-MT interface (see </w:t>
            </w:r>
            <w:r w:rsidRPr="00794639">
              <w:rPr>
                <w:rStyle w:val="Code"/>
              </w:rPr>
              <w:t>+CGDSCONT</w:t>
            </w:r>
            <w:r w:rsidRPr="00794639">
              <w:t>)</w:t>
            </w:r>
          </w:p>
          <w:p w14:paraId="7D02CA43" w14:textId="77777777" w:rsidR="00BD3670" w:rsidRPr="00794639" w:rsidRDefault="00BD3670" w:rsidP="00BD3670">
            <w:pPr>
              <w:pStyle w:val="TableBody"/>
              <w:rPr>
                <w:u w:val="single"/>
              </w:rPr>
            </w:pPr>
          </w:p>
          <w:p w14:paraId="6F16723C" w14:textId="72CD9F9A" w:rsidR="00BD3670" w:rsidRPr="00794639" w:rsidRDefault="00BD3670" w:rsidP="00BD3670">
            <w:pPr>
              <w:pStyle w:val="TableBody"/>
            </w:pPr>
            <w:r w:rsidRPr="00794639">
              <w:rPr>
                <w:b/>
                <w:bCs/>
              </w:rPr>
              <w:t>&lt;bearer_id&gt;</w:t>
            </w:r>
            <w:r w:rsidRPr="00794639">
              <w:rPr>
                <w:bCs/>
              </w:rPr>
              <w:tab/>
              <w:t>N</w:t>
            </w:r>
            <w:r w:rsidRPr="00794639">
              <w:t>umeric parameter which identifies the bearer; EPS Bearer in EPS</w:t>
            </w:r>
          </w:p>
          <w:p w14:paraId="4B29586A" w14:textId="77777777" w:rsidR="00BD3670" w:rsidRPr="00794639" w:rsidRDefault="00BD3670" w:rsidP="00BD3670">
            <w:pPr>
              <w:pStyle w:val="TableBody"/>
              <w:rPr>
                <w:u w:val="single"/>
              </w:rPr>
            </w:pPr>
          </w:p>
          <w:p w14:paraId="0C31B4A6" w14:textId="691750DD" w:rsidR="00BD3670" w:rsidRPr="00794639" w:rsidRDefault="00BD3670" w:rsidP="00BD3670">
            <w:pPr>
              <w:pStyle w:val="TableBody"/>
            </w:pPr>
            <w:r w:rsidRPr="00794639">
              <w:rPr>
                <w:b/>
                <w:bCs/>
              </w:rPr>
              <w:t>&lt;IM_CN_Signalling_Flag&gt;</w:t>
            </w:r>
            <w:r w:rsidRPr="00794639">
              <w:tab/>
              <w:t>Shows whether the PDP context is for IM CN subsystem-related signalling only or not.</w:t>
            </w:r>
          </w:p>
          <w:p w14:paraId="69EC0B7C" w14:textId="77777777" w:rsidR="00BD3670" w:rsidRPr="00794639" w:rsidRDefault="00BD3670" w:rsidP="00BD3670">
            <w:pPr>
              <w:pStyle w:val="TableBody"/>
            </w:pPr>
            <w:r w:rsidRPr="00794639">
              <w:t xml:space="preserve">0    PDP context is not for IM CN subsystem-related signalling only </w:t>
            </w:r>
          </w:p>
          <w:p w14:paraId="01FE708E" w14:textId="1FF22A44" w:rsidR="00BD3670" w:rsidRPr="00794639" w:rsidRDefault="00BD3670" w:rsidP="00BD3670">
            <w:pPr>
              <w:pStyle w:val="TableBody"/>
            </w:pPr>
            <w:r w:rsidRPr="00794639">
              <w:t>1    PDP context is for IM CN subsystem-related signalling only</w:t>
            </w:r>
          </w:p>
        </w:tc>
      </w:tr>
      <w:tr w:rsidR="00BD3670" w:rsidRPr="00794639" w14:paraId="4A6A2379" w14:textId="77777777" w:rsidTr="00076AEF">
        <w:tc>
          <w:tcPr>
            <w:tcW w:w="1728" w:type="dxa"/>
          </w:tcPr>
          <w:p w14:paraId="76E85306" w14:textId="64DFBF75" w:rsidR="00BD3670" w:rsidRPr="00794639" w:rsidRDefault="00BD3670" w:rsidP="00BD3670">
            <w:pPr>
              <w:pStyle w:val="TableBody"/>
              <w:rPr>
                <w:i/>
                <w:iCs/>
              </w:rPr>
            </w:pPr>
            <w:r w:rsidRPr="00794639">
              <w:rPr>
                <w:u w:val="single"/>
              </w:rPr>
              <w:t>Reference</w:t>
            </w:r>
          </w:p>
        </w:tc>
        <w:tc>
          <w:tcPr>
            <w:tcW w:w="7269" w:type="dxa"/>
          </w:tcPr>
          <w:p w14:paraId="49C5F58E" w14:textId="76C0D7EC" w:rsidR="00BD3670" w:rsidRPr="00794639" w:rsidRDefault="00BD3670" w:rsidP="00BD3670">
            <w:pPr>
              <w:pStyle w:val="TableBody"/>
              <w:rPr>
                <w:rFonts w:ascii="Times New Roman" w:hAnsi="Times New Roman" w:cs="Times New Roman"/>
                <w:u w:val="single"/>
              </w:rPr>
            </w:pPr>
            <w:r w:rsidRPr="00794639">
              <w:t>27.007 Rev11</w:t>
            </w:r>
          </w:p>
        </w:tc>
      </w:tr>
    </w:tbl>
    <w:p w14:paraId="6F613EA7" w14:textId="1F660996" w:rsidR="00AD6DB4" w:rsidRPr="00794639" w:rsidRDefault="00AD6DB4" w:rsidP="0059466D">
      <w:pPr>
        <w:pStyle w:val="Heading2"/>
        <w:rPr>
          <w:rFonts w:ascii="Arial Gras" w:hAnsi="Arial Gras"/>
        </w:rPr>
      </w:pPr>
      <w:bookmarkStart w:id="6805" w:name="_Ref520815227"/>
      <w:bookmarkStart w:id="6806" w:name="_Ref520815228"/>
      <w:bookmarkStart w:id="6807" w:name="_Toc531700976"/>
      <w:r w:rsidRPr="00794639">
        <w:lastRenderedPageBreak/>
        <w:t xml:space="preserve">+CGEREP Command: Packet Domain Event </w:t>
      </w:r>
      <w:bookmarkEnd w:id="6776"/>
      <w:r w:rsidRPr="00794639">
        <w:t>Reporting</w:t>
      </w:r>
      <w:bookmarkStart w:id="6808" w:name="_Toc503199741"/>
      <w:bookmarkEnd w:id="6777"/>
      <w:bookmarkEnd w:id="6778"/>
      <w:bookmarkEnd w:id="6779"/>
      <w:bookmarkEnd w:id="6780"/>
      <w:bookmarkEnd w:id="6781"/>
      <w:bookmarkEnd w:id="6800"/>
      <w:bookmarkEnd w:id="6801"/>
      <w:bookmarkEnd w:id="6805"/>
      <w:bookmarkEnd w:id="6806"/>
      <w:bookmarkEnd w:id="6807"/>
      <w:bookmarkEnd w:id="6808"/>
    </w:p>
    <w:tbl>
      <w:tblPr>
        <w:tblStyle w:val="TableSWIleft"/>
        <w:tblW w:w="8997" w:type="dxa"/>
        <w:tblLayout w:type="fixed"/>
        <w:tblLook w:val="04A0" w:firstRow="1" w:lastRow="0" w:firstColumn="1" w:lastColumn="0" w:noHBand="0" w:noVBand="1"/>
      </w:tblPr>
      <w:tblGrid>
        <w:gridCol w:w="1707"/>
        <w:gridCol w:w="7290"/>
      </w:tblGrid>
      <w:tr w:rsidR="00AD6DB4" w:rsidRPr="00794639" w14:paraId="1D3016B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0AD8E13" w14:textId="380F092A" w:rsidR="00AD6DB4" w:rsidRPr="00794639" w:rsidRDefault="00F22490">
            <w:pPr>
              <w:pStyle w:val="TableRowHead"/>
              <w:spacing w:before="144" w:after="144"/>
              <w:rPr>
                <w:bCs w:val="0"/>
              </w:rPr>
            </w:pPr>
            <w:r w:rsidRPr="00794639">
              <w:t>HL7800</w:t>
            </w:r>
          </w:p>
        </w:tc>
      </w:tr>
      <w:tr w:rsidR="00AD6DB4" w:rsidRPr="00794639" w14:paraId="71CEA0D5" w14:textId="77777777" w:rsidTr="00953CD3">
        <w:tc>
          <w:tcPr>
            <w:tcW w:w="1707" w:type="dxa"/>
          </w:tcPr>
          <w:p w14:paraId="58E34916"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2277AC98" w14:textId="77777777" w:rsidR="00AD6DB4" w:rsidRPr="00794639" w:rsidRDefault="00AD6DB4" w:rsidP="00CF5A45">
            <w:pPr>
              <w:pStyle w:val="TableBody"/>
            </w:pPr>
          </w:p>
          <w:p w14:paraId="64250C0C" w14:textId="77777777" w:rsidR="00AD6DB4" w:rsidRPr="00794639" w:rsidRDefault="00AD6DB4" w:rsidP="00166AF3">
            <w:pPr>
              <w:pStyle w:val="TableBody"/>
              <w:rPr>
                <w:u w:val="single"/>
              </w:rPr>
            </w:pPr>
            <w:r w:rsidRPr="00794639">
              <w:rPr>
                <w:u w:val="single"/>
              </w:rPr>
              <w:t>Syntax</w:t>
            </w:r>
          </w:p>
          <w:p w14:paraId="7C4C177A" w14:textId="77777777" w:rsidR="00AD6DB4" w:rsidRPr="00794639" w:rsidRDefault="00AD6DB4" w:rsidP="00166AF3">
            <w:pPr>
              <w:pStyle w:val="TableBody"/>
            </w:pPr>
            <w:r w:rsidRPr="00794639">
              <w:rPr>
                <w:b/>
              </w:rPr>
              <w:t>AT+CGEREP=?</w:t>
            </w:r>
          </w:p>
        </w:tc>
        <w:tc>
          <w:tcPr>
            <w:tcW w:w="7290" w:type="dxa"/>
          </w:tcPr>
          <w:p w14:paraId="0E2D8B79" w14:textId="77777777" w:rsidR="00AD6DB4" w:rsidRPr="00794639" w:rsidRDefault="00AD6DB4" w:rsidP="00166AF3">
            <w:pPr>
              <w:pStyle w:val="TableBody"/>
              <w:rPr>
                <w:rFonts w:ascii="Times New Roman" w:hAnsi="Times New Roman" w:cs="Times New Roman"/>
                <w:sz w:val="20"/>
                <w:szCs w:val="20"/>
                <w:u w:val="single"/>
              </w:rPr>
            </w:pPr>
          </w:p>
          <w:p w14:paraId="044C6705" w14:textId="77777777" w:rsidR="00AD6DB4" w:rsidRPr="00794639" w:rsidRDefault="00AD6DB4" w:rsidP="00CF5A45">
            <w:pPr>
              <w:pStyle w:val="TableBody"/>
            </w:pPr>
          </w:p>
          <w:p w14:paraId="0218D7ED" w14:textId="77777777" w:rsidR="00AD6DB4" w:rsidRPr="00794639" w:rsidRDefault="00AD6DB4" w:rsidP="00166AF3">
            <w:pPr>
              <w:pStyle w:val="TableBody"/>
              <w:rPr>
                <w:u w:val="single"/>
              </w:rPr>
            </w:pPr>
            <w:r w:rsidRPr="00794639">
              <w:rPr>
                <w:u w:val="single"/>
              </w:rPr>
              <w:t>Response</w:t>
            </w:r>
          </w:p>
          <w:p w14:paraId="0E205FEA" w14:textId="77777777" w:rsidR="00AD6DB4" w:rsidRPr="00794639" w:rsidRDefault="00AD6DB4" w:rsidP="00166AF3">
            <w:pPr>
              <w:pStyle w:val="TableBody"/>
            </w:pPr>
            <w:r w:rsidRPr="00794639">
              <w:rPr>
                <w:b/>
              </w:rPr>
              <w:t>+CGEREP:</w:t>
            </w:r>
            <w:r w:rsidRPr="00794639">
              <w:t xml:space="preserve"> (list of supported </w:t>
            </w:r>
            <w:r w:rsidRPr="00794639">
              <w:rPr>
                <w:b/>
              </w:rPr>
              <w:t>&lt;mode&gt;</w:t>
            </w:r>
            <w:r w:rsidRPr="00794639">
              <w:t xml:space="preserve">s),(list of supported </w:t>
            </w:r>
            <w:r w:rsidRPr="00794639">
              <w:rPr>
                <w:b/>
              </w:rPr>
              <w:t>&lt;bfr&gt;</w:t>
            </w:r>
            <w:r w:rsidRPr="00794639">
              <w:t>s)</w:t>
            </w:r>
          </w:p>
          <w:p w14:paraId="0B0C4C0F" w14:textId="77777777" w:rsidR="00AD6DB4" w:rsidRPr="00794639" w:rsidRDefault="00AD6DB4" w:rsidP="00166AF3">
            <w:pPr>
              <w:pStyle w:val="TableBody"/>
              <w:rPr>
                <w:b/>
              </w:rPr>
            </w:pPr>
            <w:r w:rsidRPr="00794639">
              <w:rPr>
                <w:b/>
              </w:rPr>
              <w:t>OK</w:t>
            </w:r>
          </w:p>
        </w:tc>
      </w:tr>
      <w:tr w:rsidR="00AD6DB4" w:rsidRPr="00794639" w14:paraId="71B474BA" w14:textId="77777777" w:rsidTr="00953CD3">
        <w:tc>
          <w:tcPr>
            <w:tcW w:w="1707" w:type="dxa"/>
          </w:tcPr>
          <w:p w14:paraId="1EFCECDD"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681799E6" w14:textId="77777777" w:rsidR="00AD6DB4" w:rsidRPr="00794639" w:rsidRDefault="00AD6DB4" w:rsidP="00166AF3">
            <w:pPr>
              <w:pStyle w:val="TableBody"/>
            </w:pPr>
          </w:p>
          <w:p w14:paraId="6C77EE8F" w14:textId="77777777" w:rsidR="00AD6DB4" w:rsidRPr="00794639" w:rsidRDefault="00AD6DB4" w:rsidP="00166AF3">
            <w:pPr>
              <w:pStyle w:val="TableBody"/>
              <w:rPr>
                <w:u w:val="single"/>
              </w:rPr>
            </w:pPr>
            <w:r w:rsidRPr="00794639">
              <w:rPr>
                <w:u w:val="single"/>
              </w:rPr>
              <w:t>Syntax</w:t>
            </w:r>
          </w:p>
          <w:p w14:paraId="5007D444" w14:textId="77777777" w:rsidR="00AD6DB4" w:rsidRPr="00794639" w:rsidRDefault="00AD6DB4" w:rsidP="00166AF3">
            <w:pPr>
              <w:pStyle w:val="TableBody"/>
            </w:pPr>
            <w:r w:rsidRPr="00794639">
              <w:rPr>
                <w:b/>
              </w:rPr>
              <w:t>AT+CGEREP?</w:t>
            </w:r>
          </w:p>
        </w:tc>
        <w:tc>
          <w:tcPr>
            <w:tcW w:w="7290" w:type="dxa"/>
          </w:tcPr>
          <w:p w14:paraId="57671955" w14:textId="77777777" w:rsidR="00AD6DB4" w:rsidRPr="00794639" w:rsidRDefault="00AD6DB4" w:rsidP="00166AF3">
            <w:pPr>
              <w:pStyle w:val="TableBody"/>
              <w:rPr>
                <w:rFonts w:ascii="Times New Roman" w:hAnsi="Times New Roman" w:cs="Times New Roman"/>
                <w:sz w:val="20"/>
                <w:szCs w:val="20"/>
                <w:u w:val="single"/>
              </w:rPr>
            </w:pPr>
          </w:p>
          <w:p w14:paraId="2943A98C" w14:textId="77777777" w:rsidR="00AD6DB4" w:rsidRPr="00794639" w:rsidRDefault="00AD6DB4" w:rsidP="00166AF3">
            <w:pPr>
              <w:pStyle w:val="TableBody"/>
            </w:pPr>
          </w:p>
          <w:p w14:paraId="23CC2745" w14:textId="77777777" w:rsidR="00AD6DB4" w:rsidRPr="00794639" w:rsidRDefault="00AD6DB4" w:rsidP="00166AF3">
            <w:pPr>
              <w:pStyle w:val="TableBody"/>
              <w:rPr>
                <w:u w:val="single"/>
              </w:rPr>
            </w:pPr>
            <w:r w:rsidRPr="00794639">
              <w:rPr>
                <w:u w:val="single"/>
              </w:rPr>
              <w:t>Response</w:t>
            </w:r>
          </w:p>
          <w:p w14:paraId="6A0B3983" w14:textId="77777777" w:rsidR="00AD6DB4" w:rsidRPr="00794639" w:rsidRDefault="00AD6DB4" w:rsidP="00166AF3">
            <w:pPr>
              <w:pStyle w:val="TableBody"/>
              <w:rPr>
                <w:b/>
              </w:rPr>
            </w:pPr>
            <w:r w:rsidRPr="00794639">
              <w:rPr>
                <w:b/>
              </w:rPr>
              <w:t>+CGEREP: &lt;mode&gt;, &lt;bfr&gt;</w:t>
            </w:r>
          </w:p>
          <w:p w14:paraId="4BAA4050" w14:textId="77777777" w:rsidR="00AD6DB4" w:rsidRPr="00794639" w:rsidRDefault="00AD6DB4" w:rsidP="00166AF3">
            <w:pPr>
              <w:pStyle w:val="TableBody"/>
              <w:rPr>
                <w:b/>
              </w:rPr>
            </w:pPr>
            <w:r w:rsidRPr="00794639">
              <w:rPr>
                <w:b/>
              </w:rPr>
              <w:t>OK</w:t>
            </w:r>
          </w:p>
          <w:p w14:paraId="5D722237" w14:textId="77777777" w:rsidR="00AD6DB4" w:rsidRPr="00794639" w:rsidRDefault="00AD6DB4" w:rsidP="00CF5A45">
            <w:pPr>
              <w:pStyle w:val="TableBody"/>
            </w:pPr>
          </w:p>
          <w:p w14:paraId="7E977A0F" w14:textId="77777777" w:rsidR="00AD6DB4" w:rsidRPr="00794639" w:rsidRDefault="00AD6DB4" w:rsidP="00166AF3">
            <w:pPr>
              <w:pStyle w:val="TableBody"/>
            </w:pPr>
            <w:r w:rsidRPr="00794639">
              <w:t>or</w:t>
            </w:r>
          </w:p>
          <w:p w14:paraId="143288BD" w14:textId="77777777" w:rsidR="00AD6DB4" w:rsidRPr="00794639" w:rsidRDefault="00AD6DB4" w:rsidP="00166AF3">
            <w:pPr>
              <w:pStyle w:val="TableBody"/>
              <w:rPr>
                <w:b/>
              </w:rPr>
            </w:pPr>
            <w:r w:rsidRPr="00794639">
              <w:rPr>
                <w:b/>
              </w:rPr>
              <w:t>ERROR</w:t>
            </w:r>
          </w:p>
        </w:tc>
      </w:tr>
      <w:tr w:rsidR="00AD6DB4" w:rsidRPr="00794639" w14:paraId="72A9A0A2" w14:textId="77777777" w:rsidTr="00953CD3">
        <w:tc>
          <w:tcPr>
            <w:tcW w:w="1707" w:type="dxa"/>
          </w:tcPr>
          <w:p w14:paraId="32EEFB02"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152043E3" w14:textId="77777777" w:rsidR="00AD6DB4" w:rsidRPr="00794639" w:rsidRDefault="00AD6DB4" w:rsidP="00166AF3">
            <w:pPr>
              <w:pStyle w:val="TableBody"/>
            </w:pPr>
          </w:p>
          <w:p w14:paraId="11D90BDF" w14:textId="77777777" w:rsidR="00AD6DB4" w:rsidRPr="00794639" w:rsidRDefault="00AD6DB4" w:rsidP="00166AF3">
            <w:pPr>
              <w:pStyle w:val="TableBody"/>
              <w:rPr>
                <w:u w:val="single"/>
              </w:rPr>
            </w:pPr>
            <w:r w:rsidRPr="00794639">
              <w:rPr>
                <w:u w:val="single"/>
              </w:rPr>
              <w:t>Syntax</w:t>
            </w:r>
          </w:p>
          <w:p w14:paraId="4EA92A86" w14:textId="77777777" w:rsidR="00AD6DB4" w:rsidRPr="00794639" w:rsidRDefault="00AD6DB4" w:rsidP="00166AF3">
            <w:pPr>
              <w:pStyle w:val="TableBody"/>
            </w:pPr>
            <w:r w:rsidRPr="00794639">
              <w:rPr>
                <w:b/>
              </w:rPr>
              <w:t>AT+CGEREP=</w:t>
            </w:r>
            <w:r w:rsidRPr="00794639">
              <w:rPr>
                <w:b/>
              </w:rPr>
              <w:br/>
              <w:t>[&lt;mode&gt;[,&lt;bfr&gt;]]</w:t>
            </w:r>
          </w:p>
        </w:tc>
        <w:tc>
          <w:tcPr>
            <w:tcW w:w="7290" w:type="dxa"/>
          </w:tcPr>
          <w:p w14:paraId="4AD13F94" w14:textId="77777777" w:rsidR="00AD6DB4" w:rsidRPr="00794639" w:rsidRDefault="00AD6DB4" w:rsidP="00166AF3">
            <w:pPr>
              <w:pStyle w:val="TableBody"/>
              <w:rPr>
                <w:rFonts w:ascii="Times New Roman" w:hAnsi="Times New Roman" w:cs="Times New Roman"/>
                <w:sz w:val="20"/>
                <w:szCs w:val="20"/>
                <w:u w:val="single"/>
              </w:rPr>
            </w:pPr>
          </w:p>
          <w:p w14:paraId="5880F5FE" w14:textId="77777777" w:rsidR="00AD6DB4" w:rsidRPr="00794639" w:rsidRDefault="00AD6DB4" w:rsidP="00166AF3">
            <w:pPr>
              <w:pStyle w:val="TableBody"/>
            </w:pPr>
          </w:p>
          <w:p w14:paraId="6669FA52" w14:textId="77777777" w:rsidR="00AD6DB4" w:rsidRPr="00794639" w:rsidRDefault="00AD6DB4" w:rsidP="00166AF3">
            <w:pPr>
              <w:pStyle w:val="TableBody"/>
              <w:rPr>
                <w:u w:val="single"/>
              </w:rPr>
            </w:pPr>
            <w:r w:rsidRPr="00794639">
              <w:rPr>
                <w:u w:val="single"/>
              </w:rPr>
              <w:t>Response</w:t>
            </w:r>
          </w:p>
          <w:p w14:paraId="0AB50EF5" w14:textId="77777777" w:rsidR="00AD6DB4" w:rsidRPr="00794639" w:rsidRDefault="00AD6DB4" w:rsidP="00166AF3">
            <w:pPr>
              <w:pStyle w:val="TableBody"/>
              <w:rPr>
                <w:b/>
              </w:rPr>
            </w:pPr>
            <w:r w:rsidRPr="00794639">
              <w:rPr>
                <w:b/>
              </w:rPr>
              <w:t>OK</w:t>
            </w:r>
          </w:p>
          <w:p w14:paraId="5F0B8772" w14:textId="77777777" w:rsidR="00AD6DB4" w:rsidRPr="00794639" w:rsidRDefault="00AD6DB4" w:rsidP="00CF5A45">
            <w:pPr>
              <w:pStyle w:val="TableBody"/>
            </w:pPr>
          </w:p>
          <w:p w14:paraId="58581454" w14:textId="77777777" w:rsidR="00AD6DB4" w:rsidRPr="00794639" w:rsidRDefault="00AD6DB4" w:rsidP="00166AF3">
            <w:pPr>
              <w:pStyle w:val="TableBody"/>
            </w:pPr>
            <w:r w:rsidRPr="00794639">
              <w:t>or</w:t>
            </w:r>
          </w:p>
          <w:p w14:paraId="4610B448" w14:textId="77777777" w:rsidR="00AD6DB4" w:rsidRPr="00794639" w:rsidRDefault="00AD6DB4" w:rsidP="00166AF3">
            <w:pPr>
              <w:pStyle w:val="TableBody"/>
              <w:rPr>
                <w:b/>
              </w:rPr>
            </w:pPr>
            <w:r w:rsidRPr="00794639">
              <w:rPr>
                <w:b/>
              </w:rPr>
              <w:t>ERROR</w:t>
            </w:r>
          </w:p>
          <w:p w14:paraId="09E0F8DD" w14:textId="77777777" w:rsidR="00AD6DB4" w:rsidRPr="00794639" w:rsidRDefault="00AD6DB4" w:rsidP="00CF5A45">
            <w:pPr>
              <w:pStyle w:val="TableBody"/>
            </w:pPr>
          </w:p>
          <w:p w14:paraId="16B7ED6F" w14:textId="77777777" w:rsidR="00AD6DB4" w:rsidRPr="00794639" w:rsidRDefault="00AD6DB4" w:rsidP="00166AF3">
            <w:pPr>
              <w:pStyle w:val="TableBody"/>
              <w:rPr>
                <w:u w:val="single"/>
              </w:rPr>
            </w:pPr>
            <w:r w:rsidRPr="00794639">
              <w:rPr>
                <w:u w:val="single"/>
              </w:rPr>
              <w:t>Parameters</w:t>
            </w:r>
          </w:p>
          <w:p w14:paraId="291C892D" w14:textId="0F5135B1" w:rsidR="00AD6DB4" w:rsidRPr="00794639" w:rsidRDefault="00AD6DB4" w:rsidP="00166AF3">
            <w:pPr>
              <w:pStyle w:val="TableBody"/>
            </w:pPr>
            <w:r w:rsidRPr="00794639">
              <w:rPr>
                <w:b/>
              </w:rPr>
              <w:t>&lt;mode&gt;</w:t>
            </w:r>
            <w:r w:rsidRPr="00794639">
              <w:tab/>
            </w:r>
            <w:commentRangeStart w:id="6809"/>
            <w:r w:rsidRPr="00794639">
              <w:t>0</w:t>
            </w:r>
            <w:r w:rsidRPr="00794639">
              <w:tab/>
              <w:t xml:space="preserve">Buffer unsolicited result codes in the MT; if MT result code buffer is </w:t>
            </w:r>
            <w:r w:rsidR="002E2D9E" w:rsidRPr="00794639">
              <w:tab/>
            </w:r>
            <w:r w:rsidR="002E2D9E" w:rsidRPr="00794639">
              <w:tab/>
            </w:r>
            <w:r w:rsidR="002E2D9E" w:rsidRPr="00794639">
              <w:tab/>
            </w:r>
            <w:r w:rsidRPr="00794639">
              <w:t xml:space="preserve">full, the oldest ones can be discarded. No codes are forwarded to </w:t>
            </w:r>
            <w:r w:rsidR="002E2D9E" w:rsidRPr="00794639">
              <w:tab/>
            </w:r>
            <w:r w:rsidR="002E2D9E" w:rsidRPr="00794639">
              <w:tab/>
            </w:r>
            <w:r w:rsidR="002E2D9E" w:rsidRPr="00794639">
              <w:tab/>
            </w:r>
            <w:r w:rsidRPr="00794639">
              <w:t>the TE.</w:t>
            </w:r>
          </w:p>
          <w:p w14:paraId="46C7529F" w14:textId="3985717C" w:rsidR="00AD6DB4" w:rsidRPr="00794639" w:rsidRDefault="00AD6DB4" w:rsidP="00166AF3">
            <w:pPr>
              <w:pStyle w:val="TableBody"/>
            </w:pPr>
            <w:r w:rsidRPr="00794639">
              <w:tab/>
            </w:r>
            <w:r w:rsidRPr="00794639">
              <w:tab/>
              <w:t>1</w:t>
            </w:r>
            <w:r w:rsidRPr="00794639">
              <w:tab/>
              <w:t>Discard unsolicited result codes when MT</w:t>
            </w:r>
            <w:r w:rsidRPr="00794639">
              <w:noBreakHyphen/>
              <w:t xml:space="preserve">TE link is reserved (e.g. </w:t>
            </w:r>
            <w:r w:rsidR="002E2D9E" w:rsidRPr="00794639">
              <w:tab/>
            </w:r>
            <w:r w:rsidR="002E2D9E" w:rsidRPr="00794639">
              <w:tab/>
            </w:r>
            <w:r w:rsidR="002E2D9E" w:rsidRPr="00794639">
              <w:tab/>
            </w:r>
            <w:r w:rsidRPr="00794639">
              <w:t>in on</w:t>
            </w:r>
            <w:r w:rsidRPr="00794639">
              <w:noBreakHyphen/>
              <w:t>line data mode); otherwise forward them directly to the TE</w:t>
            </w:r>
            <w:r w:rsidR="00530828" w:rsidRPr="00794639">
              <w:t xml:space="preserve"> </w:t>
            </w:r>
          </w:p>
          <w:p w14:paraId="7AC4C584" w14:textId="2AC24058" w:rsidR="009C529E" w:rsidRPr="000656F8" w:rsidRDefault="00AD6DB4" w:rsidP="009C529E">
            <w:pPr>
              <w:pStyle w:val="TableBody"/>
            </w:pPr>
            <w:r w:rsidRPr="00794639">
              <w:tab/>
            </w:r>
            <w:r w:rsidRPr="00794639">
              <w:tab/>
            </w:r>
            <w:r w:rsidRPr="00794639">
              <w:rPr>
                <w:u w:val="single"/>
              </w:rPr>
              <w:t>2</w:t>
            </w:r>
            <w:r w:rsidRPr="00794639">
              <w:tab/>
              <w:t>Buffer unsolicited result codes in the MT when MT</w:t>
            </w:r>
            <w:r w:rsidRPr="00794639">
              <w:noBreakHyphen/>
              <w:t xml:space="preserve">TE link is </w:t>
            </w:r>
            <w:r w:rsidR="002E2D9E" w:rsidRPr="00794639">
              <w:tab/>
            </w:r>
            <w:r w:rsidR="002E2D9E" w:rsidRPr="00794639">
              <w:tab/>
            </w:r>
            <w:r w:rsidR="002E2D9E" w:rsidRPr="00794639">
              <w:tab/>
            </w:r>
            <w:r w:rsidR="002E2D9E" w:rsidRPr="00794639">
              <w:tab/>
            </w:r>
            <w:r w:rsidRPr="00794639">
              <w:t>reserved (e.g. in on</w:t>
            </w:r>
            <w:r w:rsidRPr="00794639">
              <w:noBreakHyphen/>
              <w:t xml:space="preserve">line data mode) and flush them to the TE when </w:t>
            </w:r>
            <w:r w:rsidR="002E2D9E" w:rsidRPr="00794639">
              <w:tab/>
            </w:r>
            <w:r w:rsidR="002E2D9E" w:rsidRPr="00794639">
              <w:tab/>
            </w:r>
            <w:r w:rsidR="002E2D9E" w:rsidRPr="00794639">
              <w:tab/>
            </w:r>
            <w:r w:rsidRPr="00794639">
              <w:t>MT</w:t>
            </w:r>
            <w:r w:rsidRPr="00794639">
              <w:noBreakHyphen/>
              <w:t xml:space="preserve">TE link becomes available; otherwise forward them directly to </w:t>
            </w:r>
            <w:r w:rsidR="002E2D9E" w:rsidRPr="00794639">
              <w:tab/>
            </w:r>
            <w:r w:rsidR="002E2D9E" w:rsidRPr="00794639">
              <w:tab/>
            </w:r>
            <w:r w:rsidR="002E2D9E" w:rsidRPr="00794639">
              <w:tab/>
            </w:r>
            <w:r w:rsidRPr="00794639">
              <w:t>the TE</w:t>
            </w:r>
            <w:r w:rsidR="009C529E" w:rsidRPr="00794639">
              <w:t xml:space="preserve"> (2 is the </w:t>
            </w:r>
            <w:commentRangeEnd w:id="6809"/>
            <w:r w:rsidR="009C529E" w:rsidRPr="00794639">
              <w:rPr>
                <w:rStyle w:val="CommentReference"/>
                <w:rFonts w:ascii="Verdana" w:hAnsi="Verdana" w:cs="Times New Roman"/>
                <w:lang w:eastAsia="en-US"/>
              </w:rPr>
              <w:commentReference w:id="6809"/>
            </w:r>
            <w:r w:rsidR="009C529E" w:rsidRPr="00794639">
              <w:t>default value)</w:t>
            </w:r>
          </w:p>
          <w:p w14:paraId="5230D4FA" w14:textId="77777777" w:rsidR="00AD6DB4" w:rsidRPr="00B27D80" w:rsidRDefault="00AD6DB4" w:rsidP="00CF5A45">
            <w:pPr>
              <w:pStyle w:val="TableBody"/>
            </w:pPr>
          </w:p>
          <w:p w14:paraId="366760F3" w14:textId="792B4A67" w:rsidR="00AD6DB4" w:rsidRPr="00794639" w:rsidRDefault="00AD6DB4" w:rsidP="00166AF3">
            <w:pPr>
              <w:pStyle w:val="TableBody"/>
            </w:pPr>
            <w:r w:rsidRPr="007E4A1F">
              <w:rPr>
                <w:b/>
              </w:rPr>
              <w:t>&lt;bfr&gt;</w:t>
            </w:r>
            <w:r w:rsidRPr="00794639">
              <w:tab/>
            </w:r>
            <w:r w:rsidRPr="00794639">
              <w:tab/>
            </w:r>
            <w:r w:rsidRPr="00794639">
              <w:rPr>
                <w:u w:val="single"/>
              </w:rPr>
              <w:t>0</w:t>
            </w:r>
            <w:r w:rsidRPr="00794639">
              <w:tab/>
              <w:t xml:space="preserve">MT buffer of unsolicited result codes defined within this command </w:t>
            </w:r>
            <w:r w:rsidR="002E2D9E" w:rsidRPr="00794639">
              <w:tab/>
            </w:r>
            <w:r w:rsidR="002E2D9E" w:rsidRPr="00794639">
              <w:tab/>
            </w:r>
            <w:r w:rsidR="002E2D9E" w:rsidRPr="00794639">
              <w:tab/>
            </w:r>
            <w:r w:rsidRPr="00794639">
              <w:t>is cleared when &lt;mode&gt; 1 or 2 is entered</w:t>
            </w:r>
          </w:p>
          <w:p w14:paraId="36FF13DC" w14:textId="7CF3A2AC" w:rsidR="00AD6DB4" w:rsidRPr="00794639" w:rsidRDefault="00AD6DB4" w:rsidP="00166AF3">
            <w:pPr>
              <w:pStyle w:val="TableBody"/>
            </w:pPr>
            <w:r w:rsidRPr="00794639">
              <w:tab/>
            </w:r>
            <w:r w:rsidRPr="00794639">
              <w:tab/>
              <w:t>1</w:t>
            </w:r>
            <w:r w:rsidRPr="00794639">
              <w:tab/>
              <w:t xml:space="preserve">MT buffer of unsolicited result codes defined within this command </w:t>
            </w:r>
            <w:r w:rsidR="002E2D9E" w:rsidRPr="00794639">
              <w:tab/>
            </w:r>
            <w:r w:rsidR="002E2D9E" w:rsidRPr="00794639">
              <w:tab/>
            </w:r>
            <w:r w:rsidR="002E2D9E" w:rsidRPr="00794639">
              <w:tab/>
            </w:r>
            <w:r w:rsidRPr="00794639">
              <w:t xml:space="preserve">is flushed to the TE when &lt;mode&gt; 1 or 2 is entered (OK response </w:t>
            </w:r>
            <w:r w:rsidR="002E2D9E" w:rsidRPr="00794639">
              <w:tab/>
            </w:r>
            <w:r w:rsidR="002E2D9E" w:rsidRPr="00794639">
              <w:tab/>
            </w:r>
            <w:r w:rsidR="002E2D9E" w:rsidRPr="00794639">
              <w:tab/>
            </w:r>
            <w:r w:rsidRPr="00794639">
              <w:t>shall be given before flushing the codes)</w:t>
            </w:r>
          </w:p>
        </w:tc>
      </w:tr>
      <w:tr w:rsidR="00AD6DB4" w:rsidRPr="00794639" w14:paraId="20EB147D" w14:textId="77777777" w:rsidTr="00953CD3">
        <w:trPr>
          <w:cantSplit w:val="0"/>
        </w:trPr>
        <w:tc>
          <w:tcPr>
            <w:tcW w:w="1707" w:type="dxa"/>
          </w:tcPr>
          <w:p w14:paraId="70844C27" w14:textId="77777777" w:rsidR="00AD6DB4" w:rsidRPr="00794639" w:rsidRDefault="00AD6DB4" w:rsidP="00166AF3">
            <w:pPr>
              <w:pStyle w:val="TableBody"/>
              <w:rPr>
                <w:i/>
              </w:rPr>
            </w:pPr>
            <w:r w:rsidRPr="00794639">
              <w:rPr>
                <w:i/>
              </w:rPr>
              <w:t>Unsolicited Notification</w:t>
            </w:r>
          </w:p>
        </w:tc>
        <w:tc>
          <w:tcPr>
            <w:tcW w:w="7290" w:type="dxa"/>
          </w:tcPr>
          <w:p w14:paraId="1E6A6430" w14:textId="77777777" w:rsidR="00AD6DB4" w:rsidRPr="00794639" w:rsidRDefault="00AD6DB4" w:rsidP="00166AF3">
            <w:pPr>
              <w:pStyle w:val="TableBody"/>
            </w:pPr>
            <w:r w:rsidRPr="00794639">
              <w:rPr>
                <w:u w:val="single"/>
              </w:rPr>
              <w:t>Response</w:t>
            </w:r>
          </w:p>
          <w:p w14:paraId="72924E31" w14:textId="29B4A602" w:rsidR="00AD6DB4" w:rsidRPr="00794639" w:rsidRDefault="00AD6DB4" w:rsidP="00622496">
            <w:pPr>
              <w:pStyle w:val="TableBody"/>
              <w:tabs>
                <w:tab w:val="left" w:pos="2477"/>
              </w:tabs>
            </w:pPr>
            <w:r w:rsidRPr="00794639">
              <w:rPr>
                <w:b/>
              </w:rPr>
              <w:t>+CGEV: NW DETACH</w:t>
            </w:r>
            <w:r w:rsidRPr="00794639">
              <w:tab/>
              <w:t>The network has forces a PS detach</w:t>
            </w:r>
          </w:p>
          <w:p w14:paraId="71CE95F3" w14:textId="77777777" w:rsidR="00AD6DB4" w:rsidRPr="00794639" w:rsidRDefault="00AD6DB4" w:rsidP="00622496">
            <w:pPr>
              <w:pStyle w:val="TableBody"/>
              <w:tabs>
                <w:tab w:val="left" w:pos="2477"/>
              </w:tabs>
            </w:pPr>
            <w:r w:rsidRPr="00794639">
              <w:rPr>
                <w:b/>
              </w:rPr>
              <w:t>+CGEV: NW CLASS &lt;class&gt;</w:t>
            </w:r>
            <w:r w:rsidRPr="00794639">
              <w:tab/>
              <w:t>The network has forced a change of MT class</w:t>
            </w:r>
          </w:p>
          <w:p w14:paraId="1D5B77B3" w14:textId="77777777" w:rsidR="00AD6DB4" w:rsidRPr="00794639" w:rsidRDefault="00AD6DB4" w:rsidP="00622496">
            <w:pPr>
              <w:pStyle w:val="TableBody"/>
              <w:tabs>
                <w:tab w:val="left" w:pos="2466"/>
              </w:tabs>
            </w:pPr>
            <w:r w:rsidRPr="00794639">
              <w:rPr>
                <w:b/>
              </w:rPr>
              <w:t>+CGEV: ME CLASS &lt;class&gt;</w:t>
            </w:r>
            <w:r w:rsidRPr="00794639">
              <w:tab/>
              <w:t>The mobile termination has forced a change of MT class</w:t>
            </w:r>
          </w:p>
          <w:p w14:paraId="590BE192" w14:textId="256A4F39" w:rsidR="00AD6DB4" w:rsidRPr="00794639" w:rsidRDefault="00AD6DB4" w:rsidP="00166AF3">
            <w:pPr>
              <w:pStyle w:val="TableBody"/>
            </w:pPr>
            <w:r w:rsidRPr="00794639">
              <w:rPr>
                <w:b/>
              </w:rPr>
              <w:t>+CGEV: ME PDN ACT &lt;cid&gt;[,&lt;reason&gt;]</w:t>
            </w:r>
            <w:r w:rsidR="007A3596" w:rsidRPr="00794639">
              <w:rPr>
                <w:b/>
              </w:rPr>
              <w:tab/>
            </w:r>
            <w:r w:rsidR="007A3596" w:rsidRPr="00794639">
              <w:rPr>
                <w:b/>
              </w:rPr>
              <w:tab/>
            </w:r>
            <w:r w:rsidRPr="00794639">
              <w:t xml:space="preserve">The mobile termination has activated a </w:t>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Pr="00794639">
              <w:t>context</w:t>
            </w:r>
          </w:p>
          <w:p w14:paraId="37D98C2F" w14:textId="3C04F137" w:rsidR="00AD6DB4" w:rsidRPr="00794639" w:rsidRDefault="00AD6DB4" w:rsidP="00622496">
            <w:pPr>
              <w:pStyle w:val="TableBody"/>
              <w:tabs>
                <w:tab w:val="left" w:pos="4097"/>
              </w:tabs>
            </w:pPr>
            <w:r w:rsidRPr="00794639">
              <w:rPr>
                <w:b/>
              </w:rPr>
              <w:t>+CGEV: NW ACT &lt;p_cid&gt;, &lt;cid&gt;, &lt;event_type&gt;</w:t>
            </w:r>
            <w:r w:rsidR="00622496" w:rsidRPr="00794639">
              <w:tab/>
            </w:r>
            <w:r w:rsidRPr="00794639">
              <w:t>The network has activated a</w:t>
            </w:r>
            <w:r w:rsidR="00622496" w:rsidRPr="00794639">
              <w:t xml:space="preserve"> c</w:t>
            </w:r>
            <w:r w:rsidRPr="00794639">
              <w:t>ontext</w:t>
            </w:r>
          </w:p>
          <w:p w14:paraId="2FE3C15D" w14:textId="24A6A9FE" w:rsidR="00AD6DB4" w:rsidRPr="00794639" w:rsidRDefault="00AD6DB4" w:rsidP="00622496">
            <w:pPr>
              <w:pStyle w:val="TableBody"/>
              <w:tabs>
                <w:tab w:val="left" w:pos="4097"/>
              </w:tabs>
            </w:pPr>
            <w:r w:rsidRPr="00794639">
              <w:rPr>
                <w:b/>
              </w:rPr>
              <w:t>+CGEV: ME ACT &lt;p_cid&gt;, &lt;cid&gt;, &lt;event_type&gt;</w:t>
            </w:r>
            <w:r w:rsidRPr="00794639">
              <w:tab/>
              <w:t>The network has responded to an</w:t>
            </w:r>
            <w:r w:rsidRPr="00794639">
              <w:tab/>
              <w:t>ME initiated context activation</w:t>
            </w:r>
          </w:p>
          <w:p w14:paraId="4F7DE1E7" w14:textId="77777777" w:rsidR="00AD6DB4" w:rsidRPr="00794639" w:rsidRDefault="00AD6DB4" w:rsidP="00166AF3">
            <w:pPr>
              <w:pStyle w:val="TableBody"/>
            </w:pPr>
            <w:r w:rsidRPr="00794639">
              <w:rPr>
                <w:b/>
              </w:rPr>
              <w:t>+CGEV: NW PDN DEACT &lt;cid&gt;</w:t>
            </w:r>
            <w:r w:rsidRPr="00794639">
              <w:tab/>
              <w:t>The network has deactivated a context</w:t>
            </w:r>
          </w:p>
          <w:p w14:paraId="2B5041F2" w14:textId="77777777" w:rsidR="00AD6DB4" w:rsidRPr="00794639" w:rsidRDefault="00AD6DB4" w:rsidP="00166AF3">
            <w:pPr>
              <w:pStyle w:val="TableBody"/>
            </w:pPr>
            <w:r w:rsidRPr="00794639">
              <w:rPr>
                <w:b/>
                <w:bCs/>
              </w:rPr>
              <w:t xml:space="preserve">+CGEV: ME PDN DEACT </w:t>
            </w:r>
            <w:r w:rsidRPr="00794639">
              <w:rPr>
                <w:b/>
              </w:rPr>
              <w:t>&lt;</w:t>
            </w:r>
            <w:r w:rsidRPr="00794639">
              <w:rPr>
                <w:b/>
                <w:bCs/>
              </w:rPr>
              <w:t>cid</w:t>
            </w:r>
            <w:r w:rsidRPr="00794639">
              <w:rPr>
                <w:b/>
              </w:rPr>
              <w:t>&gt;</w:t>
            </w:r>
            <w:r w:rsidRPr="00794639">
              <w:tab/>
              <w:t>The mobile termination has deactivated a context</w:t>
            </w:r>
          </w:p>
          <w:p w14:paraId="40FEB163" w14:textId="28D4350A" w:rsidR="00AD6DB4" w:rsidRPr="00794639" w:rsidRDefault="00AD6DB4" w:rsidP="00166AF3">
            <w:pPr>
              <w:pStyle w:val="TableBody"/>
            </w:pPr>
            <w:r w:rsidRPr="00794639">
              <w:rPr>
                <w:b/>
              </w:rPr>
              <w:t>+CGEV: NW DEACT &lt;p_cid&gt;, &lt;cid&gt;, &lt;event_type&gt;</w:t>
            </w:r>
            <w:r w:rsidRPr="00794639">
              <w:tab/>
              <w:t xml:space="preserve">The network has deactivated a </w:t>
            </w:r>
            <w:r w:rsidRPr="00794639">
              <w:tab/>
            </w:r>
            <w:r w:rsidRPr="00794639">
              <w:tab/>
            </w:r>
            <w:r w:rsidRPr="00794639">
              <w:tab/>
            </w:r>
            <w:r w:rsidRPr="00794639">
              <w:tab/>
            </w:r>
            <w:r w:rsidRPr="00794639">
              <w:tab/>
            </w:r>
            <w:r w:rsidRPr="00794639">
              <w:tab/>
            </w:r>
            <w:r w:rsidRPr="00794639">
              <w:tab/>
            </w:r>
            <w:r w:rsidRPr="00794639">
              <w:tab/>
              <w:t>context</w:t>
            </w:r>
          </w:p>
          <w:p w14:paraId="3052F714" w14:textId="52DA21B1" w:rsidR="00AD6DB4" w:rsidRPr="00794639" w:rsidRDefault="00AD6DB4" w:rsidP="00CF5A45">
            <w:pPr>
              <w:pStyle w:val="TableBody"/>
            </w:pPr>
            <w:r w:rsidRPr="00794639">
              <w:rPr>
                <w:b/>
              </w:rPr>
              <w:lastRenderedPageBreak/>
              <w:t>+CGEV: ME DEACT &lt;p_cid&gt;, &lt;cid&gt;, &lt;event_type&gt;</w:t>
            </w:r>
            <w:r w:rsidRPr="00794639">
              <w:tab/>
              <w:t xml:space="preserve">The network has responded to </w:t>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Pr="00794639">
              <w:t xml:space="preserve">an ME initiated context </w:t>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00622496" w:rsidRPr="00794639">
              <w:tab/>
            </w:r>
            <w:r w:rsidRPr="00794639">
              <w:t>deactivation</w:t>
            </w:r>
            <w:r w:rsidR="00622496" w:rsidRPr="00794639">
              <w:t xml:space="preserve"> </w:t>
            </w:r>
            <w:r w:rsidRPr="00794639">
              <w:t>request</w:t>
            </w:r>
          </w:p>
          <w:p w14:paraId="79DD8005" w14:textId="154B68AF" w:rsidR="00AD6DB4" w:rsidRPr="00794639" w:rsidRDefault="00AD6DB4" w:rsidP="00622496">
            <w:pPr>
              <w:pStyle w:val="TableBody"/>
              <w:tabs>
                <w:tab w:val="left" w:pos="5267"/>
              </w:tabs>
            </w:pPr>
            <w:r w:rsidRPr="00794639">
              <w:rPr>
                <w:b/>
              </w:rPr>
              <w:t>+CGEV: NW MODIFY &lt;cid&gt;, &lt;change_reason&gt;, &lt;event_type&gt;</w:t>
            </w:r>
            <w:r w:rsidRPr="00794639">
              <w:tab/>
              <w:t xml:space="preserve">The network has </w:t>
            </w:r>
            <w:r w:rsidRPr="00794639">
              <w:tab/>
            </w:r>
            <w:r w:rsidRPr="00794639">
              <w:tab/>
              <w:t>modified a context</w:t>
            </w:r>
          </w:p>
          <w:p w14:paraId="41854424" w14:textId="11FE6C88" w:rsidR="00AD6DB4" w:rsidRPr="00794639" w:rsidRDefault="00AD6DB4" w:rsidP="00622496">
            <w:pPr>
              <w:pStyle w:val="TableBody"/>
              <w:tabs>
                <w:tab w:val="left" w:pos="5267"/>
              </w:tabs>
            </w:pPr>
            <w:r w:rsidRPr="00794639">
              <w:rPr>
                <w:b/>
              </w:rPr>
              <w:t>+CGEV: ME MODIFY &lt;cid&gt;, &lt;change_reason&gt;, &lt;event_type&gt;</w:t>
            </w:r>
            <w:r w:rsidRPr="00794639">
              <w:tab/>
              <w:t>The mobile</w:t>
            </w:r>
            <w:r w:rsidR="00622496" w:rsidRPr="00794639">
              <w:t xml:space="preserve"> </w:t>
            </w:r>
            <w:r w:rsidR="00622496" w:rsidRPr="00794639">
              <w:tab/>
            </w:r>
            <w:r w:rsidR="00622496" w:rsidRPr="00794639">
              <w:tab/>
            </w:r>
            <w:r w:rsidRPr="00794639">
              <w:t xml:space="preserve">termination has </w:t>
            </w:r>
            <w:r w:rsidRPr="00794639">
              <w:tab/>
            </w:r>
            <w:r w:rsidRPr="00794639">
              <w:tab/>
              <w:t>modified a context</w:t>
            </w:r>
          </w:p>
          <w:p w14:paraId="3093EA87" w14:textId="77777777" w:rsidR="00AD6DB4" w:rsidRPr="00794639" w:rsidRDefault="00AD6DB4" w:rsidP="00166AF3">
            <w:pPr>
              <w:pStyle w:val="TableBody"/>
            </w:pPr>
          </w:p>
          <w:p w14:paraId="35990187" w14:textId="77777777" w:rsidR="00AD6DB4" w:rsidRPr="00794639" w:rsidRDefault="00AD6DB4" w:rsidP="00166AF3">
            <w:pPr>
              <w:pStyle w:val="TableBody"/>
            </w:pPr>
            <w:r w:rsidRPr="00794639">
              <w:rPr>
                <w:u w:val="single"/>
              </w:rPr>
              <w:t>Parameters</w:t>
            </w:r>
          </w:p>
          <w:p w14:paraId="49DC72A2" w14:textId="77777777" w:rsidR="00AD6DB4" w:rsidRPr="00794639" w:rsidRDefault="00AD6DB4" w:rsidP="00166AF3">
            <w:pPr>
              <w:pStyle w:val="TableBody"/>
            </w:pPr>
            <w:r w:rsidRPr="00794639">
              <w:rPr>
                <w:b/>
              </w:rPr>
              <w:t>&lt;reason&gt;</w:t>
            </w:r>
            <w:r w:rsidRPr="00794639">
              <w:tab/>
              <w:t>0</w:t>
            </w:r>
            <w:r w:rsidRPr="00794639">
              <w:tab/>
              <w:t>IPv4 only allowed</w:t>
            </w:r>
          </w:p>
          <w:p w14:paraId="29267B7B" w14:textId="77777777" w:rsidR="00AD6DB4" w:rsidRPr="00794639" w:rsidRDefault="00AD6DB4" w:rsidP="00166AF3">
            <w:pPr>
              <w:pStyle w:val="TableBody"/>
            </w:pPr>
            <w:r w:rsidRPr="00794639">
              <w:tab/>
            </w:r>
            <w:r w:rsidRPr="00794639">
              <w:tab/>
              <w:t>1</w:t>
            </w:r>
            <w:r w:rsidRPr="00794639">
              <w:tab/>
              <w:t>IPv6 only allowed</w:t>
            </w:r>
          </w:p>
          <w:p w14:paraId="445BF43A" w14:textId="77777777" w:rsidR="00AD6DB4" w:rsidRPr="00794639" w:rsidRDefault="00AD6DB4" w:rsidP="00166AF3">
            <w:pPr>
              <w:pStyle w:val="TableBody"/>
            </w:pPr>
            <w:r w:rsidRPr="00794639">
              <w:tab/>
            </w:r>
            <w:r w:rsidRPr="00794639">
              <w:tab/>
              <w:t>2</w:t>
            </w:r>
            <w:r w:rsidRPr="00794639">
              <w:tab/>
              <w:t>Single address bearers only allowed</w:t>
            </w:r>
          </w:p>
          <w:p w14:paraId="16B5270B" w14:textId="689663E9" w:rsidR="00AD6DB4" w:rsidRPr="00794639" w:rsidRDefault="00AD6DB4" w:rsidP="00166AF3">
            <w:pPr>
              <w:pStyle w:val="TableBody"/>
            </w:pPr>
            <w:r w:rsidRPr="00794639">
              <w:tab/>
            </w:r>
            <w:r w:rsidRPr="00794639">
              <w:tab/>
              <w:t>3</w:t>
            </w:r>
            <w:r w:rsidRPr="00794639">
              <w:tab/>
              <w:t xml:space="preserve">Single address bearers only allowed and MT initiated context </w:t>
            </w:r>
            <w:r w:rsidRPr="00794639">
              <w:tab/>
            </w:r>
            <w:r w:rsidRPr="00794639">
              <w:tab/>
            </w:r>
            <w:r w:rsidRPr="00794639">
              <w:tab/>
            </w:r>
            <w:r w:rsidRPr="00794639">
              <w:tab/>
              <w:t>activation for a second address type bearer was not successful</w:t>
            </w:r>
          </w:p>
          <w:p w14:paraId="3EA79FE5" w14:textId="77777777" w:rsidR="00AD6DB4" w:rsidRPr="00794639" w:rsidRDefault="00AD6DB4" w:rsidP="00166AF3">
            <w:pPr>
              <w:pStyle w:val="TableBody"/>
            </w:pPr>
          </w:p>
          <w:p w14:paraId="3FADF84C" w14:textId="77777777" w:rsidR="00AD6DB4" w:rsidRPr="00794639" w:rsidRDefault="00AD6DB4" w:rsidP="00166AF3">
            <w:pPr>
              <w:pStyle w:val="TableBody"/>
            </w:pPr>
            <w:r w:rsidRPr="00794639">
              <w:rPr>
                <w:b/>
              </w:rPr>
              <w:t>&lt;event_type&gt;</w:t>
            </w:r>
            <w:r w:rsidRPr="00794639">
              <w:tab/>
              <w:t>0</w:t>
            </w:r>
            <w:r w:rsidRPr="00794639">
              <w:tab/>
              <w:t>Informational event</w:t>
            </w:r>
          </w:p>
          <w:p w14:paraId="101B48DD" w14:textId="77777777" w:rsidR="00AD6DB4" w:rsidRPr="00794639" w:rsidRDefault="00AD6DB4" w:rsidP="00166AF3">
            <w:pPr>
              <w:pStyle w:val="TableBody"/>
            </w:pPr>
            <w:r w:rsidRPr="00794639">
              <w:tab/>
            </w:r>
            <w:r w:rsidRPr="00794639">
              <w:tab/>
            </w:r>
            <w:r w:rsidRPr="00794639">
              <w:tab/>
              <w:t>1</w:t>
            </w:r>
            <w:r w:rsidRPr="00794639">
              <w:tab/>
              <w:t>Information request, acknowledgement required</w:t>
            </w:r>
          </w:p>
          <w:p w14:paraId="01C7042E" w14:textId="77777777" w:rsidR="00AD6DB4" w:rsidRPr="00794639" w:rsidRDefault="00AD6DB4" w:rsidP="00166AF3">
            <w:pPr>
              <w:pStyle w:val="TableBody"/>
            </w:pPr>
          </w:p>
          <w:p w14:paraId="4AF80D89" w14:textId="77777777" w:rsidR="00AD6DB4" w:rsidRPr="00794639" w:rsidRDefault="00AD6DB4" w:rsidP="00166AF3">
            <w:pPr>
              <w:pStyle w:val="TableBody"/>
            </w:pPr>
            <w:r w:rsidRPr="00794639">
              <w:rPr>
                <w:b/>
              </w:rPr>
              <w:t>&lt;change_reason&gt;</w:t>
            </w:r>
            <w:r w:rsidRPr="00794639">
              <w:tab/>
              <w:t>0</w:t>
            </w:r>
            <w:r w:rsidRPr="00794639">
              <w:tab/>
              <w:t>TFT only changed</w:t>
            </w:r>
          </w:p>
          <w:p w14:paraId="292C1CC9" w14:textId="77777777" w:rsidR="00AD6DB4" w:rsidRPr="00794639" w:rsidRDefault="00AD6DB4" w:rsidP="00166AF3">
            <w:pPr>
              <w:pStyle w:val="TableBody"/>
            </w:pPr>
            <w:r w:rsidRPr="00794639">
              <w:tab/>
            </w:r>
            <w:r w:rsidRPr="00794639">
              <w:tab/>
            </w:r>
            <w:r w:rsidRPr="00794639">
              <w:tab/>
              <w:t>1</w:t>
            </w:r>
            <w:r w:rsidRPr="00794639">
              <w:tab/>
              <w:t>QoS only changed</w:t>
            </w:r>
          </w:p>
          <w:p w14:paraId="1C591799" w14:textId="77777777" w:rsidR="00AD6DB4" w:rsidRPr="00794639" w:rsidRDefault="00AD6DB4" w:rsidP="00166AF3">
            <w:pPr>
              <w:pStyle w:val="TableBody"/>
            </w:pPr>
            <w:r w:rsidRPr="00794639">
              <w:tab/>
            </w:r>
            <w:r w:rsidRPr="00794639">
              <w:tab/>
            </w:r>
            <w:r w:rsidRPr="00794639">
              <w:tab/>
              <w:t>2</w:t>
            </w:r>
            <w:r w:rsidRPr="00794639">
              <w:tab/>
              <w:t>Both TFT and QoS changed</w:t>
            </w:r>
          </w:p>
        </w:tc>
      </w:tr>
      <w:tr w:rsidR="00AD6DB4" w:rsidRPr="00794639" w14:paraId="373B0212" w14:textId="77777777" w:rsidTr="00953CD3">
        <w:trPr>
          <w:cantSplit w:val="0"/>
        </w:trPr>
        <w:tc>
          <w:tcPr>
            <w:tcW w:w="1707" w:type="dxa"/>
          </w:tcPr>
          <w:p w14:paraId="757DB2F5" w14:textId="0A1912AA" w:rsidR="00AD6DB4" w:rsidRPr="00794639" w:rsidRDefault="00124807">
            <w:pPr>
              <w:pStyle w:val="TableBody"/>
              <w:rPr>
                <w:u w:val="single"/>
              </w:rPr>
            </w:pPr>
            <w:r w:rsidRPr="00794639">
              <w:rPr>
                <w:u w:val="single"/>
              </w:rPr>
              <w:lastRenderedPageBreak/>
              <w:t>Reference</w:t>
            </w:r>
          </w:p>
        </w:tc>
        <w:tc>
          <w:tcPr>
            <w:tcW w:w="7290" w:type="dxa"/>
          </w:tcPr>
          <w:p w14:paraId="72476001" w14:textId="7EEDBE33" w:rsidR="00AD6DB4" w:rsidRPr="00794639" w:rsidRDefault="00D239B0" w:rsidP="00166AF3">
            <w:pPr>
              <w:pStyle w:val="TableBody"/>
              <w:rPr>
                <w:u w:val="single"/>
              </w:rPr>
            </w:pPr>
            <w:r w:rsidRPr="00794639">
              <w:t>27.007 Rev12</w:t>
            </w:r>
          </w:p>
        </w:tc>
      </w:tr>
    </w:tbl>
    <w:p w14:paraId="0DD40869" w14:textId="6C95BEAB" w:rsidR="00AD6DB4" w:rsidRPr="00794639" w:rsidRDefault="00AD6DB4" w:rsidP="0059466D">
      <w:pPr>
        <w:pStyle w:val="Heading2"/>
      </w:pPr>
      <w:bookmarkStart w:id="6810" w:name="_Toc369684065"/>
      <w:bookmarkStart w:id="6811" w:name="_Toc489460317"/>
      <w:bookmarkStart w:id="6812" w:name="_Toc503187700"/>
      <w:bookmarkStart w:id="6813" w:name="_Toc503193721"/>
      <w:bookmarkStart w:id="6814" w:name="_Toc503199742"/>
      <w:bookmarkStart w:id="6815" w:name="_Toc503205851"/>
      <w:bookmarkStart w:id="6816" w:name="_Toc345081415"/>
      <w:bookmarkStart w:id="6817" w:name="_Toc349753155"/>
      <w:bookmarkStart w:id="6818" w:name="_Toc349754051"/>
      <w:bookmarkStart w:id="6819" w:name="_Ref366745694"/>
      <w:bookmarkStart w:id="6820" w:name="_Ref369092891"/>
      <w:bookmarkStart w:id="6821" w:name="_Toc368586110"/>
      <w:bookmarkStart w:id="6822" w:name="_Ref378175569"/>
      <w:bookmarkStart w:id="6823" w:name="_Toc486251709"/>
      <w:bookmarkStart w:id="6824" w:name="_Toc531700977"/>
      <w:bookmarkEnd w:id="6810"/>
      <w:bookmarkEnd w:id="6811"/>
      <w:bookmarkEnd w:id="6812"/>
      <w:bookmarkEnd w:id="6813"/>
      <w:bookmarkEnd w:id="6814"/>
      <w:bookmarkEnd w:id="6815"/>
      <w:r w:rsidRPr="00794639">
        <w:t xml:space="preserve">+CGPADDR Command: Show PDP </w:t>
      </w:r>
      <w:bookmarkEnd w:id="6816"/>
      <w:r w:rsidRPr="00794639">
        <w:t>Address</w:t>
      </w:r>
      <w:bookmarkEnd w:id="6817"/>
      <w:bookmarkEnd w:id="6818"/>
      <w:bookmarkEnd w:id="6819"/>
      <w:bookmarkEnd w:id="6820"/>
      <w:bookmarkEnd w:id="6821"/>
      <w:bookmarkEnd w:id="6822"/>
      <w:bookmarkEnd w:id="6823"/>
      <w:bookmarkEnd w:id="6824"/>
    </w:p>
    <w:tbl>
      <w:tblPr>
        <w:tblStyle w:val="TableSWIleft"/>
        <w:tblW w:w="8997" w:type="dxa"/>
        <w:tblLayout w:type="fixed"/>
        <w:tblLook w:val="04A0" w:firstRow="1" w:lastRow="0" w:firstColumn="1" w:lastColumn="0" w:noHBand="0" w:noVBand="1"/>
      </w:tblPr>
      <w:tblGrid>
        <w:gridCol w:w="1707"/>
        <w:gridCol w:w="7290"/>
      </w:tblGrid>
      <w:tr w:rsidR="00AD6DB4" w:rsidRPr="00794639" w14:paraId="0D6E9CBE"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A536C4E" w14:textId="1D69EE34" w:rsidR="00AD6DB4" w:rsidRPr="00794639" w:rsidRDefault="00F22490">
            <w:pPr>
              <w:pStyle w:val="TableRowHead"/>
              <w:spacing w:before="144" w:after="144"/>
            </w:pPr>
            <w:r w:rsidRPr="00794639">
              <w:rPr>
                <w:lang w:eastAsia="zh-CN"/>
              </w:rPr>
              <w:t>HL7800</w:t>
            </w:r>
          </w:p>
        </w:tc>
      </w:tr>
      <w:tr w:rsidR="00AD6DB4" w:rsidRPr="00794639" w14:paraId="20F636DD" w14:textId="77777777" w:rsidTr="00953CD3">
        <w:tc>
          <w:tcPr>
            <w:tcW w:w="1707" w:type="dxa"/>
          </w:tcPr>
          <w:p w14:paraId="677FE589" w14:textId="77777777" w:rsidR="00AD6DB4" w:rsidRPr="00794639" w:rsidRDefault="00AD6DB4" w:rsidP="00166AF3">
            <w:pPr>
              <w:pStyle w:val="TableBody"/>
              <w:rPr>
                <w:rFonts w:ascii="Times New Roman" w:hAnsi="Times New Roman" w:cs="Times New Roman"/>
                <w:i/>
                <w:sz w:val="20"/>
                <w:szCs w:val="20"/>
              </w:rPr>
            </w:pPr>
            <w:r w:rsidRPr="00794639">
              <w:rPr>
                <w:i/>
              </w:rPr>
              <w:t>Test command</w:t>
            </w:r>
          </w:p>
          <w:p w14:paraId="3095A1AC" w14:textId="77777777" w:rsidR="00AD6DB4" w:rsidRPr="00794639" w:rsidRDefault="00AD6DB4" w:rsidP="00166AF3">
            <w:pPr>
              <w:pStyle w:val="TableBody"/>
            </w:pPr>
          </w:p>
          <w:p w14:paraId="77680259" w14:textId="77777777" w:rsidR="00AD6DB4" w:rsidRPr="00794639" w:rsidRDefault="00AD6DB4" w:rsidP="00166AF3">
            <w:pPr>
              <w:pStyle w:val="TableBody"/>
              <w:rPr>
                <w:u w:val="single"/>
              </w:rPr>
            </w:pPr>
            <w:r w:rsidRPr="00794639">
              <w:rPr>
                <w:u w:val="single"/>
              </w:rPr>
              <w:t>Syntax</w:t>
            </w:r>
          </w:p>
          <w:p w14:paraId="6C2EF961" w14:textId="77777777" w:rsidR="00AD6DB4" w:rsidRPr="00794639" w:rsidRDefault="00AD6DB4" w:rsidP="00166AF3">
            <w:pPr>
              <w:pStyle w:val="TableBody"/>
              <w:rPr>
                <w:rFonts w:ascii="Times New Roman" w:hAnsi="Times New Roman" w:cs="Times New Roman"/>
                <w:sz w:val="20"/>
                <w:szCs w:val="20"/>
                <w:u w:val="single"/>
              </w:rPr>
            </w:pPr>
            <w:r w:rsidRPr="00794639">
              <w:rPr>
                <w:b/>
              </w:rPr>
              <w:t>AT+CGPADDR=?</w:t>
            </w:r>
          </w:p>
        </w:tc>
        <w:tc>
          <w:tcPr>
            <w:tcW w:w="7290" w:type="dxa"/>
          </w:tcPr>
          <w:p w14:paraId="6121F18D" w14:textId="77777777" w:rsidR="00AD6DB4" w:rsidRPr="00794639" w:rsidRDefault="00AD6DB4" w:rsidP="00166AF3">
            <w:pPr>
              <w:pStyle w:val="TableBody"/>
              <w:rPr>
                <w:rFonts w:ascii="Times New Roman" w:hAnsi="Times New Roman" w:cs="Times New Roman"/>
                <w:sz w:val="20"/>
                <w:szCs w:val="20"/>
                <w:u w:val="single"/>
              </w:rPr>
            </w:pPr>
          </w:p>
          <w:p w14:paraId="6E3C9D0A" w14:textId="77777777" w:rsidR="00AD6DB4" w:rsidRPr="00794639" w:rsidRDefault="00AD6DB4" w:rsidP="00166AF3">
            <w:pPr>
              <w:pStyle w:val="TableBody"/>
              <w:rPr>
                <w:u w:val="single"/>
              </w:rPr>
            </w:pPr>
          </w:p>
          <w:p w14:paraId="26617B46" w14:textId="77777777" w:rsidR="00AD6DB4" w:rsidRPr="00794639" w:rsidRDefault="00AD6DB4" w:rsidP="00166AF3">
            <w:pPr>
              <w:pStyle w:val="TableBody"/>
              <w:rPr>
                <w:u w:val="single"/>
              </w:rPr>
            </w:pPr>
            <w:r w:rsidRPr="00794639">
              <w:rPr>
                <w:u w:val="single"/>
              </w:rPr>
              <w:t>Response</w:t>
            </w:r>
          </w:p>
          <w:p w14:paraId="04C302FA" w14:textId="77777777" w:rsidR="00AD6DB4" w:rsidRPr="00794639" w:rsidRDefault="00AD6DB4" w:rsidP="00166AF3">
            <w:pPr>
              <w:pStyle w:val="TableBody"/>
            </w:pPr>
            <w:r w:rsidRPr="00794639">
              <w:rPr>
                <w:b/>
              </w:rPr>
              <w:t>+CGPADDR:</w:t>
            </w:r>
            <w:r w:rsidRPr="00794639">
              <w:t xml:space="preserve"> (list of supported </w:t>
            </w:r>
            <w:r w:rsidRPr="00794639">
              <w:rPr>
                <w:b/>
              </w:rPr>
              <w:t>&lt;cid&gt;</w:t>
            </w:r>
            <w:r w:rsidRPr="00794639">
              <w:t>s)</w:t>
            </w:r>
          </w:p>
          <w:p w14:paraId="4855DC6E" w14:textId="77777777" w:rsidR="00AD6DB4" w:rsidRPr="00794639" w:rsidRDefault="00AD6DB4" w:rsidP="00166AF3">
            <w:pPr>
              <w:pStyle w:val="TableBody"/>
              <w:rPr>
                <w:rFonts w:ascii="Times New Roman" w:hAnsi="Times New Roman" w:cs="Times New Roman"/>
                <w:sz w:val="20"/>
                <w:szCs w:val="20"/>
                <w:u w:val="single"/>
              </w:rPr>
            </w:pPr>
            <w:r w:rsidRPr="00794639">
              <w:rPr>
                <w:b/>
              </w:rPr>
              <w:t>OK</w:t>
            </w:r>
          </w:p>
        </w:tc>
      </w:tr>
      <w:tr w:rsidR="00AD6DB4" w:rsidRPr="00794639" w14:paraId="4A9A6A85" w14:textId="77777777" w:rsidTr="00953CD3">
        <w:trPr>
          <w:cantSplit w:val="0"/>
        </w:trPr>
        <w:tc>
          <w:tcPr>
            <w:tcW w:w="1707" w:type="dxa"/>
          </w:tcPr>
          <w:p w14:paraId="20A37A07"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3A8D2BCB" w14:textId="77777777" w:rsidR="00AD6DB4" w:rsidRPr="00794639" w:rsidRDefault="00AD6DB4" w:rsidP="00166AF3">
            <w:pPr>
              <w:pStyle w:val="TableBody"/>
            </w:pPr>
          </w:p>
          <w:p w14:paraId="54D5EF00" w14:textId="77777777" w:rsidR="00AD6DB4" w:rsidRPr="00794639" w:rsidRDefault="00AD6DB4" w:rsidP="00166AF3">
            <w:pPr>
              <w:pStyle w:val="TableBody"/>
              <w:rPr>
                <w:u w:val="single"/>
              </w:rPr>
            </w:pPr>
            <w:r w:rsidRPr="00794639">
              <w:rPr>
                <w:u w:val="single"/>
              </w:rPr>
              <w:t>Syntax</w:t>
            </w:r>
          </w:p>
          <w:p w14:paraId="2E3EAE30" w14:textId="18BE3169" w:rsidR="00AD6DB4" w:rsidRPr="00794639" w:rsidRDefault="00AD6DB4" w:rsidP="00166AF3">
            <w:pPr>
              <w:pStyle w:val="TableBody"/>
              <w:rPr>
                <w:rFonts w:ascii="Times New Roman" w:hAnsi="Times New Roman" w:cs="Times New Roman"/>
                <w:sz w:val="20"/>
                <w:szCs w:val="20"/>
                <w:u w:val="single"/>
              </w:rPr>
            </w:pPr>
            <w:r w:rsidRPr="00794639">
              <w:rPr>
                <w:b/>
              </w:rPr>
              <w:t>AT+CGPADDR=</w:t>
            </w:r>
            <w:r w:rsidRPr="00794639">
              <w:rPr>
                <w:b/>
              </w:rPr>
              <w:br/>
              <w:t>[&lt;cid&gt;,&lt;cid&gt;</w:t>
            </w:r>
            <w:r w:rsidRPr="00794639">
              <w:rPr>
                <w:b/>
              </w:rPr>
              <w:br/>
              <w:t>[,...]]]</w:t>
            </w:r>
          </w:p>
        </w:tc>
        <w:tc>
          <w:tcPr>
            <w:tcW w:w="7290" w:type="dxa"/>
          </w:tcPr>
          <w:p w14:paraId="35AD4373" w14:textId="77777777" w:rsidR="00AD6DB4" w:rsidRPr="00794639" w:rsidRDefault="00AD6DB4" w:rsidP="00166AF3">
            <w:pPr>
              <w:pStyle w:val="TableBody"/>
              <w:rPr>
                <w:rFonts w:ascii="Times New Roman" w:hAnsi="Times New Roman" w:cs="Times New Roman"/>
                <w:sz w:val="20"/>
                <w:szCs w:val="20"/>
                <w:u w:val="single"/>
              </w:rPr>
            </w:pPr>
          </w:p>
          <w:p w14:paraId="53016EB7" w14:textId="77777777" w:rsidR="00AD6DB4" w:rsidRPr="00794639" w:rsidRDefault="00AD6DB4" w:rsidP="00166AF3">
            <w:pPr>
              <w:pStyle w:val="TableBody"/>
              <w:rPr>
                <w:u w:val="single"/>
              </w:rPr>
            </w:pPr>
          </w:p>
          <w:p w14:paraId="79013772" w14:textId="77777777" w:rsidR="00AD6DB4" w:rsidRPr="00794639" w:rsidRDefault="00AD6DB4" w:rsidP="00166AF3">
            <w:pPr>
              <w:pStyle w:val="TableBody"/>
              <w:rPr>
                <w:u w:val="single"/>
              </w:rPr>
            </w:pPr>
            <w:r w:rsidRPr="00794639">
              <w:rPr>
                <w:u w:val="single"/>
              </w:rPr>
              <w:t>Response</w:t>
            </w:r>
          </w:p>
          <w:p w14:paraId="3EB90FDE" w14:textId="77777777" w:rsidR="00AD6DB4" w:rsidRPr="00794639" w:rsidRDefault="00AD6DB4" w:rsidP="00166AF3">
            <w:pPr>
              <w:pStyle w:val="TableBody"/>
              <w:rPr>
                <w:b/>
              </w:rPr>
            </w:pPr>
            <w:r w:rsidRPr="00794639">
              <w:rPr>
                <w:b/>
              </w:rPr>
              <w:t>+CGPADDR: &lt;cid&gt;[,&lt;PDP_addr_1&gt;[,&lt;PDP_addr_2&gt;]]</w:t>
            </w:r>
          </w:p>
          <w:p w14:paraId="5CA29070" w14:textId="77777777" w:rsidR="00AD6DB4" w:rsidRPr="00794639" w:rsidRDefault="00AD6DB4" w:rsidP="00166AF3">
            <w:pPr>
              <w:pStyle w:val="TableBody"/>
              <w:rPr>
                <w:b/>
              </w:rPr>
            </w:pPr>
            <w:r w:rsidRPr="00794639">
              <w:rPr>
                <w:b/>
              </w:rPr>
              <w:t>[&lt;CR&gt;&lt;LF&gt;</w:t>
            </w:r>
          </w:p>
          <w:p w14:paraId="638BFBE4" w14:textId="77777777" w:rsidR="00AD6DB4" w:rsidRPr="00794639" w:rsidRDefault="00AD6DB4" w:rsidP="00166AF3">
            <w:pPr>
              <w:pStyle w:val="TableBody"/>
              <w:rPr>
                <w:b/>
              </w:rPr>
            </w:pPr>
            <w:r w:rsidRPr="00794639">
              <w:rPr>
                <w:b/>
              </w:rPr>
              <w:t>+CGPADDR: &lt;cid&gt;[,&lt;PDP_addr_1&gt;[,&lt;PDP_addr_2&gt;]]][...]]</w:t>
            </w:r>
          </w:p>
          <w:p w14:paraId="0C4B468D" w14:textId="77777777" w:rsidR="00AD6DB4" w:rsidRPr="00794639" w:rsidRDefault="00AD6DB4" w:rsidP="00166AF3">
            <w:pPr>
              <w:pStyle w:val="TableBody"/>
              <w:rPr>
                <w:b/>
                <w:lang w:eastAsia="zh-CN"/>
              </w:rPr>
            </w:pPr>
            <w:r w:rsidRPr="00794639">
              <w:rPr>
                <w:b/>
              </w:rPr>
              <w:t>OK</w:t>
            </w:r>
          </w:p>
          <w:p w14:paraId="3EDE5834" w14:textId="33CCE157" w:rsidR="00AD6DB4" w:rsidRPr="00794639" w:rsidRDefault="00AD6DB4" w:rsidP="00166AF3">
            <w:pPr>
              <w:pStyle w:val="TableBody"/>
              <w:rPr>
                <w:u w:val="single"/>
                <w:lang w:eastAsia="fr-FR"/>
              </w:rPr>
            </w:pPr>
          </w:p>
          <w:p w14:paraId="72EA9994" w14:textId="77777777" w:rsidR="00AD6DB4" w:rsidRPr="00794639" w:rsidRDefault="00AD6DB4" w:rsidP="00166AF3">
            <w:pPr>
              <w:pStyle w:val="TableBody"/>
              <w:rPr>
                <w:u w:val="single"/>
              </w:rPr>
            </w:pPr>
            <w:r w:rsidRPr="00794639">
              <w:rPr>
                <w:u w:val="single"/>
              </w:rPr>
              <w:t>Parameters</w:t>
            </w:r>
          </w:p>
          <w:p w14:paraId="2D12C90A" w14:textId="1A0BF88D" w:rsidR="00AD6DB4" w:rsidRPr="00794639" w:rsidRDefault="00AD6DB4" w:rsidP="00166AF3">
            <w:pPr>
              <w:pStyle w:val="TableBody"/>
            </w:pPr>
            <w:r w:rsidRPr="00794639">
              <w:rPr>
                <w:b/>
              </w:rPr>
              <w:t>&lt;cid&gt;</w:t>
            </w:r>
            <w:r w:rsidR="00D239B0" w:rsidRPr="00794639">
              <w:tab/>
              <w:t>N</w:t>
            </w:r>
            <w:r w:rsidRPr="00794639">
              <w:t xml:space="preserve">umeric parameter which specifies a particular PDP context definition (see </w:t>
            </w:r>
            <w:r w:rsidRPr="00794639">
              <w:rPr>
                <w:rStyle w:val="Code"/>
              </w:rPr>
              <w:t>+CGDCONT</w:t>
            </w:r>
            <w:r w:rsidRPr="00794639">
              <w:t xml:space="preserve"> and </w:t>
            </w:r>
            <w:r w:rsidRPr="00794639">
              <w:rPr>
                <w:rStyle w:val="Code"/>
              </w:rPr>
              <w:t>+CGDSCONT</w:t>
            </w:r>
            <w:r w:rsidRPr="00794639">
              <w:t>). If no &lt;cid&gt; is specified, the addresses for all defined contexts are returned.</w:t>
            </w:r>
          </w:p>
          <w:p w14:paraId="44B74B4A" w14:textId="77777777" w:rsidR="00AD6DB4" w:rsidRPr="00794639" w:rsidRDefault="00AD6DB4" w:rsidP="00166AF3">
            <w:pPr>
              <w:pStyle w:val="TableBody"/>
            </w:pPr>
          </w:p>
          <w:p w14:paraId="46D03ABC" w14:textId="4E6FD4CD" w:rsidR="00AD6DB4" w:rsidRPr="00794639" w:rsidRDefault="00AD6DB4" w:rsidP="00166AF3">
            <w:pPr>
              <w:pStyle w:val="TableBody"/>
            </w:pPr>
            <w:r w:rsidRPr="00794639">
              <w:rPr>
                <w:b/>
              </w:rPr>
              <w:t>&lt;PDP_addr_1&gt;, &lt;PDP_addr_2&gt;</w:t>
            </w:r>
            <w:r w:rsidRPr="00794639">
              <w:rPr>
                <w:lang w:eastAsia="zh-CN"/>
              </w:rPr>
              <w:tab/>
              <w:t>S</w:t>
            </w:r>
            <w:r w:rsidRPr="00794639">
              <w:t xml:space="preserve">tring that identifies the MT in the address space applicable to the PDP. The address may be static or dynamic. For a static address, it will be the one set by </w:t>
            </w:r>
            <w:r w:rsidRPr="00794639">
              <w:rPr>
                <w:rStyle w:val="Code"/>
              </w:rPr>
              <w:t>+CGDCONT</w:t>
            </w:r>
            <w:r w:rsidRPr="00794639">
              <w:t xml:space="preserve"> and </w:t>
            </w:r>
            <w:r w:rsidRPr="00794639">
              <w:rPr>
                <w:rStyle w:val="Code"/>
              </w:rPr>
              <w:t>+CGDSCONT</w:t>
            </w:r>
            <w:r w:rsidRPr="00794639">
              <w:t xml:space="preserve"> when the context was defined.</w:t>
            </w:r>
          </w:p>
          <w:p w14:paraId="3D6A2ADE" w14:textId="77777777" w:rsidR="00AD6DB4" w:rsidRPr="00794639" w:rsidRDefault="00AD6DB4" w:rsidP="00166AF3">
            <w:pPr>
              <w:pStyle w:val="TableBody"/>
            </w:pPr>
            <w:r w:rsidRPr="00794639">
              <w:t>For a dynamic address it will be the one assigned during the last PDP context activation that used the context definition referred to by &lt;cid&gt;.</w:t>
            </w:r>
          </w:p>
          <w:p w14:paraId="2CFB680F" w14:textId="77777777" w:rsidR="00AD6DB4" w:rsidRPr="00794639" w:rsidRDefault="00AD6DB4" w:rsidP="00166AF3">
            <w:pPr>
              <w:pStyle w:val="TableBody"/>
            </w:pPr>
            <w:r w:rsidRPr="00794639">
              <w:t>Both &lt;PDP_addr_1&gt; and &lt;PDP_addr_2&gt; are omitted if none are available.</w:t>
            </w:r>
          </w:p>
          <w:p w14:paraId="43D3C005" w14:textId="77777777" w:rsidR="00AD6DB4" w:rsidRPr="00794639" w:rsidRDefault="00AD6DB4" w:rsidP="00166AF3">
            <w:pPr>
              <w:pStyle w:val="TableBody"/>
            </w:pPr>
            <w:r w:rsidRPr="00794639">
              <w:lastRenderedPageBreak/>
              <w:t>Both &lt;PDP_addr_1&gt; and &lt;PDP_addr_2&gt; are included when both Ipv4 and Ipv6 addresses are assigned, with &lt;PDP_addr_1&gt; containing the IPv4 address and &lt;PDP_addr_2&gt; containing the IPv6 address.</w:t>
            </w:r>
          </w:p>
          <w:p w14:paraId="2D7A5EFA" w14:textId="77777777" w:rsidR="00AD6DB4" w:rsidRPr="00794639" w:rsidRDefault="00AD6DB4" w:rsidP="00166AF3">
            <w:pPr>
              <w:pStyle w:val="TableBody"/>
              <w:rPr>
                <w:rFonts w:ascii="Times New Roman" w:hAnsi="Times New Roman" w:cs="Times New Roman"/>
                <w:sz w:val="20"/>
                <w:szCs w:val="20"/>
                <w:u w:val="single"/>
              </w:rPr>
            </w:pPr>
            <w:r w:rsidRPr="00794639">
              <w:t>The string is given as dot-separated numeric (0 – 255) parameter of the form: a1.a2.a3.a4 for IPv4 and a1.a2.a3.a4.a5.a6.a7.a8.a9.a10.a11.a12.a13.a14.a15.a16 for IPv6.</w:t>
            </w:r>
          </w:p>
        </w:tc>
      </w:tr>
      <w:tr w:rsidR="00124807" w:rsidRPr="00794639" w14:paraId="393A71CF" w14:textId="77777777" w:rsidTr="00953CD3">
        <w:trPr>
          <w:cantSplit w:val="0"/>
        </w:trPr>
        <w:tc>
          <w:tcPr>
            <w:tcW w:w="1707" w:type="dxa"/>
          </w:tcPr>
          <w:p w14:paraId="47986FD6" w14:textId="6154BD6D" w:rsidR="00124807" w:rsidRPr="00794639" w:rsidRDefault="00124807">
            <w:pPr>
              <w:pStyle w:val="TableBody"/>
              <w:rPr>
                <w:i/>
              </w:rPr>
            </w:pPr>
            <w:r w:rsidRPr="00794639">
              <w:rPr>
                <w:u w:val="single"/>
              </w:rPr>
              <w:lastRenderedPageBreak/>
              <w:t>Reference</w:t>
            </w:r>
          </w:p>
        </w:tc>
        <w:tc>
          <w:tcPr>
            <w:tcW w:w="7290" w:type="dxa"/>
          </w:tcPr>
          <w:p w14:paraId="3E074DA4" w14:textId="36A0AD6A" w:rsidR="00124807" w:rsidRPr="00794639" w:rsidRDefault="00D239B0" w:rsidP="00166AF3">
            <w:pPr>
              <w:pStyle w:val="TableBody"/>
              <w:rPr>
                <w:rFonts w:ascii="Times New Roman" w:hAnsi="Times New Roman" w:cs="Times New Roman"/>
                <w:sz w:val="20"/>
                <w:szCs w:val="20"/>
                <w:u w:val="single"/>
              </w:rPr>
            </w:pPr>
            <w:r w:rsidRPr="00794639">
              <w:t>27.007 Rev12</w:t>
            </w:r>
          </w:p>
        </w:tc>
      </w:tr>
    </w:tbl>
    <w:p w14:paraId="6FAB9B12" w14:textId="77777777" w:rsidR="00AD6DB4" w:rsidRPr="00794639" w:rsidRDefault="00AD6DB4" w:rsidP="0059466D">
      <w:pPr>
        <w:pStyle w:val="Heading2"/>
      </w:pPr>
      <w:bookmarkStart w:id="6825" w:name="_Toc489460364"/>
      <w:bookmarkStart w:id="6826" w:name="_Toc503187747"/>
      <w:bookmarkStart w:id="6827" w:name="_Toc503193768"/>
      <w:bookmarkStart w:id="6828" w:name="_Toc503199789"/>
      <w:bookmarkStart w:id="6829" w:name="_Toc503205898"/>
      <w:bookmarkStart w:id="6830" w:name="_Toc489460365"/>
      <w:bookmarkStart w:id="6831" w:name="_Toc503187748"/>
      <w:bookmarkStart w:id="6832" w:name="_Toc503193769"/>
      <w:bookmarkStart w:id="6833" w:name="_Toc503199790"/>
      <w:bookmarkStart w:id="6834" w:name="_Toc503205899"/>
      <w:bookmarkStart w:id="6835" w:name="_Toc489460416"/>
      <w:bookmarkStart w:id="6836" w:name="_Toc503187799"/>
      <w:bookmarkStart w:id="6837" w:name="_Toc503193820"/>
      <w:bookmarkStart w:id="6838" w:name="_Toc503199841"/>
      <w:bookmarkStart w:id="6839" w:name="_Toc503205950"/>
      <w:bookmarkStart w:id="6840" w:name="_Toc489460417"/>
      <w:bookmarkStart w:id="6841" w:name="_Toc503187800"/>
      <w:bookmarkStart w:id="6842" w:name="_Toc503193821"/>
      <w:bookmarkStart w:id="6843" w:name="_Toc503199842"/>
      <w:bookmarkStart w:id="6844" w:name="_Toc503205951"/>
      <w:bookmarkStart w:id="6845" w:name="_Toc489460503"/>
      <w:bookmarkStart w:id="6846" w:name="_Toc503187886"/>
      <w:bookmarkStart w:id="6847" w:name="_Toc503193907"/>
      <w:bookmarkStart w:id="6848" w:name="_Toc503199928"/>
      <w:bookmarkStart w:id="6849" w:name="_Toc503206037"/>
      <w:bookmarkStart w:id="6850" w:name="_Toc489460504"/>
      <w:bookmarkStart w:id="6851" w:name="_Toc503187887"/>
      <w:bookmarkStart w:id="6852" w:name="_Toc503193908"/>
      <w:bookmarkStart w:id="6853" w:name="_Toc503199929"/>
      <w:bookmarkStart w:id="6854" w:name="_Toc503206038"/>
      <w:bookmarkStart w:id="6855" w:name="_Toc489460556"/>
      <w:bookmarkStart w:id="6856" w:name="_Toc503187939"/>
      <w:bookmarkStart w:id="6857" w:name="_Toc503193960"/>
      <w:bookmarkStart w:id="6858" w:name="_Toc503199981"/>
      <w:bookmarkStart w:id="6859" w:name="_Toc503206090"/>
      <w:bookmarkStart w:id="6860" w:name="_Toc489460557"/>
      <w:bookmarkStart w:id="6861" w:name="_Toc503187940"/>
      <w:bookmarkStart w:id="6862" w:name="_Toc503193961"/>
      <w:bookmarkStart w:id="6863" w:name="_Toc503199982"/>
      <w:bookmarkStart w:id="6864" w:name="_Toc503206091"/>
      <w:bookmarkStart w:id="6865" w:name="_Toc489460640"/>
      <w:bookmarkStart w:id="6866" w:name="_Toc503188023"/>
      <w:bookmarkStart w:id="6867" w:name="_Toc503194044"/>
      <w:bookmarkStart w:id="6868" w:name="_Toc503200065"/>
      <w:bookmarkStart w:id="6869" w:name="_Toc503206174"/>
      <w:bookmarkStart w:id="6870" w:name="_Toc489460720"/>
      <w:bookmarkStart w:id="6871" w:name="_Toc503188103"/>
      <w:bookmarkStart w:id="6872" w:name="_Toc503194124"/>
      <w:bookmarkStart w:id="6873" w:name="_Toc503200145"/>
      <w:bookmarkStart w:id="6874" w:name="_Toc503206254"/>
      <w:bookmarkStart w:id="6875" w:name="_Toc345081419"/>
      <w:bookmarkStart w:id="6876" w:name="_Toc349753159"/>
      <w:bookmarkStart w:id="6877" w:name="_Toc349754055"/>
      <w:bookmarkStart w:id="6878" w:name="_Ref366745742"/>
      <w:bookmarkStart w:id="6879" w:name="_Ref369092931"/>
      <w:bookmarkStart w:id="6880" w:name="_Toc368586114"/>
      <w:bookmarkStart w:id="6881" w:name="_Ref371431073"/>
      <w:bookmarkStart w:id="6882" w:name="_Ref407114837"/>
      <w:bookmarkStart w:id="6883" w:name="_Ref407114839"/>
      <w:bookmarkStart w:id="6884" w:name="_Toc486251716"/>
      <w:bookmarkStart w:id="6885" w:name="_Ref528144824"/>
      <w:bookmarkStart w:id="6886" w:name="_Ref528144827"/>
      <w:bookmarkStart w:id="6887" w:name="_Toc531700978"/>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r w:rsidRPr="00794639">
        <w:t xml:space="preserve">+CGSMS Command: Select Service for MO SMS </w:t>
      </w:r>
      <w:bookmarkEnd w:id="6875"/>
      <w:r w:rsidRPr="00794639">
        <w:t>Messages</w:t>
      </w:r>
      <w:bookmarkEnd w:id="6876"/>
      <w:bookmarkEnd w:id="6877"/>
      <w:bookmarkEnd w:id="6878"/>
      <w:bookmarkEnd w:id="6879"/>
      <w:bookmarkEnd w:id="6880"/>
      <w:bookmarkEnd w:id="6881"/>
      <w:bookmarkEnd w:id="6882"/>
      <w:bookmarkEnd w:id="6883"/>
      <w:bookmarkEnd w:id="6884"/>
      <w:bookmarkEnd w:id="6885"/>
      <w:bookmarkEnd w:id="6886"/>
      <w:bookmarkEnd w:id="6887"/>
    </w:p>
    <w:tbl>
      <w:tblPr>
        <w:tblStyle w:val="TableSWIleft"/>
        <w:tblW w:w="8997" w:type="dxa"/>
        <w:tblLayout w:type="fixed"/>
        <w:tblLook w:val="04A0" w:firstRow="1" w:lastRow="0" w:firstColumn="1" w:lastColumn="0" w:noHBand="0" w:noVBand="1"/>
      </w:tblPr>
      <w:tblGrid>
        <w:gridCol w:w="1707"/>
        <w:gridCol w:w="7290"/>
      </w:tblGrid>
      <w:tr w:rsidR="00AD6DB4" w:rsidRPr="00794639" w14:paraId="45DCA59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68F06F" w14:textId="46B390C8" w:rsidR="00AD6DB4" w:rsidRPr="00794639" w:rsidRDefault="00F22490">
            <w:pPr>
              <w:pStyle w:val="TableRowHead"/>
              <w:spacing w:before="144" w:after="144"/>
              <w:rPr>
                <w:rFonts w:cs="Arial"/>
                <w:bCs w:val="0"/>
              </w:rPr>
            </w:pPr>
            <w:r w:rsidRPr="00794639">
              <w:t>HL7800</w:t>
            </w:r>
          </w:p>
        </w:tc>
      </w:tr>
      <w:tr w:rsidR="00AD6DB4" w:rsidRPr="00794639" w14:paraId="336E3F81" w14:textId="77777777" w:rsidTr="00953CD3">
        <w:tc>
          <w:tcPr>
            <w:tcW w:w="1707" w:type="dxa"/>
          </w:tcPr>
          <w:p w14:paraId="3CC8A450" w14:textId="77777777" w:rsidR="00AD6DB4" w:rsidRPr="00794639" w:rsidRDefault="00AD6DB4" w:rsidP="00166AF3">
            <w:pPr>
              <w:pStyle w:val="TableBody"/>
              <w:keepNext/>
              <w:rPr>
                <w:rFonts w:ascii="Times New Roman" w:hAnsi="Times New Roman" w:cs="Times New Roman"/>
                <w:i/>
                <w:sz w:val="20"/>
                <w:szCs w:val="20"/>
              </w:rPr>
            </w:pPr>
            <w:r w:rsidRPr="00794639">
              <w:rPr>
                <w:i/>
              </w:rPr>
              <w:t>Test command</w:t>
            </w:r>
          </w:p>
          <w:p w14:paraId="78545578" w14:textId="77777777" w:rsidR="00AD6DB4" w:rsidRPr="00794639" w:rsidRDefault="00AD6DB4" w:rsidP="004651D1">
            <w:pPr>
              <w:pStyle w:val="TableBody"/>
            </w:pPr>
          </w:p>
          <w:p w14:paraId="565FD693" w14:textId="77777777" w:rsidR="00AD6DB4" w:rsidRPr="00794639" w:rsidRDefault="00AD6DB4" w:rsidP="00166AF3">
            <w:pPr>
              <w:pStyle w:val="TableBody"/>
              <w:keepNext/>
              <w:rPr>
                <w:u w:val="single"/>
              </w:rPr>
            </w:pPr>
            <w:r w:rsidRPr="00794639">
              <w:rPr>
                <w:u w:val="single"/>
              </w:rPr>
              <w:t>Syntax</w:t>
            </w:r>
          </w:p>
          <w:p w14:paraId="35B7BA84" w14:textId="77777777" w:rsidR="00AD6DB4" w:rsidRPr="00794639" w:rsidRDefault="00AD6DB4" w:rsidP="00166AF3">
            <w:pPr>
              <w:pStyle w:val="TableBody"/>
              <w:keepNext/>
              <w:rPr>
                <w:b/>
              </w:rPr>
            </w:pPr>
            <w:r w:rsidRPr="00794639">
              <w:rPr>
                <w:b/>
              </w:rPr>
              <w:t>AT+CGSMS=?</w:t>
            </w:r>
          </w:p>
          <w:p w14:paraId="647B301E" w14:textId="77777777" w:rsidR="00AD6DB4" w:rsidRPr="00794639" w:rsidRDefault="00AD6DB4" w:rsidP="00166AF3">
            <w:pPr>
              <w:pStyle w:val="TableBody"/>
              <w:keepNext/>
            </w:pPr>
          </w:p>
        </w:tc>
        <w:tc>
          <w:tcPr>
            <w:tcW w:w="7290" w:type="dxa"/>
          </w:tcPr>
          <w:p w14:paraId="64F1EAC1" w14:textId="77777777" w:rsidR="00AD6DB4" w:rsidRPr="00794639" w:rsidRDefault="00AD6DB4" w:rsidP="00166AF3">
            <w:pPr>
              <w:pStyle w:val="TableBody"/>
              <w:keepNext/>
              <w:rPr>
                <w:rFonts w:ascii="Times New Roman" w:hAnsi="Times New Roman" w:cs="Times New Roman"/>
                <w:sz w:val="20"/>
                <w:szCs w:val="20"/>
                <w:u w:val="single"/>
              </w:rPr>
            </w:pPr>
          </w:p>
          <w:p w14:paraId="2FC7D19F" w14:textId="77777777" w:rsidR="00AD6DB4" w:rsidRPr="00794639" w:rsidRDefault="00AD6DB4" w:rsidP="004651D1">
            <w:pPr>
              <w:pStyle w:val="TableBody"/>
            </w:pPr>
          </w:p>
          <w:p w14:paraId="1FC17CA2" w14:textId="77777777" w:rsidR="00AD6DB4" w:rsidRPr="00794639" w:rsidRDefault="00AD6DB4" w:rsidP="00166AF3">
            <w:pPr>
              <w:pStyle w:val="TableBody"/>
              <w:keepNext/>
              <w:rPr>
                <w:u w:val="single"/>
              </w:rPr>
            </w:pPr>
            <w:r w:rsidRPr="00794639">
              <w:rPr>
                <w:u w:val="single"/>
              </w:rPr>
              <w:t>Response</w:t>
            </w:r>
          </w:p>
          <w:p w14:paraId="5CD70B59" w14:textId="77777777" w:rsidR="00AD6DB4" w:rsidRPr="00794639" w:rsidRDefault="00AD6DB4" w:rsidP="00166AF3">
            <w:pPr>
              <w:pStyle w:val="TableBody"/>
              <w:keepNext/>
              <w:rPr>
                <w:lang w:eastAsia="zh-CN"/>
              </w:rPr>
            </w:pPr>
            <w:r w:rsidRPr="00794639">
              <w:rPr>
                <w:b/>
              </w:rPr>
              <w:t>+CGSMS:</w:t>
            </w:r>
            <w:r w:rsidRPr="00794639">
              <w:t xml:space="preserve"> (list of currently available </w:t>
            </w:r>
            <w:r w:rsidRPr="00794639">
              <w:rPr>
                <w:b/>
              </w:rPr>
              <w:t>&lt;</w:t>
            </w:r>
            <w:r w:rsidRPr="00794639">
              <w:rPr>
                <w:b/>
                <w:snapToGrid w:val="0"/>
              </w:rPr>
              <w:t>service</w:t>
            </w:r>
            <w:r w:rsidRPr="00794639">
              <w:rPr>
                <w:b/>
              </w:rPr>
              <w:t>&gt;</w:t>
            </w:r>
            <w:r w:rsidRPr="00794639">
              <w:t>s)</w:t>
            </w:r>
          </w:p>
          <w:p w14:paraId="40DB2D86" w14:textId="77777777" w:rsidR="00AD6DB4" w:rsidRPr="00794639" w:rsidRDefault="00AD6DB4" w:rsidP="00166AF3">
            <w:pPr>
              <w:pStyle w:val="TableBody"/>
              <w:keepNext/>
              <w:rPr>
                <w:b/>
                <w:snapToGrid w:val="0"/>
                <w:lang w:eastAsia="fr-FR"/>
              </w:rPr>
            </w:pPr>
            <w:r w:rsidRPr="00794639">
              <w:rPr>
                <w:b/>
                <w:snapToGrid w:val="0"/>
              </w:rPr>
              <w:t>OK</w:t>
            </w:r>
          </w:p>
        </w:tc>
      </w:tr>
      <w:tr w:rsidR="00AD6DB4" w:rsidRPr="00794639" w14:paraId="1E54CC8A" w14:textId="77777777" w:rsidTr="00953CD3">
        <w:tc>
          <w:tcPr>
            <w:tcW w:w="1707" w:type="dxa"/>
          </w:tcPr>
          <w:p w14:paraId="2786F8D4" w14:textId="77777777" w:rsidR="00AD6DB4" w:rsidRPr="00794639" w:rsidRDefault="00AD6DB4" w:rsidP="00166AF3">
            <w:pPr>
              <w:pStyle w:val="TableBody"/>
              <w:rPr>
                <w:rFonts w:ascii="Times New Roman" w:hAnsi="Times New Roman" w:cs="Times New Roman"/>
                <w:i/>
                <w:sz w:val="20"/>
                <w:szCs w:val="20"/>
              </w:rPr>
            </w:pPr>
            <w:r w:rsidRPr="00794639">
              <w:rPr>
                <w:i/>
              </w:rPr>
              <w:t>Read command</w:t>
            </w:r>
          </w:p>
          <w:p w14:paraId="0004A301" w14:textId="77777777" w:rsidR="00AD6DB4" w:rsidRPr="00794639" w:rsidRDefault="00AD6DB4" w:rsidP="00CF5A45">
            <w:pPr>
              <w:pStyle w:val="TableBody"/>
            </w:pPr>
          </w:p>
          <w:p w14:paraId="4CEE0380" w14:textId="77777777" w:rsidR="00AD6DB4" w:rsidRPr="00794639" w:rsidRDefault="00AD6DB4" w:rsidP="00166AF3">
            <w:pPr>
              <w:pStyle w:val="TableBody"/>
              <w:rPr>
                <w:u w:val="single"/>
              </w:rPr>
            </w:pPr>
            <w:r w:rsidRPr="00794639">
              <w:rPr>
                <w:u w:val="single"/>
              </w:rPr>
              <w:t>Syntax</w:t>
            </w:r>
          </w:p>
          <w:p w14:paraId="620930CC" w14:textId="77777777" w:rsidR="00AD6DB4" w:rsidRPr="00794639" w:rsidRDefault="00AD6DB4" w:rsidP="00166AF3">
            <w:pPr>
              <w:pStyle w:val="TableBody"/>
              <w:rPr>
                <w:b/>
              </w:rPr>
            </w:pPr>
            <w:r w:rsidRPr="00794639">
              <w:rPr>
                <w:b/>
              </w:rPr>
              <w:t>AT+CGSMS?</w:t>
            </w:r>
          </w:p>
        </w:tc>
        <w:tc>
          <w:tcPr>
            <w:tcW w:w="7290" w:type="dxa"/>
          </w:tcPr>
          <w:p w14:paraId="15A1EE02" w14:textId="77777777" w:rsidR="00AD6DB4" w:rsidRPr="00794639" w:rsidRDefault="00AD6DB4" w:rsidP="00166AF3">
            <w:pPr>
              <w:pStyle w:val="TableBody"/>
              <w:rPr>
                <w:rFonts w:ascii="Times New Roman" w:hAnsi="Times New Roman" w:cs="Times New Roman"/>
                <w:sz w:val="20"/>
                <w:szCs w:val="20"/>
                <w:u w:val="single"/>
              </w:rPr>
            </w:pPr>
          </w:p>
          <w:p w14:paraId="00348BC9" w14:textId="77777777" w:rsidR="00AD6DB4" w:rsidRPr="00794639" w:rsidRDefault="00AD6DB4" w:rsidP="00166AF3">
            <w:pPr>
              <w:pStyle w:val="TableBody"/>
              <w:rPr>
                <w:rFonts w:ascii="Times New Roman" w:hAnsi="Times New Roman" w:cs="Times New Roman"/>
                <w:sz w:val="14"/>
                <w:szCs w:val="14"/>
                <w:u w:val="single"/>
              </w:rPr>
            </w:pPr>
          </w:p>
          <w:p w14:paraId="7AE35550" w14:textId="77777777" w:rsidR="00AD6DB4" w:rsidRPr="00794639" w:rsidRDefault="00AD6DB4" w:rsidP="00166AF3">
            <w:pPr>
              <w:pStyle w:val="TableBody"/>
              <w:rPr>
                <w:u w:val="single"/>
              </w:rPr>
            </w:pPr>
            <w:r w:rsidRPr="00794639">
              <w:rPr>
                <w:u w:val="single"/>
              </w:rPr>
              <w:t>Response</w:t>
            </w:r>
          </w:p>
          <w:p w14:paraId="7E4CE036" w14:textId="77777777" w:rsidR="00AD6DB4" w:rsidRPr="00794639" w:rsidRDefault="00AD6DB4" w:rsidP="00166AF3">
            <w:pPr>
              <w:pStyle w:val="TableBody"/>
              <w:rPr>
                <w:b/>
                <w:lang w:eastAsia="zh-CN"/>
              </w:rPr>
            </w:pPr>
            <w:r w:rsidRPr="00794639">
              <w:rPr>
                <w:b/>
              </w:rPr>
              <w:t>+CGSMS: &lt;</w:t>
            </w:r>
            <w:r w:rsidRPr="00794639">
              <w:rPr>
                <w:b/>
                <w:snapToGrid w:val="0"/>
              </w:rPr>
              <w:t>service</w:t>
            </w:r>
            <w:r w:rsidRPr="00794639">
              <w:rPr>
                <w:b/>
              </w:rPr>
              <w:t xml:space="preserve">&gt; </w:t>
            </w:r>
          </w:p>
          <w:p w14:paraId="66427379" w14:textId="77777777" w:rsidR="00AD6DB4" w:rsidRPr="00794639" w:rsidRDefault="00AD6DB4" w:rsidP="00166AF3">
            <w:pPr>
              <w:pStyle w:val="TableBody"/>
              <w:rPr>
                <w:snapToGrid w:val="0"/>
                <w:lang w:eastAsia="zh-CN"/>
              </w:rPr>
            </w:pPr>
            <w:r w:rsidRPr="00794639">
              <w:rPr>
                <w:b/>
              </w:rPr>
              <w:t>OK</w:t>
            </w:r>
          </w:p>
        </w:tc>
      </w:tr>
      <w:tr w:rsidR="00AD6DB4" w:rsidRPr="00794639" w14:paraId="365B0878" w14:textId="77777777" w:rsidTr="00953CD3">
        <w:trPr>
          <w:cantSplit w:val="0"/>
        </w:trPr>
        <w:tc>
          <w:tcPr>
            <w:tcW w:w="1707" w:type="dxa"/>
          </w:tcPr>
          <w:p w14:paraId="36378CF8" w14:textId="77777777" w:rsidR="00AD6DB4" w:rsidRPr="00794639" w:rsidRDefault="00AD6DB4" w:rsidP="00166AF3">
            <w:pPr>
              <w:pStyle w:val="TableBody"/>
              <w:rPr>
                <w:rFonts w:ascii="Times New Roman" w:hAnsi="Times New Roman" w:cs="Times New Roman"/>
                <w:i/>
                <w:sz w:val="20"/>
                <w:szCs w:val="20"/>
              </w:rPr>
            </w:pPr>
            <w:r w:rsidRPr="00794639">
              <w:rPr>
                <w:i/>
              </w:rPr>
              <w:t>Write command</w:t>
            </w:r>
          </w:p>
          <w:p w14:paraId="0C27E0D6" w14:textId="77777777" w:rsidR="00AD6DB4" w:rsidRPr="00794639" w:rsidRDefault="00AD6DB4" w:rsidP="00CF5A45">
            <w:pPr>
              <w:pStyle w:val="TableBody"/>
            </w:pPr>
          </w:p>
          <w:p w14:paraId="70E923F1" w14:textId="77777777" w:rsidR="00AD6DB4" w:rsidRPr="00794639" w:rsidRDefault="00AD6DB4" w:rsidP="00166AF3">
            <w:pPr>
              <w:pStyle w:val="TableBody"/>
              <w:rPr>
                <w:u w:val="single"/>
              </w:rPr>
            </w:pPr>
            <w:r w:rsidRPr="00794639">
              <w:rPr>
                <w:u w:val="single"/>
              </w:rPr>
              <w:t>Syntax</w:t>
            </w:r>
          </w:p>
          <w:p w14:paraId="3B14C937" w14:textId="77777777" w:rsidR="00AD6DB4" w:rsidRPr="00794639" w:rsidRDefault="00AD6DB4" w:rsidP="00166AF3">
            <w:pPr>
              <w:pStyle w:val="TableBody"/>
            </w:pPr>
            <w:r w:rsidRPr="00794639">
              <w:rPr>
                <w:b/>
              </w:rPr>
              <w:t>AT+CGSMS=</w:t>
            </w:r>
            <w:r w:rsidRPr="00794639">
              <w:rPr>
                <w:b/>
              </w:rPr>
              <w:br/>
              <w:t>[&lt;service&gt;]</w:t>
            </w:r>
          </w:p>
        </w:tc>
        <w:tc>
          <w:tcPr>
            <w:tcW w:w="7290" w:type="dxa"/>
          </w:tcPr>
          <w:p w14:paraId="277815C7" w14:textId="77777777" w:rsidR="00AD6DB4" w:rsidRPr="00794639" w:rsidRDefault="00AD6DB4" w:rsidP="00166AF3">
            <w:pPr>
              <w:pStyle w:val="TableBody"/>
              <w:rPr>
                <w:rFonts w:ascii="Times New Roman" w:hAnsi="Times New Roman" w:cs="Times New Roman"/>
                <w:sz w:val="20"/>
                <w:szCs w:val="20"/>
                <w:u w:val="single"/>
              </w:rPr>
            </w:pPr>
          </w:p>
          <w:p w14:paraId="44E8421E" w14:textId="77777777" w:rsidR="00AD6DB4" w:rsidRPr="00794639" w:rsidRDefault="00AD6DB4" w:rsidP="00CF5A45">
            <w:pPr>
              <w:pStyle w:val="TableBody"/>
            </w:pPr>
          </w:p>
          <w:p w14:paraId="1D3D5609" w14:textId="77777777" w:rsidR="00AD6DB4" w:rsidRPr="00794639" w:rsidRDefault="00AD6DB4" w:rsidP="00166AF3">
            <w:pPr>
              <w:pStyle w:val="TableBody"/>
              <w:rPr>
                <w:u w:val="single"/>
                <w:lang w:eastAsia="zh-CN"/>
              </w:rPr>
            </w:pPr>
            <w:r w:rsidRPr="00794639">
              <w:rPr>
                <w:u w:val="single"/>
              </w:rPr>
              <w:t>Response</w:t>
            </w:r>
          </w:p>
          <w:p w14:paraId="551A68A4" w14:textId="77777777" w:rsidR="00AD6DB4" w:rsidRPr="00794639" w:rsidRDefault="00AD6DB4" w:rsidP="00166AF3">
            <w:pPr>
              <w:pStyle w:val="TableBody"/>
              <w:rPr>
                <w:b/>
                <w:snapToGrid w:val="0"/>
              </w:rPr>
            </w:pPr>
            <w:r w:rsidRPr="00794639">
              <w:rPr>
                <w:b/>
                <w:snapToGrid w:val="0"/>
              </w:rPr>
              <w:t>OK</w:t>
            </w:r>
          </w:p>
          <w:p w14:paraId="712D3F74" w14:textId="77777777" w:rsidR="00AD6DB4" w:rsidRPr="00794639" w:rsidRDefault="00AD6DB4" w:rsidP="00CF5A45">
            <w:pPr>
              <w:pStyle w:val="TableBody"/>
            </w:pPr>
          </w:p>
          <w:p w14:paraId="6FE84A36" w14:textId="77777777" w:rsidR="00AD6DB4" w:rsidRPr="00794639" w:rsidRDefault="00AD6DB4" w:rsidP="00166AF3">
            <w:pPr>
              <w:pStyle w:val="TableBody"/>
              <w:rPr>
                <w:snapToGrid w:val="0"/>
              </w:rPr>
            </w:pPr>
            <w:r w:rsidRPr="00794639">
              <w:rPr>
                <w:snapToGrid w:val="0"/>
              </w:rPr>
              <w:t>or</w:t>
            </w:r>
          </w:p>
          <w:p w14:paraId="3D73EA3C" w14:textId="77777777" w:rsidR="00AD6DB4" w:rsidRPr="00794639" w:rsidRDefault="00AD6DB4" w:rsidP="00166AF3">
            <w:pPr>
              <w:pStyle w:val="TableBody"/>
              <w:rPr>
                <w:b/>
                <w:snapToGrid w:val="0"/>
                <w:lang w:eastAsia="zh-CN"/>
              </w:rPr>
            </w:pPr>
            <w:r w:rsidRPr="00794639">
              <w:rPr>
                <w:b/>
                <w:snapToGrid w:val="0"/>
              </w:rPr>
              <w:t>ERROR</w:t>
            </w:r>
          </w:p>
          <w:p w14:paraId="22EDD9F0" w14:textId="77777777" w:rsidR="00AD6DB4" w:rsidRPr="00794639" w:rsidRDefault="00AD6DB4" w:rsidP="00CF5A45">
            <w:pPr>
              <w:pStyle w:val="TableBody"/>
            </w:pPr>
          </w:p>
          <w:p w14:paraId="19CE935F" w14:textId="77777777" w:rsidR="00AD6DB4" w:rsidRPr="00794639" w:rsidRDefault="00AD6DB4" w:rsidP="00166AF3">
            <w:pPr>
              <w:pStyle w:val="TableBody"/>
              <w:rPr>
                <w:snapToGrid w:val="0"/>
                <w:u w:val="single"/>
              </w:rPr>
            </w:pPr>
            <w:r w:rsidRPr="00794639">
              <w:rPr>
                <w:snapToGrid w:val="0"/>
                <w:u w:val="single"/>
              </w:rPr>
              <w:t>Parameter</w:t>
            </w:r>
          </w:p>
          <w:p w14:paraId="24F86C6B" w14:textId="77777777" w:rsidR="00AD6DB4" w:rsidRPr="00794639" w:rsidRDefault="00AD6DB4" w:rsidP="00166AF3">
            <w:pPr>
              <w:pStyle w:val="TableBody"/>
              <w:rPr>
                <w:lang w:eastAsia="zh-CN"/>
              </w:rPr>
            </w:pPr>
            <w:r w:rsidRPr="00794639">
              <w:rPr>
                <w:b/>
              </w:rPr>
              <w:t>&lt;</w:t>
            </w:r>
            <w:r w:rsidRPr="00794639">
              <w:rPr>
                <w:b/>
                <w:snapToGrid w:val="0"/>
              </w:rPr>
              <w:t>service</w:t>
            </w:r>
            <w:r w:rsidRPr="00794639">
              <w:rPr>
                <w:b/>
              </w:rPr>
              <w:t>&gt;</w:t>
            </w:r>
            <w:r w:rsidRPr="00794639">
              <w:tab/>
              <w:t>Indicates the service or service preference to be used</w:t>
            </w:r>
          </w:p>
          <w:p w14:paraId="69641498" w14:textId="77777777" w:rsidR="00AD6DB4" w:rsidRPr="00794639" w:rsidRDefault="00AD6DB4" w:rsidP="00166AF3">
            <w:pPr>
              <w:pStyle w:val="TableBody"/>
              <w:rPr>
                <w:lang w:eastAsia="zh-CN"/>
              </w:rPr>
            </w:pPr>
            <w:r w:rsidRPr="00794639">
              <w:t xml:space="preserve">0 </w:t>
            </w:r>
            <w:r w:rsidRPr="00794639">
              <w:rPr>
                <w:lang w:eastAsia="zh-CN"/>
              </w:rPr>
              <w:tab/>
            </w:r>
            <w:r w:rsidRPr="00794639">
              <w:t>Packet Domain</w:t>
            </w:r>
          </w:p>
          <w:p w14:paraId="37E3B9C8" w14:textId="30431639" w:rsidR="00AD6DB4" w:rsidRPr="00794639" w:rsidRDefault="00AD6DB4" w:rsidP="00166AF3">
            <w:pPr>
              <w:pStyle w:val="TableBody"/>
              <w:rPr>
                <w:lang w:eastAsia="zh-CN"/>
              </w:rPr>
            </w:pPr>
            <w:r w:rsidRPr="00794639">
              <w:rPr>
                <w:u w:val="single"/>
              </w:rPr>
              <w:t>1</w:t>
            </w:r>
            <w:r w:rsidRPr="00794639">
              <w:t xml:space="preserve"> </w:t>
            </w:r>
            <w:r w:rsidRPr="00794639">
              <w:rPr>
                <w:lang w:eastAsia="zh-CN"/>
              </w:rPr>
              <w:tab/>
              <w:t>C</w:t>
            </w:r>
            <w:r w:rsidRPr="00794639">
              <w:t xml:space="preserve">ircuit </w:t>
            </w:r>
            <w:r w:rsidR="00FB02AF">
              <w:t>S</w:t>
            </w:r>
            <w:r w:rsidRPr="00FB02AF">
              <w:t>witched</w:t>
            </w:r>
            <w:commentRangeStart w:id="6888"/>
            <w:commentRangeEnd w:id="6888"/>
            <w:r w:rsidR="000144C4" w:rsidRPr="00794639">
              <w:rPr>
                <w:rStyle w:val="CommentReference"/>
                <w:rFonts w:ascii="Verdana" w:hAnsi="Verdana" w:cs="Times New Roman"/>
                <w:lang w:eastAsia="en-US"/>
              </w:rPr>
              <w:commentReference w:id="6888"/>
            </w:r>
          </w:p>
        </w:tc>
      </w:tr>
      <w:tr w:rsidR="00AD6DB4" w:rsidRPr="00794639" w14:paraId="505CABB7" w14:textId="77777777" w:rsidTr="00953CD3">
        <w:tc>
          <w:tcPr>
            <w:tcW w:w="1707" w:type="dxa"/>
          </w:tcPr>
          <w:p w14:paraId="6950B228" w14:textId="77777777" w:rsidR="00AD6DB4" w:rsidRPr="00794639" w:rsidRDefault="00124807">
            <w:pPr>
              <w:pStyle w:val="TableBody"/>
              <w:rPr>
                <w:u w:val="single"/>
              </w:rPr>
            </w:pPr>
            <w:r w:rsidRPr="00794639">
              <w:rPr>
                <w:u w:val="single"/>
              </w:rPr>
              <w:t>Reference</w:t>
            </w:r>
          </w:p>
          <w:p w14:paraId="5D60C320" w14:textId="1A5E306A" w:rsidR="000144C4" w:rsidRPr="00794639" w:rsidRDefault="000144C4">
            <w:pPr>
              <w:pStyle w:val="TableBody"/>
              <w:rPr>
                <w:u w:val="single"/>
              </w:rPr>
            </w:pPr>
            <w:r w:rsidRPr="00794639">
              <w:t>27.007 Rev12</w:t>
            </w:r>
          </w:p>
        </w:tc>
        <w:tc>
          <w:tcPr>
            <w:tcW w:w="7290" w:type="dxa"/>
          </w:tcPr>
          <w:p w14:paraId="374B3E30" w14:textId="18B855D0" w:rsidR="00AD6DB4" w:rsidRPr="00794639" w:rsidRDefault="000144C4" w:rsidP="00166AF3">
            <w:pPr>
              <w:pStyle w:val="TableBody"/>
              <w:rPr>
                <w:u w:val="single"/>
              </w:rPr>
            </w:pPr>
            <w:r w:rsidRPr="00794639">
              <w:rPr>
                <w:u w:val="single"/>
              </w:rPr>
              <w:t>Notes</w:t>
            </w:r>
          </w:p>
          <w:p w14:paraId="642A932A" w14:textId="3318FC3A" w:rsidR="000144C4" w:rsidRPr="00FB02AF" w:rsidRDefault="000144C4" w:rsidP="00166AF3">
            <w:pPr>
              <w:pStyle w:val="TableBody"/>
            </w:pPr>
            <w:r w:rsidRPr="00794639">
              <w:t>In 4G RAT, Packet Domain service means IMS messaging on EPS bearers and Circuit Switched service means transmission on Signalling Gateways</w:t>
            </w:r>
            <w:r w:rsidR="00FB02AF">
              <w:t>.</w:t>
            </w:r>
          </w:p>
        </w:tc>
      </w:tr>
    </w:tbl>
    <w:p w14:paraId="0DA98BE4" w14:textId="77777777" w:rsidR="0070430A" w:rsidRPr="00794639" w:rsidRDefault="0070430A" w:rsidP="0070430A">
      <w:pPr>
        <w:pStyle w:val="Heading1"/>
        <w:sectPr w:rsidR="0070430A" w:rsidRPr="00794639" w:rsidSect="005E0107">
          <w:headerReference w:type="even" r:id="rId32"/>
          <w:pgSz w:w="11909" w:h="16834" w:code="9"/>
          <w:pgMar w:top="1440" w:right="1440" w:bottom="1440" w:left="1440" w:header="691" w:footer="800" w:gutter="0"/>
          <w:cols w:space="720"/>
          <w:titlePg/>
          <w:docGrid w:linePitch="360"/>
        </w:sectPr>
      </w:pPr>
      <w:bookmarkStart w:id="6889" w:name="_Toc369684071"/>
      <w:bookmarkStart w:id="6890" w:name="_Toc489460811"/>
      <w:bookmarkStart w:id="6891" w:name="_Toc503188194"/>
      <w:bookmarkStart w:id="6892" w:name="_Toc503194215"/>
      <w:bookmarkStart w:id="6893" w:name="_Toc503200236"/>
      <w:bookmarkStart w:id="6894" w:name="_Toc503206345"/>
      <w:bookmarkStart w:id="6895" w:name="_Toc503194259"/>
      <w:bookmarkStart w:id="6896" w:name="_Toc503200280"/>
      <w:bookmarkStart w:id="6897" w:name="_Toc503206389"/>
      <w:bookmarkStart w:id="6898" w:name="_Toc511146002"/>
      <w:bookmarkStart w:id="6899" w:name="_Toc511204046"/>
      <w:bookmarkStart w:id="6900" w:name="_Toc512618456"/>
      <w:bookmarkStart w:id="6901" w:name="_Toc512858674"/>
      <w:bookmarkStart w:id="6902" w:name="_Toc512858927"/>
      <w:bookmarkStart w:id="6903" w:name="_Toc514426752"/>
      <w:bookmarkStart w:id="6904" w:name="_Toc514670136"/>
      <w:bookmarkStart w:id="6905" w:name="_Toc503194260"/>
      <w:bookmarkStart w:id="6906" w:name="_Toc503200281"/>
      <w:bookmarkStart w:id="6907" w:name="_Toc503206390"/>
      <w:bookmarkStart w:id="6908" w:name="_Toc511146003"/>
      <w:bookmarkStart w:id="6909" w:name="_Toc511204047"/>
      <w:bookmarkStart w:id="6910" w:name="_Toc512618457"/>
      <w:bookmarkStart w:id="6911" w:name="_Toc512858675"/>
      <w:bookmarkStart w:id="6912" w:name="_Toc512858928"/>
      <w:bookmarkStart w:id="6913" w:name="_Toc514426803"/>
      <w:bookmarkStart w:id="6914" w:name="_Toc514670187"/>
      <w:bookmarkStart w:id="6915" w:name="_Toc422389075"/>
      <w:bookmarkStart w:id="6916" w:name="_Toc422731709"/>
      <w:bookmarkStart w:id="6917" w:name="_Toc424133527"/>
      <w:bookmarkStart w:id="6918" w:name="_Toc422389076"/>
      <w:bookmarkStart w:id="6919" w:name="_Toc422731710"/>
      <w:bookmarkStart w:id="6920" w:name="_Toc424133528"/>
      <w:bookmarkStart w:id="6921" w:name="_Toc422389077"/>
      <w:bookmarkStart w:id="6922" w:name="_Toc422731711"/>
      <w:bookmarkStart w:id="6923" w:name="_Toc424133529"/>
      <w:bookmarkStart w:id="6924" w:name="_Toc422389121"/>
      <w:bookmarkStart w:id="6925" w:name="_Toc422731755"/>
      <w:bookmarkStart w:id="6926" w:name="_Toc424133573"/>
      <w:bookmarkStart w:id="6927" w:name="_Toc387760883"/>
      <w:bookmarkStart w:id="6928" w:name="_Toc387940976"/>
      <w:bookmarkStart w:id="6929" w:name="_Toc389645352"/>
      <w:bookmarkStart w:id="6930" w:name="_Toc390089245"/>
      <w:bookmarkStart w:id="6931" w:name="_Toc390855778"/>
      <w:bookmarkStart w:id="6932" w:name="_Toc391026443"/>
      <w:bookmarkStart w:id="6933" w:name="_Toc387760890"/>
      <w:bookmarkStart w:id="6934" w:name="_Toc387940983"/>
      <w:bookmarkStart w:id="6935" w:name="_Toc389645359"/>
      <w:bookmarkStart w:id="6936" w:name="_Toc390089252"/>
      <w:bookmarkStart w:id="6937" w:name="_Toc390855785"/>
      <w:bookmarkStart w:id="6938" w:name="_Toc391026450"/>
      <w:bookmarkStart w:id="6939" w:name="_Toc422389482"/>
      <w:bookmarkStart w:id="6940" w:name="_Toc422732116"/>
      <w:bookmarkStart w:id="6941" w:name="_Toc424133934"/>
      <w:bookmarkStart w:id="6942" w:name="_Toc422389521"/>
      <w:bookmarkStart w:id="6943" w:name="_Toc422732155"/>
      <w:bookmarkStart w:id="6944" w:name="_Toc424133973"/>
      <w:bookmarkStart w:id="6945" w:name="_Toc503194261"/>
      <w:bookmarkStart w:id="6946" w:name="_Toc503200282"/>
      <w:bookmarkStart w:id="6947" w:name="_Toc503206391"/>
      <w:bookmarkStart w:id="6948" w:name="_Toc511146004"/>
      <w:bookmarkStart w:id="6949" w:name="_Toc511204048"/>
      <w:bookmarkStart w:id="6950" w:name="_Toc512618458"/>
      <w:bookmarkStart w:id="6951" w:name="_Toc512858676"/>
      <w:bookmarkStart w:id="6952" w:name="_Toc512858929"/>
      <w:bookmarkStart w:id="6953" w:name="_Toc514426804"/>
      <w:bookmarkStart w:id="6954" w:name="_Toc514670188"/>
      <w:bookmarkStart w:id="6955" w:name="_Toc503194262"/>
      <w:bookmarkStart w:id="6956" w:name="_Toc503200283"/>
      <w:bookmarkStart w:id="6957" w:name="_Toc503206392"/>
      <w:bookmarkStart w:id="6958" w:name="_Toc511146005"/>
      <w:bookmarkStart w:id="6959" w:name="_Toc511204049"/>
      <w:bookmarkStart w:id="6960" w:name="_Toc512618459"/>
      <w:bookmarkStart w:id="6961" w:name="_Toc512858677"/>
      <w:bookmarkStart w:id="6962" w:name="_Toc512858930"/>
      <w:bookmarkStart w:id="6963" w:name="_Toc514426805"/>
      <w:bookmarkStart w:id="6964" w:name="_Toc514670189"/>
      <w:bookmarkStart w:id="6965" w:name="_Toc514426806"/>
      <w:bookmarkStart w:id="6966" w:name="_Toc514670190"/>
      <w:bookmarkStart w:id="6967" w:name="_Toc514426807"/>
      <w:bookmarkStart w:id="6968" w:name="_Toc514670191"/>
      <w:bookmarkStart w:id="6969" w:name="_Toc514426808"/>
      <w:bookmarkStart w:id="6970" w:name="_Toc514670192"/>
      <w:bookmarkStart w:id="6971" w:name="_Toc514426809"/>
      <w:bookmarkStart w:id="6972" w:name="_Toc514670193"/>
      <w:bookmarkStart w:id="6973" w:name="_Toc514426810"/>
      <w:bookmarkStart w:id="6974" w:name="_Toc514670194"/>
      <w:bookmarkStart w:id="6975" w:name="_Toc514426811"/>
      <w:bookmarkStart w:id="6976" w:name="_Toc514670195"/>
      <w:bookmarkStart w:id="6977" w:name="_Toc448911874"/>
      <w:bookmarkStart w:id="6978" w:name="_Toc448912315"/>
      <w:bookmarkStart w:id="6979" w:name="_Toc448911875"/>
      <w:bookmarkStart w:id="6980" w:name="_Toc448912316"/>
      <w:bookmarkStart w:id="6981" w:name="_Toc503194263"/>
      <w:bookmarkStart w:id="6982" w:name="_Toc503200284"/>
      <w:bookmarkStart w:id="6983" w:name="_Toc503206393"/>
      <w:bookmarkStart w:id="6984" w:name="_Toc511146006"/>
      <w:bookmarkStart w:id="6985" w:name="_Toc511204050"/>
      <w:bookmarkStart w:id="6986" w:name="_Toc512618460"/>
      <w:bookmarkStart w:id="6987" w:name="_Toc512858678"/>
      <w:bookmarkStart w:id="6988" w:name="_Toc512858931"/>
      <w:bookmarkStart w:id="6989" w:name="_Toc514426812"/>
      <w:bookmarkStart w:id="6990" w:name="_Toc514670196"/>
      <w:bookmarkStart w:id="6991" w:name="_Toc514426813"/>
      <w:bookmarkStart w:id="6992" w:name="_Toc514670197"/>
      <w:bookmarkStart w:id="6993" w:name="_Toc514426814"/>
      <w:bookmarkStart w:id="6994" w:name="_Toc514670198"/>
      <w:bookmarkStart w:id="6995" w:name="_Toc514426815"/>
      <w:bookmarkStart w:id="6996" w:name="_Toc514670199"/>
      <w:bookmarkStart w:id="6997" w:name="_Toc503194264"/>
      <w:bookmarkStart w:id="6998" w:name="_Toc503200285"/>
      <w:bookmarkStart w:id="6999" w:name="_Toc503206394"/>
      <w:bookmarkStart w:id="7000" w:name="_Toc511146007"/>
      <w:bookmarkStart w:id="7001" w:name="_Toc511204051"/>
      <w:bookmarkStart w:id="7002" w:name="_Toc512618461"/>
      <w:bookmarkStart w:id="7003" w:name="_Toc512858679"/>
      <w:bookmarkStart w:id="7004" w:name="_Toc512858932"/>
      <w:bookmarkStart w:id="7005" w:name="_Toc514426816"/>
      <w:bookmarkStart w:id="7006" w:name="_Toc514670200"/>
      <w:bookmarkStart w:id="7007" w:name="_Toc514426817"/>
      <w:bookmarkStart w:id="7008" w:name="_Toc514670201"/>
      <w:bookmarkStart w:id="7009" w:name="_Toc503194265"/>
      <w:bookmarkStart w:id="7010" w:name="_Toc503200286"/>
      <w:bookmarkStart w:id="7011" w:name="_Toc503206395"/>
      <w:bookmarkStart w:id="7012" w:name="_Toc511146008"/>
      <w:bookmarkStart w:id="7013" w:name="_Toc511204052"/>
      <w:bookmarkStart w:id="7014" w:name="_Toc512618462"/>
      <w:bookmarkStart w:id="7015" w:name="_Toc512858680"/>
      <w:bookmarkStart w:id="7016" w:name="_Toc512858933"/>
      <w:bookmarkStart w:id="7017" w:name="_Toc514426818"/>
      <w:bookmarkStart w:id="7018" w:name="_Toc514670202"/>
      <w:bookmarkStart w:id="7019" w:name="_Toc514426819"/>
      <w:bookmarkStart w:id="7020" w:name="_Toc514670203"/>
      <w:bookmarkStart w:id="7021" w:name="_Toc503194266"/>
      <w:bookmarkStart w:id="7022" w:name="_Toc503200287"/>
      <w:bookmarkStart w:id="7023" w:name="_Toc503206396"/>
      <w:bookmarkStart w:id="7024" w:name="_Toc511146009"/>
      <w:bookmarkStart w:id="7025" w:name="_Toc511204053"/>
      <w:bookmarkStart w:id="7026" w:name="_Toc512618463"/>
      <w:bookmarkStart w:id="7027" w:name="_Toc512858681"/>
      <w:bookmarkStart w:id="7028" w:name="_Toc512858934"/>
      <w:bookmarkStart w:id="7029" w:name="_Toc514426820"/>
      <w:bookmarkStart w:id="7030" w:name="_Toc514670204"/>
      <w:bookmarkStart w:id="7031" w:name="_Toc514426821"/>
      <w:bookmarkStart w:id="7032" w:name="_Toc514670205"/>
      <w:bookmarkStart w:id="7033" w:name="_Toc514426822"/>
      <w:bookmarkStart w:id="7034" w:name="_Toc514670206"/>
      <w:bookmarkStart w:id="7035" w:name="_Toc503194267"/>
      <w:bookmarkStart w:id="7036" w:name="_Toc503200288"/>
      <w:bookmarkStart w:id="7037" w:name="_Toc503206397"/>
      <w:bookmarkStart w:id="7038" w:name="_Toc511146010"/>
      <w:bookmarkStart w:id="7039" w:name="_Toc511204054"/>
      <w:bookmarkStart w:id="7040" w:name="_Toc512618464"/>
      <w:bookmarkStart w:id="7041" w:name="_Toc512858682"/>
      <w:bookmarkStart w:id="7042" w:name="_Toc512858935"/>
      <w:bookmarkStart w:id="7043" w:name="_Toc514426823"/>
      <w:bookmarkStart w:id="7044" w:name="_Toc514670207"/>
      <w:bookmarkStart w:id="7045" w:name="_Toc514426824"/>
      <w:bookmarkStart w:id="7046" w:name="_Toc514670208"/>
      <w:bookmarkStart w:id="7047" w:name="_Toc514426825"/>
      <w:bookmarkStart w:id="7048" w:name="_Toc514670209"/>
      <w:bookmarkStart w:id="7049" w:name="_Toc514426826"/>
      <w:bookmarkStart w:id="7050" w:name="_Toc514670210"/>
      <w:bookmarkStart w:id="7051" w:name="_Toc514426827"/>
      <w:bookmarkStart w:id="7052" w:name="_Toc514670211"/>
      <w:bookmarkStart w:id="7053" w:name="_Toc407195507"/>
      <w:bookmarkStart w:id="7054" w:name="_Toc408218662"/>
      <w:bookmarkStart w:id="7055" w:name="_Toc408219341"/>
      <w:bookmarkStart w:id="7056" w:name="_Toc408243616"/>
      <w:bookmarkStart w:id="7057" w:name="_Toc410640915"/>
      <w:bookmarkStart w:id="7058" w:name="_Toc410642008"/>
      <w:bookmarkStart w:id="7059" w:name="_Toc503194268"/>
      <w:bookmarkStart w:id="7060" w:name="_Toc503200289"/>
      <w:bookmarkStart w:id="7061" w:name="_Toc503206398"/>
      <w:bookmarkStart w:id="7062" w:name="_Toc511146011"/>
      <w:bookmarkStart w:id="7063" w:name="_Toc511204055"/>
      <w:bookmarkStart w:id="7064" w:name="_Toc512618465"/>
      <w:bookmarkStart w:id="7065" w:name="_Toc512858683"/>
      <w:bookmarkStart w:id="7066" w:name="_Toc512858936"/>
      <w:bookmarkStart w:id="7067" w:name="_Toc514426828"/>
      <w:bookmarkStart w:id="7068" w:name="_Toc514670212"/>
      <w:bookmarkStart w:id="7069" w:name="_Toc503194269"/>
      <w:bookmarkStart w:id="7070" w:name="_Toc503200290"/>
      <w:bookmarkStart w:id="7071" w:name="_Toc503206399"/>
      <w:bookmarkStart w:id="7072" w:name="_Toc511146012"/>
      <w:bookmarkStart w:id="7073" w:name="_Toc511204056"/>
      <w:bookmarkStart w:id="7074" w:name="_Toc512618466"/>
      <w:bookmarkStart w:id="7075" w:name="_Toc512858684"/>
      <w:bookmarkStart w:id="7076" w:name="_Toc512858937"/>
      <w:bookmarkStart w:id="7077" w:name="_Toc514426829"/>
      <w:bookmarkStart w:id="7078" w:name="_Toc514670213"/>
      <w:bookmarkStart w:id="7079" w:name="_Toc503194270"/>
      <w:bookmarkStart w:id="7080" w:name="_Toc503200291"/>
      <w:bookmarkStart w:id="7081" w:name="_Toc503206400"/>
      <w:bookmarkStart w:id="7082" w:name="_Toc511146013"/>
      <w:bookmarkStart w:id="7083" w:name="_Toc511204057"/>
      <w:bookmarkStart w:id="7084" w:name="_Toc512618467"/>
      <w:bookmarkStart w:id="7085" w:name="_Toc512858685"/>
      <w:bookmarkStart w:id="7086" w:name="_Toc512858938"/>
      <w:bookmarkStart w:id="7087" w:name="_Toc514426900"/>
      <w:bookmarkStart w:id="7088" w:name="_Toc514670284"/>
      <w:bookmarkStart w:id="7089" w:name="_Toc503194271"/>
      <w:bookmarkStart w:id="7090" w:name="_Toc503200292"/>
      <w:bookmarkStart w:id="7091" w:name="_Toc503206401"/>
      <w:bookmarkStart w:id="7092" w:name="_Toc511146014"/>
      <w:bookmarkStart w:id="7093" w:name="_Toc511204058"/>
      <w:bookmarkStart w:id="7094" w:name="_Toc512618468"/>
      <w:bookmarkStart w:id="7095" w:name="_Toc512858686"/>
      <w:bookmarkStart w:id="7096" w:name="_Toc512858939"/>
      <w:bookmarkStart w:id="7097" w:name="_Toc514426951"/>
      <w:bookmarkStart w:id="7098" w:name="_Toc514670335"/>
      <w:bookmarkStart w:id="7099" w:name="_Toc503194272"/>
      <w:bookmarkStart w:id="7100" w:name="_Toc503200293"/>
      <w:bookmarkStart w:id="7101" w:name="_Toc503206402"/>
      <w:bookmarkStart w:id="7102" w:name="_Toc511146015"/>
      <w:bookmarkStart w:id="7103" w:name="_Toc511204059"/>
      <w:bookmarkStart w:id="7104" w:name="_Toc512618469"/>
      <w:bookmarkStart w:id="7105" w:name="_Toc512858687"/>
      <w:bookmarkStart w:id="7106" w:name="_Toc512858940"/>
      <w:bookmarkStart w:id="7107" w:name="_Toc514426991"/>
      <w:bookmarkStart w:id="7108" w:name="_Toc514670375"/>
      <w:bookmarkStart w:id="7109" w:name="_Toc503194273"/>
      <w:bookmarkStart w:id="7110" w:name="_Toc503200294"/>
      <w:bookmarkStart w:id="7111" w:name="_Toc503206403"/>
      <w:bookmarkStart w:id="7112" w:name="_Toc511146016"/>
      <w:bookmarkStart w:id="7113" w:name="_Toc511204060"/>
      <w:bookmarkStart w:id="7114" w:name="_Toc512618470"/>
      <w:bookmarkStart w:id="7115" w:name="_Toc512858688"/>
      <w:bookmarkStart w:id="7116" w:name="_Toc512858941"/>
      <w:bookmarkStart w:id="7117" w:name="_Toc514427031"/>
      <w:bookmarkStart w:id="7118" w:name="_Toc514670415"/>
      <w:bookmarkStart w:id="7119" w:name="_Toc503194274"/>
      <w:bookmarkStart w:id="7120" w:name="_Toc503200295"/>
      <w:bookmarkStart w:id="7121" w:name="_Toc503206404"/>
      <w:bookmarkStart w:id="7122" w:name="_Toc511146017"/>
      <w:bookmarkStart w:id="7123" w:name="_Toc511204061"/>
      <w:bookmarkStart w:id="7124" w:name="_Toc512618471"/>
      <w:bookmarkStart w:id="7125" w:name="_Toc512858689"/>
      <w:bookmarkStart w:id="7126" w:name="_Toc512858942"/>
      <w:bookmarkStart w:id="7127" w:name="_Toc514427069"/>
      <w:bookmarkStart w:id="7128" w:name="_Toc514670453"/>
      <w:bookmarkStart w:id="7129" w:name="_Toc503194275"/>
      <w:bookmarkStart w:id="7130" w:name="_Toc503200296"/>
      <w:bookmarkStart w:id="7131" w:name="_Toc503206405"/>
      <w:bookmarkStart w:id="7132" w:name="_Toc511146018"/>
      <w:bookmarkStart w:id="7133" w:name="_Toc511204062"/>
      <w:bookmarkStart w:id="7134" w:name="_Toc512618472"/>
      <w:bookmarkStart w:id="7135" w:name="_Toc512858690"/>
      <w:bookmarkStart w:id="7136" w:name="_Toc512858943"/>
      <w:bookmarkStart w:id="7137" w:name="_Toc514427100"/>
      <w:bookmarkStart w:id="7138" w:name="_Toc514670484"/>
      <w:bookmarkStart w:id="7139" w:name="_Toc503194276"/>
      <w:bookmarkStart w:id="7140" w:name="_Toc503200297"/>
      <w:bookmarkStart w:id="7141" w:name="_Toc503206406"/>
      <w:bookmarkStart w:id="7142" w:name="_Toc511146019"/>
      <w:bookmarkStart w:id="7143" w:name="_Toc511204063"/>
      <w:bookmarkStart w:id="7144" w:name="_Toc512618473"/>
      <w:bookmarkStart w:id="7145" w:name="_Toc512858691"/>
      <w:bookmarkStart w:id="7146" w:name="_Toc512858944"/>
      <w:bookmarkStart w:id="7147" w:name="_Toc514427132"/>
      <w:bookmarkStart w:id="7148" w:name="_Toc514670516"/>
      <w:bookmarkStart w:id="7149" w:name="_Toc503194277"/>
      <w:bookmarkStart w:id="7150" w:name="_Toc503200298"/>
      <w:bookmarkStart w:id="7151" w:name="_Toc503206407"/>
      <w:bookmarkStart w:id="7152" w:name="_Toc511146020"/>
      <w:bookmarkStart w:id="7153" w:name="_Toc511204064"/>
      <w:bookmarkStart w:id="7154" w:name="_Toc512618474"/>
      <w:bookmarkStart w:id="7155" w:name="_Toc512858692"/>
      <w:bookmarkStart w:id="7156" w:name="_Toc512858945"/>
      <w:bookmarkStart w:id="7157" w:name="_Toc514427133"/>
      <w:bookmarkStart w:id="7158" w:name="_Toc514670517"/>
      <w:bookmarkStart w:id="7159" w:name="_Toc369684112"/>
      <w:bookmarkStart w:id="7160" w:name="_Toc503194278"/>
      <w:bookmarkStart w:id="7161" w:name="_Toc503200299"/>
      <w:bookmarkStart w:id="7162" w:name="_Toc503206408"/>
      <w:bookmarkStart w:id="7163" w:name="_Toc511146021"/>
      <w:bookmarkStart w:id="7164" w:name="_Toc511204065"/>
      <w:bookmarkStart w:id="7165" w:name="_Toc512618475"/>
      <w:bookmarkStart w:id="7166" w:name="_Toc512858693"/>
      <w:bookmarkStart w:id="7167" w:name="_Toc512858946"/>
      <w:bookmarkStart w:id="7168" w:name="_Toc514427178"/>
      <w:bookmarkStart w:id="7169" w:name="_Toc514670562"/>
      <w:bookmarkStart w:id="7170" w:name="_Toc503194279"/>
      <w:bookmarkStart w:id="7171" w:name="_Toc503200300"/>
      <w:bookmarkStart w:id="7172" w:name="_Toc503206409"/>
      <w:bookmarkStart w:id="7173" w:name="_Toc511146022"/>
      <w:bookmarkStart w:id="7174" w:name="_Toc511204066"/>
      <w:bookmarkStart w:id="7175" w:name="_Toc512618476"/>
      <w:bookmarkStart w:id="7176" w:name="_Toc512858694"/>
      <w:bookmarkStart w:id="7177" w:name="_Toc512858947"/>
      <w:bookmarkStart w:id="7178" w:name="_Toc514427255"/>
      <w:bookmarkStart w:id="7179" w:name="_Toc514670639"/>
      <w:bookmarkStart w:id="7180" w:name="_Toc503194280"/>
      <w:bookmarkStart w:id="7181" w:name="_Toc503200301"/>
      <w:bookmarkStart w:id="7182" w:name="_Toc503206410"/>
      <w:bookmarkStart w:id="7183" w:name="_Toc511146023"/>
      <w:bookmarkStart w:id="7184" w:name="_Toc511204067"/>
      <w:bookmarkStart w:id="7185" w:name="_Toc512618477"/>
      <w:bookmarkStart w:id="7186" w:name="_Toc512858695"/>
      <w:bookmarkStart w:id="7187" w:name="_Toc512858948"/>
      <w:bookmarkStart w:id="7188" w:name="_Toc514427378"/>
      <w:bookmarkStart w:id="7189" w:name="_Toc514670762"/>
      <w:bookmarkStart w:id="7190" w:name="_Toc503194281"/>
      <w:bookmarkStart w:id="7191" w:name="_Toc503200302"/>
      <w:bookmarkStart w:id="7192" w:name="_Toc503206411"/>
      <w:bookmarkStart w:id="7193" w:name="_Toc511146024"/>
      <w:bookmarkStart w:id="7194" w:name="_Toc511204068"/>
      <w:bookmarkStart w:id="7195" w:name="_Toc512618478"/>
      <w:bookmarkStart w:id="7196" w:name="_Toc512858696"/>
      <w:bookmarkStart w:id="7197" w:name="_Toc512858949"/>
      <w:bookmarkStart w:id="7198" w:name="_Toc514427379"/>
      <w:bookmarkStart w:id="7199" w:name="_Toc514670763"/>
      <w:bookmarkStart w:id="7200" w:name="_Toc503194282"/>
      <w:bookmarkStart w:id="7201" w:name="_Toc503200303"/>
      <w:bookmarkStart w:id="7202" w:name="_Toc503206412"/>
      <w:bookmarkStart w:id="7203" w:name="_Toc511146025"/>
      <w:bookmarkStart w:id="7204" w:name="_Toc511204069"/>
      <w:bookmarkStart w:id="7205" w:name="_Toc512618479"/>
      <w:bookmarkStart w:id="7206" w:name="_Toc512858697"/>
      <w:bookmarkStart w:id="7207" w:name="_Toc512858950"/>
      <w:bookmarkStart w:id="7208" w:name="_Toc514427445"/>
      <w:bookmarkStart w:id="7209" w:name="_Toc514670829"/>
      <w:bookmarkStart w:id="7210" w:name="_Toc514427446"/>
      <w:bookmarkStart w:id="7211" w:name="_Toc514670830"/>
      <w:bookmarkStart w:id="7212" w:name="_Toc503194283"/>
      <w:bookmarkStart w:id="7213" w:name="_Toc503200304"/>
      <w:bookmarkStart w:id="7214" w:name="_Toc503206413"/>
      <w:bookmarkStart w:id="7215" w:name="_Toc511146026"/>
      <w:bookmarkStart w:id="7216" w:name="_Toc511204070"/>
      <w:bookmarkStart w:id="7217" w:name="_Toc512618480"/>
      <w:bookmarkStart w:id="7218" w:name="_Toc512858698"/>
      <w:bookmarkStart w:id="7219" w:name="_Toc512858951"/>
      <w:bookmarkStart w:id="7220" w:name="_Toc514427503"/>
      <w:bookmarkStart w:id="7221" w:name="_Toc514670887"/>
      <w:bookmarkStart w:id="7222" w:name="_Toc503194284"/>
      <w:bookmarkStart w:id="7223" w:name="_Toc503200305"/>
      <w:bookmarkStart w:id="7224" w:name="_Toc503206414"/>
      <w:bookmarkStart w:id="7225" w:name="_Toc511146027"/>
      <w:bookmarkStart w:id="7226" w:name="_Toc511204071"/>
      <w:bookmarkStart w:id="7227" w:name="_Toc512618481"/>
      <w:bookmarkStart w:id="7228" w:name="_Toc512858699"/>
      <w:bookmarkStart w:id="7229" w:name="_Toc512858952"/>
      <w:bookmarkStart w:id="7230" w:name="_Toc514427504"/>
      <w:bookmarkStart w:id="7231" w:name="_Toc514670888"/>
      <w:bookmarkStart w:id="7232" w:name="_Toc503194285"/>
      <w:bookmarkStart w:id="7233" w:name="_Toc503200306"/>
      <w:bookmarkStart w:id="7234" w:name="_Toc503206415"/>
      <w:bookmarkStart w:id="7235" w:name="_Toc511146028"/>
      <w:bookmarkStart w:id="7236" w:name="_Toc511204072"/>
      <w:bookmarkStart w:id="7237" w:name="_Toc512618482"/>
      <w:bookmarkStart w:id="7238" w:name="_Toc512858700"/>
      <w:bookmarkStart w:id="7239" w:name="_Toc512858953"/>
      <w:bookmarkStart w:id="7240" w:name="_Toc514427584"/>
      <w:bookmarkStart w:id="7241" w:name="_Toc514670968"/>
      <w:bookmarkStart w:id="7242" w:name="_Toc503194286"/>
      <w:bookmarkStart w:id="7243" w:name="_Toc503200307"/>
      <w:bookmarkStart w:id="7244" w:name="_Toc503206416"/>
      <w:bookmarkStart w:id="7245" w:name="_Toc511146029"/>
      <w:bookmarkStart w:id="7246" w:name="_Toc511204073"/>
      <w:bookmarkStart w:id="7247" w:name="_Toc512618483"/>
      <w:bookmarkStart w:id="7248" w:name="_Toc512858701"/>
      <w:bookmarkStart w:id="7249" w:name="_Toc512858954"/>
      <w:bookmarkStart w:id="7250" w:name="_Toc514427635"/>
      <w:bookmarkStart w:id="7251" w:name="_Toc514671019"/>
      <w:bookmarkStart w:id="7252" w:name="_Toc503194287"/>
      <w:bookmarkStart w:id="7253" w:name="_Toc503200308"/>
      <w:bookmarkStart w:id="7254" w:name="_Toc503206417"/>
      <w:bookmarkStart w:id="7255" w:name="_Toc511146030"/>
      <w:bookmarkStart w:id="7256" w:name="_Toc511204074"/>
      <w:bookmarkStart w:id="7257" w:name="_Toc512618484"/>
      <w:bookmarkStart w:id="7258" w:name="_Toc512858702"/>
      <w:bookmarkStart w:id="7259" w:name="_Toc512858955"/>
      <w:bookmarkStart w:id="7260" w:name="_Toc514427680"/>
      <w:bookmarkStart w:id="7261" w:name="_Toc514671064"/>
      <w:bookmarkStart w:id="7262" w:name="_Toc503194288"/>
      <w:bookmarkStart w:id="7263" w:name="_Toc503200309"/>
      <w:bookmarkStart w:id="7264" w:name="_Toc503206418"/>
      <w:bookmarkStart w:id="7265" w:name="_Toc511146031"/>
      <w:bookmarkStart w:id="7266" w:name="_Toc511204075"/>
      <w:bookmarkStart w:id="7267" w:name="_Toc512618485"/>
      <w:bookmarkStart w:id="7268" w:name="_Toc512858703"/>
      <w:bookmarkStart w:id="7269" w:name="_Toc512858956"/>
      <w:bookmarkStart w:id="7270" w:name="_Toc514427726"/>
      <w:bookmarkStart w:id="7271" w:name="_Toc514671110"/>
      <w:bookmarkStart w:id="7272" w:name="_Toc503194289"/>
      <w:bookmarkStart w:id="7273" w:name="_Toc503200310"/>
      <w:bookmarkStart w:id="7274" w:name="_Toc503206419"/>
      <w:bookmarkStart w:id="7275" w:name="_Toc511146032"/>
      <w:bookmarkStart w:id="7276" w:name="_Toc511204076"/>
      <w:bookmarkStart w:id="7277" w:name="_Toc512618486"/>
      <w:bookmarkStart w:id="7278" w:name="_Toc512858704"/>
      <w:bookmarkStart w:id="7279" w:name="_Toc512858957"/>
      <w:bookmarkStart w:id="7280" w:name="_Toc514427767"/>
      <w:bookmarkStart w:id="7281" w:name="_Toc514671151"/>
      <w:bookmarkStart w:id="7282" w:name="_Toc503194290"/>
      <w:bookmarkStart w:id="7283" w:name="_Toc503200311"/>
      <w:bookmarkStart w:id="7284" w:name="_Toc503206420"/>
      <w:bookmarkStart w:id="7285" w:name="_Toc511146033"/>
      <w:bookmarkStart w:id="7286" w:name="_Toc511204077"/>
      <w:bookmarkStart w:id="7287" w:name="_Toc512618487"/>
      <w:bookmarkStart w:id="7288" w:name="_Toc512858705"/>
      <w:bookmarkStart w:id="7289" w:name="_Toc512858958"/>
      <w:bookmarkStart w:id="7290" w:name="_Toc514427801"/>
      <w:bookmarkStart w:id="7291" w:name="_Toc514671185"/>
      <w:bookmarkStart w:id="7292" w:name="_Toc368923068"/>
      <w:bookmarkStart w:id="7293" w:name="_Toc369096621"/>
      <w:bookmarkStart w:id="7294" w:name="_Toc369270487"/>
      <w:bookmarkStart w:id="7295" w:name="_Toc368923105"/>
      <w:bookmarkStart w:id="7296" w:name="_Toc369096658"/>
      <w:bookmarkStart w:id="7297" w:name="_Toc369270524"/>
      <w:bookmarkStart w:id="7298" w:name="_Toc369684121"/>
      <w:bookmarkStart w:id="7299" w:name="_Toc369684158"/>
      <w:bookmarkStart w:id="7300" w:name="_Toc503194291"/>
      <w:bookmarkStart w:id="7301" w:name="_Toc503200312"/>
      <w:bookmarkStart w:id="7302" w:name="_Toc503206421"/>
      <w:bookmarkStart w:id="7303" w:name="_Toc511146034"/>
      <w:bookmarkStart w:id="7304" w:name="_Toc511204078"/>
      <w:bookmarkStart w:id="7305" w:name="_Toc512618488"/>
      <w:bookmarkStart w:id="7306" w:name="_Toc512858706"/>
      <w:bookmarkStart w:id="7307" w:name="_Toc512858959"/>
      <w:bookmarkStart w:id="7308" w:name="_Toc514427870"/>
      <w:bookmarkStart w:id="7309" w:name="_Toc514671254"/>
      <w:bookmarkStart w:id="7310" w:name="_Toc382213200"/>
      <w:bookmarkStart w:id="7311" w:name="_Toc382213787"/>
      <w:bookmarkStart w:id="7312" w:name="_Toc382215645"/>
      <w:bookmarkStart w:id="7313" w:name="_Toc384297639"/>
      <w:bookmarkStart w:id="7314" w:name="_Toc384300269"/>
      <w:bookmarkStart w:id="7315" w:name="_Toc384301485"/>
      <w:bookmarkStart w:id="7316" w:name="_Toc384302074"/>
      <w:bookmarkStart w:id="7317" w:name="_Toc384302684"/>
      <w:bookmarkStart w:id="7318" w:name="_Toc384315180"/>
      <w:bookmarkStart w:id="7319" w:name="_Toc369684161"/>
      <w:bookmarkStart w:id="7320" w:name="_Toc369684162"/>
      <w:bookmarkStart w:id="7321" w:name="_Toc369684163"/>
      <w:bookmarkStart w:id="7322" w:name="_Toc369684164"/>
      <w:bookmarkStart w:id="7323" w:name="_Toc503194292"/>
      <w:bookmarkStart w:id="7324" w:name="_Toc503200313"/>
      <w:bookmarkStart w:id="7325" w:name="_Toc503206422"/>
      <w:bookmarkStart w:id="7326" w:name="_Toc511146035"/>
      <w:bookmarkStart w:id="7327" w:name="_Toc511204079"/>
      <w:bookmarkStart w:id="7328" w:name="_Toc512618489"/>
      <w:bookmarkStart w:id="7329" w:name="_Toc512858707"/>
      <w:bookmarkStart w:id="7330" w:name="_Toc512858960"/>
      <w:bookmarkStart w:id="7331" w:name="_Toc514427892"/>
      <w:bookmarkStart w:id="7332" w:name="_Toc514671276"/>
      <w:bookmarkStart w:id="7333" w:name="_Toc503194293"/>
      <w:bookmarkStart w:id="7334" w:name="_Toc503200314"/>
      <w:bookmarkStart w:id="7335" w:name="_Toc503206423"/>
      <w:bookmarkStart w:id="7336" w:name="_Toc511146036"/>
      <w:bookmarkStart w:id="7337" w:name="_Toc511204080"/>
      <w:bookmarkStart w:id="7338" w:name="_Toc512618490"/>
      <w:bookmarkStart w:id="7339" w:name="_Toc512858708"/>
      <w:bookmarkStart w:id="7340" w:name="_Toc512858961"/>
      <w:bookmarkStart w:id="7341" w:name="_Toc514427908"/>
      <w:bookmarkStart w:id="7342" w:name="_Toc514671292"/>
      <w:bookmarkStart w:id="7343" w:name="_Toc503194294"/>
      <w:bookmarkStart w:id="7344" w:name="_Toc503200315"/>
      <w:bookmarkStart w:id="7345" w:name="_Toc503206424"/>
      <w:bookmarkStart w:id="7346" w:name="_Toc511146037"/>
      <w:bookmarkStart w:id="7347" w:name="_Toc511204081"/>
      <w:bookmarkStart w:id="7348" w:name="_Toc512618491"/>
      <w:bookmarkStart w:id="7349" w:name="_Toc512858709"/>
      <w:bookmarkStart w:id="7350" w:name="_Toc512858962"/>
      <w:bookmarkStart w:id="7351" w:name="_Toc514427975"/>
      <w:bookmarkStart w:id="7352" w:name="_Toc514671359"/>
      <w:bookmarkStart w:id="7353" w:name="_Toc503194295"/>
      <w:bookmarkStart w:id="7354" w:name="_Toc503200316"/>
      <w:bookmarkStart w:id="7355" w:name="_Toc503206425"/>
      <w:bookmarkStart w:id="7356" w:name="_Toc511146038"/>
      <w:bookmarkStart w:id="7357" w:name="_Toc511204082"/>
      <w:bookmarkStart w:id="7358" w:name="_Toc512618492"/>
      <w:bookmarkStart w:id="7359" w:name="_Toc512858710"/>
      <w:bookmarkStart w:id="7360" w:name="_Toc512858963"/>
      <w:bookmarkStart w:id="7361" w:name="_Toc514428027"/>
      <w:bookmarkStart w:id="7362" w:name="_Toc514671411"/>
      <w:bookmarkStart w:id="7363" w:name="_Toc503194296"/>
      <w:bookmarkStart w:id="7364" w:name="_Toc503200317"/>
      <w:bookmarkStart w:id="7365" w:name="_Toc503206426"/>
      <w:bookmarkStart w:id="7366" w:name="_Toc511146039"/>
      <w:bookmarkStart w:id="7367" w:name="_Toc511204083"/>
      <w:bookmarkStart w:id="7368" w:name="_Toc512618493"/>
      <w:bookmarkStart w:id="7369" w:name="_Toc512858711"/>
      <w:bookmarkStart w:id="7370" w:name="_Toc512858964"/>
      <w:bookmarkStart w:id="7371" w:name="_Toc514428047"/>
      <w:bookmarkStart w:id="7372" w:name="_Toc514671431"/>
      <w:bookmarkStart w:id="7373" w:name="_Toc369684170"/>
      <w:bookmarkStart w:id="7374" w:name="_Toc503194297"/>
      <w:bookmarkStart w:id="7375" w:name="_Toc503200318"/>
      <w:bookmarkStart w:id="7376" w:name="_Toc503206427"/>
      <w:bookmarkStart w:id="7377" w:name="_Toc511146040"/>
      <w:bookmarkStart w:id="7378" w:name="_Toc511204084"/>
      <w:bookmarkStart w:id="7379" w:name="_Toc512618494"/>
      <w:bookmarkStart w:id="7380" w:name="_Toc512858712"/>
      <w:bookmarkStart w:id="7381" w:name="_Toc512858965"/>
      <w:bookmarkStart w:id="7382" w:name="_Toc514428104"/>
      <w:bookmarkStart w:id="7383" w:name="_Toc514671488"/>
      <w:bookmarkStart w:id="7384" w:name="_Toc503194298"/>
      <w:bookmarkStart w:id="7385" w:name="_Toc503200319"/>
      <w:bookmarkStart w:id="7386" w:name="_Toc503206428"/>
      <w:bookmarkStart w:id="7387" w:name="_Toc511146041"/>
      <w:bookmarkStart w:id="7388" w:name="_Toc511204085"/>
      <w:bookmarkStart w:id="7389" w:name="_Toc512618495"/>
      <w:bookmarkStart w:id="7390" w:name="_Toc512858713"/>
      <w:bookmarkStart w:id="7391" w:name="_Toc512858966"/>
      <w:bookmarkStart w:id="7392" w:name="_Toc514428105"/>
      <w:bookmarkStart w:id="7393" w:name="_Toc514671489"/>
      <w:bookmarkStart w:id="7394" w:name="_Toc503194299"/>
      <w:bookmarkStart w:id="7395" w:name="_Toc503200320"/>
      <w:bookmarkStart w:id="7396" w:name="_Toc503206429"/>
      <w:bookmarkStart w:id="7397" w:name="_Toc511146042"/>
      <w:bookmarkStart w:id="7398" w:name="_Toc511204086"/>
      <w:bookmarkStart w:id="7399" w:name="_Toc512618496"/>
      <w:bookmarkStart w:id="7400" w:name="_Toc512858714"/>
      <w:bookmarkStart w:id="7401" w:name="_Toc512858967"/>
      <w:bookmarkStart w:id="7402" w:name="_Toc514428184"/>
      <w:bookmarkStart w:id="7403" w:name="_Toc514671568"/>
      <w:bookmarkStart w:id="7404" w:name="_Toc503194300"/>
      <w:bookmarkStart w:id="7405" w:name="_Toc503200321"/>
      <w:bookmarkStart w:id="7406" w:name="_Toc503206430"/>
      <w:bookmarkStart w:id="7407" w:name="_Toc511146043"/>
      <w:bookmarkStart w:id="7408" w:name="_Toc511204087"/>
      <w:bookmarkStart w:id="7409" w:name="_Toc512618497"/>
      <w:bookmarkStart w:id="7410" w:name="_Toc512858715"/>
      <w:bookmarkStart w:id="7411" w:name="_Toc512858968"/>
      <w:bookmarkStart w:id="7412" w:name="_Toc514428239"/>
      <w:bookmarkStart w:id="7413" w:name="_Toc514671623"/>
      <w:bookmarkStart w:id="7414" w:name="_Toc503194301"/>
      <w:bookmarkStart w:id="7415" w:name="_Toc503200322"/>
      <w:bookmarkStart w:id="7416" w:name="_Toc503206431"/>
      <w:bookmarkStart w:id="7417" w:name="_Toc511146044"/>
      <w:bookmarkStart w:id="7418" w:name="_Toc511204088"/>
      <w:bookmarkStart w:id="7419" w:name="_Toc512618498"/>
      <w:bookmarkStart w:id="7420" w:name="_Toc512858716"/>
      <w:bookmarkStart w:id="7421" w:name="_Toc512858969"/>
      <w:bookmarkStart w:id="7422" w:name="_Toc514428293"/>
      <w:bookmarkStart w:id="7423" w:name="_Toc514671677"/>
      <w:bookmarkStart w:id="7424" w:name="_Toc489460898"/>
      <w:bookmarkStart w:id="7425" w:name="_Toc503188281"/>
      <w:bookmarkStart w:id="7426" w:name="_Toc503194302"/>
      <w:bookmarkStart w:id="7427" w:name="_Toc503200323"/>
      <w:bookmarkStart w:id="7428" w:name="_Toc503206432"/>
      <w:bookmarkStart w:id="7429" w:name="_Toc503194336"/>
      <w:bookmarkStart w:id="7430" w:name="_Toc503200357"/>
      <w:bookmarkStart w:id="7431" w:name="_Toc503206466"/>
      <w:bookmarkStart w:id="7432" w:name="_Toc511146045"/>
      <w:bookmarkStart w:id="7433" w:name="_Toc511204089"/>
      <w:bookmarkStart w:id="7434" w:name="_Toc512618499"/>
      <w:bookmarkStart w:id="7435" w:name="_Toc512858717"/>
      <w:bookmarkStart w:id="7436" w:name="_Toc512858970"/>
      <w:bookmarkStart w:id="7437" w:name="_Toc514428332"/>
      <w:bookmarkStart w:id="7438" w:name="_Toc514671716"/>
      <w:bookmarkStart w:id="7439" w:name="_Toc503194337"/>
      <w:bookmarkStart w:id="7440" w:name="_Toc503200358"/>
      <w:bookmarkStart w:id="7441" w:name="_Toc503206467"/>
      <w:bookmarkStart w:id="7442" w:name="_Toc511146046"/>
      <w:bookmarkStart w:id="7443" w:name="_Toc511204090"/>
      <w:bookmarkStart w:id="7444" w:name="_Toc512618500"/>
      <w:bookmarkStart w:id="7445" w:name="_Toc512858718"/>
      <w:bookmarkStart w:id="7446" w:name="_Toc512858971"/>
      <w:bookmarkStart w:id="7447" w:name="_Toc514428349"/>
      <w:bookmarkStart w:id="7448" w:name="_Toc514671733"/>
      <w:bookmarkStart w:id="7449" w:name="_Toc489460934"/>
      <w:bookmarkStart w:id="7450" w:name="_Toc503188317"/>
      <w:bookmarkStart w:id="7451" w:name="_Toc503194338"/>
      <w:bookmarkStart w:id="7452" w:name="_Toc503200359"/>
      <w:bookmarkStart w:id="7453" w:name="_Toc503206468"/>
      <w:bookmarkStart w:id="7454" w:name="_Toc489460935"/>
      <w:bookmarkStart w:id="7455" w:name="_Toc503188318"/>
      <w:bookmarkStart w:id="7456" w:name="_Toc503194339"/>
      <w:bookmarkStart w:id="7457" w:name="_Toc503200360"/>
      <w:bookmarkStart w:id="7458" w:name="_Toc503206469"/>
      <w:bookmarkStart w:id="7459" w:name="_Toc489461021"/>
      <w:bookmarkStart w:id="7460" w:name="_Toc503188404"/>
      <w:bookmarkStart w:id="7461" w:name="_Toc503194425"/>
      <w:bookmarkStart w:id="7462" w:name="_Toc503200446"/>
      <w:bookmarkStart w:id="7463" w:name="_Toc503206555"/>
      <w:bookmarkStart w:id="7464" w:name="_Toc489461069"/>
      <w:bookmarkStart w:id="7465" w:name="_Toc503188452"/>
      <w:bookmarkStart w:id="7466" w:name="_Toc503194473"/>
      <w:bookmarkStart w:id="7467" w:name="_Toc503200494"/>
      <w:bookmarkStart w:id="7468" w:name="_Toc503206603"/>
      <w:bookmarkStart w:id="7469" w:name="_Toc489461138"/>
      <w:bookmarkStart w:id="7470" w:name="_Toc503188521"/>
      <w:bookmarkStart w:id="7471" w:name="_Toc503194542"/>
      <w:bookmarkStart w:id="7472" w:name="_Toc503200563"/>
      <w:bookmarkStart w:id="7473" w:name="_Toc503206672"/>
      <w:bookmarkStart w:id="7474" w:name="_Toc489461205"/>
      <w:bookmarkStart w:id="7475" w:name="_Toc503188588"/>
      <w:bookmarkStart w:id="7476" w:name="_Toc503194609"/>
      <w:bookmarkStart w:id="7477" w:name="_Toc503200630"/>
      <w:bookmarkStart w:id="7478" w:name="_Toc503206739"/>
      <w:bookmarkStart w:id="7479" w:name="_Toc489461257"/>
      <w:bookmarkStart w:id="7480" w:name="_Toc503188640"/>
      <w:bookmarkStart w:id="7481" w:name="_Toc503194661"/>
      <w:bookmarkStart w:id="7482" w:name="_Toc503200682"/>
      <w:bookmarkStart w:id="7483" w:name="_Toc503206791"/>
      <w:bookmarkStart w:id="7484" w:name="_Toc489461276"/>
      <w:bookmarkStart w:id="7485" w:name="_Toc503188659"/>
      <w:bookmarkStart w:id="7486" w:name="_Toc503194680"/>
      <w:bookmarkStart w:id="7487" w:name="_Toc503200701"/>
      <w:bookmarkStart w:id="7488" w:name="_Toc503206810"/>
      <w:bookmarkStart w:id="7489" w:name="_Toc369684177"/>
      <w:bookmarkStart w:id="7490" w:name="_Toc489461309"/>
      <w:bookmarkStart w:id="7491" w:name="_Toc503188692"/>
      <w:bookmarkStart w:id="7492" w:name="_Toc503194713"/>
      <w:bookmarkStart w:id="7493" w:name="_Toc503200734"/>
      <w:bookmarkStart w:id="7494" w:name="_Toc503206843"/>
      <w:bookmarkStart w:id="7495" w:name="_Toc369684185"/>
      <w:bookmarkStart w:id="7496" w:name="_Toc405883959"/>
      <w:bookmarkStart w:id="7497" w:name="_Toc382213261"/>
      <w:bookmarkStart w:id="7498" w:name="_Toc382213848"/>
      <w:bookmarkStart w:id="7499" w:name="_Toc382215706"/>
      <w:bookmarkStart w:id="7500" w:name="_Toc384297700"/>
      <w:bookmarkStart w:id="7501" w:name="_Toc384300330"/>
      <w:bookmarkStart w:id="7502" w:name="_Toc384301546"/>
      <w:bookmarkStart w:id="7503" w:name="_Toc384302135"/>
      <w:bookmarkStart w:id="7504" w:name="_Toc384302745"/>
      <w:bookmarkStart w:id="7505" w:name="_Toc384315241"/>
      <w:bookmarkStart w:id="7506" w:name="_Toc369684193"/>
      <w:bookmarkStart w:id="7507" w:name="_Toc369684202"/>
      <w:bookmarkStart w:id="7508" w:name="_Toc369684210"/>
      <w:bookmarkStart w:id="7509" w:name="_Toc445905386"/>
      <w:bookmarkStart w:id="7510" w:name="_Toc445905387"/>
      <w:bookmarkStart w:id="7511" w:name="_Toc445905457"/>
      <w:bookmarkStart w:id="7512" w:name="_Toc445905502"/>
      <w:bookmarkStart w:id="7513" w:name="_Toc445905552"/>
      <w:bookmarkStart w:id="7514" w:name="_Toc445905608"/>
      <w:bookmarkStart w:id="7515" w:name="_Toc369684216"/>
      <w:bookmarkStart w:id="7516" w:name="_Toc445905657"/>
      <w:bookmarkStart w:id="7517" w:name="_Toc445905708"/>
      <w:bookmarkStart w:id="7518" w:name="_Toc445905744"/>
      <w:bookmarkStart w:id="7519" w:name="_Toc445905775"/>
      <w:bookmarkStart w:id="7520" w:name="_Toc445905798"/>
      <w:bookmarkStart w:id="7521" w:name="_Toc389645268"/>
      <w:bookmarkStart w:id="7522" w:name="_Toc390089161"/>
      <w:bookmarkStart w:id="7523" w:name="_Toc390855694"/>
      <w:bookmarkStart w:id="7524" w:name="_Toc391026359"/>
      <w:bookmarkStart w:id="7525" w:name="_Toc381955562"/>
      <w:bookmarkStart w:id="7526" w:name="_Toc382213306"/>
      <w:bookmarkStart w:id="7527" w:name="_Toc382213893"/>
      <w:bookmarkStart w:id="7528" w:name="_Toc382215751"/>
      <w:bookmarkStart w:id="7529" w:name="_Toc384297745"/>
      <w:bookmarkStart w:id="7530" w:name="_Toc384300375"/>
      <w:bookmarkStart w:id="7531" w:name="_Toc384301591"/>
      <w:bookmarkStart w:id="7532" w:name="_Toc384302180"/>
      <w:bookmarkStart w:id="7533" w:name="_Toc384302790"/>
      <w:bookmarkStart w:id="7534" w:name="_Toc384315286"/>
      <w:bookmarkStart w:id="7535" w:name="_Toc445905799"/>
      <w:bookmarkStart w:id="7536" w:name="_Toc369684221"/>
      <w:bookmarkStart w:id="7537" w:name="_Toc445905888"/>
      <w:bookmarkStart w:id="7538" w:name="_Toc445905931"/>
      <w:bookmarkStart w:id="7539" w:name="_Toc445905978"/>
      <w:bookmarkStart w:id="7540" w:name="_Toc445906032"/>
      <w:bookmarkStart w:id="7541" w:name="_Toc445906071"/>
      <w:bookmarkStart w:id="7542" w:name="_Toc445906121"/>
      <w:bookmarkStart w:id="7543" w:name="_Toc445906156"/>
      <w:bookmarkStart w:id="7544" w:name="_Toc445906187"/>
      <w:bookmarkStart w:id="7545" w:name="_Toc389645277"/>
      <w:bookmarkStart w:id="7546" w:name="_Toc390089170"/>
      <w:bookmarkStart w:id="7547" w:name="_Toc390855703"/>
      <w:bookmarkStart w:id="7548" w:name="_Toc391026368"/>
      <w:bookmarkStart w:id="7549" w:name="_Toc381955570"/>
      <w:bookmarkStart w:id="7550" w:name="_Toc382213314"/>
      <w:bookmarkStart w:id="7551" w:name="_Toc382213901"/>
      <w:bookmarkStart w:id="7552" w:name="_Toc382215759"/>
      <w:bookmarkStart w:id="7553" w:name="_Toc384297753"/>
      <w:bookmarkStart w:id="7554" w:name="_Toc384300383"/>
      <w:bookmarkStart w:id="7555" w:name="_Toc384301599"/>
      <w:bookmarkStart w:id="7556" w:name="_Toc384302188"/>
      <w:bookmarkStart w:id="7557" w:name="_Toc384302798"/>
      <w:bookmarkStart w:id="7558" w:name="_Toc384315294"/>
      <w:bookmarkStart w:id="7559" w:name="_Toc489461343"/>
      <w:bookmarkStart w:id="7560" w:name="_Toc503188726"/>
      <w:bookmarkStart w:id="7561" w:name="_Toc503194747"/>
      <w:bookmarkStart w:id="7562" w:name="_Toc503200768"/>
      <w:bookmarkStart w:id="7563" w:name="_Toc503206877"/>
      <w:bookmarkStart w:id="7564" w:name="_Toc489461344"/>
      <w:bookmarkStart w:id="7565" w:name="_Toc503188727"/>
      <w:bookmarkStart w:id="7566" w:name="_Toc503194748"/>
      <w:bookmarkStart w:id="7567" w:name="_Toc503200769"/>
      <w:bookmarkStart w:id="7568" w:name="_Toc503206878"/>
      <w:bookmarkStart w:id="7569" w:name="_Toc464573838"/>
      <w:bookmarkStart w:id="7570" w:name="_Toc464574719"/>
      <w:bookmarkStart w:id="7571" w:name="_Toc465760409"/>
      <w:bookmarkStart w:id="7572" w:name="_Toc465955335"/>
      <w:bookmarkStart w:id="7573" w:name="_Toc489461345"/>
      <w:bookmarkStart w:id="7574" w:name="_Toc503188728"/>
      <w:bookmarkStart w:id="7575" w:name="_Toc503194749"/>
      <w:bookmarkStart w:id="7576" w:name="_Toc503200770"/>
      <w:bookmarkStart w:id="7577" w:name="_Toc503206879"/>
      <w:bookmarkStart w:id="7578" w:name="_Toc489461421"/>
      <w:bookmarkStart w:id="7579" w:name="_Toc503188804"/>
      <w:bookmarkStart w:id="7580" w:name="_Toc503194825"/>
      <w:bookmarkStart w:id="7581" w:name="_Toc503200846"/>
      <w:bookmarkStart w:id="7582" w:name="_Toc503206955"/>
      <w:bookmarkStart w:id="7583" w:name="_Toc489461464"/>
      <w:bookmarkStart w:id="7584" w:name="_Toc503188847"/>
      <w:bookmarkStart w:id="7585" w:name="_Toc503194868"/>
      <w:bookmarkStart w:id="7586" w:name="_Toc503200889"/>
      <w:bookmarkStart w:id="7587" w:name="_Toc503206998"/>
      <w:bookmarkStart w:id="7588" w:name="_Toc489461512"/>
      <w:bookmarkStart w:id="7589" w:name="_Toc503188895"/>
      <w:bookmarkStart w:id="7590" w:name="_Toc503194916"/>
      <w:bookmarkStart w:id="7591" w:name="_Toc503200937"/>
      <w:bookmarkStart w:id="7592" w:name="_Toc503207046"/>
      <w:bookmarkStart w:id="7593" w:name="_Toc489461566"/>
      <w:bookmarkStart w:id="7594" w:name="_Toc503188949"/>
      <w:bookmarkStart w:id="7595" w:name="_Toc503194970"/>
      <w:bookmarkStart w:id="7596" w:name="_Toc503200991"/>
      <w:bookmarkStart w:id="7597" w:name="_Toc503207100"/>
      <w:bookmarkStart w:id="7598" w:name="_Toc489461613"/>
      <w:bookmarkStart w:id="7599" w:name="_Toc503188996"/>
      <w:bookmarkStart w:id="7600" w:name="_Toc503195017"/>
      <w:bookmarkStart w:id="7601" w:name="_Toc503201038"/>
      <w:bookmarkStart w:id="7602" w:name="_Toc503207147"/>
      <w:bookmarkStart w:id="7603" w:name="_Toc489461663"/>
      <w:bookmarkStart w:id="7604" w:name="_Toc503189046"/>
      <w:bookmarkStart w:id="7605" w:name="_Toc503195067"/>
      <w:bookmarkStart w:id="7606" w:name="_Toc503201088"/>
      <w:bookmarkStart w:id="7607" w:name="_Toc503207197"/>
      <w:bookmarkStart w:id="7608" w:name="_Toc489461699"/>
      <w:bookmarkStart w:id="7609" w:name="_Toc503189082"/>
      <w:bookmarkStart w:id="7610" w:name="_Toc503195103"/>
      <w:bookmarkStart w:id="7611" w:name="_Toc503201124"/>
      <w:bookmarkStart w:id="7612" w:name="_Toc503207233"/>
      <w:bookmarkStart w:id="7613" w:name="_Toc489461732"/>
      <w:bookmarkStart w:id="7614" w:name="_Toc503189115"/>
      <w:bookmarkStart w:id="7615" w:name="_Toc503195136"/>
      <w:bookmarkStart w:id="7616" w:name="_Toc503201157"/>
      <w:bookmarkStart w:id="7617" w:name="_Toc503207266"/>
      <w:bookmarkStart w:id="7618" w:name="_Toc489461755"/>
      <w:bookmarkStart w:id="7619" w:name="_Toc503189138"/>
      <w:bookmarkStart w:id="7620" w:name="_Toc503195159"/>
      <w:bookmarkStart w:id="7621" w:name="_Toc503201180"/>
      <w:bookmarkStart w:id="7622" w:name="_Toc503207289"/>
      <w:bookmarkStart w:id="7623" w:name="_Toc489461756"/>
      <w:bookmarkStart w:id="7624" w:name="_Toc503189139"/>
      <w:bookmarkStart w:id="7625" w:name="_Toc503195160"/>
      <w:bookmarkStart w:id="7626" w:name="_Toc503201181"/>
      <w:bookmarkStart w:id="7627" w:name="_Toc503207290"/>
      <w:bookmarkStart w:id="7628" w:name="_Toc489461757"/>
      <w:bookmarkStart w:id="7629" w:name="_Toc503189140"/>
      <w:bookmarkStart w:id="7630" w:name="_Toc503195161"/>
      <w:bookmarkStart w:id="7631" w:name="_Toc503201182"/>
      <w:bookmarkStart w:id="7632" w:name="_Toc503207291"/>
      <w:bookmarkStart w:id="7633" w:name="_Toc489461849"/>
      <w:bookmarkStart w:id="7634" w:name="_Toc503189232"/>
      <w:bookmarkStart w:id="7635" w:name="_Toc503195253"/>
      <w:bookmarkStart w:id="7636" w:name="_Toc503201274"/>
      <w:bookmarkStart w:id="7637" w:name="_Toc503207383"/>
      <w:bookmarkStart w:id="7638" w:name="_Toc489461892"/>
      <w:bookmarkStart w:id="7639" w:name="_Toc503189275"/>
      <w:bookmarkStart w:id="7640" w:name="_Toc503195296"/>
      <w:bookmarkStart w:id="7641" w:name="_Toc503201317"/>
      <w:bookmarkStart w:id="7642" w:name="_Toc503207426"/>
      <w:bookmarkStart w:id="7643" w:name="_Toc489461940"/>
      <w:bookmarkStart w:id="7644" w:name="_Toc503189323"/>
      <w:bookmarkStart w:id="7645" w:name="_Toc503195344"/>
      <w:bookmarkStart w:id="7646" w:name="_Toc503201365"/>
      <w:bookmarkStart w:id="7647" w:name="_Toc503207474"/>
      <w:bookmarkStart w:id="7648" w:name="_Toc489461994"/>
      <w:bookmarkStart w:id="7649" w:name="_Toc503189377"/>
      <w:bookmarkStart w:id="7650" w:name="_Toc503195398"/>
      <w:bookmarkStart w:id="7651" w:name="_Toc503201419"/>
      <w:bookmarkStart w:id="7652" w:name="_Toc503207528"/>
      <w:bookmarkStart w:id="7653" w:name="_Toc489462033"/>
      <w:bookmarkStart w:id="7654" w:name="_Toc503189416"/>
      <w:bookmarkStart w:id="7655" w:name="_Toc503195437"/>
      <w:bookmarkStart w:id="7656" w:name="_Toc503201458"/>
      <w:bookmarkStart w:id="7657" w:name="_Toc503207567"/>
      <w:bookmarkStart w:id="7658" w:name="_Toc489462083"/>
      <w:bookmarkStart w:id="7659" w:name="_Toc503189466"/>
      <w:bookmarkStart w:id="7660" w:name="_Toc503195487"/>
      <w:bookmarkStart w:id="7661" w:name="_Toc503201508"/>
      <w:bookmarkStart w:id="7662" w:name="_Toc503207617"/>
      <w:bookmarkStart w:id="7663" w:name="_Toc489462118"/>
      <w:bookmarkStart w:id="7664" w:name="_Toc503189501"/>
      <w:bookmarkStart w:id="7665" w:name="_Toc503195522"/>
      <w:bookmarkStart w:id="7666" w:name="_Toc503201543"/>
      <w:bookmarkStart w:id="7667" w:name="_Toc503207652"/>
      <w:bookmarkStart w:id="7668" w:name="_Toc489462151"/>
      <w:bookmarkStart w:id="7669" w:name="_Toc503189534"/>
      <w:bookmarkStart w:id="7670" w:name="_Toc503195555"/>
      <w:bookmarkStart w:id="7671" w:name="_Toc503201576"/>
      <w:bookmarkStart w:id="7672" w:name="_Toc503207685"/>
      <w:bookmarkStart w:id="7673" w:name="_Toc503195574"/>
      <w:bookmarkStart w:id="7674" w:name="_Toc503201595"/>
      <w:bookmarkStart w:id="7675" w:name="_Toc503207704"/>
      <w:bookmarkStart w:id="7676" w:name="_Toc511146047"/>
      <w:bookmarkStart w:id="7677" w:name="_Toc511204091"/>
      <w:bookmarkStart w:id="7678" w:name="_Toc512618501"/>
      <w:bookmarkStart w:id="7679" w:name="_Toc512858719"/>
      <w:bookmarkStart w:id="7680" w:name="_Toc512858972"/>
      <w:bookmarkStart w:id="7681" w:name="_Toc514428377"/>
      <w:bookmarkStart w:id="7682" w:name="_Toc514671761"/>
      <w:bookmarkStart w:id="7683" w:name="_Toc460838625"/>
      <w:bookmarkStart w:id="7684" w:name="_Toc460926294"/>
      <w:bookmarkStart w:id="7685" w:name="_Toc461195400"/>
      <w:bookmarkStart w:id="7686" w:name="_Toc462217264"/>
      <w:bookmarkStart w:id="7687" w:name="_Toc462824432"/>
      <w:bookmarkStart w:id="7688" w:name="_Toc463533825"/>
      <w:bookmarkStart w:id="7689" w:name="_Toc463534172"/>
      <w:bookmarkStart w:id="7690" w:name="_Toc503195575"/>
      <w:bookmarkStart w:id="7691" w:name="_Toc503201596"/>
      <w:bookmarkStart w:id="7692" w:name="_Toc503207705"/>
      <w:bookmarkStart w:id="7693" w:name="_Toc511146048"/>
      <w:bookmarkStart w:id="7694" w:name="_Toc511204092"/>
      <w:bookmarkStart w:id="7695" w:name="_Toc512618502"/>
      <w:bookmarkStart w:id="7696" w:name="_Toc512858720"/>
      <w:bookmarkStart w:id="7697" w:name="_Toc512858973"/>
      <w:bookmarkStart w:id="7698" w:name="_Toc514428378"/>
      <w:bookmarkStart w:id="7699" w:name="_Toc514671762"/>
      <w:bookmarkStart w:id="7700" w:name="_Toc503195576"/>
      <w:bookmarkStart w:id="7701" w:name="_Toc503201597"/>
      <w:bookmarkStart w:id="7702" w:name="_Toc503207706"/>
      <w:bookmarkStart w:id="7703" w:name="_Toc511146049"/>
      <w:bookmarkStart w:id="7704" w:name="_Toc511204093"/>
      <w:bookmarkStart w:id="7705" w:name="_Toc512618503"/>
      <w:bookmarkStart w:id="7706" w:name="_Toc512858721"/>
      <w:bookmarkStart w:id="7707" w:name="_Toc512858974"/>
      <w:bookmarkStart w:id="7708" w:name="_Toc514428443"/>
      <w:bookmarkStart w:id="7709" w:name="_Toc514671827"/>
      <w:bookmarkStart w:id="7710" w:name="_Toc503195577"/>
      <w:bookmarkStart w:id="7711" w:name="_Toc503201598"/>
      <w:bookmarkStart w:id="7712" w:name="_Toc503207707"/>
      <w:bookmarkStart w:id="7713" w:name="_Toc511146050"/>
      <w:bookmarkStart w:id="7714" w:name="_Toc511204094"/>
      <w:bookmarkStart w:id="7715" w:name="_Toc512618504"/>
      <w:bookmarkStart w:id="7716" w:name="_Toc512858722"/>
      <w:bookmarkStart w:id="7717" w:name="_Toc512858975"/>
      <w:bookmarkStart w:id="7718" w:name="_Toc514428500"/>
      <w:bookmarkStart w:id="7719" w:name="_Toc514671884"/>
      <w:bookmarkStart w:id="7720" w:name="_Toc503195578"/>
      <w:bookmarkStart w:id="7721" w:name="_Toc503201599"/>
      <w:bookmarkStart w:id="7722" w:name="_Toc503207708"/>
      <w:bookmarkStart w:id="7723" w:name="_Toc511146051"/>
      <w:bookmarkStart w:id="7724" w:name="_Toc511204095"/>
      <w:bookmarkStart w:id="7725" w:name="_Toc512618505"/>
      <w:bookmarkStart w:id="7726" w:name="_Toc512858723"/>
      <w:bookmarkStart w:id="7727" w:name="_Toc512858976"/>
      <w:bookmarkStart w:id="7728" w:name="_Toc514428551"/>
      <w:bookmarkStart w:id="7729" w:name="_Toc514671935"/>
      <w:bookmarkStart w:id="7730" w:name="_Toc369684262"/>
      <w:bookmarkStart w:id="7731" w:name="_Toc503195579"/>
      <w:bookmarkStart w:id="7732" w:name="_Toc503201600"/>
      <w:bookmarkStart w:id="7733" w:name="_Toc503207709"/>
      <w:bookmarkStart w:id="7734" w:name="_Toc511146052"/>
      <w:bookmarkStart w:id="7735" w:name="_Toc511204096"/>
      <w:bookmarkStart w:id="7736" w:name="_Toc512618506"/>
      <w:bookmarkStart w:id="7737" w:name="_Toc512858724"/>
      <w:bookmarkStart w:id="7738" w:name="_Toc512858977"/>
      <w:bookmarkStart w:id="7739" w:name="_Toc514428583"/>
      <w:bookmarkStart w:id="7740" w:name="_Toc514671967"/>
      <w:bookmarkStart w:id="7741" w:name="_Toc489371295"/>
      <w:bookmarkStart w:id="7742" w:name="_Toc474156426"/>
      <w:bookmarkStart w:id="7743" w:name="_Toc474159532"/>
      <w:bookmarkStart w:id="7744" w:name="_Toc474312722"/>
      <w:bookmarkStart w:id="7745" w:name="_Toc474745224"/>
      <w:bookmarkStart w:id="7746" w:name="_Toc476241137"/>
      <w:bookmarkStart w:id="7747" w:name="_Toc503195580"/>
      <w:bookmarkStart w:id="7748" w:name="_Toc503201601"/>
      <w:bookmarkStart w:id="7749" w:name="_Toc503207710"/>
      <w:bookmarkStart w:id="7750" w:name="_Toc511146053"/>
      <w:bookmarkStart w:id="7751" w:name="_Toc511204097"/>
      <w:bookmarkStart w:id="7752" w:name="_Toc512618507"/>
      <w:bookmarkStart w:id="7753" w:name="_Toc512858725"/>
      <w:bookmarkStart w:id="7754" w:name="_Toc512858978"/>
      <w:bookmarkStart w:id="7755" w:name="_Toc514428584"/>
      <w:bookmarkStart w:id="7756" w:name="_Toc514671968"/>
      <w:bookmarkStart w:id="7757" w:name="_Toc503195581"/>
      <w:bookmarkStart w:id="7758" w:name="_Toc503201602"/>
      <w:bookmarkStart w:id="7759" w:name="_Toc503207711"/>
      <w:bookmarkStart w:id="7760" w:name="_Toc511146054"/>
      <w:bookmarkStart w:id="7761" w:name="_Toc511204098"/>
      <w:bookmarkStart w:id="7762" w:name="_Toc512618508"/>
      <w:bookmarkStart w:id="7763" w:name="_Toc512858726"/>
      <w:bookmarkStart w:id="7764" w:name="_Toc512858979"/>
      <w:bookmarkStart w:id="7765" w:name="_Toc514428693"/>
      <w:bookmarkStart w:id="7766" w:name="_Toc514672077"/>
      <w:bookmarkStart w:id="7767" w:name="_Toc503195582"/>
      <w:bookmarkStart w:id="7768" w:name="_Toc503201603"/>
      <w:bookmarkStart w:id="7769" w:name="_Toc503207712"/>
      <w:bookmarkStart w:id="7770" w:name="_Toc511146055"/>
      <w:bookmarkStart w:id="7771" w:name="_Toc511204099"/>
      <w:bookmarkStart w:id="7772" w:name="_Toc512618509"/>
      <w:bookmarkStart w:id="7773" w:name="_Toc512858727"/>
      <w:bookmarkStart w:id="7774" w:name="_Toc512858980"/>
      <w:bookmarkStart w:id="7775" w:name="_Toc514428744"/>
      <w:bookmarkStart w:id="7776" w:name="_Toc514672128"/>
      <w:bookmarkStart w:id="7777" w:name="_Toc489462179"/>
      <w:bookmarkStart w:id="7778" w:name="_Toc503189562"/>
      <w:bookmarkStart w:id="7779" w:name="_Toc503195583"/>
      <w:bookmarkStart w:id="7780" w:name="_Toc503201604"/>
      <w:bookmarkStart w:id="7781" w:name="_Toc503207713"/>
      <w:bookmarkStart w:id="7782" w:name="_Toc503195645"/>
      <w:bookmarkStart w:id="7783" w:name="_Toc503201666"/>
      <w:bookmarkStart w:id="7784" w:name="_Toc503207775"/>
      <w:bookmarkStart w:id="7785" w:name="_Toc511146056"/>
      <w:bookmarkStart w:id="7786" w:name="_Toc511204100"/>
      <w:bookmarkStart w:id="7787" w:name="_Toc512618510"/>
      <w:bookmarkStart w:id="7788" w:name="_Toc512858728"/>
      <w:bookmarkStart w:id="7789" w:name="_Toc512858981"/>
      <w:bookmarkStart w:id="7790" w:name="_Toc514428815"/>
      <w:bookmarkStart w:id="7791" w:name="_Toc514672199"/>
      <w:bookmarkStart w:id="7792" w:name="_Toc503195646"/>
      <w:bookmarkStart w:id="7793" w:name="_Toc503201667"/>
      <w:bookmarkStart w:id="7794" w:name="_Toc503207776"/>
      <w:bookmarkStart w:id="7795" w:name="_Toc511146057"/>
      <w:bookmarkStart w:id="7796" w:name="_Toc511204101"/>
      <w:bookmarkStart w:id="7797" w:name="_Toc512618511"/>
      <w:bookmarkStart w:id="7798" w:name="_Toc512858729"/>
      <w:bookmarkStart w:id="7799" w:name="_Toc512858982"/>
      <w:bookmarkStart w:id="7800" w:name="_Toc514428873"/>
      <w:bookmarkStart w:id="7801" w:name="_Toc514672257"/>
      <w:bookmarkStart w:id="7802" w:name="_Toc503195647"/>
      <w:bookmarkStart w:id="7803" w:name="_Toc503201668"/>
      <w:bookmarkStart w:id="7804" w:name="_Toc503207777"/>
      <w:bookmarkStart w:id="7805" w:name="_Toc511146058"/>
      <w:bookmarkStart w:id="7806" w:name="_Toc511204102"/>
      <w:bookmarkStart w:id="7807" w:name="_Toc512618512"/>
      <w:bookmarkStart w:id="7808" w:name="_Toc512858730"/>
      <w:bookmarkStart w:id="7809" w:name="_Toc512858983"/>
      <w:bookmarkStart w:id="7810" w:name="_Toc514429010"/>
      <w:bookmarkStart w:id="7811" w:name="_Toc514672394"/>
      <w:bookmarkStart w:id="7812" w:name="_Toc503195648"/>
      <w:bookmarkStart w:id="7813" w:name="_Toc503201669"/>
      <w:bookmarkStart w:id="7814" w:name="_Toc503207778"/>
      <w:bookmarkStart w:id="7815" w:name="_Toc511146059"/>
      <w:bookmarkStart w:id="7816" w:name="_Toc511204103"/>
      <w:bookmarkStart w:id="7817" w:name="_Toc512618513"/>
      <w:bookmarkStart w:id="7818" w:name="_Toc512858731"/>
      <w:bookmarkStart w:id="7819" w:name="_Toc512858984"/>
      <w:bookmarkStart w:id="7820" w:name="_Toc514429069"/>
      <w:bookmarkStart w:id="7821" w:name="_Toc514672453"/>
      <w:bookmarkStart w:id="7822" w:name="_Toc503195649"/>
      <w:bookmarkStart w:id="7823" w:name="_Toc503201670"/>
      <w:bookmarkStart w:id="7824" w:name="_Toc503207779"/>
      <w:bookmarkStart w:id="7825" w:name="_Toc511146060"/>
      <w:bookmarkStart w:id="7826" w:name="_Toc511204104"/>
      <w:bookmarkStart w:id="7827" w:name="_Toc512618514"/>
      <w:bookmarkStart w:id="7828" w:name="_Toc512858732"/>
      <w:bookmarkStart w:id="7829" w:name="_Toc512858985"/>
      <w:bookmarkStart w:id="7830" w:name="_Toc514429218"/>
      <w:bookmarkStart w:id="7831" w:name="_Toc514672602"/>
      <w:bookmarkStart w:id="7832" w:name="_Toc514429219"/>
      <w:bookmarkStart w:id="7833" w:name="_Toc514672603"/>
      <w:bookmarkStart w:id="7834" w:name="_Toc503195650"/>
      <w:bookmarkStart w:id="7835" w:name="_Toc503201671"/>
      <w:bookmarkStart w:id="7836" w:name="_Toc503207780"/>
      <w:bookmarkStart w:id="7837" w:name="_Toc511146061"/>
      <w:bookmarkStart w:id="7838" w:name="_Toc511204105"/>
      <w:bookmarkStart w:id="7839" w:name="_Toc512618515"/>
      <w:bookmarkStart w:id="7840" w:name="_Toc512858733"/>
      <w:bookmarkStart w:id="7841" w:name="_Toc512858986"/>
      <w:bookmarkStart w:id="7842" w:name="_Toc514429220"/>
      <w:bookmarkStart w:id="7843" w:name="_Toc514672604"/>
      <w:bookmarkStart w:id="7844" w:name="_Toc503195651"/>
      <w:bookmarkStart w:id="7845" w:name="_Toc503201672"/>
      <w:bookmarkStart w:id="7846" w:name="_Toc503207781"/>
      <w:bookmarkStart w:id="7847" w:name="_Toc511146062"/>
      <w:bookmarkStart w:id="7848" w:name="_Toc511204106"/>
      <w:bookmarkStart w:id="7849" w:name="_Toc512618516"/>
      <w:bookmarkStart w:id="7850" w:name="_Toc512858734"/>
      <w:bookmarkStart w:id="7851" w:name="_Toc512858987"/>
      <w:bookmarkStart w:id="7852" w:name="_Toc514429405"/>
      <w:bookmarkStart w:id="7853" w:name="_Toc514672789"/>
      <w:bookmarkStart w:id="7854" w:name="_Toc514429562"/>
      <w:bookmarkStart w:id="7855" w:name="_Toc514672946"/>
      <w:bookmarkStart w:id="7856" w:name="_Toc503195652"/>
      <w:bookmarkStart w:id="7857" w:name="_Toc503201673"/>
      <w:bookmarkStart w:id="7858" w:name="_Toc503207782"/>
      <w:bookmarkStart w:id="7859" w:name="_Toc511146063"/>
      <w:bookmarkStart w:id="7860" w:name="_Toc511204107"/>
      <w:bookmarkStart w:id="7861" w:name="_Toc512618517"/>
      <w:bookmarkStart w:id="7862" w:name="_Toc512858735"/>
      <w:bookmarkStart w:id="7863" w:name="_Toc512858988"/>
      <w:bookmarkStart w:id="7864" w:name="_Toc514429563"/>
      <w:bookmarkStart w:id="7865" w:name="_Toc514672947"/>
      <w:bookmarkStart w:id="7866" w:name="_Toc503195653"/>
      <w:bookmarkStart w:id="7867" w:name="_Toc503201674"/>
      <w:bookmarkStart w:id="7868" w:name="_Toc503207783"/>
      <w:bookmarkStart w:id="7869" w:name="_Toc511146064"/>
      <w:bookmarkStart w:id="7870" w:name="_Toc511204108"/>
      <w:bookmarkStart w:id="7871" w:name="_Toc512618518"/>
      <w:bookmarkStart w:id="7872" w:name="_Toc512858736"/>
      <w:bookmarkStart w:id="7873" w:name="_Toc512858989"/>
      <w:bookmarkStart w:id="7874" w:name="_Toc514429564"/>
      <w:bookmarkStart w:id="7875" w:name="_Toc514672948"/>
      <w:bookmarkStart w:id="7876" w:name="_Toc514429565"/>
      <w:bookmarkStart w:id="7877" w:name="_Toc514672949"/>
      <w:bookmarkStart w:id="7878" w:name="_Toc514429566"/>
      <w:bookmarkStart w:id="7879" w:name="_Toc514672950"/>
      <w:bookmarkStart w:id="7880" w:name="_Toc514429567"/>
      <w:bookmarkStart w:id="7881" w:name="_Toc514672951"/>
      <w:bookmarkStart w:id="7882" w:name="_Toc514429568"/>
      <w:bookmarkStart w:id="7883" w:name="_Toc514672952"/>
      <w:bookmarkStart w:id="7884" w:name="_Toc514429569"/>
      <w:bookmarkStart w:id="7885" w:name="_Toc514672953"/>
      <w:bookmarkStart w:id="7886" w:name="_Toc514429570"/>
      <w:bookmarkStart w:id="7887" w:name="_Toc514672954"/>
      <w:bookmarkStart w:id="7888" w:name="_Toc514429571"/>
      <w:bookmarkStart w:id="7889" w:name="_Toc514672955"/>
      <w:bookmarkStart w:id="7890" w:name="_Toc514429572"/>
      <w:bookmarkStart w:id="7891" w:name="_Toc514672956"/>
      <w:bookmarkStart w:id="7892" w:name="_Toc514429573"/>
      <w:bookmarkStart w:id="7893" w:name="_Toc514672957"/>
      <w:bookmarkStart w:id="7894" w:name="_Toc514429574"/>
      <w:bookmarkStart w:id="7895" w:name="_Toc514672958"/>
      <w:bookmarkStart w:id="7896" w:name="_Toc514429575"/>
      <w:bookmarkStart w:id="7897" w:name="_Toc514672959"/>
      <w:bookmarkStart w:id="7898" w:name="_Toc514429576"/>
      <w:bookmarkStart w:id="7899" w:name="_Toc514672960"/>
      <w:bookmarkStart w:id="7900" w:name="_Toc503195654"/>
      <w:bookmarkStart w:id="7901" w:name="_Toc503201675"/>
      <w:bookmarkStart w:id="7902" w:name="_Toc503207784"/>
      <w:bookmarkStart w:id="7903" w:name="_Toc511146065"/>
      <w:bookmarkStart w:id="7904" w:name="_Toc511204109"/>
      <w:bookmarkStart w:id="7905" w:name="_Toc512618519"/>
      <w:bookmarkStart w:id="7906" w:name="_Toc512858737"/>
      <w:bookmarkStart w:id="7907" w:name="_Toc512858990"/>
      <w:bookmarkStart w:id="7908" w:name="_Toc514429577"/>
      <w:bookmarkStart w:id="7909" w:name="_Toc514672961"/>
      <w:bookmarkStart w:id="7910" w:name="_Toc514429578"/>
      <w:bookmarkStart w:id="7911" w:name="_Toc514672962"/>
      <w:bookmarkStart w:id="7912" w:name="_Toc514429579"/>
      <w:bookmarkStart w:id="7913" w:name="_Toc514672963"/>
      <w:bookmarkStart w:id="7914" w:name="_Toc514429580"/>
      <w:bookmarkStart w:id="7915" w:name="_Toc514672964"/>
      <w:bookmarkStart w:id="7916" w:name="_Toc514429581"/>
      <w:bookmarkStart w:id="7917" w:name="_Toc514672965"/>
      <w:bookmarkStart w:id="7918" w:name="_Toc514429582"/>
      <w:bookmarkStart w:id="7919" w:name="_Toc514672966"/>
      <w:bookmarkStart w:id="7920" w:name="_Toc503195655"/>
      <w:bookmarkStart w:id="7921" w:name="_Toc503201676"/>
      <w:bookmarkStart w:id="7922" w:name="_Toc503207785"/>
      <w:bookmarkStart w:id="7923" w:name="_Toc511146066"/>
      <w:bookmarkStart w:id="7924" w:name="_Toc511204110"/>
      <w:bookmarkStart w:id="7925" w:name="_Toc512618520"/>
      <w:bookmarkStart w:id="7926" w:name="_Toc512858738"/>
      <w:bookmarkStart w:id="7927" w:name="_Toc512858991"/>
      <w:bookmarkStart w:id="7928" w:name="_Toc514429583"/>
      <w:bookmarkStart w:id="7929" w:name="_Toc514672967"/>
      <w:bookmarkStart w:id="7930" w:name="_Toc486251837"/>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bookmarkEnd w:id="7312"/>
      <w:bookmarkEnd w:id="7313"/>
      <w:bookmarkEnd w:id="7314"/>
      <w:bookmarkEnd w:id="7315"/>
      <w:bookmarkEnd w:id="7316"/>
      <w:bookmarkEnd w:id="7317"/>
      <w:bookmarkEnd w:id="7318"/>
      <w:bookmarkEnd w:id="7319"/>
      <w:bookmarkEnd w:id="7320"/>
      <w:bookmarkEnd w:id="7321"/>
      <w:bookmarkEnd w:id="7322"/>
      <w:bookmarkEnd w:id="7323"/>
      <w:bookmarkEnd w:id="7324"/>
      <w:bookmarkEnd w:id="7325"/>
      <w:bookmarkEnd w:id="7326"/>
      <w:bookmarkEnd w:id="7327"/>
      <w:bookmarkEnd w:id="7328"/>
      <w:bookmarkEnd w:id="7329"/>
      <w:bookmarkEnd w:id="7330"/>
      <w:bookmarkEnd w:id="7331"/>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bookmarkEnd w:id="7654"/>
      <w:bookmarkEnd w:id="7655"/>
      <w:bookmarkEnd w:id="7656"/>
      <w:bookmarkEnd w:id="7657"/>
      <w:bookmarkEnd w:id="7658"/>
      <w:bookmarkEnd w:id="7659"/>
      <w:bookmarkEnd w:id="7660"/>
      <w:bookmarkEnd w:id="7661"/>
      <w:bookmarkEnd w:id="7662"/>
      <w:bookmarkEnd w:id="7663"/>
      <w:bookmarkEnd w:id="7664"/>
      <w:bookmarkEnd w:id="7665"/>
      <w:bookmarkEnd w:id="7666"/>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bookmarkEnd w:id="7693"/>
      <w:bookmarkEnd w:id="7694"/>
      <w:bookmarkEnd w:id="7695"/>
      <w:bookmarkEnd w:id="7696"/>
      <w:bookmarkEnd w:id="7697"/>
      <w:bookmarkEnd w:id="7698"/>
      <w:bookmarkEnd w:id="7699"/>
      <w:bookmarkEnd w:id="7700"/>
      <w:bookmarkEnd w:id="7701"/>
      <w:bookmarkEnd w:id="7702"/>
      <w:bookmarkEnd w:id="7703"/>
      <w:bookmarkEnd w:id="7704"/>
      <w:bookmarkEnd w:id="7705"/>
      <w:bookmarkEnd w:id="7706"/>
      <w:bookmarkEnd w:id="7707"/>
      <w:bookmarkEnd w:id="7708"/>
      <w:bookmarkEnd w:id="7709"/>
      <w:bookmarkEnd w:id="7710"/>
      <w:bookmarkEnd w:id="7711"/>
      <w:bookmarkEnd w:id="7712"/>
      <w:bookmarkEnd w:id="7713"/>
      <w:bookmarkEnd w:id="7714"/>
      <w:bookmarkEnd w:id="7715"/>
      <w:bookmarkEnd w:id="7716"/>
      <w:bookmarkEnd w:id="7717"/>
      <w:bookmarkEnd w:id="7718"/>
      <w:bookmarkEnd w:id="7719"/>
      <w:bookmarkEnd w:id="7720"/>
      <w:bookmarkEnd w:id="7721"/>
      <w:bookmarkEnd w:id="7722"/>
      <w:bookmarkEnd w:id="7723"/>
      <w:bookmarkEnd w:id="7724"/>
      <w:bookmarkEnd w:id="7725"/>
      <w:bookmarkEnd w:id="7726"/>
      <w:bookmarkEnd w:id="7727"/>
      <w:bookmarkEnd w:id="7728"/>
      <w:bookmarkEnd w:id="7729"/>
      <w:bookmarkEnd w:id="7730"/>
      <w:bookmarkEnd w:id="7731"/>
      <w:bookmarkEnd w:id="7732"/>
      <w:bookmarkEnd w:id="7733"/>
      <w:bookmarkEnd w:id="7734"/>
      <w:bookmarkEnd w:id="7735"/>
      <w:bookmarkEnd w:id="7736"/>
      <w:bookmarkEnd w:id="7737"/>
      <w:bookmarkEnd w:id="7738"/>
      <w:bookmarkEnd w:id="7739"/>
      <w:bookmarkEnd w:id="7740"/>
      <w:bookmarkEnd w:id="7741"/>
      <w:bookmarkEnd w:id="7742"/>
      <w:bookmarkEnd w:id="7743"/>
      <w:bookmarkEnd w:id="7744"/>
      <w:bookmarkEnd w:id="7745"/>
      <w:bookmarkEnd w:id="7746"/>
      <w:bookmarkEnd w:id="7747"/>
      <w:bookmarkEnd w:id="7748"/>
      <w:bookmarkEnd w:id="7749"/>
      <w:bookmarkEnd w:id="7750"/>
      <w:bookmarkEnd w:id="7751"/>
      <w:bookmarkEnd w:id="7752"/>
      <w:bookmarkEnd w:id="7753"/>
      <w:bookmarkEnd w:id="7754"/>
      <w:bookmarkEnd w:id="7755"/>
      <w:bookmarkEnd w:id="7756"/>
      <w:bookmarkEnd w:id="7757"/>
      <w:bookmarkEnd w:id="7758"/>
      <w:bookmarkEnd w:id="7759"/>
      <w:bookmarkEnd w:id="7760"/>
      <w:bookmarkEnd w:id="7761"/>
      <w:bookmarkEnd w:id="7762"/>
      <w:bookmarkEnd w:id="7763"/>
      <w:bookmarkEnd w:id="7764"/>
      <w:bookmarkEnd w:id="7765"/>
      <w:bookmarkEnd w:id="7766"/>
      <w:bookmarkEnd w:id="7767"/>
      <w:bookmarkEnd w:id="7768"/>
      <w:bookmarkEnd w:id="7769"/>
      <w:bookmarkEnd w:id="7770"/>
      <w:bookmarkEnd w:id="7771"/>
      <w:bookmarkEnd w:id="7772"/>
      <w:bookmarkEnd w:id="7773"/>
      <w:bookmarkEnd w:id="7774"/>
      <w:bookmarkEnd w:id="7775"/>
      <w:bookmarkEnd w:id="7776"/>
      <w:bookmarkEnd w:id="7777"/>
      <w:bookmarkEnd w:id="7778"/>
      <w:bookmarkEnd w:id="7779"/>
      <w:bookmarkEnd w:id="7780"/>
      <w:bookmarkEnd w:id="7781"/>
      <w:bookmarkEnd w:id="7782"/>
      <w:bookmarkEnd w:id="7783"/>
      <w:bookmarkEnd w:id="7784"/>
      <w:bookmarkEnd w:id="7785"/>
      <w:bookmarkEnd w:id="7786"/>
      <w:bookmarkEnd w:id="7787"/>
      <w:bookmarkEnd w:id="7788"/>
      <w:bookmarkEnd w:id="7789"/>
      <w:bookmarkEnd w:id="7790"/>
      <w:bookmarkEnd w:id="7791"/>
      <w:bookmarkEnd w:id="7792"/>
      <w:bookmarkEnd w:id="7793"/>
      <w:bookmarkEnd w:id="7794"/>
      <w:bookmarkEnd w:id="7795"/>
      <w:bookmarkEnd w:id="7796"/>
      <w:bookmarkEnd w:id="7797"/>
      <w:bookmarkEnd w:id="7798"/>
      <w:bookmarkEnd w:id="7799"/>
      <w:bookmarkEnd w:id="7800"/>
      <w:bookmarkEnd w:id="7801"/>
      <w:bookmarkEnd w:id="7802"/>
      <w:bookmarkEnd w:id="7803"/>
      <w:bookmarkEnd w:id="7804"/>
      <w:bookmarkEnd w:id="7805"/>
      <w:bookmarkEnd w:id="7806"/>
      <w:bookmarkEnd w:id="7807"/>
      <w:bookmarkEnd w:id="7808"/>
      <w:bookmarkEnd w:id="7809"/>
      <w:bookmarkEnd w:id="7810"/>
      <w:bookmarkEnd w:id="7811"/>
      <w:bookmarkEnd w:id="7812"/>
      <w:bookmarkEnd w:id="7813"/>
      <w:bookmarkEnd w:id="7814"/>
      <w:bookmarkEnd w:id="7815"/>
      <w:bookmarkEnd w:id="7816"/>
      <w:bookmarkEnd w:id="7817"/>
      <w:bookmarkEnd w:id="7818"/>
      <w:bookmarkEnd w:id="7819"/>
      <w:bookmarkEnd w:id="7820"/>
      <w:bookmarkEnd w:id="7821"/>
      <w:bookmarkEnd w:id="7822"/>
      <w:bookmarkEnd w:id="7823"/>
      <w:bookmarkEnd w:id="7824"/>
      <w:bookmarkEnd w:id="7825"/>
      <w:bookmarkEnd w:id="7826"/>
      <w:bookmarkEnd w:id="7827"/>
      <w:bookmarkEnd w:id="7828"/>
      <w:bookmarkEnd w:id="7829"/>
      <w:bookmarkEnd w:id="7830"/>
      <w:bookmarkEnd w:id="7831"/>
      <w:bookmarkEnd w:id="7832"/>
      <w:bookmarkEnd w:id="7833"/>
      <w:bookmarkEnd w:id="7834"/>
      <w:bookmarkEnd w:id="7835"/>
      <w:bookmarkEnd w:id="7836"/>
      <w:bookmarkEnd w:id="7837"/>
      <w:bookmarkEnd w:id="7838"/>
      <w:bookmarkEnd w:id="7839"/>
      <w:bookmarkEnd w:id="7840"/>
      <w:bookmarkEnd w:id="7841"/>
      <w:bookmarkEnd w:id="7842"/>
      <w:bookmarkEnd w:id="7843"/>
      <w:bookmarkEnd w:id="7844"/>
      <w:bookmarkEnd w:id="7845"/>
      <w:bookmarkEnd w:id="7846"/>
      <w:bookmarkEnd w:id="7847"/>
      <w:bookmarkEnd w:id="7848"/>
      <w:bookmarkEnd w:id="7849"/>
      <w:bookmarkEnd w:id="7850"/>
      <w:bookmarkEnd w:id="7851"/>
      <w:bookmarkEnd w:id="7852"/>
      <w:bookmarkEnd w:id="7853"/>
      <w:bookmarkEnd w:id="7854"/>
      <w:bookmarkEnd w:id="7855"/>
      <w:bookmarkEnd w:id="7856"/>
      <w:bookmarkEnd w:id="7857"/>
      <w:bookmarkEnd w:id="7858"/>
      <w:bookmarkEnd w:id="7859"/>
      <w:bookmarkEnd w:id="7860"/>
      <w:bookmarkEnd w:id="7861"/>
      <w:bookmarkEnd w:id="7862"/>
      <w:bookmarkEnd w:id="7863"/>
      <w:bookmarkEnd w:id="7864"/>
      <w:bookmarkEnd w:id="7865"/>
      <w:bookmarkEnd w:id="7866"/>
      <w:bookmarkEnd w:id="7867"/>
      <w:bookmarkEnd w:id="7868"/>
      <w:bookmarkEnd w:id="7869"/>
      <w:bookmarkEnd w:id="7870"/>
      <w:bookmarkEnd w:id="7871"/>
      <w:bookmarkEnd w:id="7872"/>
      <w:bookmarkEnd w:id="7873"/>
      <w:bookmarkEnd w:id="7874"/>
      <w:bookmarkEnd w:id="7875"/>
      <w:bookmarkEnd w:id="7876"/>
      <w:bookmarkEnd w:id="7877"/>
      <w:bookmarkEnd w:id="7878"/>
      <w:bookmarkEnd w:id="7879"/>
      <w:bookmarkEnd w:id="7880"/>
      <w:bookmarkEnd w:id="7881"/>
      <w:bookmarkEnd w:id="7882"/>
      <w:bookmarkEnd w:id="7883"/>
      <w:bookmarkEnd w:id="7884"/>
      <w:bookmarkEnd w:id="7885"/>
      <w:bookmarkEnd w:id="7886"/>
      <w:bookmarkEnd w:id="7887"/>
      <w:bookmarkEnd w:id="7888"/>
      <w:bookmarkEnd w:id="7889"/>
      <w:bookmarkEnd w:id="7890"/>
      <w:bookmarkEnd w:id="7891"/>
      <w:bookmarkEnd w:id="7892"/>
      <w:bookmarkEnd w:id="7893"/>
      <w:bookmarkEnd w:id="7894"/>
      <w:bookmarkEnd w:id="7895"/>
      <w:bookmarkEnd w:id="7896"/>
      <w:bookmarkEnd w:id="7897"/>
      <w:bookmarkEnd w:id="7898"/>
      <w:bookmarkEnd w:id="7899"/>
      <w:bookmarkEnd w:id="7900"/>
      <w:bookmarkEnd w:id="7901"/>
      <w:bookmarkEnd w:id="7902"/>
      <w:bookmarkEnd w:id="7903"/>
      <w:bookmarkEnd w:id="7904"/>
      <w:bookmarkEnd w:id="7905"/>
      <w:bookmarkEnd w:id="7906"/>
      <w:bookmarkEnd w:id="7907"/>
      <w:bookmarkEnd w:id="7908"/>
      <w:bookmarkEnd w:id="7909"/>
      <w:bookmarkEnd w:id="7910"/>
      <w:bookmarkEnd w:id="7911"/>
      <w:bookmarkEnd w:id="7912"/>
      <w:bookmarkEnd w:id="7913"/>
      <w:bookmarkEnd w:id="7914"/>
      <w:bookmarkEnd w:id="7915"/>
      <w:bookmarkEnd w:id="7916"/>
      <w:bookmarkEnd w:id="7917"/>
      <w:bookmarkEnd w:id="7918"/>
      <w:bookmarkEnd w:id="7919"/>
      <w:bookmarkEnd w:id="7920"/>
      <w:bookmarkEnd w:id="7921"/>
      <w:bookmarkEnd w:id="7922"/>
      <w:bookmarkEnd w:id="7923"/>
      <w:bookmarkEnd w:id="7924"/>
      <w:bookmarkEnd w:id="7925"/>
      <w:bookmarkEnd w:id="7926"/>
      <w:bookmarkEnd w:id="7927"/>
      <w:bookmarkEnd w:id="7928"/>
      <w:bookmarkEnd w:id="7929"/>
    </w:p>
    <w:p w14:paraId="553CE244" w14:textId="05F70141" w:rsidR="005E0107" w:rsidRPr="00794639" w:rsidRDefault="0070430A" w:rsidP="009E30CD">
      <w:pPr>
        <w:pStyle w:val="Heading1"/>
      </w:pPr>
      <w:bookmarkStart w:id="7931" w:name="_Ref520816263"/>
      <w:bookmarkStart w:id="7932" w:name="_Ref520816266"/>
      <w:bookmarkStart w:id="7933" w:name="_Toc531700979"/>
      <w:r w:rsidRPr="00794639">
        <w:lastRenderedPageBreak/>
        <w:t>P</w:t>
      </w:r>
      <w:r w:rsidR="00524B5A" w:rsidRPr="00794639">
        <w:t>rotocol Specific Commands</w:t>
      </w:r>
      <w:bookmarkEnd w:id="7931"/>
      <w:bookmarkEnd w:id="7932"/>
      <w:bookmarkEnd w:id="7933"/>
    </w:p>
    <w:p w14:paraId="5B21B26D" w14:textId="77777777" w:rsidR="005E0107" w:rsidRPr="00794639" w:rsidRDefault="005E0107" w:rsidP="005E0107">
      <w:pPr>
        <w:pStyle w:val="Heading2"/>
      </w:pPr>
      <w:bookmarkStart w:id="7934" w:name="_Toc489371217"/>
      <w:bookmarkStart w:id="7935" w:name="_Toc511294366"/>
      <w:bookmarkStart w:id="7936" w:name="_Toc531700980"/>
      <w:r w:rsidRPr="00794639">
        <w:t>Preliminary Comments</w:t>
      </w:r>
      <w:bookmarkEnd w:id="7934"/>
      <w:bookmarkEnd w:id="7935"/>
      <w:bookmarkEnd w:id="7936"/>
    </w:p>
    <w:p w14:paraId="36C6DC36" w14:textId="6FF7C6F8" w:rsidR="005E0107" w:rsidRPr="00794639" w:rsidRDefault="005E0107" w:rsidP="005E0107">
      <w:r w:rsidRPr="00794639">
        <w:t xml:space="preserve">Sierra Wireless has developed a set of proprietary AT Commands to simplify data exchanges with </w:t>
      </w:r>
      <w:r w:rsidR="0070430A" w:rsidRPr="00794639">
        <w:t xml:space="preserve">the following </w:t>
      </w:r>
      <w:r w:rsidRPr="00794639">
        <w:t>protocols:</w:t>
      </w:r>
    </w:p>
    <w:p w14:paraId="05FACA94" w14:textId="787E5C32" w:rsidR="005E0107" w:rsidRPr="00794639" w:rsidRDefault="005E0107" w:rsidP="005E0107">
      <w:pPr>
        <w:pStyle w:val="Bulleted"/>
      </w:pPr>
      <w:r w:rsidRPr="00794639">
        <w:t>TCP</w:t>
      </w:r>
    </w:p>
    <w:p w14:paraId="22A3D53D" w14:textId="5B262825" w:rsidR="00D239B0" w:rsidRPr="00794639" w:rsidRDefault="00D239B0" w:rsidP="005E0107">
      <w:pPr>
        <w:pStyle w:val="Bulleted"/>
      </w:pPr>
      <w:r w:rsidRPr="00794639">
        <w:t>UDP</w:t>
      </w:r>
    </w:p>
    <w:p w14:paraId="3346924B" w14:textId="77777777" w:rsidR="005E0107" w:rsidRPr="00794639" w:rsidRDefault="005E0107" w:rsidP="005E0107">
      <w:pPr>
        <w:pStyle w:val="Heading2"/>
      </w:pPr>
      <w:bookmarkStart w:id="7937" w:name="_Toc489371218"/>
      <w:bookmarkStart w:id="7938" w:name="_Toc511294367"/>
      <w:bookmarkStart w:id="7939" w:name="_Toc531700981"/>
      <w:r w:rsidRPr="00794639">
        <w:t>IP Address Format in AT Commands</w:t>
      </w:r>
      <w:bookmarkEnd w:id="7937"/>
      <w:bookmarkEnd w:id="7938"/>
      <w:bookmarkEnd w:id="7939"/>
    </w:p>
    <w:p w14:paraId="356703CA" w14:textId="77777777" w:rsidR="005E0107" w:rsidRPr="00794639" w:rsidRDefault="005E0107" w:rsidP="005E0107">
      <w:r w:rsidRPr="00794639">
        <w:t>Unless specified elsewhere, the following format is used for IP address field in AT commands described in this chapter when using the HL78xx embedded module:</w:t>
      </w:r>
    </w:p>
    <w:p w14:paraId="4C0938BB" w14:textId="77777777" w:rsidR="005E0107" w:rsidRPr="00794639" w:rsidRDefault="005E0107" w:rsidP="005E0107">
      <w:pPr>
        <w:pStyle w:val="Bulleted"/>
      </w:pPr>
      <w:r w:rsidRPr="00794639">
        <w:t>IPv4 address: Consists of dot-separated decimal (0 – 255) parameters of the form a1.a2.a3.a4</w:t>
      </w:r>
    </w:p>
    <w:p w14:paraId="18D24616" w14:textId="0F990651" w:rsidR="005E0107" w:rsidRPr="00794639" w:rsidRDefault="005E0107" w:rsidP="005E0107">
      <w:pPr>
        <w:pStyle w:val="Bulleted"/>
      </w:pPr>
      <w:r w:rsidRPr="00794639">
        <w:t xml:space="preserve">IPv6 address: Consists of colon-separated hexadecimal (0 – </w:t>
      </w:r>
      <w:r w:rsidR="00E93456" w:rsidRPr="00794639">
        <w:t>FFFF</w:t>
      </w:r>
      <w:r w:rsidRPr="00794639">
        <w:t>) parameters of the form a1:a2:a3:a4:a5:a6:a7:a8 with abbreviations</w:t>
      </w:r>
    </w:p>
    <w:p w14:paraId="55D77FE6" w14:textId="77777777" w:rsidR="005E0107" w:rsidRPr="00794639" w:rsidRDefault="005E0107" w:rsidP="005E0107">
      <w:pPr>
        <w:pStyle w:val="Heading2"/>
      </w:pPr>
      <w:bookmarkStart w:id="7940" w:name="_Toc489371219"/>
      <w:bookmarkStart w:id="7941" w:name="_Toc511294368"/>
      <w:bookmarkStart w:id="7942" w:name="_Ref524613042"/>
      <w:bookmarkStart w:id="7943" w:name="_Ref525913292"/>
      <w:bookmarkStart w:id="7944" w:name="_Ref525913294"/>
      <w:bookmarkStart w:id="7945" w:name="_Ref525918246"/>
      <w:bookmarkStart w:id="7946" w:name="_Ref525918248"/>
      <w:bookmarkStart w:id="7947" w:name="_Toc531700982"/>
      <w:r w:rsidRPr="00794639">
        <w:t>Session ID</w:t>
      </w:r>
      <w:bookmarkEnd w:id="7940"/>
      <w:bookmarkEnd w:id="7941"/>
      <w:bookmarkEnd w:id="7942"/>
      <w:bookmarkEnd w:id="7943"/>
      <w:bookmarkEnd w:id="7944"/>
      <w:bookmarkEnd w:id="7945"/>
      <w:bookmarkEnd w:id="7946"/>
      <w:bookmarkEnd w:id="7947"/>
    </w:p>
    <w:p w14:paraId="47528674" w14:textId="7113824A" w:rsidR="005E0107" w:rsidRPr="007E4A1F" w:rsidRDefault="005E0107" w:rsidP="00D817F2">
      <w:pPr>
        <w:rPr>
          <w:lang w:eastAsia="zh-CN"/>
        </w:rPr>
      </w:pPr>
      <w:r w:rsidRPr="00794639">
        <w:rPr>
          <w:lang w:eastAsia="zh-CN"/>
        </w:rPr>
        <w:t>Protocol specific AT commands share the same range of session IDs. A session ID</w:t>
      </w:r>
      <w:r w:rsidR="00D817F2" w:rsidRPr="00794639">
        <w:rPr>
          <w:lang w:eastAsia="zh-CN"/>
        </w:rPr>
        <w:t>,</w:t>
      </w:r>
      <w:r w:rsidRPr="00794639">
        <w:rPr>
          <w:lang w:eastAsia="zh-CN"/>
        </w:rPr>
        <w:t xml:space="preserve"> &lt;session_id&gt;</w:t>
      </w:r>
      <w:r w:rsidR="00D817F2" w:rsidRPr="00794639">
        <w:rPr>
          <w:lang w:eastAsia="zh-CN"/>
        </w:rPr>
        <w:t>,</w:t>
      </w:r>
      <w:r w:rsidRPr="00794639">
        <w:rPr>
          <w:lang w:eastAsia="zh-CN"/>
        </w:rPr>
        <w:t xml:space="preserve"> is a unique number and ranges from 1 to </w:t>
      </w:r>
      <w:commentRangeStart w:id="7948"/>
      <w:r w:rsidR="00524B5A" w:rsidRPr="00794639">
        <w:rPr>
          <w:lang w:eastAsia="zh-CN"/>
        </w:rPr>
        <w:t>10</w:t>
      </w:r>
      <w:commentRangeEnd w:id="7948"/>
      <w:r w:rsidR="00CC37AD" w:rsidRPr="00794639">
        <w:rPr>
          <w:rStyle w:val="CommentReference"/>
          <w:rFonts w:ascii="Verdana" w:hAnsi="Verdana"/>
        </w:rPr>
        <w:commentReference w:id="7948"/>
      </w:r>
      <w:r w:rsidRPr="00794639">
        <w:rPr>
          <w:lang w:eastAsia="zh-CN"/>
        </w:rPr>
        <w:t>.</w:t>
      </w:r>
      <w:r w:rsidR="009F1364" w:rsidRPr="000656F8">
        <w:rPr>
          <w:lang w:eastAsia="zh-CN"/>
        </w:rPr>
        <w:t xml:space="preserve"> </w:t>
      </w:r>
      <w:r w:rsidR="002F3E0C" w:rsidRPr="00B27D80">
        <w:rPr>
          <w:lang w:eastAsia="zh-CN"/>
        </w:rPr>
        <w:t>Currently, the maximum number of simultaneous connected sessions is 6.</w:t>
      </w:r>
    </w:p>
    <w:p w14:paraId="43FCD932" w14:textId="77777777" w:rsidR="005E0107" w:rsidRPr="00006D08" w:rsidRDefault="005E0107" w:rsidP="005E0107">
      <w:pPr>
        <w:pStyle w:val="Heading2"/>
      </w:pPr>
      <w:bookmarkStart w:id="7949" w:name="_Toc489371220"/>
      <w:bookmarkStart w:id="7950" w:name="_Toc511294369"/>
      <w:bookmarkStart w:id="7951" w:name="_Ref531008313"/>
      <w:bookmarkStart w:id="7952" w:name="_Ref531008316"/>
      <w:bookmarkStart w:id="7953" w:name="_Toc531700983"/>
      <w:r w:rsidRPr="007E4A1F">
        <w:t>Connection of PDP Contexts</w:t>
      </w:r>
      <w:bookmarkEnd w:id="7949"/>
      <w:bookmarkEnd w:id="7950"/>
      <w:bookmarkEnd w:id="7951"/>
      <w:bookmarkEnd w:id="7952"/>
      <w:bookmarkEnd w:id="7953"/>
    </w:p>
    <w:p w14:paraId="562530D3" w14:textId="3B71B51B" w:rsidR="005E0107" w:rsidRDefault="005E0107" w:rsidP="00B47932">
      <w:r w:rsidRPr="005C602E">
        <w:t xml:space="preserve">A PDP connection will be started when a session becomes active (e.g. </w:t>
      </w:r>
      <w:r w:rsidRPr="005C602E">
        <w:rPr>
          <w:rStyle w:val="Code"/>
        </w:rPr>
        <w:t>+KTCPCNX</w:t>
      </w:r>
      <w:r w:rsidRPr="00913410">
        <w:t>) and will only be stopped i</w:t>
      </w:r>
      <w:r w:rsidRPr="003010FE">
        <w:t xml:space="preserve">f all sessions are closed or all sessions request to stop the connection. In case of session errors, the PDP connection deactivation behavior can be configured by </w:t>
      </w:r>
      <w:r w:rsidRPr="00A5422A">
        <w:rPr>
          <w:rStyle w:val="Code"/>
        </w:rPr>
        <w:t>+KIPOPT</w:t>
      </w:r>
      <w:r w:rsidRPr="00794639">
        <w:t xml:space="preserve"> with &lt;option_id&gt;=3. The default setting after the module boot-up is that a PDP connection is requested to stop only when a session is closed by an Internet AT command (e.g. </w:t>
      </w:r>
      <w:r w:rsidRPr="00794639">
        <w:rPr>
          <w:rStyle w:val="Code"/>
        </w:rPr>
        <w:t>+KTCPCLOSE</w:t>
      </w:r>
      <w:r w:rsidRPr="00794639">
        <w:t>).</w:t>
      </w:r>
    </w:p>
    <w:p w14:paraId="143DAEBE" w14:textId="4BA7F61A" w:rsidR="00646280" w:rsidRDefault="00646280" w:rsidP="00646280">
      <w:pPr>
        <w:jc w:val="both"/>
        <w:rPr>
          <w:ins w:id="7954" w:author="Sevan Sirapian [2]" w:date="2018-11-26T11:12:00Z"/>
        </w:rPr>
      </w:pPr>
      <w:commentRangeStart w:id="7955"/>
      <w:ins w:id="7956" w:author="Sevan Sirapian [2]" w:date="2018-11-26T11:12:00Z">
        <w:r w:rsidRPr="00646280">
          <w:t xml:space="preserve">When a PDP context is active, the configuration of </w:t>
        </w:r>
        <w:r w:rsidRPr="00A21228">
          <w:rPr>
            <w:rStyle w:val="Code"/>
            <w:rPrChange w:id="7957" w:author="Elaine Baricante" w:date="2018-11-26T16:00:00Z">
              <w:rPr>
                <w:rFonts w:ascii="Courier New" w:hAnsi="Courier New" w:cs="Courier New"/>
                <w:b/>
              </w:rPr>
            </w:rPrChange>
          </w:rPr>
          <w:t>+KCNXCFG</w:t>
        </w:r>
        <w:r w:rsidRPr="00646280">
          <w:t xml:space="preserve"> must be </w:t>
        </w:r>
        <w:r>
          <w:t>consistent</w:t>
        </w:r>
        <w:r w:rsidRPr="00646280">
          <w:t xml:space="preserve"> </w:t>
        </w:r>
        <w:r>
          <w:t>with</w:t>
        </w:r>
        <w:r w:rsidRPr="00646280">
          <w:t xml:space="preserve"> the config</w:t>
        </w:r>
        <w:r>
          <w:t>uration</w:t>
        </w:r>
        <w:r w:rsidRPr="00646280">
          <w:t xml:space="preserve"> </w:t>
        </w:r>
        <w:r>
          <w:t>of</w:t>
        </w:r>
        <w:r w:rsidRPr="00646280">
          <w:t xml:space="preserve"> </w:t>
        </w:r>
        <w:r w:rsidRPr="00A21228">
          <w:rPr>
            <w:rStyle w:val="Code"/>
            <w:rPrChange w:id="7958" w:author="Elaine Baricante" w:date="2018-11-26T16:01:00Z">
              <w:rPr>
                <w:rFonts w:ascii="Courier New" w:hAnsi="Courier New" w:cs="Courier New"/>
                <w:b/>
              </w:rPr>
            </w:rPrChange>
          </w:rPr>
          <w:t>+CGDCONT</w:t>
        </w:r>
      </w:ins>
      <w:ins w:id="7959" w:author="Elaine Baricante" w:date="2018-11-26T16:00:00Z">
        <w:r w:rsidR="00A21228" w:rsidRPr="00A704F6">
          <w:t>;</w:t>
        </w:r>
      </w:ins>
      <w:ins w:id="7960" w:author="Sevan Sirapian [2]" w:date="2018-11-26T11:12:00Z">
        <w:del w:id="7961" w:author="Elaine Baricante" w:date="2018-11-26T16:00:00Z">
          <w:r w:rsidRPr="00646280" w:rsidDel="00A21228">
            <w:delText>,</w:delText>
          </w:r>
        </w:del>
        <w:r w:rsidRPr="00646280">
          <w:t xml:space="preserve"> otherwise</w:t>
        </w:r>
      </w:ins>
      <w:ins w:id="7962" w:author="Elaine Baricante" w:date="2018-11-26T16:01:00Z">
        <w:r w:rsidR="00A21228">
          <w:t>,</w:t>
        </w:r>
      </w:ins>
      <w:ins w:id="7963" w:author="Sevan Sirapian [2]" w:date="2018-11-26T11:12:00Z">
        <w:r w:rsidRPr="00646280">
          <w:t xml:space="preserve"> an error will be returned when creating a connection</w:t>
        </w:r>
        <w:r>
          <w:t xml:space="preserve"> with </w:t>
        </w:r>
        <w:r w:rsidRPr="00A21228">
          <w:rPr>
            <w:rStyle w:val="Code"/>
            <w:rPrChange w:id="7964" w:author="Elaine Baricante" w:date="2018-11-26T16:01:00Z">
              <w:rPr>
                <w:rFonts w:ascii="Courier New" w:hAnsi="Courier New" w:cs="Courier New"/>
                <w:b/>
              </w:rPr>
            </w:rPrChange>
          </w:rPr>
          <w:t>+KCNXUP</w:t>
        </w:r>
        <w:r>
          <w:t xml:space="preserve">, </w:t>
        </w:r>
        <w:r w:rsidRPr="00A21228">
          <w:rPr>
            <w:rStyle w:val="Code"/>
            <w:rPrChange w:id="7965" w:author="Elaine Baricante" w:date="2018-11-26T16:01:00Z">
              <w:rPr>
                <w:rFonts w:ascii="Courier New" w:hAnsi="Courier New" w:cs="Courier New"/>
                <w:b/>
              </w:rPr>
            </w:rPrChange>
          </w:rPr>
          <w:t>+KCTPCNX</w:t>
        </w:r>
        <w:r>
          <w:t xml:space="preserve"> or </w:t>
        </w:r>
        <w:r w:rsidRPr="00A21228">
          <w:rPr>
            <w:rStyle w:val="Code"/>
            <w:rPrChange w:id="7966" w:author="Elaine Baricante" w:date="2018-11-26T16:01:00Z">
              <w:rPr>
                <w:rFonts w:ascii="Courier New" w:hAnsi="Courier New" w:cs="Courier New"/>
                <w:b/>
              </w:rPr>
            </w:rPrChange>
          </w:rPr>
          <w:t>+KUDPCFG</w:t>
        </w:r>
        <w:r>
          <w:t xml:space="preserve">. Therefore, with an active PDP context, in </w:t>
        </w:r>
        <w:r w:rsidRPr="00A21228">
          <w:rPr>
            <w:rStyle w:val="Code"/>
            <w:rPrChange w:id="7967" w:author="Elaine Baricante" w:date="2018-11-26T16:01:00Z">
              <w:rPr>
                <w:rFonts w:ascii="Courier New" w:hAnsi="Courier New" w:cs="Courier New"/>
                <w:b/>
              </w:rPr>
            </w:rPrChange>
          </w:rPr>
          <w:t>+KCNXCFG</w:t>
        </w:r>
        <w:r>
          <w:t>:</w:t>
        </w:r>
      </w:ins>
    </w:p>
    <w:p w14:paraId="17CBA9CF" w14:textId="5743FEB8" w:rsidR="00646280" w:rsidRPr="00A704F6" w:rsidRDefault="00646280">
      <w:pPr>
        <w:pStyle w:val="Bulleted"/>
        <w:rPr>
          <w:ins w:id="7968" w:author="Sevan Sirapian [2]" w:date="2018-11-26T11:12:00Z"/>
        </w:rPr>
        <w:pPrChange w:id="7969" w:author="Elaine Baricante" w:date="2018-11-26T16:00:00Z">
          <w:pPr>
            <w:pStyle w:val="ListParagraph"/>
            <w:numPr>
              <w:numId w:val="482"/>
            </w:numPr>
            <w:ind w:left="915" w:hanging="360"/>
            <w:jc w:val="both"/>
          </w:pPr>
        </w:pPrChange>
      </w:pPr>
      <w:ins w:id="7970" w:author="Sevan Sirapian [2]" w:date="2018-11-26T11:12:00Z">
        <w:r w:rsidRPr="00A21228">
          <w:rPr>
            <w:rPrChange w:id="7971" w:author="Elaine Baricante" w:date="2018-11-26T16:00:00Z">
              <w:rPr>
                <w:b/>
              </w:rPr>
            </w:rPrChange>
          </w:rPr>
          <w:t>&lt;af&gt;</w:t>
        </w:r>
        <w:r w:rsidRPr="00A704F6">
          <w:t xml:space="preserve"> must be consistent with </w:t>
        </w:r>
        <w:r w:rsidRPr="00A21228">
          <w:rPr>
            <w:rStyle w:val="Code"/>
            <w:rPrChange w:id="7972" w:author="Elaine Baricante" w:date="2018-11-26T16:01:00Z">
              <w:rPr>
                <w:rFonts w:ascii="Courier New" w:hAnsi="Courier New" w:cs="Courier New"/>
                <w:b/>
              </w:rPr>
            </w:rPrChange>
          </w:rPr>
          <w:t>+CGDCONT</w:t>
        </w:r>
        <w:r w:rsidRPr="00A21228">
          <w:rPr>
            <w:rStyle w:val="Code"/>
            <w:rPrChange w:id="7973" w:author="Elaine Baricante" w:date="2018-11-26T16:01:00Z">
              <w:rPr/>
            </w:rPrChange>
          </w:rPr>
          <w:t xml:space="preserve"> </w:t>
        </w:r>
        <w:r w:rsidRPr="00A21228">
          <w:rPr>
            <w:rStyle w:val="Code"/>
            <w:rPrChange w:id="7974" w:author="Elaine Baricante" w:date="2018-11-26T16:01:00Z">
              <w:rPr>
                <w:b/>
              </w:rPr>
            </w:rPrChange>
          </w:rPr>
          <w:t>&lt;PDP_type&gt;</w:t>
        </w:r>
        <w:r w:rsidRPr="00A21228">
          <w:rPr>
            <w:rPrChange w:id="7975" w:author="Elaine Baricante" w:date="2018-11-26T16:00:00Z">
              <w:rPr>
                <w:b/>
              </w:rPr>
            </w:rPrChange>
          </w:rPr>
          <w:t>,</w:t>
        </w:r>
      </w:ins>
      <w:ins w:id="7976" w:author="Elaine Baricante" w:date="2018-11-26T16:01:00Z">
        <w:r w:rsidR="00A21228">
          <w:t xml:space="preserve"> and</w:t>
        </w:r>
      </w:ins>
    </w:p>
    <w:p w14:paraId="6AF65117" w14:textId="4AD3F556" w:rsidR="00646280" w:rsidRPr="00A704F6" w:rsidDel="00A21228" w:rsidRDefault="00646280">
      <w:pPr>
        <w:pStyle w:val="Bulleted"/>
        <w:rPr>
          <w:ins w:id="7977" w:author="Sevan Sirapian [2]" w:date="2018-11-26T11:12:00Z"/>
          <w:del w:id="7978" w:author="Elaine Baricante" w:date="2018-11-26T16:02:00Z"/>
        </w:rPr>
        <w:pPrChange w:id="7979" w:author="Elaine Baricante" w:date="2018-11-26T16:00:00Z">
          <w:pPr>
            <w:pStyle w:val="ListParagraph"/>
            <w:numPr>
              <w:numId w:val="482"/>
            </w:numPr>
            <w:ind w:left="915" w:hanging="360"/>
            <w:jc w:val="both"/>
          </w:pPr>
        </w:pPrChange>
      </w:pPr>
      <w:ins w:id="7980" w:author="Sevan Sirapian [2]" w:date="2018-11-26T11:12:00Z">
        <w:r w:rsidRPr="00A21228">
          <w:rPr>
            <w:rPrChange w:id="7981" w:author="Elaine Baricante" w:date="2018-11-26T16:00:00Z">
              <w:rPr>
                <w:b/>
              </w:rPr>
            </w:rPrChange>
          </w:rPr>
          <w:t xml:space="preserve">&lt;APN&gt; </w:t>
        </w:r>
        <w:r w:rsidRPr="00A704F6">
          <w:t>must be identic</w:t>
        </w:r>
        <w:r w:rsidRPr="000133BD">
          <w:t>al</w:t>
        </w:r>
        <w:r w:rsidRPr="00A21228">
          <w:rPr>
            <w:rPrChange w:id="7982" w:author="Elaine Baricante" w:date="2018-11-26T16:00:00Z">
              <w:rPr>
                <w:b/>
              </w:rPr>
            </w:rPrChange>
          </w:rPr>
          <w:t xml:space="preserve"> </w:t>
        </w:r>
        <w:r w:rsidRPr="00A704F6">
          <w:t>to</w:t>
        </w:r>
        <w:r w:rsidRPr="00A21228">
          <w:rPr>
            <w:rPrChange w:id="7983" w:author="Elaine Baricante" w:date="2018-11-26T16:00:00Z">
              <w:rPr>
                <w:b/>
              </w:rPr>
            </w:rPrChange>
          </w:rPr>
          <w:t xml:space="preserve"> </w:t>
        </w:r>
        <w:r w:rsidRPr="00A21228">
          <w:rPr>
            <w:rStyle w:val="Code"/>
            <w:rPrChange w:id="7984" w:author="Elaine Baricante" w:date="2018-11-26T16:01:00Z">
              <w:rPr>
                <w:rFonts w:ascii="Courier New" w:hAnsi="Courier New" w:cs="Courier New"/>
                <w:b/>
              </w:rPr>
            </w:rPrChange>
          </w:rPr>
          <w:t>+CGDCONT</w:t>
        </w:r>
        <w:r w:rsidRPr="00A21228">
          <w:rPr>
            <w:rStyle w:val="Code"/>
            <w:rPrChange w:id="7985" w:author="Elaine Baricante" w:date="2018-11-26T16:01:00Z">
              <w:rPr>
                <w:b/>
              </w:rPr>
            </w:rPrChange>
          </w:rPr>
          <w:t xml:space="preserve"> &lt;APN&gt;</w:t>
        </w:r>
        <w:r w:rsidRPr="00A704F6">
          <w:t xml:space="preserve"> or</w:t>
        </w:r>
        <w:r w:rsidRPr="000133BD">
          <w:t xml:space="preserve"> must be </w:t>
        </w:r>
        <w:r w:rsidRPr="0093651E">
          <w:t>set to the empty string “”</w:t>
        </w:r>
        <w:commentRangeEnd w:id="7955"/>
        <w:r w:rsidR="008A7412" w:rsidRPr="00A21228">
          <w:rPr>
            <w:rStyle w:val="CommentReference"/>
            <w:sz w:val="20"/>
            <w:szCs w:val="20"/>
            <w:rPrChange w:id="7986" w:author="Elaine Baricante" w:date="2018-11-26T16:00:00Z">
              <w:rPr>
                <w:rStyle w:val="CommentReference"/>
                <w:rFonts w:ascii="Verdana" w:hAnsi="Verdana"/>
              </w:rPr>
            </w:rPrChange>
          </w:rPr>
          <w:commentReference w:id="7955"/>
        </w:r>
      </w:ins>
      <w:ins w:id="7987" w:author="Elaine Baricante" w:date="2018-11-26T16:02:00Z">
        <w:r w:rsidR="00A21228">
          <w:t>.</w:t>
        </w:r>
      </w:ins>
    </w:p>
    <w:p w14:paraId="54D36B96" w14:textId="77777777" w:rsidR="00646280" w:rsidRPr="00794639" w:rsidRDefault="00646280">
      <w:pPr>
        <w:pStyle w:val="Bulleted"/>
        <w:rPr>
          <w:ins w:id="7988" w:author="Sevan Sirapian [2]" w:date="2018-11-26T11:12:00Z"/>
        </w:rPr>
        <w:pPrChange w:id="7989" w:author="Elaine Baricante" w:date="2018-11-26T16:02:00Z">
          <w:pPr/>
        </w:pPrChange>
      </w:pPr>
    </w:p>
    <w:p w14:paraId="24CA2085" w14:textId="77777777" w:rsidR="00A21228" w:rsidRDefault="00A21228">
      <w:pPr>
        <w:rPr>
          <w:ins w:id="7990" w:author="Elaine Baricante" w:date="2018-11-26T16:02:00Z"/>
        </w:rPr>
        <w:pPrChange w:id="7991" w:author="Elaine Baricante" w:date="2018-11-26T16:02:00Z">
          <w:pPr>
            <w:pStyle w:val="Heading2"/>
          </w:pPr>
        </w:pPrChange>
      </w:pPr>
      <w:bookmarkStart w:id="7992" w:name="_Toc489371221"/>
      <w:bookmarkStart w:id="7993" w:name="_Toc511294370"/>
      <w:ins w:id="7994" w:author="Elaine Baricante" w:date="2018-11-26T16:02:00Z">
        <w:r>
          <w:br w:type="page"/>
        </w:r>
      </w:ins>
    </w:p>
    <w:p w14:paraId="6BCEEA70" w14:textId="090BCD28" w:rsidR="005E0107" w:rsidRPr="00794639" w:rsidRDefault="005E0107" w:rsidP="005E0107">
      <w:pPr>
        <w:pStyle w:val="Heading2"/>
      </w:pPr>
      <w:bookmarkStart w:id="7995" w:name="_Toc531700984"/>
      <w:r w:rsidRPr="00794639">
        <w:lastRenderedPageBreak/>
        <w:t>Buffer Length of AT Commands</w:t>
      </w:r>
      <w:bookmarkEnd w:id="7992"/>
      <w:bookmarkEnd w:id="7993"/>
      <w:bookmarkEnd w:id="7995"/>
    </w:p>
    <w:p w14:paraId="7C04B814" w14:textId="77777777" w:rsidR="005E0107" w:rsidRPr="00794639" w:rsidRDefault="005E0107" w:rsidP="005E0107">
      <w:r w:rsidRPr="00794639">
        <w:t>In AT command mode, the maximum length of an AT command is 1023 characters; any AT command input longer than this limit will produce an error response. If the maximum length of a parameter is not specified in this manual, it may vary but still bound by this limit.</w:t>
      </w:r>
      <w:r w:rsidRPr="00794639" w:rsidDel="00A03ECD">
        <w:t xml:space="preserve"> </w:t>
      </w:r>
    </w:p>
    <w:p w14:paraId="5C16DEF6" w14:textId="77777777" w:rsidR="005E0107" w:rsidRPr="00794639" w:rsidRDefault="005E0107" w:rsidP="005E0107">
      <w:r w:rsidRPr="00794639">
        <w:t>In AT data mode, the terminal receive buffer size is limited to 32000 bytes; the terminal driver will stop the receive flow at 16000 bytes if hardware handshaking is used.</w:t>
      </w:r>
    </w:p>
    <w:p w14:paraId="74745B68" w14:textId="77777777" w:rsidR="005E0107" w:rsidRPr="00794639" w:rsidRDefault="005E0107" w:rsidP="005E0107">
      <w:pPr>
        <w:pStyle w:val="Heading2"/>
      </w:pPr>
      <w:bookmarkStart w:id="7996" w:name="_Toc489371222"/>
      <w:bookmarkStart w:id="7997" w:name="_Toc511294371"/>
      <w:bookmarkStart w:id="7998" w:name="_Toc531700985"/>
      <w:r w:rsidRPr="00794639">
        <w:t>Parameter Format of AT Commands</w:t>
      </w:r>
      <w:bookmarkEnd w:id="7996"/>
      <w:bookmarkEnd w:id="7997"/>
      <w:bookmarkEnd w:id="7998"/>
    </w:p>
    <w:p w14:paraId="2EE38F08" w14:textId="77777777" w:rsidR="005E0107" w:rsidRPr="00794639" w:rsidRDefault="005E0107" w:rsidP="005E0107">
      <w:pPr>
        <w:keepNext/>
      </w:pPr>
      <w:r w:rsidRPr="00794639">
        <w:t>Double quotation marks are optional in the parameter input of protocol specific AT commands.</w:t>
      </w:r>
    </w:p>
    <w:p w14:paraId="6AF2EF42" w14:textId="77777777" w:rsidR="005E0107" w:rsidRPr="00794639" w:rsidRDefault="005E0107" w:rsidP="005E0107">
      <w:pPr>
        <w:keepNext/>
      </w:pPr>
      <w:r w:rsidRPr="00794639">
        <w:t xml:space="preserve">If the AT command does not meet the following conditions, the AT parser will regard it as an error and will not go to the corresponding AT command handler. It will immediately return </w:t>
      </w:r>
      <w:r w:rsidRPr="00794639">
        <w:rPr>
          <w:b/>
        </w:rPr>
        <w:t>+CME ERROR: 3</w:t>
      </w:r>
      <w:r w:rsidRPr="00794639">
        <w:t>. This means that it will not process any action further or return any specific error code.</w:t>
      </w:r>
    </w:p>
    <w:p w14:paraId="04D1B084" w14:textId="77777777" w:rsidR="005E0107" w:rsidRPr="00794639" w:rsidRDefault="005E0107">
      <w:pPr>
        <w:pStyle w:val="Bulleted"/>
        <w:rPr>
          <w:lang w:eastAsia="zh-CN"/>
        </w:rPr>
      </w:pPr>
      <w:r w:rsidRPr="00794639">
        <w:t>If double quotation marks are used to enclose parameters, double quotation marks must appear at both the head and tail of the parameter.</w:t>
      </w:r>
    </w:p>
    <w:p w14:paraId="2648657C" w14:textId="7C940C64" w:rsidR="00E93456" w:rsidRPr="00794639" w:rsidRDefault="005E0107" w:rsidP="009E30CD">
      <w:pPr>
        <w:pStyle w:val="Bulleted"/>
        <w:rPr>
          <w:lang w:eastAsia="zh-CN"/>
        </w:rPr>
      </w:pPr>
      <w:r w:rsidRPr="00794639">
        <w:t>The total number of parameter input (including empty parameters) in the AT commands must be within the minimum and maximum required number of parameters.</w:t>
      </w:r>
    </w:p>
    <w:p w14:paraId="0E899912" w14:textId="77777777" w:rsidR="00E93456" w:rsidRPr="00794639" w:rsidRDefault="00E93456" w:rsidP="00E93456">
      <w:pPr>
        <w:pStyle w:val="Heading2"/>
      </w:pPr>
      <w:bookmarkStart w:id="7999" w:name="_Toc531700986"/>
      <w:r w:rsidRPr="00794639">
        <w:t>Connection Configuration</w:t>
      </w:r>
      <w:bookmarkEnd w:id="7999"/>
    </w:p>
    <w:p w14:paraId="4FC202BB" w14:textId="77777777" w:rsidR="00E93456" w:rsidRPr="00794639" w:rsidRDefault="00E93456" w:rsidP="00E93456">
      <w:pPr>
        <w:pStyle w:val="Heading3"/>
      </w:pPr>
      <w:bookmarkStart w:id="8000" w:name="_Ref518400765"/>
      <w:bookmarkStart w:id="8001" w:name="_Toc531700987"/>
      <w:r w:rsidRPr="00794639">
        <w:t>+KCNXCFG Command: GPRS Connection Configuration</w:t>
      </w:r>
      <w:bookmarkEnd w:id="8000"/>
      <w:bookmarkEnd w:id="8001"/>
    </w:p>
    <w:tbl>
      <w:tblPr>
        <w:tblStyle w:val="TableSWIleft"/>
        <w:tblW w:w="8997" w:type="dxa"/>
        <w:tblLayout w:type="fixed"/>
        <w:tblLook w:val="04A0" w:firstRow="1" w:lastRow="0" w:firstColumn="1" w:lastColumn="0" w:noHBand="0" w:noVBand="1"/>
      </w:tblPr>
      <w:tblGrid>
        <w:gridCol w:w="1707"/>
        <w:gridCol w:w="7290"/>
      </w:tblGrid>
      <w:tr w:rsidR="00E93456" w:rsidRPr="00794639" w14:paraId="65C531C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0EFACCD" w14:textId="33439A5C" w:rsidR="00E93456" w:rsidRPr="00794639" w:rsidRDefault="00E93456">
            <w:pPr>
              <w:pStyle w:val="TableRowHead"/>
              <w:spacing w:before="144" w:after="144"/>
            </w:pPr>
            <w:r w:rsidRPr="00794639">
              <w:t>HL78</w:t>
            </w:r>
            <w:r w:rsidR="0015224B" w:rsidRPr="00794639">
              <w:t>00</w:t>
            </w:r>
          </w:p>
        </w:tc>
      </w:tr>
      <w:tr w:rsidR="00E93456" w:rsidRPr="00794639" w14:paraId="446B8D8E" w14:textId="77777777" w:rsidTr="00953CD3">
        <w:tc>
          <w:tcPr>
            <w:tcW w:w="1707" w:type="dxa"/>
          </w:tcPr>
          <w:p w14:paraId="59128790" w14:textId="77777777" w:rsidR="00E93456" w:rsidRPr="00794639" w:rsidRDefault="00E93456" w:rsidP="009E30CD">
            <w:pPr>
              <w:pStyle w:val="TableBody"/>
              <w:rPr>
                <w:i/>
              </w:rPr>
            </w:pPr>
            <w:r w:rsidRPr="00794639">
              <w:rPr>
                <w:i/>
              </w:rPr>
              <w:t>Test command</w:t>
            </w:r>
          </w:p>
          <w:p w14:paraId="36E77FF9" w14:textId="77777777" w:rsidR="00E93456" w:rsidRPr="00794639" w:rsidRDefault="00E93456" w:rsidP="009E30CD">
            <w:pPr>
              <w:pStyle w:val="TableBody"/>
            </w:pPr>
          </w:p>
          <w:p w14:paraId="6A253312" w14:textId="77777777" w:rsidR="00E93456" w:rsidRPr="00794639" w:rsidRDefault="00E93456" w:rsidP="009E30CD">
            <w:pPr>
              <w:pStyle w:val="TableBody"/>
              <w:rPr>
                <w:u w:val="single"/>
              </w:rPr>
            </w:pPr>
            <w:r w:rsidRPr="00794639">
              <w:rPr>
                <w:u w:val="single"/>
              </w:rPr>
              <w:t>Syntax</w:t>
            </w:r>
          </w:p>
          <w:p w14:paraId="30251B8C" w14:textId="77777777" w:rsidR="00E93456" w:rsidRPr="00794639" w:rsidRDefault="00E93456" w:rsidP="009E30CD">
            <w:pPr>
              <w:pStyle w:val="TableBody"/>
              <w:rPr>
                <w:b/>
              </w:rPr>
            </w:pPr>
            <w:r w:rsidRPr="00794639">
              <w:rPr>
                <w:b/>
              </w:rPr>
              <w:t>AT+KCNXCFG=?</w:t>
            </w:r>
          </w:p>
        </w:tc>
        <w:tc>
          <w:tcPr>
            <w:tcW w:w="7290" w:type="dxa"/>
          </w:tcPr>
          <w:p w14:paraId="1A9E93D1" w14:textId="77777777" w:rsidR="00E93456" w:rsidRPr="00794639" w:rsidRDefault="00E93456" w:rsidP="009E30CD">
            <w:pPr>
              <w:pStyle w:val="TableBody"/>
              <w:rPr>
                <w:u w:val="single"/>
              </w:rPr>
            </w:pPr>
          </w:p>
          <w:p w14:paraId="5099771E" w14:textId="77777777" w:rsidR="00E93456" w:rsidRPr="00794639" w:rsidRDefault="00E93456" w:rsidP="009E30CD">
            <w:pPr>
              <w:pStyle w:val="TableBody"/>
              <w:rPr>
                <w:u w:val="single"/>
              </w:rPr>
            </w:pPr>
          </w:p>
          <w:p w14:paraId="2A7B8A99" w14:textId="77777777" w:rsidR="00E93456" w:rsidRPr="00794639" w:rsidRDefault="00E93456" w:rsidP="009E30CD">
            <w:pPr>
              <w:pStyle w:val="TableBody"/>
              <w:rPr>
                <w:u w:val="single"/>
              </w:rPr>
            </w:pPr>
            <w:r w:rsidRPr="00794639">
              <w:rPr>
                <w:u w:val="single"/>
              </w:rPr>
              <w:t>Response</w:t>
            </w:r>
          </w:p>
          <w:p w14:paraId="6080DB1C" w14:textId="77777777" w:rsidR="00E93456" w:rsidRPr="00794639" w:rsidRDefault="00E93456" w:rsidP="009E30CD">
            <w:pPr>
              <w:pStyle w:val="TableBody"/>
              <w:rPr>
                <w:lang w:eastAsia="zh-CN"/>
              </w:rPr>
            </w:pPr>
            <w:r w:rsidRPr="00794639">
              <w:rPr>
                <w:b/>
              </w:rPr>
              <w:t>+KCNXCFG:</w:t>
            </w:r>
            <w:r w:rsidRPr="00794639">
              <w:t xml:space="preserve"> (list of possible </w:t>
            </w:r>
            <w:r w:rsidRPr="00794639">
              <w:rPr>
                <w:b/>
              </w:rPr>
              <w:t>&lt;cnx</w:t>
            </w:r>
            <w:r w:rsidRPr="00794639">
              <w:rPr>
                <w:b/>
                <w:lang w:eastAsia="zh-CN"/>
              </w:rPr>
              <w:t xml:space="preserve"> </w:t>
            </w:r>
            <w:r w:rsidRPr="00794639">
              <w:rPr>
                <w:b/>
              </w:rPr>
              <w:t>conf&gt;</w:t>
            </w:r>
            <w:r w:rsidRPr="00794639">
              <w:t xml:space="preserve">s),"GPRS",(range of possible length of </w:t>
            </w:r>
            <w:r w:rsidRPr="00794639">
              <w:rPr>
                <w:b/>
              </w:rPr>
              <w:t>&lt;apn&gt;</w:t>
            </w:r>
            <w:r w:rsidRPr="00794639">
              <w:t xml:space="preserve">),(range of possible length of </w:t>
            </w:r>
            <w:r w:rsidRPr="00794639">
              <w:rPr>
                <w:b/>
              </w:rPr>
              <w:t>&lt;login&gt;</w:t>
            </w:r>
            <w:r w:rsidRPr="00794639">
              <w:t xml:space="preserve">),(range of possible length of </w:t>
            </w:r>
            <w:r w:rsidRPr="00794639">
              <w:rPr>
                <w:b/>
              </w:rPr>
              <w:t>&lt;password&gt;</w:t>
            </w:r>
            <w:r w:rsidRPr="00794639">
              <w:t>)</w:t>
            </w:r>
            <w:r w:rsidRPr="00794639">
              <w:rPr>
                <w:b/>
              </w:rPr>
              <w:t>,</w:t>
            </w:r>
            <w:r w:rsidRPr="00794639">
              <w:rPr>
                <w:b/>
              </w:rPr>
              <w:br/>
              <w:t>&lt;af&gt;,&lt;ip&gt;,&lt;dns1&gt;,&lt;dns2&gt;,&lt;ip_v6&gt;,&lt;dns1_v6&gt;,&lt;dns2_v6&gt;</w:t>
            </w:r>
          </w:p>
          <w:p w14:paraId="4A629E9B" w14:textId="77777777" w:rsidR="00E93456" w:rsidRPr="00794639" w:rsidRDefault="00E93456" w:rsidP="009E30CD">
            <w:pPr>
              <w:pStyle w:val="TableBody"/>
              <w:rPr>
                <w:u w:val="single"/>
              </w:rPr>
            </w:pPr>
            <w:r w:rsidRPr="00794639">
              <w:rPr>
                <w:b/>
                <w:lang w:eastAsia="zh-CN"/>
              </w:rPr>
              <w:t>OK</w:t>
            </w:r>
          </w:p>
        </w:tc>
      </w:tr>
      <w:tr w:rsidR="00E93456" w:rsidRPr="00794639" w14:paraId="257DC287" w14:textId="77777777" w:rsidTr="00953CD3">
        <w:tc>
          <w:tcPr>
            <w:tcW w:w="1707" w:type="dxa"/>
          </w:tcPr>
          <w:p w14:paraId="6D2253FB" w14:textId="77777777" w:rsidR="00E93456" w:rsidRPr="00794639" w:rsidRDefault="00E93456" w:rsidP="009E30CD">
            <w:pPr>
              <w:pStyle w:val="TableBody"/>
              <w:rPr>
                <w:i/>
              </w:rPr>
            </w:pPr>
            <w:r w:rsidRPr="00794639">
              <w:rPr>
                <w:i/>
              </w:rPr>
              <w:t>Read command</w:t>
            </w:r>
          </w:p>
          <w:p w14:paraId="58FCA464" w14:textId="77777777" w:rsidR="00E93456" w:rsidRPr="00794639" w:rsidRDefault="00E93456" w:rsidP="009E30CD">
            <w:pPr>
              <w:pStyle w:val="TableBody"/>
            </w:pPr>
          </w:p>
          <w:p w14:paraId="6F3B72DB" w14:textId="77777777" w:rsidR="00E93456" w:rsidRPr="00794639" w:rsidRDefault="00E93456" w:rsidP="009E30CD">
            <w:pPr>
              <w:pStyle w:val="TableBody"/>
              <w:rPr>
                <w:u w:val="single"/>
              </w:rPr>
            </w:pPr>
            <w:r w:rsidRPr="00794639">
              <w:rPr>
                <w:u w:val="single"/>
              </w:rPr>
              <w:t>Syntax</w:t>
            </w:r>
          </w:p>
          <w:p w14:paraId="56B2364A" w14:textId="77777777" w:rsidR="00E93456" w:rsidRPr="00794639" w:rsidRDefault="00E93456" w:rsidP="009E30CD">
            <w:pPr>
              <w:pStyle w:val="TableBody"/>
              <w:rPr>
                <w:u w:val="single"/>
              </w:rPr>
            </w:pPr>
            <w:r w:rsidRPr="00794639">
              <w:rPr>
                <w:b/>
              </w:rPr>
              <w:t>AT+KCNXCFG?</w:t>
            </w:r>
          </w:p>
        </w:tc>
        <w:tc>
          <w:tcPr>
            <w:tcW w:w="7290" w:type="dxa"/>
          </w:tcPr>
          <w:p w14:paraId="0DD9A31B" w14:textId="77777777" w:rsidR="00E93456" w:rsidRPr="00794639" w:rsidRDefault="00E93456" w:rsidP="009E30CD">
            <w:pPr>
              <w:pStyle w:val="TableBody"/>
              <w:rPr>
                <w:u w:val="single"/>
              </w:rPr>
            </w:pPr>
          </w:p>
          <w:p w14:paraId="7152FDB3" w14:textId="77777777" w:rsidR="00E93456" w:rsidRPr="00794639" w:rsidRDefault="00E93456" w:rsidP="009E30CD">
            <w:pPr>
              <w:pStyle w:val="TableBody"/>
              <w:rPr>
                <w:u w:val="single"/>
              </w:rPr>
            </w:pPr>
          </w:p>
          <w:p w14:paraId="17DBB364" w14:textId="77777777" w:rsidR="00E93456" w:rsidRPr="00794639" w:rsidRDefault="00E93456" w:rsidP="009E30CD">
            <w:pPr>
              <w:pStyle w:val="TableBody"/>
              <w:rPr>
                <w:u w:val="single"/>
              </w:rPr>
            </w:pPr>
            <w:r w:rsidRPr="00794639">
              <w:rPr>
                <w:u w:val="single"/>
              </w:rPr>
              <w:t>Response</w:t>
            </w:r>
          </w:p>
          <w:p w14:paraId="627DC470" w14:textId="77777777" w:rsidR="00E93456" w:rsidRPr="00794639" w:rsidRDefault="00E93456" w:rsidP="009E30CD">
            <w:pPr>
              <w:pStyle w:val="TableBody"/>
              <w:rPr>
                <w:b/>
                <w:snapToGrid w:val="0"/>
                <w:lang w:eastAsia="zh-CN"/>
              </w:rPr>
            </w:pPr>
            <w:r w:rsidRPr="00794639">
              <w:rPr>
                <w:b/>
              </w:rPr>
              <w:t xml:space="preserve">+KCNXCFG: &lt;cnx cnf&gt;, </w:t>
            </w:r>
            <w:r w:rsidRPr="00794639">
              <w:rPr>
                <w:b/>
                <w:lang w:eastAsia="zh-CN"/>
              </w:rPr>
              <w:t>"</w:t>
            </w:r>
            <w:r w:rsidRPr="00794639">
              <w:rPr>
                <w:b/>
              </w:rPr>
              <w:t>GPRS</w:t>
            </w:r>
            <w:r w:rsidRPr="00794639">
              <w:rPr>
                <w:b/>
                <w:lang w:eastAsia="zh-CN"/>
              </w:rPr>
              <w:t>",</w:t>
            </w:r>
            <w:r w:rsidRPr="00794639">
              <w:rPr>
                <w:b/>
              </w:rPr>
              <w:t xml:space="preserve"> &lt;apn&gt;,&lt;login&gt;,&lt;password&gt;,&lt;af&gt;,&lt;ip&gt;,&lt;dns1&gt;,</w:t>
            </w:r>
            <w:r w:rsidRPr="00794639">
              <w:rPr>
                <w:b/>
              </w:rPr>
              <w:br/>
              <w:t>&lt;dns2&gt;[,&lt;ip_v6&gt;,&lt;dns1_v6&gt;,&lt;dns2_v6&gt;],&lt;state&gt;</w:t>
            </w:r>
          </w:p>
          <w:p w14:paraId="0DE5F6F9" w14:textId="77777777" w:rsidR="00E93456" w:rsidRPr="00794639" w:rsidRDefault="00E93456" w:rsidP="009E30CD">
            <w:pPr>
              <w:pStyle w:val="TableBody"/>
              <w:rPr>
                <w:b/>
                <w:snapToGrid w:val="0"/>
                <w:lang w:eastAsia="zh-CN"/>
              </w:rPr>
            </w:pPr>
            <w:r w:rsidRPr="00794639">
              <w:rPr>
                <w:b/>
                <w:snapToGrid w:val="0"/>
              </w:rPr>
              <w:t>[...]</w:t>
            </w:r>
            <w:r w:rsidRPr="00794639">
              <w:rPr>
                <w:b/>
              </w:rPr>
              <w:t>&gt;</w:t>
            </w:r>
          </w:p>
          <w:p w14:paraId="4A4072B7" w14:textId="77777777" w:rsidR="00E93456" w:rsidRPr="00794639" w:rsidRDefault="00E93456" w:rsidP="009E30CD">
            <w:pPr>
              <w:pStyle w:val="TableBody"/>
              <w:rPr>
                <w:u w:val="single"/>
              </w:rPr>
            </w:pPr>
            <w:r w:rsidRPr="00794639">
              <w:rPr>
                <w:b/>
                <w:lang w:eastAsia="zh-CN"/>
              </w:rPr>
              <w:t>OK</w:t>
            </w:r>
          </w:p>
        </w:tc>
      </w:tr>
      <w:tr w:rsidR="00E93456" w:rsidRPr="00794639" w14:paraId="698E0C67" w14:textId="77777777" w:rsidTr="00953CD3">
        <w:trPr>
          <w:cantSplit w:val="0"/>
        </w:trPr>
        <w:tc>
          <w:tcPr>
            <w:tcW w:w="1707" w:type="dxa"/>
          </w:tcPr>
          <w:p w14:paraId="649C8C08" w14:textId="77777777" w:rsidR="00E93456" w:rsidRPr="00794639" w:rsidRDefault="00E93456" w:rsidP="009E30CD">
            <w:pPr>
              <w:pStyle w:val="TableBody"/>
              <w:rPr>
                <w:i/>
              </w:rPr>
            </w:pPr>
            <w:r w:rsidRPr="00794639">
              <w:rPr>
                <w:i/>
              </w:rPr>
              <w:t>Write command</w:t>
            </w:r>
          </w:p>
          <w:p w14:paraId="64B50AB0" w14:textId="77777777" w:rsidR="00E93456" w:rsidRPr="00794639" w:rsidRDefault="00E93456" w:rsidP="009E30CD">
            <w:pPr>
              <w:pStyle w:val="TableBody"/>
            </w:pPr>
          </w:p>
          <w:p w14:paraId="1067DE7A" w14:textId="77777777" w:rsidR="00E93456" w:rsidRPr="00794639" w:rsidRDefault="00E93456" w:rsidP="009E30CD">
            <w:pPr>
              <w:pStyle w:val="TableBody"/>
              <w:rPr>
                <w:u w:val="single"/>
              </w:rPr>
            </w:pPr>
            <w:r w:rsidRPr="00794639">
              <w:rPr>
                <w:u w:val="single"/>
              </w:rPr>
              <w:t>Syntax</w:t>
            </w:r>
          </w:p>
          <w:p w14:paraId="7BCEAE4E" w14:textId="77777777" w:rsidR="00E93456" w:rsidRPr="00794639" w:rsidRDefault="00E93456" w:rsidP="009E30CD">
            <w:pPr>
              <w:pStyle w:val="TableBody"/>
            </w:pPr>
            <w:r w:rsidRPr="00794639">
              <w:rPr>
                <w:b/>
              </w:rPr>
              <w:t>AT+KCNXCFG=</w:t>
            </w:r>
            <w:r w:rsidRPr="00794639">
              <w:rPr>
                <w:b/>
              </w:rPr>
              <w:br/>
              <w:t>&lt;cnx cnf&gt;,</w:t>
            </w:r>
            <w:r w:rsidRPr="00794639">
              <w:rPr>
                <w:b/>
                <w:lang w:eastAsia="zh-CN"/>
              </w:rPr>
              <w:br/>
              <w:t>"</w:t>
            </w:r>
            <w:r w:rsidRPr="00794639">
              <w:rPr>
                <w:b/>
              </w:rPr>
              <w:t>GPRS</w:t>
            </w:r>
            <w:r w:rsidRPr="00794639">
              <w:rPr>
                <w:b/>
                <w:lang w:eastAsia="zh-CN"/>
              </w:rPr>
              <w:t>"</w:t>
            </w:r>
            <w:r w:rsidRPr="00794639">
              <w:rPr>
                <w:b/>
              </w:rPr>
              <w:t>,&lt;apn&gt;</w:t>
            </w:r>
            <w:r w:rsidRPr="00794639">
              <w:rPr>
                <w:b/>
              </w:rPr>
              <w:br/>
              <w:t>[,[&lt;login&gt;]</w:t>
            </w:r>
            <w:r w:rsidRPr="00794639">
              <w:rPr>
                <w:b/>
              </w:rPr>
              <w:br/>
              <w:t>[,[&lt;password&gt;]</w:t>
            </w:r>
            <w:r w:rsidRPr="00794639">
              <w:rPr>
                <w:b/>
              </w:rPr>
              <w:br/>
              <w:t>[,&lt;af&gt; [,[&lt;ip&gt;]</w:t>
            </w:r>
            <w:r w:rsidRPr="00794639">
              <w:rPr>
                <w:b/>
              </w:rPr>
              <w:br/>
              <w:t>[,[&lt;dns1&gt;]</w:t>
            </w:r>
            <w:r w:rsidRPr="00794639">
              <w:rPr>
                <w:b/>
              </w:rPr>
              <w:br/>
            </w:r>
            <w:r w:rsidRPr="00794639">
              <w:rPr>
                <w:b/>
              </w:rPr>
              <w:lastRenderedPageBreak/>
              <w:t>[,&lt;dns2&gt;]]]]</w:t>
            </w:r>
            <w:r w:rsidRPr="00794639">
              <w:rPr>
                <w:b/>
              </w:rPr>
              <w:br/>
              <w:t>[,[&lt;ip_v6&gt;]</w:t>
            </w:r>
            <w:r w:rsidRPr="00794639">
              <w:rPr>
                <w:b/>
              </w:rPr>
              <w:br/>
              <w:t>[,[&lt;dns1_v6&gt;]</w:t>
            </w:r>
            <w:r w:rsidRPr="00794639">
              <w:rPr>
                <w:b/>
              </w:rPr>
              <w:br/>
              <w:t>[,&lt;dns2_v6&gt;]]]]]]</w:t>
            </w:r>
          </w:p>
        </w:tc>
        <w:tc>
          <w:tcPr>
            <w:tcW w:w="7290" w:type="dxa"/>
          </w:tcPr>
          <w:p w14:paraId="4301EB2F" w14:textId="77777777" w:rsidR="00E93456" w:rsidRPr="00794639" w:rsidRDefault="00E93456" w:rsidP="009E30CD">
            <w:pPr>
              <w:pStyle w:val="TableBody"/>
              <w:rPr>
                <w:u w:val="single"/>
              </w:rPr>
            </w:pPr>
          </w:p>
          <w:p w14:paraId="3BA845DD" w14:textId="77777777" w:rsidR="00E93456" w:rsidRPr="00794639" w:rsidRDefault="00E93456" w:rsidP="009E30CD">
            <w:pPr>
              <w:pStyle w:val="TableBody"/>
              <w:rPr>
                <w:u w:val="single"/>
              </w:rPr>
            </w:pPr>
          </w:p>
          <w:p w14:paraId="418CF651" w14:textId="77777777" w:rsidR="00E93456" w:rsidRPr="00794639" w:rsidRDefault="00E93456" w:rsidP="009E30CD">
            <w:pPr>
              <w:pStyle w:val="TableBody"/>
              <w:rPr>
                <w:u w:val="single"/>
              </w:rPr>
            </w:pPr>
            <w:r w:rsidRPr="00794639">
              <w:rPr>
                <w:u w:val="single"/>
              </w:rPr>
              <w:t>Response</w:t>
            </w:r>
          </w:p>
          <w:p w14:paraId="57D262C2" w14:textId="77777777" w:rsidR="00E93456" w:rsidRPr="00794639" w:rsidRDefault="00E93456" w:rsidP="009E30CD">
            <w:pPr>
              <w:pStyle w:val="TableBody"/>
              <w:rPr>
                <w:b/>
              </w:rPr>
            </w:pPr>
            <w:r w:rsidRPr="00794639">
              <w:rPr>
                <w:b/>
              </w:rPr>
              <w:t>OK</w:t>
            </w:r>
          </w:p>
          <w:p w14:paraId="3D238471" w14:textId="77777777" w:rsidR="00E93456" w:rsidRPr="00794639" w:rsidRDefault="00E93456" w:rsidP="009E30CD">
            <w:pPr>
              <w:pStyle w:val="TableBody"/>
            </w:pPr>
          </w:p>
          <w:p w14:paraId="169CC655" w14:textId="77777777" w:rsidR="00E93456" w:rsidRPr="00794639" w:rsidRDefault="00E93456" w:rsidP="009E30CD">
            <w:pPr>
              <w:pStyle w:val="TableBody"/>
              <w:rPr>
                <w:u w:val="single"/>
              </w:rPr>
            </w:pPr>
            <w:r w:rsidRPr="00794639">
              <w:rPr>
                <w:u w:val="single"/>
              </w:rPr>
              <w:t>Parameters</w:t>
            </w:r>
          </w:p>
          <w:p w14:paraId="17717835" w14:textId="03E9A417" w:rsidR="00E93456" w:rsidRPr="00794639" w:rsidRDefault="00E93456" w:rsidP="009E30CD">
            <w:pPr>
              <w:pStyle w:val="TableBody"/>
              <w:rPr>
                <w:lang w:eastAsia="zh-CN"/>
              </w:rPr>
            </w:pPr>
            <w:r w:rsidRPr="00C43655">
              <w:rPr>
                <w:b/>
              </w:rPr>
              <w:t>&lt;cnx cnf&gt;</w:t>
            </w:r>
            <w:r w:rsidRPr="00AD6F9C">
              <w:tab/>
              <w:t>PDP context configuration</w:t>
            </w:r>
            <w:r w:rsidR="0015224B" w:rsidRPr="00CA77E1">
              <w:t xml:space="preserve">. </w:t>
            </w:r>
            <w:r w:rsidR="0015224B" w:rsidRPr="00794639">
              <w:rPr>
                <w:lang w:eastAsia="zh-CN"/>
              </w:rPr>
              <w:t>N</w:t>
            </w:r>
            <w:r w:rsidRPr="00794639">
              <w:rPr>
                <w:lang w:eastAsia="zh-CN"/>
              </w:rPr>
              <w:t>umeric parameter which specifies a particular PDP context configuration</w:t>
            </w:r>
          </w:p>
          <w:p w14:paraId="771D4E1C" w14:textId="77777777" w:rsidR="00E93456" w:rsidRPr="00794639" w:rsidRDefault="00E93456" w:rsidP="009E30CD">
            <w:pPr>
              <w:pStyle w:val="TableBody"/>
            </w:pPr>
          </w:p>
          <w:p w14:paraId="3A4A859A" w14:textId="77777777" w:rsidR="00E93456" w:rsidRPr="00794639" w:rsidRDefault="00E93456" w:rsidP="009E30CD">
            <w:pPr>
              <w:pStyle w:val="TableBody"/>
            </w:pPr>
            <w:r w:rsidRPr="00794639">
              <w:rPr>
                <w:b/>
              </w:rPr>
              <w:lastRenderedPageBreak/>
              <w:t>&lt;apn&gt;</w:t>
            </w:r>
            <w:r w:rsidRPr="00794639">
              <w:rPr>
                <w:b/>
              </w:rPr>
              <w:tab/>
            </w:r>
            <w:r w:rsidRPr="00794639">
              <w:rPr>
                <w:b/>
              </w:rPr>
              <w:tab/>
            </w:r>
            <w:r w:rsidRPr="00794639">
              <w:t>(Access Point Name) a string parameter (max size 63 bytes), logical name used to select the GGSN or the external packet data network.</w:t>
            </w:r>
          </w:p>
          <w:p w14:paraId="57F4417B" w14:textId="77777777" w:rsidR="00E93456" w:rsidRPr="00794639" w:rsidRDefault="00E93456" w:rsidP="009E30CD">
            <w:pPr>
              <w:pStyle w:val="TableBody"/>
              <w:rPr>
                <w:b/>
              </w:rPr>
            </w:pPr>
          </w:p>
          <w:p w14:paraId="5080F209" w14:textId="77777777" w:rsidR="00E93456" w:rsidRPr="00794639" w:rsidRDefault="00E93456" w:rsidP="009E30CD">
            <w:pPr>
              <w:pStyle w:val="TableBody"/>
            </w:pPr>
            <w:r w:rsidRPr="00794639">
              <w:rPr>
                <w:b/>
              </w:rPr>
              <w:t>&lt;login&gt;</w:t>
            </w:r>
            <w:r w:rsidRPr="00794639">
              <w:tab/>
              <w:t>string type (max size 24 bytes), indicates the user name of the cnx</w:t>
            </w:r>
          </w:p>
          <w:p w14:paraId="7DD221C0" w14:textId="77777777" w:rsidR="00E93456" w:rsidRPr="00794639" w:rsidRDefault="00E93456" w:rsidP="009E30CD">
            <w:pPr>
              <w:pStyle w:val="TableBody"/>
              <w:rPr>
                <w:b/>
              </w:rPr>
            </w:pPr>
          </w:p>
          <w:p w14:paraId="0165C4D4" w14:textId="77777777" w:rsidR="00E93456" w:rsidRPr="00794639" w:rsidRDefault="00E93456" w:rsidP="009E30CD">
            <w:pPr>
              <w:pStyle w:val="TableBody"/>
            </w:pPr>
            <w:r w:rsidRPr="00794639">
              <w:rPr>
                <w:b/>
              </w:rPr>
              <w:t>&lt;password&gt;</w:t>
            </w:r>
            <w:r w:rsidRPr="00794639">
              <w:rPr>
                <w:b/>
              </w:rPr>
              <w:tab/>
            </w:r>
            <w:r w:rsidRPr="00794639">
              <w:t>string type (max size 24 bytes), indicates the password of the cnx</w:t>
            </w:r>
          </w:p>
          <w:p w14:paraId="383CB915" w14:textId="77777777" w:rsidR="00E93456" w:rsidRPr="00794639" w:rsidRDefault="00E93456" w:rsidP="009E30CD">
            <w:pPr>
              <w:pStyle w:val="TableBody"/>
              <w:rPr>
                <w:b/>
              </w:rPr>
            </w:pPr>
          </w:p>
          <w:p w14:paraId="0C9519B9" w14:textId="7F3CD21A" w:rsidR="00E93456" w:rsidRPr="00794639" w:rsidDel="003C4964" w:rsidRDefault="00E93456" w:rsidP="009E30CD">
            <w:pPr>
              <w:pStyle w:val="TableBody"/>
              <w:rPr>
                <w:del w:id="8002" w:author="Elaine Baricante" w:date="2018-11-27T10:28:00Z"/>
                <w:b/>
              </w:rPr>
            </w:pPr>
          </w:p>
          <w:p w14:paraId="4F088AE6" w14:textId="43FFB0BB" w:rsidR="00E93456" w:rsidRPr="00794639" w:rsidDel="003C4964" w:rsidRDefault="00E93456" w:rsidP="009E30CD">
            <w:pPr>
              <w:pStyle w:val="TableBody"/>
              <w:rPr>
                <w:del w:id="8003" w:author="Elaine Baricante" w:date="2018-11-27T10:28:00Z"/>
                <w:b/>
              </w:rPr>
            </w:pPr>
          </w:p>
          <w:p w14:paraId="15C57858" w14:textId="77777777" w:rsidR="00E93456" w:rsidRPr="00794639" w:rsidRDefault="00E93456" w:rsidP="009E30CD">
            <w:pPr>
              <w:pStyle w:val="TableBody"/>
            </w:pPr>
            <w:r w:rsidRPr="00794639">
              <w:rPr>
                <w:b/>
              </w:rPr>
              <w:t>&lt;af&gt;</w:t>
            </w:r>
            <w:r w:rsidRPr="00794639">
              <w:tab/>
              <w:t>Address family used for the connection (</w:t>
            </w:r>
            <w:r w:rsidRPr="00794639">
              <w:rPr>
                <w:szCs w:val="18"/>
              </w:rPr>
              <w:t>up to 3GPP Release 7 compliant)</w:t>
            </w:r>
          </w:p>
          <w:p w14:paraId="53A672D4" w14:textId="77777777" w:rsidR="00E93456" w:rsidRPr="00794639" w:rsidRDefault="00E93456" w:rsidP="009E30CD">
            <w:pPr>
              <w:pStyle w:val="TableBody"/>
            </w:pPr>
            <w:r w:rsidRPr="00794639">
              <w:rPr>
                <w:u w:val="single"/>
              </w:rPr>
              <w:t>IPV4</w:t>
            </w:r>
            <w:r w:rsidRPr="00794639">
              <w:tab/>
            </w:r>
            <w:r w:rsidRPr="00794639">
              <w:tab/>
              <w:t>IPv4 only</w:t>
            </w:r>
          </w:p>
          <w:p w14:paraId="339004F6" w14:textId="77777777" w:rsidR="00E93456" w:rsidRPr="00794639" w:rsidRDefault="00E93456" w:rsidP="009E30CD">
            <w:pPr>
              <w:pStyle w:val="TableBody"/>
            </w:pPr>
            <w:r w:rsidRPr="00794639">
              <w:t>IPV6</w:t>
            </w:r>
            <w:r w:rsidRPr="00794639">
              <w:tab/>
            </w:r>
            <w:r w:rsidRPr="00794639">
              <w:tab/>
              <w:t>IPv6 only</w:t>
            </w:r>
          </w:p>
          <w:p w14:paraId="371B11F5" w14:textId="77777777" w:rsidR="00E93456" w:rsidRPr="00794639" w:rsidRDefault="00E93456" w:rsidP="009E30CD">
            <w:pPr>
              <w:pStyle w:val="TableBody"/>
            </w:pPr>
            <w:r w:rsidRPr="00794639">
              <w:t>IPV4V6</w:t>
            </w:r>
            <w:r w:rsidRPr="00794639">
              <w:tab/>
              <w:t>IPv4 and IPv6</w:t>
            </w:r>
          </w:p>
          <w:p w14:paraId="248CAD83" w14:textId="77777777" w:rsidR="00E93456" w:rsidRPr="00794639" w:rsidRDefault="00E93456" w:rsidP="009E30CD">
            <w:pPr>
              <w:pStyle w:val="TableBody"/>
            </w:pPr>
          </w:p>
          <w:p w14:paraId="43E93555" w14:textId="77777777" w:rsidR="00E93456" w:rsidRPr="00794639" w:rsidRDefault="00E93456" w:rsidP="009E30CD">
            <w:pPr>
              <w:pStyle w:val="TableBody"/>
            </w:pPr>
            <w:r w:rsidRPr="00794639">
              <w:rPr>
                <w:b/>
              </w:rPr>
              <w:t>&lt;ip&gt;</w:t>
            </w:r>
            <w:r w:rsidRPr="00794639">
              <w:rPr>
                <w:b/>
              </w:rPr>
              <w:tab/>
            </w:r>
            <w:r w:rsidRPr="00794639">
              <w:t xml:space="preserve">String type. Static IP not supported only dynamic address supported, the value should be “0.0.0.0” or an empty string. </w:t>
            </w:r>
          </w:p>
          <w:p w14:paraId="64AFE74D" w14:textId="77777777" w:rsidR="00E93456" w:rsidRPr="00794639" w:rsidRDefault="00E93456" w:rsidP="009E30CD">
            <w:pPr>
              <w:pStyle w:val="TableBody"/>
            </w:pPr>
          </w:p>
          <w:p w14:paraId="4B49649E" w14:textId="77777777" w:rsidR="00E93456" w:rsidRPr="00794639" w:rsidRDefault="00E93456" w:rsidP="009E30CD">
            <w:pPr>
              <w:pStyle w:val="TableBody"/>
            </w:pPr>
            <w:r w:rsidRPr="00794639">
              <w:rPr>
                <w:b/>
              </w:rPr>
              <w:t>&lt;dns1&gt;, &lt;dns2&gt;</w:t>
            </w:r>
            <w:r w:rsidRPr="00794639">
              <w:tab/>
              <w:t>String type. If the mobile is supposed to work with dynamic DNS addresses, the value should be “0.0.0.0” or an empty string.</w:t>
            </w:r>
          </w:p>
          <w:p w14:paraId="59A5CD99" w14:textId="77777777" w:rsidR="00E93456" w:rsidRPr="00794639" w:rsidRDefault="00E93456" w:rsidP="009E30CD">
            <w:pPr>
              <w:pStyle w:val="TableBody"/>
            </w:pPr>
          </w:p>
          <w:p w14:paraId="48CD5C5E" w14:textId="77777777" w:rsidR="00E93456" w:rsidRPr="00794639" w:rsidRDefault="00E93456" w:rsidP="009E30CD">
            <w:pPr>
              <w:pStyle w:val="TableBody"/>
            </w:pPr>
            <w:r w:rsidRPr="00794639">
              <w:rPr>
                <w:b/>
              </w:rPr>
              <w:t>&lt;ip_v6&gt;</w:t>
            </w:r>
            <w:r w:rsidRPr="00794639">
              <w:tab/>
              <w:t>IPV6 String type. If the mobile is supposed to work with a dynamic address, the value should be “::” or an empty string.</w:t>
            </w:r>
          </w:p>
          <w:p w14:paraId="095D70AC" w14:textId="77777777" w:rsidR="00E93456" w:rsidRPr="00794639" w:rsidRDefault="00E93456" w:rsidP="009E30CD">
            <w:pPr>
              <w:pStyle w:val="TableBody"/>
            </w:pPr>
          </w:p>
          <w:p w14:paraId="60B826E3" w14:textId="77777777" w:rsidR="00E93456" w:rsidRPr="00794639" w:rsidRDefault="00E93456" w:rsidP="009E30CD">
            <w:pPr>
              <w:pStyle w:val="TableBody"/>
            </w:pPr>
            <w:r w:rsidRPr="00794639">
              <w:rPr>
                <w:b/>
              </w:rPr>
              <w:t>&lt;dns1_v6&gt;, &lt;dns2_v6&gt;</w:t>
            </w:r>
            <w:r w:rsidRPr="00794639">
              <w:tab/>
              <w:t>IPV6 String type. If the mobile is supposed to work with dynamic DNS addresses, the value should be “::” or an empty string.</w:t>
            </w:r>
          </w:p>
          <w:p w14:paraId="13B8B958" w14:textId="77777777" w:rsidR="00E93456" w:rsidRPr="00794639" w:rsidRDefault="00E93456" w:rsidP="009E30CD">
            <w:pPr>
              <w:pStyle w:val="TableBody"/>
            </w:pPr>
          </w:p>
          <w:p w14:paraId="30AB2782" w14:textId="77777777" w:rsidR="00E93456" w:rsidRPr="00794639" w:rsidRDefault="00E93456" w:rsidP="009E30CD">
            <w:pPr>
              <w:pStyle w:val="TableBody"/>
            </w:pPr>
            <w:r w:rsidRPr="00794639">
              <w:rPr>
                <w:b/>
              </w:rPr>
              <w:t>&lt;state&gt;</w:t>
            </w:r>
            <w:r w:rsidRPr="00794639">
              <w:tab/>
              <w:t>Connection state</w:t>
            </w:r>
          </w:p>
          <w:p w14:paraId="31176518" w14:textId="77777777" w:rsidR="00E93456" w:rsidRPr="00794639" w:rsidRDefault="00E93456" w:rsidP="009E30CD">
            <w:pPr>
              <w:pStyle w:val="TableBody"/>
            </w:pPr>
            <w:r w:rsidRPr="00794639">
              <w:t>0</w:t>
            </w:r>
            <w:r w:rsidRPr="00794639">
              <w:tab/>
              <w:t>Disconnected</w:t>
            </w:r>
            <w:r w:rsidRPr="00794639">
              <w:br/>
              <w:t>1</w:t>
            </w:r>
            <w:r w:rsidRPr="00794639">
              <w:tab/>
              <w:t>Connecting</w:t>
            </w:r>
            <w:r w:rsidRPr="00794639">
              <w:br/>
              <w:t>2</w:t>
            </w:r>
            <w:r w:rsidRPr="00794639">
              <w:tab/>
              <w:t>Connected</w:t>
            </w:r>
            <w:r w:rsidRPr="00794639">
              <w:br/>
              <w:t>3</w:t>
            </w:r>
            <w:r w:rsidRPr="00794639">
              <w:tab/>
              <w:t>Idle, down counting for disconnection</w:t>
            </w:r>
            <w:r w:rsidRPr="00794639">
              <w:br/>
              <w:t>4</w:t>
            </w:r>
            <w:r w:rsidRPr="00794639">
              <w:tab/>
              <w:t>Disconnecting</w:t>
            </w:r>
          </w:p>
        </w:tc>
      </w:tr>
      <w:tr w:rsidR="00E93456" w:rsidRPr="00794639" w14:paraId="7D97BD70" w14:textId="77777777" w:rsidTr="00953CD3">
        <w:tc>
          <w:tcPr>
            <w:tcW w:w="1707" w:type="dxa"/>
          </w:tcPr>
          <w:p w14:paraId="097EBE96" w14:textId="77777777" w:rsidR="00E93456" w:rsidRPr="00794639" w:rsidRDefault="00E93456" w:rsidP="009E30CD">
            <w:pPr>
              <w:pStyle w:val="TableBody"/>
              <w:rPr>
                <w:u w:val="single"/>
              </w:rPr>
            </w:pPr>
            <w:r w:rsidRPr="00794639">
              <w:rPr>
                <w:u w:val="single"/>
              </w:rPr>
              <w:lastRenderedPageBreak/>
              <w:t>Reference</w:t>
            </w:r>
          </w:p>
          <w:p w14:paraId="5E623AEF" w14:textId="77777777" w:rsidR="00E93456" w:rsidRPr="00794639" w:rsidRDefault="00E93456" w:rsidP="009E30CD">
            <w:pPr>
              <w:pStyle w:val="TableBody"/>
            </w:pPr>
            <w:r w:rsidRPr="00794639">
              <w:t>Sierra Wireless Proprietary</w:t>
            </w:r>
          </w:p>
        </w:tc>
        <w:tc>
          <w:tcPr>
            <w:tcW w:w="7290" w:type="dxa"/>
          </w:tcPr>
          <w:p w14:paraId="797BD6BC" w14:textId="77777777" w:rsidR="00E93456" w:rsidRPr="00794639" w:rsidRDefault="00E93456" w:rsidP="009E30CD">
            <w:pPr>
              <w:pStyle w:val="TableBody"/>
              <w:rPr>
                <w:u w:val="single"/>
              </w:rPr>
            </w:pPr>
            <w:r w:rsidRPr="00794639">
              <w:rPr>
                <w:u w:val="single"/>
              </w:rPr>
              <w:t>Notes</w:t>
            </w:r>
          </w:p>
          <w:p w14:paraId="6AE29F6F" w14:textId="4FFC9BA9" w:rsidR="001F6E0D" w:rsidRPr="00794639" w:rsidRDefault="001F6E0D" w:rsidP="001F6E0D">
            <w:pPr>
              <w:pStyle w:val="TableBody"/>
              <w:numPr>
                <w:ilvl w:val="0"/>
                <w:numId w:val="82"/>
              </w:numPr>
            </w:pPr>
            <w:r w:rsidRPr="00794639">
              <w:t>&lt;ip&gt; IP static not supported</w:t>
            </w:r>
          </w:p>
          <w:p w14:paraId="1EE9EA6D" w14:textId="02AE1184" w:rsidR="00E93456" w:rsidRPr="00794639" w:rsidRDefault="00E93456" w:rsidP="009E30CD">
            <w:pPr>
              <w:pStyle w:val="TableBody"/>
              <w:numPr>
                <w:ilvl w:val="0"/>
                <w:numId w:val="82"/>
              </w:numPr>
            </w:pPr>
            <w:r w:rsidRPr="00794639">
              <w:t>This AT command is used to configure the bearer to be used for the future IP services.</w:t>
            </w:r>
          </w:p>
          <w:p w14:paraId="0ED32274" w14:textId="77777777" w:rsidR="00E93456" w:rsidRPr="00794639" w:rsidRDefault="00E93456" w:rsidP="009E30CD">
            <w:pPr>
              <w:pStyle w:val="TableBody"/>
              <w:numPr>
                <w:ilvl w:val="0"/>
                <w:numId w:val="82"/>
              </w:numPr>
            </w:pPr>
            <w:r w:rsidRPr="00794639">
              <w:t>By default, the IP and DNS address are dynamic (those values would be affected by the network during the PDP connection).</w:t>
            </w:r>
          </w:p>
          <w:p w14:paraId="54DD8139" w14:textId="420DF20D" w:rsidR="00E93456" w:rsidRPr="00794639" w:rsidRDefault="00E93456" w:rsidP="009E30CD">
            <w:pPr>
              <w:pStyle w:val="TableBody"/>
              <w:numPr>
                <w:ilvl w:val="0"/>
                <w:numId w:val="82"/>
              </w:numPr>
              <w:rPr>
                <w:rFonts w:eastAsia="SimSun"/>
                <w:szCs w:val="20"/>
                <w:u w:val="single"/>
                <w:lang w:eastAsia="zh-TW"/>
              </w:rPr>
            </w:pPr>
            <w:r w:rsidRPr="00794639">
              <w:t xml:space="preserve">This connection will be used by the module to access to the IP services described in subsequent chapters. </w:t>
            </w:r>
            <w:r w:rsidRPr="00794639">
              <w:rPr>
                <w:rStyle w:val="Code"/>
              </w:rPr>
              <w:t>AT+KCNXCFG</w:t>
            </w:r>
            <w:r w:rsidRPr="00794639">
              <w:t xml:space="preserve"> is only defined to set the current parameters. The defined connection will be automatically opened when needed by the IP services</w:t>
            </w:r>
            <w:r w:rsidRPr="00794639">
              <w:rPr>
                <w:lang w:eastAsia="zh-CN"/>
              </w:rPr>
              <w:t xml:space="preserve"> (e.g. UDP service).</w:t>
            </w:r>
          </w:p>
          <w:p w14:paraId="50B353AE" w14:textId="77777777" w:rsidR="00E93456" w:rsidRPr="00794639" w:rsidRDefault="00E93456" w:rsidP="009E30CD">
            <w:pPr>
              <w:pStyle w:val="TableBody"/>
              <w:numPr>
                <w:ilvl w:val="0"/>
                <w:numId w:val="82"/>
              </w:numPr>
              <w:rPr>
                <w:rFonts w:eastAsia="SimSun"/>
                <w:szCs w:val="20"/>
                <w:u w:val="single"/>
                <w:lang w:eastAsia="zh-TW"/>
              </w:rPr>
            </w:pPr>
            <w:r w:rsidRPr="00794639">
              <w:rPr>
                <w:lang w:eastAsia="zh-CN"/>
              </w:rPr>
              <w:t>The use of IPV4 and/or IPV6 addresses is configured by PDP context configuration.</w:t>
            </w:r>
          </w:p>
          <w:p w14:paraId="0A9E0A3D" w14:textId="0098B899" w:rsidR="00E93456" w:rsidRPr="00794639" w:rsidRDefault="00E93456" w:rsidP="009E30CD">
            <w:pPr>
              <w:pStyle w:val="TableBody"/>
              <w:numPr>
                <w:ilvl w:val="0"/>
                <w:numId w:val="82"/>
              </w:numPr>
              <w:rPr>
                <w:rFonts w:eastAsia="SimSun"/>
              </w:rPr>
            </w:pPr>
            <w:r w:rsidRPr="00794639">
              <w:rPr>
                <w:rFonts w:eastAsia="SimSun"/>
              </w:rPr>
              <w:t>&lt;cnx cfg&gt; values correspond to PDP context ID.</w:t>
            </w:r>
          </w:p>
          <w:p w14:paraId="6BFB7955" w14:textId="77777777" w:rsidR="00E93456" w:rsidRPr="00794639" w:rsidRDefault="00E93456" w:rsidP="009E30CD">
            <w:pPr>
              <w:pStyle w:val="TableBody"/>
              <w:numPr>
                <w:ilvl w:val="0"/>
                <w:numId w:val="82"/>
              </w:numPr>
              <w:rPr>
                <w:rFonts w:eastAsia="SimSun"/>
              </w:rPr>
            </w:pPr>
            <w:r w:rsidRPr="00794639">
              <w:rPr>
                <w:rFonts w:eastAsia="SimSun"/>
              </w:rPr>
              <w:t>When the connection is up, the read command returns the actual values used by the connection interface.</w:t>
            </w:r>
          </w:p>
          <w:p w14:paraId="296AB468" w14:textId="77777777" w:rsidR="00E93456" w:rsidRPr="00794639" w:rsidRDefault="00E93456" w:rsidP="009E30CD">
            <w:pPr>
              <w:pStyle w:val="TableBody"/>
              <w:numPr>
                <w:ilvl w:val="0"/>
                <w:numId w:val="82"/>
              </w:numPr>
              <w:rPr>
                <w:rFonts w:eastAsia="SimSun"/>
              </w:rPr>
            </w:pPr>
            <w:r w:rsidRPr="00794639">
              <w:rPr>
                <w:rFonts w:eastAsia="SimSun"/>
              </w:rPr>
              <w:t xml:space="preserve">If reuse of existing activated PDP context is required, &lt;apn&gt; can be set as an empty string or as the existing APN string returned by </w:t>
            </w:r>
            <w:r w:rsidRPr="00794639">
              <w:rPr>
                <w:rStyle w:val="Code"/>
                <w:rFonts w:eastAsia="SimSun"/>
              </w:rPr>
              <w:t>+CGDCONT</w:t>
            </w:r>
            <w:r w:rsidRPr="00794639">
              <w:rPr>
                <w:rFonts w:eastAsia="SimSun"/>
              </w:rPr>
              <w:t xml:space="preserve"> read command.</w:t>
            </w:r>
          </w:p>
        </w:tc>
      </w:tr>
    </w:tbl>
    <w:p w14:paraId="414B72B7" w14:textId="77777777" w:rsidR="00E93456" w:rsidRPr="00794639" w:rsidRDefault="00E93456" w:rsidP="00E93456">
      <w:pPr>
        <w:pStyle w:val="Heading3"/>
      </w:pPr>
      <w:bookmarkStart w:id="8004" w:name="_Ref518400778"/>
      <w:bookmarkStart w:id="8005" w:name="_Toc531700988"/>
      <w:r w:rsidRPr="00794639">
        <w:lastRenderedPageBreak/>
        <w:t>+KCNXTIMER Command: Connection Timer Configuration</w:t>
      </w:r>
      <w:bookmarkEnd w:id="8004"/>
      <w:bookmarkEnd w:id="8005"/>
    </w:p>
    <w:tbl>
      <w:tblPr>
        <w:tblStyle w:val="TableSWIleft"/>
        <w:tblW w:w="8997" w:type="dxa"/>
        <w:tblLayout w:type="fixed"/>
        <w:tblLook w:val="04A0" w:firstRow="1" w:lastRow="0" w:firstColumn="1" w:lastColumn="0" w:noHBand="0" w:noVBand="1"/>
      </w:tblPr>
      <w:tblGrid>
        <w:gridCol w:w="1707"/>
        <w:gridCol w:w="7290"/>
      </w:tblGrid>
      <w:tr w:rsidR="00E93456" w:rsidRPr="00794639" w14:paraId="774E996D"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67CA83B" w14:textId="7DEE6B31" w:rsidR="00E93456" w:rsidRPr="00794639" w:rsidRDefault="00E93456">
            <w:pPr>
              <w:pStyle w:val="TableRowHead"/>
              <w:spacing w:before="144" w:after="144"/>
            </w:pPr>
            <w:r w:rsidRPr="00794639">
              <w:t>HL78</w:t>
            </w:r>
            <w:r w:rsidR="0015224B" w:rsidRPr="00794639">
              <w:t>00</w:t>
            </w:r>
          </w:p>
        </w:tc>
      </w:tr>
      <w:tr w:rsidR="00E93456" w:rsidRPr="00794639" w14:paraId="22BD6B59" w14:textId="77777777" w:rsidTr="00953CD3">
        <w:tc>
          <w:tcPr>
            <w:tcW w:w="1707" w:type="dxa"/>
          </w:tcPr>
          <w:p w14:paraId="1D60DB11" w14:textId="77777777" w:rsidR="00E93456" w:rsidRPr="00794639" w:rsidRDefault="00E93456" w:rsidP="009E30CD">
            <w:pPr>
              <w:pStyle w:val="TableBody"/>
              <w:rPr>
                <w:i/>
              </w:rPr>
            </w:pPr>
            <w:r w:rsidRPr="00794639">
              <w:rPr>
                <w:i/>
              </w:rPr>
              <w:t>Test command</w:t>
            </w:r>
          </w:p>
          <w:p w14:paraId="27C0E761" w14:textId="77777777" w:rsidR="00E93456" w:rsidRPr="00794639" w:rsidRDefault="00E93456" w:rsidP="009E30CD">
            <w:pPr>
              <w:pStyle w:val="TableBody"/>
            </w:pPr>
          </w:p>
          <w:p w14:paraId="2E7943AA" w14:textId="77777777" w:rsidR="00E93456" w:rsidRPr="00794639" w:rsidRDefault="00E93456" w:rsidP="009E30CD">
            <w:pPr>
              <w:pStyle w:val="TableBody"/>
              <w:rPr>
                <w:u w:val="single"/>
              </w:rPr>
            </w:pPr>
            <w:r w:rsidRPr="00794639">
              <w:rPr>
                <w:u w:val="single"/>
              </w:rPr>
              <w:t>Syntax</w:t>
            </w:r>
          </w:p>
          <w:p w14:paraId="7D2598E9" w14:textId="77777777" w:rsidR="00E93456" w:rsidRPr="00794639" w:rsidRDefault="00E93456" w:rsidP="009E30CD">
            <w:pPr>
              <w:pStyle w:val="TableBody"/>
              <w:rPr>
                <w:b/>
              </w:rPr>
            </w:pPr>
            <w:r w:rsidRPr="00794639">
              <w:rPr>
                <w:b/>
              </w:rPr>
              <w:t>AT+KCNXTIMER</w:t>
            </w:r>
            <w:r w:rsidRPr="00794639">
              <w:rPr>
                <w:b/>
              </w:rPr>
              <w:br/>
              <w:t>=?</w:t>
            </w:r>
          </w:p>
        </w:tc>
        <w:tc>
          <w:tcPr>
            <w:tcW w:w="7290" w:type="dxa"/>
          </w:tcPr>
          <w:p w14:paraId="26681FC7" w14:textId="77777777" w:rsidR="00E93456" w:rsidRPr="00794639" w:rsidRDefault="00E93456" w:rsidP="009E30CD">
            <w:pPr>
              <w:pStyle w:val="TableBody"/>
              <w:rPr>
                <w:u w:val="single"/>
              </w:rPr>
            </w:pPr>
          </w:p>
          <w:p w14:paraId="0397D5F6" w14:textId="77777777" w:rsidR="00E93456" w:rsidRPr="00794639" w:rsidRDefault="00E93456" w:rsidP="009E30CD">
            <w:pPr>
              <w:pStyle w:val="TableBody"/>
              <w:rPr>
                <w:u w:val="single"/>
              </w:rPr>
            </w:pPr>
          </w:p>
          <w:p w14:paraId="72F7E879" w14:textId="77777777" w:rsidR="00E93456" w:rsidRPr="00794639" w:rsidRDefault="00E93456" w:rsidP="009E30CD">
            <w:pPr>
              <w:pStyle w:val="TableBody"/>
              <w:rPr>
                <w:u w:val="single"/>
              </w:rPr>
            </w:pPr>
            <w:r w:rsidRPr="00794639">
              <w:rPr>
                <w:u w:val="single"/>
              </w:rPr>
              <w:t>Response</w:t>
            </w:r>
          </w:p>
          <w:p w14:paraId="2B9E6D4F" w14:textId="77777777" w:rsidR="00E93456" w:rsidRPr="00794639" w:rsidRDefault="00E93456" w:rsidP="009E30CD">
            <w:pPr>
              <w:pStyle w:val="TableBody"/>
            </w:pPr>
            <w:r w:rsidRPr="00794639">
              <w:rPr>
                <w:b/>
              </w:rPr>
              <w:t>+KCNXTIMER:</w:t>
            </w:r>
            <w:r w:rsidRPr="00794639">
              <w:t xml:space="preserve"> (list of supported </w:t>
            </w:r>
            <w:r w:rsidRPr="00794639">
              <w:rPr>
                <w:b/>
              </w:rPr>
              <w:t>&lt;cnx cnf&gt;</w:t>
            </w:r>
            <w:r w:rsidRPr="00794639">
              <w:t xml:space="preserve">s),(list of supported </w:t>
            </w:r>
            <w:r w:rsidRPr="00794639">
              <w:rPr>
                <w:b/>
              </w:rPr>
              <w:t>&lt;tim1&gt;</w:t>
            </w:r>
            <w:r w:rsidRPr="00794639">
              <w:t xml:space="preserve">s),(list of supported </w:t>
            </w:r>
            <w:r w:rsidRPr="00794639">
              <w:rPr>
                <w:b/>
              </w:rPr>
              <w:t>&lt;nbtrial&gt;</w:t>
            </w:r>
            <w:r w:rsidRPr="00794639">
              <w:t xml:space="preserve">s),(list of supported </w:t>
            </w:r>
            <w:r w:rsidRPr="00794639">
              <w:rPr>
                <w:b/>
              </w:rPr>
              <w:t>&lt;tim2&gt;</w:t>
            </w:r>
            <w:r w:rsidRPr="00794639">
              <w:t xml:space="preserve">s) ,(list of supported </w:t>
            </w:r>
            <w:r w:rsidRPr="00794639">
              <w:rPr>
                <w:b/>
              </w:rPr>
              <w:t>&lt;idletime&gt;</w:t>
            </w:r>
            <w:r w:rsidRPr="00794639">
              <w:t>s)</w:t>
            </w:r>
          </w:p>
          <w:p w14:paraId="77D43335" w14:textId="77777777" w:rsidR="00E93456" w:rsidRPr="00794639" w:rsidRDefault="00E93456" w:rsidP="009E30CD">
            <w:pPr>
              <w:pStyle w:val="TableBody"/>
              <w:rPr>
                <w:u w:val="single"/>
              </w:rPr>
            </w:pPr>
            <w:r w:rsidRPr="00794639">
              <w:rPr>
                <w:b/>
              </w:rPr>
              <w:t>OK</w:t>
            </w:r>
          </w:p>
        </w:tc>
      </w:tr>
      <w:tr w:rsidR="00E93456" w:rsidRPr="00794639" w14:paraId="699087A5" w14:textId="77777777" w:rsidTr="00953CD3">
        <w:tc>
          <w:tcPr>
            <w:tcW w:w="1707" w:type="dxa"/>
          </w:tcPr>
          <w:p w14:paraId="57CBE8CF" w14:textId="77777777" w:rsidR="00E93456" w:rsidRPr="00794639" w:rsidRDefault="00E93456" w:rsidP="009E30CD">
            <w:pPr>
              <w:pStyle w:val="TableBody"/>
              <w:rPr>
                <w:i/>
              </w:rPr>
            </w:pPr>
            <w:r w:rsidRPr="00794639">
              <w:rPr>
                <w:i/>
              </w:rPr>
              <w:t>Read command</w:t>
            </w:r>
          </w:p>
          <w:p w14:paraId="44AF1EDF" w14:textId="77777777" w:rsidR="00E93456" w:rsidRPr="00794639" w:rsidRDefault="00E93456" w:rsidP="009E30CD">
            <w:pPr>
              <w:pStyle w:val="TableBody"/>
            </w:pPr>
          </w:p>
          <w:p w14:paraId="0D402A68" w14:textId="77777777" w:rsidR="00E93456" w:rsidRPr="00794639" w:rsidRDefault="00E93456" w:rsidP="009E30CD">
            <w:pPr>
              <w:pStyle w:val="TableBody"/>
              <w:rPr>
                <w:u w:val="single"/>
              </w:rPr>
            </w:pPr>
            <w:r w:rsidRPr="00794639">
              <w:rPr>
                <w:u w:val="single"/>
              </w:rPr>
              <w:t>Syntax</w:t>
            </w:r>
          </w:p>
          <w:p w14:paraId="71A77FA4" w14:textId="77777777" w:rsidR="00E93456" w:rsidRPr="00794639" w:rsidRDefault="00E93456" w:rsidP="009E30CD">
            <w:pPr>
              <w:pStyle w:val="TableBody"/>
              <w:rPr>
                <w:u w:val="single"/>
              </w:rPr>
            </w:pPr>
            <w:r w:rsidRPr="00794639">
              <w:rPr>
                <w:b/>
              </w:rPr>
              <w:t>AT+KCNXTIMER?</w:t>
            </w:r>
          </w:p>
        </w:tc>
        <w:tc>
          <w:tcPr>
            <w:tcW w:w="7290" w:type="dxa"/>
          </w:tcPr>
          <w:p w14:paraId="41D8A8B2" w14:textId="77777777" w:rsidR="00E93456" w:rsidRPr="00794639" w:rsidRDefault="00E93456" w:rsidP="009E30CD">
            <w:pPr>
              <w:pStyle w:val="TableBody"/>
              <w:rPr>
                <w:u w:val="single"/>
              </w:rPr>
            </w:pPr>
          </w:p>
          <w:p w14:paraId="2FCC80B8" w14:textId="77777777" w:rsidR="00E93456" w:rsidRPr="00794639" w:rsidRDefault="00E93456" w:rsidP="009E30CD">
            <w:pPr>
              <w:pStyle w:val="TableBody"/>
              <w:rPr>
                <w:u w:val="single"/>
              </w:rPr>
            </w:pPr>
          </w:p>
          <w:p w14:paraId="5372D455" w14:textId="77777777" w:rsidR="00E93456" w:rsidRPr="00794639" w:rsidRDefault="00E93456" w:rsidP="009E30CD">
            <w:pPr>
              <w:pStyle w:val="TableBody"/>
              <w:rPr>
                <w:u w:val="single"/>
              </w:rPr>
            </w:pPr>
            <w:r w:rsidRPr="00794639">
              <w:rPr>
                <w:u w:val="single"/>
              </w:rPr>
              <w:t>Response</w:t>
            </w:r>
          </w:p>
          <w:p w14:paraId="77489146" w14:textId="77777777" w:rsidR="00E93456" w:rsidRPr="00794639" w:rsidRDefault="00E93456" w:rsidP="009E30CD">
            <w:pPr>
              <w:pStyle w:val="TableBody"/>
              <w:rPr>
                <w:b/>
              </w:rPr>
            </w:pPr>
            <w:r w:rsidRPr="00794639">
              <w:rPr>
                <w:b/>
              </w:rPr>
              <w:t>+KCNXTIMER: &lt;cnx cnf&gt;,&lt;tim1&gt;,&lt;nbtrial&gt;,&lt;tim2&gt;,&lt;idletime&gt;</w:t>
            </w:r>
          </w:p>
          <w:p w14:paraId="35FA26D0" w14:textId="77777777" w:rsidR="00E93456" w:rsidRPr="00794639" w:rsidRDefault="00E93456" w:rsidP="009E30CD">
            <w:pPr>
              <w:pStyle w:val="TableBody"/>
              <w:rPr>
                <w:b/>
                <w:lang w:eastAsia="zh-CN"/>
              </w:rPr>
            </w:pPr>
            <w:r w:rsidRPr="00794639">
              <w:rPr>
                <w:b/>
                <w:lang w:eastAsia="zh-CN"/>
              </w:rPr>
              <w:t xml:space="preserve"> […]</w:t>
            </w:r>
          </w:p>
          <w:p w14:paraId="58AFC11E" w14:textId="77777777" w:rsidR="00E93456" w:rsidRPr="00794639" w:rsidRDefault="00E93456" w:rsidP="009E30CD">
            <w:pPr>
              <w:pStyle w:val="TableBody"/>
              <w:rPr>
                <w:u w:val="single"/>
              </w:rPr>
            </w:pPr>
            <w:r w:rsidRPr="00794639">
              <w:rPr>
                <w:b/>
                <w:lang w:eastAsia="zh-CN"/>
              </w:rPr>
              <w:t>OK</w:t>
            </w:r>
          </w:p>
        </w:tc>
      </w:tr>
      <w:tr w:rsidR="00E93456" w:rsidRPr="00794639" w14:paraId="71E2D5E0" w14:textId="77777777" w:rsidTr="00953CD3">
        <w:tc>
          <w:tcPr>
            <w:tcW w:w="1707" w:type="dxa"/>
          </w:tcPr>
          <w:p w14:paraId="68B0A66C" w14:textId="77777777" w:rsidR="00E93456" w:rsidRPr="00794639" w:rsidRDefault="00E93456" w:rsidP="009E30CD">
            <w:pPr>
              <w:pStyle w:val="TableBody"/>
              <w:rPr>
                <w:i/>
              </w:rPr>
            </w:pPr>
            <w:r w:rsidRPr="00794639">
              <w:rPr>
                <w:i/>
              </w:rPr>
              <w:t>Write command</w:t>
            </w:r>
          </w:p>
          <w:p w14:paraId="5BED6323" w14:textId="77777777" w:rsidR="00E93456" w:rsidRPr="00794639" w:rsidRDefault="00E93456" w:rsidP="009E30CD">
            <w:pPr>
              <w:pStyle w:val="TableBody"/>
            </w:pPr>
          </w:p>
          <w:p w14:paraId="3D0110C1" w14:textId="77777777" w:rsidR="00E93456" w:rsidRPr="00794639" w:rsidRDefault="00E93456" w:rsidP="009E30CD">
            <w:pPr>
              <w:pStyle w:val="TableBody"/>
              <w:rPr>
                <w:u w:val="single"/>
              </w:rPr>
            </w:pPr>
            <w:r w:rsidRPr="00794639">
              <w:rPr>
                <w:u w:val="single"/>
              </w:rPr>
              <w:t>Syntax</w:t>
            </w:r>
          </w:p>
          <w:p w14:paraId="6CEC8A30" w14:textId="77777777" w:rsidR="00E93456" w:rsidRPr="00794639" w:rsidRDefault="00E93456" w:rsidP="009E30CD">
            <w:pPr>
              <w:pStyle w:val="TableBody"/>
            </w:pPr>
            <w:r w:rsidRPr="00794639">
              <w:rPr>
                <w:b/>
              </w:rPr>
              <w:t>AT+KCNXTIMER=&lt;cnx cnf&gt;[,</w:t>
            </w:r>
            <w:r w:rsidRPr="00794639">
              <w:rPr>
                <w:b/>
              </w:rPr>
              <w:br/>
              <w:t>[&lt;tim1&gt;][,</w:t>
            </w:r>
            <w:r w:rsidRPr="00794639">
              <w:rPr>
                <w:b/>
              </w:rPr>
              <w:br/>
              <w:t>[&lt;nbrtrial&gt;]</w:t>
            </w:r>
            <w:r w:rsidRPr="00794639">
              <w:rPr>
                <w:b/>
              </w:rPr>
              <w:br/>
              <w:t>[,&lt;tim2&gt;]</w:t>
            </w:r>
            <w:r w:rsidRPr="00794639">
              <w:rPr>
                <w:b/>
              </w:rPr>
              <w:br/>
              <w:t>[,&lt;idletime&gt;]]]]</w:t>
            </w:r>
          </w:p>
        </w:tc>
        <w:tc>
          <w:tcPr>
            <w:tcW w:w="7290" w:type="dxa"/>
          </w:tcPr>
          <w:p w14:paraId="497E379E" w14:textId="77777777" w:rsidR="00E93456" w:rsidRPr="00794639" w:rsidRDefault="00E93456" w:rsidP="009E30CD">
            <w:pPr>
              <w:pStyle w:val="TableBody"/>
              <w:rPr>
                <w:u w:val="single"/>
              </w:rPr>
            </w:pPr>
          </w:p>
          <w:p w14:paraId="0A287CB2" w14:textId="77777777" w:rsidR="00E93456" w:rsidRPr="00794639" w:rsidRDefault="00E93456" w:rsidP="009E30CD">
            <w:pPr>
              <w:pStyle w:val="TableBody"/>
              <w:rPr>
                <w:u w:val="single"/>
              </w:rPr>
            </w:pPr>
          </w:p>
          <w:p w14:paraId="4E447967" w14:textId="77777777" w:rsidR="00E93456" w:rsidRPr="00794639" w:rsidRDefault="00E93456" w:rsidP="009E30CD">
            <w:pPr>
              <w:pStyle w:val="TableBody"/>
              <w:rPr>
                <w:u w:val="single"/>
              </w:rPr>
            </w:pPr>
            <w:r w:rsidRPr="00794639">
              <w:rPr>
                <w:u w:val="single"/>
              </w:rPr>
              <w:t>Response</w:t>
            </w:r>
          </w:p>
          <w:p w14:paraId="33F23BDC" w14:textId="77777777" w:rsidR="00E93456" w:rsidRPr="00794639" w:rsidRDefault="00E93456" w:rsidP="009E30CD">
            <w:pPr>
              <w:pStyle w:val="TableBody"/>
              <w:rPr>
                <w:b/>
              </w:rPr>
            </w:pPr>
            <w:r w:rsidRPr="00794639">
              <w:rPr>
                <w:b/>
              </w:rPr>
              <w:t>OK</w:t>
            </w:r>
          </w:p>
          <w:p w14:paraId="6EEF3FC9" w14:textId="77777777" w:rsidR="00E93456" w:rsidRPr="00794639" w:rsidRDefault="00E93456" w:rsidP="009E30CD">
            <w:pPr>
              <w:pStyle w:val="TableBody"/>
            </w:pPr>
          </w:p>
          <w:p w14:paraId="6B6EEC31" w14:textId="77777777" w:rsidR="00E93456" w:rsidRPr="00794639" w:rsidRDefault="00E93456" w:rsidP="009E30CD">
            <w:pPr>
              <w:pStyle w:val="TableBody"/>
              <w:rPr>
                <w:u w:val="single"/>
              </w:rPr>
            </w:pPr>
            <w:r w:rsidRPr="00794639">
              <w:rPr>
                <w:u w:val="single"/>
              </w:rPr>
              <w:t>Parameters</w:t>
            </w:r>
          </w:p>
          <w:p w14:paraId="1967FC7A" w14:textId="6E80A6BB" w:rsidR="00E93456" w:rsidRPr="00794639" w:rsidRDefault="00E93456" w:rsidP="009E30CD">
            <w:pPr>
              <w:pStyle w:val="TableBody"/>
              <w:rPr>
                <w:lang w:eastAsia="zh-CN"/>
              </w:rPr>
            </w:pPr>
            <w:r w:rsidRPr="00C43655">
              <w:rPr>
                <w:b/>
              </w:rPr>
              <w:t>&lt;c</w:t>
            </w:r>
            <w:r w:rsidRPr="00AD6F9C">
              <w:rPr>
                <w:b/>
              </w:rPr>
              <w:t>nx cnf&gt;</w:t>
            </w:r>
            <w:r w:rsidRPr="00CA77E1">
              <w:tab/>
              <w:t>PDP context configuration</w:t>
            </w:r>
            <w:r w:rsidR="0015224B" w:rsidRPr="00CA77E1">
              <w:t xml:space="preserve">. </w:t>
            </w:r>
            <w:r w:rsidR="0015224B" w:rsidRPr="00794639">
              <w:rPr>
                <w:lang w:eastAsia="zh-CN"/>
              </w:rPr>
              <w:t>N</w:t>
            </w:r>
            <w:r w:rsidRPr="00794639">
              <w:rPr>
                <w:lang w:eastAsia="zh-CN"/>
              </w:rPr>
              <w:t>umeric parameter which specifies a particular PDP context configuration</w:t>
            </w:r>
          </w:p>
          <w:p w14:paraId="454DA4B8" w14:textId="77777777" w:rsidR="00E93456" w:rsidRPr="00794639" w:rsidRDefault="00E93456" w:rsidP="009E30CD">
            <w:pPr>
              <w:pStyle w:val="TableBody"/>
              <w:rPr>
                <w:u w:val="single"/>
              </w:rPr>
            </w:pPr>
          </w:p>
          <w:p w14:paraId="4EB4FCDC" w14:textId="77777777" w:rsidR="00E93456" w:rsidRPr="00794639" w:rsidRDefault="00E93456" w:rsidP="009E30CD">
            <w:pPr>
              <w:pStyle w:val="TableBody"/>
            </w:pPr>
            <w:r w:rsidRPr="00794639">
              <w:rPr>
                <w:b/>
              </w:rPr>
              <w:t>&lt;tim1&gt;</w:t>
            </w:r>
            <w:r w:rsidRPr="00794639">
              <w:tab/>
              <w:t>1 – 120 s (</w:t>
            </w:r>
            <w:r w:rsidRPr="00794639">
              <w:rPr>
                <w:u w:val="single"/>
              </w:rPr>
              <w:t>30</w:t>
            </w:r>
            <w:r w:rsidRPr="00794639">
              <w:t xml:space="preserve"> s by default) If the module fails to activate the PDP context, a timer of &lt;tim1&gt; will be started. When this timer expires, it will try to activate the PDP context again.</w:t>
            </w:r>
          </w:p>
          <w:p w14:paraId="105571D8" w14:textId="77777777" w:rsidR="00E93456" w:rsidRPr="00794639" w:rsidRDefault="00E93456" w:rsidP="009E30CD">
            <w:pPr>
              <w:pStyle w:val="TableBody"/>
            </w:pPr>
          </w:p>
          <w:p w14:paraId="38FD30DA" w14:textId="77777777" w:rsidR="00E93456" w:rsidRPr="00794639" w:rsidRDefault="00E93456" w:rsidP="009E30CD">
            <w:pPr>
              <w:pStyle w:val="TableBody"/>
            </w:pPr>
            <w:r w:rsidRPr="00794639">
              <w:rPr>
                <w:b/>
              </w:rPr>
              <w:t>&lt;nbtrial&gt;</w:t>
            </w:r>
            <w:r w:rsidRPr="00794639">
              <w:tab/>
              <w:t>Attempt times from1 – 4 (</w:t>
            </w:r>
            <w:r w:rsidRPr="00794639">
              <w:rPr>
                <w:u w:val="single"/>
              </w:rPr>
              <w:t>2</w:t>
            </w:r>
            <w:r w:rsidRPr="00794639">
              <w:t xml:space="preserve"> by default). The module will try to activate the PDP context for a maximum of &lt;nbtrial&gt; times.</w:t>
            </w:r>
          </w:p>
          <w:p w14:paraId="6447FCAD" w14:textId="77777777" w:rsidR="00E93456" w:rsidRPr="00794639" w:rsidRDefault="00E93456" w:rsidP="009E30CD">
            <w:pPr>
              <w:pStyle w:val="TableBody"/>
            </w:pPr>
          </w:p>
          <w:p w14:paraId="38B55EC0" w14:textId="77777777" w:rsidR="00E93456" w:rsidRPr="00794639" w:rsidRDefault="00E93456" w:rsidP="009E30CD">
            <w:pPr>
              <w:pStyle w:val="TableBody"/>
            </w:pPr>
            <w:r w:rsidRPr="00794639">
              <w:rPr>
                <w:b/>
              </w:rPr>
              <w:t>&lt;tim2&gt;</w:t>
            </w:r>
            <w:r w:rsidRPr="00794639">
              <w:tab/>
              <w:t>0 – 300s (</w:t>
            </w:r>
            <w:r w:rsidRPr="00794639">
              <w:rPr>
                <w:u w:val="single"/>
              </w:rPr>
              <w:t>60</w:t>
            </w:r>
            <w:r w:rsidRPr="00794639">
              <w:t xml:space="preserve"> s by default)</w:t>
            </w:r>
          </w:p>
          <w:p w14:paraId="2100C6CA" w14:textId="77777777" w:rsidR="00E93456" w:rsidRPr="00794639" w:rsidRDefault="00E93456" w:rsidP="009E30CD">
            <w:pPr>
              <w:pStyle w:val="TableBody"/>
            </w:pPr>
            <w:r w:rsidRPr="00794639">
              <w:tab/>
            </w:r>
            <w:r w:rsidRPr="00794639">
              <w:tab/>
              <w:t>0</w:t>
            </w:r>
            <w:r w:rsidRPr="00794639">
              <w:tab/>
              <w:t xml:space="preserve">Deactivated (connection will not close by </w:t>
            </w:r>
            <w:r w:rsidRPr="00794639">
              <w:tab/>
              <w:t>itself)</w:t>
            </w:r>
          </w:p>
          <w:p w14:paraId="35D70176" w14:textId="77777777" w:rsidR="00E93456" w:rsidRPr="00794639" w:rsidRDefault="00E93456" w:rsidP="009E30CD">
            <w:pPr>
              <w:pStyle w:val="TableBody"/>
            </w:pPr>
            <w:r w:rsidRPr="00794639">
              <w:t>For client sockets, module will try to connect to the server within &lt;tim2&gt;s; if &lt;tim2&gt; expires, it will give up the connection.</w:t>
            </w:r>
          </w:p>
          <w:p w14:paraId="145FC9B0" w14:textId="77777777" w:rsidR="00E93456" w:rsidRPr="00794639" w:rsidRDefault="00E93456" w:rsidP="009E30CD">
            <w:pPr>
              <w:pStyle w:val="TableBody"/>
            </w:pPr>
          </w:p>
          <w:p w14:paraId="39C912CB" w14:textId="77777777" w:rsidR="00E93456" w:rsidRPr="00794639" w:rsidRDefault="00E93456" w:rsidP="009E30CD">
            <w:pPr>
              <w:pStyle w:val="TableBody"/>
            </w:pPr>
            <w:r w:rsidRPr="00794639">
              <w:rPr>
                <w:b/>
              </w:rPr>
              <w:t>&lt;idletime&gt;</w:t>
            </w:r>
            <w:r w:rsidRPr="00794639">
              <w:rPr>
                <w:b/>
              </w:rPr>
              <w:tab/>
            </w:r>
            <w:r w:rsidRPr="00794639">
              <w:t>0 – 1800 s (</w:t>
            </w:r>
            <w:r w:rsidRPr="00794639">
              <w:rPr>
                <w:u w:val="single"/>
              </w:rPr>
              <w:t>30</w:t>
            </w:r>
            <w:r w:rsidRPr="00794639">
              <w:t xml:space="preserve"> s by default) When all sessions are closed, the idle timer starts with the idle time. When this timer expires, it will try to deactivate the PDP context. Before the timer expires, connecting any session will stop this timer and the PDP context is reused.</w:t>
            </w:r>
          </w:p>
        </w:tc>
      </w:tr>
      <w:tr w:rsidR="00E93456" w:rsidRPr="00794639" w14:paraId="52E2DF7E" w14:textId="77777777" w:rsidTr="00953CD3">
        <w:tc>
          <w:tcPr>
            <w:tcW w:w="1707" w:type="dxa"/>
          </w:tcPr>
          <w:p w14:paraId="2633F44D" w14:textId="77777777" w:rsidR="00E93456" w:rsidRPr="00794639" w:rsidRDefault="00E93456" w:rsidP="009E30CD">
            <w:pPr>
              <w:pStyle w:val="TableBody"/>
              <w:rPr>
                <w:u w:val="single"/>
              </w:rPr>
            </w:pPr>
            <w:r w:rsidRPr="00794639">
              <w:rPr>
                <w:u w:val="single"/>
              </w:rPr>
              <w:t>Reference</w:t>
            </w:r>
          </w:p>
          <w:p w14:paraId="3230069D" w14:textId="77777777" w:rsidR="00E93456" w:rsidRPr="00794639" w:rsidRDefault="00E93456" w:rsidP="009E30CD">
            <w:pPr>
              <w:pStyle w:val="TableBody"/>
            </w:pPr>
            <w:r w:rsidRPr="00794639">
              <w:t>Sierra Wireless Proprietary</w:t>
            </w:r>
          </w:p>
        </w:tc>
        <w:tc>
          <w:tcPr>
            <w:tcW w:w="7290" w:type="dxa"/>
          </w:tcPr>
          <w:p w14:paraId="777A8A4D" w14:textId="77777777" w:rsidR="00E93456" w:rsidRPr="00794639" w:rsidRDefault="00E93456" w:rsidP="009E30CD">
            <w:pPr>
              <w:pStyle w:val="TableBody"/>
              <w:rPr>
                <w:u w:val="single"/>
              </w:rPr>
            </w:pPr>
            <w:r w:rsidRPr="00794639">
              <w:rPr>
                <w:u w:val="single"/>
              </w:rPr>
              <w:t>Notes</w:t>
            </w:r>
          </w:p>
          <w:p w14:paraId="3318A0F0" w14:textId="2C2AB8A0" w:rsidR="00E93456" w:rsidRPr="00794639" w:rsidRDefault="00E93456" w:rsidP="009E30CD">
            <w:pPr>
              <w:pStyle w:val="TableBody"/>
              <w:rPr>
                <w:u w:val="single"/>
              </w:rPr>
            </w:pPr>
            <w:r w:rsidRPr="00794639">
              <w:t xml:space="preserve">This command will only have impact on TCP </w:t>
            </w:r>
            <w:r w:rsidR="00D239B0" w:rsidRPr="00794639">
              <w:t>and</w:t>
            </w:r>
            <w:r w:rsidRPr="00794639">
              <w:t xml:space="preserve"> UDP</w:t>
            </w:r>
            <w:r w:rsidR="00D239B0" w:rsidRPr="00794639">
              <w:t>.</w:t>
            </w:r>
          </w:p>
        </w:tc>
      </w:tr>
    </w:tbl>
    <w:p w14:paraId="64A4C97A" w14:textId="77777777" w:rsidR="00E93456" w:rsidRPr="00794639" w:rsidRDefault="00E93456" w:rsidP="00E93456">
      <w:pPr>
        <w:pStyle w:val="Heading3"/>
      </w:pPr>
      <w:bookmarkStart w:id="8006" w:name="_Ref518400784"/>
      <w:bookmarkStart w:id="8007" w:name="_Toc531700989"/>
      <w:r w:rsidRPr="00794639">
        <w:lastRenderedPageBreak/>
        <w:t>+KCNXPROFILE Command: Current Profile Connection Configuration</w:t>
      </w:r>
      <w:bookmarkEnd w:id="8006"/>
      <w:bookmarkEnd w:id="8007"/>
    </w:p>
    <w:tbl>
      <w:tblPr>
        <w:tblStyle w:val="TableSWIleft"/>
        <w:tblW w:w="8997" w:type="dxa"/>
        <w:tblLayout w:type="fixed"/>
        <w:tblLook w:val="04A0" w:firstRow="1" w:lastRow="0" w:firstColumn="1" w:lastColumn="0" w:noHBand="0" w:noVBand="1"/>
      </w:tblPr>
      <w:tblGrid>
        <w:gridCol w:w="1707"/>
        <w:gridCol w:w="7290"/>
      </w:tblGrid>
      <w:tr w:rsidR="00E93456" w:rsidRPr="00794639" w14:paraId="39ED194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0D22BF5" w14:textId="588941A1" w:rsidR="00E93456" w:rsidRPr="00794639" w:rsidRDefault="00E93456">
            <w:pPr>
              <w:pStyle w:val="TableRowHead"/>
              <w:spacing w:before="144" w:after="144"/>
              <w:rPr>
                <w:rFonts w:cs="Arial"/>
              </w:rPr>
            </w:pPr>
            <w:r w:rsidRPr="00794639">
              <w:t>HL78</w:t>
            </w:r>
            <w:r w:rsidR="0015224B" w:rsidRPr="00794639">
              <w:t>00</w:t>
            </w:r>
          </w:p>
        </w:tc>
      </w:tr>
      <w:tr w:rsidR="00E93456" w:rsidRPr="00794639" w14:paraId="0D02D166" w14:textId="77777777" w:rsidTr="00953CD3">
        <w:tc>
          <w:tcPr>
            <w:tcW w:w="1707" w:type="dxa"/>
          </w:tcPr>
          <w:p w14:paraId="57F00A11" w14:textId="77777777" w:rsidR="00E93456" w:rsidRPr="00794639" w:rsidRDefault="00E93456" w:rsidP="009E30CD">
            <w:pPr>
              <w:pStyle w:val="TableBody"/>
            </w:pPr>
            <w:r w:rsidRPr="00794639">
              <w:rPr>
                <w:i/>
              </w:rPr>
              <w:t>Test command</w:t>
            </w:r>
          </w:p>
          <w:p w14:paraId="2EBF1461" w14:textId="77777777" w:rsidR="00E93456" w:rsidRPr="00794639" w:rsidRDefault="00E93456" w:rsidP="009E30CD">
            <w:pPr>
              <w:pStyle w:val="TableBody"/>
            </w:pPr>
          </w:p>
          <w:p w14:paraId="737D9DC9" w14:textId="77777777" w:rsidR="00E93456" w:rsidRPr="00794639" w:rsidRDefault="00E93456" w:rsidP="009E30CD">
            <w:pPr>
              <w:pStyle w:val="TableBody"/>
            </w:pPr>
            <w:r w:rsidRPr="00794639">
              <w:rPr>
                <w:u w:val="single"/>
              </w:rPr>
              <w:t>Syntax</w:t>
            </w:r>
          </w:p>
          <w:p w14:paraId="351B0BFA" w14:textId="77777777" w:rsidR="00E93456" w:rsidRPr="00794639" w:rsidRDefault="00E93456" w:rsidP="009E30CD">
            <w:pPr>
              <w:pStyle w:val="TableBody"/>
              <w:rPr>
                <w:b/>
              </w:rPr>
            </w:pPr>
            <w:r w:rsidRPr="00794639">
              <w:rPr>
                <w:b/>
              </w:rPr>
              <w:t>AT+</w:t>
            </w:r>
            <w:r w:rsidRPr="00794639">
              <w:rPr>
                <w:b/>
              </w:rPr>
              <w:br/>
              <w:t>KCNXPROFILE</w:t>
            </w:r>
            <w:r w:rsidRPr="00794639">
              <w:rPr>
                <w:b/>
              </w:rPr>
              <w:br/>
              <w:t>=?</w:t>
            </w:r>
          </w:p>
        </w:tc>
        <w:tc>
          <w:tcPr>
            <w:tcW w:w="7290" w:type="dxa"/>
          </w:tcPr>
          <w:p w14:paraId="69A73548" w14:textId="77777777" w:rsidR="00E93456" w:rsidRPr="00794639" w:rsidRDefault="00E93456" w:rsidP="009E30CD">
            <w:pPr>
              <w:pStyle w:val="TableBody"/>
              <w:rPr>
                <w:u w:val="single"/>
              </w:rPr>
            </w:pPr>
          </w:p>
          <w:p w14:paraId="4EB40597" w14:textId="77777777" w:rsidR="00E93456" w:rsidRPr="00794639" w:rsidRDefault="00E93456" w:rsidP="009E30CD">
            <w:pPr>
              <w:pStyle w:val="TableBody"/>
              <w:rPr>
                <w:u w:val="single"/>
              </w:rPr>
            </w:pPr>
          </w:p>
          <w:p w14:paraId="6B47440D" w14:textId="77777777" w:rsidR="00E93456" w:rsidRPr="00794639" w:rsidRDefault="00E93456" w:rsidP="009E30CD">
            <w:pPr>
              <w:pStyle w:val="TableBody"/>
            </w:pPr>
            <w:r w:rsidRPr="00794639">
              <w:rPr>
                <w:u w:val="single"/>
              </w:rPr>
              <w:t>Response</w:t>
            </w:r>
          </w:p>
          <w:p w14:paraId="280A8A87" w14:textId="77777777" w:rsidR="00E93456" w:rsidRPr="00794639" w:rsidRDefault="00E93456" w:rsidP="009E30CD">
            <w:pPr>
              <w:pStyle w:val="TableBody"/>
            </w:pPr>
            <w:r w:rsidRPr="00794639">
              <w:rPr>
                <w:b/>
              </w:rPr>
              <w:t>+KCNXPROFILE:</w:t>
            </w:r>
            <w:r w:rsidRPr="00794639">
              <w:t xml:space="preserve"> (list of possible </w:t>
            </w:r>
            <w:r w:rsidRPr="00794639">
              <w:rPr>
                <w:b/>
              </w:rPr>
              <w:t>&lt;cnx cnf&gt;</w:t>
            </w:r>
            <w:r w:rsidRPr="00794639">
              <w:t>s)</w:t>
            </w:r>
          </w:p>
          <w:p w14:paraId="377134C9" w14:textId="77777777" w:rsidR="00E93456" w:rsidRPr="00794639" w:rsidRDefault="00E93456" w:rsidP="009E30CD">
            <w:pPr>
              <w:pStyle w:val="TableBody"/>
              <w:rPr>
                <w:b/>
              </w:rPr>
            </w:pPr>
            <w:r w:rsidRPr="00794639">
              <w:rPr>
                <w:b/>
              </w:rPr>
              <w:t>OK</w:t>
            </w:r>
          </w:p>
        </w:tc>
      </w:tr>
      <w:tr w:rsidR="00E93456" w:rsidRPr="00794639" w14:paraId="63648321" w14:textId="77777777" w:rsidTr="00953CD3">
        <w:tc>
          <w:tcPr>
            <w:tcW w:w="1707" w:type="dxa"/>
          </w:tcPr>
          <w:p w14:paraId="4027E962" w14:textId="77777777" w:rsidR="00E93456" w:rsidRPr="00794639" w:rsidRDefault="00E93456" w:rsidP="009E30CD">
            <w:pPr>
              <w:pStyle w:val="TableBody"/>
              <w:rPr>
                <w:i/>
              </w:rPr>
            </w:pPr>
            <w:r w:rsidRPr="00794639">
              <w:rPr>
                <w:i/>
              </w:rPr>
              <w:t>Read command</w:t>
            </w:r>
          </w:p>
          <w:p w14:paraId="56311856" w14:textId="77777777" w:rsidR="00E93456" w:rsidRPr="00794639" w:rsidRDefault="00E93456" w:rsidP="009E30CD">
            <w:pPr>
              <w:pStyle w:val="TableBody"/>
            </w:pPr>
          </w:p>
          <w:p w14:paraId="347F7CE0" w14:textId="77777777" w:rsidR="00E93456" w:rsidRPr="00794639" w:rsidRDefault="00E93456" w:rsidP="009E30CD">
            <w:pPr>
              <w:pStyle w:val="TableBody"/>
              <w:rPr>
                <w:u w:val="single"/>
              </w:rPr>
            </w:pPr>
            <w:r w:rsidRPr="00794639">
              <w:rPr>
                <w:u w:val="single"/>
              </w:rPr>
              <w:t>Syntax</w:t>
            </w:r>
          </w:p>
          <w:p w14:paraId="19E66ADA" w14:textId="77777777" w:rsidR="00E93456" w:rsidRPr="00794639" w:rsidRDefault="00E93456" w:rsidP="009E30CD">
            <w:pPr>
              <w:pStyle w:val="TableBody"/>
            </w:pPr>
            <w:r w:rsidRPr="00794639">
              <w:rPr>
                <w:b/>
              </w:rPr>
              <w:t>AT+</w:t>
            </w:r>
            <w:r w:rsidRPr="00794639">
              <w:rPr>
                <w:b/>
              </w:rPr>
              <w:br/>
              <w:t>KCNXPROFILE?</w:t>
            </w:r>
          </w:p>
        </w:tc>
        <w:tc>
          <w:tcPr>
            <w:tcW w:w="7290" w:type="dxa"/>
          </w:tcPr>
          <w:p w14:paraId="379DFFFE" w14:textId="77777777" w:rsidR="00E93456" w:rsidRPr="00794639" w:rsidRDefault="00E93456" w:rsidP="009E30CD">
            <w:pPr>
              <w:pStyle w:val="TableBody"/>
              <w:rPr>
                <w:u w:val="single"/>
              </w:rPr>
            </w:pPr>
          </w:p>
          <w:p w14:paraId="43728219" w14:textId="77777777" w:rsidR="00E93456" w:rsidRPr="00794639" w:rsidRDefault="00E93456" w:rsidP="009E30CD">
            <w:pPr>
              <w:pStyle w:val="TableBody"/>
              <w:rPr>
                <w:u w:val="single"/>
              </w:rPr>
            </w:pPr>
          </w:p>
          <w:p w14:paraId="1AF5D638" w14:textId="77777777" w:rsidR="00E93456" w:rsidRPr="00794639" w:rsidRDefault="00E93456" w:rsidP="009E30CD">
            <w:pPr>
              <w:pStyle w:val="TableBody"/>
              <w:rPr>
                <w:u w:val="single"/>
              </w:rPr>
            </w:pPr>
            <w:r w:rsidRPr="00794639">
              <w:rPr>
                <w:u w:val="single"/>
              </w:rPr>
              <w:t>Response</w:t>
            </w:r>
          </w:p>
          <w:p w14:paraId="6427F3B7" w14:textId="77777777" w:rsidR="00E93456" w:rsidRPr="00794639" w:rsidRDefault="00E93456" w:rsidP="009E30CD">
            <w:pPr>
              <w:pStyle w:val="TableBody"/>
              <w:rPr>
                <w:b/>
                <w:lang w:eastAsia="zh-CN"/>
              </w:rPr>
            </w:pPr>
            <w:r w:rsidRPr="00794639">
              <w:rPr>
                <w:b/>
              </w:rPr>
              <w:t>+KCNXPROFILE: &lt;cnx cnf&gt;</w:t>
            </w:r>
          </w:p>
          <w:p w14:paraId="6BBD975C" w14:textId="77777777" w:rsidR="00E93456" w:rsidRPr="00794639" w:rsidRDefault="00E93456" w:rsidP="009E30CD">
            <w:pPr>
              <w:pStyle w:val="TableBody"/>
              <w:rPr>
                <w:lang w:eastAsia="zh-CN"/>
              </w:rPr>
            </w:pPr>
            <w:r w:rsidRPr="00794639">
              <w:rPr>
                <w:b/>
                <w:lang w:eastAsia="zh-CN"/>
              </w:rPr>
              <w:t>OK</w:t>
            </w:r>
          </w:p>
        </w:tc>
      </w:tr>
      <w:tr w:rsidR="00E93456" w:rsidRPr="00794639" w14:paraId="657F9254" w14:textId="77777777" w:rsidTr="00953CD3">
        <w:tc>
          <w:tcPr>
            <w:tcW w:w="1707" w:type="dxa"/>
          </w:tcPr>
          <w:p w14:paraId="2207799C" w14:textId="77777777" w:rsidR="00E93456" w:rsidRPr="00794639" w:rsidRDefault="00E93456" w:rsidP="009E30CD">
            <w:pPr>
              <w:pStyle w:val="TableBody"/>
              <w:rPr>
                <w:i/>
              </w:rPr>
            </w:pPr>
            <w:r w:rsidRPr="00794639">
              <w:rPr>
                <w:i/>
              </w:rPr>
              <w:t>Write command</w:t>
            </w:r>
          </w:p>
          <w:p w14:paraId="13D10960" w14:textId="77777777" w:rsidR="00E93456" w:rsidRPr="00794639" w:rsidRDefault="00E93456" w:rsidP="009E30CD">
            <w:pPr>
              <w:pStyle w:val="TableBody"/>
            </w:pPr>
          </w:p>
          <w:p w14:paraId="55616816" w14:textId="77777777" w:rsidR="00E93456" w:rsidRPr="00794639" w:rsidRDefault="00E93456" w:rsidP="009E30CD">
            <w:pPr>
              <w:pStyle w:val="TableBody"/>
              <w:rPr>
                <w:u w:val="single"/>
              </w:rPr>
            </w:pPr>
            <w:r w:rsidRPr="00794639">
              <w:rPr>
                <w:u w:val="single"/>
              </w:rPr>
              <w:t>Syntax</w:t>
            </w:r>
          </w:p>
          <w:p w14:paraId="14E30762" w14:textId="77777777" w:rsidR="00E93456" w:rsidRPr="00794639" w:rsidRDefault="00E93456" w:rsidP="009E30CD">
            <w:pPr>
              <w:pStyle w:val="TableBody"/>
            </w:pPr>
            <w:r w:rsidRPr="00794639">
              <w:rPr>
                <w:b/>
              </w:rPr>
              <w:t>AT+</w:t>
            </w:r>
            <w:r w:rsidRPr="00794639">
              <w:rPr>
                <w:b/>
              </w:rPr>
              <w:br/>
              <w:t>KCNXPROFILE= &lt;cnx cnf&gt;</w:t>
            </w:r>
          </w:p>
        </w:tc>
        <w:tc>
          <w:tcPr>
            <w:tcW w:w="7290" w:type="dxa"/>
          </w:tcPr>
          <w:p w14:paraId="649F09F3" w14:textId="77777777" w:rsidR="00E93456" w:rsidRPr="00794639" w:rsidRDefault="00E93456" w:rsidP="009E30CD">
            <w:pPr>
              <w:pStyle w:val="TableBody"/>
              <w:rPr>
                <w:u w:val="single"/>
              </w:rPr>
            </w:pPr>
          </w:p>
          <w:p w14:paraId="444D96D4" w14:textId="77777777" w:rsidR="00E93456" w:rsidRPr="00794639" w:rsidRDefault="00E93456" w:rsidP="009E30CD">
            <w:pPr>
              <w:pStyle w:val="TableBody"/>
              <w:rPr>
                <w:u w:val="single"/>
              </w:rPr>
            </w:pPr>
          </w:p>
          <w:p w14:paraId="6FA01DE7" w14:textId="77777777" w:rsidR="00E93456" w:rsidRPr="00794639" w:rsidRDefault="00E93456" w:rsidP="009E30CD">
            <w:pPr>
              <w:pStyle w:val="TableBody"/>
              <w:rPr>
                <w:u w:val="single"/>
              </w:rPr>
            </w:pPr>
            <w:r w:rsidRPr="00794639">
              <w:rPr>
                <w:u w:val="single"/>
              </w:rPr>
              <w:t>Response</w:t>
            </w:r>
          </w:p>
          <w:p w14:paraId="6CA80D6B" w14:textId="77777777" w:rsidR="00E93456" w:rsidRPr="00794639" w:rsidRDefault="00E93456" w:rsidP="009E30CD">
            <w:pPr>
              <w:pStyle w:val="TableBody"/>
              <w:rPr>
                <w:b/>
              </w:rPr>
            </w:pPr>
            <w:r w:rsidRPr="00794639">
              <w:rPr>
                <w:b/>
              </w:rPr>
              <w:t>OK</w:t>
            </w:r>
          </w:p>
          <w:p w14:paraId="0617AE4C" w14:textId="77777777" w:rsidR="00E93456" w:rsidRPr="00794639" w:rsidRDefault="00E93456" w:rsidP="009E30CD">
            <w:pPr>
              <w:pStyle w:val="TableBody"/>
            </w:pPr>
          </w:p>
          <w:p w14:paraId="558646CA" w14:textId="7DF99781" w:rsidR="00E93456" w:rsidRPr="00794639" w:rsidRDefault="00E93456" w:rsidP="009E30CD">
            <w:pPr>
              <w:pStyle w:val="TableBody"/>
              <w:rPr>
                <w:u w:val="single"/>
              </w:rPr>
            </w:pPr>
            <w:r w:rsidRPr="00794639">
              <w:rPr>
                <w:u w:val="single"/>
              </w:rPr>
              <w:t>Parameter</w:t>
            </w:r>
          </w:p>
          <w:p w14:paraId="1B56A188" w14:textId="4BF2485C" w:rsidR="00E93456" w:rsidRPr="00794639" w:rsidRDefault="00E93456" w:rsidP="009E30CD">
            <w:pPr>
              <w:pStyle w:val="TableBody"/>
              <w:rPr>
                <w:lang w:eastAsia="zh-CN"/>
              </w:rPr>
            </w:pPr>
            <w:r w:rsidRPr="00C43655">
              <w:rPr>
                <w:b/>
              </w:rPr>
              <w:t>&lt;cnx cnf&gt;</w:t>
            </w:r>
            <w:r w:rsidRPr="00AD6F9C">
              <w:t xml:space="preserve"> </w:t>
            </w:r>
            <w:r w:rsidRPr="00AD6F9C">
              <w:tab/>
              <w:t>PDP context configuration</w:t>
            </w:r>
            <w:r w:rsidR="0015224B" w:rsidRPr="00CA77E1">
              <w:t>.</w:t>
            </w:r>
            <w:r w:rsidRPr="00CA77E1">
              <w:t xml:space="preserve"> </w:t>
            </w:r>
            <w:r w:rsidR="0015224B" w:rsidRPr="00794639">
              <w:rPr>
                <w:lang w:eastAsia="zh-CN"/>
              </w:rPr>
              <w:t>N</w:t>
            </w:r>
            <w:r w:rsidRPr="00794639">
              <w:rPr>
                <w:lang w:eastAsia="zh-CN"/>
              </w:rPr>
              <w:t>umeric parameter which specifies a particular PDP context configuration</w:t>
            </w:r>
          </w:p>
        </w:tc>
      </w:tr>
      <w:tr w:rsidR="00E93456" w:rsidRPr="00794639" w14:paraId="3F998CAC" w14:textId="77777777" w:rsidTr="00953CD3">
        <w:tc>
          <w:tcPr>
            <w:tcW w:w="1707" w:type="dxa"/>
          </w:tcPr>
          <w:p w14:paraId="6A1D9BFF" w14:textId="77777777" w:rsidR="00E93456" w:rsidRPr="00794639" w:rsidRDefault="00E93456" w:rsidP="009E30CD">
            <w:pPr>
              <w:pStyle w:val="TableBody"/>
              <w:rPr>
                <w:u w:val="single"/>
              </w:rPr>
            </w:pPr>
            <w:r w:rsidRPr="00794639">
              <w:rPr>
                <w:u w:val="single"/>
              </w:rPr>
              <w:t>Reference</w:t>
            </w:r>
          </w:p>
          <w:p w14:paraId="0CF66CAB" w14:textId="77777777" w:rsidR="00E93456" w:rsidRPr="00794639" w:rsidRDefault="00E93456" w:rsidP="009E30CD">
            <w:pPr>
              <w:pStyle w:val="TableBody"/>
            </w:pPr>
            <w:r w:rsidRPr="00794639">
              <w:t>Sierra Wireless Proprietary</w:t>
            </w:r>
          </w:p>
        </w:tc>
        <w:tc>
          <w:tcPr>
            <w:tcW w:w="7290" w:type="dxa"/>
          </w:tcPr>
          <w:p w14:paraId="64B3863B" w14:textId="77777777" w:rsidR="00E93456" w:rsidRPr="00794639" w:rsidRDefault="00E93456" w:rsidP="009E30CD">
            <w:pPr>
              <w:pStyle w:val="TableBody"/>
              <w:rPr>
                <w:u w:val="single"/>
              </w:rPr>
            </w:pPr>
            <w:r w:rsidRPr="00794639">
              <w:rPr>
                <w:u w:val="single"/>
              </w:rPr>
              <w:t>Notes</w:t>
            </w:r>
          </w:p>
          <w:p w14:paraId="5631626B" w14:textId="6B3637B5" w:rsidR="00E93456" w:rsidRPr="00794639" w:rsidRDefault="00E93456" w:rsidP="009E30CD">
            <w:pPr>
              <w:pStyle w:val="TableBody"/>
              <w:rPr>
                <w:u w:val="single"/>
              </w:rPr>
            </w:pPr>
            <w:r w:rsidRPr="00794639">
              <w:t xml:space="preserve">This command sets the default PDP context configuration ID for </w:t>
            </w:r>
            <w:r w:rsidRPr="00794639">
              <w:rPr>
                <w:rStyle w:val="Code"/>
              </w:rPr>
              <w:t>+KTCPCFG</w:t>
            </w:r>
            <w:r w:rsidRPr="00794639">
              <w:t xml:space="preserve"> </w:t>
            </w:r>
            <w:r w:rsidR="00D239B0" w:rsidRPr="00794639">
              <w:t>and</w:t>
            </w:r>
            <w:r w:rsidRPr="00794639">
              <w:t xml:space="preserve"> </w:t>
            </w:r>
            <w:r w:rsidRPr="00794639">
              <w:rPr>
                <w:rStyle w:val="Code"/>
              </w:rPr>
              <w:t>+KUDPCFG</w:t>
            </w:r>
            <w:r w:rsidRPr="00794639">
              <w:t>, if &lt;cnx cnf&gt; parameter is not given in these commands.</w:t>
            </w:r>
          </w:p>
        </w:tc>
      </w:tr>
    </w:tbl>
    <w:p w14:paraId="00B6683F" w14:textId="77777777" w:rsidR="00E93456" w:rsidRPr="00794639" w:rsidRDefault="00E93456" w:rsidP="00E93456">
      <w:pPr>
        <w:pStyle w:val="Heading3"/>
      </w:pPr>
      <w:bookmarkStart w:id="8008" w:name="_Ref518400788"/>
      <w:bookmarkStart w:id="8009" w:name="_Toc531700990"/>
      <w:r w:rsidRPr="00794639">
        <w:t>+KCGPADDR Command: Display PDP Address</w:t>
      </w:r>
      <w:bookmarkEnd w:id="8008"/>
      <w:bookmarkEnd w:id="8009"/>
    </w:p>
    <w:tbl>
      <w:tblPr>
        <w:tblStyle w:val="TableSWIleft"/>
        <w:tblW w:w="8997" w:type="dxa"/>
        <w:tblLayout w:type="fixed"/>
        <w:tblLook w:val="04A0" w:firstRow="1" w:lastRow="0" w:firstColumn="1" w:lastColumn="0" w:noHBand="0" w:noVBand="1"/>
      </w:tblPr>
      <w:tblGrid>
        <w:gridCol w:w="1707"/>
        <w:gridCol w:w="7290"/>
      </w:tblGrid>
      <w:tr w:rsidR="00E93456" w:rsidRPr="00794639" w14:paraId="0E1B965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0C9F07B" w14:textId="28CED634" w:rsidR="00E93456" w:rsidRPr="00794639" w:rsidRDefault="00E93456">
            <w:pPr>
              <w:pStyle w:val="TableRowHead"/>
              <w:spacing w:before="144" w:after="144"/>
              <w:rPr>
                <w:rFonts w:cs="Arial"/>
                <w:bCs w:val="0"/>
              </w:rPr>
            </w:pPr>
            <w:r w:rsidRPr="00794639">
              <w:t>HL78</w:t>
            </w:r>
            <w:r w:rsidR="0015224B" w:rsidRPr="00794639">
              <w:t>00</w:t>
            </w:r>
          </w:p>
        </w:tc>
      </w:tr>
      <w:tr w:rsidR="00E93456" w:rsidRPr="00794639" w14:paraId="291163C5" w14:textId="77777777" w:rsidTr="00953CD3">
        <w:tc>
          <w:tcPr>
            <w:tcW w:w="1707" w:type="dxa"/>
          </w:tcPr>
          <w:p w14:paraId="5363967E" w14:textId="77777777" w:rsidR="00E93456" w:rsidRPr="00794639" w:rsidRDefault="00E93456" w:rsidP="009E30CD">
            <w:pPr>
              <w:pStyle w:val="TableBody"/>
            </w:pPr>
            <w:r w:rsidRPr="00794639">
              <w:rPr>
                <w:i/>
              </w:rPr>
              <w:t>Test command</w:t>
            </w:r>
          </w:p>
          <w:p w14:paraId="2E914886" w14:textId="77777777" w:rsidR="00E93456" w:rsidRPr="00794639" w:rsidRDefault="00E93456" w:rsidP="009E30CD">
            <w:pPr>
              <w:pStyle w:val="TableBody"/>
            </w:pPr>
          </w:p>
          <w:p w14:paraId="169813F9" w14:textId="77777777" w:rsidR="00E93456" w:rsidRPr="00794639" w:rsidRDefault="00E93456" w:rsidP="009E30CD">
            <w:pPr>
              <w:pStyle w:val="TableBody"/>
            </w:pPr>
            <w:r w:rsidRPr="00794639">
              <w:rPr>
                <w:u w:val="single"/>
              </w:rPr>
              <w:t>Syntax</w:t>
            </w:r>
          </w:p>
          <w:p w14:paraId="63430262" w14:textId="77777777" w:rsidR="00E93456" w:rsidRPr="00794639" w:rsidRDefault="00E93456" w:rsidP="009E30CD">
            <w:pPr>
              <w:pStyle w:val="TableBody"/>
              <w:rPr>
                <w:b/>
              </w:rPr>
            </w:pPr>
            <w:r w:rsidRPr="00794639">
              <w:rPr>
                <w:b/>
              </w:rPr>
              <w:t>AT+KCGPADDR</w:t>
            </w:r>
            <w:r w:rsidRPr="00794639">
              <w:rPr>
                <w:b/>
              </w:rPr>
              <w:br/>
              <w:t>=?</w:t>
            </w:r>
          </w:p>
        </w:tc>
        <w:tc>
          <w:tcPr>
            <w:tcW w:w="7290" w:type="dxa"/>
          </w:tcPr>
          <w:p w14:paraId="1CBF5C05" w14:textId="77777777" w:rsidR="00E93456" w:rsidRPr="00794639" w:rsidRDefault="00E93456" w:rsidP="009E30CD">
            <w:pPr>
              <w:pStyle w:val="TableBody"/>
              <w:rPr>
                <w:u w:val="single"/>
              </w:rPr>
            </w:pPr>
          </w:p>
          <w:p w14:paraId="7439ED4D" w14:textId="77777777" w:rsidR="00E93456" w:rsidRPr="00794639" w:rsidRDefault="00E93456" w:rsidP="009E30CD">
            <w:pPr>
              <w:pStyle w:val="TableBody"/>
              <w:rPr>
                <w:u w:val="single"/>
              </w:rPr>
            </w:pPr>
          </w:p>
          <w:p w14:paraId="6D5199BB" w14:textId="77777777" w:rsidR="00E93456" w:rsidRPr="00794639" w:rsidRDefault="00E93456" w:rsidP="009E30CD">
            <w:pPr>
              <w:pStyle w:val="TableBody"/>
            </w:pPr>
            <w:r w:rsidRPr="00794639">
              <w:rPr>
                <w:u w:val="single"/>
              </w:rPr>
              <w:t>Response</w:t>
            </w:r>
          </w:p>
          <w:p w14:paraId="6E839763" w14:textId="77777777" w:rsidR="00E93456" w:rsidRPr="00794639" w:rsidRDefault="00E93456" w:rsidP="009E30CD">
            <w:pPr>
              <w:pStyle w:val="TableBody"/>
              <w:keepNext/>
            </w:pPr>
            <w:r w:rsidRPr="00794639">
              <w:rPr>
                <w:b/>
              </w:rPr>
              <w:t>+KCGPADDR:</w:t>
            </w:r>
            <w:r w:rsidRPr="00794639">
              <w:t xml:space="preserve"> (list of possible </w:t>
            </w:r>
            <w:r w:rsidRPr="00794639">
              <w:rPr>
                <w:b/>
              </w:rPr>
              <w:t>&lt;cnx_cnf&gt;</w:t>
            </w:r>
            <w:r w:rsidRPr="00794639">
              <w:t>s)</w:t>
            </w:r>
          </w:p>
          <w:p w14:paraId="4953A5ED" w14:textId="77777777" w:rsidR="00E93456" w:rsidRPr="00794639" w:rsidRDefault="00E93456" w:rsidP="009E30CD">
            <w:pPr>
              <w:pStyle w:val="TableBody"/>
            </w:pPr>
            <w:r w:rsidRPr="00794639">
              <w:rPr>
                <w:b/>
              </w:rPr>
              <w:t>OK</w:t>
            </w:r>
          </w:p>
        </w:tc>
      </w:tr>
      <w:tr w:rsidR="00E93456" w:rsidRPr="00794639" w14:paraId="7F02208A" w14:textId="77777777" w:rsidTr="00953CD3">
        <w:tc>
          <w:tcPr>
            <w:tcW w:w="1707" w:type="dxa"/>
          </w:tcPr>
          <w:p w14:paraId="1B2D3AE9" w14:textId="77777777" w:rsidR="00E93456" w:rsidRPr="00794639" w:rsidRDefault="00E93456" w:rsidP="009E30CD">
            <w:pPr>
              <w:pStyle w:val="TableBody"/>
              <w:rPr>
                <w:i/>
              </w:rPr>
            </w:pPr>
            <w:r w:rsidRPr="00794639">
              <w:rPr>
                <w:i/>
              </w:rPr>
              <w:t>Write command</w:t>
            </w:r>
          </w:p>
          <w:p w14:paraId="3139B4EB" w14:textId="77777777" w:rsidR="00E93456" w:rsidRPr="00794639" w:rsidRDefault="00E93456" w:rsidP="009E30CD">
            <w:pPr>
              <w:pStyle w:val="TableBody"/>
            </w:pPr>
          </w:p>
          <w:p w14:paraId="0DDE5EA9" w14:textId="77777777" w:rsidR="00E93456" w:rsidRPr="00794639" w:rsidRDefault="00E93456" w:rsidP="009E30CD">
            <w:pPr>
              <w:pStyle w:val="TableBody"/>
              <w:rPr>
                <w:u w:val="single"/>
              </w:rPr>
            </w:pPr>
            <w:r w:rsidRPr="00794639">
              <w:rPr>
                <w:u w:val="single"/>
              </w:rPr>
              <w:t>Syntax</w:t>
            </w:r>
          </w:p>
          <w:p w14:paraId="26E23138" w14:textId="77777777" w:rsidR="00E93456" w:rsidRPr="00794639" w:rsidRDefault="00E93456" w:rsidP="009E30CD">
            <w:pPr>
              <w:pStyle w:val="TableBody"/>
            </w:pPr>
            <w:r w:rsidRPr="00794639">
              <w:t>For all &lt;cnx_cnf&gt;s:</w:t>
            </w:r>
          </w:p>
          <w:p w14:paraId="4E86F12F" w14:textId="77777777" w:rsidR="00E93456" w:rsidRPr="00794639" w:rsidRDefault="00E93456" w:rsidP="009E30CD">
            <w:pPr>
              <w:pStyle w:val="TableBody"/>
              <w:rPr>
                <w:b/>
              </w:rPr>
            </w:pPr>
            <w:r w:rsidRPr="00794639">
              <w:rPr>
                <w:b/>
              </w:rPr>
              <w:t>AT+KCGPADDR</w:t>
            </w:r>
          </w:p>
          <w:p w14:paraId="29DF68A0" w14:textId="77777777" w:rsidR="00E93456" w:rsidRPr="00794639" w:rsidRDefault="00E93456" w:rsidP="009E30CD">
            <w:pPr>
              <w:pStyle w:val="TableBody"/>
            </w:pPr>
          </w:p>
          <w:p w14:paraId="7ABD7FB6" w14:textId="77777777" w:rsidR="00E93456" w:rsidRPr="00794639" w:rsidRDefault="00E93456" w:rsidP="009E30CD">
            <w:pPr>
              <w:pStyle w:val="TableBody"/>
            </w:pPr>
            <w:r w:rsidRPr="00794639">
              <w:t>For specific &lt;cnx_cnf&gt;s:</w:t>
            </w:r>
          </w:p>
          <w:p w14:paraId="52D97528" w14:textId="77777777" w:rsidR="00E93456" w:rsidRPr="00794639" w:rsidRDefault="00E93456" w:rsidP="009E30CD">
            <w:pPr>
              <w:pStyle w:val="TableBody"/>
              <w:rPr>
                <w:b/>
                <w:lang w:eastAsia="zh-CN"/>
              </w:rPr>
            </w:pPr>
            <w:r w:rsidRPr="00794639">
              <w:rPr>
                <w:b/>
              </w:rPr>
              <w:t>AT+KCGPADDR=&lt;cnx_cnf&gt;</w:t>
            </w:r>
          </w:p>
        </w:tc>
        <w:tc>
          <w:tcPr>
            <w:tcW w:w="7290" w:type="dxa"/>
          </w:tcPr>
          <w:p w14:paraId="7B706C19" w14:textId="77777777" w:rsidR="00E93456" w:rsidRPr="00794639" w:rsidRDefault="00E93456" w:rsidP="009E30CD">
            <w:pPr>
              <w:pStyle w:val="TableBody"/>
              <w:rPr>
                <w:u w:val="single"/>
              </w:rPr>
            </w:pPr>
          </w:p>
          <w:p w14:paraId="22F002DB" w14:textId="77777777" w:rsidR="00E93456" w:rsidRPr="00794639" w:rsidRDefault="00E93456" w:rsidP="009E30CD">
            <w:pPr>
              <w:pStyle w:val="TableBody"/>
              <w:rPr>
                <w:u w:val="single"/>
              </w:rPr>
            </w:pPr>
          </w:p>
          <w:p w14:paraId="6CAA4421" w14:textId="77777777" w:rsidR="00E93456" w:rsidRPr="00794639" w:rsidRDefault="00E93456" w:rsidP="009E30CD">
            <w:pPr>
              <w:pStyle w:val="TableBody"/>
              <w:rPr>
                <w:u w:val="single"/>
                <w:lang w:eastAsia="zh-CN"/>
              </w:rPr>
            </w:pPr>
            <w:r w:rsidRPr="00794639">
              <w:rPr>
                <w:u w:val="single"/>
              </w:rPr>
              <w:t>Response</w:t>
            </w:r>
          </w:p>
          <w:p w14:paraId="5B048525" w14:textId="77777777" w:rsidR="00E93456" w:rsidRPr="00794639" w:rsidRDefault="00E93456" w:rsidP="009E30CD">
            <w:pPr>
              <w:pStyle w:val="TableBody"/>
              <w:rPr>
                <w:b/>
              </w:rPr>
            </w:pPr>
            <w:r w:rsidRPr="00794639">
              <w:rPr>
                <w:b/>
              </w:rPr>
              <w:t>+KCGPADDR: &lt;cnx cnf&gt;, &lt;PDP_addr_1&gt;</w:t>
            </w:r>
          </w:p>
          <w:p w14:paraId="5774D0A7" w14:textId="77777777" w:rsidR="00E93456" w:rsidRPr="00794639" w:rsidRDefault="00E93456" w:rsidP="009E30CD">
            <w:pPr>
              <w:pStyle w:val="TableBody"/>
              <w:rPr>
                <w:b/>
              </w:rPr>
            </w:pPr>
            <w:r w:rsidRPr="00794639">
              <w:rPr>
                <w:b/>
              </w:rPr>
              <w:t>[[+KCGPADDR: &lt;cnx cnf&gt;, &lt;PDP_addr_2&gt;]</w:t>
            </w:r>
          </w:p>
          <w:p w14:paraId="37758C4E" w14:textId="77777777" w:rsidR="00E93456" w:rsidRPr="00794639" w:rsidRDefault="00E93456" w:rsidP="009E30CD">
            <w:pPr>
              <w:pStyle w:val="TableBody"/>
              <w:rPr>
                <w:b/>
                <w:lang w:eastAsia="zh-CN"/>
              </w:rPr>
            </w:pPr>
            <w:r w:rsidRPr="00794639">
              <w:rPr>
                <w:b/>
              </w:rPr>
              <w:t>…]</w:t>
            </w:r>
          </w:p>
          <w:p w14:paraId="33946CEB" w14:textId="77777777" w:rsidR="00E93456" w:rsidRPr="00794639" w:rsidRDefault="00E93456" w:rsidP="009E30CD">
            <w:pPr>
              <w:pStyle w:val="TableBody"/>
              <w:rPr>
                <w:b/>
              </w:rPr>
            </w:pPr>
            <w:r w:rsidRPr="00794639">
              <w:rPr>
                <w:b/>
              </w:rPr>
              <w:t>OK</w:t>
            </w:r>
          </w:p>
          <w:p w14:paraId="60235261" w14:textId="77777777" w:rsidR="00E93456" w:rsidRPr="00794639" w:rsidRDefault="00E93456" w:rsidP="009E30CD">
            <w:pPr>
              <w:pStyle w:val="TableBody"/>
            </w:pPr>
          </w:p>
          <w:p w14:paraId="461C395E" w14:textId="77777777" w:rsidR="00E93456" w:rsidRPr="00794639" w:rsidRDefault="00E93456" w:rsidP="009E30CD">
            <w:pPr>
              <w:pStyle w:val="TableBody"/>
              <w:rPr>
                <w:u w:val="single"/>
                <w:lang w:eastAsia="zh-CN"/>
              </w:rPr>
            </w:pPr>
            <w:r w:rsidRPr="00794639">
              <w:rPr>
                <w:u w:val="single"/>
              </w:rPr>
              <w:t>Parameters</w:t>
            </w:r>
          </w:p>
          <w:p w14:paraId="43D194BA" w14:textId="6667FF84" w:rsidR="00E93456" w:rsidRPr="00794639" w:rsidRDefault="00E93456" w:rsidP="009E30CD">
            <w:pPr>
              <w:pStyle w:val="TableBody"/>
              <w:rPr>
                <w:lang w:eastAsia="zh-CN"/>
              </w:rPr>
            </w:pPr>
            <w:r w:rsidRPr="00C43655">
              <w:rPr>
                <w:b/>
              </w:rPr>
              <w:t>&lt;cnx cnf&gt;</w:t>
            </w:r>
            <w:r w:rsidRPr="00AD6F9C">
              <w:tab/>
              <w:t xml:space="preserve">PDP </w:t>
            </w:r>
            <w:r w:rsidRPr="00CA77E1">
              <w:t>context configuration</w:t>
            </w:r>
            <w:r w:rsidR="0015224B" w:rsidRPr="00CA77E1">
              <w:t>.</w:t>
            </w:r>
            <w:r w:rsidRPr="00CA77E1">
              <w:t xml:space="preserve"> </w:t>
            </w:r>
            <w:r w:rsidR="0015224B" w:rsidRPr="00794639">
              <w:rPr>
                <w:lang w:eastAsia="zh-CN"/>
              </w:rPr>
              <w:t>N</w:t>
            </w:r>
            <w:r w:rsidRPr="00794639">
              <w:rPr>
                <w:lang w:eastAsia="zh-CN"/>
              </w:rPr>
              <w:t>umeric parameter which specifies a particular PDP context configuration</w:t>
            </w:r>
          </w:p>
          <w:p w14:paraId="5A438BA5" w14:textId="77777777" w:rsidR="00E93456" w:rsidRPr="00794639" w:rsidRDefault="00E93456" w:rsidP="009E30CD">
            <w:pPr>
              <w:pStyle w:val="TableBody"/>
              <w:rPr>
                <w:lang w:eastAsia="zh-CN"/>
              </w:rPr>
            </w:pPr>
          </w:p>
          <w:p w14:paraId="6C511E3E" w14:textId="77777777" w:rsidR="00E93456" w:rsidRPr="00794639" w:rsidRDefault="00E93456" w:rsidP="009E30CD">
            <w:pPr>
              <w:pStyle w:val="TableBody"/>
              <w:rPr>
                <w:u w:val="single"/>
              </w:rPr>
            </w:pPr>
            <w:r w:rsidRPr="00794639">
              <w:rPr>
                <w:b/>
              </w:rPr>
              <w:t>&lt;PDP_addr&gt;</w:t>
            </w:r>
            <w:r w:rsidRPr="00794639">
              <w:rPr>
                <w:lang w:eastAsia="zh-CN"/>
              </w:rPr>
              <w:tab/>
            </w:r>
            <w:r w:rsidRPr="00794639">
              <w:t>A string that identifies the MT in the address space applicable to the PDP</w:t>
            </w:r>
          </w:p>
        </w:tc>
      </w:tr>
      <w:tr w:rsidR="00E93456" w:rsidRPr="00794639" w14:paraId="58C7E352" w14:textId="77777777" w:rsidTr="00953CD3">
        <w:tc>
          <w:tcPr>
            <w:tcW w:w="1707" w:type="dxa"/>
          </w:tcPr>
          <w:p w14:paraId="0FA73D41" w14:textId="77777777" w:rsidR="00E93456" w:rsidRPr="00794639" w:rsidRDefault="00E93456" w:rsidP="009E30CD">
            <w:pPr>
              <w:pStyle w:val="TableBody"/>
              <w:rPr>
                <w:u w:val="single"/>
              </w:rPr>
            </w:pPr>
            <w:r w:rsidRPr="00794639">
              <w:rPr>
                <w:u w:val="single"/>
              </w:rPr>
              <w:lastRenderedPageBreak/>
              <w:t>Reference</w:t>
            </w:r>
          </w:p>
          <w:p w14:paraId="1DE5A87A" w14:textId="77777777" w:rsidR="00E93456" w:rsidRPr="00794639" w:rsidRDefault="00E93456" w:rsidP="009E30CD">
            <w:pPr>
              <w:pStyle w:val="TableBody"/>
            </w:pPr>
            <w:r w:rsidRPr="00794639">
              <w:t>Sierra Wireless Proprietary</w:t>
            </w:r>
          </w:p>
        </w:tc>
        <w:tc>
          <w:tcPr>
            <w:tcW w:w="7290" w:type="dxa"/>
          </w:tcPr>
          <w:p w14:paraId="0E7D1D33" w14:textId="77777777" w:rsidR="00E93456" w:rsidRPr="00794639" w:rsidRDefault="00E93456" w:rsidP="009E30CD">
            <w:pPr>
              <w:pStyle w:val="TableBody"/>
              <w:rPr>
                <w:u w:val="single"/>
              </w:rPr>
            </w:pPr>
            <w:r w:rsidRPr="00794639">
              <w:rPr>
                <w:u w:val="single"/>
              </w:rPr>
              <w:t>Notes</w:t>
            </w:r>
          </w:p>
          <w:p w14:paraId="70D5EEF0" w14:textId="77777777" w:rsidR="00E93456" w:rsidRPr="00794639" w:rsidRDefault="00E93456" w:rsidP="009E30CD">
            <w:pPr>
              <w:pStyle w:val="TableBody"/>
              <w:numPr>
                <w:ilvl w:val="0"/>
                <w:numId w:val="92"/>
              </w:numPr>
              <w:rPr>
                <w:u w:val="single"/>
              </w:rPr>
            </w:pPr>
            <w:r w:rsidRPr="00794639">
              <w:t xml:space="preserve">This AT command can be used after </w:t>
            </w:r>
            <w:r w:rsidRPr="00794639">
              <w:rPr>
                <w:rStyle w:val="Code"/>
              </w:rPr>
              <w:t>+KTCPCNX</w:t>
            </w:r>
            <w:r w:rsidRPr="00794639">
              <w:t xml:space="preserve">, </w:t>
            </w:r>
            <w:r w:rsidRPr="00794639">
              <w:rPr>
                <w:rStyle w:val="Code"/>
              </w:rPr>
              <w:t>+KUDPCFG</w:t>
            </w:r>
            <w:r w:rsidRPr="00794639">
              <w:t>, etc. to display the local IP address of the module</w:t>
            </w:r>
          </w:p>
          <w:p w14:paraId="5A3C5CFB" w14:textId="77777777" w:rsidR="00E93456" w:rsidRPr="00794639" w:rsidRDefault="00E93456" w:rsidP="009E30CD">
            <w:pPr>
              <w:pStyle w:val="TableBody"/>
              <w:numPr>
                <w:ilvl w:val="0"/>
                <w:numId w:val="92"/>
              </w:numPr>
              <w:rPr>
                <w:u w:val="single"/>
              </w:rPr>
            </w:pPr>
            <w:r w:rsidRPr="00794639">
              <w:t>For IPv6, more than one PDP addresses corresponding to the interface may be displayed.</w:t>
            </w:r>
          </w:p>
        </w:tc>
      </w:tr>
    </w:tbl>
    <w:p w14:paraId="0768AE57" w14:textId="77777777" w:rsidR="00E93456" w:rsidRPr="00794639" w:rsidRDefault="00E93456" w:rsidP="00E93456">
      <w:pPr>
        <w:pStyle w:val="Heading3"/>
      </w:pPr>
      <w:bookmarkStart w:id="8010" w:name="_Ref518400793"/>
      <w:bookmarkStart w:id="8011" w:name="_Toc531700991"/>
      <w:r w:rsidRPr="00794639">
        <w:t>+KCNX_IND Notification: Connection Status Notification</w:t>
      </w:r>
      <w:bookmarkEnd w:id="8010"/>
      <w:bookmarkEnd w:id="8011"/>
    </w:p>
    <w:tbl>
      <w:tblPr>
        <w:tblStyle w:val="TableSWIleft"/>
        <w:tblW w:w="8997" w:type="dxa"/>
        <w:tblLayout w:type="fixed"/>
        <w:tblLook w:val="04A0" w:firstRow="1" w:lastRow="0" w:firstColumn="1" w:lastColumn="0" w:noHBand="0" w:noVBand="1"/>
      </w:tblPr>
      <w:tblGrid>
        <w:gridCol w:w="1707"/>
        <w:gridCol w:w="7290"/>
      </w:tblGrid>
      <w:tr w:rsidR="00E93456" w:rsidRPr="00794639" w14:paraId="2E949B8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5F4E225" w14:textId="3EC24983" w:rsidR="00E93456" w:rsidRPr="00794639" w:rsidRDefault="00E93456">
            <w:pPr>
              <w:pStyle w:val="TableRowHead"/>
              <w:spacing w:before="144" w:after="144"/>
              <w:rPr>
                <w:rFonts w:cs="Arial"/>
              </w:rPr>
            </w:pPr>
            <w:r w:rsidRPr="00794639">
              <w:t>HL78</w:t>
            </w:r>
            <w:r w:rsidR="0015224B" w:rsidRPr="00794639">
              <w:t>00</w:t>
            </w:r>
          </w:p>
        </w:tc>
      </w:tr>
      <w:tr w:rsidR="00E93456" w:rsidRPr="00794639" w14:paraId="3D64E027" w14:textId="77777777" w:rsidTr="00953CD3">
        <w:tc>
          <w:tcPr>
            <w:tcW w:w="1707" w:type="dxa"/>
          </w:tcPr>
          <w:p w14:paraId="161F6E13" w14:textId="77777777" w:rsidR="00E93456" w:rsidRPr="00794639" w:rsidRDefault="00E93456" w:rsidP="009E30CD">
            <w:pPr>
              <w:pStyle w:val="TableBody"/>
              <w:rPr>
                <w:i/>
              </w:rPr>
            </w:pPr>
            <w:r w:rsidRPr="00794639">
              <w:rPr>
                <w:i/>
              </w:rPr>
              <w:t>Unsolicited Notification</w:t>
            </w:r>
          </w:p>
        </w:tc>
        <w:tc>
          <w:tcPr>
            <w:tcW w:w="7290" w:type="dxa"/>
          </w:tcPr>
          <w:p w14:paraId="4ECE952F" w14:textId="77777777" w:rsidR="00E93456" w:rsidRPr="00794639" w:rsidRDefault="00E93456" w:rsidP="009E30CD">
            <w:pPr>
              <w:pStyle w:val="TableBody"/>
              <w:rPr>
                <w:u w:val="single"/>
              </w:rPr>
            </w:pPr>
            <w:r w:rsidRPr="00794639">
              <w:rPr>
                <w:u w:val="single"/>
              </w:rPr>
              <w:t>Response</w:t>
            </w:r>
          </w:p>
          <w:p w14:paraId="663E1473" w14:textId="5CCFE856" w:rsidR="00E93456" w:rsidRPr="00794639" w:rsidRDefault="00E93456" w:rsidP="0015224B">
            <w:pPr>
              <w:pStyle w:val="TableBody"/>
              <w:tabs>
                <w:tab w:val="left" w:pos="5267"/>
              </w:tabs>
            </w:pPr>
            <w:r w:rsidRPr="00794639">
              <w:rPr>
                <w:b/>
              </w:rPr>
              <w:t xml:space="preserve">+KCNX_IND: &lt;cnx cnf&gt;,&lt;status&gt;,&lt;af&gt; </w:t>
            </w:r>
            <w:r w:rsidRPr="00794639">
              <w:tab/>
              <w:t>(for &lt;status&gt; = 0, 1)</w:t>
            </w:r>
          </w:p>
          <w:p w14:paraId="76A35A96" w14:textId="77777777" w:rsidR="00E93456" w:rsidRPr="00794639" w:rsidRDefault="00E93456" w:rsidP="0015224B">
            <w:pPr>
              <w:pStyle w:val="TableBody"/>
              <w:tabs>
                <w:tab w:val="left" w:pos="5267"/>
              </w:tabs>
            </w:pPr>
            <w:r w:rsidRPr="00794639">
              <w:rPr>
                <w:b/>
              </w:rPr>
              <w:t xml:space="preserve">+KCNX_IND: &lt;cnx cnf&gt;,&lt;status&gt;,&lt;attempt&gt;,&lt;nbtrial&gt;,&lt;tim1&gt; </w:t>
            </w:r>
            <w:r w:rsidRPr="00794639">
              <w:tab/>
              <w:t>(for &lt;status&gt; = 2)</w:t>
            </w:r>
          </w:p>
          <w:p w14:paraId="73D73263" w14:textId="5E8963B1" w:rsidR="00E93456" w:rsidRPr="00794639" w:rsidRDefault="00E93456" w:rsidP="0015224B">
            <w:pPr>
              <w:pStyle w:val="TableBody"/>
              <w:tabs>
                <w:tab w:val="left" w:pos="5267"/>
              </w:tabs>
            </w:pPr>
            <w:r w:rsidRPr="00794639">
              <w:rPr>
                <w:b/>
              </w:rPr>
              <w:t>+KCNX_IND: &lt;cnx cnf&gt;,&lt;status&gt;</w:t>
            </w:r>
            <w:r w:rsidRPr="00794639">
              <w:rPr>
                <w:b/>
              </w:rPr>
              <w:tab/>
            </w:r>
            <w:r w:rsidRPr="00794639">
              <w:t>(for &lt;status&gt; = 3,6)</w:t>
            </w:r>
          </w:p>
          <w:p w14:paraId="21B4F096" w14:textId="5553B4B9" w:rsidR="00E93456" w:rsidRPr="00794639" w:rsidRDefault="00E93456" w:rsidP="0015224B">
            <w:pPr>
              <w:pStyle w:val="TableBody"/>
              <w:tabs>
                <w:tab w:val="left" w:pos="5267"/>
              </w:tabs>
            </w:pPr>
            <w:r w:rsidRPr="00794639">
              <w:rPr>
                <w:b/>
              </w:rPr>
              <w:t>+KCNX_IND: &lt;cnx cnf&gt;,&lt;status&gt;,&lt;attempt&gt;</w:t>
            </w:r>
            <w:r w:rsidRPr="00794639">
              <w:rPr>
                <w:b/>
              </w:rPr>
              <w:tab/>
            </w:r>
            <w:r w:rsidRPr="00794639">
              <w:t>(for &lt;status&gt; = 4)</w:t>
            </w:r>
          </w:p>
          <w:p w14:paraId="357E5E45" w14:textId="17DDDAA4" w:rsidR="00E93456" w:rsidRPr="00794639" w:rsidRDefault="00E93456" w:rsidP="0015224B">
            <w:pPr>
              <w:pStyle w:val="TableBody"/>
              <w:tabs>
                <w:tab w:val="left" w:pos="5267"/>
              </w:tabs>
            </w:pPr>
            <w:r w:rsidRPr="00794639">
              <w:rPr>
                <w:b/>
              </w:rPr>
              <w:t>+KCNX_IND: &lt;cnx cnf&gt;,&lt;status&gt;,&lt;idletime&gt;</w:t>
            </w:r>
            <w:r w:rsidRPr="00794639">
              <w:rPr>
                <w:b/>
              </w:rPr>
              <w:tab/>
            </w:r>
            <w:r w:rsidRPr="00794639">
              <w:t>(for &lt;status&gt; = 5)</w:t>
            </w:r>
          </w:p>
          <w:p w14:paraId="4BF3443F" w14:textId="77777777" w:rsidR="00E93456" w:rsidRPr="00794639" w:rsidRDefault="00E93456" w:rsidP="009E30CD">
            <w:pPr>
              <w:pStyle w:val="TableBody"/>
            </w:pPr>
          </w:p>
          <w:p w14:paraId="4E8E1428" w14:textId="77777777" w:rsidR="00E93456" w:rsidRPr="00794639" w:rsidRDefault="00E93456" w:rsidP="009E30CD">
            <w:pPr>
              <w:pStyle w:val="TableBody"/>
              <w:rPr>
                <w:u w:val="single"/>
              </w:rPr>
            </w:pPr>
            <w:r w:rsidRPr="00794639">
              <w:rPr>
                <w:u w:val="single"/>
              </w:rPr>
              <w:t>Parameters</w:t>
            </w:r>
          </w:p>
          <w:p w14:paraId="3BA81241" w14:textId="1D5CE621" w:rsidR="00E93456" w:rsidRPr="00794639" w:rsidRDefault="00E93456" w:rsidP="009E30CD">
            <w:pPr>
              <w:pStyle w:val="TableBody"/>
            </w:pPr>
            <w:r w:rsidRPr="00C43655">
              <w:rPr>
                <w:b/>
              </w:rPr>
              <w:t>&lt;cnx cnf&gt;</w:t>
            </w:r>
            <w:r w:rsidRPr="00AD6F9C">
              <w:tab/>
              <w:t>PDP context configuration</w:t>
            </w:r>
            <w:r w:rsidR="0015224B" w:rsidRPr="00CA77E1">
              <w:t xml:space="preserve">. </w:t>
            </w:r>
            <w:r w:rsidR="0015224B" w:rsidRPr="00794639">
              <w:t>N</w:t>
            </w:r>
            <w:r w:rsidRPr="00794639">
              <w:t>umeric parameter which specifies a particular PDP context configuration</w:t>
            </w:r>
          </w:p>
          <w:p w14:paraId="39D12BA5" w14:textId="77777777" w:rsidR="00E93456" w:rsidRPr="00794639" w:rsidRDefault="00E93456" w:rsidP="009E30CD">
            <w:pPr>
              <w:pStyle w:val="TableBody"/>
              <w:rPr>
                <w:b/>
              </w:rPr>
            </w:pPr>
          </w:p>
          <w:p w14:paraId="28841F3A" w14:textId="77777777" w:rsidR="00E93456" w:rsidRPr="00794639" w:rsidRDefault="00E93456" w:rsidP="009E30CD">
            <w:pPr>
              <w:pStyle w:val="TableBody"/>
            </w:pPr>
            <w:r w:rsidRPr="00794639">
              <w:rPr>
                <w:b/>
              </w:rPr>
              <w:t>&lt;status&gt;</w:t>
            </w:r>
            <w:r w:rsidRPr="00794639">
              <w:tab/>
              <w:t>PDP connection status</w:t>
            </w:r>
          </w:p>
          <w:p w14:paraId="6FAEB614" w14:textId="77777777" w:rsidR="00E93456" w:rsidRPr="00794639" w:rsidRDefault="00E93456" w:rsidP="009E30CD">
            <w:pPr>
              <w:pStyle w:val="TableBody"/>
            </w:pPr>
            <w:r w:rsidRPr="00794639">
              <w:t>0</w:t>
            </w:r>
            <w:r w:rsidRPr="00794639">
              <w:tab/>
              <w:t>Disconnected due to network</w:t>
            </w:r>
          </w:p>
          <w:p w14:paraId="1C8C1E72" w14:textId="77777777" w:rsidR="00E93456" w:rsidRPr="00794639" w:rsidRDefault="00E93456" w:rsidP="009E30CD">
            <w:pPr>
              <w:pStyle w:val="TableBody"/>
            </w:pPr>
            <w:r w:rsidRPr="00794639">
              <w:t>1</w:t>
            </w:r>
            <w:r w:rsidRPr="00794639">
              <w:tab/>
              <w:t>Connected</w:t>
            </w:r>
          </w:p>
          <w:p w14:paraId="4678B496" w14:textId="77777777" w:rsidR="00E93456" w:rsidRPr="00794639" w:rsidRDefault="00E93456" w:rsidP="009E30CD">
            <w:pPr>
              <w:pStyle w:val="TableBody"/>
            </w:pPr>
            <w:r w:rsidRPr="00794639">
              <w:t>2</w:t>
            </w:r>
            <w:r w:rsidRPr="00794639">
              <w:tab/>
              <w:t>Failed to connect, &lt;tim1&gt; timer is started if &lt;attempt&gt; is less than &lt;nbtrail&gt;</w:t>
            </w:r>
          </w:p>
          <w:p w14:paraId="1FB4A8AC" w14:textId="77777777" w:rsidR="00E93456" w:rsidRPr="00794639" w:rsidRDefault="00E93456" w:rsidP="009E30CD">
            <w:pPr>
              <w:pStyle w:val="TableBody"/>
            </w:pPr>
            <w:r w:rsidRPr="00794639">
              <w:t>3</w:t>
            </w:r>
            <w:r w:rsidRPr="00794639">
              <w:tab/>
              <w:t>Closed</w:t>
            </w:r>
          </w:p>
          <w:p w14:paraId="70B7A194" w14:textId="77777777" w:rsidR="00E93456" w:rsidRPr="00794639" w:rsidRDefault="00E93456" w:rsidP="009E30CD">
            <w:pPr>
              <w:pStyle w:val="TableBody"/>
            </w:pPr>
            <w:r w:rsidRPr="00794639">
              <w:t>4</w:t>
            </w:r>
            <w:r w:rsidRPr="00794639">
              <w:tab/>
              <w:t>Connecting</w:t>
            </w:r>
          </w:p>
          <w:p w14:paraId="4FBE9576" w14:textId="77777777" w:rsidR="00E93456" w:rsidRPr="00794639" w:rsidRDefault="00E93456" w:rsidP="009E30CD">
            <w:pPr>
              <w:pStyle w:val="TableBody"/>
            </w:pPr>
            <w:r w:rsidRPr="00794639">
              <w:t>5</w:t>
            </w:r>
            <w:r w:rsidRPr="00794639">
              <w:tab/>
              <w:t>Idle time down counting started for disconnection</w:t>
            </w:r>
          </w:p>
          <w:p w14:paraId="5D78C2E1" w14:textId="77777777" w:rsidR="00E93456" w:rsidRPr="00794639" w:rsidRDefault="00E93456" w:rsidP="009E30CD">
            <w:pPr>
              <w:pStyle w:val="TableBody"/>
            </w:pPr>
            <w:r w:rsidRPr="00794639">
              <w:t>6</w:t>
            </w:r>
            <w:r w:rsidRPr="00794639">
              <w:tab/>
              <w:t>Idle time down counting canceled</w:t>
            </w:r>
          </w:p>
          <w:p w14:paraId="7CD92AF8" w14:textId="77777777" w:rsidR="00E93456" w:rsidRPr="00794639" w:rsidRDefault="00E93456" w:rsidP="009E30CD">
            <w:pPr>
              <w:pStyle w:val="TableBody"/>
            </w:pPr>
          </w:p>
          <w:p w14:paraId="32526840" w14:textId="77777777" w:rsidR="00E93456" w:rsidRPr="00794639" w:rsidRDefault="00E93456" w:rsidP="009E30CD">
            <w:pPr>
              <w:pStyle w:val="TableBody"/>
            </w:pPr>
            <w:r w:rsidRPr="00794639">
              <w:rPr>
                <w:b/>
              </w:rPr>
              <w:t>&lt;af&gt;</w:t>
            </w:r>
            <w:r w:rsidRPr="00794639">
              <w:tab/>
              <w:t>0</w:t>
            </w:r>
            <w:r w:rsidRPr="00794639">
              <w:tab/>
              <w:t>IPV4</w:t>
            </w:r>
          </w:p>
          <w:p w14:paraId="1E763858" w14:textId="77777777" w:rsidR="00E93456" w:rsidRPr="00794639" w:rsidRDefault="00E93456" w:rsidP="009E30CD">
            <w:pPr>
              <w:pStyle w:val="TableBody"/>
            </w:pPr>
            <w:r w:rsidRPr="00794639">
              <w:tab/>
              <w:t>1</w:t>
            </w:r>
            <w:r w:rsidRPr="00794639">
              <w:tab/>
              <w:t>IPV6</w:t>
            </w:r>
          </w:p>
          <w:p w14:paraId="385C3A52" w14:textId="77777777" w:rsidR="00E93456" w:rsidRPr="00794639" w:rsidRDefault="00E93456" w:rsidP="009E30CD">
            <w:pPr>
              <w:pStyle w:val="TableBody"/>
            </w:pPr>
          </w:p>
          <w:p w14:paraId="45363807" w14:textId="77777777" w:rsidR="00E93456" w:rsidRPr="00794639" w:rsidRDefault="00E93456" w:rsidP="009E30CD">
            <w:pPr>
              <w:pStyle w:val="TableBody"/>
            </w:pPr>
            <w:r w:rsidRPr="00794639">
              <w:rPr>
                <w:b/>
              </w:rPr>
              <w:t>&lt;tim1&gt;</w:t>
            </w:r>
            <w:r w:rsidRPr="00794639">
              <w:tab/>
              <w:t xml:space="preserve">Refer to </w:t>
            </w:r>
            <w:r w:rsidRPr="00794639">
              <w:rPr>
                <w:rStyle w:val="Code"/>
              </w:rPr>
              <w:t>+KCNXTIMER</w:t>
            </w:r>
          </w:p>
          <w:p w14:paraId="4C102F05" w14:textId="77777777" w:rsidR="00E93456" w:rsidRPr="00794639" w:rsidRDefault="00E93456" w:rsidP="009E30CD">
            <w:pPr>
              <w:pStyle w:val="TableBody"/>
            </w:pPr>
          </w:p>
          <w:p w14:paraId="23E8C1CA" w14:textId="77777777" w:rsidR="00E93456" w:rsidRPr="00794639" w:rsidRDefault="00E93456" w:rsidP="009E30CD">
            <w:pPr>
              <w:pStyle w:val="TableBody"/>
            </w:pPr>
            <w:r w:rsidRPr="00794639">
              <w:rPr>
                <w:b/>
              </w:rPr>
              <w:t>&lt;attempt&gt;</w:t>
            </w:r>
            <w:r w:rsidRPr="00794639">
              <w:tab/>
              <w:t>Current attempt of bringing up of PDP connection</w:t>
            </w:r>
          </w:p>
          <w:p w14:paraId="335F163C" w14:textId="77777777" w:rsidR="00E93456" w:rsidRPr="00794639" w:rsidRDefault="00E93456" w:rsidP="009E30CD">
            <w:pPr>
              <w:pStyle w:val="TableBody"/>
            </w:pPr>
          </w:p>
          <w:p w14:paraId="61E4C9F2" w14:textId="77777777" w:rsidR="00E93456" w:rsidRPr="00794639" w:rsidRDefault="00E93456" w:rsidP="009E30CD">
            <w:pPr>
              <w:pStyle w:val="TableBody"/>
            </w:pPr>
            <w:r w:rsidRPr="00794639">
              <w:rPr>
                <w:b/>
              </w:rPr>
              <w:t>&lt;nbtrial&gt;</w:t>
            </w:r>
            <w:r w:rsidRPr="00794639">
              <w:tab/>
              <w:t xml:space="preserve">Refer to </w:t>
            </w:r>
            <w:r w:rsidRPr="00794639">
              <w:rPr>
                <w:rStyle w:val="Code"/>
              </w:rPr>
              <w:t>+KCNXTIMER</w:t>
            </w:r>
          </w:p>
          <w:p w14:paraId="21243410" w14:textId="77777777" w:rsidR="00E93456" w:rsidRPr="00794639" w:rsidRDefault="00E93456" w:rsidP="009E30CD">
            <w:pPr>
              <w:pStyle w:val="TableBody"/>
            </w:pPr>
          </w:p>
          <w:p w14:paraId="04EE19EA" w14:textId="77777777" w:rsidR="00E93456" w:rsidRPr="00794639" w:rsidRDefault="00E93456" w:rsidP="009E30CD">
            <w:pPr>
              <w:pStyle w:val="TableBody"/>
            </w:pPr>
            <w:r w:rsidRPr="00794639">
              <w:rPr>
                <w:b/>
              </w:rPr>
              <w:t>&lt;idletime&gt;</w:t>
            </w:r>
            <w:r w:rsidRPr="00794639">
              <w:tab/>
              <w:t xml:space="preserve">Refer to </w:t>
            </w:r>
            <w:r w:rsidRPr="00794639">
              <w:rPr>
                <w:rStyle w:val="Code"/>
              </w:rPr>
              <w:t>+KCNXTIMER</w:t>
            </w:r>
          </w:p>
        </w:tc>
      </w:tr>
      <w:tr w:rsidR="00E93456" w:rsidRPr="00794639" w14:paraId="2E95A0C6" w14:textId="77777777" w:rsidTr="00953CD3">
        <w:tc>
          <w:tcPr>
            <w:tcW w:w="1707" w:type="dxa"/>
          </w:tcPr>
          <w:p w14:paraId="0492AB82" w14:textId="2C854E76" w:rsidR="00E93456" w:rsidRPr="00794639" w:rsidRDefault="00E93456" w:rsidP="009E30CD">
            <w:pPr>
              <w:pStyle w:val="TableBody"/>
            </w:pPr>
            <w:r w:rsidRPr="00794639">
              <w:rPr>
                <w:u w:val="single"/>
              </w:rPr>
              <w:t>Reference</w:t>
            </w:r>
          </w:p>
        </w:tc>
        <w:tc>
          <w:tcPr>
            <w:tcW w:w="7290" w:type="dxa"/>
          </w:tcPr>
          <w:p w14:paraId="09CA3D12" w14:textId="44A525A8" w:rsidR="00E93456" w:rsidRPr="00794639" w:rsidRDefault="00033AE1" w:rsidP="009E30CD">
            <w:pPr>
              <w:pStyle w:val="TableBody"/>
            </w:pPr>
            <w:r w:rsidRPr="00794639">
              <w:t>Sierra Wireless Proprietary</w:t>
            </w:r>
          </w:p>
        </w:tc>
      </w:tr>
    </w:tbl>
    <w:p w14:paraId="3D459F7A" w14:textId="77777777" w:rsidR="00E93456" w:rsidRPr="00794639" w:rsidRDefault="00E93456" w:rsidP="00E93456">
      <w:pPr>
        <w:pStyle w:val="Heading3"/>
      </w:pPr>
      <w:bookmarkStart w:id="8012" w:name="_Ref518400797"/>
      <w:bookmarkStart w:id="8013" w:name="_Toc531700992"/>
      <w:r w:rsidRPr="00794639">
        <w:lastRenderedPageBreak/>
        <w:t>+KCNXUP Command: Bring the PDP Connection Up</w:t>
      </w:r>
      <w:bookmarkEnd w:id="8012"/>
      <w:bookmarkEnd w:id="8013"/>
    </w:p>
    <w:tbl>
      <w:tblPr>
        <w:tblStyle w:val="TableSWIleft"/>
        <w:tblW w:w="8997" w:type="dxa"/>
        <w:tblLayout w:type="fixed"/>
        <w:tblLook w:val="04A0" w:firstRow="1" w:lastRow="0" w:firstColumn="1" w:lastColumn="0" w:noHBand="0" w:noVBand="1"/>
      </w:tblPr>
      <w:tblGrid>
        <w:gridCol w:w="1707"/>
        <w:gridCol w:w="7290"/>
      </w:tblGrid>
      <w:tr w:rsidR="00E93456" w:rsidRPr="00794639" w14:paraId="34C666B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303D31A" w14:textId="0FF54CB8" w:rsidR="00E93456" w:rsidRPr="00794639" w:rsidRDefault="00E93456">
            <w:pPr>
              <w:pStyle w:val="TableRowHead"/>
              <w:spacing w:before="144" w:after="144"/>
              <w:rPr>
                <w:rFonts w:cs="Arial"/>
                <w:bCs w:val="0"/>
              </w:rPr>
            </w:pPr>
            <w:r w:rsidRPr="00794639">
              <w:t>HL78</w:t>
            </w:r>
            <w:r w:rsidR="0015224B" w:rsidRPr="00794639">
              <w:t>00</w:t>
            </w:r>
          </w:p>
        </w:tc>
      </w:tr>
      <w:tr w:rsidR="00E93456" w:rsidRPr="00794639" w14:paraId="2AA97FC3" w14:textId="77777777" w:rsidTr="00953CD3">
        <w:tc>
          <w:tcPr>
            <w:tcW w:w="1707" w:type="dxa"/>
          </w:tcPr>
          <w:p w14:paraId="3A600F6B" w14:textId="77777777" w:rsidR="00E93456" w:rsidRPr="00794639" w:rsidRDefault="00E93456" w:rsidP="009E30CD">
            <w:pPr>
              <w:pStyle w:val="TableBody"/>
            </w:pPr>
            <w:r w:rsidRPr="00794639">
              <w:rPr>
                <w:i/>
              </w:rPr>
              <w:t>Test command</w:t>
            </w:r>
          </w:p>
          <w:p w14:paraId="123C3C8A" w14:textId="77777777" w:rsidR="00E93456" w:rsidRPr="00794639" w:rsidRDefault="00E93456" w:rsidP="009E30CD">
            <w:pPr>
              <w:pStyle w:val="TableBody"/>
            </w:pPr>
          </w:p>
          <w:p w14:paraId="2BEB243E" w14:textId="77777777" w:rsidR="00E93456" w:rsidRPr="00794639" w:rsidRDefault="00E93456" w:rsidP="009E30CD">
            <w:pPr>
              <w:pStyle w:val="TableBody"/>
            </w:pPr>
            <w:r w:rsidRPr="00794639">
              <w:rPr>
                <w:u w:val="single"/>
              </w:rPr>
              <w:t>Syntax</w:t>
            </w:r>
          </w:p>
          <w:p w14:paraId="76DA3B82" w14:textId="77777777" w:rsidR="00E93456" w:rsidRPr="00794639" w:rsidRDefault="00E93456" w:rsidP="009E30CD">
            <w:pPr>
              <w:pStyle w:val="TableBody"/>
              <w:rPr>
                <w:b/>
              </w:rPr>
            </w:pPr>
            <w:r w:rsidRPr="00794639">
              <w:rPr>
                <w:b/>
              </w:rPr>
              <w:t>AT+KCNXUP=?</w:t>
            </w:r>
          </w:p>
        </w:tc>
        <w:tc>
          <w:tcPr>
            <w:tcW w:w="7290" w:type="dxa"/>
          </w:tcPr>
          <w:p w14:paraId="2D29D407" w14:textId="77777777" w:rsidR="00E93456" w:rsidRPr="00794639" w:rsidRDefault="00E93456" w:rsidP="009E30CD">
            <w:pPr>
              <w:pStyle w:val="TableBody"/>
              <w:rPr>
                <w:u w:val="single"/>
              </w:rPr>
            </w:pPr>
          </w:p>
          <w:p w14:paraId="38B7D64D" w14:textId="77777777" w:rsidR="00E93456" w:rsidRPr="00794639" w:rsidRDefault="00E93456" w:rsidP="009E30CD">
            <w:pPr>
              <w:pStyle w:val="TableBody"/>
              <w:rPr>
                <w:u w:val="single"/>
              </w:rPr>
            </w:pPr>
          </w:p>
          <w:p w14:paraId="7FA525EE" w14:textId="77777777" w:rsidR="00E93456" w:rsidRPr="00794639" w:rsidRDefault="00E93456" w:rsidP="009E30CD">
            <w:pPr>
              <w:pStyle w:val="TableBody"/>
            </w:pPr>
            <w:r w:rsidRPr="00794639">
              <w:rPr>
                <w:u w:val="single"/>
              </w:rPr>
              <w:t>Response</w:t>
            </w:r>
          </w:p>
          <w:p w14:paraId="7DAD131E" w14:textId="77777777" w:rsidR="00E93456" w:rsidRPr="00794639" w:rsidRDefault="00E93456" w:rsidP="009E30CD">
            <w:pPr>
              <w:pStyle w:val="TableBody"/>
              <w:keepNext/>
            </w:pPr>
            <w:r w:rsidRPr="00794639">
              <w:rPr>
                <w:b/>
              </w:rPr>
              <w:t>+KCNXUP:</w:t>
            </w:r>
            <w:r w:rsidRPr="00794639">
              <w:t xml:space="preserve"> (list of possible </w:t>
            </w:r>
            <w:r w:rsidRPr="00794639">
              <w:rPr>
                <w:b/>
              </w:rPr>
              <w:t>&lt;cnx_cnf&gt;</w:t>
            </w:r>
            <w:r w:rsidRPr="00794639">
              <w:t>s)</w:t>
            </w:r>
          </w:p>
          <w:p w14:paraId="73C3693F" w14:textId="77777777" w:rsidR="00E93456" w:rsidRPr="00794639" w:rsidRDefault="00E93456" w:rsidP="009E30CD">
            <w:pPr>
              <w:pStyle w:val="TableBody"/>
            </w:pPr>
            <w:r w:rsidRPr="00794639">
              <w:rPr>
                <w:b/>
              </w:rPr>
              <w:t>OK</w:t>
            </w:r>
          </w:p>
        </w:tc>
      </w:tr>
      <w:tr w:rsidR="00E93456" w:rsidRPr="00794639" w14:paraId="0A302947" w14:textId="77777777" w:rsidTr="00953CD3">
        <w:tc>
          <w:tcPr>
            <w:tcW w:w="1707" w:type="dxa"/>
          </w:tcPr>
          <w:p w14:paraId="439728A4" w14:textId="77777777" w:rsidR="00E93456" w:rsidRPr="00794639" w:rsidRDefault="00E93456" w:rsidP="009E30CD">
            <w:pPr>
              <w:pStyle w:val="TableBody"/>
              <w:rPr>
                <w:i/>
              </w:rPr>
            </w:pPr>
            <w:r w:rsidRPr="00794639">
              <w:rPr>
                <w:i/>
              </w:rPr>
              <w:t>Write command</w:t>
            </w:r>
          </w:p>
          <w:p w14:paraId="18FEFC63" w14:textId="77777777" w:rsidR="00E93456" w:rsidRPr="00794639" w:rsidRDefault="00E93456" w:rsidP="009E30CD">
            <w:pPr>
              <w:pStyle w:val="TableBody"/>
            </w:pPr>
          </w:p>
          <w:p w14:paraId="09252F85" w14:textId="77777777" w:rsidR="00E93456" w:rsidRPr="00794639" w:rsidRDefault="00E93456" w:rsidP="009E30CD">
            <w:pPr>
              <w:pStyle w:val="TableBody"/>
              <w:rPr>
                <w:u w:val="single"/>
              </w:rPr>
            </w:pPr>
            <w:r w:rsidRPr="00794639">
              <w:rPr>
                <w:u w:val="single"/>
              </w:rPr>
              <w:t>Syntax</w:t>
            </w:r>
          </w:p>
          <w:p w14:paraId="729CB4B7" w14:textId="77777777" w:rsidR="00E93456" w:rsidRPr="00794639" w:rsidRDefault="00E93456" w:rsidP="009E30CD">
            <w:pPr>
              <w:pStyle w:val="TableBody"/>
              <w:rPr>
                <w:b/>
                <w:lang w:eastAsia="zh-CN"/>
              </w:rPr>
            </w:pPr>
            <w:r w:rsidRPr="00794639">
              <w:rPr>
                <w:b/>
              </w:rPr>
              <w:t>AT+KCNXUP=</w:t>
            </w:r>
            <w:r w:rsidRPr="00794639">
              <w:rPr>
                <w:b/>
              </w:rPr>
              <w:br/>
              <w:t>&lt;cnx_cnf&gt;</w:t>
            </w:r>
          </w:p>
        </w:tc>
        <w:tc>
          <w:tcPr>
            <w:tcW w:w="7290" w:type="dxa"/>
          </w:tcPr>
          <w:p w14:paraId="00CDC18D" w14:textId="77777777" w:rsidR="00E93456" w:rsidRPr="00794639" w:rsidRDefault="00E93456" w:rsidP="009E30CD">
            <w:pPr>
              <w:pStyle w:val="TableBody"/>
              <w:rPr>
                <w:u w:val="single"/>
              </w:rPr>
            </w:pPr>
          </w:p>
          <w:p w14:paraId="7086F571" w14:textId="77777777" w:rsidR="00E93456" w:rsidRPr="00794639" w:rsidRDefault="00E93456" w:rsidP="009E30CD">
            <w:pPr>
              <w:pStyle w:val="TableBody"/>
              <w:rPr>
                <w:u w:val="single"/>
              </w:rPr>
            </w:pPr>
          </w:p>
          <w:p w14:paraId="0482EB3D" w14:textId="77777777" w:rsidR="00E93456" w:rsidRPr="00794639" w:rsidRDefault="00E93456" w:rsidP="009E30CD">
            <w:pPr>
              <w:pStyle w:val="TableBody"/>
              <w:rPr>
                <w:u w:val="single"/>
                <w:lang w:eastAsia="zh-CN"/>
              </w:rPr>
            </w:pPr>
            <w:r w:rsidRPr="00794639">
              <w:rPr>
                <w:u w:val="single"/>
              </w:rPr>
              <w:t>Response</w:t>
            </w:r>
          </w:p>
          <w:p w14:paraId="2D87337E" w14:textId="77777777" w:rsidR="00E93456" w:rsidRPr="00794639" w:rsidRDefault="00E93456" w:rsidP="009E30CD">
            <w:pPr>
              <w:pStyle w:val="TableBody"/>
              <w:rPr>
                <w:b/>
              </w:rPr>
            </w:pPr>
            <w:r w:rsidRPr="00794639">
              <w:rPr>
                <w:b/>
              </w:rPr>
              <w:t>OK</w:t>
            </w:r>
          </w:p>
          <w:p w14:paraId="36CF2252" w14:textId="77777777" w:rsidR="00E93456" w:rsidRPr="00794639" w:rsidRDefault="00E93456" w:rsidP="009E30CD">
            <w:pPr>
              <w:pStyle w:val="TableBody"/>
            </w:pPr>
          </w:p>
          <w:p w14:paraId="43646A72" w14:textId="77777777" w:rsidR="00E93456" w:rsidRPr="00794639" w:rsidRDefault="00E93456" w:rsidP="009E30CD">
            <w:pPr>
              <w:pStyle w:val="TableBody"/>
              <w:rPr>
                <w:u w:val="single"/>
                <w:lang w:eastAsia="zh-CN"/>
              </w:rPr>
            </w:pPr>
            <w:r w:rsidRPr="00794639">
              <w:rPr>
                <w:u w:val="single"/>
              </w:rPr>
              <w:t>Parameter</w:t>
            </w:r>
          </w:p>
          <w:p w14:paraId="7E547C44" w14:textId="5B53B733" w:rsidR="00E93456" w:rsidRPr="00794639" w:rsidRDefault="00E93456" w:rsidP="009E30CD">
            <w:pPr>
              <w:pStyle w:val="TableBody"/>
              <w:rPr>
                <w:u w:val="single"/>
              </w:rPr>
            </w:pPr>
            <w:r w:rsidRPr="00C43655">
              <w:rPr>
                <w:b/>
              </w:rPr>
              <w:t>&lt;cnx cnf&gt;</w:t>
            </w:r>
            <w:r w:rsidRPr="00AD6F9C">
              <w:tab/>
              <w:t>PDP context configuration</w:t>
            </w:r>
            <w:r w:rsidR="0015224B" w:rsidRPr="00CA77E1">
              <w:t xml:space="preserve">. </w:t>
            </w:r>
            <w:r w:rsidR="0015224B" w:rsidRPr="00794639">
              <w:rPr>
                <w:lang w:eastAsia="zh-CN"/>
              </w:rPr>
              <w:t>N</w:t>
            </w:r>
            <w:r w:rsidRPr="00794639">
              <w:rPr>
                <w:lang w:eastAsia="zh-CN"/>
              </w:rPr>
              <w:t>umeric parameter which specifies a</w:t>
            </w:r>
            <w:r w:rsidR="0015224B" w:rsidRPr="00794639">
              <w:rPr>
                <w:lang w:eastAsia="zh-CN"/>
              </w:rPr>
              <w:t xml:space="preserve"> </w:t>
            </w:r>
            <w:r w:rsidRPr="00794639">
              <w:rPr>
                <w:lang w:eastAsia="zh-CN"/>
              </w:rPr>
              <w:t>particular PDP context configuration</w:t>
            </w:r>
          </w:p>
        </w:tc>
      </w:tr>
      <w:tr w:rsidR="00E93456" w:rsidRPr="00794639" w14:paraId="31B71557" w14:textId="77777777" w:rsidTr="00953CD3">
        <w:tc>
          <w:tcPr>
            <w:tcW w:w="1707" w:type="dxa"/>
          </w:tcPr>
          <w:p w14:paraId="74AC43E9" w14:textId="77777777" w:rsidR="00E93456" w:rsidRPr="00794639" w:rsidRDefault="00E93456" w:rsidP="009E30CD">
            <w:pPr>
              <w:pStyle w:val="TableBody"/>
              <w:rPr>
                <w:u w:val="single"/>
              </w:rPr>
            </w:pPr>
            <w:r w:rsidRPr="00794639">
              <w:rPr>
                <w:u w:val="single"/>
              </w:rPr>
              <w:t>Reference</w:t>
            </w:r>
          </w:p>
          <w:p w14:paraId="0FB6278D" w14:textId="77777777" w:rsidR="00E93456" w:rsidRPr="00794639" w:rsidRDefault="00E93456" w:rsidP="009E30CD">
            <w:pPr>
              <w:pStyle w:val="TableBody"/>
              <w:rPr>
                <w:i/>
              </w:rPr>
            </w:pPr>
            <w:r w:rsidRPr="00794639">
              <w:t>Sierra Wireless Proprietary</w:t>
            </w:r>
          </w:p>
        </w:tc>
        <w:tc>
          <w:tcPr>
            <w:tcW w:w="7290" w:type="dxa"/>
          </w:tcPr>
          <w:p w14:paraId="5A1800E5" w14:textId="77777777" w:rsidR="00E93456" w:rsidRPr="00794639" w:rsidRDefault="00E93456" w:rsidP="009E30CD">
            <w:pPr>
              <w:pStyle w:val="TableBody"/>
            </w:pPr>
            <w:r w:rsidRPr="00794639">
              <w:rPr>
                <w:u w:val="single"/>
              </w:rPr>
              <w:t>Notes</w:t>
            </w:r>
          </w:p>
          <w:p w14:paraId="65E745A1" w14:textId="77777777" w:rsidR="00E93456" w:rsidRPr="00794639" w:rsidRDefault="00E93456" w:rsidP="009E30CD">
            <w:pPr>
              <w:pStyle w:val="TableBody"/>
              <w:numPr>
                <w:ilvl w:val="0"/>
                <w:numId w:val="93"/>
              </w:numPr>
            </w:pPr>
            <w:r w:rsidRPr="00794639">
              <w:t>This command activates the PDP context and reserves the activated PDP connection (i.e. keeps the PDP connection up even after the last session is closed).</w:t>
            </w:r>
          </w:p>
          <w:p w14:paraId="746715AA" w14:textId="77777777" w:rsidR="00E93456" w:rsidRPr="00794639" w:rsidRDefault="00E93456" w:rsidP="009E30CD">
            <w:pPr>
              <w:pStyle w:val="TableBody"/>
              <w:numPr>
                <w:ilvl w:val="0"/>
                <w:numId w:val="93"/>
              </w:numPr>
            </w:pPr>
            <w:r w:rsidRPr="00794639">
              <w:t xml:space="preserve">If this command is not used, the PDP context will be brought down after the last session is closed unless </w:t>
            </w:r>
            <w:r w:rsidRPr="00794639">
              <w:rPr>
                <w:rStyle w:val="Code"/>
              </w:rPr>
              <w:t>+KCNXDOWN</w:t>
            </w:r>
            <w:r w:rsidRPr="00794639">
              <w:t xml:space="preserve"> is used.</w:t>
            </w:r>
          </w:p>
        </w:tc>
      </w:tr>
    </w:tbl>
    <w:p w14:paraId="57BA8ABD" w14:textId="77777777" w:rsidR="00E93456" w:rsidRPr="00794639" w:rsidRDefault="00E93456" w:rsidP="00E93456">
      <w:pPr>
        <w:pStyle w:val="Heading3"/>
      </w:pPr>
      <w:bookmarkStart w:id="8014" w:name="_Ref518400802"/>
      <w:bookmarkStart w:id="8015" w:name="_Toc531700993"/>
      <w:r w:rsidRPr="00794639">
        <w:t>+KCNXDOWN Command: Bring the PDP Connection Down</w:t>
      </w:r>
      <w:bookmarkEnd w:id="8014"/>
      <w:bookmarkEnd w:id="8015"/>
    </w:p>
    <w:tbl>
      <w:tblPr>
        <w:tblStyle w:val="TableSWIleft"/>
        <w:tblW w:w="8997" w:type="dxa"/>
        <w:tblLayout w:type="fixed"/>
        <w:tblLook w:val="04A0" w:firstRow="1" w:lastRow="0" w:firstColumn="1" w:lastColumn="0" w:noHBand="0" w:noVBand="1"/>
      </w:tblPr>
      <w:tblGrid>
        <w:gridCol w:w="1707"/>
        <w:gridCol w:w="7290"/>
      </w:tblGrid>
      <w:tr w:rsidR="00E93456" w:rsidRPr="00794639" w14:paraId="25377333"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A695039" w14:textId="35A811A5" w:rsidR="00E93456" w:rsidRPr="00794639" w:rsidRDefault="00E93456">
            <w:pPr>
              <w:pStyle w:val="TableRowHead"/>
              <w:spacing w:before="144" w:after="144"/>
              <w:rPr>
                <w:rFonts w:cs="Arial"/>
                <w:bCs w:val="0"/>
              </w:rPr>
            </w:pPr>
            <w:r w:rsidRPr="00794639">
              <w:t>HL78</w:t>
            </w:r>
            <w:r w:rsidR="0015224B" w:rsidRPr="00794639">
              <w:t>00</w:t>
            </w:r>
          </w:p>
        </w:tc>
      </w:tr>
      <w:tr w:rsidR="00E93456" w:rsidRPr="00794639" w14:paraId="3FB31A67" w14:textId="77777777" w:rsidTr="00953CD3">
        <w:tc>
          <w:tcPr>
            <w:tcW w:w="1707" w:type="dxa"/>
          </w:tcPr>
          <w:p w14:paraId="5B4B32DC" w14:textId="77777777" w:rsidR="00E93456" w:rsidRPr="00794639" w:rsidRDefault="00E93456" w:rsidP="009E30CD">
            <w:pPr>
              <w:pStyle w:val="TableBody"/>
            </w:pPr>
            <w:r w:rsidRPr="00794639">
              <w:rPr>
                <w:i/>
              </w:rPr>
              <w:t>Test command</w:t>
            </w:r>
          </w:p>
          <w:p w14:paraId="6EEAF8C3" w14:textId="77777777" w:rsidR="00E93456" w:rsidRPr="00794639" w:rsidRDefault="00E93456" w:rsidP="009E30CD">
            <w:pPr>
              <w:pStyle w:val="TableBody"/>
            </w:pPr>
          </w:p>
          <w:p w14:paraId="47563EAF" w14:textId="77777777" w:rsidR="00E93456" w:rsidRPr="00794639" w:rsidRDefault="00E93456" w:rsidP="009E30CD">
            <w:pPr>
              <w:pStyle w:val="TableBody"/>
            </w:pPr>
            <w:r w:rsidRPr="00794639">
              <w:rPr>
                <w:u w:val="single"/>
              </w:rPr>
              <w:t>Syntax</w:t>
            </w:r>
          </w:p>
          <w:p w14:paraId="52AFA480" w14:textId="77777777" w:rsidR="00E93456" w:rsidRPr="00794639" w:rsidRDefault="00E93456" w:rsidP="009E30CD">
            <w:pPr>
              <w:pStyle w:val="TableBody"/>
              <w:rPr>
                <w:b/>
              </w:rPr>
            </w:pPr>
            <w:r w:rsidRPr="00794639">
              <w:rPr>
                <w:b/>
              </w:rPr>
              <w:t>AT+KCNXDOWN=?</w:t>
            </w:r>
          </w:p>
        </w:tc>
        <w:tc>
          <w:tcPr>
            <w:tcW w:w="7290" w:type="dxa"/>
          </w:tcPr>
          <w:p w14:paraId="3746B60A" w14:textId="77777777" w:rsidR="00E93456" w:rsidRPr="00794639" w:rsidRDefault="00E93456" w:rsidP="009E30CD">
            <w:pPr>
              <w:pStyle w:val="TableBody"/>
              <w:rPr>
                <w:u w:val="single"/>
              </w:rPr>
            </w:pPr>
          </w:p>
          <w:p w14:paraId="2EC27AEB" w14:textId="77777777" w:rsidR="00E93456" w:rsidRPr="00794639" w:rsidRDefault="00E93456" w:rsidP="009E30CD">
            <w:pPr>
              <w:pStyle w:val="TableBody"/>
              <w:rPr>
                <w:u w:val="single"/>
              </w:rPr>
            </w:pPr>
          </w:p>
          <w:p w14:paraId="75F268AD" w14:textId="77777777" w:rsidR="00E93456" w:rsidRPr="00794639" w:rsidRDefault="00E93456" w:rsidP="009E30CD">
            <w:pPr>
              <w:pStyle w:val="TableBody"/>
            </w:pPr>
            <w:r w:rsidRPr="00794639">
              <w:rPr>
                <w:u w:val="single"/>
              </w:rPr>
              <w:t>Response</w:t>
            </w:r>
          </w:p>
          <w:p w14:paraId="6FA6B6D8" w14:textId="77777777" w:rsidR="00E93456" w:rsidRPr="00794639" w:rsidRDefault="00E93456" w:rsidP="009E30CD">
            <w:pPr>
              <w:pStyle w:val="TableBody"/>
            </w:pPr>
            <w:r w:rsidRPr="00794639">
              <w:rPr>
                <w:b/>
              </w:rPr>
              <w:t>+KCNXDOWN:</w:t>
            </w:r>
            <w:r w:rsidRPr="00794639">
              <w:t xml:space="preserve"> (list of possible </w:t>
            </w:r>
            <w:r w:rsidRPr="00794639">
              <w:rPr>
                <w:b/>
              </w:rPr>
              <w:t>&lt;cnx_cnf&gt;</w:t>
            </w:r>
            <w:r w:rsidRPr="00794639">
              <w:t xml:space="preserve">s),(list of possible </w:t>
            </w:r>
            <w:r w:rsidRPr="00794639">
              <w:rPr>
                <w:b/>
              </w:rPr>
              <w:t>&lt;mode&gt;</w:t>
            </w:r>
            <w:r w:rsidRPr="00794639">
              <w:t>s)</w:t>
            </w:r>
          </w:p>
          <w:p w14:paraId="69C1825D" w14:textId="77777777" w:rsidR="00E93456" w:rsidRPr="00794639" w:rsidRDefault="00E93456" w:rsidP="009E30CD">
            <w:pPr>
              <w:pStyle w:val="TableBody"/>
            </w:pPr>
            <w:r w:rsidRPr="00794639">
              <w:rPr>
                <w:b/>
              </w:rPr>
              <w:t>OK</w:t>
            </w:r>
          </w:p>
        </w:tc>
      </w:tr>
      <w:tr w:rsidR="00E93456" w:rsidRPr="00794639" w14:paraId="53271C3D" w14:textId="77777777" w:rsidTr="00953CD3">
        <w:tc>
          <w:tcPr>
            <w:tcW w:w="1707" w:type="dxa"/>
          </w:tcPr>
          <w:p w14:paraId="5508BB7B" w14:textId="77777777" w:rsidR="00E93456" w:rsidRPr="00794639" w:rsidRDefault="00E93456" w:rsidP="009E30CD">
            <w:pPr>
              <w:pStyle w:val="TableBody"/>
              <w:rPr>
                <w:i/>
              </w:rPr>
            </w:pPr>
            <w:r w:rsidRPr="00794639">
              <w:rPr>
                <w:i/>
              </w:rPr>
              <w:t>Write command</w:t>
            </w:r>
          </w:p>
          <w:p w14:paraId="4B0D4443" w14:textId="77777777" w:rsidR="00E93456" w:rsidRPr="00794639" w:rsidRDefault="00E93456" w:rsidP="009E30CD">
            <w:pPr>
              <w:pStyle w:val="TableBody"/>
            </w:pPr>
          </w:p>
          <w:p w14:paraId="57008B5D" w14:textId="77777777" w:rsidR="00E93456" w:rsidRPr="00794639" w:rsidRDefault="00E93456" w:rsidP="009E30CD">
            <w:pPr>
              <w:pStyle w:val="TableBody"/>
              <w:rPr>
                <w:u w:val="single"/>
              </w:rPr>
            </w:pPr>
            <w:r w:rsidRPr="00794639">
              <w:rPr>
                <w:u w:val="single"/>
              </w:rPr>
              <w:t>Syntax</w:t>
            </w:r>
          </w:p>
          <w:p w14:paraId="4AEF647F" w14:textId="77777777" w:rsidR="00E93456" w:rsidRPr="00794639" w:rsidRDefault="00E93456" w:rsidP="009E30CD">
            <w:pPr>
              <w:pStyle w:val="TableBody"/>
              <w:rPr>
                <w:b/>
                <w:lang w:eastAsia="zh-CN"/>
              </w:rPr>
            </w:pPr>
            <w:r w:rsidRPr="00794639">
              <w:rPr>
                <w:b/>
              </w:rPr>
              <w:t>AT+KCNXDOWN=&lt;cnx_cnf&gt;</w:t>
            </w:r>
            <w:r w:rsidRPr="00794639">
              <w:rPr>
                <w:b/>
              </w:rPr>
              <w:br/>
              <w:t>[,&lt;mode&gt;]</w:t>
            </w:r>
          </w:p>
        </w:tc>
        <w:tc>
          <w:tcPr>
            <w:tcW w:w="7290" w:type="dxa"/>
          </w:tcPr>
          <w:p w14:paraId="5CEF43B0" w14:textId="77777777" w:rsidR="00E93456" w:rsidRPr="00794639" w:rsidRDefault="00E93456" w:rsidP="009E30CD">
            <w:pPr>
              <w:pStyle w:val="TableBody"/>
              <w:rPr>
                <w:u w:val="single"/>
              </w:rPr>
            </w:pPr>
          </w:p>
          <w:p w14:paraId="620491D3" w14:textId="77777777" w:rsidR="00E93456" w:rsidRPr="00794639" w:rsidRDefault="00E93456" w:rsidP="009E30CD">
            <w:pPr>
              <w:pStyle w:val="TableBody"/>
              <w:rPr>
                <w:u w:val="single"/>
              </w:rPr>
            </w:pPr>
          </w:p>
          <w:p w14:paraId="645B3227" w14:textId="77777777" w:rsidR="00E93456" w:rsidRPr="00794639" w:rsidRDefault="00E93456" w:rsidP="009E30CD">
            <w:pPr>
              <w:pStyle w:val="TableBody"/>
              <w:rPr>
                <w:u w:val="single"/>
                <w:lang w:eastAsia="zh-CN"/>
              </w:rPr>
            </w:pPr>
            <w:r w:rsidRPr="00794639">
              <w:rPr>
                <w:u w:val="single"/>
              </w:rPr>
              <w:t>Response</w:t>
            </w:r>
          </w:p>
          <w:p w14:paraId="199FEE98" w14:textId="77777777" w:rsidR="00E93456" w:rsidRPr="00794639" w:rsidRDefault="00E93456" w:rsidP="009E30CD">
            <w:pPr>
              <w:pStyle w:val="TableBody"/>
              <w:rPr>
                <w:b/>
              </w:rPr>
            </w:pPr>
            <w:r w:rsidRPr="00794639">
              <w:rPr>
                <w:b/>
              </w:rPr>
              <w:t>OK</w:t>
            </w:r>
          </w:p>
          <w:p w14:paraId="2790EA54" w14:textId="77777777" w:rsidR="00E93456" w:rsidRPr="00794639" w:rsidRDefault="00E93456" w:rsidP="009E30CD">
            <w:pPr>
              <w:pStyle w:val="TableBody"/>
            </w:pPr>
          </w:p>
          <w:p w14:paraId="7D7A5953" w14:textId="77777777" w:rsidR="00E93456" w:rsidRPr="00794639" w:rsidRDefault="00E93456" w:rsidP="009E30CD">
            <w:pPr>
              <w:pStyle w:val="TableBody"/>
              <w:rPr>
                <w:u w:val="single"/>
                <w:lang w:eastAsia="zh-CN"/>
              </w:rPr>
            </w:pPr>
            <w:r w:rsidRPr="00794639">
              <w:rPr>
                <w:u w:val="single"/>
              </w:rPr>
              <w:t>Parameters</w:t>
            </w:r>
          </w:p>
          <w:p w14:paraId="59C1C9ED" w14:textId="3A560C22" w:rsidR="00E93456" w:rsidRPr="00794639" w:rsidRDefault="00E93456" w:rsidP="009E30CD">
            <w:pPr>
              <w:pStyle w:val="TableBody"/>
              <w:rPr>
                <w:lang w:eastAsia="zh-CN"/>
              </w:rPr>
            </w:pPr>
            <w:r w:rsidRPr="00C43655">
              <w:rPr>
                <w:b/>
              </w:rPr>
              <w:t>&lt;cnx cnf&gt;</w:t>
            </w:r>
            <w:r w:rsidRPr="00AD6F9C">
              <w:tab/>
              <w:t>PDP context conf</w:t>
            </w:r>
            <w:r w:rsidRPr="00CA77E1">
              <w:t>iguration</w:t>
            </w:r>
            <w:r w:rsidR="0015224B" w:rsidRPr="00CA77E1">
              <w:t>.</w:t>
            </w:r>
            <w:r w:rsidRPr="00CA77E1">
              <w:t xml:space="preserve"> </w:t>
            </w:r>
            <w:r w:rsidR="0015224B" w:rsidRPr="00794639">
              <w:rPr>
                <w:lang w:eastAsia="zh-CN"/>
              </w:rPr>
              <w:t>N</w:t>
            </w:r>
            <w:r w:rsidRPr="00794639">
              <w:rPr>
                <w:lang w:eastAsia="zh-CN"/>
              </w:rPr>
              <w:t>umeric parameter which specifies a particular PDP context configuration</w:t>
            </w:r>
          </w:p>
          <w:p w14:paraId="7A6C5DD7" w14:textId="77777777" w:rsidR="00E93456" w:rsidRPr="00794639" w:rsidRDefault="00E93456" w:rsidP="009E30CD">
            <w:pPr>
              <w:pStyle w:val="TableBody"/>
              <w:rPr>
                <w:lang w:eastAsia="zh-CN"/>
              </w:rPr>
            </w:pPr>
          </w:p>
          <w:p w14:paraId="2A58EBA8" w14:textId="121C49FF" w:rsidR="00E93456" w:rsidRPr="00794639" w:rsidRDefault="00E93456" w:rsidP="009E30CD">
            <w:pPr>
              <w:pStyle w:val="TableBody"/>
              <w:rPr>
                <w:lang w:eastAsia="zh-CN"/>
              </w:rPr>
            </w:pPr>
            <w:r w:rsidRPr="00794639">
              <w:rPr>
                <w:b/>
                <w:lang w:eastAsia="zh-CN"/>
              </w:rPr>
              <w:t>&lt;mode&gt;</w:t>
            </w:r>
            <w:r w:rsidRPr="00794639">
              <w:rPr>
                <w:lang w:eastAsia="zh-CN"/>
              </w:rPr>
              <w:tab/>
              <w:t>0</w:t>
            </w:r>
            <w:r w:rsidRPr="00794639">
              <w:rPr>
                <w:lang w:eastAsia="zh-CN"/>
              </w:rPr>
              <w:tab/>
              <w:t xml:space="preserve">Cancels the reservation of the activated PDP connection previously </w:t>
            </w:r>
            <w:r w:rsidRPr="00794639">
              <w:rPr>
                <w:lang w:eastAsia="zh-CN"/>
              </w:rPr>
              <w:tab/>
            </w:r>
            <w:r w:rsidRPr="00794639">
              <w:rPr>
                <w:lang w:eastAsia="zh-CN"/>
              </w:rPr>
              <w:tab/>
            </w:r>
            <w:r w:rsidRPr="00794639">
              <w:rPr>
                <w:lang w:eastAsia="zh-CN"/>
              </w:rPr>
              <w:tab/>
              <w:t xml:space="preserve">configured by </w:t>
            </w:r>
            <w:r w:rsidRPr="00794639">
              <w:rPr>
                <w:rStyle w:val="Code"/>
              </w:rPr>
              <w:t>+KCNXUP</w:t>
            </w:r>
          </w:p>
          <w:p w14:paraId="30554AE6" w14:textId="624F86B7" w:rsidR="00E93456" w:rsidRPr="00794639" w:rsidRDefault="00E93456" w:rsidP="009E30CD">
            <w:pPr>
              <w:pStyle w:val="TableBody"/>
              <w:rPr>
                <w:u w:val="single"/>
              </w:rPr>
            </w:pPr>
            <w:r w:rsidRPr="00794639">
              <w:rPr>
                <w:lang w:eastAsia="zh-CN"/>
              </w:rPr>
              <w:tab/>
            </w:r>
            <w:r w:rsidRPr="00794639">
              <w:rPr>
                <w:lang w:eastAsia="zh-CN"/>
              </w:rPr>
              <w:tab/>
              <w:t>1</w:t>
            </w:r>
            <w:r w:rsidRPr="00794639">
              <w:rPr>
                <w:lang w:eastAsia="zh-CN"/>
              </w:rPr>
              <w:tab/>
              <w:t xml:space="preserve">Similar to 0, but deactivates the PDP connection even if the active </w:t>
            </w:r>
            <w:r w:rsidRPr="00794639">
              <w:rPr>
                <w:lang w:eastAsia="zh-CN"/>
              </w:rPr>
              <w:tab/>
            </w:r>
            <w:r w:rsidRPr="00794639">
              <w:rPr>
                <w:lang w:eastAsia="zh-CN"/>
              </w:rPr>
              <w:tab/>
            </w:r>
            <w:r w:rsidRPr="00794639">
              <w:rPr>
                <w:lang w:eastAsia="zh-CN"/>
              </w:rPr>
              <w:tab/>
              <w:t>session exists</w:t>
            </w:r>
          </w:p>
        </w:tc>
      </w:tr>
      <w:tr w:rsidR="00E93456" w:rsidRPr="00794639" w14:paraId="5FFEF222" w14:textId="77777777" w:rsidTr="00953CD3">
        <w:tc>
          <w:tcPr>
            <w:tcW w:w="1707" w:type="dxa"/>
          </w:tcPr>
          <w:p w14:paraId="46EAA7F6" w14:textId="0EE634F9" w:rsidR="00E93456" w:rsidRPr="00794639" w:rsidRDefault="00E93456" w:rsidP="009E30CD">
            <w:pPr>
              <w:pStyle w:val="TableBody"/>
              <w:rPr>
                <w:i/>
              </w:rPr>
            </w:pPr>
            <w:r w:rsidRPr="00794639">
              <w:rPr>
                <w:u w:val="single"/>
              </w:rPr>
              <w:t>Reference</w:t>
            </w:r>
          </w:p>
        </w:tc>
        <w:tc>
          <w:tcPr>
            <w:tcW w:w="7290" w:type="dxa"/>
          </w:tcPr>
          <w:p w14:paraId="333A55EB" w14:textId="36218A9C" w:rsidR="00E93456" w:rsidRPr="00794639" w:rsidRDefault="00033AE1" w:rsidP="009E30CD">
            <w:pPr>
              <w:pStyle w:val="TableBody"/>
            </w:pPr>
            <w:r w:rsidRPr="00794639">
              <w:t>Sierra Wireless Proprietary</w:t>
            </w:r>
          </w:p>
        </w:tc>
      </w:tr>
    </w:tbl>
    <w:p w14:paraId="529BF36B" w14:textId="77777777" w:rsidR="00E93456" w:rsidRPr="00794639" w:rsidRDefault="00E93456" w:rsidP="00E93456">
      <w:pPr>
        <w:pStyle w:val="Heading2"/>
      </w:pPr>
      <w:bookmarkStart w:id="8016" w:name="_Toc531700994"/>
      <w:r w:rsidRPr="00794639">
        <w:lastRenderedPageBreak/>
        <w:t>Common Configuration</w:t>
      </w:r>
      <w:bookmarkEnd w:id="8016"/>
    </w:p>
    <w:p w14:paraId="43D62D62" w14:textId="77777777" w:rsidR="00E93456" w:rsidRPr="00794639" w:rsidRDefault="00E93456" w:rsidP="00E93456">
      <w:pPr>
        <w:pStyle w:val="Heading3"/>
      </w:pPr>
      <w:bookmarkStart w:id="8017" w:name="_Ref518400805"/>
      <w:bookmarkStart w:id="8018" w:name="_Toc531700995"/>
      <w:r w:rsidRPr="00794639">
        <w:t>+KPATTERN Command: Custom End of Data Pattern</w:t>
      </w:r>
      <w:bookmarkEnd w:id="8017"/>
      <w:bookmarkEnd w:id="8018"/>
    </w:p>
    <w:tbl>
      <w:tblPr>
        <w:tblStyle w:val="TableSWIleft"/>
        <w:tblW w:w="8997" w:type="dxa"/>
        <w:tblLayout w:type="fixed"/>
        <w:tblLook w:val="04A0" w:firstRow="1" w:lastRow="0" w:firstColumn="1" w:lastColumn="0" w:noHBand="0" w:noVBand="1"/>
      </w:tblPr>
      <w:tblGrid>
        <w:gridCol w:w="1707"/>
        <w:gridCol w:w="7290"/>
      </w:tblGrid>
      <w:tr w:rsidR="00E93456" w:rsidRPr="00794639" w14:paraId="7E0AEF6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A97D675" w14:textId="1FEFF479" w:rsidR="00E93456" w:rsidRPr="00794639" w:rsidRDefault="00E93456">
            <w:pPr>
              <w:pStyle w:val="TableRowHead"/>
              <w:spacing w:before="144" w:after="144"/>
              <w:rPr>
                <w:rFonts w:cs="Arial"/>
              </w:rPr>
            </w:pPr>
            <w:r w:rsidRPr="00794639">
              <w:t>HL78</w:t>
            </w:r>
            <w:r w:rsidR="0015224B" w:rsidRPr="00794639">
              <w:t>00</w:t>
            </w:r>
          </w:p>
        </w:tc>
      </w:tr>
      <w:tr w:rsidR="00E93456" w:rsidRPr="00794639" w14:paraId="6C891A87" w14:textId="77777777" w:rsidTr="00953CD3">
        <w:tc>
          <w:tcPr>
            <w:tcW w:w="1707" w:type="dxa"/>
          </w:tcPr>
          <w:p w14:paraId="048F9618" w14:textId="77777777" w:rsidR="00E93456" w:rsidRPr="00794639" w:rsidRDefault="00E93456" w:rsidP="009E30CD">
            <w:pPr>
              <w:pStyle w:val="TableBody"/>
            </w:pPr>
            <w:r w:rsidRPr="00794639">
              <w:rPr>
                <w:i/>
              </w:rPr>
              <w:t>Test command</w:t>
            </w:r>
          </w:p>
          <w:p w14:paraId="137DCF71" w14:textId="77777777" w:rsidR="00E93456" w:rsidRPr="00794639" w:rsidRDefault="00E93456" w:rsidP="009E30CD">
            <w:pPr>
              <w:pStyle w:val="TableBody"/>
            </w:pPr>
          </w:p>
          <w:p w14:paraId="5C8BE8C8" w14:textId="77777777" w:rsidR="00E93456" w:rsidRPr="00794639" w:rsidRDefault="00E93456" w:rsidP="009E30CD">
            <w:pPr>
              <w:pStyle w:val="TableBody"/>
            </w:pPr>
            <w:r w:rsidRPr="00794639">
              <w:rPr>
                <w:u w:val="single"/>
              </w:rPr>
              <w:t>Syntax</w:t>
            </w:r>
          </w:p>
          <w:p w14:paraId="7E6E2C79" w14:textId="77777777" w:rsidR="00E93456" w:rsidRPr="00794639" w:rsidRDefault="00E93456" w:rsidP="009E30CD">
            <w:pPr>
              <w:pStyle w:val="TableBody"/>
              <w:rPr>
                <w:b/>
              </w:rPr>
            </w:pPr>
            <w:r w:rsidRPr="00794639">
              <w:rPr>
                <w:b/>
              </w:rPr>
              <w:t>AT+KPATTERN</w:t>
            </w:r>
            <w:r w:rsidRPr="00794639">
              <w:rPr>
                <w:b/>
              </w:rPr>
              <w:br/>
              <w:t>=?</w:t>
            </w:r>
          </w:p>
        </w:tc>
        <w:tc>
          <w:tcPr>
            <w:tcW w:w="7290" w:type="dxa"/>
          </w:tcPr>
          <w:p w14:paraId="63AD2CC5" w14:textId="77777777" w:rsidR="00E93456" w:rsidRPr="00794639" w:rsidRDefault="00E93456" w:rsidP="009E30CD">
            <w:pPr>
              <w:pStyle w:val="TableBody"/>
              <w:rPr>
                <w:u w:val="single"/>
              </w:rPr>
            </w:pPr>
          </w:p>
          <w:p w14:paraId="059B6380" w14:textId="77777777" w:rsidR="00E93456" w:rsidRPr="00794639" w:rsidRDefault="00E93456" w:rsidP="009E30CD">
            <w:pPr>
              <w:pStyle w:val="TableBody"/>
              <w:rPr>
                <w:u w:val="single"/>
              </w:rPr>
            </w:pPr>
          </w:p>
          <w:p w14:paraId="3544E87D" w14:textId="77777777" w:rsidR="00E93456" w:rsidRPr="00794639" w:rsidRDefault="00E93456" w:rsidP="009E30CD">
            <w:pPr>
              <w:pStyle w:val="TableBody"/>
            </w:pPr>
            <w:r w:rsidRPr="00794639">
              <w:rPr>
                <w:u w:val="single"/>
              </w:rPr>
              <w:t>Response</w:t>
            </w:r>
          </w:p>
          <w:p w14:paraId="2F97C5B9" w14:textId="77777777" w:rsidR="00E93456" w:rsidRPr="00794639" w:rsidRDefault="00E93456" w:rsidP="009E30CD">
            <w:pPr>
              <w:pStyle w:val="TableBody"/>
              <w:rPr>
                <w:b/>
              </w:rPr>
            </w:pPr>
            <w:r w:rsidRPr="00794639">
              <w:rPr>
                <w:b/>
              </w:rPr>
              <w:t>OK</w:t>
            </w:r>
          </w:p>
        </w:tc>
      </w:tr>
      <w:tr w:rsidR="00E93456" w:rsidRPr="00794639" w14:paraId="0BAB0990" w14:textId="77777777" w:rsidTr="00953CD3">
        <w:tc>
          <w:tcPr>
            <w:tcW w:w="1707" w:type="dxa"/>
          </w:tcPr>
          <w:p w14:paraId="62CBA274" w14:textId="77777777" w:rsidR="00E93456" w:rsidRPr="00794639" w:rsidRDefault="00E93456" w:rsidP="009E30CD">
            <w:pPr>
              <w:pStyle w:val="TableBody"/>
              <w:rPr>
                <w:i/>
              </w:rPr>
            </w:pPr>
            <w:r w:rsidRPr="00794639">
              <w:rPr>
                <w:i/>
              </w:rPr>
              <w:t>Read command</w:t>
            </w:r>
          </w:p>
          <w:p w14:paraId="39242E42" w14:textId="77777777" w:rsidR="00E93456" w:rsidRPr="00794639" w:rsidRDefault="00E93456" w:rsidP="009E30CD">
            <w:pPr>
              <w:pStyle w:val="TableBody"/>
            </w:pPr>
          </w:p>
          <w:p w14:paraId="3C0F65F4" w14:textId="77777777" w:rsidR="00E93456" w:rsidRPr="00794639" w:rsidRDefault="00E93456" w:rsidP="009E30CD">
            <w:pPr>
              <w:pStyle w:val="TableBody"/>
              <w:rPr>
                <w:u w:val="single"/>
              </w:rPr>
            </w:pPr>
            <w:r w:rsidRPr="00794639">
              <w:rPr>
                <w:u w:val="single"/>
              </w:rPr>
              <w:t>Syntax</w:t>
            </w:r>
          </w:p>
          <w:p w14:paraId="35C72286" w14:textId="77777777" w:rsidR="00E93456" w:rsidRPr="00794639" w:rsidRDefault="00E93456" w:rsidP="009E30CD">
            <w:pPr>
              <w:pStyle w:val="TableBody"/>
              <w:rPr>
                <w:b/>
              </w:rPr>
            </w:pPr>
            <w:r w:rsidRPr="00794639">
              <w:rPr>
                <w:b/>
              </w:rPr>
              <w:t>AT+KPATTERN?</w:t>
            </w:r>
          </w:p>
        </w:tc>
        <w:tc>
          <w:tcPr>
            <w:tcW w:w="7290" w:type="dxa"/>
          </w:tcPr>
          <w:p w14:paraId="33844333" w14:textId="77777777" w:rsidR="00E93456" w:rsidRPr="00794639" w:rsidRDefault="00E93456" w:rsidP="009E30CD">
            <w:pPr>
              <w:pStyle w:val="TableBody"/>
              <w:rPr>
                <w:u w:val="single"/>
              </w:rPr>
            </w:pPr>
          </w:p>
          <w:p w14:paraId="7412D12B" w14:textId="77777777" w:rsidR="00E93456" w:rsidRPr="00794639" w:rsidRDefault="00E93456" w:rsidP="009E30CD">
            <w:pPr>
              <w:pStyle w:val="TableBody"/>
              <w:rPr>
                <w:u w:val="single"/>
              </w:rPr>
            </w:pPr>
          </w:p>
          <w:p w14:paraId="10EF5011" w14:textId="77777777" w:rsidR="00E93456" w:rsidRPr="00794639" w:rsidRDefault="00E93456" w:rsidP="009E30CD">
            <w:pPr>
              <w:pStyle w:val="TableBody"/>
              <w:rPr>
                <w:u w:val="single"/>
              </w:rPr>
            </w:pPr>
            <w:r w:rsidRPr="00794639">
              <w:rPr>
                <w:u w:val="single"/>
              </w:rPr>
              <w:t>Response</w:t>
            </w:r>
          </w:p>
          <w:p w14:paraId="47DF4FF3" w14:textId="77777777" w:rsidR="00E93456" w:rsidRPr="00794639" w:rsidRDefault="00E93456" w:rsidP="009E30CD">
            <w:pPr>
              <w:pStyle w:val="TableBody"/>
              <w:rPr>
                <w:b/>
              </w:rPr>
            </w:pPr>
            <w:r w:rsidRPr="00794639">
              <w:rPr>
                <w:b/>
              </w:rPr>
              <w:t>+KPATTERN: &lt;EOF pattern&gt;</w:t>
            </w:r>
          </w:p>
          <w:p w14:paraId="5D0B0AD2" w14:textId="77777777" w:rsidR="00E93456" w:rsidRPr="00794639" w:rsidRDefault="00E93456" w:rsidP="009E30CD">
            <w:pPr>
              <w:pStyle w:val="TableBody"/>
            </w:pPr>
            <w:r w:rsidRPr="00794639">
              <w:rPr>
                <w:b/>
              </w:rPr>
              <w:t>OK</w:t>
            </w:r>
          </w:p>
        </w:tc>
      </w:tr>
      <w:tr w:rsidR="00E93456" w:rsidRPr="00794639" w14:paraId="22294876" w14:textId="77777777" w:rsidTr="00953CD3">
        <w:trPr>
          <w:cantSplit w:val="0"/>
        </w:trPr>
        <w:tc>
          <w:tcPr>
            <w:tcW w:w="1707" w:type="dxa"/>
          </w:tcPr>
          <w:p w14:paraId="3B9A82AC" w14:textId="77777777" w:rsidR="00E93456" w:rsidRPr="00794639" w:rsidRDefault="00E93456" w:rsidP="009E30CD">
            <w:pPr>
              <w:pStyle w:val="TableBody"/>
              <w:rPr>
                <w:i/>
              </w:rPr>
            </w:pPr>
            <w:r w:rsidRPr="00794639">
              <w:rPr>
                <w:i/>
              </w:rPr>
              <w:t>Write command</w:t>
            </w:r>
          </w:p>
          <w:p w14:paraId="3193E484" w14:textId="77777777" w:rsidR="00E93456" w:rsidRPr="00794639" w:rsidRDefault="00E93456" w:rsidP="009E30CD">
            <w:pPr>
              <w:pStyle w:val="TableBody"/>
            </w:pPr>
          </w:p>
          <w:p w14:paraId="11B2623D" w14:textId="77777777" w:rsidR="00E93456" w:rsidRPr="00794639" w:rsidRDefault="00E93456" w:rsidP="009E30CD">
            <w:pPr>
              <w:pStyle w:val="TableBody"/>
              <w:rPr>
                <w:u w:val="single"/>
              </w:rPr>
            </w:pPr>
            <w:r w:rsidRPr="00794639">
              <w:rPr>
                <w:u w:val="single"/>
              </w:rPr>
              <w:t>Syntax</w:t>
            </w:r>
          </w:p>
          <w:p w14:paraId="036F802D" w14:textId="77777777" w:rsidR="00E93456" w:rsidRPr="00794639" w:rsidRDefault="00E93456" w:rsidP="009E30CD">
            <w:pPr>
              <w:pStyle w:val="TableBody"/>
            </w:pPr>
            <w:r w:rsidRPr="00794639">
              <w:rPr>
                <w:b/>
                <w:lang w:eastAsia="zh-CN"/>
              </w:rPr>
              <w:t>AT</w:t>
            </w:r>
            <w:r w:rsidRPr="00794639">
              <w:rPr>
                <w:b/>
              </w:rPr>
              <w:t>+KPATTERN =&lt;EOF pattern&gt;</w:t>
            </w:r>
          </w:p>
        </w:tc>
        <w:tc>
          <w:tcPr>
            <w:tcW w:w="7290" w:type="dxa"/>
          </w:tcPr>
          <w:p w14:paraId="6794F2CC" w14:textId="77777777" w:rsidR="00E93456" w:rsidRPr="00794639" w:rsidRDefault="00E93456" w:rsidP="009E30CD">
            <w:pPr>
              <w:pStyle w:val="TableBody"/>
              <w:rPr>
                <w:u w:val="single"/>
              </w:rPr>
            </w:pPr>
          </w:p>
          <w:p w14:paraId="58335BA4" w14:textId="77777777" w:rsidR="00E93456" w:rsidRPr="00794639" w:rsidRDefault="00E93456" w:rsidP="009E30CD">
            <w:pPr>
              <w:pStyle w:val="TableBody"/>
              <w:rPr>
                <w:u w:val="single"/>
              </w:rPr>
            </w:pPr>
          </w:p>
          <w:p w14:paraId="454F931F" w14:textId="77777777" w:rsidR="00E93456" w:rsidRPr="00794639" w:rsidRDefault="00E93456" w:rsidP="009E30CD">
            <w:pPr>
              <w:pStyle w:val="TableBody"/>
              <w:rPr>
                <w:u w:val="single"/>
              </w:rPr>
            </w:pPr>
            <w:r w:rsidRPr="00794639">
              <w:rPr>
                <w:u w:val="single"/>
              </w:rPr>
              <w:t>Response</w:t>
            </w:r>
          </w:p>
          <w:p w14:paraId="18CBDF5C" w14:textId="77777777" w:rsidR="00E93456" w:rsidRPr="00794639" w:rsidRDefault="00E93456" w:rsidP="009E30CD">
            <w:pPr>
              <w:pStyle w:val="TableBody"/>
              <w:rPr>
                <w:b/>
              </w:rPr>
            </w:pPr>
            <w:r w:rsidRPr="00794639">
              <w:rPr>
                <w:b/>
              </w:rPr>
              <w:t>OK</w:t>
            </w:r>
          </w:p>
          <w:p w14:paraId="604490C1" w14:textId="77777777" w:rsidR="00E93456" w:rsidRPr="00794639" w:rsidRDefault="00E93456" w:rsidP="009E30CD">
            <w:pPr>
              <w:pStyle w:val="TableBody"/>
            </w:pPr>
          </w:p>
          <w:p w14:paraId="41722F21" w14:textId="77777777" w:rsidR="00E93456" w:rsidRPr="00794639" w:rsidRDefault="00E93456" w:rsidP="009E30CD">
            <w:pPr>
              <w:pStyle w:val="TableBody"/>
            </w:pPr>
            <w:r w:rsidRPr="00794639">
              <w:t>or</w:t>
            </w:r>
          </w:p>
          <w:p w14:paraId="5486D7DC" w14:textId="77777777" w:rsidR="00E93456" w:rsidRPr="00794639" w:rsidRDefault="00E93456" w:rsidP="009E30CD">
            <w:pPr>
              <w:pStyle w:val="TableBody"/>
              <w:rPr>
                <w:b/>
              </w:rPr>
            </w:pPr>
            <w:r w:rsidRPr="00794639">
              <w:rPr>
                <w:b/>
              </w:rPr>
              <w:t>+CME ERROR &lt;err&gt;</w:t>
            </w:r>
          </w:p>
          <w:p w14:paraId="5413E8B7" w14:textId="77777777" w:rsidR="00E93456" w:rsidRPr="00794639" w:rsidRDefault="00E93456" w:rsidP="009E30CD">
            <w:pPr>
              <w:pStyle w:val="TableBody"/>
            </w:pPr>
          </w:p>
          <w:p w14:paraId="1AD38D7F" w14:textId="77777777" w:rsidR="00E93456" w:rsidRPr="00794639" w:rsidRDefault="00E93456" w:rsidP="009E30CD">
            <w:pPr>
              <w:pStyle w:val="TableBody"/>
              <w:rPr>
                <w:u w:val="single"/>
              </w:rPr>
            </w:pPr>
            <w:r w:rsidRPr="00794639">
              <w:rPr>
                <w:u w:val="single"/>
              </w:rPr>
              <w:t>Parameter</w:t>
            </w:r>
          </w:p>
          <w:p w14:paraId="40E812E2" w14:textId="77777777" w:rsidR="00E93456" w:rsidRPr="00794639" w:rsidRDefault="00E93456" w:rsidP="009E30CD">
            <w:pPr>
              <w:pStyle w:val="TableBody"/>
            </w:pPr>
            <w:r w:rsidRPr="00794639">
              <w:rPr>
                <w:b/>
              </w:rPr>
              <w:t>&lt;EOF pattern&gt;</w:t>
            </w:r>
            <w:r w:rsidRPr="00794639">
              <w:tab/>
              <w:t>String type</w:t>
            </w:r>
            <w:r w:rsidRPr="00794639">
              <w:rPr>
                <w:lang w:eastAsia="zh-CN"/>
              </w:rPr>
              <w:t xml:space="preserve"> (max size 128 bytes)</w:t>
            </w:r>
            <w:r w:rsidRPr="00794639">
              <w:t xml:space="preserve">. This is a pattern used to notify the end of data (or file) during data </w:t>
            </w:r>
            <w:r w:rsidRPr="00794639">
              <w:rPr>
                <w:lang w:eastAsia="zh-CN"/>
              </w:rPr>
              <w:t>or file</w:t>
            </w:r>
            <w:r w:rsidRPr="00794639">
              <w:t xml:space="preserve"> transfer. This string doesn’t have to be human-readable (not printable characters are allowed).</w:t>
            </w:r>
          </w:p>
        </w:tc>
      </w:tr>
      <w:tr w:rsidR="00E93456" w:rsidRPr="00794639" w14:paraId="42D672EC" w14:textId="77777777" w:rsidTr="00953CD3">
        <w:tc>
          <w:tcPr>
            <w:tcW w:w="1707" w:type="dxa"/>
          </w:tcPr>
          <w:p w14:paraId="24CDA0F9" w14:textId="77777777" w:rsidR="00E93456" w:rsidRPr="00794639" w:rsidRDefault="00E93456" w:rsidP="009E30CD">
            <w:pPr>
              <w:pStyle w:val="TableBody"/>
              <w:rPr>
                <w:u w:val="single"/>
              </w:rPr>
            </w:pPr>
            <w:r w:rsidRPr="00794639">
              <w:rPr>
                <w:u w:val="single"/>
              </w:rPr>
              <w:t>Reference</w:t>
            </w:r>
          </w:p>
          <w:p w14:paraId="7FA53C95" w14:textId="77777777" w:rsidR="00E93456" w:rsidRPr="00794639" w:rsidRDefault="00E93456" w:rsidP="009E30CD">
            <w:pPr>
              <w:pStyle w:val="TableBody"/>
              <w:rPr>
                <w:u w:val="single"/>
              </w:rPr>
            </w:pPr>
            <w:r w:rsidRPr="00794639">
              <w:t>Sierra Wireless Proprietary</w:t>
            </w:r>
          </w:p>
        </w:tc>
        <w:tc>
          <w:tcPr>
            <w:tcW w:w="7290" w:type="dxa"/>
          </w:tcPr>
          <w:p w14:paraId="01120EF4" w14:textId="77777777" w:rsidR="00E93456" w:rsidRPr="00794639" w:rsidRDefault="00E93456" w:rsidP="009E30CD">
            <w:pPr>
              <w:pStyle w:val="TableBody"/>
              <w:rPr>
                <w:u w:val="single"/>
              </w:rPr>
            </w:pPr>
            <w:r w:rsidRPr="00794639">
              <w:rPr>
                <w:u w:val="single"/>
              </w:rPr>
              <w:t>Notes</w:t>
            </w:r>
          </w:p>
          <w:p w14:paraId="2CD44CA1" w14:textId="77777777" w:rsidR="00E93456" w:rsidRPr="00794639" w:rsidRDefault="00E93456" w:rsidP="009E30CD">
            <w:pPr>
              <w:pStyle w:val="TableBody"/>
              <w:numPr>
                <w:ilvl w:val="0"/>
                <w:numId w:val="52"/>
              </w:numPr>
            </w:pPr>
            <w:r w:rsidRPr="00794639">
              <w:t>The default value of the pattern is: "--EOF--Pattern--".</w:t>
            </w:r>
          </w:p>
          <w:p w14:paraId="678C99D9" w14:textId="77777777" w:rsidR="00E93456" w:rsidRPr="00794639" w:rsidRDefault="00E93456" w:rsidP="009E30CD">
            <w:pPr>
              <w:pStyle w:val="TableBody"/>
              <w:numPr>
                <w:ilvl w:val="0"/>
                <w:numId w:val="52"/>
              </w:numPr>
            </w:pPr>
            <w:r w:rsidRPr="00794639">
              <w:t>It is the responsibility of the user to select an appropriate pattern according to the data transferred (i.e. numeric pattern for text files and Readable string for binary files).</w:t>
            </w:r>
          </w:p>
          <w:p w14:paraId="17F70B9D" w14:textId="77777777" w:rsidR="00E93456" w:rsidRPr="00794639" w:rsidRDefault="00E93456" w:rsidP="009E30CD">
            <w:pPr>
              <w:pStyle w:val="TableBody"/>
              <w:numPr>
                <w:ilvl w:val="0"/>
                <w:numId w:val="52"/>
              </w:numPr>
            </w:pPr>
            <w:r w:rsidRPr="00794639">
              <w:t>The &lt;EOF pattern&gt; pattern is detected within 100ms or higher timeout and without following data. The timeout value is equal to &lt;wait_time&gt; of +KIPOPT.</w:t>
            </w:r>
          </w:p>
          <w:p w14:paraId="7B8545DF" w14:textId="77777777" w:rsidR="00E93456" w:rsidRPr="00794639" w:rsidRDefault="00E93456" w:rsidP="009E30CD">
            <w:pPr>
              <w:pStyle w:val="TableBody"/>
              <w:numPr>
                <w:ilvl w:val="0"/>
                <w:numId w:val="52"/>
              </w:numPr>
            </w:pPr>
            <w:r w:rsidRPr="00794639">
              <w:t>The received data is stored with buffer size &lt;send size v4&gt; or &lt;send size v6&gt; so that the &lt;EOF pattern&gt; with size larger than it is not detected. The user application should ensure that the value of &lt;send size v4&gt; or &lt;send size v6&gt; is larger than the size of &lt;EOF pattern&gt;.</w:t>
            </w:r>
          </w:p>
        </w:tc>
      </w:tr>
    </w:tbl>
    <w:p w14:paraId="3803ABC4" w14:textId="77777777" w:rsidR="00E93456" w:rsidRPr="00794639" w:rsidRDefault="00E93456" w:rsidP="00E93456">
      <w:pPr>
        <w:pStyle w:val="Heading3"/>
      </w:pPr>
      <w:bookmarkStart w:id="8019" w:name="_Ref518400810"/>
      <w:bookmarkStart w:id="8020" w:name="_Toc531700996"/>
      <w:r w:rsidRPr="00794639">
        <w:lastRenderedPageBreak/>
        <w:t>+KURCCFG Command: Enable or Disable the URC from Protocol Commands</w:t>
      </w:r>
      <w:bookmarkEnd w:id="8019"/>
      <w:bookmarkEnd w:id="8020"/>
    </w:p>
    <w:tbl>
      <w:tblPr>
        <w:tblStyle w:val="TableSWIleft"/>
        <w:tblW w:w="8997" w:type="dxa"/>
        <w:tblLayout w:type="fixed"/>
        <w:tblLook w:val="04A0" w:firstRow="1" w:lastRow="0" w:firstColumn="1" w:lastColumn="0" w:noHBand="0" w:noVBand="1"/>
      </w:tblPr>
      <w:tblGrid>
        <w:gridCol w:w="1707"/>
        <w:gridCol w:w="7290"/>
      </w:tblGrid>
      <w:tr w:rsidR="00E93456" w:rsidRPr="00794639" w14:paraId="000D316D"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FE1447B" w14:textId="53827F34" w:rsidR="00E93456" w:rsidRPr="00794639" w:rsidRDefault="00E93456">
            <w:pPr>
              <w:pStyle w:val="TableRowHead"/>
              <w:spacing w:before="144" w:after="144"/>
            </w:pPr>
            <w:r w:rsidRPr="00794639">
              <w:t>HL78</w:t>
            </w:r>
            <w:r w:rsidR="0015224B" w:rsidRPr="00794639">
              <w:t>00</w:t>
            </w:r>
          </w:p>
        </w:tc>
      </w:tr>
      <w:tr w:rsidR="00E93456" w:rsidRPr="00794639" w14:paraId="3D4D22EE" w14:textId="77777777" w:rsidTr="00953CD3">
        <w:tc>
          <w:tcPr>
            <w:tcW w:w="1707" w:type="dxa"/>
          </w:tcPr>
          <w:p w14:paraId="152DD720" w14:textId="77777777" w:rsidR="00E93456" w:rsidRPr="00794639" w:rsidRDefault="00E93456" w:rsidP="009E30CD">
            <w:pPr>
              <w:pStyle w:val="TableBody"/>
              <w:rPr>
                <w:i/>
              </w:rPr>
            </w:pPr>
            <w:r w:rsidRPr="00794639">
              <w:rPr>
                <w:i/>
              </w:rPr>
              <w:t>Test command</w:t>
            </w:r>
          </w:p>
          <w:p w14:paraId="1AA2A6C5" w14:textId="77777777" w:rsidR="00E93456" w:rsidRPr="00794639" w:rsidRDefault="00E93456" w:rsidP="009E30CD">
            <w:pPr>
              <w:pStyle w:val="TableBody"/>
            </w:pPr>
          </w:p>
          <w:p w14:paraId="6CE480EA" w14:textId="77777777" w:rsidR="00E93456" w:rsidRPr="00794639" w:rsidRDefault="00E93456" w:rsidP="009E30CD">
            <w:pPr>
              <w:pStyle w:val="TableBody"/>
            </w:pPr>
            <w:r w:rsidRPr="00794639">
              <w:rPr>
                <w:u w:val="single"/>
              </w:rPr>
              <w:t>Syntax</w:t>
            </w:r>
          </w:p>
          <w:p w14:paraId="1532853E" w14:textId="77777777" w:rsidR="00E93456" w:rsidRPr="00794639" w:rsidRDefault="00E93456" w:rsidP="009E30CD">
            <w:pPr>
              <w:pStyle w:val="TableBody"/>
              <w:rPr>
                <w:u w:val="single"/>
              </w:rPr>
            </w:pPr>
            <w:r w:rsidRPr="00794639">
              <w:rPr>
                <w:b/>
              </w:rPr>
              <w:t>AT+KURCCFG=?</w:t>
            </w:r>
          </w:p>
        </w:tc>
        <w:tc>
          <w:tcPr>
            <w:tcW w:w="7290" w:type="dxa"/>
          </w:tcPr>
          <w:p w14:paraId="4E2E6314" w14:textId="77777777" w:rsidR="00E93456" w:rsidRPr="00794639" w:rsidRDefault="00E93456" w:rsidP="009E30CD">
            <w:pPr>
              <w:pStyle w:val="TableBody"/>
              <w:rPr>
                <w:u w:val="single"/>
              </w:rPr>
            </w:pPr>
          </w:p>
          <w:p w14:paraId="649BE203" w14:textId="77777777" w:rsidR="00E93456" w:rsidRPr="00794639" w:rsidRDefault="00E93456" w:rsidP="009E30CD">
            <w:pPr>
              <w:pStyle w:val="TableBody"/>
              <w:rPr>
                <w:u w:val="single"/>
              </w:rPr>
            </w:pPr>
          </w:p>
          <w:p w14:paraId="4B3A6E92" w14:textId="77777777" w:rsidR="00E93456" w:rsidRPr="00794639" w:rsidRDefault="00E93456" w:rsidP="009E30CD">
            <w:pPr>
              <w:pStyle w:val="TableBody"/>
              <w:rPr>
                <w:u w:val="single"/>
              </w:rPr>
            </w:pPr>
            <w:r w:rsidRPr="00794639">
              <w:rPr>
                <w:u w:val="single"/>
              </w:rPr>
              <w:t>Response</w:t>
            </w:r>
          </w:p>
          <w:p w14:paraId="1BB0BCF2" w14:textId="77777777" w:rsidR="00E93456" w:rsidRPr="00794639" w:rsidRDefault="00E93456" w:rsidP="009E30CD">
            <w:pPr>
              <w:pStyle w:val="TableBody"/>
              <w:rPr>
                <w:b/>
              </w:rPr>
            </w:pPr>
            <w:r w:rsidRPr="00794639">
              <w:rPr>
                <w:b/>
              </w:rPr>
              <w:t xml:space="preserve">+KURCCFG: </w:t>
            </w:r>
            <w:r w:rsidRPr="00794639">
              <w:t>(list of supported</w:t>
            </w:r>
            <w:r w:rsidRPr="00794639">
              <w:rPr>
                <w:b/>
              </w:rPr>
              <w:t xml:space="preserve"> &lt;protoopt&gt;</w:t>
            </w:r>
            <w:r w:rsidRPr="00794639">
              <w:t>s),(list of supported</w:t>
            </w:r>
            <w:r w:rsidRPr="00794639">
              <w:rPr>
                <w:b/>
              </w:rPr>
              <w:t xml:space="preserve"> &lt;noti_act&gt;</w:t>
            </w:r>
            <w:r w:rsidRPr="00794639">
              <w:t>s),(list of supported</w:t>
            </w:r>
            <w:r w:rsidRPr="00794639">
              <w:rPr>
                <w:b/>
              </w:rPr>
              <w:t xml:space="preserve"> &lt;indi_act&gt;</w:t>
            </w:r>
            <w:r w:rsidRPr="00794639">
              <w:t>s)</w:t>
            </w:r>
          </w:p>
          <w:p w14:paraId="664D4496" w14:textId="77777777" w:rsidR="00E93456" w:rsidRPr="00794639" w:rsidRDefault="00E93456" w:rsidP="009E30CD">
            <w:pPr>
              <w:pStyle w:val="TableBody"/>
              <w:rPr>
                <w:u w:val="single"/>
              </w:rPr>
            </w:pPr>
            <w:r w:rsidRPr="00794639">
              <w:rPr>
                <w:b/>
              </w:rPr>
              <w:t>OK</w:t>
            </w:r>
          </w:p>
        </w:tc>
      </w:tr>
      <w:tr w:rsidR="00E93456" w:rsidRPr="00794639" w14:paraId="20173BEC" w14:textId="77777777" w:rsidTr="00953CD3">
        <w:tc>
          <w:tcPr>
            <w:tcW w:w="1707" w:type="dxa"/>
          </w:tcPr>
          <w:p w14:paraId="5341E8A4" w14:textId="77777777" w:rsidR="00E93456" w:rsidRPr="00794639" w:rsidRDefault="00E93456" w:rsidP="009E30CD">
            <w:pPr>
              <w:pStyle w:val="TableBody"/>
              <w:rPr>
                <w:i/>
              </w:rPr>
            </w:pPr>
            <w:r w:rsidRPr="00794639">
              <w:rPr>
                <w:i/>
              </w:rPr>
              <w:t>Read command</w:t>
            </w:r>
          </w:p>
          <w:p w14:paraId="2286AFCD" w14:textId="77777777" w:rsidR="00E93456" w:rsidRPr="00794639" w:rsidRDefault="00E93456" w:rsidP="009E30CD">
            <w:pPr>
              <w:pStyle w:val="TableBody"/>
            </w:pPr>
          </w:p>
          <w:p w14:paraId="2413053F" w14:textId="77777777" w:rsidR="00E93456" w:rsidRPr="00794639" w:rsidRDefault="00E93456" w:rsidP="009E30CD">
            <w:pPr>
              <w:pStyle w:val="TableBody"/>
            </w:pPr>
            <w:r w:rsidRPr="00794639">
              <w:rPr>
                <w:u w:val="single"/>
              </w:rPr>
              <w:t>Syntax</w:t>
            </w:r>
          </w:p>
          <w:p w14:paraId="08BCF717" w14:textId="77777777" w:rsidR="00E93456" w:rsidRPr="00794639" w:rsidRDefault="00E93456" w:rsidP="009E30CD">
            <w:pPr>
              <w:pStyle w:val="TableBody"/>
              <w:rPr>
                <w:u w:val="single"/>
              </w:rPr>
            </w:pPr>
            <w:r w:rsidRPr="00794639">
              <w:rPr>
                <w:b/>
              </w:rPr>
              <w:t>AT+KURCCFG?</w:t>
            </w:r>
          </w:p>
        </w:tc>
        <w:tc>
          <w:tcPr>
            <w:tcW w:w="7290" w:type="dxa"/>
          </w:tcPr>
          <w:p w14:paraId="545FDF7B" w14:textId="77777777" w:rsidR="00E93456" w:rsidRPr="00794639" w:rsidRDefault="00E93456" w:rsidP="009E30CD">
            <w:pPr>
              <w:pStyle w:val="TableBody"/>
              <w:rPr>
                <w:u w:val="single"/>
              </w:rPr>
            </w:pPr>
          </w:p>
          <w:p w14:paraId="7D0D5F60" w14:textId="77777777" w:rsidR="00E93456" w:rsidRPr="00794639" w:rsidRDefault="00E93456" w:rsidP="009E30CD">
            <w:pPr>
              <w:pStyle w:val="TableBody"/>
              <w:rPr>
                <w:u w:val="single"/>
              </w:rPr>
            </w:pPr>
          </w:p>
          <w:p w14:paraId="0510E316" w14:textId="77777777" w:rsidR="00E93456" w:rsidRPr="00794639" w:rsidRDefault="00E93456" w:rsidP="009E30CD">
            <w:pPr>
              <w:pStyle w:val="TableBody"/>
              <w:rPr>
                <w:u w:val="single"/>
              </w:rPr>
            </w:pPr>
            <w:r w:rsidRPr="00794639">
              <w:rPr>
                <w:u w:val="single"/>
              </w:rPr>
              <w:t>Response</w:t>
            </w:r>
          </w:p>
          <w:p w14:paraId="73E4642F" w14:textId="77777777" w:rsidR="00E93456" w:rsidRPr="00794639" w:rsidRDefault="00E93456" w:rsidP="009E30CD">
            <w:pPr>
              <w:pStyle w:val="TableBody"/>
              <w:rPr>
                <w:b/>
              </w:rPr>
            </w:pPr>
            <w:r w:rsidRPr="00794639">
              <w:rPr>
                <w:b/>
              </w:rPr>
              <w:t>+KURCCFG: list of supported (&lt;protoopt&gt;,&lt;noti_act&gt;,&lt;indi_act&gt;)</w:t>
            </w:r>
          </w:p>
          <w:p w14:paraId="1BE44AD3" w14:textId="77777777" w:rsidR="00E93456" w:rsidRPr="00794639" w:rsidRDefault="00E93456" w:rsidP="009E30CD">
            <w:pPr>
              <w:pStyle w:val="TableBody"/>
              <w:rPr>
                <w:u w:val="single"/>
              </w:rPr>
            </w:pPr>
            <w:r w:rsidRPr="00794639">
              <w:rPr>
                <w:b/>
              </w:rPr>
              <w:t>OK</w:t>
            </w:r>
          </w:p>
        </w:tc>
      </w:tr>
      <w:tr w:rsidR="00E93456" w:rsidRPr="00794639" w14:paraId="1027126F" w14:textId="77777777" w:rsidTr="00953CD3">
        <w:trPr>
          <w:cantSplit w:val="0"/>
        </w:trPr>
        <w:tc>
          <w:tcPr>
            <w:tcW w:w="1707" w:type="dxa"/>
          </w:tcPr>
          <w:p w14:paraId="36629A36" w14:textId="77777777" w:rsidR="00E93456" w:rsidRPr="00794639" w:rsidRDefault="00E93456" w:rsidP="009E30CD">
            <w:pPr>
              <w:pStyle w:val="TableBody"/>
              <w:rPr>
                <w:i/>
              </w:rPr>
            </w:pPr>
            <w:r w:rsidRPr="00794639">
              <w:rPr>
                <w:i/>
              </w:rPr>
              <w:t>Write command</w:t>
            </w:r>
          </w:p>
          <w:p w14:paraId="7FC2DC69" w14:textId="77777777" w:rsidR="00E93456" w:rsidRPr="00794639" w:rsidRDefault="00E93456" w:rsidP="009E30CD">
            <w:pPr>
              <w:pStyle w:val="TableBody"/>
            </w:pPr>
          </w:p>
          <w:p w14:paraId="718E9D54" w14:textId="77777777" w:rsidR="00E93456" w:rsidRPr="00794639" w:rsidRDefault="00E93456" w:rsidP="009E30CD">
            <w:pPr>
              <w:pStyle w:val="TableBody"/>
              <w:rPr>
                <w:u w:val="single"/>
              </w:rPr>
            </w:pPr>
            <w:r w:rsidRPr="00794639">
              <w:rPr>
                <w:u w:val="single"/>
              </w:rPr>
              <w:t>Syntax</w:t>
            </w:r>
          </w:p>
          <w:p w14:paraId="0736A305" w14:textId="77777777" w:rsidR="00E93456" w:rsidRPr="00794639" w:rsidRDefault="00E93456" w:rsidP="009E30CD">
            <w:pPr>
              <w:pStyle w:val="TableBody"/>
              <w:rPr>
                <w:u w:val="single"/>
              </w:rPr>
            </w:pPr>
            <w:r w:rsidRPr="00794639">
              <w:rPr>
                <w:b/>
              </w:rPr>
              <w:t>AT+KURCCFG=</w:t>
            </w:r>
            <w:r w:rsidRPr="00794639">
              <w:rPr>
                <w:b/>
              </w:rPr>
              <w:br/>
              <w:t>&lt;protoopt&gt;,</w:t>
            </w:r>
            <w:r w:rsidRPr="00794639">
              <w:rPr>
                <w:b/>
              </w:rPr>
              <w:br/>
              <w:t>&lt;noti_act&gt;</w:t>
            </w:r>
            <w:r w:rsidRPr="00794639">
              <w:rPr>
                <w:b/>
              </w:rPr>
              <w:br/>
              <w:t>[,&lt;indi_act&gt;]</w:t>
            </w:r>
          </w:p>
        </w:tc>
        <w:tc>
          <w:tcPr>
            <w:tcW w:w="7290" w:type="dxa"/>
          </w:tcPr>
          <w:p w14:paraId="5618A1E6" w14:textId="77777777" w:rsidR="00E93456" w:rsidRPr="00794639" w:rsidRDefault="00E93456" w:rsidP="009E30CD">
            <w:pPr>
              <w:pStyle w:val="TableBody"/>
              <w:rPr>
                <w:u w:val="single"/>
              </w:rPr>
            </w:pPr>
          </w:p>
          <w:p w14:paraId="0A07DF68" w14:textId="77777777" w:rsidR="00E93456" w:rsidRPr="00794639" w:rsidRDefault="00E93456" w:rsidP="009E30CD">
            <w:pPr>
              <w:pStyle w:val="TableBody"/>
              <w:rPr>
                <w:u w:val="single"/>
              </w:rPr>
            </w:pPr>
          </w:p>
          <w:p w14:paraId="6B124D01" w14:textId="77777777" w:rsidR="00E93456" w:rsidRPr="00794639" w:rsidRDefault="00E93456" w:rsidP="009E30CD">
            <w:pPr>
              <w:pStyle w:val="TableBody"/>
              <w:rPr>
                <w:u w:val="single"/>
              </w:rPr>
            </w:pPr>
            <w:r w:rsidRPr="00794639">
              <w:rPr>
                <w:u w:val="single"/>
              </w:rPr>
              <w:t>Response</w:t>
            </w:r>
          </w:p>
          <w:p w14:paraId="3821105B" w14:textId="77777777" w:rsidR="00E93456" w:rsidRPr="00794639" w:rsidRDefault="00E93456" w:rsidP="009E30CD">
            <w:pPr>
              <w:pStyle w:val="TableBody"/>
              <w:rPr>
                <w:b/>
              </w:rPr>
            </w:pPr>
            <w:r w:rsidRPr="00794639">
              <w:rPr>
                <w:b/>
              </w:rPr>
              <w:t>OK</w:t>
            </w:r>
          </w:p>
          <w:p w14:paraId="677D4999" w14:textId="77777777" w:rsidR="00E93456" w:rsidRPr="00794639" w:rsidRDefault="00E93456" w:rsidP="009E30CD">
            <w:pPr>
              <w:pStyle w:val="TableBody"/>
              <w:rPr>
                <w:lang w:eastAsia="zh-CN"/>
              </w:rPr>
            </w:pPr>
          </w:p>
          <w:p w14:paraId="4C7D6AEB" w14:textId="77777777" w:rsidR="00E93456" w:rsidRPr="00794639" w:rsidRDefault="00E93456" w:rsidP="009E30CD">
            <w:pPr>
              <w:pStyle w:val="TableBody"/>
              <w:rPr>
                <w:u w:val="single"/>
              </w:rPr>
            </w:pPr>
            <w:r w:rsidRPr="00794639">
              <w:rPr>
                <w:u w:val="single"/>
              </w:rPr>
              <w:t>Parameters</w:t>
            </w:r>
          </w:p>
          <w:p w14:paraId="027B8846" w14:textId="77777777" w:rsidR="00E93456" w:rsidRPr="00794639" w:rsidRDefault="00E93456" w:rsidP="009E30CD">
            <w:pPr>
              <w:pStyle w:val="TableBody"/>
            </w:pPr>
            <w:r w:rsidRPr="00794639">
              <w:rPr>
                <w:b/>
              </w:rPr>
              <w:t>&lt;protoopt&gt;</w:t>
            </w:r>
            <w:r w:rsidRPr="00794639">
              <w:tab/>
              <w:t>Protocol option to enable/disable URC</w:t>
            </w:r>
          </w:p>
          <w:p w14:paraId="5827A32B" w14:textId="77777777" w:rsidR="00E93456" w:rsidRPr="00B47932" w:rsidRDefault="00E93456" w:rsidP="009E30CD">
            <w:pPr>
              <w:pStyle w:val="TableBody"/>
            </w:pPr>
            <w:r w:rsidRPr="00B47932">
              <w:t>"TCPC"</w:t>
            </w:r>
            <w:r w:rsidRPr="00B47932">
              <w:tab/>
              <w:t>TCP client session</w:t>
            </w:r>
          </w:p>
          <w:p w14:paraId="03AB9C3E" w14:textId="77777777" w:rsidR="00E93456" w:rsidRPr="00B47932" w:rsidRDefault="00E93456" w:rsidP="009E30CD">
            <w:pPr>
              <w:pStyle w:val="TableBody"/>
            </w:pPr>
            <w:r w:rsidRPr="00B47932">
              <w:t>"TCPS"</w:t>
            </w:r>
            <w:r w:rsidRPr="00B47932">
              <w:tab/>
              <w:t>TCP server session</w:t>
            </w:r>
          </w:p>
          <w:p w14:paraId="6995A50D" w14:textId="77777777" w:rsidR="00E93456" w:rsidRPr="00B47932" w:rsidRDefault="00E93456" w:rsidP="009E30CD">
            <w:pPr>
              <w:pStyle w:val="TableBody"/>
            </w:pPr>
            <w:r w:rsidRPr="00B47932">
              <w:t>"UDPC"</w:t>
            </w:r>
            <w:r w:rsidRPr="00B47932">
              <w:tab/>
              <w:t>UDP client session</w:t>
            </w:r>
          </w:p>
          <w:p w14:paraId="2CE9DC35" w14:textId="77777777" w:rsidR="00E93456" w:rsidRPr="00794639" w:rsidRDefault="00E93456" w:rsidP="009E30CD">
            <w:pPr>
              <w:pStyle w:val="TableBody"/>
            </w:pPr>
            <w:r w:rsidRPr="00794639">
              <w:t>"UDPS"</w:t>
            </w:r>
            <w:r w:rsidRPr="00794639">
              <w:tab/>
              <w:t>UDP server session</w:t>
            </w:r>
          </w:p>
          <w:p w14:paraId="22B1BA18" w14:textId="77777777" w:rsidR="00E93456" w:rsidRPr="00794639" w:rsidRDefault="00E93456" w:rsidP="009E30CD">
            <w:pPr>
              <w:pStyle w:val="TableBody"/>
            </w:pPr>
            <w:r w:rsidRPr="00794639">
              <w:t>"TCP"</w:t>
            </w:r>
            <w:r w:rsidRPr="00794639">
              <w:tab/>
            </w:r>
            <w:r w:rsidRPr="00794639">
              <w:tab/>
              <w:t>Both TCP client and TCP server sessions</w:t>
            </w:r>
          </w:p>
          <w:p w14:paraId="173CE038" w14:textId="77777777" w:rsidR="00E93456" w:rsidRPr="00794639" w:rsidRDefault="00E93456" w:rsidP="009E30CD">
            <w:pPr>
              <w:pStyle w:val="TableBody"/>
              <w:rPr>
                <w:b/>
              </w:rPr>
            </w:pPr>
            <w:r w:rsidRPr="00794639">
              <w:t>"UDP"</w:t>
            </w:r>
            <w:r w:rsidRPr="00794639">
              <w:tab/>
            </w:r>
            <w:r w:rsidRPr="00794639">
              <w:tab/>
              <w:t>Both UDP client and UDP server sessions</w:t>
            </w:r>
            <w:r w:rsidRPr="00794639">
              <w:rPr>
                <w:b/>
              </w:rPr>
              <w:tab/>
            </w:r>
          </w:p>
          <w:p w14:paraId="15729259" w14:textId="77777777" w:rsidR="00E93456" w:rsidRPr="00794639" w:rsidRDefault="00E93456" w:rsidP="009E30CD">
            <w:pPr>
              <w:pStyle w:val="TableBody"/>
            </w:pPr>
          </w:p>
          <w:p w14:paraId="6765172D" w14:textId="77777777" w:rsidR="00E93456" w:rsidRPr="00794639" w:rsidRDefault="00E93456" w:rsidP="009E30CD">
            <w:pPr>
              <w:pStyle w:val="TableBody"/>
              <w:rPr>
                <w:lang w:eastAsia="zh-CN"/>
              </w:rPr>
            </w:pPr>
            <w:r w:rsidRPr="00794639">
              <w:rPr>
                <w:b/>
              </w:rPr>
              <w:t>&lt;noti_act&gt;</w:t>
            </w:r>
            <w:r w:rsidRPr="00794639">
              <w:rPr>
                <w:b/>
              </w:rPr>
              <w:tab/>
            </w:r>
            <w:r w:rsidRPr="00794639">
              <w:rPr>
                <w:u w:val="single"/>
              </w:rPr>
              <w:t>1</w:t>
            </w:r>
            <w:r w:rsidRPr="00794639">
              <w:t xml:space="preserve"> </w:t>
            </w:r>
            <w:r w:rsidRPr="00794639">
              <w:rPr>
                <w:lang w:eastAsia="zh-CN"/>
              </w:rPr>
              <w:tab/>
            </w:r>
            <w:r w:rsidRPr="00794639">
              <w:t xml:space="preserve">Enable URC (like </w:t>
            </w:r>
            <w:r w:rsidRPr="00794639">
              <w:rPr>
                <w:rStyle w:val="Code"/>
              </w:rPr>
              <w:t>+KTCP_NOTIF</w:t>
            </w:r>
            <w:r w:rsidRPr="00794639">
              <w:t>)</w:t>
            </w:r>
          </w:p>
          <w:p w14:paraId="2C37180E" w14:textId="77777777" w:rsidR="00E93456" w:rsidRPr="00794639" w:rsidRDefault="00E93456" w:rsidP="009E30CD">
            <w:pPr>
              <w:pStyle w:val="TableBody"/>
            </w:pPr>
            <w:r w:rsidRPr="00794639">
              <w:tab/>
            </w:r>
            <w:r w:rsidRPr="00794639">
              <w:tab/>
              <w:t>0</w:t>
            </w:r>
            <w:r w:rsidRPr="00794639">
              <w:tab/>
              <w:t>Disable URC</w:t>
            </w:r>
          </w:p>
          <w:p w14:paraId="58A28A7B" w14:textId="77777777" w:rsidR="00E93456" w:rsidRPr="00794639" w:rsidRDefault="00E93456" w:rsidP="00CF5A45">
            <w:pPr>
              <w:pStyle w:val="TableBody"/>
            </w:pPr>
          </w:p>
          <w:p w14:paraId="6EA76FC4" w14:textId="5056BF0A" w:rsidR="00E93456" w:rsidRPr="00794639" w:rsidRDefault="00E93456" w:rsidP="009E30CD">
            <w:pPr>
              <w:pStyle w:val="TableBody"/>
              <w:rPr>
                <w:lang w:eastAsia="zh-CN"/>
              </w:rPr>
            </w:pPr>
            <w:r w:rsidRPr="00794639">
              <w:rPr>
                <w:b/>
              </w:rPr>
              <w:t>&lt;indi_act&gt;</w:t>
            </w:r>
            <w:r w:rsidRPr="00794639">
              <w:rPr>
                <w:b/>
              </w:rPr>
              <w:tab/>
            </w:r>
            <w:r w:rsidRPr="00794639">
              <w:rPr>
                <w:u w:val="single"/>
              </w:rPr>
              <w:t>1</w:t>
            </w:r>
            <w:r w:rsidRPr="00794639">
              <w:tab/>
              <w:t xml:space="preserve">Enable URC (like </w:t>
            </w:r>
            <w:r w:rsidRPr="00794639">
              <w:rPr>
                <w:rStyle w:val="Code"/>
              </w:rPr>
              <w:t>+KTCP_SRVREQ</w:t>
            </w:r>
            <w:r w:rsidRPr="00794639">
              <w:t xml:space="preserve">, </w:t>
            </w:r>
            <w:r w:rsidRPr="00794639">
              <w:rPr>
                <w:rStyle w:val="Code"/>
              </w:rPr>
              <w:t>+KTCP_IND</w:t>
            </w:r>
            <w:r w:rsidRPr="00794639">
              <w:t xml:space="preserve">, </w:t>
            </w:r>
            <w:r w:rsidRPr="00794639">
              <w:rPr>
                <w:rStyle w:val="Code"/>
              </w:rPr>
              <w:t>+KTCP_DATA</w:t>
            </w:r>
            <w:r w:rsidRPr="00794639">
              <w:t xml:space="preserve">, </w:t>
            </w:r>
            <w:r w:rsidRPr="00794639">
              <w:tab/>
            </w:r>
            <w:r w:rsidRPr="00794639">
              <w:tab/>
            </w:r>
            <w:r w:rsidRPr="00794639">
              <w:tab/>
            </w:r>
            <w:r w:rsidRPr="00794639">
              <w:rPr>
                <w:rStyle w:val="Code"/>
              </w:rPr>
              <w:t>+KUDP_DATA</w:t>
            </w:r>
            <w:r w:rsidRPr="00794639">
              <w:t xml:space="preserve">, </w:t>
            </w:r>
            <w:r w:rsidRPr="00794639">
              <w:rPr>
                <w:rStyle w:val="Code"/>
              </w:rPr>
              <w:t>+KUDP_RCV</w:t>
            </w:r>
            <w:r w:rsidR="00124504" w:rsidRPr="00794639">
              <w:t>,</w:t>
            </w:r>
            <w:r w:rsidRPr="00794639">
              <w:t xml:space="preserve"> etc.)</w:t>
            </w:r>
          </w:p>
          <w:p w14:paraId="28779F4D" w14:textId="77777777" w:rsidR="00E93456" w:rsidRPr="00794639" w:rsidRDefault="00E93456" w:rsidP="009E30CD">
            <w:pPr>
              <w:pStyle w:val="TableBody"/>
              <w:rPr>
                <w:u w:val="single"/>
              </w:rPr>
            </w:pPr>
            <w:r w:rsidRPr="00794639">
              <w:tab/>
            </w:r>
            <w:r w:rsidRPr="00794639">
              <w:tab/>
              <w:t>0</w:t>
            </w:r>
            <w:r w:rsidRPr="00794639">
              <w:tab/>
              <w:t>Disable URC</w:t>
            </w:r>
          </w:p>
        </w:tc>
      </w:tr>
      <w:tr w:rsidR="00C90E01" w:rsidRPr="00794639" w14:paraId="47EA2624" w14:textId="77777777" w:rsidTr="00953CD3">
        <w:tc>
          <w:tcPr>
            <w:tcW w:w="1707" w:type="dxa"/>
          </w:tcPr>
          <w:p w14:paraId="080D1BB4" w14:textId="77777777" w:rsidR="00C90E01" w:rsidRPr="00794639" w:rsidRDefault="00C90E01" w:rsidP="00831DA9">
            <w:pPr>
              <w:pStyle w:val="TableBody"/>
              <w:rPr>
                <w:u w:val="single"/>
              </w:rPr>
            </w:pPr>
            <w:r w:rsidRPr="00794639">
              <w:rPr>
                <w:u w:val="single"/>
              </w:rPr>
              <w:t>Reference</w:t>
            </w:r>
          </w:p>
          <w:p w14:paraId="79EC8A7A" w14:textId="77777777" w:rsidR="00C90E01" w:rsidRPr="00794639" w:rsidRDefault="00C90E01" w:rsidP="00831DA9">
            <w:pPr>
              <w:pStyle w:val="TableBody"/>
            </w:pPr>
            <w:r w:rsidRPr="00794639">
              <w:t>Sierra Wireless Proprietary</w:t>
            </w:r>
          </w:p>
        </w:tc>
        <w:tc>
          <w:tcPr>
            <w:tcW w:w="7290" w:type="dxa"/>
          </w:tcPr>
          <w:p w14:paraId="02896319" w14:textId="77777777" w:rsidR="00C90E01" w:rsidRPr="00794639" w:rsidRDefault="00C90E01" w:rsidP="00831DA9">
            <w:pPr>
              <w:pStyle w:val="TableBody"/>
            </w:pPr>
            <w:r w:rsidRPr="00794639">
              <w:rPr>
                <w:u w:val="single"/>
              </w:rPr>
              <w:t>Notes</w:t>
            </w:r>
          </w:p>
          <w:p w14:paraId="6BAB794A" w14:textId="77777777" w:rsidR="00C90E01" w:rsidRPr="00794639" w:rsidRDefault="00C90E01" w:rsidP="00831DA9">
            <w:pPr>
              <w:pStyle w:val="TableBody"/>
              <w:numPr>
                <w:ilvl w:val="0"/>
                <w:numId w:val="70"/>
              </w:numPr>
            </w:pPr>
            <w:r w:rsidRPr="00794639">
              <w:t xml:space="preserve">Enabling or disabling </w:t>
            </w:r>
            <w:r w:rsidRPr="00794639">
              <w:rPr>
                <w:rStyle w:val="Code"/>
              </w:rPr>
              <w:t>+KTCP_NOTIF</w:t>
            </w:r>
            <w:r w:rsidRPr="00794639">
              <w:t xml:space="preserve"> unsolicited messages is only useful when in polling mode with </w:t>
            </w:r>
            <w:r w:rsidRPr="00794639">
              <w:rPr>
                <w:rStyle w:val="Code"/>
              </w:rPr>
              <w:t>+KTCPSTAT</w:t>
            </w:r>
            <w:r w:rsidRPr="00794639">
              <w:t>.</w:t>
            </w:r>
          </w:p>
          <w:p w14:paraId="2C590977" w14:textId="77777777" w:rsidR="00C90E01" w:rsidRPr="00794639" w:rsidRDefault="00C90E01" w:rsidP="00831DA9">
            <w:pPr>
              <w:pStyle w:val="TableBody"/>
              <w:numPr>
                <w:ilvl w:val="0"/>
                <w:numId w:val="70"/>
              </w:numPr>
            </w:pPr>
            <w:r w:rsidRPr="00794639">
              <w:t>If set to "disable", URCs are discarded and not stored.</w:t>
            </w:r>
          </w:p>
          <w:p w14:paraId="6ECCF544" w14:textId="77777777" w:rsidR="00C90E01" w:rsidRPr="00794639" w:rsidRDefault="00C90E01" w:rsidP="00831DA9">
            <w:pPr>
              <w:pStyle w:val="TableBody"/>
              <w:numPr>
                <w:ilvl w:val="0"/>
                <w:numId w:val="70"/>
              </w:numPr>
            </w:pPr>
            <w:r w:rsidRPr="00794639">
              <w:t>Can be used in 07.10 multiplexer.</w:t>
            </w:r>
          </w:p>
        </w:tc>
      </w:tr>
      <w:tr w:rsidR="00E93456" w:rsidRPr="00794639" w14:paraId="7A7296A9" w14:textId="77777777" w:rsidTr="00953CD3">
        <w:trPr>
          <w:cantSplit w:val="0"/>
        </w:trPr>
        <w:tc>
          <w:tcPr>
            <w:tcW w:w="1707" w:type="dxa"/>
          </w:tcPr>
          <w:p w14:paraId="45FAEE69" w14:textId="77777777" w:rsidR="00E93456" w:rsidRPr="00794639" w:rsidRDefault="00E93456" w:rsidP="009E30CD">
            <w:pPr>
              <w:pStyle w:val="TableBody"/>
              <w:rPr>
                <w:u w:val="single"/>
              </w:rPr>
            </w:pPr>
            <w:r w:rsidRPr="00794639">
              <w:rPr>
                <w:u w:val="single"/>
              </w:rPr>
              <w:t>Examples</w:t>
            </w:r>
          </w:p>
        </w:tc>
        <w:tc>
          <w:tcPr>
            <w:tcW w:w="7290" w:type="dxa"/>
          </w:tcPr>
          <w:p w14:paraId="469913ED" w14:textId="77777777" w:rsidR="00E93456" w:rsidRPr="00794639" w:rsidRDefault="00E93456" w:rsidP="009E30CD">
            <w:pPr>
              <w:pStyle w:val="TableBody"/>
            </w:pPr>
            <w:r w:rsidRPr="00794639">
              <w:t xml:space="preserve">To disable URC: </w:t>
            </w:r>
          </w:p>
          <w:p w14:paraId="799E4682" w14:textId="77777777" w:rsidR="00E93456" w:rsidRPr="00794639" w:rsidRDefault="00E93456" w:rsidP="009E30CD">
            <w:pPr>
              <w:pStyle w:val="TableBody"/>
              <w:rPr>
                <w:b/>
              </w:rPr>
            </w:pPr>
            <w:r w:rsidRPr="00794639">
              <w:rPr>
                <w:b/>
              </w:rPr>
              <w:t>AT+KURCCFG=“TCP”,0</w:t>
            </w:r>
          </w:p>
          <w:p w14:paraId="4803DA25" w14:textId="77777777" w:rsidR="00E93456" w:rsidRPr="00794639" w:rsidRDefault="00E93456" w:rsidP="009E30CD">
            <w:pPr>
              <w:pStyle w:val="TableBody"/>
              <w:rPr>
                <w:b/>
              </w:rPr>
            </w:pPr>
            <w:r w:rsidRPr="00794639">
              <w:rPr>
                <w:b/>
              </w:rPr>
              <w:t>OK</w:t>
            </w:r>
          </w:p>
          <w:p w14:paraId="56D48D17" w14:textId="77777777" w:rsidR="00E93456" w:rsidRPr="00794639" w:rsidRDefault="00E93456" w:rsidP="00CF5A45">
            <w:pPr>
              <w:pStyle w:val="TableBody"/>
            </w:pPr>
          </w:p>
          <w:p w14:paraId="3335886B" w14:textId="77777777" w:rsidR="00E93456" w:rsidRPr="00794639" w:rsidRDefault="00E93456" w:rsidP="009E30CD">
            <w:pPr>
              <w:pStyle w:val="TableBody"/>
            </w:pPr>
            <w:r w:rsidRPr="00794639">
              <w:t>Test and read command:</w:t>
            </w:r>
          </w:p>
          <w:p w14:paraId="27BF3B47" w14:textId="77777777" w:rsidR="00E93456" w:rsidRPr="00794639" w:rsidRDefault="00E93456" w:rsidP="009E30CD">
            <w:pPr>
              <w:pStyle w:val="TableBody"/>
              <w:rPr>
                <w:b/>
              </w:rPr>
            </w:pPr>
            <w:r w:rsidRPr="00794639">
              <w:rPr>
                <w:b/>
              </w:rPr>
              <w:t>AT+KURCCFG=?</w:t>
            </w:r>
          </w:p>
          <w:p w14:paraId="6E51D46D" w14:textId="72C0BC84" w:rsidR="00E93456" w:rsidRPr="00794639" w:rsidRDefault="00E93456" w:rsidP="009E30CD">
            <w:pPr>
              <w:pStyle w:val="TableBody"/>
              <w:rPr>
                <w:b/>
              </w:rPr>
            </w:pPr>
            <w:r w:rsidRPr="00794639">
              <w:rPr>
                <w:b/>
              </w:rPr>
              <w:t>+KURCCFG: ("TCPC","TCPS","UDPC","UDPS","TCP","UDP"),(0,-1),(0-1)</w:t>
            </w:r>
          </w:p>
          <w:p w14:paraId="544F5E4B" w14:textId="77777777" w:rsidR="00E93456" w:rsidRPr="00794639" w:rsidRDefault="00E93456" w:rsidP="009E30CD">
            <w:pPr>
              <w:pStyle w:val="TableBody"/>
              <w:rPr>
                <w:b/>
              </w:rPr>
            </w:pPr>
            <w:r w:rsidRPr="00794639">
              <w:rPr>
                <w:b/>
              </w:rPr>
              <w:t>OK</w:t>
            </w:r>
          </w:p>
          <w:p w14:paraId="03E15777" w14:textId="05020076" w:rsidR="00E93456" w:rsidRPr="00794639" w:rsidRDefault="00E93456" w:rsidP="009E30CD">
            <w:pPr>
              <w:pStyle w:val="TableBody"/>
              <w:rPr>
                <w:b/>
              </w:rPr>
            </w:pPr>
          </w:p>
          <w:p w14:paraId="38D85348" w14:textId="095D8C5E" w:rsidR="00124504" w:rsidRPr="00794639" w:rsidRDefault="00124504" w:rsidP="009E30CD">
            <w:pPr>
              <w:pStyle w:val="TableBody"/>
              <w:rPr>
                <w:b/>
              </w:rPr>
            </w:pPr>
          </w:p>
          <w:p w14:paraId="64DEAE77" w14:textId="3566F71E" w:rsidR="00124504" w:rsidRPr="00794639" w:rsidRDefault="00124504" w:rsidP="009E30CD">
            <w:pPr>
              <w:pStyle w:val="TableBody"/>
              <w:rPr>
                <w:b/>
              </w:rPr>
            </w:pPr>
          </w:p>
          <w:p w14:paraId="4A230C78" w14:textId="77777777" w:rsidR="00124504" w:rsidRPr="00794639" w:rsidRDefault="00124504" w:rsidP="009E30CD">
            <w:pPr>
              <w:pStyle w:val="TableBody"/>
              <w:rPr>
                <w:b/>
              </w:rPr>
            </w:pPr>
          </w:p>
          <w:p w14:paraId="76E51923" w14:textId="77777777" w:rsidR="00E93456" w:rsidRPr="00794639" w:rsidRDefault="00E93456" w:rsidP="009E30CD">
            <w:pPr>
              <w:pStyle w:val="TableBody"/>
              <w:rPr>
                <w:b/>
              </w:rPr>
            </w:pPr>
            <w:r w:rsidRPr="00794639">
              <w:rPr>
                <w:b/>
              </w:rPr>
              <w:lastRenderedPageBreak/>
              <w:t>AT+KURCCFG?</w:t>
            </w:r>
          </w:p>
          <w:p w14:paraId="4E025AA9" w14:textId="77777777" w:rsidR="00E93456" w:rsidRPr="00794639" w:rsidRDefault="00E93456" w:rsidP="009E30CD">
            <w:pPr>
              <w:pStyle w:val="TableBody"/>
              <w:rPr>
                <w:b/>
              </w:rPr>
            </w:pPr>
            <w:r w:rsidRPr="00794639">
              <w:rPr>
                <w:b/>
              </w:rPr>
              <w:t>+KURCCFG: "TCPC",1,1</w:t>
            </w:r>
          </w:p>
          <w:p w14:paraId="4B5CE47A" w14:textId="77777777" w:rsidR="00E93456" w:rsidRPr="00794639" w:rsidRDefault="00E93456" w:rsidP="009E30CD">
            <w:pPr>
              <w:pStyle w:val="TableBody"/>
              <w:rPr>
                <w:b/>
              </w:rPr>
            </w:pPr>
            <w:r w:rsidRPr="00794639">
              <w:rPr>
                <w:b/>
              </w:rPr>
              <w:t>+KURCCFG: "TCPS",1,1</w:t>
            </w:r>
          </w:p>
          <w:p w14:paraId="45B6096A" w14:textId="77777777" w:rsidR="00E93456" w:rsidRPr="00794639" w:rsidRDefault="00E93456" w:rsidP="009E30CD">
            <w:pPr>
              <w:pStyle w:val="TableBody"/>
              <w:rPr>
                <w:b/>
              </w:rPr>
            </w:pPr>
            <w:r w:rsidRPr="00794639">
              <w:rPr>
                <w:b/>
              </w:rPr>
              <w:t>+KURCCFG: "UDPC",1,1</w:t>
            </w:r>
          </w:p>
          <w:p w14:paraId="73941354" w14:textId="77777777" w:rsidR="00E93456" w:rsidRPr="00794639" w:rsidRDefault="00E93456" w:rsidP="009E30CD">
            <w:pPr>
              <w:pStyle w:val="TableBody"/>
              <w:rPr>
                <w:b/>
              </w:rPr>
            </w:pPr>
            <w:r w:rsidRPr="00794639">
              <w:rPr>
                <w:b/>
              </w:rPr>
              <w:t>+KURCCFG: "UDPS",1,1</w:t>
            </w:r>
          </w:p>
          <w:p w14:paraId="12B665F8" w14:textId="77777777" w:rsidR="00E93456" w:rsidRPr="00794639" w:rsidRDefault="00E93456" w:rsidP="009E30CD">
            <w:pPr>
              <w:pStyle w:val="TableBody"/>
            </w:pPr>
            <w:r w:rsidRPr="00794639">
              <w:rPr>
                <w:b/>
              </w:rPr>
              <w:t>OK</w:t>
            </w:r>
          </w:p>
        </w:tc>
      </w:tr>
    </w:tbl>
    <w:p w14:paraId="17CA60ED" w14:textId="77777777" w:rsidR="00E93456" w:rsidRPr="00794639" w:rsidRDefault="00E93456" w:rsidP="00E93456">
      <w:pPr>
        <w:pStyle w:val="Heading3"/>
      </w:pPr>
      <w:bookmarkStart w:id="8021" w:name="_Ref518400816"/>
      <w:bookmarkStart w:id="8022" w:name="_Toc531700997"/>
      <w:r w:rsidRPr="00794639">
        <w:lastRenderedPageBreak/>
        <w:t>+KIPOPT Command: General Options Configuration</w:t>
      </w:r>
      <w:bookmarkEnd w:id="8021"/>
      <w:bookmarkEnd w:id="8022"/>
    </w:p>
    <w:tbl>
      <w:tblPr>
        <w:tblStyle w:val="TableSWIleft"/>
        <w:tblW w:w="8997" w:type="dxa"/>
        <w:tblLayout w:type="fixed"/>
        <w:tblLook w:val="04A0" w:firstRow="1" w:lastRow="0" w:firstColumn="1" w:lastColumn="0" w:noHBand="0" w:noVBand="1"/>
      </w:tblPr>
      <w:tblGrid>
        <w:gridCol w:w="1707"/>
        <w:gridCol w:w="7290"/>
      </w:tblGrid>
      <w:tr w:rsidR="00E93456" w:rsidRPr="00794639" w14:paraId="5A6DF5E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9F51686" w14:textId="2AEBB19C" w:rsidR="00E93456" w:rsidRPr="00794639" w:rsidRDefault="00E93456">
            <w:pPr>
              <w:pStyle w:val="TableRowHead"/>
              <w:spacing w:before="144" w:after="144"/>
            </w:pPr>
            <w:r w:rsidRPr="00794639">
              <w:t>HL78</w:t>
            </w:r>
            <w:r w:rsidR="00365BB7" w:rsidRPr="00794639">
              <w:t>00</w:t>
            </w:r>
          </w:p>
        </w:tc>
      </w:tr>
      <w:tr w:rsidR="00E93456" w:rsidRPr="00794639" w14:paraId="58A36D35" w14:textId="77777777" w:rsidTr="00953CD3">
        <w:tc>
          <w:tcPr>
            <w:tcW w:w="1707" w:type="dxa"/>
          </w:tcPr>
          <w:p w14:paraId="477ECBD3" w14:textId="77777777" w:rsidR="00E93456" w:rsidRPr="00794639" w:rsidRDefault="00E93456" w:rsidP="009E30CD">
            <w:pPr>
              <w:pStyle w:val="TableBody"/>
              <w:rPr>
                <w:i/>
              </w:rPr>
            </w:pPr>
            <w:r w:rsidRPr="00794639">
              <w:rPr>
                <w:i/>
              </w:rPr>
              <w:t>Test command</w:t>
            </w:r>
          </w:p>
          <w:p w14:paraId="665E26A1" w14:textId="77777777" w:rsidR="00E93456" w:rsidRPr="00794639" w:rsidRDefault="00E93456" w:rsidP="009E30CD">
            <w:pPr>
              <w:pStyle w:val="TableBody"/>
            </w:pPr>
          </w:p>
          <w:p w14:paraId="44FCEB8B" w14:textId="77777777" w:rsidR="00E93456" w:rsidRPr="00794639" w:rsidRDefault="00E93456" w:rsidP="009E30CD">
            <w:pPr>
              <w:pStyle w:val="TableBody"/>
            </w:pPr>
            <w:r w:rsidRPr="00794639">
              <w:rPr>
                <w:u w:val="single"/>
              </w:rPr>
              <w:t>Syntax</w:t>
            </w:r>
          </w:p>
          <w:p w14:paraId="35E51368" w14:textId="77777777" w:rsidR="00E93456" w:rsidRPr="00794639" w:rsidRDefault="00E93456" w:rsidP="009E30CD">
            <w:pPr>
              <w:pStyle w:val="TableBody"/>
              <w:rPr>
                <w:u w:val="single"/>
              </w:rPr>
            </w:pPr>
            <w:r w:rsidRPr="00794639">
              <w:rPr>
                <w:b/>
              </w:rPr>
              <w:t>AT+KIPOPT=?</w:t>
            </w:r>
          </w:p>
        </w:tc>
        <w:tc>
          <w:tcPr>
            <w:tcW w:w="7290" w:type="dxa"/>
          </w:tcPr>
          <w:p w14:paraId="30264371" w14:textId="77777777" w:rsidR="00E93456" w:rsidRPr="00794639" w:rsidRDefault="00E93456" w:rsidP="009E30CD">
            <w:pPr>
              <w:pStyle w:val="TableBody"/>
              <w:rPr>
                <w:u w:val="single"/>
              </w:rPr>
            </w:pPr>
          </w:p>
          <w:p w14:paraId="46F6048A" w14:textId="77777777" w:rsidR="00E93456" w:rsidRPr="00794639" w:rsidRDefault="00E93456" w:rsidP="009E30CD">
            <w:pPr>
              <w:pStyle w:val="TableBody"/>
              <w:rPr>
                <w:u w:val="single"/>
              </w:rPr>
            </w:pPr>
          </w:p>
          <w:p w14:paraId="67190EB4" w14:textId="77777777" w:rsidR="00E93456" w:rsidRPr="00794639" w:rsidRDefault="00E93456" w:rsidP="009E30CD">
            <w:pPr>
              <w:pStyle w:val="TableBody"/>
              <w:rPr>
                <w:u w:val="single"/>
              </w:rPr>
            </w:pPr>
            <w:r w:rsidRPr="00794639">
              <w:rPr>
                <w:u w:val="single"/>
              </w:rPr>
              <w:t>Response</w:t>
            </w:r>
          </w:p>
          <w:p w14:paraId="4755F0CC" w14:textId="77777777" w:rsidR="00E93456" w:rsidRPr="00794639" w:rsidRDefault="00E93456" w:rsidP="009E30CD">
            <w:pPr>
              <w:pStyle w:val="TableBody"/>
              <w:rPr>
                <w:b/>
              </w:rPr>
            </w:pPr>
            <w:r w:rsidRPr="00794639">
              <w:rPr>
                <w:b/>
              </w:rPr>
              <w:t>+KIPOPT: 0,&lt;UDP&gt;,(1-100),(8-1472),(8-1452)</w:t>
            </w:r>
          </w:p>
          <w:p w14:paraId="4703A10B" w14:textId="77777777" w:rsidR="00E93456" w:rsidRPr="00794639" w:rsidRDefault="00E93456" w:rsidP="009E30CD">
            <w:pPr>
              <w:pStyle w:val="TableBody"/>
              <w:rPr>
                <w:b/>
              </w:rPr>
            </w:pPr>
            <w:r w:rsidRPr="00794639">
              <w:rPr>
                <w:b/>
              </w:rPr>
              <w:t>+KIPOPT: 0,&lt;TCP-based&gt;,(0-100),(0,8-1460),(0,8-1440)</w:t>
            </w:r>
          </w:p>
          <w:p w14:paraId="71460227" w14:textId="77777777" w:rsidR="00E93456" w:rsidRPr="00794639" w:rsidRDefault="00E93456" w:rsidP="009E30CD">
            <w:pPr>
              <w:pStyle w:val="TableBody"/>
              <w:rPr>
                <w:b/>
              </w:rPr>
            </w:pPr>
            <w:r w:rsidRPr="00794639">
              <w:rPr>
                <w:b/>
              </w:rPr>
              <w:t>+KIPOPT: 3,(0-1),(0-1)</w:t>
            </w:r>
          </w:p>
          <w:p w14:paraId="25CD863C" w14:textId="77777777" w:rsidR="00E93456" w:rsidRPr="00794639" w:rsidRDefault="00E93456" w:rsidP="009E30CD">
            <w:pPr>
              <w:pStyle w:val="TableBody"/>
              <w:rPr>
                <w:u w:val="single"/>
              </w:rPr>
            </w:pPr>
            <w:r w:rsidRPr="00794639">
              <w:rPr>
                <w:b/>
              </w:rPr>
              <w:t>OK</w:t>
            </w:r>
          </w:p>
        </w:tc>
      </w:tr>
      <w:tr w:rsidR="00E93456" w:rsidRPr="00794639" w14:paraId="408E34FB" w14:textId="77777777" w:rsidTr="00953CD3">
        <w:tc>
          <w:tcPr>
            <w:tcW w:w="1707" w:type="dxa"/>
          </w:tcPr>
          <w:p w14:paraId="10A17A0D" w14:textId="77777777" w:rsidR="00E93456" w:rsidRPr="00794639" w:rsidRDefault="00E93456" w:rsidP="009E30CD">
            <w:pPr>
              <w:pStyle w:val="TableBody"/>
            </w:pPr>
            <w:r w:rsidRPr="00794639">
              <w:rPr>
                <w:i/>
              </w:rPr>
              <w:t>Read command</w:t>
            </w:r>
          </w:p>
          <w:p w14:paraId="1DD3F880" w14:textId="77777777" w:rsidR="00E93456" w:rsidRPr="00794639" w:rsidRDefault="00E93456" w:rsidP="009E30CD">
            <w:pPr>
              <w:pStyle w:val="TableBody"/>
            </w:pPr>
          </w:p>
          <w:p w14:paraId="67F10DAE" w14:textId="77777777" w:rsidR="00E93456" w:rsidRPr="00794639" w:rsidRDefault="00E93456" w:rsidP="009E30CD">
            <w:pPr>
              <w:pStyle w:val="TableBody"/>
            </w:pPr>
            <w:r w:rsidRPr="00794639">
              <w:rPr>
                <w:u w:val="single"/>
              </w:rPr>
              <w:t>Syntax</w:t>
            </w:r>
          </w:p>
          <w:p w14:paraId="25A6BB7B" w14:textId="77777777" w:rsidR="00E93456" w:rsidRPr="00794639" w:rsidRDefault="00E93456" w:rsidP="009E30CD">
            <w:pPr>
              <w:pStyle w:val="TableBody"/>
              <w:rPr>
                <w:b/>
              </w:rPr>
            </w:pPr>
            <w:r w:rsidRPr="00794639">
              <w:rPr>
                <w:b/>
              </w:rPr>
              <w:t>AT+KIPOPT?</w:t>
            </w:r>
          </w:p>
        </w:tc>
        <w:tc>
          <w:tcPr>
            <w:tcW w:w="7290" w:type="dxa"/>
          </w:tcPr>
          <w:p w14:paraId="08732D69" w14:textId="77777777" w:rsidR="00E93456" w:rsidRPr="00794639" w:rsidRDefault="00E93456" w:rsidP="009E30CD">
            <w:pPr>
              <w:pStyle w:val="TableBody"/>
              <w:rPr>
                <w:u w:val="single"/>
              </w:rPr>
            </w:pPr>
          </w:p>
          <w:p w14:paraId="45A1D2CF" w14:textId="77777777" w:rsidR="00E93456" w:rsidRPr="00794639" w:rsidRDefault="00E93456" w:rsidP="009E30CD">
            <w:pPr>
              <w:pStyle w:val="TableBody"/>
              <w:rPr>
                <w:u w:val="single"/>
              </w:rPr>
            </w:pPr>
          </w:p>
          <w:p w14:paraId="6C213BD8" w14:textId="77777777" w:rsidR="00E93456" w:rsidRPr="00794639" w:rsidRDefault="00E93456" w:rsidP="009E30CD">
            <w:pPr>
              <w:pStyle w:val="TableBody"/>
            </w:pPr>
            <w:r w:rsidRPr="00794639">
              <w:rPr>
                <w:u w:val="single"/>
              </w:rPr>
              <w:t>Response</w:t>
            </w:r>
          </w:p>
          <w:p w14:paraId="5201B5D8" w14:textId="77777777" w:rsidR="00E93456" w:rsidRPr="00794639" w:rsidRDefault="00E93456" w:rsidP="009E30CD">
            <w:pPr>
              <w:pStyle w:val="TableBody"/>
              <w:rPr>
                <w:b/>
              </w:rPr>
            </w:pPr>
            <w:r w:rsidRPr="00794639">
              <w:rPr>
                <w:b/>
              </w:rPr>
              <w:t>+KIPOPT: 0,&lt;proto&gt;,&lt;wait time&gt;,&lt;send size v4&gt;,&lt;send size v6&gt;]</w:t>
            </w:r>
          </w:p>
          <w:p w14:paraId="26A9FA5C" w14:textId="77777777" w:rsidR="00E93456" w:rsidRPr="00794639" w:rsidRDefault="00E93456" w:rsidP="009E30CD">
            <w:pPr>
              <w:pStyle w:val="TableBody"/>
              <w:rPr>
                <w:b/>
              </w:rPr>
            </w:pPr>
            <w:r w:rsidRPr="00794639">
              <w:rPr>
                <w:b/>
              </w:rPr>
              <w:t>[...]</w:t>
            </w:r>
          </w:p>
          <w:p w14:paraId="61F65B8F" w14:textId="77777777" w:rsidR="00E93456" w:rsidRPr="00794639" w:rsidRDefault="00E93456" w:rsidP="009E30CD">
            <w:pPr>
              <w:pStyle w:val="TableBody"/>
              <w:rPr>
                <w:b/>
              </w:rPr>
            </w:pPr>
            <w:r w:rsidRPr="00794639">
              <w:rPr>
                <w:b/>
              </w:rPr>
              <w:t>+KIPOPT: 3,&lt;stop_on_error&gt;, &lt;stop_on_peer&gt;</w:t>
            </w:r>
          </w:p>
          <w:p w14:paraId="4323695F" w14:textId="77777777" w:rsidR="00E93456" w:rsidRPr="00794639" w:rsidRDefault="00E93456" w:rsidP="009E30CD">
            <w:pPr>
              <w:pStyle w:val="TableBody"/>
            </w:pPr>
            <w:r w:rsidRPr="00794639">
              <w:rPr>
                <w:b/>
              </w:rPr>
              <w:t>OK</w:t>
            </w:r>
          </w:p>
        </w:tc>
      </w:tr>
      <w:tr w:rsidR="00E93456" w:rsidRPr="00794639" w14:paraId="57C8880D" w14:textId="77777777" w:rsidTr="00953CD3">
        <w:trPr>
          <w:cantSplit w:val="0"/>
        </w:trPr>
        <w:tc>
          <w:tcPr>
            <w:tcW w:w="1707" w:type="dxa"/>
          </w:tcPr>
          <w:p w14:paraId="2A93685D" w14:textId="77777777" w:rsidR="00E93456" w:rsidRPr="00794639" w:rsidRDefault="00E93456" w:rsidP="009E30CD">
            <w:pPr>
              <w:pStyle w:val="TableBody"/>
            </w:pPr>
            <w:r w:rsidRPr="00794639">
              <w:rPr>
                <w:i/>
              </w:rPr>
              <w:t>Write command</w:t>
            </w:r>
          </w:p>
          <w:p w14:paraId="74176FD4" w14:textId="77777777" w:rsidR="00E93456" w:rsidRPr="00794639" w:rsidRDefault="00E93456" w:rsidP="009E30CD">
            <w:pPr>
              <w:pStyle w:val="TableBody"/>
            </w:pPr>
          </w:p>
          <w:p w14:paraId="422A131F" w14:textId="77777777" w:rsidR="00E93456" w:rsidRPr="00794639" w:rsidRDefault="00E93456" w:rsidP="009E30CD">
            <w:pPr>
              <w:pStyle w:val="TableBody"/>
            </w:pPr>
            <w:r w:rsidRPr="00794639">
              <w:rPr>
                <w:u w:val="single"/>
              </w:rPr>
              <w:t>Syntax</w:t>
            </w:r>
          </w:p>
          <w:p w14:paraId="632C76E2" w14:textId="77777777" w:rsidR="00E93456" w:rsidRPr="00794639" w:rsidRDefault="00E93456" w:rsidP="009E30CD">
            <w:pPr>
              <w:pStyle w:val="TableBody"/>
            </w:pPr>
            <w:r w:rsidRPr="00794639">
              <w:t>If &lt;option_id&gt;=0</w:t>
            </w:r>
          </w:p>
          <w:p w14:paraId="3BD9A826" w14:textId="77777777" w:rsidR="00E93456" w:rsidRPr="00794639" w:rsidRDefault="00E93456" w:rsidP="009E30CD">
            <w:pPr>
              <w:pStyle w:val="TableBody"/>
              <w:rPr>
                <w:b/>
              </w:rPr>
            </w:pPr>
            <w:r w:rsidRPr="00794639">
              <w:rPr>
                <w:b/>
              </w:rPr>
              <w:t>AT+KIPOPT=</w:t>
            </w:r>
            <w:r w:rsidRPr="00794639">
              <w:rPr>
                <w:b/>
              </w:rPr>
              <w:br/>
              <w:t>&lt;option_id&gt;,</w:t>
            </w:r>
            <w:r w:rsidRPr="00794639">
              <w:rPr>
                <w:b/>
              </w:rPr>
              <w:br/>
              <w:t>&lt;proto&gt;,&lt;wait time&gt;</w:t>
            </w:r>
            <w:r w:rsidRPr="00794639">
              <w:rPr>
                <w:b/>
              </w:rPr>
              <w:br/>
              <w:t>[,&lt;send size v4&gt;</w:t>
            </w:r>
            <w:r w:rsidRPr="00794639">
              <w:rPr>
                <w:b/>
              </w:rPr>
              <w:br/>
              <w:t>[,&lt;send size v6&gt;]]</w:t>
            </w:r>
          </w:p>
          <w:p w14:paraId="281490CC" w14:textId="77777777" w:rsidR="00E93456" w:rsidRPr="00794639" w:rsidRDefault="00E93456" w:rsidP="009E30CD">
            <w:pPr>
              <w:pStyle w:val="TableBody"/>
            </w:pPr>
          </w:p>
          <w:p w14:paraId="3803B787" w14:textId="77777777" w:rsidR="00E93456" w:rsidRPr="00794639" w:rsidRDefault="00E93456" w:rsidP="009E30CD">
            <w:pPr>
              <w:pStyle w:val="TableBody"/>
            </w:pPr>
            <w:r w:rsidRPr="00794639">
              <w:t>If &lt;option_id&gt;=1</w:t>
            </w:r>
          </w:p>
          <w:p w14:paraId="01A49295" w14:textId="77777777" w:rsidR="00E93456" w:rsidRPr="00794639" w:rsidRDefault="00E93456" w:rsidP="009E30CD">
            <w:pPr>
              <w:pStyle w:val="TableBody"/>
              <w:rPr>
                <w:b/>
              </w:rPr>
            </w:pPr>
            <w:r w:rsidRPr="00794639">
              <w:rPr>
                <w:b/>
              </w:rPr>
              <w:t>AT+KIPOPT=</w:t>
            </w:r>
            <w:r w:rsidRPr="00794639">
              <w:rPr>
                <w:b/>
              </w:rPr>
              <w:br/>
              <w:t>&lt;option_id&gt;</w:t>
            </w:r>
          </w:p>
          <w:p w14:paraId="21981E1F" w14:textId="77777777" w:rsidR="00E93456" w:rsidRPr="00794639" w:rsidRDefault="00E93456" w:rsidP="009E30CD">
            <w:pPr>
              <w:pStyle w:val="TableBody"/>
            </w:pPr>
          </w:p>
          <w:p w14:paraId="14CDEDD1" w14:textId="77777777" w:rsidR="00E93456" w:rsidRPr="00794639" w:rsidRDefault="00E93456" w:rsidP="009E30CD">
            <w:pPr>
              <w:pStyle w:val="TableBody"/>
            </w:pPr>
            <w:r w:rsidRPr="00794639">
              <w:t>If &lt;option_id&gt;=2</w:t>
            </w:r>
          </w:p>
          <w:p w14:paraId="3B29399A" w14:textId="77777777" w:rsidR="00E93456" w:rsidRPr="00794639" w:rsidRDefault="00E93456" w:rsidP="009E30CD">
            <w:pPr>
              <w:pStyle w:val="TableBody"/>
              <w:rPr>
                <w:b/>
              </w:rPr>
            </w:pPr>
            <w:r w:rsidRPr="00794639">
              <w:rPr>
                <w:b/>
              </w:rPr>
              <w:t>AT+KIPOPT=</w:t>
            </w:r>
            <w:r w:rsidRPr="00794639">
              <w:rPr>
                <w:b/>
              </w:rPr>
              <w:br/>
              <w:t>&lt;option_id&gt;</w:t>
            </w:r>
          </w:p>
          <w:p w14:paraId="37939825" w14:textId="77777777" w:rsidR="00E93456" w:rsidRPr="00794639" w:rsidRDefault="00E93456" w:rsidP="009E30CD">
            <w:pPr>
              <w:pStyle w:val="TableBody"/>
            </w:pPr>
          </w:p>
          <w:p w14:paraId="34409D0F" w14:textId="77777777" w:rsidR="00E93456" w:rsidRPr="00794639" w:rsidRDefault="00E93456" w:rsidP="009E30CD">
            <w:pPr>
              <w:pStyle w:val="TableBody"/>
            </w:pPr>
            <w:r w:rsidRPr="00794639">
              <w:t>If &lt;option_id&gt;=3</w:t>
            </w:r>
          </w:p>
          <w:p w14:paraId="2DD60538" w14:textId="77777777" w:rsidR="00E93456" w:rsidRPr="00794639" w:rsidRDefault="00E93456" w:rsidP="009E30CD">
            <w:pPr>
              <w:pStyle w:val="TableBody"/>
              <w:rPr>
                <w:b/>
              </w:rPr>
            </w:pPr>
            <w:r w:rsidRPr="00794639">
              <w:rPr>
                <w:b/>
              </w:rPr>
              <w:t>AT+KIPOPT=</w:t>
            </w:r>
            <w:r w:rsidRPr="00794639">
              <w:rPr>
                <w:b/>
              </w:rPr>
              <w:br/>
              <w:t>&lt;option_id&gt;, &lt;stop_on_error&gt;, &lt;stop_on_peer&gt;</w:t>
            </w:r>
          </w:p>
          <w:p w14:paraId="0692F4BD" w14:textId="2017BD0F" w:rsidR="00E93456" w:rsidRPr="00794639" w:rsidRDefault="00E93456" w:rsidP="009E30CD">
            <w:pPr>
              <w:pStyle w:val="TableBody"/>
            </w:pPr>
          </w:p>
          <w:p w14:paraId="4EC39D66" w14:textId="77777777" w:rsidR="00E93456" w:rsidRPr="00794639" w:rsidRDefault="00E93456" w:rsidP="009E30CD">
            <w:pPr>
              <w:pStyle w:val="TableBody"/>
            </w:pPr>
            <w:r w:rsidRPr="00794639">
              <w:lastRenderedPageBreak/>
              <w:t>If&lt;option_id&gt;=4</w:t>
            </w:r>
          </w:p>
          <w:p w14:paraId="417A285F" w14:textId="77777777" w:rsidR="00E93456" w:rsidRPr="00794639" w:rsidRDefault="00E93456" w:rsidP="009E30CD">
            <w:pPr>
              <w:pStyle w:val="TableBody"/>
              <w:rPr>
                <w:b/>
              </w:rPr>
            </w:pPr>
            <w:r w:rsidRPr="00794639">
              <w:rPr>
                <w:b/>
              </w:rPr>
              <w:t>AT+KIPOPT=</w:t>
            </w:r>
            <w:r w:rsidRPr="00794639">
              <w:rPr>
                <w:b/>
              </w:rPr>
              <w:br/>
              <w:t>&lt;option_id&gt;,</w:t>
            </w:r>
            <w:r w:rsidRPr="00794639">
              <w:br/>
            </w:r>
            <w:r w:rsidRPr="00794639">
              <w:rPr>
                <w:b/>
              </w:rPr>
              <w:t>&lt;ssl_ver&gt;</w:t>
            </w:r>
          </w:p>
        </w:tc>
        <w:tc>
          <w:tcPr>
            <w:tcW w:w="7290" w:type="dxa"/>
          </w:tcPr>
          <w:p w14:paraId="066BA7F2" w14:textId="77777777" w:rsidR="00E93456" w:rsidRPr="00794639" w:rsidRDefault="00E93456" w:rsidP="009E30CD">
            <w:pPr>
              <w:pStyle w:val="TableBody"/>
              <w:rPr>
                <w:u w:val="single"/>
              </w:rPr>
            </w:pPr>
          </w:p>
          <w:p w14:paraId="6B16A3D0" w14:textId="77777777" w:rsidR="00E93456" w:rsidRPr="00794639" w:rsidRDefault="00E93456" w:rsidP="009E30CD">
            <w:pPr>
              <w:pStyle w:val="TableBody"/>
              <w:rPr>
                <w:u w:val="single"/>
              </w:rPr>
            </w:pPr>
          </w:p>
          <w:p w14:paraId="5E97458B" w14:textId="77777777" w:rsidR="00E93456" w:rsidRPr="00794639" w:rsidRDefault="00E93456" w:rsidP="009E30CD">
            <w:pPr>
              <w:pStyle w:val="TableBody"/>
            </w:pPr>
            <w:r w:rsidRPr="00794639">
              <w:rPr>
                <w:u w:val="single"/>
              </w:rPr>
              <w:t>Response</w:t>
            </w:r>
          </w:p>
          <w:p w14:paraId="6C53BD62" w14:textId="77777777" w:rsidR="00E93456" w:rsidRPr="00794639" w:rsidRDefault="00E93456" w:rsidP="009E30CD">
            <w:pPr>
              <w:pStyle w:val="TableBody"/>
              <w:rPr>
                <w:b/>
              </w:rPr>
            </w:pPr>
            <w:r w:rsidRPr="00794639">
              <w:rPr>
                <w:b/>
              </w:rPr>
              <w:t>OK</w:t>
            </w:r>
          </w:p>
          <w:p w14:paraId="63955B46" w14:textId="77777777" w:rsidR="00E93456" w:rsidRPr="00794639" w:rsidRDefault="00E93456" w:rsidP="009E30CD">
            <w:pPr>
              <w:pStyle w:val="TableBody"/>
            </w:pPr>
          </w:p>
          <w:p w14:paraId="73DB843D" w14:textId="77777777" w:rsidR="00E93456" w:rsidRPr="00794639" w:rsidRDefault="00E93456" w:rsidP="009E30CD">
            <w:pPr>
              <w:pStyle w:val="TableBody"/>
            </w:pPr>
            <w:r w:rsidRPr="00794639">
              <w:t>or</w:t>
            </w:r>
          </w:p>
          <w:p w14:paraId="476D0302" w14:textId="77777777" w:rsidR="00E93456" w:rsidRPr="00794639" w:rsidRDefault="00E93456" w:rsidP="009E30CD">
            <w:pPr>
              <w:pStyle w:val="TableBody"/>
              <w:rPr>
                <w:b/>
              </w:rPr>
            </w:pPr>
            <w:r w:rsidRPr="00794639">
              <w:rPr>
                <w:b/>
              </w:rPr>
              <w:t>+CME ERROR&lt;err&gt;</w:t>
            </w:r>
          </w:p>
          <w:p w14:paraId="3C193E77" w14:textId="77777777" w:rsidR="00E93456" w:rsidRPr="00794639" w:rsidRDefault="00E93456" w:rsidP="009E30CD">
            <w:pPr>
              <w:pStyle w:val="TableBody"/>
            </w:pPr>
          </w:p>
          <w:p w14:paraId="2F7E33CC" w14:textId="77777777" w:rsidR="00E93456" w:rsidRPr="00794639" w:rsidRDefault="00E93456" w:rsidP="009E30CD">
            <w:pPr>
              <w:pStyle w:val="TableBody"/>
            </w:pPr>
            <w:r w:rsidRPr="00794639">
              <w:rPr>
                <w:u w:val="single"/>
              </w:rPr>
              <w:t>Parameters</w:t>
            </w:r>
          </w:p>
          <w:p w14:paraId="1795E76A" w14:textId="77777777" w:rsidR="00E93456" w:rsidRPr="00794639" w:rsidRDefault="00E93456" w:rsidP="009E30CD">
            <w:pPr>
              <w:pStyle w:val="TableBody"/>
              <w:rPr>
                <w:b/>
              </w:rPr>
            </w:pPr>
            <w:r w:rsidRPr="00794639">
              <w:rPr>
                <w:b/>
              </w:rPr>
              <w:t>&lt;option_id&gt;</w:t>
            </w:r>
            <w:r w:rsidRPr="00794639">
              <w:tab/>
              <w:t>Option ID</w:t>
            </w:r>
          </w:p>
          <w:p w14:paraId="6CDB79DD" w14:textId="77777777" w:rsidR="00E93456" w:rsidRPr="00794639" w:rsidRDefault="00E93456" w:rsidP="009E30CD">
            <w:pPr>
              <w:pStyle w:val="TableBody"/>
            </w:pPr>
            <w:r w:rsidRPr="00794639">
              <w:t>0</w:t>
            </w:r>
            <w:r w:rsidRPr="00794639">
              <w:tab/>
              <w:t>Wait time, send size threshold configuration</w:t>
            </w:r>
          </w:p>
          <w:p w14:paraId="3ADF0181" w14:textId="77777777" w:rsidR="00E93456" w:rsidRPr="00794639" w:rsidRDefault="00E93456" w:rsidP="009E30CD">
            <w:pPr>
              <w:pStyle w:val="TableBody"/>
            </w:pPr>
            <w:r w:rsidRPr="00794639">
              <w:t>1</w:t>
            </w:r>
            <w:r w:rsidRPr="00794639">
              <w:tab/>
              <w:t>Internal use or compatibility purposes</w:t>
            </w:r>
          </w:p>
          <w:p w14:paraId="18499333" w14:textId="77777777" w:rsidR="00E93456" w:rsidRPr="00794639" w:rsidRDefault="00E93456" w:rsidP="009E30CD">
            <w:pPr>
              <w:pStyle w:val="TableBody"/>
            </w:pPr>
            <w:r w:rsidRPr="00794639">
              <w:t>2</w:t>
            </w:r>
            <w:r w:rsidRPr="00794639">
              <w:tab/>
              <w:t>Internal use or compatibility purposes</w:t>
            </w:r>
          </w:p>
          <w:p w14:paraId="59A0BD21" w14:textId="77777777" w:rsidR="00E93456" w:rsidRPr="00794639" w:rsidRDefault="00E93456" w:rsidP="009E30CD">
            <w:pPr>
              <w:pStyle w:val="TableBody"/>
            </w:pPr>
            <w:r w:rsidRPr="00794639">
              <w:t>3</w:t>
            </w:r>
            <w:r w:rsidRPr="00794639">
              <w:tab/>
              <w:t>PDP connection deactivated behavior</w:t>
            </w:r>
          </w:p>
          <w:p w14:paraId="06847E46" w14:textId="77777777" w:rsidR="00E93456" w:rsidRPr="00794639" w:rsidRDefault="00E93456" w:rsidP="009E30CD">
            <w:pPr>
              <w:pStyle w:val="TableBody"/>
            </w:pPr>
            <w:r w:rsidRPr="00794639">
              <w:t>4</w:t>
            </w:r>
            <w:r w:rsidRPr="00794639">
              <w:tab/>
              <w:t>Internal use or compatibility purposes</w:t>
            </w:r>
          </w:p>
          <w:p w14:paraId="23ECEA65" w14:textId="77777777" w:rsidR="00E93456" w:rsidRPr="00794639" w:rsidRDefault="00E93456" w:rsidP="009E30CD">
            <w:pPr>
              <w:pStyle w:val="TableBody"/>
            </w:pPr>
          </w:p>
          <w:p w14:paraId="52E8E98D" w14:textId="77777777" w:rsidR="00E93456" w:rsidRPr="00794639" w:rsidRDefault="00E93456" w:rsidP="009E30CD">
            <w:pPr>
              <w:pStyle w:val="TableBody"/>
            </w:pPr>
            <w:r w:rsidRPr="00794639">
              <w:rPr>
                <w:b/>
              </w:rPr>
              <w:t>&lt;proto&gt;</w:t>
            </w:r>
            <w:r w:rsidRPr="00794639">
              <w:tab/>
              <w:t>Protocol, string type</w:t>
            </w:r>
          </w:p>
          <w:p w14:paraId="4C549D4A" w14:textId="77777777" w:rsidR="00E93456" w:rsidRPr="00794639" w:rsidRDefault="00E93456" w:rsidP="009E30CD">
            <w:pPr>
              <w:pStyle w:val="TableBody"/>
            </w:pPr>
            <w:r w:rsidRPr="00794639">
              <w:t>“TCPC”</w:t>
            </w:r>
            <w:r w:rsidRPr="00794639">
              <w:tab/>
              <w:t>TCP client session</w:t>
            </w:r>
          </w:p>
          <w:p w14:paraId="6522FC44" w14:textId="77777777" w:rsidR="00E93456" w:rsidRPr="00794639" w:rsidRDefault="00E93456" w:rsidP="009E30CD">
            <w:pPr>
              <w:pStyle w:val="TableBody"/>
            </w:pPr>
            <w:r w:rsidRPr="00794639">
              <w:t>“TCPS”</w:t>
            </w:r>
            <w:r w:rsidRPr="00794639">
              <w:tab/>
              <w:t>TCP server session</w:t>
            </w:r>
          </w:p>
          <w:p w14:paraId="0A34BB7C" w14:textId="77777777" w:rsidR="00E93456" w:rsidRPr="00794639" w:rsidRDefault="00E93456" w:rsidP="009E30CD">
            <w:pPr>
              <w:pStyle w:val="TableBody"/>
            </w:pPr>
            <w:r w:rsidRPr="00794639">
              <w:t>“UDPC”</w:t>
            </w:r>
            <w:r w:rsidRPr="00794639">
              <w:tab/>
              <w:t>UDP client session</w:t>
            </w:r>
          </w:p>
          <w:p w14:paraId="2409446A" w14:textId="77777777" w:rsidR="00E93456" w:rsidRPr="00794639" w:rsidRDefault="00E93456" w:rsidP="009E30CD">
            <w:pPr>
              <w:pStyle w:val="TableBody"/>
            </w:pPr>
            <w:r w:rsidRPr="00794639">
              <w:t>“UDPS”</w:t>
            </w:r>
            <w:r w:rsidRPr="00794639">
              <w:tab/>
              <w:t>UDP server session</w:t>
            </w:r>
          </w:p>
          <w:p w14:paraId="12924B1C" w14:textId="77777777" w:rsidR="00E93456" w:rsidRPr="00794639" w:rsidRDefault="00E93456" w:rsidP="009E30CD">
            <w:pPr>
              <w:pStyle w:val="TableBody"/>
            </w:pPr>
            <w:r w:rsidRPr="00794639">
              <w:t>“TCP”</w:t>
            </w:r>
            <w:r w:rsidRPr="00794639">
              <w:tab/>
            </w:r>
            <w:r w:rsidRPr="00794639">
              <w:tab/>
              <w:t>Both client and server TCP sessions</w:t>
            </w:r>
          </w:p>
          <w:p w14:paraId="11583848" w14:textId="77777777" w:rsidR="00E93456" w:rsidRPr="00794639" w:rsidRDefault="00E93456" w:rsidP="009E30CD">
            <w:pPr>
              <w:pStyle w:val="TableBody"/>
            </w:pPr>
            <w:r w:rsidRPr="00794639">
              <w:t>“UDP”</w:t>
            </w:r>
            <w:r w:rsidRPr="00794639">
              <w:tab/>
            </w:r>
            <w:r w:rsidRPr="00794639">
              <w:tab/>
              <w:t>Both client and server UDP sessions</w:t>
            </w:r>
          </w:p>
          <w:p w14:paraId="0073E419" w14:textId="77777777" w:rsidR="00E93456" w:rsidRPr="00794639" w:rsidRDefault="00E93456" w:rsidP="009E30CD">
            <w:pPr>
              <w:pStyle w:val="TableBody"/>
            </w:pPr>
          </w:p>
          <w:p w14:paraId="7902408F" w14:textId="77777777" w:rsidR="00E93456" w:rsidRPr="00794639" w:rsidRDefault="00E93456" w:rsidP="009E30CD">
            <w:pPr>
              <w:pStyle w:val="TableBody"/>
            </w:pPr>
            <w:r w:rsidRPr="00794639">
              <w:rPr>
                <w:b/>
              </w:rPr>
              <w:lastRenderedPageBreak/>
              <w:t>&lt;wait time&gt;</w:t>
            </w:r>
            <w:r w:rsidRPr="00794639">
              <w:tab/>
              <w:t>Timeout for configuring the packet segmentation on the IP network side; it specifies the timeout after which the buffered data will be sent to the peer irrespective of data packet size. Value is in 100 ms units.</w:t>
            </w:r>
          </w:p>
          <w:p w14:paraId="6673B7F7" w14:textId="77777777" w:rsidR="00E93456" w:rsidRPr="00794639" w:rsidRDefault="00E93456" w:rsidP="009E30CD">
            <w:pPr>
              <w:pStyle w:val="TableBody"/>
            </w:pPr>
            <w:r w:rsidRPr="00794639">
              <w:t>Range:</w:t>
            </w:r>
          </w:p>
          <w:p w14:paraId="00657A71" w14:textId="77777777" w:rsidR="00E93456" w:rsidRPr="00794639" w:rsidRDefault="00E93456" w:rsidP="009E30CD">
            <w:pPr>
              <w:pStyle w:val="TableBody"/>
            </w:pPr>
            <w:r w:rsidRPr="00794639">
              <w:t>For UDP: 1 – 100, default value = 2</w:t>
            </w:r>
          </w:p>
          <w:p w14:paraId="5016F041" w14:textId="77777777" w:rsidR="00E93456" w:rsidRPr="00794639" w:rsidRDefault="00E93456" w:rsidP="009E30CD">
            <w:pPr>
              <w:pStyle w:val="TableBody"/>
            </w:pPr>
            <w:r w:rsidRPr="00794639">
              <w:t>For TCP: 0 – 100, default value = 1. Note that value = 0 has the same effect as having value = 1 due to the limitation from +KPATTERN detection timing</w:t>
            </w:r>
          </w:p>
          <w:p w14:paraId="1B0BD817" w14:textId="77777777" w:rsidR="00E93456" w:rsidRPr="00794639" w:rsidRDefault="00E93456" w:rsidP="00CF5A45">
            <w:pPr>
              <w:pStyle w:val="TableBody"/>
            </w:pPr>
          </w:p>
          <w:p w14:paraId="306DB07D" w14:textId="4F45A8F8" w:rsidR="00E93456" w:rsidRPr="00794639" w:rsidRDefault="00E93456" w:rsidP="009E30CD">
            <w:pPr>
              <w:pStyle w:val="TableBody"/>
            </w:pPr>
            <w:r w:rsidRPr="00794639">
              <w:rPr>
                <w:b/>
              </w:rPr>
              <w:t>&lt;send size v4&gt;</w:t>
            </w:r>
            <w:r w:rsidRPr="00794639">
              <w:tab/>
              <w:t>Data packet size for IPv4 sessions. This parameter specifies the</w:t>
            </w:r>
            <w:ins w:id="8023" w:author="Sevan Sirapian [2]" w:date="2018-11-26T11:12:00Z">
              <w:r w:rsidRPr="00794639">
                <w:t xml:space="preserve"> </w:t>
              </w:r>
              <w:commentRangeStart w:id="8024"/>
              <w:r w:rsidR="006E16B8">
                <w:t>minimum</w:t>
              </w:r>
            </w:ins>
            <w:r w:rsidR="006E16B8">
              <w:t xml:space="preserve"> </w:t>
            </w:r>
            <w:r w:rsidRPr="00794639">
              <w:t>data packet size that needs to be sent to the peer.</w:t>
            </w:r>
          </w:p>
          <w:p w14:paraId="7B1885D8" w14:textId="77777777" w:rsidR="00E93456" w:rsidRPr="00794639" w:rsidRDefault="00E93456" w:rsidP="009E30CD">
            <w:pPr>
              <w:pStyle w:val="TableBody"/>
            </w:pPr>
            <w:r w:rsidRPr="00794639">
              <w:t>Range:</w:t>
            </w:r>
          </w:p>
          <w:p w14:paraId="76D3B8E2" w14:textId="77777777" w:rsidR="00E93456" w:rsidRPr="00794639" w:rsidRDefault="00E93456" w:rsidP="009E30CD">
            <w:pPr>
              <w:pStyle w:val="TableBody"/>
            </w:pPr>
            <w:r w:rsidRPr="00794639">
              <w:t>For UDP: 8 – 1472, default value = 1020</w:t>
            </w:r>
          </w:p>
          <w:p w14:paraId="3368BB66" w14:textId="77777777" w:rsidR="00E93456" w:rsidRPr="00794639" w:rsidRDefault="00E93456" w:rsidP="009E30CD">
            <w:pPr>
              <w:pStyle w:val="TableBody"/>
            </w:pPr>
            <w:r w:rsidRPr="00794639">
              <w:t>For TCP: 0, 8 – 1460, default value = 0 (disabled)</w:t>
            </w:r>
          </w:p>
          <w:p w14:paraId="53EA174A" w14:textId="77777777" w:rsidR="00E93456" w:rsidRPr="00794639" w:rsidRDefault="00E93456" w:rsidP="00CF5A45">
            <w:pPr>
              <w:pStyle w:val="TableBody"/>
            </w:pPr>
          </w:p>
          <w:p w14:paraId="568C468D" w14:textId="0BF4F8A1" w:rsidR="00E93456" w:rsidRPr="00794639" w:rsidRDefault="00E93456" w:rsidP="009E30CD">
            <w:pPr>
              <w:pStyle w:val="TableBody"/>
            </w:pPr>
            <w:r w:rsidRPr="00794639">
              <w:rPr>
                <w:b/>
              </w:rPr>
              <w:t>&lt;send size v6&gt;</w:t>
            </w:r>
            <w:r w:rsidRPr="00794639">
              <w:tab/>
              <w:t>Data packet size for IPv6 sessions. This parameter specifies the</w:t>
            </w:r>
            <w:r w:rsidR="006E16B8">
              <w:t xml:space="preserve"> </w:t>
            </w:r>
            <w:ins w:id="8025" w:author="Sevan Sirapian [2]" w:date="2018-11-26T11:12:00Z">
              <w:r w:rsidR="006E16B8">
                <w:t>minimum</w:t>
              </w:r>
              <w:r w:rsidRPr="00794639">
                <w:t xml:space="preserve"> </w:t>
              </w:r>
              <w:commentRangeEnd w:id="8024"/>
              <w:r w:rsidR="006E16B8">
                <w:rPr>
                  <w:rStyle w:val="CommentReference"/>
                  <w:rFonts w:ascii="Verdana" w:hAnsi="Verdana" w:cs="Times New Roman"/>
                  <w:lang w:eastAsia="en-US"/>
                </w:rPr>
                <w:commentReference w:id="8024"/>
              </w:r>
            </w:ins>
            <w:r w:rsidRPr="00794639">
              <w:t>data packet size that needs to be sent to the peer.</w:t>
            </w:r>
          </w:p>
          <w:p w14:paraId="5E7B72CD" w14:textId="77777777" w:rsidR="00E93456" w:rsidRPr="00794639" w:rsidRDefault="00E93456" w:rsidP="009E30CD">
            <w:pPr>
              <w:pStyle w:val="TableBody"/>
            </w:pPr>
            <w:r w:rsidRPr="00794639">
              <w:t>Range:</w:t>
            </w:r>
          </w:p>
          <w:p w14:paraId="40F00BAC" w14:textId="77777777" w:rsidR="00E93456" w:rsidRPr="00794639" w:rsidRDefault="00E93456" w:rsidP="009E30CD">
            <w:pPr>
              <w:pStyle w:val="TableBody"/>
            </w:pPr>
            <w:r w:rsidRPr="00794639">
              <w:t>For UDP: 8 – 1452, default value = 1020</w:t>
            </w:r>
          </w:p>
          <w:p w14:paraId="53FCA039" w14:textId="77777777" w:rsidR="00E93456" w:rsidRPr="00794639" w:rsidRDefault="00E93456" w:rsidP="009E30CD">
            <w:pPr>
              <w:pStyle w:val="TableBody"/>
            </w:pPr>
            <w:r w:rsidRPr="00794639">
              <w:t>For TCP: 0, 8 – 1440, default value = 0 (disabled). Note that value = 0 uses a wait time of 100 ms.</w:t>
            </w:r>
          </w:p>
          <w:p w14:paraId="1D9B8346" w14:textId="77777777" w:rsidR="00E93456" w:rsidRPr="00794639" w:rsidRDefault="00E93456" w:rsidP="00CF5A45">
            <w:pPr>
              <w:pStyle w:val="TableBody"/>
            </w:pPr>
          </w:p>
          <w:p w14:paraId="7207E2BA" w14:textId="77777777" w:rsidR="00E93456" w:rsidRPr="00794639" w:rsidRDefault="00E93456" w:rsidP="009E30CD">
            <w:pPr>
              <w:pStyle w:val="TableBody"/>
            </w:pPr>
            <w:r w:rsidRPr="00794639">
              <w:rPr>
                <w:b/>
              </w:rPr>
              <w:t>&lt;stop_on_error&gt;</w:t>
            </w:r>
            <w:r w:rsidRPr="00794639">
              <w:tab/>
              <w:t>PDP connection deactivation behavior when a session is closed due to any error</w:t>
            </w:r>
          </w:p>
          <w:p w14:paraId="3391F2A8" w14:textId="77777777" w:rsidR="00E93456" w:rsidRPr="00794639" w:rsidRDefault="00E93456" w:rsidP="009E30CD">
            <w:pPr>
              <w:pStyle w:val="TableBody"/>
            </w:pPr>
            <w:r w:rsidRPr="00794639">
              <w:rPr>
                <w:u w:val="single"/>
              </w:rPr>
              <w:t>0</w:t>
            </w:r>
            <w:r w:rsidRPr="00794639">
              <w:tab/>
              <w:t>Do not request to stop the connection</w:t>
            </w:r>
          </w:p>
          <w:p w14:paraId="0116DEE4" w14:textId="77777777" w:rsidR="00E93456" w:rsidRPr="00794639" w:rsidRDefault="00E93456" w:rsidP="009E30CD">
            <w:pPr>
              <w:pStyle w:val="TableBody"/>
            </w:pPr>
            <w:r w:rsidRPr="00794639">
              <w:t>1</w:t>
            </w:r>
            <w:r w:rsidRPr="00794639">
              <w:tab/>
              <w:t>Request to stop the connection</w:t>
            </w:r>
          </w:p>
          <w:p w14:paraId="65718BB8" w14:textId="77777777" w:rsidR="00E93456" w:rsidRPr="00794639" w:rsidRDefault="00E93456" w:rsidP="00CF5A45">
            <w:pPr>
              <w:pStyle w:val="TableBody"/>
            </w:pPr>
          </w:p>
          <w:p w14:paraId="500A0934" w14:textId="77777777" w:rsidR="00E93456" w:rsidRPr="00794639" w:rsidRDefault="00E93456" w:rsidP="009E30CD">
            <w:pPr>
              <w:pStyle w:val="TableBody"/>
            </w:pPr>
            <w:r w:rsidRPr="00794639">
              <w:rPr>
                <w:b/>
              </w:rPr>
              <w:t>&lt;stop_on_peer&gt;</w:t>
            </w:r>
            <w:r w:rsidRPr="00794639">
              <w:tab/>
              <w:t>PDP connection deactivation behavior when a session is closed by a peer/server</w:t>
            </w:r>
          </w:p>
          <w:p w14:paraId="2C1002C2" w14:textId="77777777" w:rsidR="00E93456" w:rsidRPr="00794639" w:rsidRDefault="00E93456" w:rsidP="009E30CD">
            <w:pPr>
              <w:pStyle w:val="TableBody"/>
            </w:pPr>
            <w:r w:rsidRPr="00794639">
              <w:rPr>
                <w:u w:val="single"/>
              </w:rPr>
              <w:t>0</w:t>
            </w:r>
            <w:r w:rsidRPr="00794639">
              <w:tab/>
              <w:t>Do not request to stop the connection</w:t>
            </w:r>
          </w:p>
          <w:p w14:paraId="1745472F" w14:textId="1A0400BC" w:rsidR="00E93456" w:rsidRPr="00794639" w:rsidRDefault="00E93456" w:rsidP="009E30CD">
            <w:pPr>
              <w:pStyle w:val="TableBody"/>
            </w:pPr>
            <w:r w:rsidRPr="00794639">
              <w:t>1</w:t>
            </w:r>
            <w:r w:rsidRPr="00794639">
              <w:tab/>
              <w:t>Request to stop the connection</w:t>
            </w:r>
          </w:p>
        </w:tc>
      </w:tr>
      <w:tr w:rsidR="00E93456" w:rsidRPr="00794639" w14:paraId="4DF91462" w14:textId="77777777" w:rsidTr="00953CD3">
        <w:trPr>
          <w:cantSplit w:val="0"/>
        </w:trPr>
        <w:tc>
          <w:tcPr>
            <w:tcW w:w="1707" w:type="dxa"/>
          </w:tcPr>
          <w:p w14:paraId="43183A7B" w14:textId="77777777" w:rsidR="00E93456" w:rsidRPr="00794639" w:rsidRDefault="00E93456" w:rsidP="009E30CD">
            <w:pPr>
              <w:pStyle w:val="TableBody"/>
              <w:rPr>
                <w:u w:val="single"/>
              </w:rPr>
            </w:pPr>
            <w:r w:rsidRPr="00794639">
              <w:rPr>
                <w:u w:val="single"/>
              </w:rPr>
              <w:lastRenderedPageBreak/>
              <w:t>Reference</w:t>
            </w:r>
          </w:p>
          <w:p w14:paraId="13885FC5" w14:textId="77777777" w:rsidR="00E93456" w:rsidRPr="00794639" w:rsidRDefault="00E93456">
            <w:pPr>
              <w:pStyle w:val="TableBody"/>
              <w:rPr>
                <w:i/>
              </w:rPr>
            </w:pPr>
            <w:r w:rsidRPr="00794639">
              <w:t>Sierra Wireless Proprietary</w:t>
            </w:r>
          </w:p>
        </w:tc>
        <w:tc>
          <w:tcPr>
            <w:tcW w:w="7290" w:type="dxa"/>
          </w:tcPr>
          <w:p w14:paraId="71CECF4C" w14:textId="77777777" w:rsidR="00E93456" w:rsidRPr="00794639" w:rsidRDefault="00E93456">
            <w:pPr>
              <w:pStyle w:val="TableBody"/>
            </w:pPr>
            <w:r w:rsidRPr="00794639">
              <w:rPr>
                <w:u w:val="single"/>
              </w:rPr>
              <w:t>Note</w:t>
            </w:r>
            <w:r w:rsidRPr="00794639">
              <w:t>s</w:t>
            </w:r>
          </w:p>
          <w:p w14:paraId="25F3826F" w14:textId="77777777" w:rsidR="00E93456" w:rsidRPr="00794639" w:rsidRDefault="00E93456">
            <w:pPr>
              <w:pStyle w:val="TableBody"/>
              <w:numPr>
                <w:ilvl w:val="0"/>
                <w:numId w:val="94"/>
              </w:numPr>
            </w:pPr>
            <w:r w:rsidRPr="00794639">
              <w:t xml:space="preserve">The default setting of &lt;option_id&gt;=3 is (&lt;stop_on_error&gt;=0, &lt;stop_on_peer&gt;=0) after module boot-up; this means that a PDP connection is requested to stop only when a session is closed by an Internet AT command (e.g. </w:t>
            </w:r>
            <w:r w:rsidRPr="00794639">
              <w:rPr>
                <w:rStyle w:val="Code"/>
              </w:rPr>
              <w:t>+KTCPCLOSE</w:t>
            </w:r>
            <w:r w:rsidRPr="00794639">
              <w:t>).</w:t>
            </w:r>
          </w:p>
          <w:p w14:paraId="09DF9E7D" w14:textId="7B812959" w:rsidR="00E93456" w:rsidRPr="00794639" w:rsidRDefault="00E93456">
            <w:pPr>
              <w:pStyle w:val="TableBody"/>
              <w:numPr>
                <w:ilvl w:val="0"/>
                <w:numId w:val="94"/>
              </w:numPr>
            </w:pPr>
            <w:r w:rsidRPr="00794639">
              <w:t xml:space="preserve">Thresholds &lt;send size v4&gt; and &lt;send size v6&gt; control the </w:t>
            </w:r>
            <w:del w:id="8026" w:author="Sevan Sirapian [2]" w:date="2018-11-26T11:12:00Z">
              <w:r w:rsidRPr="00794639">
                <w:delText xml:space="preserve">maximum </w:delText>
              </w:r>
            </w:del>
            <w:commentRangeStart w:id="8027"/>
            <w:ins w:id="8028" w:author="Sevan Sirapian [2]" w:date="2018-11-26T11:12:00Z">
              <w:r w:rsidR="006E16B8">
                <w:t>minimum</w:t>
              </w:r>
              <w:r w:rsidR="006E16B8" w:rsidRPr="00794639">
                <w:t xml:space="preserve"> </w:t>
              </w:r>
              <w:commentRangeEnd w:id="8027"/>
              <w:r w:rsidR="006E16B8">
                <w:rPr>
                  <w:rStyle w:val="CommentReference"/>
                  <w:rFonts w:ascii="Verdana" w:hAnsi="Verdana" w:cs="Times New Roman"/>
                  <w:lang w:eastAsia="en-US"/>
                </w:rPr>
                <w:commentReference w:id="8027"/>
              </w:r>
            </w:ins>
            <w:r w:rsidRPr="00794639">
              <w:t>size of data received from the AT terminal to be buffered within timeout &lt;wait time&gt;. When the threshold is reached or after timeout, the buffered data are sent to the socket layer for transmission.</w:t>
            </w:r>
            <w:r w:rsidRPr="00794639">
              <w:br/>
            </w:r>
            <w:r w:rsidRPr="00794639">
              <w:tab/>
              <w:t>For UDP:</w:t>
            </w:r>
            <w:r w:rsidRPr="00794639">
              <w:tab/>
            </w:r>
            <w:r w:rsidRPr="00794639">
              <w:tab/>
            </w:r>
            <w:r w:rsidRPr="00794639">
              <w:tab/>
              <w:t xml:space="preserve">data </w:t>
            </w:r>
            <w:r w:rsidR="00A14FAD" w:rsidRPr="00794639">
              <w:t xml:space="preserve">is </w:t>
            </w:r>
            <w:r w:rsidRPr="00794639">
              <w:t>sent as a UDP packet</w:t>
            </w:r>
            <w:r w:rsidRPr="00794639">
              <w:br/>
            </w:r>
            <w:r w:rsidRPr="00794639">
              <w:tab/>
              <w:t>For TCP based protocol:</w:t>
            </w:r>
            <w:r w:rsidRPr="00794639">
              <w:tab/>
              <w:t xml:space="preserve">data </w:t>
            </w:r>
            <w:r w:rsidR="00A14FAD" w:rsidRPr="00794639">
              <w:t xml:space="preserve">is </w:t>
            </w:r>
            <w:r w:rsidRPr="00794639">
              <w:t xml:space="preserve">copied to socket first-in-first-out buffer </w:t>
            </w:r>
            <w:r w:rsidRPr="00794639">
              <w:tab/>
            </w:r>
            <w:r w:rsidRPr="00794639">
              <w:tab/>
            </w:r>
            <w:r w:rsidRPr="00794639">
              <w:tab/>
            </w:r>
            <w:r w:rsidRPr="00794639">
              <w:tab/>
            </w:r>
            <w:r w:rsidRPr="00794639">
              <w:tab/>
              <w:t xml:space="preserve">for </w:t>
            </w:r>
            <w:r w:rsidR="002D430C" w:rsidRPr="00794639">
              <w:t>transmission,</w:t>
            </w:r>
            <w:r w:rsidRPr="00794639">
              <w:t xml:space="preserve"> but packet segmentation is </w:t>
            </w:r>
            <w:r w:rsidR="00FC364F" w:rsidRPr="00794639">
              <w:tab/>
            </w:r>
            <w:r w:rsidR="00FC364F" w:rsidRPr="00794639">
              <w:tab/>
            </w:r>
            <w:r w:rsidR="00FC364F" w:rsidRPr="00794639">
              <w:tab/>
            </w:r>
            <w:r w:rsidR="00FC364F" w:rsidRPr="00794639">
              <w:tab/>
            </w:r>
            <w:r w:rsidR="00FC364F" w:rsidRPr="00794639">
              <w:tab/>
            </w:r>
            <w:r w:rsidRPr="00794639">
              <w:t>not guaranteed to be &lt;send size&gt;</w:t>
            </w:r>
          </w:p>
          <w:p w14:paraId="251C42CE" w14:textId="77777777" w:rsidR="00E93456" w:rsidRPr="000656F8" w:rsidRDefault="00E93456" w:rsidP="000B2FF0">
            <w:pPr>
              <w:pStyle w:val="TableBody"/>
              <w:numPr>
                <w:ilvl w:val="0"/>
                <w:numId w:val="94"/>
              </w:numPr>
              <w:rPr>
                <w:del w:id="8029" w:author="Sevan Sirapian [2]" w:date="2018-11-26T11:12:00Z"/>
              </w:rPr>
            </w:pPr>
            <w:del w:id="8030" w:author="Sevan Sirapian [2]" w:date="2018-11-26T11:12:00Z">
              <w:r w:rsidRPr="00794639">
                <w:delText>The maximum transmission unit (MTU) is 1500 bytes.</w:delText>
              </w:r>
            </w:del>
          </w:p>
          <w:p w14:paraId="58479A58" w14:textId="51EC2B13" w:rsidR="00E93456" w:rsidRPr="00913410" w:rsidRDefault="008A61B2" w:rsidP="006E16B8">
            <w:pPr>
              <w:pStyle w:val="TableBody"/>
              <w:numPr>
                <w:ilvl w:val="0"/>
                <w:numId w:val="94"/>
              </w:numPr>
            </w:pPr>
            <w:commentRangeStart w:id="8031"/>
            <w:commentRangeEnd w:id="8031"/>
            <w:ins w:id="8032" w:author="Sevan Sirapian [2]" w:date="2018-11-26T11:12:00Z">
              <w:r w:rsidRPr="00794639">
                <w:rPr>
                  <w:rStyle w:val="CommentReference"/>
                  <w:rFonts w:ascii="Verdana" w:hAnsi="Verdana" w:cs="Times New Roman"/>
                  <w:lang w:eastAsia="en-US"/>
                </w:rPr>
                <w:commentReference w:id="8031"/>
              </w:r>
              <w:del w:id="8033" w:author="Elaine Baricante" w:date="2018-11-26T16:03:00Z">
                <w:r w:rsidR="006E16B8" w:rsidRPr="00794639" w:rsidDel="00A21228">
                  <w:delText xml:space="preserve"> </w:delText>
                </w:r>
              </w:del>
              <w:commentRangeStart w:id="8034"/>
              <w:commentRangeEnd w:id="8034"/>
              <w:r w:rsidR="006E16B8">
                <w:rPr>
                  <w:rStyle w:val="CommentReference"/>
                  <w:rFonts w:ascii="Verdana" w:hAnsi="Verdana" w:cs="Times New Roman"/>
                  <w:lang w:eastAsia="en-US"/>
                </w:rPr>
                <w:commentReference w:id="8034"/>
              </w:r>
            </w:ins>
            <w:r w:rsidR="00E93456" w:rsidRPr="0048226A">
              <w:t>&lt;send siz</w:t>
            </w:r>
            <w:r w:rsidR="00E93456" w:rsidRPr="007E4A1F">
              <w:t xml:space="preserve">e v4&gt; and &lt;send size v6&gt; impacts the detection of &lt;EOF pattern&gt;. Refer to the notes of </w:t>
            </w:r>
            <w:r w:rsidR="00E93456" w:rsidRPr="007E4A1F">
              <w:rPr>
                <w:rStyle w:val="Code"/>
              </w:rPr>
              <w:t>+KP</w:t>
            </w:r>
            <w:r w:rsidR="00124504" w:rsidRPr="00006D08">
              <w:rPr>
                <w:rStyle w:val="Code"/>
              </w:rPr>
              <w:t>A</w:t>
            </w:r>
            <w:r w:rsidR="00E93456" w:rsidRPr="005C602E">
              <w:rPr>
                <w:rStyle w:val="Code"/>
              </w:rPr>
              <w:t>TTERN</w:t>
            </w:r>
            <w:r w:rsidR="00E93456" w:rsidRPr="005C602E">
              <w:t xml:space="preserve"> for more information.</w:t>
            </w:r>
          </w:p>
        </w:tc>
      </w:tr>
    </w:tbl>
    <w:p w14:paraId="15DEAF88" w14:textId="5013A3A6" w:rsidR="00365BB7" w:rsidRPr="00794639" w:rsidRDefault="00365BB7" w:rsidP="00365BB7">
      <w:pPr>
        <w:pStyle w:val="Heading2"/>
      </w:pPr>
      <w:bookmarkStart w:id="8035" w:name="_Ref520816216"/>
      <w:bookmarkStart w:id="8036" w:name="_Ref520816221"/>
      <w:bookmarkStart w:id="8037" w:name="_Toc531700998"/>
      <w:r w:rsidRPr="00794639">
        <w:lastRenderedPageBreak/>
        <w:t>SSL Configuration</w:t>
      </w:r>
      <w:bookmarkEnd w:id="8035"/>
      <w:bookmarkEnd w:id="8036"/>
      <w:bookmarkEnd w:id="8037"/>
    </w:p>
    <w:p w14:paraId="1B00B855" w14:textId="1982019A" w:rsidR="00365BB7" w:rsidRPr="00794639" w:rsidRDefault="00365BB7" w:rsidP="00365BB7">
      <w:pPr>
        <w:pStyle w:val="Heading3"/>
      </w:pPr>
      <w:bookmarkStart w:id="8038" w:name="_Toc531700999"/>
      <w:r w:rsidRPr="00794639">
        <w:t>+KSSLCRYPTO Command: Cipher Suite Configuration</w:t>
      </w:r>
      <w:bookmarkEnd w:id="8038"/>
    </w:p>
    <w:tbl>
      <w:tblPr>
        <w:tblStyle w:val="TableSWIleft"/>
        <w:tblW w:w="8997" w:type="dxa"/>
        <w:tblLayout w:type="fixed"/>
        <w:tblLook w:val="04A0" w:firstRow="1" w:lastRow="0" w:firstColumn="1" w:lastColumn="0" w:noHBand="0" w:noVBand="1"/>
      </w:tblPr>
      <w:tblGrid>
        <w:gridCol w:w="1728"/>
        <w:gridCol w:w="7269"/>
      </w:tblGrid>
      <w:tr w:rsidR="00365BB7" w:rsidRPr="00794639" w14:paraId="3E480252"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5AC4E64" w14:textId="0A3F3717" w:rsidR="00365BB7" w:rsidRPr="00794639" w:rsidRDefault="00365BB7">
            <w:pPr>
              <w:pStyle w:val="TableRowHead"/>
              <w:spacing w:before="144" w:after="144"/>
            </w:pPr>
            <w:r w:rsidRPr="00794639">
              <w:t>HL7800</w:t>
            </w:r>
          </w:p>
        </w:tc>
      </w:tr>
      <w:tr w:rsidR="00365BB7" w:rsidRPr="00794639" w14:paraId="6BBE49DB" w14:textId="77777777" w:rsidTr="00076AEF">
        <w:tc>
          <w:tcPr>
            <w:tcW w:w="1728" w:type="dxa"/>
          </w:tcPr>
          <w:p w14:paraId="709F647E" w14:textId="77777777" w:rsidR="00365BB7" w:rsidRPr="00794639" w:rsidRDefault="00365BB7" w:rsidP="00365BB7">
            <w:pPr>
              <w:pStyle w:val="TableBody"/>
              <w:rPr>
                <w:i/>
              </w:rPr>
            </w:pPr>
            <w:r w:rsidRPr="00794639">
              <w:rPr>
                <w:i/>
              </w:rPr>
              <w:t>Test command</w:t>
            </w:r>
          </w:p>
          <w:p w14:paraId="2DDF37C7" w14:textId="77777777" w:rsidR="00365BB7" w:rsidRPr="00794639" w:rsidRDefault="00365BB7" w:rsidP="00365BB7">
            <w:pPr>
              <w:pStyle w:val="TableBody"/>
            </w:pPr>
          </w:p>
          <w:p w14:paraId="676B9200" w14:textId="77777777" w:rsidR="00365BB7" w:rsidRPr="00794639" w:rsidRDefault="00365BB7" w:rsidP="00365BB7">
            <w:pPr>
              <w:pStyle w:val="TableBody"/>
              <w:rPr>
                <w:u w:val="single"/>
              </w:rPr>
            </w:pPr>
            <w:r w:rsidRPr="00794639">
              <w:rPr>
                <w:u w:val="single"/>
              </w:rPr>
              <w:t>Syntax</w:t>
            </w:r>
          </w:p>
          <w:p w14:paraId="78E25A03" w14:textId="24CCF97F" w:rsidR="00365BB7" w:rsidRPr="00794639" w:rsidRDefault="00365BB7" w:rsidP="00365BB7">
            <w:pPr>
              <w:pStyle w:val="TableBody"/>
              <w:keepNext/>
              <w:rPr>
                <w:b/>
              </w:rPr>
            </w:pPr>
            <w:r w:rsidRPr="00794639">
              <w:rPr>
                <w:b/>
              </w:rPr>
              <w:t>AT+</w:t>
            </w:r>
            <w:r w:rsidRPr="00794639">
              <w:rPr>
                <w:b/>
              </w:rPr>
              <w:br/>
              <w:t>KSSLCRYPTO=?</w:t>
            </w:r>
          </w:p>
        </w:tc>
        <w:tc>
          <w:tcPr>
            <w:tcW w:w="7269" w:type="dxa"/>
          </w:tcPr>
          <w:p w14:paraId="02A9D23C" w14:textId="77777777" w:rsidR="00365BB7" w:rsidRPr="00794639" w:rsidRDefault="00365BB7" w:rsidP="00365BB7">
            <w:pPr>
              <w:pStyle w:val="TableBody"/>
              <w:rPr>
                <w:u w:val="single"/>
              </w:rPr>
            </w:pPr>
          </w:p>
          <w:p w14:paraId="47F303D0" w14:textId="77777777" w:rsidR="00365BB7" w:rsidRPr="00794639" w:rsidRDefault="00365BB7" w:rsidP="00365BB7">
            <w:pPr>
              <w:pStyle w:val="TableBody"/>
            </w:pPr>
          </w:p>
          <w:p w14:paraId="50E62F5C" w14:textId="77777777" w:rsidR="00365BB7" w:rsidRPr="00794639" w:rsidRDefault="00365BB7" w:rsidP="00365BB7">
            <w:pPr>
              <w:pStyle w:val="TableBody"/>
              <w:rPr>
                <w:u w:val="single"/>
              </w:rPr>
            </w:pPr>
            <w:r w:rsidRPr="00794639">
              <w:rPr>
                <w:u w:val="single"/>
              </w:rPr>
              <w:t>Response</w:t>
            </w:r>
          </w:p>
          <w:p w14:paraId="29B3C360" w14:textId="5F9BB9EF" w:rsidR="00365BB7" w:rsidRPr="00794639" w:rsidRDefault="00365BB7" w:rsidP="00365BB7">
            <w:pPr>
              <w:pStyle w:val="TableBody"/>
              <w:rPr>
                <w:b/>
                <w:sz w:val="20"/>
              </w:rPr>
            </w:pPr>
            <w:r w:rsidRPr="00794639">
              <w:rPr>
                <w:b/>
              </w:rPr>
              <w:t>+KSSLCRYPTO: &lt;profile_id&gt;,&lt;mkey_Algo&gt;,&lt;auth_algo&gt;,&lt;enc_algo&gt;,&lt;mac_algo&gt;,</w:t>
            </w:r>
            <w:r w:rsidRPr="00794639">
              <w:rPr>
                <w:b/>
              </w:rPr>
              <w:br/>
              <w:t>&lt;tls_ver&gt;,&lt;auth&gt;</w:t>
            </w:r>
            <w:commentRangeStart w:id="8039"/>
            <w:commentRangeEnd w:id="8039"/>
            <w:r w:rsidR="000C65A4" w:rsidRPr="00794639">
              <w:rPr>
                <w:rStyle w:val="CommentReference"/>
                <w:rFonts w:ascii="Verdana" w:hAnsi="Verdana" w:cs="Times New Roman"/>
                <w:lang w:eastAsia="en-US"/>
              </w:rPr>
              <w:commentReference w:id="8039"/>
            </w:r>
          </w:p>
          <w:p w14:paraId="2396D035" w14:textId="705B0361" w:rsidR="00365BB7" w:rsidRPr="0048226A" w:rsidRDefault="00365BB7" w:rsidP="00365BB7">
            <w:pPr>
              <w:pStyle w:val="TableBody"/>
              <w:keepNext/>
              <w:rPr>
                <w:u w:val="single"/>
              </w:rPr>
            </w:pPr>
            <w:r w:rsidRPr="000656F8">
              <w:rPr>
                <w:b/>
              </w:rPr>
              <w:t>OK</w:t>
            </w:r>
          </w:p>
        </w:tc>
      </w:tr>
      <w:tr w:rsidR="00365BB7" w:rsidRPr="00794639" w14:paraId="68BB09B5" w14:textId="77777777" w:rsidTr="00076AEF">
        <w:tc>
          <w:tcPr>
            <w:tcW w:w="1728" w:type="dxa"/>
          </w:tcPr>
          <w:p w14:paraId="6A7053A5" w14:textId="77777777" w:rsidR="00365BB7" w:rsidRPr="00794639" w:rsidRDefault="00365BB7" w:rsidP="00365BB7">
            <w:pPr>
              <w:pStyle w:val="TableBody"/>
              <w:rPr>
                <w:i/>
              </w:rPr>
            </w:pPr>
            <w:r w:rsidRPr="00794639">
              <w:rPr>
                <w:i/>
              </w:rPr>
              <w:t>Read command</w:t>
            </w:r>
          </w:p>
          <w:p w14:paraId="7245DA8C" w14:textId="77777777" w:rsidR="00365BB7" w:rsidRPr="00794639" w:rsidRDefault="00365BB7" w:rsidP="00365BB7">
            <w:pPr>
              <w:pStyle w:val="TableBody"/>
            </w:pPr>
          </w:p>
          <w:p w14:paraId="7CDE257E" w14:textId="77777777" w:rsidR="00365BB7" w:rsidRPr="00794639" w:rsidRDefault="00365BB7" w:rsidP="00365BB7">
            <w:pPr>
              <w:pStyle w:val="TableBody"/>
              <w:rPr>
                <w:u w:val="single"/>
              </w:rPr>
            </w:pPr>
            <w:r w:rsidRPr="00794639">
              <w:rPr>
                <w:u w:val="single"/>
              </w:rPr>
              <w:t>Syntax</w:t>
            </w:r>
          </w:p>
          <w:p w14:paraId="34344A0C" w14:textId="71513DB2" w:rsidR="00365BB7" w:rsidRPr="00794639" w:rsidRDefault="00365BB7" w:rsidP="00365BB7">
            <w:pPr>
              <w:pStyle w:val="TableBody"/>
              <w:rPr>
                <w:i/>
              </w:rPr>
            </w:pPr>
            <w:r w:rsidRPr="00794639">
              <w:rPr>
                <w:b/>
              </w:rPr>
              <w:t>AT+</w:t>
            </w:r>
            <w:r w:rsidRPr="00794639">
              <w:rPr>
                <w:b/>
              </w:rPr>
              <w:br/>
              <w:t>KSSLCRYPTO?</w:t>
            </w:r>
          </w:p>
        </w:tc>
        <w:tc>
          <w:tcPr>
            <w:tcW w:w="7269" w:type="dxa"/>
          </w:tcPr>
          <w:p w14:paraId="54B8B74B" w14:textId="77777777" w:rsidR="00365BB7" w:rsidRPr="00794639" w:rsidRDefault="00365BB7" w:rsidP="00365BB7">
            <w:pPr>
              <w:pStyle w:val="TableBody"/>
              <w:rPr>
                <w:u w:val="single"/>
              </w:rPr>
            </w:pPr>
          </w:p>
          <w:p w14:paraId="4D5CAC29" w14:textId="77777777" w:rsidR="00365BB7" w:rsidRPr="00794639" w:rsidRDefault="00365BB7" w:rsidP="00365BB7">
            <w:pPr>
              <w:pStyle w:val="TableBody"/>
            </w:pPr>
          </w:p>
          <w:p w14:paraId="77457AA8" w14:textId="77777777" w:rsidR="00365BB7" w:rsidRPr="00794639" w:rsidRDefault="00365BB7" w:rsidP="00365BB7">
            <w:pPr>
              <w:pStyle w:val="TableBody"/>
              <w:rPr>
                <w:u w:val="single"/>
              </w:rPr>
            </w:pPr>
            <w:r w:rsidRPr="00794639">
              <w:rPr>
                <w:u w:val="single"/>
              </w:rPr>
              <w:t>Response</w:t>
            </w:r>
          </w:p>
          <w:p w14:paraId="3F7F7019" w14:textId="7438F756" w:rsidR="00365BB7" w:rsidRPr="00794639" w:rsidRDefault="00365BB7" w:rsidP="00365BB7">
            <w:pPr>
              <w:pStyle w:val="TableBody"/>
              <w:rPr>
                <w:b/>
                <w:lang w:eastAsia="zh-CN"/>
              </w:rPr>
            </w:pPr>
            <w:r w:rsidRPr="00794639">
              <w:rPr>
                <w:b/>
              </w:rPr>
              <w:t>+KSSLCRYPTO: &lt;profile_id&gt;,&lt;mkey_algo&gt;,&lt;auth_algo&gt;,&lt;enc_algo&gt;,&lt;mac_algo&gt;,</w:t>
            </w:r>
            <w:r w:rsidRPr="00794639">
              <w:rPr>
                <w:b/>
              </w:rPr>
              <w:br/>
              <w:t>&lt;tls_ver&gt;,&lt;auth&gt;</w:t>
            </w:r>
          </w:p>
          <w:p w14:paraId="65F7FDCD" w14:textId="77777777" w:rsidR="00365BB7" w:rsidRPr="00794639" w:rsidRDefault="00365BB7" w:rsidP="00365BB7">
            <w:pPr>
              <w:pStyle w:val="TableBody"/>
              <w:rPr>
                <w:b/>
                <w:lang w:eastAsia="zh-CN"/>
              </w:rPr>
            </w:pPr>
            <w:r w:rsidRPr="00794639">
              <w:rPr>
                <w:b/>
                <w:lang w:eastAsia="zh-CN"/>
              </w:rPr>
              <w:t>[…]]</w:t>
            </w:r>
          </w:p>
          <w:p w14:paraId="55098187" w14:textId="0334B744" w:rsidR="00365BB7" w:rsidRPr="00794639" w:rsidRDefault="00365BB7" w:rsidP="00365BB7">
            <w:pPr>
              <w:pStyle w:val="TableBody"/>
              <w:rPr>
                <w:u w:val="single"/>
              </w:rPr>
            </w:pPr>
            <w:r w:rsidRPr="00794639">
              <w:rPr>
                <w:b/>
              </w:rPr>
              <w:t>OK</w:t>
            </w:r>
          </w:p>
        </w:tc>
      </w:tr>
      <w:tr w:rsidR="00365BB7" w:rsidRPr="00794639" w14:paraId="0D6893EC" w14:textId="77777777" w:rsidTr="00170927">
        <w:trPr>
          <w:cantSplit w:val="0"/>
        </w:trPr>
        <w:tc>
          <w:tcPr>
            <w:tcW w:w="0" w:type="dxa"/>
          </w:tcPr>
          <w:p w14:paraId="0B1B8DEE" w14:textId="77777777" w:rsidR="00365BB7" w:rsidRPr="00794639" w:rsidRDefault="00365BB7" w:rsidP="00170927">
            <w:pPr>
              <w:pStyle w:val="TableBody"/>
              <w:rPr>
                <w:i/>
              </w:rPr>
            </w:pPr>
            <w:r w:rsidRPr="00794639">
              <w:rPr>
                <w:i/>
              </w:rPr>
              <w:t>Write command</w:t>
            </w:r>
          </w:p>
          <w:p w14:paraId="3B20882D" w14:textId="77777777" w:rsidR="00365BB7" w:rsidRPr="00794639" w:rsidRDefault="00365BB7" w:rsidP="00BB4174">
            <w:pPr>
              <w:pStyle w:val="TableBody"/>
            </w:pPr>
          </w:p>
          <w:p w14:paraId="6A150056" w14:textId="77777777" w:rsidR="00365BB7" w:rsidRPr="00794639" w:rsidRDefault="00365BB7" w:rsidP="00170927">
            <w:pPr>
              <w:pStyle w:val="TableBody"/>
              <w:rPr>
                <w:u w:val="single"/>
              </w:rPr>
            </w:pPr>
            <w:r w:rsidRPr="00794639">
              <w:rPr>
                <w:u w:val="single"/>
              </w:rPr>
              <w:t>Syntax</w:t>
            </w:r>
          </w:p>
          <w:p w14:paraId="5684A4F4" w14:textId="06A32A10" w:rsidR="00365BB7" w:rsidRPr="00794639" w:rsidRDefault="00365BB7" w:rsidP="00BB4174">
            <w:pPr>
              <w:pStyle w:val="TableBody"/>
              <w:rPr>
                <w:b/>
              </w:rPr>
            </w:pPr>
            <w:r w:rsidRPr="00794639">
              <w:rPr>
                <w:b/>
              </w:rPr>
              <w:t>AT+ KSSLCRYPTO=</w:t>
            </w:r>
            <w:r w:rsidRPr="00794639">
              <w:rPr>
                <w:b/>
              </w:rPr>
              <w:br/>
              <w:t>&lt;profile_id&gt;,</w:t>
            </w:r>
            <w:r w:rsidRPr="00794639">
              <w:rPr>
                <w:b/>
              </w:rPr>
              <w:br/>
              <w:t>&lt;mkey_Algo&gt;,</w:t>
            </w:r>
            <w:r w:rsidRPr="00794639">
              <w:rPr>
                <w:b/>
              </w:rPr>
              <w:br/>
              <w:t>&lt;auth_algo&gt;,</w:t>
            </w:r>
            <w:r w:rsidRPr="00794639">
              <w:rPr>
                <w:b/>
              </w:rPr>
              <w:br/>
              <w:t>&lt;enc_algo&gt;,</w:t>
            </w:r>
            <w:r w:rsidRPr="00794639">
              <w:rPr>
                <w:b/>
              </w:rPr>
              <w:br/>
              <w:t>&lt;mac_algo&gt;,</w:t>
            </w:r>
            <w:r w:rsidRPr="00794639">
              <w:rPr>
                <w:b/>
              </w:rPr>
              <w:br/>
              <w:t>&lt;tls_ver&gt;,&lt;auth&gt;</w:t>
            </w:r>
          </w:p>
        </w:tc>
        <w:tc>
          <w:tcPr>
            <w:tcW w:w="0" w:type="dxa"/>
          </w:tcPr>
          <w:p w14:paraId="11D1F659" w14:textId="77777777" w:rsidR="00365BB7" w:rsidRPr="00794639" w:rsidRDefault="00365BB7" w:rsidP="00BB4174">
            <w:pPr>
              <w:pStyle w:val="TableBody"/>
              <w:rPr>
                <w:u w:val="single"/>
              </w:rPr>
            </w:pPr>
          </w:p>
          <w:p w14:paraId="3EE45CF2" w14:textId="77777777" w:rsidR="00365BB7" w:rsidRPr="00794639" w:rsidRDefault="00365BB7" w:rsidP="00F03D65">
            <w:pPr>
              <w:pStyle w:val="TableBody"/>
            </w:pPr>
          </w:p>
          <w:p w14:paraId="59CE749F" w14:textId="77777777" w:rsidR="00365BB7" w:rsidRPr="00794639" w:rsidRDefault="00365BB7" w:rsidP="00F03D65">
            <w:pPr>
              <w:pStyle w:val="TableBody"/>
              <w:rPr>
                <w:u w:val="single"/>
              </w:rPr>
            </w:pPr>
            <w:r w:rsidRPr="00794639">
              <w:rPr>
                <w:u w:val="single"/>
              </w:rPr>
              <w:t>Response</w:t>
            </w:r>
          </w:p>
          <w:p w14:paraId="605CE741" w14:textId="77777777" w:rsidR="00365BB7" w:rsidRPr="00794639" w:rsidRDefault="00365BB7" w:rsidP="00F03D65">
            <w:pPr>
              <w:pStyle w:val="TableBody"/>
              <w:rPr>
                <w:b/>
              </w:rPr>
            </w:pPr>
            <w:r w:rsidRPr="00794639">
              <w:rPr>
                <w:b/>
              </w:rPr>
              <w:t>OK</w:t>
            </w:r>
          </w:p>
          <w:p w14:paraId="67208D3D" w14:textId="77777777" w:rsidR="00365BB7" w:rsidRPr="00794639" w:rsidRDefault="00365BB7" w:rsidP="00A704F6">
            <w:pPr>
              <w:pStyle w:val="TableBody"/>
            </w:pPr>
          </w:p>
          <w:p w14:paraId="66D75B30" w14:textId="77777777" w:rsidR="00365BB7" w:rsidRPr="00794639" w:rsidRDefault="00365BB7" w:rsidP="00170927">
            <w:pPr>
              <w:pStyle w:val="TableBody"/>
              <w:rPr>
                <w:u w:val="single"/>
              </w:rPr>
            </w:pPr>
            <w:r w:rsidRPr="00794639">
              <w:rPr>
                <w:u w:val="single"/>
              </w:rPr>
              <w:t>Parameters</w:t>
            </w:r>
          </w:p>
          <w:p w14:paraId="6ED22E34" w14:textId="69FB5464" w:rsidR="00365BB7" w:rsidRPr="00794639" w:rsidRDefault="00365BB7" w:rsidP="00170927">
            <w:pPr>
              <w:pStyle w:val="TableBody"/>
            </w:pPr>
            <w:r w:rsidRPr="00794639">
              <w:rPr>
                <w:b/>
              </w:rPr>
              <w:t>&lt;profile_id&gt;</w:t>
            </w:r>
            <w:r w:rsidRPr="00794639">
              <w:rPr>
                <w:b/>
              </w:rPr>
              <w:tab/>
            </w:r>
            <w:r w:rsidRPr="00794639">
              <w:t>Index of a set of parameters for configuring one SSL profile</w:t>
            </w:r>
          </w:p>
          <w:p w14:paraId="10438511" w14:textId="77777777" w:rsidR="00365BB7" w:rsidRPr="00794639" w:rsidRDefault="00365BB7" w:rsidP="00A704F6">
            <w:pPr>
              <w:pStyle w:val="TableBody"/>
            </w:pPr>
          </w:p>
          <w:p w14:paraId="0954A08A" w14:textId="514DCBF6" w:rsidR="00365BB7" w:rsidRPr="00794639" w:rsidRDefault="00365BB7" w:rsidP="00170927">
            <w:pPr>
              <w:pStyle w:val="TableBody"/>
            </w:pPr>
            <w:r w:rsidRPr="00794639">
              <w:rPr>
                <w:b/>
              </w:rPr>
              <w:t>&lt;mkey_algo&gt;</w:t>
            </w:r>
            <w:r w:rsidRPr="00794639">
              <w:rPr>
                <w:b/>
              </w:rPr>
              <w:tab/>
            </w:r>
            <w:r w:rsidRPr="00794639">
              <w:t>Key exchange algorithm selection</w:t>
            </w:r>
          </w:p>
          <w:p w14:paraId="0E9F8CED" w14:textId="77777777" w:rsidR="00365BB7" w:rsidRPr="00794639" w:rsidRDefault="00365BB7" w:rsidP="00170927">
            <w:pPr>
              <w:pStyle w:val="TableBody"/>
            </w:pPr>
            <w:r w:rsidRPr="00794639">
              <w:t>1</w:t>
            </w:r>
            <w:r w:rsidRPr="00794639">
              <w:tab/>
              <w:t>RSA</w:t>
            </w:r>
          </w:p>
          <w:p w14:paraId="5EADF1D9" w14:textId="69F07700" w:rsidR="00365BB7" w:rsidRPr="00794639" w:rsidRDefault="00365BB7" w:rsidP="00170927">
            <w:pPr>
              <w:pStyle w:val="TableBody"/>
            </w:pPr>
            <w:r w:rsidRPr="00794639">
              <w:t xml:space="preserve">8 </w:t>
            </w:r>
            <w:r w:rsidRPr="00794639">
              <w:tab/>
              <w:t>ECDHE</w:t>
            </w:r>
          </w:p>
          <w:p w14:paraId="5223F244" w14:textId="77777777" w:rsidR="00365BB7" w:rsidRPr="00794639" w:rsidRDefault="00365BB7" w:rsidP="00A704F6">
            <w:pPr>
              <w:pStyle w:val="TableBody"/>
            </w:pPr>
          </w:p>
          <w:p w14:paraId="4811EBC6" w14:textId="455864BD" w:rsidR="00365BB7" w:rsidRPr="00794639" w:rsidRDefault="00365BB7" w:rsidP="00170927">
            <w:pPr>
              <w:pStyle w:val="TableBody"/>
            </w:pPr>
            <w:r w:rsidRPr="00794639">
              <w:rPr>
                <w:b/>
              </w:rPr>
              <w:t>&lt;auth_algo&gt;</w:t>
            </w:r>
            <w:r w:rsidRPr="00794639">
              <w:rPr>
                <w:b/>
              </w:rPr>
              <w:tab/>
            </w:r>
            <w:r w:rsidRPr="00794639">
              <w:t>Authentication algorithm selection</w:t>
            </w:r>
          </w:p>
          <w:p w14:paraId="728EF94C" w14:textId="77777777" w:rsidR="00365BB7" w:rsidRPr="00794639" w:rsidRDefault="00365BB7" w:rsidP="00170927">
            <w:pPr>
              <w:pStyle w:val="TableBody"/>
            </w:pPr>
            <w:r w:rsidRPr="00794639">
              <w:t>1</w:t>
            </w:r>
            <w:r w:rsidRPr="00794639">
              <w:tab/>
              <w:t>RSA</w:t>
            </w:r>
          </w:p>
          <w:p w14:paraId="71FEC7CD" w14:textId="77777777" w:rsidR="00365BB7" w:rsidRPr="00794639" w:rsidRDefault="00365BB7" w:rsidP="00170927">
            <w:pPr>
              <w:pStyle w:val="TableBody"/>
            </w:pPr>
            <w:r w:rsidRPr="00794639">
              <w:t>2</w:t>
            </w:r>
            <w:r w:rsidRPr="00794639">
              <w:tab/>
              <w:t xml:space="preserve">ECDSA </w:t>
            </w:r>
          </w:p>
          <w:p w14:paraId="5643F297" w14:textId="77777777" w:rsidR="00365BB7" w:rsidRPr="00794639" w:rsidRDefault="00365BB7" w:rsidP="00A704F6">
            <w:pPr>
              <w:pStyle w:val="TableBody"/>
            </w:pPr>
          </w:p>
          <w:p w14:paraId="3051B982" w14:textId="0470D55D" w:rsidR="00365BB7" w:rsidRPr="00794639" w:rsidRDefault="00365BB7" w:rsidP="00170927">
            <w:pPr>
              <w:pStyle w:val="TableBody"/>
            </w:pPr>
            <w:r w:rsidRPr="00794639">
              <w:rPr>
                <w:b/>
              </w:rPr>
              <w:t>&lt;enc_algo&gt;</w:t>
            </w:r>
            <w:r w:rsidRPr="00794639">
              <w:rPr>
                <w:b/>
              </w:rPr>
              <w:tab/>
            </w:r>
            <w:r w:rsidRPr="00794639">
              <w:t>Encryption algorithm selection</w:t>
            </w:r>
          </w:p>
          <w:p w14:paraId="4A4671A3" w14:textId="77777777" w:rsidR="00365BB7" w:rsidRPr="00794639" w:rsidRDefault="00365BB7" w:rsidP="00170927">
            <w:pPr>
              <w:pStyle w:val="TableBody"/>
            </w:pPr>
            <w:r w:rsidRPr="00794639">
              <w:t>16          AES-128-CCM</w:t>
            </w:r>
          </w:p>
          <w:p w14:paraId="0B826A03" w14:textId="77777777" w:rsidR="00365BB7" w:rsidRPr="00794639" w:rsidRDefault="00365BB7" w:rsidP="00170927">
            <w:pPr>
              <w:pStyle w:val="TableBody"/>
            </w:pPr>
            <w:r w:rsidRPr="00794639">
              <w:t>32          AES-256-CCM</w:t>
            </w:r>
          </w:p>
          <w:p w14:paraId="2529A8DE" w14:textId="77777777" w:rsidR="00365BB7" w:rsidRPr="00794639" w:rsidRDefault="00365BB7" w:rsidP="00170927">
            <w:pPr>
              <w:pStyle w:val="TableBody"/>
              <w:rPr>
                <w:b/>
              </w:rPr>
            </w:pPr>
            <w:r w:rsidRPr="00794639">
              <w:t>64</w:t>
            </w:r>
            <w:r w:rsidRPr="00794639">
              <w:tab/>
              <w:t xml:space="preserve">   AES-128-CBC</w:t>
            </w:r>
          </w:p>
          <w:p w14:paraId="4A4013D4" w14:textId="77777777" w:rsidR="00365BB7" w:rsidRPr="00794639" w:rsidRDefault="00365BB7" w:rsidP="00170927">
            <w:pPr>
              <w:pStyle w:val="TableBody"/>
            </w:pPr>
            <w:r w:rsidRPr="00794639">
              <w:t>256        AES-128-CCM-8</w:t>
            </w:r>
          </w:p>
          <w:p w14:paraId="17459B49" w14:textId="77777777" w:rsidR="00365BB7" w:rsidRPr="00794639" w:rsidRDefault="00365BB7" w:rsidP="00170927">
            <w:pPr>
              <w:pStyle w:val="TableBody"/>
            </w:pPr>
            <w:r w:rsidRPr="00794639">
              <w:t>512        AES-256-CCM-8</w:t>
            </w:r>
          </w:p>
          <w:p w14:paraId="64630F3E" w14:textId="77777777" w:rsidR="00365BB7" w:rsidRPr="00794639" w:rsidRDefault="00365BB7" w:rsidP="00170927">
            <w:pPr>
              <w:pStyle w:val="TableBody"/>
            </w:pPr>
            <w:r w:rsidRPr="00794639">
              <w:t>8192</w:t>
            </w:r>
            <w:r w:rsidRPr="00794639">
              <w:tab/>
              <w:t xml:space="preserve">   AES-128-GCM</w:t>
            </w:r>
          </w:p>
          <w:p w14:paraId="474CA18D" w14:textId="77777777" w:rsidR="00365BB7" w:rsidRPr="00794639" w:rsidRDefault="00365BB7" w:rsidP="00170927">
            <w:pPr>
              <w:pStyle w:val="TableBody"/>
            </w:pPr>
            <w:r w:rsidRPr="00794639">
              <w:t>16384    AES-256-GCM</w:t>
            </w:r>
          </w:p>
          <w:p w14:paraId="31824F06" w14:textId="77777777" w:rsidR="00365BB7" w:rsidRPr="00794639" w:rsidRDefault="00365BB7" w:rsidP="00A704F6">
            <w:pPr>
              <w:pStyle w:val="TableBody"/>
            </w:pPr>
          </w:p>
          <w:p w14:paraId="6F1E73FD" w14:textId="53F0C493" w:rsidR="00365BB7" w:rsidRPr="00794639" w:rsidRDefault="00365BB7" w:rsidP="00BB4174">
            <w:pPr>
              <w:pStyle w:val="TableBody"/>
            </w:pPr>
            <w:r w:rsidRPr="00794639">
              <w:rPr>
                <w:b/>
              </w:rPr>
              <w:t>&lt;mac_algo&gt;</w:t>
            </w:r>
            <w:r w:rsidRPr="00794639">
              <w:rPr>
                <w:b/>
              </w:rPr>
              <w:tab/>
            </w:r>
            <w:r w:rsidRPr="00794639">
              <w:t>Message authentication code algorithm selection</w:t>
            </w:r>
          </w:p>
          <w:p w14:paraId="7E54B6CE" w14:textId="77777777" w:rsidR="00365BB7" w:rsidRPr="00794639" w:rsidRDefault="00365BB7" w:rsidP="00F03D65">
            <w:pPr>
              <w:pStyle w:val="TableBody"/>
            </w:pPr>
            <w:r w:rsidRPr="00794639">
              <w:t>0         NULL</w:t>
            </w:r>
          </w:p>
          <w:p w14:paraId="12F5ED75" w14:textId="77777777" w:rsidR="00365BB7" w:rsidRPr="00794639" w:rsidRDefault="00365BB7" w:rsidP="00F03D65">
            <w:pPr>
              <w:pStyle w:val="TableBody"/>
            </w:pPr>
            <w:r w:rsidRPr="00794639">
              <w:t>4         SHA256</w:t>
            </w:r>
          </w:p>
          <w:p w14:paraId="380B7257" w14:textId="57B71C8E" w:rsidR="00365BB7" w:rsidRPr="00794639" w:rsidRDefault="00365BB7" w:rsidP="00F03D65">
            <w:pPr>
              <w:pStyle w:val="TableBody"/>
            </w:pPr>
            <w:r w:rsidRPr="00794639">
              <w:t>8         SHA384</w:t>
            </w:r>
          </w:p>
          <w:p w14:paraId="2A2E3CAA" w14:textId="77777777" w:rsidR="00365BB7" w:rsidRPr="00794639" w:rsidRDefault="00365BB7" w:rsidP="00A704F6">
            <w:pPr>
              <w:pStyle w:val="TableBody"/>
            </w:pPr>
          </w:p>
          <w:p w14:paraId="4AD9FD0E" w14:textId="18427809" w:rsidR="00365BB7" w:rsidRPr="00794639" w:rsidRDefault="00365BB7" w:rsidP="00F03D65">
            <w:pPr>
              <w:pStyle w:val="TableBody"/>
            </w:pPr>
            <w:r w:rsidRPr="00794639">
              <w:rPr>
                <w:b/>
              </w:rPr>
              <w:t>&lt;tls_ver&gt;</w:t>
            </w:r>
            <w:r w:rsidRPr="00794639">
              <w:rPr>
                <w:b/>
              </w:rPr>
              <w:tab/>
            </w:r>
            <w:r w:rsidRPr="00794639">
              <w:t>Cipher suite version selection.</w:t>
            </w:r>
          </w:p>
          <w:p w14:paraId="483B9BE6" w14:textId="77777777" w:rsidR="00365BB7" w:rsidRPr="00794639" w:rsidRDefault="00365BB7" w:rsidP="00F03D65">
            <w:pPr>
              <w:pStyle w:val="TableBody"/>
              <w:rPr>
                <w:del w:id="8040" w:author="Sevan Sirapian [2]" w:date="2018-11-26T11:12:00Z"/>
              </w:rPr>
            </w:pPr>
            <w:del w:id="8041" w:author="Sevan Sirapian [2]" w:date="2018-11-26T11:12:00Z">
              <w:r w:rsidRPr="00794639">
                <w:delText>1</w:delText>
              </w:r>
              <w:r w:rsidRPr="00794639">
                <w:tab/>
                <w:delText>TLS 1.0</w:delText>
              </w:r>
            </w:del>
          </w:p>
          <w:p w14:paraId="31D88FD6" w14:textId="77777777" w:rsidR="00365BB7" w:rsidRPr="00794639" w:rsidRDefault="00365BB7" w:rsidP="00F03D65">
            <w:pPr>
              <w:pStyle w:val="TableBody"/>
              <w:rPr>
                <w:del w:id="8042" w:author="Sevan Sirapian [2]" w:date="2018-11-26T11:12:00Z"/>
              </w:rPr>
            </w:pPr>
            <w:del w:id="8043" w:author="Sevan Sirapian [2]" w:date="2018-11-26T11:12:00Z">
              <w:r w:rsidRPr="00794639">
                <w:delText>2         TLS 1.1</w:delText>
              </w:r>
            </w:del>
          </w:p>
          <w:p w14:paraId="7BCDF41C" w14:textId="043E4D1E" w:rsidR="00365BB7" w:rsidRPr="00794639" w:rsidRDefault="0002418B" w:rsidP="00F03D65">
            <w:pPr>
              <w:pStyle w:val="TableBody"/>
            </w:pPr>
            <w:commentRangeStart w:id="8044"/>
            <w:commentRangeEnd w:id="8044"/>
            <w:r>
              <w:rPr>
                <w:rStyle w:val="CommentReference"/>
                <w:rFonts w:ascii="Verdana" w:hAnsi="Verdana" w:cs="Times New Roman"/>
                <w:lang w:eastAsia="en-US"/>
              </w:rPr>
              <w:commentReference w:id="8044"/>
            </w:r>
            <w:r w:rsidR="00365BB7" w:rsidRPr="00794639">
              <w:t>4</w:t>
            </w:r>
            <w:r w:rsidR="00365BB7" w:rsidRPr="00794639">
              <w:tab/>
              <w:t>TLS 1.2</w:t>
            </w:r>
          </w:p>
          <w:p w14:paraId="271AD481" w14:textId="77777777" w:rsidR="00365BB7" w:rsidRPr="00A704F6" w:rsidRDefault="00365BB7" w:rsidP="00A704F6">
            <w:pPr>
              <w:pStyle w:val="TableBody"/>
              <w:rPr>
                <w:rPrChange w:id="8045" w:author="Elaine Baricante" w:date="2018-11-26T16:03:00Z">
                  <w:rPr>
                    <w:b/>
                    <w:sz w:val="14"/>
                    <w:szCs w:val="14"/>
                  </w:rPr>
                </w:rPrChange>
              </w:rPr>
            </w:pPr>
          </w:p>
          <w:p w14:paraId="4B5715EE" w14:textId="0FF08EA3" w:rsidR="00365BB7" w:rsidRPr="00794639" w:rsidRDefault="00365BB7" w:rsidP="00F03D65">
            <w:pPr>
              <w:pStyle w:val="TableBody"/>
            </w:pPr>
            <w:r w:rsidRPr="00794639">
              <w:rPr>
                <w:b/>
              </w:rPr>
              <w:lastRenderedPageBreak/>
              <w:t>&lt;auth&gt;</w:t>
            </w:r>
            <w:r w:rsidRPr="00794639">
              <w:rPr>
                <w:b/>
              </w:rPr>
              <w:tab/>
            </w:r>
            <w:r w:rsidRPr="00794639">
              <w:t xml:space="preserve">Authentication </w:t>
            </w:r>
          </w:p>
          <w:p w14:paraId="66F126B9" w14:textId="77777777" w:rsidR="00365BB7" w:rsidRPr="00794639" w:rsidRDefault="00365BB7" w:rsidP="00F03D65">
            <w:pPr>
              <w:pStyle w:val="TableBody"/>
            </w:pPr>
            <w:r w:rsidRPr="00794639">
              <w:t>0</w:t>
            </w:r>
            <w:r w:rsidRPr="00794639">
              <w:tab/>
              <w:t>No authentication</w:t>
            </w:r>
          </w:p>
          <w:p w14:paraId="4C676A30" w14:textId="77777777" w:rsidR="00365BB7" w:rsidRPr="00794639" w:rsidRDefault="00365BB7" w:rsidP="00F03D65">
            <w:pPr>
              <w:pStyle w:val="TableBody"/>
            </w:pPr>
            <w:r w:rsidRPr="00794639">
              <w:t>1</w:t>
            </w:r>
            <w:r w:rsidRPr="00794639">
              <w:tab/>
              <w:t>Authenticate server</w:t>
            </w:r>
          </w:p>
          <w:p w14:paraId="36618B41" w14:textId="77777777" w:rsidR="00365BB7" w:rsidRPr="00794639" w:rsidRDefault="00365BB7" w:rsidP="00F03D65">
            <w:pPr>
              <w:pStyle w:val="TableBody"/>
            </w:pPr>
            <w:r w:rsidRPr="00794639">
              <w:t>2</w:t>
            </w:r>
            <w:r w:rsidRPr="00794639">
              <w:tab/>
              <w:t>Provide client certificate to server</w:t>
            </w:r>
          </w:p>
          <w:p w14:paraId="39B91BB4" w14:textId="572811F5" w:rsidR="00365BB7" w:rsidRPr="00794639" w:rsidRDefault="00365BB7" w:rsidP="00F03D65">
            <w:pPr>
              <w:pStyle w:val="TableBody"/>
              <w:rPr>
                <w:u w:val="single"/>
              </w:rPr>
            </w:pPr>
            <w:r w:rsidRPr="00794639">
              <w:t>3</w:t>
            </w:r>
            <w:r w:rsidRPr="00794639">
              <w:tab/>
              <w:t>Authenticate server and provide client certificate to server</w:t>
            </w:r>
          </w:p>
        </w:tc>
      </w:tr>
      <w:tr w:rsidR="00365BB7" w:rsidRPr="00794639" w14:paraId="3CD64002" w14:textId="77777777" w:rsidTr="00076AEF">
        <w:tc>
          <w:tcPr>
            <w:tcW w:w="1728" w:type="dxa"/>
          </w:tcPr>
          <w:p w14:paraId="07397FB4" w14:textId="37F9E993" w:rsidR="00365BB7" w:rsidRPr="00794639" w:rsidRDefault="00365BB7" w:rsidP="00170927">
            <w:pPr>
              <w:pStyle w:val="TableBody"/>
              <w:rPr>
                <w:i/>
              </w:rPr>
            </w:pPr>
            <w:r w:rsidRPr="00794639">
              <w:rPr>
                <w:u w:val="single"/>
              </w:rPr>
              <w:lastRenderedPageBreak/>
              <w:t>Reference</w:t>
            </w:r>
          </w:p>
        </w:tc>
        <w:tc>
          <w:tcPr>
            <w:tcW w:w="7269" w:type="dxa"/>
          </w:tcPr>
          <w:p w14:paraId="43E4D543" w14:textId="28A2DBFB" w:rsidR="00365BB7" w:rsidRPr="00794639" w:rsidRDefault="00365BB7" w:rsidP="00BB4174">
            <w:pPr>
              <w:pStyle w:val="TableBody"/>
              <w:rPr>
                <w:color w:val="auto"/>
                <w:u w:val="single"/>
              </w:rPr>
            </w:pPr>
            <w:r w:rsidRPr="00794639">
              <w:t>Sierra Wireless Proprietary</w:t>
            </w:r>
          </w:p>
        </w:tc>
      </w:tr>
    </w:tbl>
    <w:p w14:paraId="29C20F5B" w14:textId="77777777" w:rsidR="00124504" w:rsidRPr="00794639" w:rsidRDefault="00124504" w:rsidP="00365BB7"/>
    <w:p w14:paraId="0C4EB7B1" w14:textId="1577A357" w:rsidR="00365BB7" w:rsidRPr="00794639" w:rsidRDefault="00365BB7" w:rsidP="00365BB7">
      <w:r w:rsidRPr="00794639">
        <w:t>Refer to the following table for the list of cipher suites supported by the AirPrime HL78xx.</w:t>
      </w:r>
    </w:p>
    <w:p w14:paraId="6A49B035" w14:textId="5B7F18B1" w:rsidR="00365BB7" w:rsidRPr="00794639" w:rsidRDefault="00365BB7" w:rsidP="00365BB7">
      <w:pPr>
        <w:pStyle w:val="TableCaption"/>
      </w:pPr>
      <w:bookmarkStart w:id="8046" w:name="_Toc531700432"/>
      <w:r w:rsidRPr="00794639">
        <w:t>Supported Cipher Suites</w:t>
      </w:r>
      <w:bookmarkEnd w:id="8046"/>
    </w:p>
    <w:tbl>
      <w:tblPr>
        <w:tblStyle w:val="TableSWI"/>
        <w:tblW w:w="0" w:type="auto"/>
        <w:tblLook w:val="04A0" w:firstRow="1" w:lastRow="0" w:firstColumn="1" w:lastColumn="0" w:noHBand="0" w:noVBand="1"/>
      </w:tblPr>
      <w:tblGrid>
        <w:gridCol w:w="3204"/>
        <w:gridCol w:w="1472"/>
        <w:gridCol w:w="1387"/>
        <w:gridCol w:w="1593"/>
        <w:gridCol w:w="1367"/>
      </w:tblGrid>
      <w:tr w:rsidR="00365BB7" w:rsidRPr="00794639" w14:paraId="20620C7B" w14:textId="77777777" w:rsidTr="00170927">
        <w:trPr>
          <w:cnfStyle w:val="100000000000" w:firstRow="1" w:lastRow="0" w:firstColumn="0" w:lastColumn="0" w:oddVBand="0" w:evenVBand="0" w:oddHBand="0" w:evenHBand="0" w:firstRowFirstColumn="0" w:firstRowLastColumn="0" w:lastRowFirstColumn="0" w:lastRowLastColumn="0"/>
        </w:trPr>
        <w:tc>
          <w:tcPr>
            <w:tcW w:w="3204" w:type="dxa"/>
          </w:tcPr>
          <w:p w14:paraId="75F9A44B" w14:textId="2D06B087" w:rsidR="00365BB7" w:rsidRPr="00794639" w:rsidRDefault="00365BB7" w:rsidP="00170927">
            <w:pPr>
              <w:pStyle w:val="TableColumnHead"/>
              <w:spacing w:before="144" w:after="144"/>
            </w:pPr>
            <w:r w:rsidRPr="00794639">
              <w:t>NIST Name</w:t>
            </w:r>
          </w:p>
        </w:tc>
        <w:tc>
          <w:tcPr>
            <w:tcW w:w="1472" w:type="dxa"/>
          </w:tcPr>
          <w:p w14:paraId="0520D13A" w14:textId="2E0CA7D9" w:rsidR="00365BB7" w:rsidRPr="00794639" w:rsidRDefault="00365BB7" w:rsidP="00170927">
            <w:pPr>
              <w:pStyle w:val="TableColumnHead"/>
              <w:spacing w:before="144" w:after="144"/>
            </w:pPr>
            <w:r w:rsidRPr="00794639">
              <w:t>&lt;mkey_algo&gt;</w:t>
            </w:r>
          </w:p>
        </w:tc>
        <w:tc>
          <w:tcPr>
            <w:tcW w:w="1387" w:type="dxa"/>
          </w:tcPr>
          <w:p w14:paraId="57075AD6" w14:textId="369003AD" w:rsidR="00365BB7" w:rsidRPr="00794639" w:rsidRDefault="00365BB7" w:rsidP="00170927">
            <w:pPr>
              <w:pStyle w:val="TableColumnHead"/>
              <w:spacing w:before="144" w:after="144"/>
            </w:pPr>
            <w:r w:rsidRPr="00794639">
              <w:t>&lt;auth_algo&gt;</w:t>
            </w:r>
          </w:p>
        </w:tc>
        <w:tc>
          <w:tcPr>
            <w:tcW w:w="1593" w:type="dxa"/>
          </w:tcPr>
          <w:p w14:paraId="5034A97F" w14:textId="4DE9E780" w:rsidR="00365BB7" w:rsidRPr="00794639" w:rsidRDefault="00365BB7" w:rsidP="00170927">
            <w:pPr>
              <w:pStyle w:val="TableColumnHead"/>
              <w:spacing w:before="144" w:after="144"/>
            </w:pPr>
            <w:r w:rsidRPr="00794639">
              <w:t>&lt;enc_algo&gt;</w:t>
            </w:r>
          </w:p>
        </w:tc>
        <w:tc>
          <w:tcPr>
            <w:tcW w:w="1367" w:type="dxa"/>
          </w:tcPr>
          <w:p w14:paraId="0F573A3E" w14:textId="216309AB" w:rsidR="00365BB7" w:rsidRPr="00794639" w:rsidRDefault="00365BB7" w:rsidP="00170927">
            <w:pPr>
              <w:pStyle w:val="TableColumnHead"/>
              <w:spacing w:before="144" w:after="144"/>
            </w:pPr>
            <w:r w:rsidRPr="00794639">
              <w:t>&lt;mac_algo&gt;</w:t>
            </w:r>
          </w:p>
        </w:tc>
      </w:tr>
      <w:tr w:rsidR="00365BB7" w:rsidRPr="00794639" w14:paraId="402FF164" w14:textId="77777777" w:rsidTr="00170927">
        <w:tc>
          <w:tcPr>
            <w:tcW w:w="3204" w:type="dxa"/>
          </w:tcPr>
          <w:p w14:paraId="6C8587BF" w14:textId="30FAB24B" w:rsidR="00365BB7" w:rsidRPr="00DF20AD" w:rsidRDefault="00365BB7" w:rsidP="00170927">
            <w:pPr>
              <w:pStyle w:val="tablebody0"/>
              <w:rPr>
                <w:lang w:val="en-US"/>
              </w:rPr>
            </w:pPr>
            <w:r w:rsidRPr="00794639">
              <w:rPr>
                <w:lang w:val="en-US"/>
              </w:rPr>
              <w:t>TLS-RSA-WITH-AES-128-GCM-SHA256</w:t>
            </w:r>
          </w:p>
        </w:tc>
        <w:tc>
          <w:tcPr>
            <w:tcW w:w="1472" w:type="dxa"/>
          </w:tcPr>
          <w:p w14:paraId="59B5AC03" w14:textId="1C96BB51" w:rsidR="00365BB7" w:rsidRPr="00DF20AD" w:rsidRDefault="00365BB7" w:rsidP="00170927">
            <w:pPr>
              <w:pStyle w:val="tablebody0"/>
              <w:rPr>
                <w:lang w:val="en-US"/>
              </w:rPr>
            </w:pPr>
            <w:r w:rsidRPr="00DF20AD">
              <w:rPr>
                <w:lang w:val="en-US"/>
              </w:rPr>
              <w:t>RSA</w:t>
            </w:r>
          </w:p>
        </w:tc>
        <w:tc>
          <w:tcPr>
            <w:tcW w:w="1387" w:type="dxa"/>
          </w:tcPr>
          <w:p w14:paraId="2994D239" w14:textId="5D9CE49F" w:rsidR="00365BB7" w:rsidRPr="00DF20AD" w:rsidRDefault="00365BB7" w:rsidP="00170927">
            <w:pPr>
              <w:pStyle w:val="tablebody0"/>
              <w:rPr>
                <w:lang w:val="en-US"/>
              </w:rPr>
            </w:pPr>
            <w:r w:rsidRPr="00DF20AD">
              <w:rPr>
                <w:lang w:val="en-US"/>
              </w:rPr>
              <w:t>RSA</w:t>
            </w:r>
          </w:p>
        </w:tc>
        <w:tc>
          <w:tcPr>
            <w:tcW w:w="1593" w:type="dxa"/>
          </w:tcPr>
          <w:p w14:paraId="4D519419" w14:textId="66FB8B90" w:rsidR="00365BB7" w:rsidRPr="00DF20AD" w:rsidRDefault="00365BB7" w:rsidP="00170927">
            <w:pPr>
              <w:pStyle w:val="tablebody0"/>
              <w:rPr>
                <w:lang w:val="en-US"/>
              </w:rPr>
            </w:pPr>
            <w:r w:rsidRPr="00DF20AD">
              <w:rPr>
                <w:lang w:val="en-US"/>
              </w:rPr>
              <w:t>AES-128-GCM</w:t>
            </w:r>
          </w:p>
        </w:tc>
        <w:tc>
          <w:tcPr>
            <w:tcW w:w="1367" w:type="dxa"/>
          </w:tcPr>
          <w:p w14:paraId="4DAB502F" w14:textId="5B26116A" w:rsidR="00365BB7" w:rsidRPr="00DF20AD" w:rsidRDefault="00365BB7" w:rsidP="00170927">
            <w:pPr>
              <w:pStyle w:val="tablebody0"/>
              <w:rPr>
                <w:lang w:val="en-US"/>
              </w:rPr>
            </w:pPr>
            <w:r w:rsidRPr="00DF20AD">
              <w:rPr>
                <w:lang w:val="en-US"/>
              </w:rPr>
              <w:t>SHA256</w:t>
            </w:r>
          </w:p>
        </w:tc>
      </w:tr>
      <w:tr w:rsidR="00365BB7" w:rsidRPr="00794639" w14:paraId="0442CBD7" w14:textId="77777777" w:rsidTr="00170927">
        <w:tc>
          <w:tcPr>
            <w:tcW w:w="3204" w:type="dxa"/>
          </w:tcPr>
          <w:p w14:paraId="0A4C6CC3" w14:textId="5E77043F" w:rsidR="00365BB7" w:rsidRPr="00DF20AD" w:rsidRDefault="00365BB7" w:rsidP="00170927">
            <w:pPr>
              <w:pStyle w:val="tablebody0"/>
              <w:rPr>
                <w:lang w:val="en-US"/>
              </w:rPr>
            </w:pPr>
            <w:r w:rsidRPr="00794639">
              <w:rPr>
                <w:lang w:val="en-US"/>
              </w:rPr>
              <w:t>TLS-RSA-WITH-AES-256-GCM-SHA384</w:t>
            </w:r>
          </w:p>
        </w:tc>
        <w:tc>
          <w:tcPr>
            <w:tcW w:w="1472" w:type="dxa"/>
          </w:tcPr>
          <w:p w14:paraId="30F529BE" w14:textId="16EABE94" w:rsidR="00365BB7" w:rsidRPr="00DF20AD" w:rsidRDefault="00365BB7" w:rsidP="00170927">
            <w:pPr>
              <w:pStyle w:val="tablebody0"/>
              <w:rPr>
                <w:lang w:val="en-US"/>
              </w:rPr>
            </w:pPr>
            <w:r w:rsidRPr="00DF20AD">
              <w:rPr>
                <w:lang w:val="en-US"/>
              </w:rPr>
              <w:t>RSA</w:t>
            </w:r>
          </w:p>
        </w:tc>
        <w:tc>
          <w:tcPr>
            <w:tcW w:w="1387" w:type="dxa"/>
          </w:tcPr>
          <w:p w14:paraId="484F1AA4" w14:textId="469DF780" w:rsidR="00365BB7" w:rsidRPr="00DF20AD" w:rsidRDefault="00365BB7" w:rsidP="00170927">
            <w:pPr>
              <w:pStyle w:val="tablebody0"/>
              <w:rPr>
                <w:lang w:val="en-US"/>
              </w:rPr>
            </w:pPr>
            <w:r w:rsidRPr="00DF20AD">
              <w:rPr>
                <w:lang w:val="en-US"/>
              </w:rPr>
              <w:t>RSA</w:t>
            </w:r>
          </w:p>
        </w:tc>
        <w:tc>
          <w:tcPr>
            <w:tcW w:w="1593" w:type="dxa"/>
          </w:tcPr>
          <w:p w14:paraId="1DBDDD66" w14:textId="352CCB22" w:rsidR="00365BB7" w:rsidRPr="00DF20AD" w:rsidRDefault="00365BB7" w:rsidP="00170927">
            <w:pPr>
              <w:pStyle w:val="tablebody0"/>
              <w:rPr>
                <w:lang w:val="en-US"/>
              </w:rPr>
            </w:pPr>
            <w:r w:rsidRPr="00DF20AD">
              <w:rPr>
                <w:lang w:val="en-US"/>
              </w:rPr>
              <w:t>AES-256-GCM</w:t>
            </w:r>
          </w:p>
        </w:tc>
        <w:tc>
          <w:tcPr>
            <w:tcW w:w="1367" w:type="dxa"/>
          </w:tcPr>
          <w:p w14:paraId="17E3410A" w14:textId="1279A4D5" w:rsidR="00365BB7" w:rsidRPr="00DF20AD" w:rsidRDefault="00365BB7" w:rsidP="00170927">
            <w:pPr>
              <w:pStyle w:val="tablebody0"/>
              <w:rPr>
                <w:lang w:val="en-US"/>
              </w:rPr>
            </w:pPr>
            <w:r w:rsidRPr="00DF20AD">
              <w:rPr>
                <w:lang w:val="en-US"/>
              </w:rPr>
              <w:t>SHA384</w:t>
            </w:r>
          </w:p>
        </w:tc>
      </w:tr>
      <w:tr w:rsidR="00365BB7" w:rsidRPr="00794639" w14:paraId="665D522D" w14:textId="77777777" w:rsidTr="00170927">
        <w:tc>
          <w:tcPr>
            <w:tcW w:w="3204" w:type="dxa"/>
          </w:tcPr>
          <w:p w14:paraId="1192BB38" w14:textId="5FB52BCF" w:rsidR="00365BB7" w:rsidRPr="00DF20AD" w:rsidRDefault="00365BB7" w:rsidP="00170927">
            <w:pPr>
              <w:pStyle w:val="tablebody0"/>
              <w:rPr>
                <w:lang w:val="en-US"/>
              </w:rPr>
            </w:pPr>
            <w:r w:rsidRPr="00794639">
              <w:rPr>
                <w:lang w:val="en-US"/>
              </w:rPr>
              <w:t>TLS-RSA-WITH-AES-128-CCM</w:t>
            </w:r>
          </w:p>
        </w:tc>
        <w:tc>
          <w:tcPr>
            <w:tcW w:w="1472" w:type="dxa"/>
          </w:tcPr>
          <w:p w14:paraId="45250B17" w14:textId="445E9963" w:rsidR="00365BB7" w:rsidRPr="00DF20AD" w:rsidRDefault="00365BB7" w:rsidP="00170927">
            <w:pPr>
              <w:pStyle w:val="tablebody0"/>
              <w:rPr>
                <w:lang w:val="en-US"/>
              </w:rPr>
            </w:pPr>
            <w:r w:rsidRPr="00DF20AD">
              <w:rPr>
                <w:lang w:val="en-US"/>
              </w:rPr>
              <w:t>RSA</w:t>
            </w:r>
          </w:p>
        </w:tc>
        <w:tc>
          <w:tcPr>
            <w:tcW w:w="1387" w:type="dxa"/>
          </w:tcPr>
          <w:p w14:paraId="39275097" w14:textId="7C2F4819" w:rsidR="00365BB7" w:rsidRPr="00DF20AD" w:rsidRDefault="00365BB7" w:rsidP="00170927">
            <w:pPr>
              <w:pStyle w:val="tablebody0"/>
              <w:rPr>
                <w:lang w:val="en-US"/>
              </w:rPr>
            </w:pPr>
            <w:r w:rsidRPr="00DF20AD">
              <w:rPr>
                <w:lang w:val="en-US"/>
              </w:rPr>
              <w:t>RSA</w:t>
            </w:r>
          </w:p>
        </w:tc>
        <w:tc>
          <w:tcPr>
            <w:tcW w:w="1593" w:type="dxa"/>
          </w:tcPr>
          <w:p w14:paraId="344B8587" w14:textId="3CEDDED1" w:rsidR="00365BB7" w:rsidRPr="00DF20AD" w:rsidRDefault="00365BB7" w:rsidP="00170927">
            <w:pPr>
              <w:pStyle w:val="tablebody0"/>
              <w:rPr>
                <w:lang w:val="en-US"/>
              </w:rPr>
            </w:pPr>
            <w:r w:rsidRPr="00DF20AD">
              <w:rPr>
                <w:lang w:val="en-US"/>
              </w:rPr>
              <w:t>AES-128-CCM</w:t>
            </w:r>
          </w:p>
        </w:tc>
        <w:tc>
          <w:tcPr>
            <w:tcW w:w="1367" w:type="dxa"/>
          </w:tcPr>
          <w:p w14:paraId="504E4942" w14:textId="0C89DBF5" w:rsidR="00365BB7" w:rsidRPr="00DF20AD" w:rsidRDefault="00365BB7" w:rsidP="00170927">
            <w:pPr>
              <w:pStyle w:val="tablebody0"/>
              <w:rPr>
                <w:lang w:val="en-US"/>
              </w:rPr>
            </w:pPr>
            <w:r w:rsidRPr="00DF20AD">
              <w:rPr>
                <w:lang w:val="en-US"/>
              </w:rPr>
              <w:t>NULL</w:t>
            </w:r>
          </w:p>
        </w:tc>
      </w:tr>
      <w:tr w:rsidR="00365BB7" w:rsidRPr="00794639" w14:paraId="3EC5CB66" w14:textId="77777777" w:rsidTr="00365BB7">
        <w:tc>
          <w:tcPr>
            <w:tcW w:w="3204" w:type="dxa"/>
          </w:tcPr>
          <w:p w14:paraId="6D91D964" w14:textId="4518E80A" w:rsidR="00365BB7" w:rsidRPr="00794639" w:rsidRDefault="00365BB7" w:rsidP="00BB4174">
            <w:pPr>
              <w:pStyle w:val="tablebody0"/>
              <w:rPr>
                <w:lang w:val="en-US"/>
              </w:rPr>
            </w:pPr>
            <w:r w:rsidRPr="00794639">
              <w:rPr>
                <w:lang w:val="en-US"/>
              </w:rPr>
              <w:t>TLS-RSA-WITH-AES-256-CCM</w:t>
            </w:r>
          </w:p>
        </w:tc>
        <w:tc>
          <w:tcPr>
            <w:tcW w:w="1472" w:type="dxa"/>
          </w:tcPr>
          <w:p w14:paraId="0F4DBC1B" w14:textId="678A9542" w:rsidR="00365BB7" w:rsidRPr="00DF20AD" w:rsidRDefault="00365BB7" w:rsidP="00F03D65">
            <w:pPr>
              <w:pStyle w:val="tablebody0"/>
              <w:rPr>
                <w:lang w:val="en-US"/>
              </w:rPr>
            </w:pPr>
            <w:r w:rsidRPr="00DF20AD">
              <w:rPr>
                <w:lang w:val="en-US"/>
              </w:rPr>
              <w:t>RSA</w:t>
            </w:r>
          </w:p>
        </w:tc>
        <w:tc>
          <w:tcPr>
            <w:tcW w:w="1387" w:type="dxa"/>
          </w:tcPr>
          <w:p w14:paraId="34360524" w14:textId="4A8CE5B5" w:rsidR="00365BB7" w:rsidRPr="00DF20AD" w:rsidRDefault="00365BB7" w:rsidP="00F03D65">
            <w:pPr>
              <w:pStyle w:val="tablebody0"/>
              <w:rPr>
                <w:lang w:val="en-US"/>
              </w:rPr>
            </w:pPr>
            <w:r w:rsidRPr="00DF20AD">
              <w:rPr>
                <w:lang w:val="en-US"/>
              </w:rPr>
              <w:t>RSA</w:t>
            </w:r>
          </w:p>
        </w:tc>
        <w:tc>
          <w:tcPr>
            <w:tcW w:w="1593" w:type="dxa"/>
          </w:tcPr>
          <w:p w14:paraId="17700BCD" w14:textId="1A553DB4" w:rsidR="00365BB7" w:rsidRPr="00DF20AD" w:rsidRDefault="00365BB7" w:rsidP="00F03D65">
            <w:pPr>
              <w:pStyle w:val="tablebody0"/>
              <w:rPr>
                <w:lang w:val="en-US"/>
              </w:rPr>
            </w:pPr>
            <w:r w:rsidRPr="00DF20AD">
              <w:rPr>
                <w:lang w:val="en-US"/>
              </w:rPr>
              <w:t>AES-256-CCM</w:t>
            </w:r>
          </w:p>
        </w:tc>
        <w:tc>
          <w:tcPr>
            <w:tcW w:w="1367" w:type="dxa"/>
          </w:tcPr>
          <w:p w14:paraId="40816328" w14:textId="532CD9E9" w:rsidR="00365BB7" w:rsidRPr="00DF20AD" w:rsidRDefault="00365BB7" w:rsidP="00F03D65">
            <w:pPr>
              <w:pStyle w:val="tablebody0"/>
              <w:rPr>
                <w:lang w:val="en-US"/>
              </w:rPr>
            </w:pPr>
            <w:r w:rsidRPr="00DF20AD">
              <w:rPr>
                <w:lang w:val="en-US"/>
              </w:rPr>
              <w:t>NULL</w:t>
            </w:r>
          </w:p>
        </w:tc>
      </w:tr>
      <w:tr w:rsidR="00365BB7" w:rsidRPr="00794639" w14:paraId="2B53265A" w14:textId="77777777" w:rsidTr="00365BB7">
        <w:tc>
          <w:tcPr>
            <w:tcW w:w="3204" w:type="dxa"/>
          </w:tcPr>
          <w:p w14:paraId="36FB238B" w14:textId="2FF3048B" w:rsidR="00365BB7" w:rsidRPr="00794639" w:rsidRDefault="00365BB7" w:rsidP="00BB4174">
            <w:pPr>
              <w:pStyle w:val="tablebody0"/>
              <w:rPr>
                <w:lang w:val="en-US"/>
              </w:rPr>
            </w:pPr>
            <w:r w:rsidRPr="00794639">
              <w:rPr>
                <w:lang w:val="en-US"/>
              </w:rPr>
              <w:t>TLS-RSA-WITH-AES-128-CCM-8</w:t>
            </w:r>
          </w:p>
        </w:tc>
        <w:tc>
          <w:tcPr>
            <w:tcW w:w="1472" w:type="dxa"/>
          </w:tcPr>
          <w:p w14:paraId="5B8F6BB4" w14:textId="190204AB" w:rsidR="00365BB7" w:rsidRPr="00DF20AD" w:rsidRDefault="00365BB7" w:rsidP="00F03D65">
            <w:pPr>
              <w:pStyle w:val="tablebody0"/>
              <w:rPr>
                <w:lang w:val="en-US"/>
              </w:rPr>
            </w:pPr>
            <w:r w:rsidRPr="00DF20AD">
              <w:rPr>
                <w:lang w:val="en-US"/>
              </w:rPr>
              <w:t>RSA</w:t>
            </w:r>
          </w:p>
        </w:tc>
        <w:tc>
          <w:tcPr>
            <w:tcW w:w="1387" w:type="dxa"/>
          </w:tcPr>
          <w:p w14:paraId="2823BAEC" w14:textId="7D79C220" w:rsidR="00365BB7" w:rsidRPr="00DF20AD" w:rsidRDefault="00365BB7" w:rsidP="00F03D65">
            <w:pPr>
              <w:pStyle w:val="tablebody0"/>
              <w:rPr>
                <w:lang w:val="en-US"/>
              </w:rPr>
            </w:pPr>
            <w:r w:rsidRPr="00DF20AD">
              <w:rPr>
                <w:lang w:val="en-US"/>
              </w:rPr>
              <w:t>RSA</w:t>
            </w:r>
          </w:p>
        </w:tc>
        <w:tc>
          <w:tcPr>
            <w:tcW w:w="1593" w:type="dxa"/>
          </w:tcPr>
          <w:p w14:paraId="7DC6C41A" w14:textId="431933B2" w:rsidR="00365BB7" w:rsidRPr="00DF20AD" w:rsidRDefault="00365BB7" w:rsidP="00F03D65">
            <w:pPr>
              <w:pStyle w:val="tablebody0"/>
              <w:rPr>
                <w:lang w:val="en-US"/>
              </w:rPr>
            </w:pPr>
            <w:r w:rsidRPr="00DF20AD">
              <w:rPr>
                <w:lang w:val="en-US"/>
              </w:rPr>
              <w:t>AES-128-CCM-8</w:t>
            </w:r>
          </w:p>
        </w:tc>
        <w:tc>
          <w:tcPr>
            <w:tcW w:w="1367" w:type="dxa"/>
          </w:tcPr>
          <w:p w14:paraId="4D5E0784" w14:textId="38E1070F" w:rsidR="00365BB7" w:rsidRPr="00DF20AD" w:rsidRDefault="00365BB7" w:rsidP="00F03D65">
            <w:pPr>
              <w:pStyle w:val="tablebody0"/>
              <w:rPr>
                <w:lang w:val="en-US"/>
              </w:rPr>
            </w:pPr>
            <w:r w:rsidRPr="00DF20AD">
              <w:rPr>
                <w:lang w:val="en-US"/>
              </w:rPr>
              <w:t>NULL</w:t>
            </w:r>
          </w:p>
        </w:tc>
      </w:tr>
      <w:tr w:rsidR="00365BB7" w:rsidRPr="00794639" w14:paraId="726D78C8" w14:textId="77777777" w:rsidTr="00365BB7">
        <w:tc>
          <w:tcPr>
            <w:tcW w:w="3204" w:type="dxa"/>
          </w:tcPr>
          <w:p w14:paraId="0BD29C90" w14:textId="6CBF8FE2" w:rsidR="00365BB7" w:rsidRPr="00794639" w:rsidRDefault="00365BB7" w:rsidP="00BB4174">
            <w:pPr>
              <w:pStyle w:val="tablebody0"/>
              <w:rPr>
                <w:lang w:val="en-US"/>
              </w:rPr>
            </w:pPr>
            <w:r w:rsidRPr="00794639">
              <w:rPr>
                <w:lang w:val="en-US"/>
              </w:rPr>
              <w:t>TLS-RSA-WITH-AES-256-CCM-8</w:t>
            </w:r>
          </w:p>
        </w:tc>
        <w:tc>
          <w:tcPr>
            <w:tcW w:w="1472" w:type="dxa"/>
          </w:tcPr>
          <w:p w14:paraId="29CD009A" w14:textId="0BFFBB6E" w:rsidR="00365BB7" w:rsidRPr="00DF20AD" w:rsidRDefault="00365BB7" w:rsidP="00F03D65">
            <w:pPr>
              <w:pStyle w:val="tablebody0"/>
              <w:rPr>
                <w:lang w:val="en-US"/>
              </w:rPr>
            </w:pPr>
            <w:r w:rsidRPr="00DF20AD">
              <w:rPr>
                <w:lang w:val="en-US"/>
              </w:rPr>
              <w:t>RSA</w:t>
            </w:r>
          </w:p>
        </w:tc>
        <w:tc>
          <w:tcPr>
            <w:tcW w:w="1387" w:type="dxa"/>
          </w:tcPr>
          <w:p w14:paraId="389CE7F1" w14:textId="6CC614D8" w:rsidR="00365BB7" w:rsidRPr="00DF20AD" w:rsidRDefault="00365BB7" w:rsidP="00F03D65">
            <w:pPr>
              <w:pStyle w:val="tablebody0"/>
              <w:rPr>
                <w:lang w:val="en-US"/>
              </w:rPr>
            </w:pPr>
            <w:r w:rsidRPr="00DF20AD">
              <w:rPr>
                <w:lang w:val="en-US"/>
              </w:rPr>
              <w:t>RSA</w:t>
            </w:r>
          </w:p>
        </w:tc>
        <w:tc>
          <w:tcPr>
            <w:tcW w:w="1593" w:type="dxa"/>
          </w:tcPr>
          <w:p w14:paraId="767AD3C7" w14:textId="061A90EB" w:rsidR="00365BB7" w:rsidRPr="00DF20AD" w:rsidRDefault="00365BB7" w:rsidP="00F03D65">
            <w:pPr>
              <w:pStyle w:val="tablebody0"/>
              <w:rPr>
                <w:lang w:val="en-US"/>
              </w:rPr>
            </w:pPr>
            <w:r w:rsidRPr="00DF20AD">
              <w:rPr>
                <w:lang w:val="en-US"/>
              </w:rPr>
              <w:t>AES-256-CCM-8</w:t>
            </w:r>
          </w:p>
        </w:tc>
        <w:tc>
          <w:tcPr>
            <w:tcW w:w="1367" w:type="dxa"/>
          </w:tcPr>
          <w:p w14:paraId="611B6138" w14:textId="443630F5" w:rsidR="00365BB7" w:rsidRPr="00DF20AD" w:rsidRDefault="00365BB7" w:rsidP="00F03D65">
            <w:pPr>
              <w:pStyle w:val="tablebody0"/>
              <w:rPr>
                <w:lang w:val="en-US"/>
              </w:rPr>
            </w:pPr>
            <w:r w:rsidRPr="00DF20AD">
              <w:rPr>
                <w:lang w:val="en-US"/>
              </w:rPr>
              <w:t>NULL</w:t>
            </w:r>
          </w:p>
        </w:tc>
      </w:tr>
      <w:tr w:rsidR="00365BB7" w:rsidRPr="00794639" w14:paraId="67A413E8" w14:textId="77777777" w:rsidTr="00365BB7">
        <w:tc>
          <w:tcPr>
            <w:tcW w:w="3204" w:type="dxa"/>
          </w:tcPr>
          <w:p w14:paraId="70456A40" w14:textId="1C9CA6B1" w:rsidR="00365BB7" w:rsidRPr="00794639" w:rsidRDefault="00365BB7" w:rsidP="00BB4174">
            <w:pPr>
              <w:pStyle w:val="tablebody0"/>
              <w:rPr>
                <w:lang w:val="en-US"/>
              </w:rPr>
            </w:pPr>
            <w:r w:rsidRPr="00794639">
              <w:rPr>
                <w:lang w:val="en-US"/>
              </w:rPr>
              <w:t>TLS-ECDHE-RSA-WITH-AES-128-CBC-SHA256</w:t>
            </w:r>
          </w:p>
        </w:tc>
        <w:tc>
          <w:tcPr>
            <w:tcW w:w="1472" w:type="dxa"/>
          </w:tcPr>
          <w:p w14:paraId="320A1E06" w14:textId="40B38DFF" w:rsidR="00365BB7" w:rsidRPr="00DF20AD" w:rsidRDefault="00365BB7" w:rsidP="00F03D65">
            <w:pPr>
              <w:pStyle w:val="tablebody0"/>
              <w:rPr>
                <w:lang w:val="en-US"/>
              </w:rPr>
            </w:pPr>
            <w:r w:rsidRPr="00DF20AD">
              <w:rPr>
                <w:lang w:val="en-US"/>
              </w:rPr>
              <w:t>ECDHE</w:t>
            </w:r>
          </w:p>
        </w:tc>
        <w:tc>
          <w:tcPr>
            <w:tcW w:w="1387" w:type="dxa"/>
          </w:tcPr>
          <w:p w14:paraId="492EA0EC" w14:textId="435B443B" w:rsidR="00365BB7" w:rsidRPr="00DF20AD" w:rsidRDefault="00365BB7" w:rsidP="00F03D65">
            <w:pPr>
              <w:pStyle w:val="tablebody0"/>
              <w:rPr>
                <w:lang w:val="en-US"/>
              </w:rPr>
            </w:pPr>
            <w:r w:rsidRPr="00DF20AD">
              <w:rPr>
                <w:lang w:val="en-US"/>
              </w:rPr>
              <w:t>RSA</w:t>
            </w:r>
          </w:p>
        </w:tc>
        <w:tc>
          <w:tcPr>
            <w:tcW w:w="1593" w:type="dxa"/>
          </w:tcPr>
          <w:p w14:paraId="1CE06849" w14:textId="1F55680C" w:rsidR="00365BB7" w:rsidRPr="00DF20AD" w:rsidRDefault="00365BB7" w:rsidP="00F03D65">
            <w:pPr>
              <w:pStyle w:val="tablebody0"/>
              <w:rPr>
                <w:lang w:val="en-US"/>
              </w:rPr>
            </w:pPr>
            <w:r w:rsidRPr="00DF20AD">
              <w:rPr>
                <w:lang w:val="en-US"/>
              </w:rPr>
              <w:t>AES-128-CBC</w:t>
            </w:r>
          </w:p>
        </w:tc>
        <w:tc>
          <w:tcPr>
            <w:tcW w:w="1367" w:type="dxa"/>
          </w:tcPr>
          <w:p w14:paraId="680D773B" w14:textId="2A855B51" w:rsidR="00365BB7" w:rsidRPr="00DF20AD" w:rsidRDefault="00365BB7" w:rsidP="00F03D65">
            <w:pPr>
              <w:pStyle w:val="tablebody0"/>
              <w:rPr>
                <w:lang w:val="en-US"/>
              </w:rPr>
            </w:pPr>
            <w:r w:rsidRPr="00DF20AD">
              <w:rPr>
                <w:lang w:val="en-US"/>
              </w:rPr>
              <w:t>SHA256</w:t>
            </w:r>
          </w:p>
        </w:tc>
      </w:tr>
      <w:tr w:rsidR="00365BB7" w:rsidRPr="00794639" w14:paraId="3C694DC5" w14:textId="77777777" w:rsidTr="00365BB7">
        <w:tc>
          <w:tcPr>
            <w:tcW w:w="3204" w:type="dxa"/>
          </w:tcPr>
          <w:p w14:paraId="7876144D" w14:textId="2ED95E67" w:rsidR="00365BB7" w:rsidRPr="00794639" w:rsidRDefault="00365BB7" w:rsidP="00BB4174">
            <w:pPr>
              <w:pStyle w:val="tablebody0"/>
              <w:rPr>
                <w:lang w:val="en-US"/>
              </w:rPr>
            </w:pPr>
            <w:r w:rsidRPr="00794639">
              <w:rPr>
                <w:lang w:val="en-US"/>
              </w:rPr>
              <w:t>TLS-ECDHE-RSA-WITH-AES-128-GCM-SHA256</w:t>
            </w:r>
          </w:p>
        </w:tc>
        <w:tc>
          <w:tcPr>
            <w:tcW w:w="1472" w:type="dxa"/>
          </w:tcPr>
          <w:p w14:paraId="64F5BBF7" w14:textId="6407551B" w:rsidR="00365BB7" w:rsidRPr="00DF20AD" w:rsidRDefault="00365BB7" w:rsidP="00F03D65">
            <w:pPr>
              <w:pStyle w:val="tablebody0"/>
              <w:rPr>
                <w:lang w:val="en-US"/>
              </w:rPr>
            </w:pPr>
            <w:r w:rsidRPr="00DF20AD">
              <w:rPr>
                <w:lang w:val="en-US"/>
              </w:rPr>
              <w:t>ECDHE</w:t>
            </w:r>
          </w:p>
        </w:tc>
        <w:tc>
          <w:tcPr>
            <w:tcW w:w="1387" w:type="dxa"/>
          </w:tcPr>
          <w:p w14:paraId="4238E572" w14:textId="0858D5C9" w:rsidR="00365BB7" w:rsidRPr="00DF20AD" w:rsidRDefault="00365BB7" w:rsidP="00F03D65">
            <w:pPr>
              <w:pStyle w:val="tablebody0"/>
              <w:rPr>
                <w:lang w:val="en-US"/>
              </w:rPr>
            </w:pPr>
            <w:r w:rsidRPr="00DF20AD">
              <w:rPr>
                <w:lang w:val="en-US"/>
              </w:rPr>
              <w:t>RSA</w:t>
            </w:r>
          </w:p>
        </w:tc>
        <w:tc>
          <w:tcPr>
            <w:tcW w:w="1593" w:type="dxa"/>
          </w:tcPr>
          <w:p w14:paraId="1BC723C7" w14:textId="530E45DA" w:rsidR="00365BB7" w:rsidRPr="00DF20AD" w:rsidRDefault="00365BB7" w:rsidP="00F03D65">
            <w:pPr>
              <w:pStyle w:val="tablebody0"/>
              <w:rPr>
                <w:lang w:val="en-US"/>
              </w:rPr>
            </w:pPr>
            <w:r w:rsidRPr="00DF20AD">
              <w:rPr>
                <w:lang w:val="en-US"/>
              </w:rPr>
              <w:t>AES-128-GCM</w:t>
            </w:r>
          </w:p>
        </w:tc>
        <w:tc>
          <w:tcPr>
            <w:tcW w:w="1367" w:type="dxa"/>
          </w:tcPr>
          <w:p w14:paraId="41B44935" w14:textId="659AA11F" w:rsidR="00365BB7" w:rsidRPr="00DF20AD" w:rsidRDefault="00365BB7" w:rsidP="00F03D65">
            <w:pPr>
              <w:pStyle w:val="tablebody0"/>
              <w:rPr>
                <w:lang w:val="en-US"/>
              </w:rPr>
            </w:pPr>
            <w:r w:rsidRPr="00DF20AD">
              <w:rPr>
                <w:lang w:val="en-US"/>
              </w:rPr>
              <w:t>SHA256</w:t>
            </w:r>
          </w:p>
        </w:tc>
      </w:tr>
      <w:tr w:rsidR="00365BB7" w:rsidRPr="00794639" w14:paraId="2BD3FD8A" w14:textId="77777777" w:rsidTr="00365BB7">
        <w:tc>
          <w:tcPr>
            <w:tcW w:w="3204" w:type="dxa"/>
          </w:tcPr>
          <w:p w14:paraId="7BCB662F" w14:textId="7EB26F9F" w:rsidR="00365BB7" w:rsidRPr="00794639" w:rsidRDefault="00365BB7" w:rsidP="00BB4174">
            <w:pPr>
              <w:pStyle w:val="tablebody0"/>
              <w:rPr>
                <w:lang w:val="en-US"/>
              </w:rPr>
            </w:pPr>
            <w:r w:rsidRPr="00794639">
              <w:rPr>
                <w:lang w:val="en-US"/>
              </w:rPr>
              <w:t>TLS-ECDHE-ECDSA-WITH-AES-128-CBC-SHA256</w:t>
            </w:r>
          </w:p>
        </w:tc>
        <w:tc>
          <w:tcPr>
            <w:tcW w:w="1472" w:type="dxa"/>
          </w:tcPr>
          <w:p w14:paraId="451C1322" w14:textId="1E711476" w:rsidR="00365BB7" w:rsidRPr="00DF20AD" w:rsidRDefault="00365BB7" w:rsidP="00F03D65">
            <w:pPr>
              <w:pStyle w:val="tablebody0"/>
              <w:rPr>
                <w:lang w:val="en-US"/>
              </w:rPr>
            </w:pPr>
            <w:r w:rsidRPr="00DF20AD">
              <w:rPr>
                <w:lang w:val="en-US"/>
              </w:rPr>
              <w:t>ECDHE</w:t>
            </w:r>
          </w:p>
        </w:tc>
        <w:tc>
          <w:tcPr>
            <w:tcW w:w="1387" w:type="dxa"/>
          </w:tcPr>
          <w:p w14:paraId="6116E387" w14:textId="732AA358" w:rsidR="00365BB7" w:rsidRPr="00DF20AD" w:rsidRDefault="00365BB7" w:rsidP="00F03D65">
            <w:pPr>
              <w:pStyle w:val="tablebody0"/>
              <w:rPr>
                <w:lang w:val="en-US"/>
              </w:rPr>
            </w:pPr>
            <w:r w:rsidRPr="00DF20AD">
              <w:rPr>
                <w:lang w:val="en-US"/>
              </w:rPr>
              <w:t>ECDSA</w:t>
            </w:r>
          </w:p>
        </w:tc>
        <w:tc>
          <w:tcPr>
            <w:tcW w:w="1593" w:type="dxa"/>
          </w:tcPr>
          <w:p w14:paraId="4623ACA0" w14:textId="45C954D0" w:rsidR="00365BB7" w:rsidRPr="00DF20AD" w:rsidRDefault="00365BB7" w:rsidP="00F03D65">
            <w:pPr>
              <w:pStyle w:val="tablebody0"/>
              <w:rPr>
                <w:lang w:val="en-US"/>
              </w:rPr>
            </w:pPr>
            <w:r w:rsidRPr="00DF20AD">
              <w:rPr>
                <w:lang w:val="en-US"/>
              </w:rPr>
              <w:t>AES-128-CBC</w:t>
            </w:r>
          </w:p>
        </w:tc>
        <w:tc>
          <w:tcPr>
            <w:tcW w:w="1367" w:type="dxa"/>
          </w:tcPr>
          <w:p w14:paraId="61A25642" w14:textId="57C7947D" w:rsidR="00365BB7" w:rsidRPr="00DF20AD" w:rsidRDefault="00365BB7" w:rsidP="00F03D65">
            <w:pPr>
              <w:pStyle w:val="tablebody0"/>
              <w:rPr>
                <w:lang w:val="en-US"/>
              </w:rPr>
            </w:pPr>
            <w:r w:rsidRPr="00DF20AD">
              <w:rPr>
                <w:lang w:val="en-US"/>
              </w:rPr>
              <w:t>SHA256</w:t>
            </w:r>
          </w:p>
        </w:tc>
      </w:tr>
      <w:tr w:rsidR="00365BB7" w:rsidRPr="00794639" w14:paraId="13B78AAA" w14:textId="77777777" w:rsidTr="00365BB7">
        <w:tc>
          <w:tcPr>
            <w:tcW w:w="3204" w:type="dxa"/>
          </w:tcPr>
          <w:p w14:paraId="7C781A1B" w14:textId="034F493E" w:rsidR="00365BB7" w:rsidRPr="00794639" w:rsidRDefault="00365BB7" w:rsidP="00BB4174">
            <w:pPr>
              <w:pStyle w:val="tablebody0"/>
              <w:rPr>
                <w:lang w:val="en-US"/>
              </w:rPr>
            </w:pPr>
            <w:r w:rsidRPr="00794639">
              <w:rPr>
                <w:lang w:val="en-US"/>
              </w:rPr>
              <w:t>TLS-ECDHE-ECDSA-WITH-AES-128-GCM-SHA256</w:t>
            </w:r>
          </w:p>
        </w:tc>
        <w:tc>
          <w:tcPr>
            <w:tcW w:w="1472" w:type="dxa"/>
          </w:tcPr>
          <w:p w14:paraId="268E7E3D" w14:textId="13B98CD1" w:rsidR="00365BB7" w:rsidRPr="00DF20AD" w:rsidRDefault="00365BB7" w:rsidP="00F03D65">
            <w:pPr>
              <w:pStyle w:val="tablebody0"/>
              <w:rPr>
                <w:lang w:val="en-US"/>
              </w:rPr>
            </w:pPr>
            <w:r w:rsidRPr="00DF20AD">
              <w:rPr>
                <w:lang w:val="en-US"/>
              </w:rPr>
              <w:t>ECDHE</w:t>
            </w:r>
          </w:p>
        </w:tc>
        <w:tc>
          <w:tcPr>
            <w:tcW w:w="1387" w:type="dxa"/>
          </w:tcPr>
          <w:p w14:paraId="438DAA86" w14:textId="505BF7BB" w:rsidR="00365BB7" w:rsidRPr="00DF20AD" w:rsidRDefault="00365BB7" w:rsidP="00F03D65">
            <w:pPr>
              <w:pStyle w:val="tablebody0"/>
              <w:rPr>
                <w:lang w:val="en-US"/>
              </w:rPr>
            </w:pPr>
            <w:r w:rsidRPr="00DF20AD">
              <w:rPr>
                <w:lang w:val="en-US"/>
              </w:rPr>
              <w:t>ECDSA</w:t>
            </w:r>
          </w:p>
        </w:tc>
        <w:tc>
          <w:tcPr>
            <w:tcW w:w="1593" w:type="dxa"/>
          </w:tcPr>
          <w:p w14:paraId="2CD3B1A5" w14:textId="733BAE8D" w:rsidR="00365BB7" w:rsidRPr="00DF20AD" w:rsidRDefault="00365BB7" w:rsidP="00F03D65">
            <w:pPr>
              <w:pStyle w:val="tablebody0"/>
              <w:rPr>
                <w:lang w:val="en-US"/>
              </w:rPr>
            </w:pPr>
            <w:r w:rsidRPr="00DF20AD">
              <w:rPr>
                <w:lang w:val="en-US"/>
              </w:rPr>
              <w:t>AES-128-GCM</w:t>
            </w:r>
          </w:p>
        </w:tc>
        <w:tc>
          <w:tcPr>
            <w:tcW w:w="1367" w:type="dxa"/>
          </w:tcPr>
          <w:p w14:paraId="5052CE0C" w14:textId="53A44D75" w:rsidR="00365BB7" w:rsidRPr="00DF20AD" w:rsidRDefault="00365BB7" w:rsidP="00F03D65">
            <w:pPr>
              <w:pStyle w:val="tablebody0"/>
              <w:rPr>
                <w:lang w:val="en-US"/>
              </w:rPr>
            </w:pPr>
            <w:r w:rsidRPr="00DF20AD">
              <w:rPr>
                <w:lang w:val="en-US"/>
              </w:rPr>
              <w:t>SHA256</w:t>
            </w:r>
          </w:p>
        </w:tc>
      </w:tr>
      <w:tr w:rsidR="00365BB7" w:rsidRPr="00794639" w14:paraId="12BC32D4" w14:textId="77777777" w:rsidTr="00365BB7">
        <w:tc>
          <w:tcPr>
            <w:tcW w:w="3204" w:type="dxa"/>
          </w:tcPr>
          <w:p w14:paraId="448DD33C" w14:textId="58F6BA2B" w:rsidR="00365BB7" w:rsidRPr="00794639" w:rsidRDefault="00365BB7" w:rsidP="00BB4174">
            <w:pPr>
              <w:pStyle w:val="tablebody0"/>
              <w:rPr>
                <w:lang w:val="en-US"/>
              </w:rPr>
            </w:pPr>
            <w:r w:rsidRPr="00794639">
              <w:rPr>
                <w:lang w:val="en-US"/>
              </w:rPr>
              <w:t>TLS-ECDHE-ECDSA-WITH-AES-256-GCM-SHA384</w:t>
            </w:r>
          </w:p>
        </w:tc>
        <w:tc>
          <w:tcPr>
            <w:tcW w:w="1472" w:type="dxa"/>
          </w:tcPr>
          <w:p w14:paraId="0FED85C2" w14:textId="0C50E495" w:rsidR="00365BB7" w:rsidRPr="00DF20AD" w:rsidRDefault="00365BB7" w:rsidP="00F03D65">
            <w:pPr>
              <w:pStyle w:val="tablebody0"/>
              <w:rPr>
                <w:lang w:val="en-US"/>
              </w:rPr>
            </w:pPr>
            <w:r w:rsidRPr="00DF20AD">
              <w:rPr>
                <w:lang w:val="en-US"/>
              </w:rPr>
              <w:t>ECDHE</w:t>
            </w:r>
          </w:p>
        </w:tc>
        <w:tc>
          <w:tcPr>
            <w:tcW w:w="1387" w:type="dxa"/>
          </w:tcPr>
          <w:p w14:paraId="2631189A" w14:textId="165DDD42" w:rsidR="00365BB7" w:rsidRPr="00DF20AD" w:rsidRDefault="00365BB7" w:rsidP="00F03D65">
            <w:pPr>
              <w:pStyle w:val="tablebody0"/>
              <w:rPr>
                <w:lang w:val="en-US"/>
              </w:rPr>
            </w:pPr>
            <w:r w:rsidRPr="00DF20AD">
              <w:rPr>
                <w:lang w:val="en-US"/>
              </w:rPr>
              <w:t>ECDSA</w:t>
            </w:r>
          </w:p>
        </w:tc>
        <w:tc>
          <w:tcPr>
            <w:tcW w:w="1593" w:type="dxa"/>
          </w:tcPr>
          <w:p w14:paraId="44899D78" w14:textId="29FDD823" w:rsidR="00365BB7" w:rsidRPr="00DF20AD" w:rsidRDefault="00365BB7" w:rsidP="00F03D65">
            <w:pPr>
              <w:pStyle w:val="tablebody0"/>
              <w:rPr>
                <w:lang w:val="en-US"/>
              </w:rPr>
            </w:pPr>
            <w:r w:rsidRPr="00DF20AD">
              <w:rPr>
                <w:lang w:val="en-US"/>
              </w:rPr>
              <w:t>AES-256-GCM</w:t>
            </w:r>
          </w:p>
        </w:tc>
        <w:tc>
          <w:tcPr>
            <w:tcW w:w="1367" w:type="dxa"/>
          </w:tcPr>
          <w:p w14:paraId="6E6AD00B" w14:textId="0A59822C" w:rsidR="00365BB7" w:rsidRPr="00DF20AD" w:rsidRDefault="00365BB7" w:rsidP="00F03D65">
            <w:pPr>
              <w:pStyle w:val="tablebody0"/>
              <w:rPr>
                <w:lang w:val="en-US"/>
              </w:rPr>
            </w:pPr>
            <w:r w:rsidRPr="00DF20AD">
              <w:rPr>
                <w:lang w:val="en-US"/>
              </w:rPr>
              <w:t>SHA384</w:t>
            </w:r>
          </w:p>
        </w:tc>
      </w:tr>
      <w:tr w:rsidR="00365BB7" w:rsidRPr="00794639" w14:paraId="0B143C98" w14:textId="77777777" w:rsidTr="00365BB7">
        <w:tc>
          <w:tcPr>
            <w:tcW w:w="3204" w:type="dxa"/>
          </w:tcPr>
          <w:p w14:paraId="67F334AB" w14:textId="22654D5E" w:rsidR="00365BB7" w:rsidRPr="00794639" w:rsidRDefault="00365BB7" w:rsidP="00BB4174">
            <w:pPr>
              <w:pStyle w:val="tablebody0"/>
              <w:rPr>
                <w:lang w:val="en-US"/>
              </w:rPr>
            </w:pPr>
            <w:r w:rsidRPr="00794639">
              <w:rPr>
                <w:lang w:val="en-US"/>
              </w:rPr>
              <w:t>TLS-ECDHE-ECDSA-WITH-AES-128-CCM</w:t>
            </w:r>
          </w:p>
        </w:tc>
        <w:tc>
          <w:tcPr>
            <w:tcW w:w="1472" w:type="dxa"/>
          </w:tcPr>
          <w:p w14:paraId="78387316" w14:textId="2355C0D4" w:rsidR="00365BB7" w:rsidRPr="00DF20AD" w:rsidRDefault="00365BB7" w:rsidP="00F03D65">
            <w:pPr>
              <w:pStyle w:val="tablebody0"/>
              <w:rPr>
                <w:lang w:val="en-US"/>
              </w:rPr>
            </w:pPr>
            <w:r w:rsidRPr="00DF20AD">
              <w:rPr>
                <w:lang w:val="en-US"/>
              </w:rPr>
              <w:t>ECDHE</w:t>
            </w:r>
          </w:p>
        </w:tc>
        <w:tc>
          <w:tcPr>
            <w:tcW w:w="1387" w:type="dxa"/>
          </w:tcPr>
          <w:p w14:paraId="28A41392" w14:textId="2BD348E7" w:rsidR="00365BB7" w:rsidRPr="00DF20AD" w:rsidRDefault="00365BB7" w:rsidP="00F03D65">
            <w:pPr>
              <w:pStyle w:val="tablebody0"/>
              <w:rPr>
                <w:lang w:val="en-US"/>
              </w:rPr>
            </w:pPr>
            <w:r w:rsidRPr="00DF20AD">
              <w:rPr>
                <w:lang w:val="en-US"/>
              </w:rPr>
              <w:t>ECDSA</w:t>
            </w:r>
          </w:p>
        </w:tc>
        <w:tc>
          <w:tcPr>
            <w:tcW w:w="1593" w:type="dxa"/>
          </w:tcPr>
          <w:p w14:paraId="398F9631" w14:textId="63A08F1F" w:rsidR="00365BB7" w:rsidRPr="00DF20AD" w:rsidRDefault="00365BB7" w:rsidP="00F03D65">
            <w:pPr>
              <w:pStyle w:val="tablebody0"/>
              <w:rPr>
                <w:lang w:val="en-US"/>
              </w:rPr>
            </w:pPr>
            <w:r w:rsidRPr="00DF20AD">
              <w:rPr>
                <w:lang w:val="en-US"/>
              </w:rPr>
              <w:t>AES-128-CCM</w:t>
            </w:r>
          </w:p>
        </w:tc>
        <w:tc>
          <w:tcPr>
            <w:tcW w:w="1367" w:type="dxa"/>
          </w:tcPr>
          <w:p w14:paraId="54819A96" w14:textId="219F83DC" w:rsidR="00365BB7" w:rsidRPr="00DF20AD" w:rsidRDefault="00365BB7" w:rsidP="00F03D65">
            <w:pPr>
              <w:pStyle w:val="tablebody0"/>
              <w:rPr>
                <w:lang w:val="en-US"/>
              </w:rPr>
            </w:pPr>
            <w:r w:rsidRPr="00DF20AD">
              <w:rPr>
                <w:lang w:val="en-US"/>
              </w:rPr>
              <w:t>NULL</w:t>
            </w:r>
          </w:p>
        </w:tc>
      </w:tr>
      <w:tr w:rsidR="00365BB7" w:rsidRPr="00794639" w14:paraId="1916431A" w14:textId="77777777" w:rsidTr="00365BB7">
        <w:tc>
          <w:tcPr>
            <w:tcW w:w="3204" w:type="dxa"/>
          </w:tcPr>
          <w:p w14:paraId="796AD1CB" w14:textId="06190235" w:rsidR="00365BB7" w:rsidRPr="00794639" w:rsidRDefault="00365BB7" w:rsidP="00BB4174">
            <w:pPr>
              <w:pStyle w:val="tablebody0"/>
              <w:rPr>
                <w:lang w:val="en-US"/>
              </w:rPr>
            </w:pPr>
            <w:r w:rsidRPr="00794639">
              <w:rPr>
                <w:lang w:val="en-US"/>
              </w:rPr>
              <w:t>TLS-ECDHE-ECDSA-WITH-AES-256-CCM</w:t>
            </w:r>
          </w:p>
        </w:tc>
        <w:tc>
          <w:tcPr>
            <w:tcW w:w="1472" w:type="dxa"/>
          </w:tcPr>
          <w:p w14:paraId="11FF550E" w14:textId="087662DB" w:rsidR="00365BB7" w:rsidRPr="00DF20AD" w:rsidRDefault="00365BB7" w:rsidP="00F03D65">
            <w:pPr>
              <w:pStyle w:val="tablebody0"/>
              <w:rPr>
                <w:lang w:val="en-US"/>
              </w:rPr>
            </w:pPr>
            <w:r w:rsidRPr="00DF20AD">
              <w:rPr>
                <w:lang w:val="en-US"/>
              </w:rPr>
              <w:t>ECDHE</w:t>
            </w:r>
          </w:p>
        </w:tc>
        <w:tc>
          <w:tcPr>
            <w:tcW w:w="1387" w:type="dxa"/>
          </w:tcPr>
          <w:p w14:paraId="0B6EBAC1" w14:textId="40BB167E" w:rsidR="00365BB7" w:rsidRPr="00DF20AD" w:rsidRDefault="00365BB7" w:rsidP="00F03D65">
            <w:pPr>
              <w:pStyle w:val="tablebody0"/>
              <w:rPr>
                <w:lang w:val="en-US"/>
              </w:rPr>
            </w:pPr>
            <w:r w:rsidRPr="00DF20AD">
              <w:rPr>
                <w:lang w:val="en-US"/>
              </w:rPr>
              <w:t>ECDSA</w:t>
            </w:r>
          </w:p>
        </w:tc>
        <w:tc>
          <w:tcPr>
            <w:tcW w:w="1593" w:type="dxa"/>
          </w:tcPr>
          <w:p w14:paraId="31FF2839" w14:textId="645ABCAF" w:rsidR="00365BB7" w:rsidRPr="00DF20AD" w:rsidRDefault="00365BB7" w:rsidP="00F03D65">
            <w:pPr>
              <w:pStyle w:val="tablebody0"/>
              <w:rPr>
                <w:lang w:val="en-US"/>
              </w:rPr>
            </w:pPr>
            <w:r w:rsidRPr="00DF20AD">
              <w:rPr>
                <w:lang w:val="en-US"/>
              </w:rPr>
              <w:t>AES-256-CCM</w:t>
            </w:r>
          </w:p>
        </w:tc>
        <w:tc>
          <w:tcPr>
            <w:tcW w:w="1367" w:type="dxa"/>
          </w:tcPr>
          <w:p w14:paraId="24B6EFB2" w14:textId="08056869" w:rsidR="00365BB7" w:rsidRPr="00DF20AD" w:rsidRDefault="00365BB7" w:rsidP="00F03D65">
            <w:pPr>
              <w:pStyle w:val="tablebody0"/>
              <w:rPr>
                <w:lang w:val="en-US"/>
              </w:rPr>
            </w:pPr>
            <w:r w:rsidRPr="00DF20AD">
              <w:rPr>
                <w:lang w:val="en-US"/>
              </w:rPr>
              <w:t>NULL</w:t>
            </w:r>
          </w:p>
        </w:tc>
      </w:tr>
      <w:tr w:rsidR="00365BB7" w:rsidRPr="00794639" w14:paraId="5A93B0FB" w14:textId="77777777" w:rsidTr="00365BB7">
        <w:tc>
          <w:tcPr>
            <w:tcW w:w="3204" w:type="dxa"/>
          </w:tcPr>
          <w:p w14:paraId="0DAB8C23" w14:textId="6EF97E8C" w:rsidR="00365BB7" w:rsidRPr="00794639" w:rsidRDefault="00365BB7" w:rsidP="00BB4174">
            <w:pPr>
              <w:pStyle w:val="tablebody0"/>
              <w:rPr>
                <w:lang w:val="en-US"/>
              </w:rPr>
            </w:pPr>
            <w:r w:rsidRPr="00794639">
              <w:rPr>
                <w:lang w:val="en-US"/>
              </w:rPr>
              <w:t>TLS-ECDHE-ECDSA-WITH-AES-128-CCM-8</w:t>
            </w:r>
          </w:p>
        </w:tc>
        <w:tc>
          <w:tcPr>
            <w:tcW w:w="1472" w:type="dxa"/>
          </w:tcPr>
          <w:p w14:paraId="092BC5F4" w14:textId="7478BA3E" w:rsidR="00365BB7" w:rsidRPr="00DF20AD" w:rsidRDefault="00365BB7" w:rsidP="00F03D65">
            <w:pPr>
              <w:pStyle w:val="tablebody0"/>
              <w:rPr>
                <w:lang w:val="en-US"/>
              </w:rPr>
            </w:pPr>
            <w:r w:rsidRPr="00DF20AD">
              <w:rPr>
                <w:lang w:val="en-US"/>
              </w:rPr>
              <w:t>ECDHE</w:t>
            </w:r>
          </w:p>
        </w:tc>
        <w:tc>
          <w:tcPr>
            <w:tcW w:w="1387" w:type="dxa"/>
          </w:tcPr>
          <w:p w14:paraId="6F55CDB2" w14:textId="568DC040" w:rsidR="00365BB7" w:rsidRPr="00DF20AD" w:rsidRDefault="00365BB7" w:rsidP="00F03D65">
            <w:pPr>
              <w:pStyle w:val="tablebody0"/>
              <w:rPr>
                <w:lang w:val="en-US"/>
              </w:rPr>
            </w:pPr>
            <w:r w:rsidRPr="00DF20AD">
              <w:rPr>
                <w:lang w:val="en-US"/>
              </w:rPr>
              <w:t>ECDSA</w:t>
            </w:r>
          </w:p>
        </w:tc>
        <w:tc>
          <w:tcPr>
            <w:tcW w:w="1593" w:type="dxa"/>
          </w:tcPr>
          <w:p w14:paraId="49C11E60" w14:textId="17154E77" w:rsidR="00365BB7" w:rsidRPr="00DF20AD" w:rsidRDefault="00365BB7" w:rsidP="00F03D65">
            <w:pPr>
              <w:pStyle w:val="tablebody0"/>
              <w:rPr>
                <w:lang w:val="en-US"/>
              </w:rPr>
            </w:pPr>
            <w:r w:rsidRPr="00DF20AD">
              <w:rPr>
                <w:lang w:val="en-US"/>
              </w:rPr>
              <w:t>AES-128-CCM-8</w:t>
            </w:r>
          </w:p>
        </w:tc>
        <w:tc>
          <w:tcPr>
            <w:tcW w:w="1367" w:type="dxa"/>
          </w:tcPr>
          <w:p w14:paraId="10B71455" w14:textId="276FDE55" w:rsidR="00365BB7" w:rsidRPr="00DF20AD" w:rsidRDefault="00365BB7" w:rsidP="00F03D65">
            <w:pPr>
              <w:pStyle w:val="tablebody0"/>
              <w:rPr>
                <w:lang w:val="en-US"/>
              </w:rPr>
            </w:pPr>
            <w:r w:rsidRPr="00DF20AD">
              <w:rPr>
                <w:lang w:val="en-US"/>
              </w:rPr>
              <w:t>NULL</w:t>
            </w:r>
          </w:p>
        </w:tc>
      </w:tr>
      <w:tr w:rsidR="00365BB7" w:rsidRPr="00794639" w14:paraId="59BB3B85" w14:textId="77777777" w:rsidTr="00365BB7">
        <w:tc>
          <w:tcPr>
            <w:tcW w:w="3204" w:type="dxa"/>
          </w:tcPr>
          <w:p w14:paraId="619D60E9" w14:textId="7EE74936" w:rsidR="00365BB7" w:rsidRPr="00794639" w:rsidRDefault="00365BB7" w:rsidP="00BB4174">
            <w:pPr>
              <w:pStyle w:val="tablebody0"/>
              <w:rPr>
                <w:lang w:val="en-US"/>
              </w:rPr>
            </w:pPr>
            <w:r w:rsidRPr="00794639">
              <w:rPr>
                <w:lang w:val="en-US"/>
              </w:rPr>
              <w:t>TLS-ECDHE-ECDSA-WITH-AES-256-CCM-8</w:t>
            </w:r>
          </w:p>
        </w:tc>
        <w:tc>
          <w:tcPr>
            <w:tcW w:w="1472" w:type="dxa"/>
          </w:tcPr>
          <w:p w14:paraId="6D9BA6E1" w14:textId="09F08C0A" w:rsidR="00365BB7" w:rsidRPr="00DF20AD" w:rsidRDefault="00365BB7" w:rsidP="00F03D65">
            <w:pPr>
              <w:pStyle w:val="tablebody0"/>
              <w:rPr>
                <w:lang w:val="en-US"/>
              </w:rPr>
            </w:pPr>
            <w:r w:rsidRPr="00DF20AD">
              <w:rPr>
                <w:lang w:val="en-US"/>
              </w:rPr>
              <w:t>ECDHE</w:t>
            </w:r>
          </w:p>
        </w:tc>
        <w:tc>
          <w:tcPr>
            <w:tcW w:w="1387" w:type="dxa"/>
          </w:tcPr>
          <w:p w14:paraId="075DF696" w14:textId="6C391301" w:rsidR="00365BB7" w:rsidRPr="00DF20AD" w:rsidRDefault="00365BB7" w:rsidP="00F03D65">
            <w:pPr>
              <w:pStyle w:val="tablebody0"/>
              <w:rPr>
                <w:lang w:val="en-US"/>
              </w:rPr>
            </w:pPr>
            <w:r w:rsidRPr="00DF20AD">
              <w:rPr>
                <w:lang w:val="en-US"/>
              </w:rPr>
              <w:t>ECDSA</w:t>
            </w:r>
          </w:p>
        </w:tc>
        <w:tc>
          <w:tcPr>
            <w:tcW w:w="1593" w:type="dxa"/>
          </w:tcPr>
          <w:p w14:paraId="3AC97AE3" w14:textId="649AF01E" w:rsidR="00365BB7" w:rsidRPr="00DF20AD" w:rsidRDefault="00365BB7" w:rsidP="00F03D65">
            <w:pPr>
              <w:pStyle w:val="tablebody0"/>
              <w:rPr>
                <w:lang w:val="en-US"/>
              </w:rPr>
            </w:pPr>
            <w:r w:rsidRPr="00DF20AD">
              <w:rPr>
                <w:lang w:val="en-US"/>
              </w:rPr>
              <w:t>AES-256-CCM-8</w:t>
            </w:r>
          </w:p>
        </w:tc>
        <w:tc>
          <w:tcPr>
            <w:tcW w:w="1367" w:type="dxa"/>
          </w:tcPr>
          <w:p w14:paraId="5E7C1840" w14:textId="26FA9853" w:rsidR="00365BB7" w:rsidRPr="00DF20AD" w:rsidRDefault="00365BB7" w:rsidP="00F03D65">
            <w:pPr>
              <w:pStyle w:val="tablebody0"/>
              <w:rPr>
                <w:lang w:val="en-US"/>
              </w:rPr>
            </w:pPr>
            <w:r w:rsidRPr="00DF20AD">
              <w:rPr>
                <w:lang w:val="en-US"/>
              </w:rPr>
              <w:t>NULL</w:t>
            </w:r>
          </w:p>
        </w:tc>
      </w:tr>
    </w:tbl>
    <w:p w14:paraId="51F67E0F" w14:textId="007581E2" w:rsidR="00365BB7" w:rsidRPr="00794639" w:rsidRDefault="00365BB7" w:rsidP="00365BB7">
      <w:pPr>
        <w:pStyle w:val="Heading3"/>
      </w:pPr>
      <w:bookmarkStart w:id="8047" w:name="_Toc531701000"/>
      <w:r w:rsidRPr="00794639">
        <w:t>+KSSLCFG Command: SSL Configuration</w:t>
      </w:r>
      <w:bookmarkEnd w:id="8047"/>
    </w:p>
    <w:tbl>
      <w:tblPr>
        <w:tblStyle w:val="TableSWIleft"/>
        <w:tblW w:w="8997" w:type="dxa"/>
        <w:tblLayout w:type="fixed"/>
        <w:tblLook w:val="04A0" w:firstRow="1" w:lastRow="0" w:firstColumn="1" w:lastColumn="0" w:noHBand="0" w:noVBand="1"/>
      </w:tblPr>
      <w:tblGrid>
        <w:gridCol w:w="1728"/>
        <w:gridCol w:w="7269"/>
      </w:tblGrid>
      <w:tr w:rsidR="00365BB7" w:rsidRPr="00794639" w14:paraId="0496CE88"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84EDD90" w14:textId="163DDAF0" w:rsidR="00365BB7" w:rsidRPr="00794639" w:rsidRDefault="00365BB7">
            <w:pPr>
              <w:pStyle w:val="TableRowHead"/>
              <w:spacing w:before="144" w:after="144"/>
            </w:pPr>
            <w:r w:rsidRPr="00794639">
              <w:t>HL7800</w:t>
            </w:r>
          </w:p>
        </w:tc>
      </w:tr>
      <w:tr w:rsidR="00365BB7" w:rsidRPr="00794639" w14:paraId="5F7F55A1" w14:textId="77777777" w:rsidTr="00076AEF">
        <w:tc>
          <w:tcPr>
            <w:tcW w:w="1728" w:type="dxa"/>
          </w:tcPr>
          <w:p w14:paraId="3C5F433B" w14:textId="77777777" w:rsidR="00365BB7" w:rsidRPr="00794639" w:rsidRDefault="00365BB7" w:rsidP="00365BB7">
            <w:pPr>
              <w:pStyle w:val="TableBody"/>
              <w:rPr>
                <w:i/>
              </w:rPr>
            </w:pPr>
            <w:r w:rsidRPr="00794639">
              <w:rPr>
                <w:i/>
              </w:rPr>
              <w:t>Test command</w:t>
            </w:r>
          </w:p>
          <w:p w14:paraId="2DA3055A" w14:textId="77777777" w:rsidR="00365BB7" w:rsidRPr="00794639" w:rsidRDefault="00365BB7" w:rsidP="00365BB7">
            <w:pPr>
              <w:pStyle w:val="TableBody"/>
            </w:pPr>
          </w:p>
          <w:p w14:paraId="62111C25" w14:textId="77777777" w:rsidR="00365BB7" w:rsidRPr="00794639" w:rsidRDefault="00365BB7" w:rsidP="00365BB7">
            <w:pPr>
              <w:pStyle w:val="TableBody"/>
              <w:rPr>
                <w:u w:val="single"/>
              </w:rPr>
            </w:pPr>
            <w:r w:rsidRPr="00794639">
              <w:rPr>
                <w:u w:val="single"/>
              </w:rPr>
              <w:t>Syntax</w:t>
            </w:r>
          </w:p>
          <w:p w14:paraId="3AC351DE" w14:textId="45719819" w:rsidR="00365BB7" w:rsidRPr="00794639" w:rsidRDefault="00365BB7" w:rsidP="00365BB7">
            <w:pPr>
              <w:pStyle w:val="TableBody"/>
              <w:keepNext/>
              <w:rPr>
                <w:b/>
              </w:rPr>
            </w:pPr>
            <w:r w:rsidRPr="00794639">
              <w:rPr>
                <w:b/>
              </w:rPr>
              <w:t>AT+KSSLCFG=?</w:t>
            </w:r>
          </w:p>
        </w:tc>
        <w:tc>
          <w:tcPr>
            <w:tcW w:w="7269" w:type="dxa"/>
          </w:tcPr>
          <w:p w14:paraId="72AECF36" w14:textId="77777777" w:rsidR="00365BB7" w:rsidRPr="00794639" w:rsidRDefault="00365BB7" w:rsidP="00365BB7">
            <w:pPr>
              <w:pStyle w:val="TableBody"/>
              <w:rPr>
                <w:u w:val="single"/>
              </w:rPr>
            </w:pPr>
          </w:p>
          <w:p w14:paraId="375049EC" w14:textId="77777777" w:rsidR="00365BB7" w:rsidRPr="00794639" w:rsidRDefault="00365BB7" w:rsidP="00365BB7">
            <w:pPr>
              <w:pStyle w:val="TableBody"/>
              <w:rPr>
                <w:u w:val="single"/>
              </w:rPr>
            </w:pPr>
          </w:p>
          <w:p w14:paraId="1E30AD97" w14:textId="77777777" w:rsidR="00365BB7" w:rsidRPr="00794639" w:rsidRDefault="00365BB7" w:rsidP="00365BB7">
            <w:pPr>
              <w:pStyle w:val="TableBody"/>
              <w:rPr>
                <w:u w:val="single"/>
              </w:rPr>
            </w:pPr>
            <w:r w:rsidRPr="00794639">
              <w:rPr>
                <w:u w:val="single"/>
              </w:rPr>
              <w:t>Response</w:t>
            </w:r>
          </w:p>
          <w:p w14:paraId="4C803EF0" w14:textId="4875A590" w:rsidR="00365BB7" w:rsidRPr="007E4A1F" w:rsidRDefault="00365BB7" w:rsidP="00365BB7">
            <w:pPr>
              <w:pStyle w:val="TableBody"/>
              <w:rPr>
                <w:b/>
              </w:rPr>
            </w:pPr>
            <w:r w:rsidRPr="00794639">
              <w:rPr>
                <w:b/>
              </w:rPr>
              <w:t>+</w:t>
            </w:r>
            <w:commentRangeStart w:id="8048"/>
            <w:r w:rsidRPr="00794639">
              <w:rPr>
                <w:b/>
              </w:rPr>
              <w:t>KSSLCFG</w:t>
            </w:r>
            <w:commentRangeEnd w:id="8048"/>
            <w:r w:rsidR="00715A94" w:rsidRPr="00794639">
              <w:rPr>
                <w:rStyle w:val="CommentReference"/>
                <w:rFonts w:ascii="Verdana" w:hAnsi="Verdana" w:cs="Times New Roman"/>
                <w:lang w:eastAsia="en-US"/>
              </w:rPr>
              <w:commentReference w:id="8048"/>
            </w:r>
            <w:r w:rsidRPr="00794639">
              <w:rPr>
                <w:b/>
              </w:rPr>
              <w:t>:</w:t>
            </w:r>
            <w:r w:rsidR="00715A94" w:rsidRPr="000656F8">
              <w:rPr>
                <w:b/>
              </w:rPr>
              <w:t xml:space="preserve"> </w:t>
            </w:r>
            <w:r w:rsidRPr="0048226A">
              <w:rPr>
                <w:b/>
              </w:rPr>
              <w:t>&lt;option id&gt;,&lt;option&gt;</w:t>
            </w:r>
          </w:p>
          <w:p w14:paraId="7C2CD89F" w14:textId="6EFB6928" w:rsidR="00365BB7" w:rsidRPr="00006D08" w:rsidRDefault="00365BB7" w:rsidP="00365BB7">
            <w:pPr>
              <w:pStyle w:val="TableBody"/>
              <w:keepNext/>
              <w:rPr>
                <w:u w:val="single"/>
              </w:rPr>
            </w:pPr>
            <w:r w:rsidRPr="007E4A1F">
              <w:rPr>
                <w:b/>
              </w:rPr>
              <w:t>OK</w:t>
            </w:r>
          </w:p>
        </w:tc>
      </w:tr>
      <w:tr w:rsidR="00365BB7" w:rsidRPr="00794639" w14:paraId="0E61E9D9" w14:textId="77777777" w:rsidTr="00076AEF">
        <w:tc>
          <w:tcPr>
            <w:tcW w:w="1728" w:type="dxa"/>
          </w:tcPr>
          <w:p w14:paraId="5D54DD4E" w14:textId="77777777" w:rsidR="00365BB7" w:rsidRPr="00794639" w:rsidRDefault="00365BB7" w:rsidP="00365BB7">
            <w:pPr>
              <w:pStyle w:val="TableBody"/>
              <w:rPr>
                <w:i/>
              </w:rPr>
            </w:pPr>
            <w:r w:rsidRPr="00794639">
              <w:rPr>
                <w:i/>
              </w:rPr>
              <w:lastRenderedPageBreak/>
              <w:t>Read command</w:t>
            </w:r>
          </w:p>
          <w:p w14:paraId="1BBAF160" w14:textId="77777777" w:rsidR="00365BB7" w:rsidRPr="00794639" w:rsidRDefault="00365BB7" w:rsidP="00365BB7">
            <w:pPr>
              <w:pStyle w:val="TableBody"/>
            </w:pPr>
          </w:p>
          <w:p w14:paraId="6DCAA2E6" w14:textId="77777777" w:rsidR="00365BB7" w:rsidRPr="00794639" w:rsidRDefault="00365BB7" w:rsidP="00365BB7">
            <w:pPr>
              <w:pStyle w:val="TableBody"/>
              <w:rPr>
                <w:u w:val="single"/>
              </w:rPr>
            </w:pPr>
            <w:r w:rsidRPr="00794639">
              <w:rPr>
                <w:u w:val="single"/>
              </w:rPr>
              <w:t>Syntax</w:t>
            </w:r>
          </w:p>
          <w:p w14:paraId="09FC37CF" w14:textId="11D84625" w:rsidR="00365BB7" w:rsidRPr="00794639" w:rsidRDefault="00365BB7" w:rsidP="00365BB7">
            <w:pPr>
              <w:pStyle w:val="TableBody"/>
              <w:rPr>
                <w:i/>
              </w:rPr>
            </w:pPr>
            <w:r w:rsidRPr="00794639">
              <w:rPr>
                <w:b/>
              </w:rPr>
              <w:t>AT+KSSLCFG?</w:t>
            </w:r>
          </w:p>
        </w:tc>
        <w:tc>
          <w:tcPr>
            <w:tcW w:w="7269" w:type="dxa"/>
          </w:tcPr>
          <w:p w14:paraId="3107C532" w14:textId="77777777" w:rsidR="00365BB7" w:rsidRPr="00794639" w:rsidRDefault="00365BB7" w:rsidP="00365BB7">
            <w:pPr>
              <w:pStyle w:val="TableBody"/>
              <w:rPr>
                <w:u w:val="single"/>
              </w:rPr>
            </w:pPr>
          </w:p>
          <w:p w14:paraId="1224DB25" w14:textId="77777777" w:rsidR="00365BB7" w:rsidRPr="00794639" w:rsidRDefault="00365BB7" w:rsidP="00365BB7">
            <w:pPr>
              <w:pStyle w:val="TableBody"/>
              <w:rPr>
                <w:u w:val="single"/>
              </w:rPr>
            </w:pPr>
          </w:p>
          <w:p w14:paraId="2AF7D4F6" w14:textId="77777777" w:rsidR="00365BB7" w:rsidRPr="00DF20AD" w:rsidRDefault="00365BB7" w:rsidP="00365BB7">
            <w:pPr>
              <w:pStyle w:val="TableBody"/>
              <w:rPr>
                <w:u w:val="single"/>
              </w:rPr>
            </w:pPr>
            <w:r w:rsidRPr="00DF20AD">
              <w:rPr>
                <w:u w:val="single"/>
              </w:rPr>
              <w:t>Response</w:t>
            </w:r>
          </w:p>
          <w:p w14:paraId="00B1B5E4" w14:textId="2F40C05D" w:rsidR="00365BB7" w:rsidRPr="00DF20AD" w:rsidRDefault="00365BB7" w:rsidP="00365BB7">
            <w:pPr>
              <w:pStyle w:val="TableBody"/>
              <w:rPr>
                <w:b/>
              </w:rPr>
            </w:pPr>
            <w:r w:rsidRPr="00DF20AD">
              <w:rPr>
                <w:b/>
              </w:rPr>
              <w:t>+KSSLCFG:</w:t>
            </w:r>
            <w:r w:rsidR="00715A94" w:rsidRPr="00DF20AD">
              <w:rPr>
                <w:b/>
              </w:rPr>
              <w:t xml:space="preserve"> </w:t>
            </w:r>
            <w:commentRangeStart w:id="8049"/>
            <w:r w:rsidRPr="00DF20AD">
              <w:rPr>
                <w:b/>
              </w:rPr>
              <w:t>0</w:t>
            </w:r>
            <w:commentRangeEnd w:id="8049"/>
            <w:r w:rsidR="004606EA" w:rsidRPr="00794639">
              <w:rPr>
                <w:rStyle w:val="CommentReference"/>
                <w:rFonts w:ascii="Verdana" w:hAnsi="Verdana" w:cs="Times New Roman"/>
                <w:lang w:eastAsia="en-US"/>
              </w:rPr>
              <w:commentReference w:id="8049"/>
            </w:r>
            <w:r w:rsidRPr="00DF20AD">
              <w:rPr>
                <w:b/>
              </w:rPr>
              <w:t>,&lt;TLS Version&gt;</w:t>
            </w:r>
          </w:p>
          <w:p w14:paraId="3C9B9B1C" w14:textId="46C39488" w:rsidR="00365BB7" w:rsidRPr="00DF20AD" w:rsidRDefault="00365BB7" w:rsidP="00365BB7">
            <w:pPr>
              <w:pStyle w:val="TableBody"/>
              <w:rPr>
                <w:b/>
                <w:lang w:eastAsia="zh-CN"/>
              </w:rPr>
            </w:pPr>
            <w:r w:rsidRPr="00DF20AD">
              <w:rPr>
                <w:b/>
              </w:rPr>
              <w:t>+KSSLCFG:</w:t>
            </w:r>
            <w:r w:rsidR="00715A94" w:rsidRPr="00DF20AD">
              <w:rPr>
                <w:b/>
              </w:rPr>
              <w:t xml:space="preserve"> </w:t>
            </w:r>
            <w:commentRangeStart w:id="8050"/>
            <w:r w:rsidRPr="00DF20AD">
              <w:rPr>
                <w:b/>
              </w:rPr>
              <w:t>2</w:t>
            </w:r>
            <w:commentRangeEnd w:id="8050"/>
            <w:r w:rsidR="00D11028" w:rsidRPr="00794639">
              <w:rPr>
                <w:rStyle w:val="CommentReference"/>
                <w:rFonts w:ascii="Verdana" w:hAnsi="Verdana" w:cs="Times New Roman"/>
                <w:lang w:eastAsia="en-US"/>
              </w:rPr>
              <w:commentReference w:id="8050"/>
            </w:r>
            <w:r w:rsidRPr="00DF20AD">
              <w:rPr>
                <w:b/>
              </w:rPr>
              <w:t>,&lt;Session Mode&gt;</w:t>
            </w:r>
          </w:p>
          <w:p w14:paraId="2BF5C3B6" w14:textId="389A4C41" w:rsidR="00365BB7" w:rsidRPr="000656F8" w:rsidRDefault="00365BB7" w:rsidP="00365BB7">
            <w:pPr>
              <w:pStyle w:val="TableBody"/>
              <w:rPr>
                <w:u w:val="single"/>
              </w:rPr>
            </w:pPr>
            <w:r w:rsidRPr="00794639">
              <w:rPr>
                <w:b/>
                <w:lang w:eastAsia="zh-CN"/>
              </w:rPr>
              <w:t>OK</w:t>
            </w:r>
          </w:p>
        </w:tc>
      </w:tr>
      <w:tr w:rsidR="00365BB7" w:rsidRPr="00794639" w14:paraId="7D91A5AB" w14:textId="77777777" w:rsidTr="00076AEF">
        <w:tc>
          <w:tcPr>
            <w:tcW w:w="1728" w:type="dxa"/>
          </w:tcPr>
          <w:p w14:paraId="578D79F2" w14:textId="77777777" w:rsidR="00365BB7" w:rsidRPr="00794639" w:rsidRDefault="00365BB7" w:rsidP="00365BB7">
            <w:pPr>
              <w:pStyle w:val="TableBody"/>
              <w:rPr>
                <w:i/>
              </w:rPr>
            </w:pPr>
            <w:r w:rsidRPr="00794639">
              <w:rPr>
                <w:i/>
              </w:rPr>
              <w:t>Write command</w:t>
            </w:r>
          </w:p>
          <w:p w14:paraId="698C173F" w14:textId="77777777" w:rsidR="00365BB7" w:rsidRPr="00794639" w:rsidRDefault="00365BB7" w:rsidP="00365BB7">
            <w:pPr>
              <w:pStyle w:val="TableBody"/>
              <w:keepNext/>
            </w:pPr>
          </w:p>
          <w:p w14:paraId="3E64C007" w14:textId="77777777" w:rsidR="00365BB7" w:rsidRPr="00794639" w:rsidRDefault="00365BB7" w:rsidP="00365BB7">
            <w:pPr>
              <w:pStyle w:val="TableBody"/>
              <w:keepNext/>
              <w:rPr>
                <w:u w:val="single"/>
              </w:rPr>
            </w:pPr>
            <w:r w:rsidRPr="00794639">
              <w:rPr>
                <w:u w:val="single"/>
              </w:rPr>
              <w:t>Syntax</w:t>
            </w:r>
          </w:p>
          <w:p w14:paraId="0E1FEBFD" w14:textId="3A2794D9" w:rsidR="00365BB7" w:rsidRPr="00794639" w:rsidRDefault="00365BB7" w:rsidP="00365BB7">
            <w:pPr>
              <w:pStyle w:val="TableBody"/>
              <w:rPr>
                <w:i/>
              </w:rPr>
            </w:pPr>
            <w:r w:rsidRPr="00794639">
              <w:rPr>
                <w:b/>
              </w:rPr>
              <w:t>AT+KSSLCFG</w:t>
            </w:r>
            <w:r w:rsidRPr="00794639">
              <w:rPr>
                <w:b/>
              </w:rPr>
              <w:br/>
              <w:t>=&lt;option id&gt;,</w:t>
            </w:r>
            <w:r w:rsidRPr="00794639">
              <w:rPr>
                <w:b/>
              </w:rPr>
              <w:br/>
              <w:t>&lt;option&gt;</w:t>
            </w:r>
          </w:p>
        </w:tc>
        <w:tc>
          <w:tcPr>
            <w:tcW w:w="7269" w:type="dxa"/>
          </w:tcPr>
          <w:p w14:paraId="1B862D8A" w14:textId="77777777" w:rsidR="00365BB7" w:rsidRPr="00794639" w:rsidRDefault="00365BB7" w:rsidP="00365BB7">
            <w:pPr>
              <w:pStyle w:val="TableBody"/>
              <w:rPr>
                <w:u w:val="single"/>
              </w:rPr>
            </w:pPr>
          </w:p>
          <w:p w14:paraId="058DBF68" w14:textId="77777777" w:rsidR="00365BB7" w:rsidRPr="00794639" w:rsidRDefault="00365BB7" w:rsidP="00365BB7">
            <w:pPr>
              <w:pStyle w:val="TableBody"/>
              <w:rPr>
                <w:u w:val="single"/>
              </w:rPr>
            </w:pPr>
          </w:p>
          <w:p w14:paraId="29F4BC12" w14:textId="77777777" w:rsidR="00365BB7" w:rsidRPr="00794639" w:rsidRDefault="00365BB7" w:rsidP="00365BB7">
            <w:pPr>
              <w:pStyle w:val="TableBody"/>
              <w:rPr>
                <w:u w:val="single"/>
              </w:rPr>
            </w:pPr>
            <w:r w:rsidRPr="00794639">
              <w:rPr>
                <w:u w:val="single"/>
              </w:rPr>
              <w:t>Response</w:t>
            </w:r>
          </w:p>
          <w:p w14:paraId="2CDFB65D" w14:textId="77777777" w:rsidR="00365BB7" w:rsidRPr="00794639" w:rsidRDefault="00365BB7" w:rsidP="00365BB7">
            <w:pPr>
              <w:pStyle w:val="TableBody"/>
            </w:pPr>
            <w:r w:rsidRPr="00794639">
              <w:t>If &lt;option_id&gt; = 0:</w:t>
            </w:r>
          </w:p>
          <w:p w14:paraId="1D63CDA0" w14:textId="77777777" w:rsidR="00365BB7" w:rsidRPr="00794639" w:rsidRDefault="00365BB7" w:rsidP="00365BB7">
            <w:pPr>
              <w:pStyle w:val="TableBody"/>
              <w:rPr>
                <w:b/>
              </w:rPr>
            </w:pPr>
            <w:r w:rsidRPr="00794639">
              <w:rPr>
                <w:b/>
              </w:rPr>
              <w:t>AT+KSSLCFG=&lt;option_id&gt;,&lt;TLS Version&gt;</w:t>
            </w:r>
          </w:p>
          <w:p w14:paraId="18D443AD" w14:textId="77777777" w:rsidR="00365BB7" w:rsidRPr="00794639" w:rsidRDefault="00365BB7" w:rsidP="00365BB7">
            <w:pPr>
              <w:pStyle w:val="TableBody"/>
              <w:rPr>
                <w:b/>
              </w:rPr>
            </w:pPr>
            <w:r w:rsidRPr="00794639">
              <w:rPr>
                <w:b/>
              </w:rPr>
              <w:t>OK</w:t>
            </w:r>
          </w:p>
          <w:p w14:paraId="22350171" w14:textId="77777777" w:rsidR="00365BB7" w:rsidRPr="00794639" w:rsidRDefault="00365BB7" w:rsidP="00365BB7">
            <w:pPr>
              <w:pStyle w:val="TableBody"/>
            </w:pPr>
          </w:p>
          <w:p w14:paraId="66850B5D" w14:textId="77777777" w:rsidR="00365BB7" w:rsidRPr="00794639" w:rsidRDefault="00365BB7" w:rsidP="00365BB7">
            <w:pPr>
              <w:pStyle w:val="TableBody"/>
            </w:pPr>
            <w:r w:rsidRPr="00794639">
              <w:t>If &lt;option_id&gt; = 1:</w:t>
            </w:r>
          </w:p>
          <w:p w14:paraId="1911DB49" w14:textId="77777777" w:rsidR="00365BB7" w:rsidRPr="00794639" w:rsidRDefault="00365BB7" w:rsidP="00365BB7">
            <w:pPr>
              <w:pStyle w:val="TableBody"/>
              <w:rPr>
                <w:b/>
              </w:rPr>
            </w:pPr>
            <w:r w:rsidRPr="00794639">
              <w:rPr>
                <w:b/>
              </w:rPr>
              <w:t>AT+KSSLCFG=&lt;option_id&gt;,&lt;Random Seed&gt;</w:t>
            </w:r>
          </w:p>
          <w:p w14:paraId="5D163398" w14:textId="77777777" w:rsidR="00365BB7" w:rsidRPr="00794639" w:rsidRDefault="00365BB7" w:rsidP="00365BB7">
            <w:pPr>
              <w:pStyle w:val="TableBody"/>
              <w:rPr>
                <w:b/>
              </w:rPr>
            </w:pPr>
            <w:r w:rsidRPr="00794639">
              <w:rPr>
                <w:b/>
              </w:rPr>
              <w:t>OK</w:t>
            </w:r>
          </w:p>
          <w:p w14:paraId="37C63146" w14:textId="77777777" w:rsidR="00365BB7" w:rsidRPr="00794639" w:rsidRDefault="00365BB7" w:rsidP="00365BB7">
            <w:pPr>
              <w:pStyle w:val="TableBody"/>
              <w:rPr>
                <w:b/>
              </w:rPr>
            </w:pPr>
          </w:p>
          <w:p w14:paraId="495D2937" w14:textId="77777777" w:rsidR="00365BB7" w:rsidRPr="00794639" w:rsidRDefault="00365BB7" w:rsidP="00365BB7">
            <w:pPr>
              <w:pStyle w:val="TableBody"/>
            </w:pPr>
            <w:r w:rsidRPr="00794639">
              <w:t>If &lt;option_id&gt; = 2:</w:t>
            </w:r>
          </w:p>
          <w:p w14:paraId="1602F435" w14:textId="77777777" w:rsidR="00365BB7" w:rsidRPr="00794639" w:rsidRDefault="00365BB7" w:rsidP="00365BB7">
            <w:pPr>
              <w:pStyle w:val="TableBody"/>
              <w:rPr>
                <w:b/>
              </w:rPr>
            </w:pPr>
            <w:r w:rsidRPr="00794639">
              <w:rPr>
                <w:b/>
              </w:rPr>
              <w:t>AT+KSSLCFG=&lt;option_id&gt;,&lt;Session Mode&gt;</w:t>
            </w:r>
          </w:p>
          <w:p w14:paraId="0A5F44D6" w14:textId="77777777" w:rsidR="00365BB7" w:rsidRPr="00794639" w:rsidRDefault="00365BB7" w:rsidP="00365BB7">
            <w:pPr>
              <w:pStyle w:val="TableBody"/>
              <w:rPr>
                <w:b/>
              </w:rPr>
            </w:pPr>
            <w:r w:rsidRPr="00794639">
              <w:rPr>
                <w:b/>
              </w:rPr>
              <w:t>OK</w:t>
            </w:r>
          </w:p>
          <w:p w14:paraId="03E08656" w14:textId="77777777" w:rsidR="00365BB7" w:rsidRPr="00794639" w:rsidRDefault="00365BB7" w:rsidP="00365BB7">
            <w:pPr>
              <w:pStyle w:val="TableBody"/>
            </w:pPr>
          </w:p>
          <w:p w14:paraId="578E3462" w14:textId="77777777" w:rsidR="00365BB7" w:rsidRPr="00794639" w:rsidRDefault="00365BB7" w:rsidP="00365BB7">
            <w:pPr>
              <w:pStyle w:val="TableBody"/>
              <w:keepNext/>
              <w:rPr>
                <w:u w:val="single"/>
              </w:rPr>
            </w:pPr>
            <w:r w:rsidRPr="00794639">
              <w:rPr>
                <w:u w:val="single"/>
              </w:rPr>
              <w:t>Parameters</w:t>
            </w:r>
          </w:p>
          <w:p w14:paraId="057C74B6" w14:textId="77777777" w:rsidR="00365BB7" w:rsidRPr="00794639" w:rsidRDefault="00365BB7" w:rsidP="00365BB7">
            <w:pPr>
              <w:pStyle w:val="TableBody"/>
              <w:keepNext/>
            </w:pPr>
            <w:r w:rsidRPr="00794639">
              <w:rPr>
                <w:b/>
              </w:rPr>
              <w:t>&lt;option id&gt;</w:t>
            </w:r>
            <w:r w:rsidRPr="00794639">
              <w:rPr>
                <w:b/>
              </w:rPr>
              <w:tab/>
            </w:r>
            <w:r w:rsidRPr="00794639">
              <w:t>0</w:t>
            </w:r>
            <w:r w:rsidRPr="00794639">
              <w:tab/>
              <w:t>Specify a TLS version to be used for hand shake</w:t>
            </w:r>
          </w:p>
          <w:p w14:paraId="12962D2E" w14:textId="77777777" w:rsidR="00365BB7" w:rsidRPr="00794639" w:rsidRDefault="00365BB7" w:rsidP="00365BB7">
            <w:pPr>
              <w:pStyle w:val="TableBody"/>
              <w:keepNext/>
            </w:pPr>
            <w:r w:rsidRPr="00794639">
              <w:tab/>
            </w:r>
            <w:r w:rsidRPr="00794639">
              <w:tab/>
              <w:t>1</w:t>
            </w:r>
            <w:r w:rsidRPr="00794639">
              <w:tab/>
              <w:t>Setup random seed</w:t>
            </w:r>
          </w:p>
          <w:p w14:paraId="265006FE" w14:textId="77777777" w:rsidR="00365BB7" w:rsidRPr="00794639" w:rsidRDefault="00365BB7" w:rsidP="00365BB7">
            <w:pPr>
              <w:pStyle w:val="TableBody"/>
              <w:keepNext/>
            </w:pPr>
            <w:r w:rsidRPr="00794639">
              <w:tab/>
            </w:r>
            <w:r w:rsidRPr="00794639">
              <w:tab/>
              <w:t>2</w:t>
            </w:r>
            <w:r w:rsidRPr="00794639">
              <w:tab/>
              <w:t>Specify session mode</w:t>
            </w:r>
          </w:p>
          <w:p w14:paraId="67290A79" w14:textId="77777777" w:rsidR="00365BB7" w:rsidRPr="00794639" w:rsidRDefault="00365BB7" w:rsidP="00365BB7">
            <w:pPr>
              <w:pStyle w:val="TableBody"/>
              <w:keepNext/>
              <w:rPr>
                <w:b/>
              </w:rPr>
            </w:pPr>
          </w:p>
          <w:p w14:paraId="2C83B9BF" w14:textId="77777777" w:rsidR="00365BB7" w:rsidRPr="00794639" w:rsidDel="003C4964" w:rsidRDefault="00365BB7" w:rsidP="00365BB7">
            <w:pPr>
              <w:pStyle w:val="TableBody"/>
              <w:keepNext/>
              <w:rPr>
                <w:del w:id="8051" w:author="Elaine Baricante" w:date="2018-11-27T10:29:00Z"/>
              </w:rPr>
            </w:pPr>
            <w:r w:rsidRPr="00794639">
              <w:rPr>
                <w:b/>
              </w:rPr>
              <w:t>&lt;TLS Version&gt;</w:t>
            </w:r>
            <w:r w:rsidRPr="00794639">
              <w:tab/>
              <w:t>0</w:t>
            </w:r>
            <w:r w:rsidRPr="00794639">
              <w:tab/>
              <w:t>Highest possible</w:t>
            </w:r>
          </w:p>
          <w:p w14:paraId="54799C8B" w14:textId="5C12D0F1" w:rsidR="00365BB7" w:rsidRPr="00794639" w:rsidRDefault="00365BB7" w:rsidP="00365BB7">
            <w:pPr>
              <w:pStyle w:val="TableBody"/>
              <w:keepNext/>
            </w:pPr>
            <w:del w:id="8052" w:author="Elaine Baricante" w:date="2018-11-27T10:29:00Z">
              <w:r w:rsidRPr="00794639" w:rsidDel="003C4964">
                <w:tab/>
              </w:r>
              <w:r w:rsidRPr="00794639" w:rsidDel="003C4964">
                <w:tab/>
              </w:r>
              <w:r w:rsidRPr="00794639" w:rsidDel="003C4964">
                <w:tab/>
              </w:r>
            </w:del>
            <w:del w:id="8053" w:author="Sevan Sirapian [2]" w:date="2018-11-26T11:12:00Z">
              <w:r w:rsidRPr="00794639">
                <w:delText>1</w:delText>
              </w:r>
              <w:r w:rsidRPr="00794639">
                <w:tab/>
                <w:delText>TLS 1.0</w:delText>
              </w:r>
            </w:del>
            <w:commentRangeStart w:id="8054"/>
            <w:commentRangeEnd w:id="8054"/>
            <w:r w:rsidR="00C849A8">
              <w:rPr>
                <w:rStyle w:val="CommentReference"/>
                <w:rFonts w:ascii="Verdana" w:hAnsi="Verdana" w:cs="Times New Roman"/>
                <w:lang w:eastAsia="en-US"/>
              </w:rPr>
              <w:commentReference w:id="8054"/>
            </w:r>
          </w:p>
          <w:p w14:paraId="58775743" w14:textId="77777777" w:rsidR="00365BB7" w:rsidRPr="00794639" w:rsidRDefault="00365BB7" w:rsidP="00365BB7">
            <w:pPr>
              <w:pStyle w:val="TableBody"/>
              <w:keepNext/>
            </w:pPr>
            <w:r w:rsidRPr="00794639">
              <w:tab/>
            </w:r>
            <w:r w:rsidRPr="00794639">
              <w:tab/>
            </w:r>
            <w:r w:rsidRPr="00794639">
              <w:tab/>
              <w:t>3</w:t>
            </w:r>
            <w:r w:rsidRPr="00794639">
              <w:tab/>
              <w:t>TLS 1.2</w:t>
            </w:r>
          </w:p>
          <w:p w14:paraId="755B8C37" w14:textId="77777777" w:rsidR="00365BB7" w:rsidRPr="00794639" w:rsidRDefault="00365BB7" w:rsidP="00365BB7">
            <w:pPr>
              <w:pStyle w:val="TableBody"/>
              <w:keepNext/>
              <w:rPr>
                <w:b/>
              </w:rPr>
            </w:pPr>
          </w:p>
          <w:p w14:paraId="541F02E1" w14:textId="77777777" w:rsidR="00365BB7" w:rsidRPr="00794639" w:rsidRDefault="00365BB7" w:rsidP="00365BB7">
            <w:pPr>
              <w:pStyle w:val="TableBody"/>
              <w:keepNext/>
            </w:pPr>
            <w:r w:rsidRPr="00794639">
              <w:rPr>
                <w:b/>
              </w:rPr>
              <w:t>&lt;Random Seed&gt;</w:t>
            </w:r>
            <w:r w:rsidRPr="00794639">
              <w:rPr>
                <w:b/>
              </w:rPr>
              <w:tab/>
            </w:r>
            <w:r w:rsidRPr="00794639">
              <w:t>String to be added into the entropy of the random number generator</w:t>
            </w:r>
          </w:p>
          <w:p w14:paraId="44BE56F7" w14:textId="77777777" w:rsidR="00365BB7" w:rsidRPr="00794639" w:rsidRDefault="00365BB7" w:rsidP="00365BB7">
            <w:pPr>
              <w:pStyle w:val="TableBody"/>
              <w:keepNext/>
            </w:pPr>
          </w:p>
          <w:p w14:paraId="551B2AC7" w14:textId="77777777" w:rsidR="00365BB7" w:rsidRPr="00794639" w:rsidRDefault="00365BB7" w:rsidP="00365BB7">
            <w:pPr>
              <w:pStyle w:val="TableBody"/>
              <w:keepNext/>
            </w:pPr>
            <w:r w:rsidRPr="00794639">
              <w:rPr>
                <w:b/>
              </w:rPr>
              <w:t>&lt;Session Mode&gt;</w:t>
            </w:r>
            <w:r w:rsidRPr="00794639">
              <w:rPr>
                <w:b/>
              </w:rPr>
              <w:tab/>
            </w:r>
            <w:r w:rsidRPr="00794639">
              <w:t>0</w:t>
            </w:r>
            <w:r w:rsidRPr="00794639">
              <w:tab/>
              <w:t>Automatic</w:t>
            </w:r>
          </w:p>
          <w:p w14:paraId="79AD047A" w14:textId="0E450776" w:rsidR="00365BB7" w:rsidRPr="00794639" w:rsidRDefault="00365BB7" w:rsidP="00365BB7">
            <w:pPr>
              <w:pStyle w:val="TableBody"/>
              <w:rPr>
                <w:u w:val="single"/>
              </w:rPr>
            </w:pPr>
            <w:r w:rsidRPr="00794639">
              <w:tab/>
            </w:r>
            <w:r w:rsidRPr="00794639">
              <w:tab/>
            </w:r>
            <w:r w:rsidRPr="00794639">
              <w:tab/>
              <w:t>1</w:t>
            </w:r>
            <w:r w:rsidRPr="00794639">
              <w:tab/>
              <w:t>Always start a new session (not supported)</w:t>
            </w:r>
          </w:p>
        </w:tc>
      </w:tr>
    </w:tbl>
    <w:p w14:paraId="34A95545" w14:textId="271FD2F2" w:rsidR="00365BB7" w:rsidRPr="00794639" w:rsidRDefault="00365BB7" w:rsidP="00365BB7">
      <w:pPr>
        <w:pStyle w:val="Heading2"/>
      </w:pPr>
      <w:bookmarkStart w:id="8055" w:name="_Ref520816225"/>
      <w:bookmarkStart w:id="8056" w:name="_Ref520816227"/>
      <w:bookmarkStart w:id="8057" w:name="_Toc531701001"/>
      <w:r w:rsidRPr="00794639">
        <w:t>SSL Certificate Manager</w:t>
      </w:r>
      <w:bookmarkEnd w:id="8055"/>
      <w:bookmarkEnd w:id="8056"/>
      <w:bookmarkEnd w:id="8057"/>
    </w:p>
    <w:p w14:paraId="5F38F847" w14:textId="0DC0A7D8" w:rsidR="00365BB7" w:rsidRPr="00794639" w:rsidRDefault="00365BB7" w:rsidP="00365BB7">
      <w:pPr>
        <w:pStyle w:val="Heading3"/>
      </w:pPr>
      <w:bookmarkStart w:id="8058" w:name="_Ref525918840"/>
      <w:bookmarkStart w:id="8059" w:name="_Ref525918842"/>
      <w:bookmarkStart w:id="8060" w:name="_Toc531701002"/>
      <w:r w:rsidRPr="00794639">
        <w:t>+KCERTSTORE Command: Store Root CA and Local Certificates to Internal Storage</w:t>
      </w:r>
      <w:bookmarkEnd w:id="8058"/>
      <w:bookmarkEnd w:id="8059"/>
      <w:bookmarkEnd w:id="8060"/>
    </w:p>
    <w:tbl>
      <w:tblPr>
        <w:tblStyle w:val="TableSWIleft"/>
        <w:tblW w:w="8997" w:type="dxa"/>
        <w:tblLayout w:type="fixed"/>
        <w:tblLook w:val="04A0" w:firstRow="1" w:lastRow="0" w:firstColumn="1" w:lastColumn="0" w:noHBand="0" w:noVBand="1"/>
      </w:tblPr>
      <w:tblGrid>
        <w:gridCol w:w="1728"/>
        <w:gridCol w:w="7269"/>
      </w:tblGrid>
      <w:tr w:rsidR="00365BB7" w:rsidRPr="00794639" w14:paraId="4DE26D6C"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799AF2F" w14:textId="77777777" w:rsidR="00365BB7" w:rsidRPr="00794639" w:rsidRDefault="00365BB7">
            <w:pPr>
              <w:pStyle w:val="TableRowHead"/>
              <w:spacing w:before="144" w:after="144"/>
            </w:pPr>
            <w:r w:rsidRPr="00794639">
              <w:t>HL7800</w:t>
            </w:r>
          </w:p>
        </w:tc>
      </w:tr>
      <w:tr w:rsidR="00365BB7" w:rsidRPr="00794639" w14:paraId="5760A422" w14:textId="77777777" w:rsidTr="00076AEF">
        <w:tc>
          <w:tcPr>
            <w:tcW w:w="1728" w:type="dxa"/>
          </w:tcPr>
          <w:p w14:paraId="72BB1FCF" w14:textId="77777777" w:rsidR="00365BB7" w:rsidRPr="00794639" w:rsidRDefault="00365BB7" w:rsidP="00365BB7">
            <w:pPr>
              <w:pStyle w:val="TableBody"/>
            </w:pPr>
            <w:r w:rsidRPr="00794639">
              <w:rPr>
                <w:i/>
              </w:rPr>
              <w:t>Test command</w:t>
            </w:r>
          </w:p>
          <w:p w14:paraId="0FC048EE" w14:textId="77777777" w:rsidR="00365BB7" w:rsidRPr="00794639" w:rsidRDefault="00365BB7" w:rsidP="00365BB7">
            <w:pPr>
              <w:pStyle w:val="TableBody"/>
            </w:pPr>
          </w:p>
          <w:p w14:paraId="5EBA8855" w14:textId="77777777" w:rsidR="00365BB7" w:rsidRPr="00794639" w:rsidRDefault="00365BB7" w:rsidP="00365BB7">
            <w:pPr>
              <w:pStyle w:val="TableBody"/>
            </w:pPr>
            <w:r w:rsidRPr="00794639">
              <w:rPr>
                <w:u w:val="single"/>
              </w:rPr>
              <w:t>Syntax</w:t>
            </w:r>
          </w:p>
          <w:p w14:paraId="16C1AA15" w14:textId="350D15B9" w:rsidR="00365BB7" w:rsidRPr="00794639" w:rsidRDefault="00365BB7" w:rsidP="00365BB7">
            <w:pPr>
              <w:pStyle w:val="TableBody"/>
              <w:keepNext/>
              <w:rPr>
                <w:b/>
              </w:rPr>
            </w:pPr>
            <w:r w:rsidRPr="00794639">
              <w:rPr>
                <w:b/>
              </w:rPr>
              <w:t>AT+</w:t>
            </w:r>
            <w:r w:rsidRPr="00794639">
              <w:rPr>
                <w:b/>
              </w:rPr>
              <w:br/>
              <w:t>KCERTSTORE=?</w:t>
            </w:r>
          </w:p>
        </w:tc>
        <w:tc>
          <w:tcPr>
            <w:tcW w:w="7269" w:type="dxa"/>
          </w:tcPr>
          <w:p w14:paraId="11C5D3EA" w14:textId="77777777" w:rsidR="00365BB7" w:rsidRPr="00794639" w:rsidRDefault="00365BB7" w:rsidP="00365BB7">
            <w:pPr>
              <w:pStyle w:val="TableBody"/>
            </w:pPr>
          </w:p>
          <w:p w14:paraId="6D5F754C" w14:textId="77777777" w:rsidR="00365BB7" w:rsidRPr="00794639" w:rsidRDefault="00365BB7" w:rsidP="00365BB7">
            <w:pPr>
              <w:pStyle w:val="TableBody"/>
            </w:pPr>
          </w:p>
          <w:p w14:paraId="0223D4C8" w14:textId="77777777" w:rsidR="00365BB7" w:rsidRPr="00794639" w:rsidRDefault="00365BB7" w:rsidP="00365BB7">
            <w:pPr>
              <w:pStyle w:val="TableBody"/>
            </w:pPr>
            <w:r w:rsidRPr="00794639">
              <w:rPr>
                <w:u w:val="single"/>
              </w:rPr>
              <w:t>Response</w:t>
            </w:r>
          </w:p>
          <w:p w14:paraId="33A6ACFC" w14:textId="692DDF4B" w:rsidR="00365BB7" w:rsidRPr="00794639" w:rsidRDefault="00365BB7" w:rsidP="00365BB7">
            <w:pPr>
              <w:pStyle w:val="TableBody"/>
              <w:rPr>
                <w:b/>
              </w:rPr>
            </w:pPr>
            <w:r w:rsidRPr="00794639">
              <w:rPr>
                <w:b/>
              </w:rPr>
              <w:t>+KCERTSTORE: (</w:t>
            </w:r>
            <w:r w:rsidRPr="00794639">
              <w:t xml:space="preserve">list of possible </w:t>
            </w:r>
            <w:r w:rsidRPr="00794639">
              <w:rPr>
                <w:b/>
              </w:rPr>
              <w:t>&lt;data_type&gt;</w:t>
            </w:r>
            <w:r w:rsidRPr="00794639">
              <w:t>s</w:t>
            </w:r>
            <w:r w:rsidRPr="00794639">
              <w:rPr>
                <w:b/>
              </w:rPr>
              <w:t>),(</w:t>
            </w:r>
            <w:r w:rsidRPr="00794639">
              <w:t xml:space="preserve">range of possible lengths of </w:t>
            </w:r>
            <w:r w:rsidRPr="00794639">
              <w:rPr>
                <w:b/>
              </w:rPr>
              <w:t>&lt;NbData&gt;),(</w:t>
            </w:r>
            <w:r w:rsidRPr="00794639">
              <w:t xml:space="preserve">list of possible </w:t>
            </w:r>
            <w:r w:rsidRPr="00794639">
              <w:rPr>
                <w:b/>
              </w:rPr>
              <w:t>&lt;index&gt;</w:t>
            </w:r>
            <w:r w:rsidRPr="00794639">
              <w:t>es</w:t>
            </w:r>
            <w:r w:rsidRPr="00794639">
              <w:rPr>
                <w:b/>
              </w:rPr>
              <w:t>)</w:t>
            </w:r>
          </w:p>
          <w:p w14:paraId="13E51B9A" w14:textId="1C471F76" w:rsidR="00365BB7" w:rsidRPr="00794639" w:rsidRDefault="00365BB7" w:rsidP="00365BB7">
            <w:pPr>
              <w:pStyle w:val="TableBody"/>
              <w:keepNext/>
              <w:rPr>
                <w:u w:val="single"/>
              </w:rPr>
            </w:pPr>
            <w:r w:rsidRPr="00794639">
              <w:rPr>
                <w:b/>
              </w:rPr>
              <w:t>OK</w:t>
            </w:r>
          </w:p>
        </w:tc>
      </w:tr>
      <w:tr w:rsidR="00365BB7" w:rsidRPr="00794639" w14:paraId="6FA10540" w14:textId="77777777" w:rsidTr="00076AEF">
        <w:tc>
          <w:tcPr>
            <w:tcW w:w="1728" w:type="dxa"/>
          </w:tcPr>
          <w:p w14:paraId="0F534BE8" w14:textId="77777777" w:rsidR="00365BB7" w:rsidRPr="00794639" w:rsidRDefault="00365BB7" w:rsidP="00365BB7">
            <w:pPr>
              <w:pStyle w:val="TableBody"/>
              <w:rPr>
                <w:rFonts w:ascii="Helvetica" w:hAnsi="Helvetica"/>
                <w:i/>
                <w:sz w:val="20"/>
              </w:rPr>
            </w:pPr>
            <w:r w:rsidRPr="00794639">
              <w:rPr>
                <w:i/>
              </w:rPr>
              <w:lastRenderedPageBreak/>
              <w:t>Read command</w:t>
            </w:r>
          </w:p>
          <w:p w14:paraId="0993CD3D" w14:textId="77777777" w:rsidR="00365BB7" w:rsidRPr="00794639" w:rsidRDefault="00365BB7" w:rsidP="00365BB7">
            <w:pPr>
              <w:pStyle w:val="TableBody"/>
              <w:rPr>
                <w:rFonts w:ascii="Helvetica" w:hAnsi="Helvetica"/>
                <w:sz w:val="20"/>
              </w:rPr>
            </w:pPr>
          </w:p>
          <w:p w14:paraId="06355B5B" w14:textId="77777777" w:rsidR="00365BB7" w:rsidRPr="00794639" w:rsidRDefault="00365BB7" w:rsidP="00365BB7">
            <w:pPr>
              <w:pStyle w:val="TableBody"/>
              <w:rPr>
                <w:rFonts w:ascii="Helvetica" w:hAnsi="Helvetica"/>
                <w:sz w:val="20"/>
                <w:u w:val="single"/>
              </w:rPr>
            </w:pPr>
            <w:r w:rsidRPr="00794639">
              <w:rPr>
                <w:u w:val="single"/>
              </w:rPr>
              <w:t>Syntax</w:t>
            </w:r>
          </w:p>
          <w:p w14:paraId="49956F77" w14:textId="47FE5C65" w:rsidR="00365BB7" w:rsidRPr="00794639" w:rsidRDefault="00365BB7" w:rsidP="00365BB7">
            <w:pPr>
              <w:pStyle w:val="TableBody"/>
              <w:rPr>
                <w:i/>
              </w:rPr>
            </w:pPr>
            <w:r w:rsidRPr="00794639">
              <w:rPr>
                <w:b/>
              </w:rPr>
              <w:t>AT+</w:t>
            </w:r>
            <w:r w:rsidRPr="00794639">
              <w:rPr>
                <w:b/>
              </w:rPr>
              <w:br/>
              <w:t>KCERTSTORE?</w:t>
            </w:r>
          </w:p>
        </w:tc>
        <w:tc>
          <w:tcPr>
            <w:tcW w:w="7269" w:type="dxa"/>
          </w:tcPr>
          <w:p w14:paraId="042B5A39" w14:textId="77777777" w:rsidR="00365BB7" w:rsidRPr="00794639" w:rsidRDefault="00365BB7" w:rsidP="00365BB7">
            <w:pPr>
              <w:pStyle w:val="TableBody"/>
            </w:pPr>
          </w:p>
          <w:p w14:paraId="0E30F3C8" w14:textId="77777777" w:rsidR="00365BB7" w:rsidRPr="00794639" w:rsidRDefault="00365BB7" w:rsidP="00365BB7">
            <w:pPr>
              <w:pStyle w:val="TableBody"/>
            </w:pPr>
          </w:p>
          <w:p w14:paraId="0705068B" w14:textId="77777777" w:rsidR="00365BB7" w:rsidRPr="00794639" w:rsidRDefault="00365BB7" w:rsidP="00365BB7">
            <w:pPr>
              <w:pStyle w:val="TableBody"/>
              <w:rPr>
                <w:u w:val="single"/>
              </w:rPr>
            </w:pPr>
            <w:r w:rsidRPr="00794639">
              <w:rPr>
                <w:u w:val="single"/>
              </w:rPr>
              <w:t>Response</w:t>
            </w:r>
          </w:p>
          <w:p w14:paraId="66D8AF87" w14:textId="7FDC8397" w:rsidR="00365BB7" w:rsidRPr="00DF20AD" w:rsidRDefault="00365BB7" w:rsidP="00365BB7">
            <w:pPr>
              <w:pStyle w:val="TableBody"/>
              <w:rPr>
                <w:rFonts w:ascii="Helvetica" w:hAnsi="Helvetica"/>
                <w:b/>
                <w:sz w:val="20"/>
              </w:rPr>
            </w:pPr>
            <w:r w:rsidRPr="00DF20AD">
              <w:rPr>
                <w:b/>
              </w:rPr>
              <w:t>+</w:t>
            </w:r>
            <w:commentRangeStart w:id="8061"/>
            <w:r w:rsidRPr="00DF20AD">
              <w:rPr>
                <w:b/>
              </w:rPr>
              <w:t>KCERTSTORE</w:t>
            </w:r>
            <w:commentRangeEnd w:id="8061"/>
            <w:r w:rsidR="00A4471C" w:rsidRPr="00794639">
              <w:rPr>
                <w:rStyle w:val="CommentReference"/>
                <w:rFonts w:ascii="Verdana" w:hAnsi="Verdana" w:cs="Times New Roman"/>
                <w:lang w:eastAsia="en-US"/>
              </w:rPr>
              <w:commentReference w:id="8061"/>
            </w:r>
            <w:r w:rsidR="002342AF" w:rsidRPr="00DF20AD">
              <w:rPr>
                <w:b/>
              </w:rPr>
              <w:t>:</w:t>
            </w:r>
          </w:p>
          <w:p w14:paraId="21D2AE41" w14:textId="77777777" w:rsidR="00365BB7" w:rsidRPr="00DF20AD" w:rsidRDefault="00365BB7" w:rsidP="00365BB7">
            <w:pPr>
              <w:pStyle w:val="TableBody"/>
              <w:rPr>
                <w:b/>
              </w:rPr>
            </w:pPr>
            <w:r w:rsidRPr="00DF20AD">
              <w:rPr>
                <w:b/>
              </w:rPr>
              <w:t>[root_cert,&lt;index&gt;,&lt;NbData&gt;&lt;CR&gt;&lt;LF&gt;</w:t>
            </w:r>
          </w:p>
          <w:p w14:paraId="2A73AFC8" w14:textId="77777777" w:rsidR="00365BB7" w:rsidRPr="00DF20AD" w:rsidRDefault="00365BB7" w:rsidP="00365BB7">
            <w:pPr>
              <w:pStyle w:val="TableBody"/>
              <w:rPr>
                <w:b/>
              </w:rPr>
            </w:pPr>
            <w:r w:rsidRPr="00DF20AD">
              <w:rPr>
                <w:b/>
              </w:rPr>
              <w:t>&lt;File_data&gt;&lt;CR&gt;&lt;LF&gt;]</w:t>
            </w:r>
          </w:p>
          <w:p w14:paraId="332B6007" w14:textId="77777777" w:rsidR="00365BB7" w:rsidRPr="00DF20AD" w:rsidRDefault="00365BB7" w:rsidP="00365BB7">
            <w:pPr>
              <w:pStyle w:val="TableBody"/>
              <w:rPr>
                <w:b/>
              </w:rPr>
            </w:pPr>
            <w:r w:rsidRPr="00DF20AD">
              <w:rPr>
                <w:b/>
              </w:rPr>
              <w:t>[local_cert,&lt;index&gt;,&lt;NbData&gt;&lt;CR&gt;&lt;LF&gt;</w:t>
            </w:r>
          </w:p>
          <w:p w14:paraId="220FB440" w14:textId="77777777" w:rsidR="00365BB7" w:rsidRPr="00DF20AD" w:rsidRDefault="00365BB7" w:rsidP="00365BB7">
            <w:pPr>
              <w:pStyle w:val="TableBody"/>
              <w:rPr>
                <w:b/>
              </w:rPr>
            </w:pPr>
            <w:r w:rsidRPr="00DF20AD">
              <w:rPr>
                <w:b/>
              </w:rPr>
              <w:t>&lt;File_data&gt; &lt;CR&gt;&lt;LF&gt;]</w:t>
            </w:r>
          </w:p>
          <w:p w14:paraId="4F82CE92" w14:textId="77777777" w:rsidR="00365BB7" w:rsidRPr="00DF20AD" w:rsidRDefault="00365BB7" w:rsidP="00365BB7">
            <w:pPr>
              <w:pStyle w:val="TableBody"/>
              <w:rPr>
                <w:b/>
              </w:rPr>
            </w:pPr>
            <w:r w:rsidRPr="00DF20AD">
              <w:rPr>
                <w:b/>
              </w:rPr>
              <w:t>[...]</w:t>
            </w:r>
          </w:p>
          <w:p w14:paraId="683B9047" w14:textId="77777777" w:rsidR="00365BB7" w:rsidRPr="00DF20AD" w:rsidRDefault="00365BB7" w:rsidP="00365BB7">
            <w:pPr>
              <w:pStyle w:val="TableBody"/>
              <w:rPr>
                <w:rFonts w:ascii="Helvetica" w:hAnsi="Helvetica"/>
                <w:b/>
                <w:sz w:val="20"/>
              </w:rPr>
            </w:pPr>
            <w:r w:rsidRPr="00DF20AD">
              <w:rPr>
                <w:b/>
              </w:rPr>
              <w:t>OK</w:t>
            </w:r>
          </w:p>
          <w:p w14:paraId="501ADA72" w14:textId="77777777" w:rsidR="00365BB7" w:rsidRPr="00DF20AD" w:rsidRDefault="00365BB7" w:rsidP="00365BB7">
            <w:pPr>
              <w:pStyle w:val="TableBody"/>
              <w:rPr>
                <w:rFonts w:ascii="Helvetica" w:hAnsi="Helvetica"/>
                <w:b/>
                <w:sz w:val="20"/>
              </w:rPr>
            </w:pPr>
          </w:p>
          <w:p w14:paraId="313B1B69" w14:textId="77777777" w:rsidR="00365BB7" w:rsidRPr="00DF20AD" w:rsidRDefault="00365BB7" w:rsidP="00365BB7">
            <w:pPr>
              <w:pStyle w:val="TableBody"/>
              <w:rPr>
                <w:rFonts w:ascii="Helvetica" w:hAnsi="Helvetica"/>
                <w:sz w:val="20"/>
              </w:rPr>
            </w:pPr>
            <w:r w:rsidRPr="00DF20AD">
              <w:t>or</w:t>
            </w:r>
          </w:p>
          <w:p w14:paraId="04E21089" w14:textId="4397565F" w:rsidR="00365BB7" w:rsidRPr="00794639" w:rsidRDefault="00365BB7" w:rsidP="00365BB7">
            <w:pPr>
              <w:pStyle w:val="TableBody"/>
            </w:pPr>
            <w:r w:rsidRPr="00DF20AD">
              <w:rPr>
                <w:b/>
              </w:rPr>
              <w:t>+CME ERROR: &lt;err&gt;</w:t>
            </w:r>
          </w:p>
        </w:tc>
      </w:tr>
      <w:tr w:rsidR="00365BB7" w:rsidRPr="00794639" w14:paraId="18136B7E" w14:textId="77777777" w:rsidTr="00076AEF">
        <w:tc>
          <w:tcPr>
            <w:tcW w:w="1728" w:type="dxa"/>
          </w:tcPr>
          <w:p w14:paraId="3C0F907F" w14:textId="77777777" w:rsidR="00365BB7" w:rsidRPr="00794639" w:rsidRDefault="00365BB7" w:rsidP="00365BB7">
            <w:pPr>
              <w:pStyle w:val="TableBody"/>
              <w:rPr>
                <w:rFonts w:ascii="Helvetica" w:hAnsi="Helvetica"/>
                <w:i/>
                <w:sz w:val="20"/>
              </w:rPr>
            </w:pPr>
            <w:r w:rsidRPr="00794639">
              <w:rPr>
                <w:i/>
              </w:rPr>
              <w:t>Write command</w:t>
            </w:r>
          </w:p>
          <w:p w14:paraId="3C273C2B" w14:textId="77777777" w:rsidR="00365BB7" w:rsidRPr="00794639" w:rsidRDefault="00365BB7" w:rsidP="00365BB7">
            <w:pPr>
              <w:pStyle w:val="TableBody"/>
              <w:rPr>
                <w:rFonts w:ascii="Helvetica" w:hAnsi="Helvetica"/>
                <w:sz w:val="20"/>
              </w:rPr>
            </w:pPr>
          </w:p>
          <w:p w14:paraId="483C03E7" w14:textId="77777777" w:rsidR="00365BB7" w:rsidRPr="00794639" w:rsidRDefault="00365BB7" w:rsidP="00365BB7">
            <w:pPr>
              <w:pStyle w:val="TableBody"/>
              <w:rPr>
                <w:rFonts w:ascii="Helvetica" w:hAnsi="Helvetica"/>
                <w:sz w:val="20"/>
                <w:u w:val="single"/>
              </w:rPr>
            </w:pPr>
            <w:r w:rsidRPr="00794639">
              <w:rPr>
                <w:u w:val="single"/>
              </w:rPr>
              <w:t>Syntax</w:t>
            </w:r>
          </w:p>
          <w:p w14:paraId="7799FCFB" w14:textId="416E9D4B" w:rsidR="00365BB7" w:rsidRPr="00794639" w:rsidRDefault="00365BB7" w:rsidP="00365BB7">
            <w:pPr>
              <w:pStyle w:val="TableBody"/>
              <w:rPr>
                <w:i/>
              </w:rPr>
            </w:pPr>
            <w:r w:rsidRPr="00DF20AD">
              <w:rPr>
                <w:b/>
              </w:rPr>
              <w:t>AT+</w:t>
            </w:r>
            <w:r w:rsidRPr="00DF20AD">
              <w:rPr>
                <w:b/>
              </w:rPr>
              <w:br/>
              <w:t>KCERTSTORE=</w:t>
            </w:r>
            <w:r w:rsidRPr="00DF20AD">
              <w:rPr>
                <w:b/>
              </w:rPr>
              <w:br/>
              <w:t>&lt;data_type&gt;</w:t>
            </w:r>
            <w:r w:rsidRPr="00DF20AD">
              <w:rPr>
                <w:b/>
              </w:rPr>
              <w:br/>
              <w:t>[,&lt;NbData&gt;</w:t>
            </w:r>
            <w:r w:rsidRPr="00DF20AD">
              <w:rPr>
                <w:b/>
              </w:rPr>
              <w:br/>
              <w:t>[,&lt;index&gt;]]</w:t>
            </w:r>
          </w:p>
        </w:tc>
        <w:tc>
          <w:tcPr>
            <w:tcW w:w="7269" w:type="dxa"/>
          </w:tcPr>
          <w:p w14:paraId="4B95210F" w14:textId="77777777" w:rsidR="00365BB7" w:rsidRPr="000656F8" w:rsidRDefault="00365BB7" w:rsidP="00365BB7">
            <w:pPr>
              <w:pStyle w:val="TableBody"/>
            </w:pPr>
          </w:p>
          <w:p w14:paraId="33221BFC" w14:textId="77777777" w:rsidR="00365BB7" w:rsidRPr="0048226A" w:rsidRDefault="00365BB7" w:rsidP="00365BB7">
            <w:pPr>
              <w:pStyle w:val="TableBody"/>
            </w:pPr>
          </w:p>
          <w:p w14:paraId="3E985CBA" w14:textId="77777777" w:rsidR="00365BB7" w:rsidRPr="007E4A1F" w:rsidRDefault="00365BB7" w:rsidP="00365BB7">
            <w:pPr>
              <w:pStyle w:val="TableBody"/>
              <w:rPr>
                <w:rFonts w:ascii="Helvetica" w:hAnsi="Helvetica"/>
                <w:sz w:val="20"/>
                <w:u w:val="single"/>
              </w:rPr>
            </w:pPr>
            <w:r w:rsidRPr="007E4A1F">
              <w:rPr>
                <w:u w:val="single"/>
              </w:rPr>
              <w:t>Response</w:t>
            </w:r>
          </w:p>
          <w:p w14:paraId="762A1EAA" w14:textId="77777777" w:rsidR="00365BB7" w:rsidRPr="005C602E" w:rsidRDefault="00365BB7" w:rsidP="00365BB7">
            <w:pPr>
              <w:pStyle w:val="TableBody"/>
              <w:rPr>
                <w:b/>
              </w:rPr>
            </w:pPr>
            <w:r w:rsidRPr="00006D08">
              <w:rPr>
                <w:b/>
              </w:rPr>
              <w:t>CONNECT</w:t>
            </w:r>
          </w:p>
          <w:p w14:paraId="48E74A75" w14:textId="77777777" w:rsidR="00365BB7" w:rsidRPr="00913410" w:rsidRDefault="00365BB7" w:rsidP="00365BB7">
            <w:pPr>
              <w:pStyle w:val="TableBody"/>
              <w:rPr>
                <w:b/>
              </w:rPr>
            </w:pPr>
            <w:r w:rsidRPr="005C602E">
              <w:rPr>
                <w:b/>
              </w:rPr>
              <w:t>OK</w:t>
            </w:r>
          </w:p>
          <w:p w14:paraId="6C203727" w14:textId="77777777" w:rsidR="00365BB7" w:rsidRPr="003010FE" w:rsidRDefault="00365BB7" w:rsidP="00365BB7">
            <w:pPr>
              <w:pStyle w:val="TableBody"/>
              <w:rPr>
                <w:lang w:eastAsia="zh-CN"/>
              </w:rPr>
            </w:pPr>
          </w:p>
          <w:p w14:paraId="2AF0CC67" w14:textId="77777777" w:rsidR="00365BB7" w:rsidRPr="00794639" w:rsidRDefault="00365BB7" w:rsidP="00365BB7">
            <w:pPr>
              <w:pStyle w:val="TableBody"/>
            </w:pPr>
            <w:r w:rsidRPr="00E4123A">
              <w:t>or</w:t>
            </w:r>
          </w:p>
          <w:p w14:paraId="72DE615C" w14:textId="77777777" w:rsidR="00365BB7" w:rsidRPr="00794639" w:rsidRDefault="00365BB7" w:rsidP="00365BB7">
            <w:pPr>
              <w:pStyle w:val="TableBody"/>
              <w:rPr>
                <w:b/>
              </w:rPr>
            </w:pPr>
            <w:r w:rsidRPr="00794639">
              <w:rPr>
                <w:b/>
              </w:rPr>
              <w:t>+CME ERROR: &lt;err&gt;</w:t>
            </w:r>
          </w:p>
          <w:p w14:paraId="5849ED5F" w14:textId="77777777" w:rsidR="00365BB7" w:rsidRPr="00794639" w:rsidRDefault="00365BB7" w:rsidP="00365BB7">
            <w:pPr>
              <w:pStyle w:val="TableBody"/>
              <w:rPr>
                <w:b/>
              </w:rPr>
            </w:pPr>
          </w:p>
          <w:p w14:paraId="27244588" w14:textId="77777777" w:rsidR="00365BB7" w:rsidRPr="00794639" w:rsidRDefault="00365BB7" w:rsidP="00365BB7">
            <w:pPr>
              <w:pStyle w:val="TableBody"/>
              <w:rPr>
                <w:color w:val="000000"/>
                <w:u w:val="single"/>
                <w:lang w:eastAsia="zh-CN"/>
              </w:rPr>
            </w:pPr>
            <w:r w:rsidRPr="00794639">
              <w:rPr>
                <w:u w:val="single"/>
              </w:rPr>
              <w:t>Parameters</w:t>
            </w:r>
          </w:p>
          <w:p w14:paraId="358C3B16" w14:textId="77777777" w:rsidR="00365BB7" w:rsidRPr="00794639" w:rsidRDefault="00365BB7" w:rsidP="00365BB7">
            <w:pPr>
              <w:pStyle w:val="TableBody"/>
              <w:rPr>
                <w:rFonts w:ascii="Helvetica" w:hAnsi="Helvetica"/>
                <w:sz w:val="20"/>
              </w:rPr>
            </w:pPr>
            <w:r w:rsidRPr="00794639">
              <w:rPr>
                <w:b/>
              </w:rPr>
              <w:t>&lt;data_type&gt;</w:t>
            </w:r>
            <w:r w:rsidRPr="00794639">
              <w:rPr>
                <w:lang w:eastAsia="zh-CN"/>
              </w:rPr>
              <w:tab/>
              <w:t>0</w:t>
            </w:r>
            <w:r w:rsidRPr="00794639">
              <w:rPr>
                <w:lang w:eastAsia="zh-CN"/>
              </w:rPr>
              <w:tab/>
            </w:r>
            <w:r w:rsidRPr="00794639">
              <w:t>Root certificate</w:t>
            </w:r>
          </w:p>
          <w:p w14:paraId="5FC39C2C" w14:textId="77777777" w:rsidR="00365BB7" w:rsidRPr="00794639" w:rsidRDefault="00365BB7" w:rsidP="00365BB7">
            <w:pPr>
              <w:pStyle w:val="TableBody"/>
            </w:pPr>
            <w:r w:rsidRPr="00794639">
              <w:rPr>
                <w:lang w:eastAsia="zh-CN"/>
              </w:rPr>
              <w:tab/>
            </w:r>
            <w:r w:rsidRPr="00794639">
              <w:rPr>
                <w:lang w:eastAsia="zh-CN"/>
              </w:rPr>
              <w:tab/>
              <w:t>1</w:t>
            </w:r>
            <w:r w:rsidRPr="00794639">
              <w:rPr>
                <w:lang w:eastAsia="zh-CN"/>
              </w:rPr>
              <w:tab/>
            </w:r>
            <w:r w:rsidRPr="00794639">
              <w:t>Local certificate</w:t>
            </w:r>
          </w:p>
          <w:p w14:paraId="6E4B3460" w14:textId="77777777" w:rsidR="00365BB7" w:rsidRPr="00794639" w:rsidRDefault="00365BB7" w:rsidP="00365BB7">
            <w:pPr>
              <w:pStyle w:val="TableBody"/>
              <w:rPr>
                <w:rFonts w:ascii="Helvetica" w:hAnsi="Helvetica"/>
                <w:sz w:val="20"/>
              </w:rPr>
            </w:pPr>
          </w:p>
          <w:p w14:paraId="56253265" w14:textId="4A2CB08E" w:rsidR="00365BB7" w:rsidRPr="00794639" w:rsidRDefault="00365BB7" w:rsidP="00365BB7">
            <w:pPr>
              <w:pStyle w:val="TableBody"/>
            </w:pPr>
            <w:r w:rsidRPr="00794639">
              <w:rPr>
                <w:b/>
              </w:rPr>
              <w:t>&lt;NbData&gt;</w:t>
            </w:r>
            <w:r w:rsidRPr="00794639">
              <w:rPr>
                <w:b/>
              </w:rPr>
              <w:tab/>
            </w:r>
            <w:r w:rsidRPr="00794639">
              <w:t>1 – 3000</w:t>
            </w:r>
            <w:r w:rsidRPr="00794639">
              <w:tab/>
              <w:t>Number of bytes to read/write</w:t>
            </w:r>
          </w:p>
          <w:p w14:paraId="6C0B3FB4" w14:textId="77777777" w:rsidR="00365BB7" w:rsidRPr="00794639" w:rsidRDefault="00365BB7" w:rsidP="00365BB7">
            <w:pPr>
              <w:pStyle w:val="TableBody"/>
              <w:rPr>
                <w:color w:val="000000"/>
                <w:lang w:eastAsia="zh-CN"/>
              </w:rPr>
            </w:pPr>
          </w:p>
          <w:p w14:paraId="0697D5A1" w14:textId="1407679C" w:rsidR="00365BB7" w:rsidRPr="00794639" w:rsidRDefault="00365BB7" w:rsidP="00365BB7">
            <w:pPr>
              <w:pStyle w:val="TableBody"/>
            </w:pPr>
            <w:r w:rsidRPr="00794639">
              <w:rPr>
                <w:b/>
              </w:rPr>
              <w:t>&lt;index&gt;</w:t>
            </w:r>
            <w:r w:rsidRPr="00794639">
              <w:rPr>
                <w:b/>
                <w:lang w:eastAsia="zh-CN"/>
              </w:rPr>
              <w:tab/>
            </w:r>
            <w:r w:rsidRPr="00794639">
              <w:t>Stored root/local certificate index. If a root/local certificate is already stored at the index, it will be overloaded</w:t>
            </w:r>
          </w:p>
          <w:p w14:paraId="09EB3112" w14:textId="77777777" w:rsidR="00365BB7" w:rsidRPr="00794639" w:rsidRDefault="00365BB7" w:rsidP="00365BB7">
            <w:pPr>
              <w:pStyle w:val="TableBody"/>
            </w:pPr>
            <w:r w:rsidRPr="00794639">
              <w:t>Value range:</w:t>
            </w:r>
          </w:p>
          <w:p w14:paraId="1EC64021" w14:textId="77777777" w:rsidR="00365BB7" w:rsidRPr="00794639" w:rsidRDefault="00365BB7" w:rsidP="00365BB7">
            <w:pPr>
              <w:pStyle w:val="TableBody"/>
            </w:pPr>
            <w:r w:rsidRPr="00794639">
              <w:rPr>
                <w:u w:val="single"/>
              </w:rPr>
              <w:t>0</w:t>
            </w:r>
            <w:r w:rsidRPr="00794639">
              <w:tab/>
              <w:t>If &lt;data_type&gt; = 0</w:t>
            </w:r>
          </w:p>
          <w:p w14:paraId="3696FB7E" w14:textId="77777777" w:rsidR="00365BB7" w:rsidRPr="00794639" w:rsidRDefault="00365BB7" w:rsidP="00365BB7">
            <w:pPr>
              <w:pStyle w:val="TableBody"/>
            </w:pPr>
            <w:r w:rsidRPr="00794639">
              <w:rPr>
                <w:u w:val="single"/>
              </w:rPr>
              <w:t>0</w:t>
            </w:r>
            <w:r w:rsidRPr="00794639">
              <w:t xml:space="preserve"> – 2</w:t>
            </w:r>
            <w:r w:rsidRPr="00794639">
              <w:tab/>
              <w:t>If &lt;data_type&gt; = 1</w:t>
            </w:r>
          </w:p>
          <w:p w14:paraId="593AF1E1" w14:textId="77777777" w:rsidR="00365BB7" w:rsidRPr="00794639" w:rsidRDefault="00365BB7" w:rsidP="00365BB7">
            <w:pPr>
              <w:pStyle w:val="TableBody"/>
            </w:pPr>
          </w:p>
          <w:p w14:paraId="698B178D" w14:textId="535D9C82" w:rsidR="00365BB7" w:rsidRPr="00794639" w:rsidRDefault="00365BB7" w:rsidP="00365BB7">
            <w:pPr>
              <w:pStyle w:val="TableBody"/>
            </w:pPr>
            <w:r w:rsidRPr="00794639">
              <w:rPr>
                <w:b/>
              </w:rPr>
              <w:t>&lt;File_data&gt;</w:t>
            </w:r>
            <w:r w:rsidRPr="00794639">
              <w:rPr>
                <w:b/>
                <w:lang w:eastAsia="zh-CN"/>
              </w:rPr>
              <w:tab/>
            </w:r>
            <w:r w:rsidRPr="00794639">
              <w:t>File data in bytes</w:t>
            </w:r>
          </w:p>
        </w:tc>
      </w:tr>
      <w:tr w:rsidR="00365BB7" w:rsidRPr="00794639" w14:paraId="63A1508F" w14:textId="77777777" w:rsidTr="00076AEF">
        <w:tc>
          <w:tcPr>
            <w:tcW w:w="1728" w:type="dxa"/>
          </w:tcPr>
          <w:p w14:paraId="3E9C64FA" w14:textId="77777777" w:rsidR="00365BB7" w:rsidRPr="00794639" w:rsidRDefault="00365BB7" w:rsidP="00365BB7">
            <w:pPr>
              <w:pStyle w:val="TableBody"/>
              <w:rPr>
                <w:rFonts w:ascii="Helvetica" w:hAnsi="Helvetica"/>
                <w:sz w:val="20"/>
                <w:u w:val="single"/>
              </w:rPr>
            </w:pPr>
            <w:r w:rsidRPr="00794639">
              <w:rPr>
                <w:u w:val="single"/>
              </w:rPr>
              <w:t>Reference</w:t>
            </w:r>
          </w:p>
          <w:p w14:paraId="0AE49EAB" w14:textId="10DA9B4C" w:rsidR="00365BB7" w:rsidRPr="00794639" w:rsidRDefault="00365BB7" w:rsidP="00365BB7">
            <w:pPr>
              <w:pStyle w:val="TableBody"/>
              <w:rPr>
                <w:i/>
              </w:rPr>
            </w:pPr>
            <w:r w:rsidRPr="00794639">
              <w:t xml:space="preserve">Sierra Wireless Proprietary </w:t>
            </w:r>
          </w:p>
        </w:tc>
        <w:tc>
          <w:tcPr>
            <w:tcW w:w="7269" w:type="dxa"/>
          </w:tcPr>
          <w:p w14:paraId="2D84693C" w14:textId="77777777" w:rsidR="00365BB7" w:rsidRPr="00794639" w:rsidRDefault="00365BB7" w:rsidP="00365BB7">
            <w:pPr>
              <w:pStyle w:val="TableBody"/>
              <w:rPr>
                <w:u w:val="single"/>
              </w:rPr>
            </w:pPr>
            <w:r w:rsidRPr="00794639">
              <w:rPr>
                <w:u w:val="single"/>
              </w:rPr>
              <w:t>Notes</w:t>
            </w:r>
          </w:p>
          <w:p w14:paraId="4BC5E63B" w14:textId="77777777" w:rsidR="00365BB7" w:rsidRPr="00794639" w:rsidRDefault="00365BB7" w:rsidP="00365BB7">
            <w:pPr>
              <w:pStyle w:val="TableBody"/>
              <w:numPr>
                <w:ilvl w:val="0"/>
                <w:numId w:val="83"/>
              </w:numPr>
            </w:pPr>
            <w:r w:rsidRPr="00794639">
              <w:t xml:space="preserve">The &lt;index&gt; parameter is the link between a local certificate and a private key (refer to </w:t>
            </w:r>
            <w:r w:rsidRPr="00794639">
              <w:rPr>
                <w:rStyle w:val="Code"/>
              </w:rPr>
              <w:t>+KPRIVKSTORE</w:t>
            </w:r>
            <w:r w:rsidRPr="00794639">
              <w:t xml:space="preserve"> and </w:t>
            </w:r>
            <w:r w:rsidRPr="00794639">
              <w:rPr>
                <w:rStyle w:val="Code"/>
              </w:rPr>
              <w:t>+KCERTDELETE</w:t>
            </w:r>
            <w:r w:rsidRPr="00794639">
              <w:t xml:space="preserve"> for more information).</w:t>
            </w:r>
          </w:p>
          <w:p w14:paraId="021E518F" w14:textId="77777777" w:rsidR="00365BB7" w:rsidRPr="00794639" w:rsidRDefault="00365BB7" w:rsidP="00365BB7">
            <w:pPr>
              <w:pStyle w:val="TableBody"/>
              <w:numPr>
                <w:ilvl w:val="0"/>
                <w:numId w:val="83"/>
              </w:numPr>
            </w:pPr>
            <w:r w:rsidRPr="00794639">
              <w:t xml:space="preserve">The data session is automatically ended when &lt;ndata&gt; data bytes are sent/received, and the module returns to command state and returns </w:t>
            </w:r>
            <w:r w:rsidRPr="003C4964">
              <w:rPr>
                <w:rStyle w:val="Code"/>
                <w:rPrChange w:id="8062" w:author="Elaine Baricante" w:date="2018-11-27T10:29:00Z">
                  <w:rPr/>
                </w:rPrChange>
              </w:rPr>
              <w:t>OK</w:t>
            </w:r>
            <w:r w:rsidRPr="00794639">
              <w:t>.</w:t>
            </w:r>
          </w:p>
          <w:p w14:paraId="25384AEC" w14:textId="77777777" w:rsidR="00365BB7" w:rsidRPr="00794639" w:rsidRDefault="00365BB7" w:rsidP="00365BB7">
            <w:pPr>
              <w:pStyle w:val="TableBody"/>
              <w:numPr>
                <w:ilvl w:val="0"/>
                <w:numId w:val="83"/>
              </w:numPr>
            </w:pPr>
            <w:r w:rsidRPr="00794639">
              <w:t>The data session can also be ended by &lt;EOF pattern&gt;, +++ or DTR.</w:t>
            </w:r>
          </w:p>
          <w:p w14:paraId="18DFE0CB" w14:textId="77777777" w:rsidR="00365BB7" w:rsidRPr="00794639" w:rsidRDefault="00365BB7">
            <w:pPr>
              <w:pStyle w:val="TableBody"/>
              <w:numPr>
                <w:ilvl w:val="0"/>
                <w:numId w:val="83"/>
              </w:numPr>
            </w:pPr>
            <w:r w:rsidRPr="00794639">
              <w:rPr>
                <w:rStyle w:val="Code"/>
              </w:rPr>
              <w:t>ATO</w:t>
            </w:r>
            <w:r w:rsidRPr="00794639">
              <w:t xml:space="preserve"> is not available for this command.</w:t>
            </w:r>
          </w:p>
          <w:p w14:paraId="7FA7CE46" w14:textId="1AB262BC" w:rsidR="00F81FD7" w:rsidRPr="000656F8" w:rsidRDefault="00031BD4" w:rsidP="00170927">
            <w:pPr>
              <w:pStyle w:val="TableBody"/>
              <w:numPr>
                <w:ilvl w:val="0"/>
                <w:numId w:val="83"/>
              </w:numPr>
            </w:pPr>
            <w:r w:rsidRPr="00794639">
              <w:t xml:space="preserve">It is highly recommended to configure the module for hardware flow control before using this </w:t>
            </w:r>
            <w:commentRangeStart w:id="8063"/>
            <w:r w:rsidRPr="00794639">
              <w:t>command</w:t>
            </w:r>
            <w:commentRangeEnd w:id="8063"/>
            <w:r w:rsidRPr="00794639">
              <w:rPr>
                <w:rStyle w:val="CommentReference"/>
                <w:rFonts w:ascii="Verdana" w:hAnsi="Verdana" w:cs="Times New Roman"/>
                <w:lang w:eastAsia="en-US"/>
              </w:rPr>
              <w:commentReference w:id="8063"/>
            </w:r>
            <w:r w:rsidRPr="00794639">
              <w:t>.</w:t>
            </w:r>
          </w:p>
        </w:tc>
      </w:tr>
    </w:tbl>
    <w:p w14:paraId="2959DA76" w14:textId="5D37B9C9" w:rsidR="00365BB7" w:rsidRPr="00794639" w:rsidRDefault="00365BB7" w:rsidP="00365BB7">
      <w:pPr>
        <w:pStyle w:val="Heading3"/>
      </w:pPr>
      <w:bookmarkStart w:id="8064" w:name="_Ref525918845"/>
      <w:bookmarkStart w:id="8065" w:name="_Ref525918847"/>
      <w:bookmarkStart w:id="8066" w:name="_Toc531701003"/>
      <w:r w:rsidRPr="00794639">
        <w:lastRenderedPageBreak/>
        <w:t>+KPRIVKSTORE Command: Store Private Key Associated to a Local Certificate</w:t>
      </w:r>
      <w:bookmarkEnd w:id="8064"/>
      <w:bookmarkEnd w:id="8065"/>
      <w:bookmarkEnd w:id="8066"/>
    </w:p>
    <w:tbl>
      <w:tblPr>
        <w:tblStyle w:val="TableSWIleft"/>
        <w:tblW w:w="8997" w:type="dxa"/>
        <w:tblLayout w:type="fixed"/>
        <w:tblLook w:val="04A0" w:firstRow="1" w:lastRow="0" w:firstColumn="1" w:lastColumn="0" w:noHBand="0" w:noVBand="1"/>
      </w:tblPr>
      <w:tblGrid>
        <w:gridCol w:w="1728"/>
        <w:gridCol w:w="7269"/>
      </w:tblGrid>
      <w:tr w:rsidR="00365BB7" w:rsidRPr="00794639" w14:paraId="6F2A37BA"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71EAEF0" w14:textId="77777777" w:rsidR="00365BB7" w:rsidRPr="00794639" w:rsidRDefault="00365BB7">
            <w:pPr>
              <w:pStyle w:val="TableRowHead"/>
              <w:spacing w:before="144" w:after="144"/>
            </w:pPr>
            <w:r w:rsidRPr="00794639">
              <w:t>HL7800</w:t>
            </w:r>
          </w:p>
        </w:tc>
      </w:tr>
      <w:tr w:rsidR="00365BB7" w:rsidRPr="00794639" w14:paraId="4B4F61D8" w14:textId="77777777" w:rsidTr="00076AEF">
        <w:tc>
          <w:tcPr>
            <w:tcW w:w="1728" w:type="dxa"/>
          </w:tcPr>
          <w:p w14:paraId="7FD87FC9" w14:textId="77777777" w:rsidR="00365BB7" w:rsidRPr="00794639" w:rsidRDefault="00365BB7" w:rsidP="00365BB7">
            <w:pPr>
              <w:pStyle w:val="TableBody"/>
            </w:pPr>
            <w:r w:rsidRPr="00794639">
              <w:rPr>
                <w:i/>
              </w:rPr>
              <w:t>Test command</w:t>
            </w:r>
          </w:p>
          <w:p w14:paraId="2FAB2F91" w14:textId="77777777" w:rsidR="00365BB7" w:rsidRPr="00794639" w:rsidRDefault="00365BB7" w:rsidP="00365BB7">
            <w:pPr>
              <w:pStyle w:val="TableBody"/>
            </w:pPr>
          </w:p>
          <w:p w14:paraId="554C96BB" w14:textId="77777777" w:rsidR="00365BB7" w:rsidRPr="00794639" w:rsidRDefault="00365BB7" w:rsidP="00365BB7">
            <w:pPr>
              <w:pStyle w:val="TableBody"/>
            </w:pPr>
            <w:r w:rsidRPr="00794639">
              <w:rPr>
                <w:u w:val="single"/>
              </w:rPr>
              <w:t>Syntax</w:t>
            </w:r>
          </w:p>
          <w:p w14:paraId="1CCD6C5B" w14:textId="763F6197" w:rsidR="00365BB7" w:rsidRPr="00794639" w:rsidRDefault="00365BB7" w:rsidP="00365BB7">
            <w:pPr>
              <w:pStyle w:val="TableBody"/>
              <w:keepNext/>
              <w:rPr>
                <w:b/>
              </w:rPr>
            </w:pPr>
            <w:r w:rsidRPr="00794639">
              <w:rPr>
                <w:b/>
              </w:rPr>
              <w:t>AT+</w:t>
            </w:r>
            <w:r w:rsidRPr="00794639">
              <w:rPr>
                <w:b/>
              </w:rPr>
              <w:br/>
              <w:t>KPRIVKSTORE</w:t>
            </w:r>
            <w:r w:rsidRPr="00794639">
              <w:rPr>
                <w:b/>
              </w:rPr>
              <w:br/>
              <w:t>=?</w:t>
            </w:r>
          </w:p>
        </w:tc>
        <w:tc>
          <w:tcPr>
            <w:tcW w:w="7269" w:type="dxa"/>
          </w:tcPr>
          <w:p w14:paraId="7B5C83FD" w14:textId="77777777" w:rsidR="00365BB7" w:rsidRPr="00794639" w:rsidRDefault="00365BB7" w:rsidP="00365BB7">
            <w:pPr>
              <w:pStyle w:val="TableBody"/>
            </w:pPr>
          </w:p>
          <w:p w14:paraId="27407C78" w14:textId="77777777" w:rsidR="00365BB7" w:rsidRPr="00794639" w:rsidRDefault="00365BB7" w:rsidP="00365BB7">
            <w:pPr>
              <w:pStyle w:val="TableBody"/>
            </w:pPr>
          </w:p>
          <w:p w14:paraId="6FF3CF4C" w14:textId="77777777" w:rsidR="00365BB7" w:rsidRPr="00794639" w:rsidRDefault="00365BB7" w:rsidP="00365BB7">
            <w:pPr>
              <w:pStyle w:val="TableBody"/>
            </w:pPr>
            <w:r w:rsidRPr="00794639">
              <w:rPr>
                <w:u w:val="single"/>
              </w:rPr>
              <w:t>Response</w:t>
            </w:r>
          </w:p>
          <w:p w14:paraId="7764904A" w14:textId="77777777" w:rsidR="00365BB7" w:rsidRPr="00794639" w:rsidRDefault="00365BB7" w:rsidP="00365BB7">
            <w:pPr>
              <w:pStyle w:val="TableBody"/>
              <w:rPr>
                <w:b/>
              </w:rPr>
            </w:pPr>
            <w:r w:rsidRPr="00794639">
              <w:rPr>
                <w:b/>
              </w:rPr>
              <w:t>+KPRIVKSTORE: (</w:t>
            </w:r>
            <w:r w:rsidRPr="00794639">
              <w:t xml:space="preserve">list of possible </w:t>
            </w:r>
            <w:r w:rsidRPr="00794639">
              <w:rPr>
                <w:b/>
              </w:rPr>
              <w:t>&lt;index&gt;</w:t>
            </w:r>
            <w:r w:rsidRPr="00794639">
              <w:t>s</w:t>
            </w:r>
            <w:r w:rsidRPr="00794639">
              <w:rPr>
                <w:b/>
              </w:rPr>
              <w:t>),(</w:t>
            </w:r>
            <w:r w:rsidRPr="00794639">
              <w:t xml:space="preserve"> range of possible lengths of </w:t>
            </w:r>
            <w:r w:rsidRPr="00794639">
              <w:rPr>
                <w:b/>
              </w:rPr>
              <w:t>&lt;NbData&gt;)</w:t>
            </w:r>
          </w:p>
          <w:p w14:paraId="7ADEAAE7" w14:textId="6800667C" w:rsidR="00365BB7" w:rsidRPr="00794639" w:rsidRDefault="00365BB7" w:rsidP="00365BB7">
            <w:pPr>
              <w:pStyle w:val="TableBody"/>
              <w:keepNext/>
              <w:rPr>
                <w:u w:val="single"/>
              </w:rPr>
            </w:pPr>
            <w:r w:rsidRPr="00794639">
              <w:rPr>
                <w:b/>
              </w:rPr>
              <w:t>OK</w:t>
            </w:r>
          </w:p>
        </w:tc>
      </w:tr>
      <w:tr w:rsidR="00365BB7" w:rsidRPr="00794639" w14:paraId="385F2046" w14:textId="77777777" w:rsidTr="00076AEF">
        <w:tc>
          <w:tcPr>
            <w:tcW w:w="1728" w:type="dxa"/>
          </w:tcPr>
          <w:p w14:paraId="3465F279" w14:textId="77777777" w:rsidR="00365BB7" w:rsidRPr="00794639" w:rsidRDefault="00365BB7" w:rsidP="00365BB7">
            <w:pPr>
              <w:pStyle w:val="TableBody"/>
              <w:rPr>
                <w:rFonts w:ascii="Helvetica" w:hAnsi="Helvetica"/>
                <w:i/>
                <w:sz w:val="20"/>
              </w:rPr>
            </w:pPr>
            <w:r w:rsidRPr="00794639">
              <w:rPr>
                <w:i/>
              </w:rPr>
              <w:t>Read command</w:t>
            </w:r>
          </w:p>
          <w:p w14:paraId="4613EC04" w14:textId="77777777" w:rsidR="00365BB7" w:rsidRPr="00794639" w:rsidRDefault="00365BB7" w:rsidP="00365BB7">
            <w:pPr>
              <w:pStyle w:val="TableBody"/>
              <w:rPr>
                <w:rFonts w:ascii="Helvetica" w:hAnsi="Helvetica"/>
                <w:sz w:val="20"/>
              </w:rPr>
            </w:pPr>
          </w:p>
          <w:p w14:paraId="05522A0D" w14:textId="77777777" w:rsidR="00365BB7" w:rsidRPr="00794639" w:rsidRDefault="00365BB7" w:rsidP="00365BB7">
            <w:pPr>
              <w:pStyle w:val="TableBody"/>
              <w:rPr>
                <w:rFonts w:ascii="Helvetica" w:hAnsi="Helvetica"/>
                <w:sz w:val="20"/>
                <w:u w:val="single"/>
              </w:rPr>
            </w:pPr>
            <w:r w:rsidRPr="00794639">
              <w:rPr>
                <w:u w:val="single"/>
              </w:rPr>
              <w:t>Syntax</w:t>
            </w:r>
          </w:p>
          <w:p w14:paraId="01BE5774" w14:textId="3C23EAF9" w:rsidR="00365BB7" w:rsidRPr="00794639" w:rsidRDefault="00365BB7" w:rsidP="00365BB7">
            <w:pPr>
              <w:pStyle w:val="TableBody"/>
              <w:rPr>
                <w:i/>
              </w:rPr>
            </w:pPr>
            <w:r w:rsidRPr="00794639">
              <w:rPr>
                <w:b/>
              </w:rPr>
              <w:t>AT+</w:t>
            </w:r>
            <w:r w:rsidRPr="00794639">
              <w:rPr>
                <w:b/>
              </w:rPr>
              <w:br/>
              <w:t>KPRIVKSTORE?</w:t>
            </w:r>
          </w:p>
        </w:tc>
        <w:tc>
          <w:tcPr>
            <w:tcW w:w="7269" w:type="dxa"/>
          </w:tcPr>
          <w:p w14:paraId="48FA196A" w14:textId="77777777" w:rsidR="00365BB7" w:rsidRPr="00794639" w:rsidRDefault="00365BB7" w:rsidP="00365BB7">
            <w:pPr>
              <w:pStyle w:val="TableBody"/>
            </w:pPr>
          </w:p>
          <w:p w14:paraId="3DADD1DF" w14:textId="77777777" w:rsidR="00365BB7" w:rsidRPr="00794639" w:rsidRDefault="00365BB7" w:rsidP="00365BB7">
            <w:pPr>
              <w:pStyle w:val="TableBody"/>
            </w:pPr>
          </w:p>
          <w:p w14:paraId="50593419" w14:textId="77777777" w:rsidR="00365BB7" w:rsidRPr="00794639" w:rsidRDefault="00365BB7" w:rsidP="00365BB7">
            <w:pPr>
              <w:pStyle w:val="TableBody"/>
              <w:rPr>
                <w:u w:val="single"/>
              </w:rPr>
            </w:pPr>
            <w:r w:rsidRPr="00794639">
              <w:rPr>
                <w:u w:val="single"/>
              </w:rPr>
              <w:t>Response</w:t>
            </w:r>
          </w:p>
          <w:p w14:paraId="093085FE" w14:textId="1EAD3791" w:rsidR="00365BB7" w:rsidRPr="00DF20AD" w:rsidRDefault="00365BB7" w:rsidP="00365BB7">
            <w:pPr>
              <w:pStyle w:val="TableBody"/>
              <w:rPr>
                <w:rFonts w:ascii="Helvetica" w:hAnsi="Helvetica"/>
                <w:b/>
                <w:sz w:val="20"/>
              </w:rPr>
            </w:pPr>
            <w:r w:rsidRPr="00DF20AD">
              <w:rPr>
                <w:b/>
              </w:rPr>
              <w:t>+</w:t>
            </w:r>
            <w:commentRangeStart w:id="8067"/>
            <w:r w:rsidRPr="00DF20AD">
              <w:rPr>
                <w:b/>
              </w:rPr>
              <w:t>KPRIVKSTORE</w:t>
            </w:r>
            <w:commentRangeEnd w:id="8067"/>
            <w:r w:rsidR="00557657" w:rsidRPr="00794639">
              <w:rPr>
                <w:rStyle w:val="CommentReference"/>
                <w:rFonts w:ascii="Verdana" w:hAnsi="Verdana" w:cs="Times New Roman"/>
                <w:lang w:eastAsia="en-US"/>
              </w:rPr>
              <w:commentReference w:id="8067"/>
            </w:r>
            <w:r w:rsidR="00557657" w:rsidRPr="00DF20AD">
              <w:rPr>
                <w:b/>
              </w:rPr>
              <w:t>:</w:t>
            </w:r>
          </w:p>
          <w:p w14:paraId="25910BC2" w14:textId="77777777" w:rsidR="00365BB7" w:rsidRPr="00DF20AD" w:rsidRDefault="00365BB7" w:rsidP="00365BB7">
            <w:pPr>
              <w:pStyle w:val="TableBody"/>
              <w:rPr>
                <w:rFonts w:ascii="Helvetica" w:hAnsi="Helvetica"/>
                <w:b/>
                <w:sz w:val="20"/>
              </w:rPr>
            </w:pPr>
            <w:r w:rsidRPr="00DF20AD">
              <w:rPr>
                <w:b/>
              </w:rPr>
              <w:t>private_key,&lt;index&gt;,&lt;NbData&gt;&lt;CR&gt;&lt;LF&gt;</w:t>
            </w:r>
          </w:p>
          <w:p w14:paraId="487CEAF1" w14:textId="77777777" w:rsidR="00365BB7" w:rsidRPr="00DF20AD" w:rsidRDefault="00365BB7" w:rsidP="00365BB7">
            <w:pPr>
              <w:pStyle w:val="TableBody"/>
              <w:rPr>
                <w:rFonts w:ascii="Helvetica" w:hAnsi="Helvetica"/>
                <w:b/>
                <w:sz w:val="20"/>
              </w:rPr>
            </w:pPr>
            <w:r w:rsidRPr="00DF20AD">
              <w:rPr>
                <w:b/>
              </w:rPr>
              <w:t>&lt;File_data&gt; &lt;CR&gt;&lt;LF&gt;</w:t>
            </w:r>
          </w:p>
          <w:p w14:paraId="7B4DF4BE" w14:textId="77777777" w:rsidR="00365BB7" w:rsidRPr="00DF20AD" w:rsidRDefault="00365BB7" w:rsidP="00365BB7">
            <w:pPr>
              <w:pStyle w:val="TableBody"/>
              <w:rPr>
                <w:rFonts w:ascii="Helvetica" w:hAnsi="Helvetica"/>
                <w:b/>
                <w:sz w:val="20"/>
              </w:rPr>
            </w:pPr>
            <w:r w:rsidRPr="00DF20AD">
              <w:rPr>
                <w:b/>
              </w:rPr>
              <w:t>OK</w:t>
            </w:r>
          </w:p>
          <w:p w14:paraId="78B30B04" w14:textId="77777777" w:rsidR="00365BB7" w:rsidRPr="00DF20AD" w:rsidRDefault="00365BB7" w:rsidP="00365BB7">
            <w:pPr>
              <w:pStyle w:val="TableBody"/>
              <w:rPr>
                <w:rFonts w:ascii="Helvetica" w:hAnsi="Helvetica"/>
                <w:b/>
                <w:sz w:val="20"/>
              </w:rPr>
            </w:pPr>
          </w:p>
          <w:p w14:paraId="07BA8B2C" w14:textId="77777777" w:rsidR="00365BB7" w:rsidRPr="00DF20AD" w:rsidRDefault="00365BB7" w:rsidP="00365BB7">
            <w:pPr>
              <w:pStyle w:val="TableBody"/>
              <w:rPr>
                <w:rFonts w:ascii="Helvetica" w:hAnsi="Helvetica"/>
                <w:sz w:val="20"/>
              </w:rPr>
            </w:pPr>
            <w:r w:rsidRPr="00DF20AD">
              <w:t>or</w:t>
            </w:r>
          </w:p>
          <w:p w14:paraId="7E2DA6A6" w14:textId="1A79CE0F" w:rsidR="00365BB7" w:rsidRPr="00794639" w:rsidRDefault="00365BB7" w:rsidP="00365BB7">
            <w:pPr>
              <w:pStyle w:val="TableBody"/>
            </w:pPr>
            <w:r w:rsidRPr="00DF20AD">
              <w:rPr>
                <w:b/>
              </w:rPr>
              <w:t>+CME ERROR: &lt;err&gt;</w:t>
            </w:r>
          </w:p>
        </w:tc>
      </w:tr>
      <w:tr w:rsidR="00365BB7" w:rsidRPr="00794639" w14:paraId="762B97C1" w14:textId="77777777" w:rsidTr="00076AEF">
        <w:tc>
          <w:tcPr>
            <w:tcW w:w="1728" w:type="dxa"/>
          </w:tcPr>
          <w:p w14:paraId="0169B530" w14:textId="77777777" w:rsidR="00365BB7" w:rsidRPr="00794639" w:rsidRDefault="00365BB7" w:rsidP="00365BB7">
            <w:pPr>
              <w:pStyle w:val="TableBody"/>
              <w:rPr>
                <w:rFonts w:ascii="Helvetica" w:hAnsi="Helvetica"/>
                <w:i/>
                <w:sz w:val="20"/>
              </w:rPr>
            </w:pPr>
            <w:r w:rsidRPr="00794639">
              <w:rPr>
                <w:i/>
              </w:rPr>
              <w:t>Write command</w:t>
            </w:r>
          </w:p>
          <w:p w14:paraId="4F589F78" w14:textId="77777777" w:rsidR="00365BB7" w:rsidRPr="00794639" w:rsidRDefault="00365BB7" w:rsidP="00365BB7">
            <w:pPr>
              <w:pStyle w:val="TableBody"/>
              <w:rPr>
                <w:rFonts w:ascii="Helvetica" w:hAnsi="Helvetica"/>
                <w:sz w:val="20"/>
              </w:rPr>
            </w:pPr>
          </w:p>
          <w:p w14:paraId="15EA9ECE" w14:textId="77777777" w:rsidR="00365BB7" w:rsidRPr="00794639" w:rsidRDefault="00365BB7" w:rsidP="00365BB7">
            <w:pPr>
              <w:pStyle w:val="TableBody"/>
              <w:rPr>
                <w:rFonts w:ascii="Helvetica" w:hAnsi="Helvetica"/>
                <w:sz w:val="20"/>
                <w:u w:val="single"/>
              </w:rPr>
            </w:pPr>
            <w:r w:rsidRPr="00794639">
              <w:rPr>
                <w:u w:val="single"/>
              </w:rPr>
              <w:t>Syntax</w:t>
            </w:r>
          </w:p>
          <w:p w14:paraId="064B69A4" w14:textId="64DB0C77" w:rsidR="00365BB7" w:rsidRPr="00794639" w:rsidRDefault="00365BB7" w:rsidP="00365BB7">
            <w:pPr>
              <w:pStyle w:val="TableBody"/>
              <w:rPr>
                <w:i/>
              </w:rPr>
            </w:pPr>
            <w:r w:rsidRPr="00DF20AD">
              <w:rPr>
                <w:b/>
              </w:rPr>
              <w:t>AT+</w:t>
            </w:r>
            <w:r w:rsidRPr="00DF20AD">
              <w:rPr>
                <w:b/>
              </w:rPr>
              <w:br/>
              <w:t>KPRIVKSTORE= &lt;index&gt;</w:t>
            </w:r>
            <w:r w:rsidRPr="00DF20AD">
              <w:rPr>
                <w:b/>
              </w:rPr>
              <w:br/>
              <w:t>[,&lt;NbData&gt;]</w:t>
            </w:r>
          </w:p>
        </w:tc>
        <w:tc>
          <w:tcPr>
            <w:tcW w:w="7269" w:type="dxa"/>
          </w:tcPr>
          <w:p w14:paraId="427A23F2" w14:textId="77777777" w:rsidR="00365BB7" w:rsidRPr="000656F8" w:rsidRDefault="00365BB7" w:rsidP="00365BB7">
            <w:pPr>
              <w:pStyle w:val="TableBody"/>
            </w:pPr>
          </w:p>
          <w:p w14:paraId="62C1D846" w14:textId="77777777" w:rsidR="00365BB7" w:rsidRPr="0048226A" w:rsidRDefault="00365BB7" w:rsidP="00365BB7">
            <w:pPr>
              <w:pStyle w:val="TableBody"/>
            </w:pPr>
          </w:p>
          <w:p w14:paraId="4192DBB5" w14:textId="77777777" w:rsidR="00365BB7" w:rsidRPr="007E4A1F" w:rsidRDefault="00365BB7" w:rsidP="00365BB7">
            <w:pPr>
              <w:pStyle w:val="TableBody"/>
              <w:rPr>
                <w:rFonts w:ascii="Helvetica" w:hAnsi="Helvetica"/>
                <w:sz w:val="20"/>
                <w:u w:val="single"/>
              </w:rPr>
            </w:pPr>
            <w:r w:rsidRPr="007E4A1F">
              <w:rPr>
                <w:u w:val="single"/>
              </w:rPr>
              <w:t>Response</w:t>
            </w:r>
          </w:p>
          <w:p w14:paraId="3A038645" w14:textId="77777777" w:rsidR="00365BB7" w:rsidRPr="005C602E" w:rsidRDefault="00365BB7" w:rsidP="00365BB7">
            <w:pPr>
              <w:pStyle w:val="TableBody"/>
              <w:rPr>
                <w:b/>
              </w:rPr>
            </w:pPr>
            <w:r w:rsidRPr="00006D08">
              <w:rPr>
                <w:b/>
              </w:rPr>
              <w:t>CONNECT</w:t>
            </w:r>
          </w:p>
          <w:p w14:paraId="3442E4E7" w14:textId="77777777" w:rsidR="00365BB7" w:rsidRPr="00913410" w:rsidRDefault="00365BB7" w:rsidP="00365BB7">
            <w:pPr>
              <w:pStyle w:val="TableBody"/>
              <w:rPr>
                <w:b/>
              </w:rPr>
            </w:pPr>
            <w:r w:rsidRPr="005C602E">
              <w:rPr>
                <w:b/>
              </w:rPr>
              <w:t>OK</w:t>
            </w:r>
          </w:p>
          <w:p w14:paraId="0554319C" w14:textId="77777777" w:rsidR="00365BB7" w:rsidRPr="003010FE" w:rsidRDefault="00365BB7" w:rsidP="00365BB7">
            <w:pPr>
              <w:pStyle w:val="TableBody"/>
              <w:rPr>
                <w:lang w:eastAsia="zh-CN"/>
              </w:rPr>
            </w:pPr>
          </w:p>
          <w:p w14:paraId="09FFF049" w14:textId="77777777" w:rsidR="00365BB7" w:rsidRPr="00794639" w:rsidRDefault="00365BB7" w:rsidP="00365BB7">
            <w:pPr>
              <w:pStyle w:val="TableBody"/>
            </w:pPr>
            <w:r w:rsidRPr="00E4123A">
              <w:t>or</w:t>
            </w:r>
          </w:p>
          <w:p w14:paraId="3AB1E65A" w14:textId="77777777" w:rsidR="00365BB7" w:rsidRPr="00794639" w:rsidRDefault="00365BB7" w:rsidP="00365BB7">
            <w:pPr>
              <w:pStyle w:val="TableBody"/>
              <w:rPr>
                <w:b/>
              </w:rPr>
            </w:pPr>
            <w:r w:rsidRPr="00794639">
              <w:rPr>
                <w:b/>
              </w:rPr>
              <w:t>+CME ERROR: &lt;err&gt;</w:t>
            </w:r>
          </w:p>
          <w:p w14:paraId="55DEEF9F" w14:textId="77777777" w:rsidR="00365BB7" w:rsidRPr="00794639" w:rsidRDefault="00365BB7" w:rsidP="00365BB7">
            <w:pPr>
              <w:pStyle w:val="TableBody"/>
              <w:rPr>
                <w:b/>
              </w:rPr>
            </w:pPr>
          </w:p>
          <w:p w14:paraId="649B9A4D" w14:textId="77777777" w:rsidR="00365BB7" w:rsidRPr="00794639" w:rsidRDefault="00365BB7" w:rsidP="00365BB7">
            <w:pPr>
              <w:pStyle w:val="TableBody"/>
              <w:rPr>
                <w:color w:val="000000"/>
                <w:u w:val="single"/>
                <w:lang w:eastAsia="zh-CN"/>
              </w:rPr>
            </w:pPr>
            <w:r w:rsidRPr="00794639">
              <w:rPr>
                <w:u w:val="single"/>
              </w:rPr>
              <w:t>Parameters</w:t>
            </w:r>
          </w:p>
          <w:p w14:paraId="6BDC8428" w14:textId="68EEC95B" w:rsidR="00365BB7" w:rsidRPr="00794639" w:rsidRDefault="00365BB7" w:rsidP="00365BB7">
            <w:pPr>
              <w:pStyle w:val="TableBody"/>
            </w:pPr>
            <w:r w:rsidRPr="00794639">
              <w:rPr>
                <w:b/>
              </w:rPr>
              <w:t>&lt;index&gt;</w:t>
            </w:r>
            <w:r w:rsidRPr="00794639">
              <w:rPr>
                <w:b/>
              </w:rPr>
              <w:tab/>
            </w:r>
            <w:r w:rsidRPr="00794639">
              <w:t>0 – 2</w:t>
            </w:r>
            <w:r w:rsidRPr="00794639">
              <w:rPr>
                <w:b/>
              </w:rPr>
              <w:tab/>
            </w:r>
            <w:r w:rsidRPr="00794639">
              <w:t>Index of the stored local certificate associated to this private key</w:t>
            </w:r>
          </w:p>
          <w:p w14:paraId="2BAF8BA4" w14:textId="77777777" w:rsidR="00365BB7" w:rsidRPr="00794639" w:rsidRDefault="00365BB7" w:rsidP="00365BB7">
            <w:pPr>
              <w:pStyle w:val="TableBody"/>
            </w:pPr>
          </w:p>
          <w:p w14:paraId="05C6D1FE" w14:textId="119D85BA" w:rsidR="00365BB7" w:rsidRPr="00794639" w:rsidRDefault="00365BB7" w:rsidP="00365BB7">
            <w:pPr>
              <w:pStyle w:val="TableBody"/>
            </w:pPr>
            <w:r w:rsidRPr="00794639">
              <w:rPr>
                <w:b/>
              </w:rPr>
              <w:t>&lt;NbData&gt;</w:t>
            </w:r>
            <w:r w:rsidRPr="00794639">
              <w:rPr>
                <w:b/>
                <w:color w:val="000000"/>
                <w:lang w:eastAsia="zh-CN"/>
              </w:rPr>
              <w:tab/>
            </w:r>
            <w:r w:rsidRPr="00794639">
              <w:t>1 – 3000</w:t>
            </w:r>
            <w:r w:rsidRPr="00794639">
              <w:tab/>
              <w:t>Number of bytes to read/write (mandatory for both reading and writing)</w:t>
            </w:r>
          </w:p>
          <w:p w14:paraId="4854EC01" w14:textId="77777777" w:rsidR="00365BB7" w:rsidRPr="00794639" w:rsidRDefault="00365BB7" w:rsidP="00365BB7">
            <w:pPr>
              <w:pStyle w:val="TableBody"/>
              <w:rPr>
                <w:color w:val="000000"/>
                <w:lang w:eastAsia="zh-CN"/>
              </w:rPr>
            </w:pPr>
          </w:p>
          <w:p w14:paraId="162074C0" w14:textId="7CEEC471" w:rsidR="00365BB7" w:rsidRPr="00794639" w:rsidRDefault="00365BB7" w:rsidP="00365BB7">
            <w:pPr>
              <w:pStyle w:val="TableBody"/>
            </w:pPr>
            <w:r w:rsidRPr="00794639">
              <w:rPr>
                <w:b/>
              </w:rPr>
              <w:t>&lt;File_data&gt;</w:t>
            </w:r>
            <w:r w:rsidRPr="00794639">
              <w:rPr>
                <w:b/>
                <w:lang w:eastAsia="zh-CN"/>
              </w:rPr>
              <w:tab/>
            </w:r>
            <w:r w:rsidRPr="00794639">
              <w:t>File data in bytes</w:t>
            </w:r>
          </w:p>
        </w:tc>
      </w:tr>
      <w:tr w:rsidR="00365BB7" w:rsidRPr="00794639" w14:paraId="02286A9F" w14:textId="77777777" w:rsidTr="00076AEF">
        <w:tc>
          <w:tcPr>
            <w:tcW w:w="1728" w:type="dxa"/>
          </w:tcPr>
          <w:p w14:paraId="638EF468" w14:textId="77777777" w:rsidR="00365BB7" w:rsidRPr="00794639" w:rsidRDefault="00365BB7" w:rsidP="00365BB7">
            <w:pPr>
              <w:pStyle w:val="TableBody"/>
              <w:rPr>
                <w:rFonts w:ascii="Helvetica" w:hAnsi="Helvetica"/>
                <w:sz w:val="20"/>
                <w:u w:val="single"/>
              </w:rPr>
            </w:pPr>
            <w:r w:rsidRPr="00794639">
              <w:rPr>
                <w:u w:val="single"/>
              </w:rPr>
              <w:t>Reference</w:t>
            </w:r>
          </w:p>
          <w:p w14:paraId="4385FEFF" w14:textId="7E431EC9" w:rsidR="00365BB7" w:rsidRPr="00794639" w:rsidRDefault="00365BB7" w:rsidP="00365BB7">
            <w:pPr>
              <w:pStyle w:val="TableBody"/>
              <w:rPr>
                <w:i/>
              </w:rPr>
            </w:pPr>
            <w:r w:rsidRPr="00794639">
              <w:t xml:space="preserve">Sierra Wireless Proprietary </w:t>
            </w:r>
          </w:p>
        </w:tc>
        <w:tc>
          <w:tcPr>
            <w:tcW w:w="7269" w:type="dxa"/>
          </w:tcPr>
          <w:p w14:paraId="7000F02A" w14:textId="77777777" w:rsidR="00365BB7" w:rsidRPr="00794639" w:rsidRDefault="00365BB7" w:rsidP="00365BB7">
            <w:pPr>
              <w:pStyle w:val="TableBody"/>
              <w:rPr>
                <w:u w:val="single"/>
              </w:rPr>
            </w:pPr>
            <w:r w:rsidRPr="00794639">
              <w:rPr>
                <w:u w:val="single"/>
              </w:rPr>
              <w:t>Notes</w:t>
            </w:r>
          </w:p>
          <w:p w14:paraId="6F0A71DE" w14:textId="77777777" w:rsidR="00365BB7" w:rsidRPr="00794639" w:rsidRDefault="00365BB7" w:rsidP="00365BB7">
            <w:pPr>
              <w:pStyle w:val="TableBody"/>
              <w:numPr>
                <w:ilvl w:val="0"/>
                <w:numId w:val="83"/>
              </w:numPr>
            </w:pPr>
            <w:r w:rsidRPr="00794639">
              <w:t xml:space="preserve">The data session is automatically ended when &lt;ndata&gt; data bytes are sent/received, and the module returns to command state and returns </w:t>
            </w:r>
            <w:r w:rsidRPr="003C4964">
              <w:rPr>
                <w:rStyle w:val="Code"/>
                <w:rPrChange w:id="8068" w:author="Elaine Baricante" w:date="2018-11-27T10:29:00Z">
                  <w:rPr/>
                </w:rPrChange>
              </w:rPr>
              <w:t>OK</w:t>
            </w:r>
            <w:r w:rsidRPr="00794639">
              <w:t>.</w:t>
            </w:r>
          </w:p>
          <w:p w14:paraId="45F5FECF" w14:textId="5E54212A" w:rsidR="00365BB7" w:rsidRPr="00794639" w:rsidRDefault="00365BB7" w:rsidP="00365BB7">
            <w:pPr>
              <w:pStyle w:val="TableBody"/>
              <w:numPr>
                <w:ilvl w:val="0"/>
                <w:numId w:val="83"/>
              </w:numPr>
            </w:pPr>
            <w:r w:rsidRPr="00794639">
              <w:t>The data session can also be ended by &lt;EOF pattern&gt;, +++ or DTR.</w:t>
            </w:r>
          </w:p>
          <w:p w14:paraId="5AB29F1B" w14:textId="77777777" w:rsidR="00365BB7" w:rsidRPr="00794639" w:rsidRDefault="00365BB7">
            <w:pPr>
              <w:pStyle w:val="TableBody"/>
              <w:numPr>
                <w:ilvl w:val="0"/>
                <w:numId w:val="83"/>
              </w:numPr>
            </w:pPr>
            <w:r w:rsidRPr="00794639">
              <w:rPr>
                <w:rStyle w:val="Code"/>
              </w:rPr>
              <w:t>ATO</w:t>
            </w:r>
            <w:r w:rsidRPr="00794639">
              <w:t xml:space="preserve"> is not available for this command.</w:t>
            </w:r>
          </w:p>
          <w:p w14:paraId="06944BB1" w14:textId="7512C945" w:rsidR="00D10549" w:rsidRPr="000656F8" w:rsidRDefault="00D10549" w:rsidP="00170927">
            <w:pPr>
              <w:pStyle w:val="TableBody"/>
              <w:numPr>
                <w:ilvl w:val="0"/>
                <w:numId w:val="83"/>
              </w:numPr>
            </w:pPr>
            <w:r w:rsidRPr="00794639">
              <w:t xml:space="preserve">It is highly recommended to configure the module for hardware flow control before using this </w:t>
            </w:r>
            <w:commentRangeStart w:id="8069"/>
            <w:r w:rsidRPr="00794639">
              <w:t>command</w:t>
            </w:r>
            <w:commentRangeEnd w:id="8069"/>
            <w:r w:rsidRPr="00794639">
              <w:rPr>
                <w:rStyle w:val="CommentReference"/>
                <w:rFonts w:ascii="Verdana" w:hAnsi="Verdana" w:cs="Times New Roman"/>
                <w:lang w:eastAsia="en-US"/>
              </w:rPr>
              <w:commentReference w:id="8069"/>
            </w:r>
            <w:r w:rsidRPr="00794639">
              <w:t>.</w:t>
            </w:r>
          </w:p>
        </w:tc>
      </w:tr>
    </w:tbl>
    <w:p w14:paraId="3C0EF4EE" w14:textId="13F4AC49" w:rsidR="00365BB7" w:rsidRPr="00794639" w:rsidRDefault="00365BB7" w:rsidP="00365BB7">
      <w:pPr>
        <w:pStyle w:val="Heading3"/>
      </w:pPr>
      <w:bookmarkStart w:id="8070" w:name="_Toc531701004"/>
      <w:r w:rsidRPr="00794639">
        <w:lastRenderedPageBreak/>
        <w:t>+KCERTDELETE Command: Delete Local Certificate from the Index</w:t>
      </w:r>
      <w:bookmarkEnd w:id="8070"/>
    </w:p>
    <w:tbl>
      <w:tblPr>
        <w:tblStyle w:val="TableSWIleft"/>
        <w:tblW w:w="8997" w:type="dxa"/>
        <w:tblLayout w:type="fixed"/>
        <w:tblLook w:val="04A0" w:firstRow="1" w:lastRow="0" w:firstColumn="1" w:lastColumn="0" w:noHBand="0" w:noVBand="1"/>
      </w:tblPr>
      <w:tblGrid>
        <w:gridCol w:w="1728"/>
        <w:gridCol w:w="7269"/>
      </w:tblGrid>
      <w:tr w:rsidR="00365BB7" w:rsidRPr="00794639" w14:paraId="6A2126F3"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4D713D9" w14:textId="77777777" w:rsidR="00365BB7" w:rsidRPr="00794639" w:rsidRDefault="00365BB7">
            <w:pPr>
              <w:pStyle w:val="TableRowHead"/>
              <w:spacing w:before="144" w:after="144"/>
            </w:pPr>
            <w:r w:rsidRPr="00794639">
              <w:t>HL7800</w:t>
            </w:r>
          </w:p>
        </w:tc>
      </w:tr>
      <w:tr w:rsidR="00365BB7" w:rsidRPr="00794639" w14:paraId="7978162C" w14:textId="77777777" w:rsidTr="00076AEF">
        <w:tc>
          <w:tcPr>
            <w:tcW w:w="1728" w:type="dxa"/>
          </w:tcPr>
          <w:p w14:paraId="35C6DA20" w14:textId="77777777" w:rsidR="00365BB7" w:rsidRPr="00794639" w:rsidRDefault="00365BB7" w:rsidP="00365BB7">
            <w:pPr>
              <w:pStyle w:val="TableBody"/>
            </w:pPr>
            <w:r w:rsidRPr="00794639">
              <w:rPr>
                <w:i/>
              </w:rPr>
              <w:t>Test command</w:t>
            </w:r>
          </w:p>
          <w:p w14:paraId="28AADBE3" w14:textId="77777777" w:rsidR="00365BB7" w:rsidRPr="00794639" w:rsidRDefault="00365BB7" w:rsidP="00365BB7">
            <w:pPr>
              <w:pStyle w:val="TableBody"/>
            </w:pPr>
          </w:p>
          <w:p w14:paraId="3DC25A46" w14:textId="77777777" w:rsidR="00365BB7" w:rsidRPr="00794639" w:rsidRDefault="00365BB7" w:rsidP="00365BB7">
            <w:pPr>
              <w:pStyle w:val="TableBody"/>
            </w:pPr>
            <w:r w:rsidRPr="00794639">
              <w:rPr>
                <w:u w:val="single"/>
              </w:rPr>
              <w:t>Syntax</w:t>
            </w:r>
          </w:p>
          <w:p w14:paraId="366D76FB" w14:textId="640DFBDB" w:rsidR="00365BB7" w:rsidRPr="00794639" w:rsidRDefault="00365BB7" w:rsidP="00365BB7">
            <w:pPr>
              <w:pStyle w:val="TableBody"/>
              <w:keepNext/>
              <w:rPr>
                <w:b/>
              </w:rPr>
            </w:pPr>
            <w:r w:rsidRPr="00794639">
              <w:rPr>
                <w:b/>
              </w:rPr>
              <w:t>AT+</w:t>
            </w:r>
            <w:r w:rsidRPr="00794639">
              <w:rPr>
                <w:b/>
              </w:rPr>
              <w:br/>
              <w:t>KCERTDELETE</w:t>
            </w:r>
            <w:r w:rsidRPr="00794639">
              <w:rPr>
                <w:b/>
              </w:rPr>
              <w:br/>
              <w:t>=?</w:t>
            </w:r>
          </w:p>
        </w:tc>
        <w:tc>
          <w:tcPr>
            <w:tcW w:w="7269" w:type="dxa"/>
          </w:tcPr>
          <w:p w14:paraId="5F796A47" w14:textId="77777777" w:rsidR="00365BB7" w:rsidRPr="00794639" w:rsidRDefault="00365BB7" w:rsidP="00365BB7">
            <w:pPr>
              <w:pStyle w:val="TableBody"/>
            </w:pPr>
          </w:p>
          <w:p w14:paraId="4FEF2013" w14:textId="77777777" w:rsidR="00365BB7" w:rsidRPr="00794639" w:rsidRDefault="00365BB7" w:rsidP="00365BB7">
            <w:pPr>
              <w:pStyle w:val="TableBody"/>
            </w:pPr>
          </w:p>
          <w:p w14:paraId="23AE6387" w14:textId="77777777" w:rsidR="00365BB7" w:rsidRPr="00794639" w:rsidRDefault="00365BB7" w:rsidP="00365BB7">
            <w:pPr>
              <w:pStyle w:val="TableBody"/>
            </w:pPr>
            <w:r w:rsidRPr="00794639">
              <w:rPr>
                <w:u w:val="single"/>
              </w:rPr>
              <w:t>Response</w:t>
            </w:r>
          </w:p>
          <w:p w14:paraId="742CF7B9" w14:textId="77777777" w:rsidR="00365BB7" w:rsidRPr="00794639" w:rsidRDefault="00365BB7" w:rsidP="00365BB7">
            <w:pPr>
              <w:pStyle w:val="TableBody"/>
              <w:rPr>
                <w:b/>
              </w:rPr>
            </w:pPr>
            <w:r w:rsidRPr="00794639">
              <w:rPr>
                <w:b/>
              </w:rPr>
              <w:t>+KCERTDELETE: (</w:t>
            </w:r>
            <w:r w:rsidRPr="00794639">
              <w:t xml:space="preserve">list of possible </w:t>
            </w:r>
            <w:r w:rsidRPr="00794639">
              <w:rPr>
                <w:b/>
              </w:rPr>
              <w:t>&lt;data_type&gt;</w:t>
            </w:r>
            <w:r w:rsidRPr="00794639">
              <w:t>s</w:t>
            </w:r>
            <w:r w:rsidRPr="00794639">
              <w:rPr>
                <w:b/>
              </w:rPr>
              <w:t>),(</w:t>
            </w:r>
            <w:r w:rsidRPr="00794639">
              <w:t xml:space="preserve">list of possible </w:t>
            </w:r>
            <w:r w:rsidRPr="00794639">
              <w:rPr>
                <w:b/>
              </w:rPr>
              <w:t>&lt;index&gt;</w:t>
            </w:r>
            <w:r w:rsidRPr="00794639">
              <w:t>s</w:t>
            </w:r>
            <w:r w:rsidRPr="00794639">
              <w:rPr>
                <w:b/>
              </w:rPr>
              <w:t>)</w:t>
            </w:r>
          </w:p>
          <w:p w14:paraId="6FE6848D" w14:textId="7C28718F" w:rsidR="00365BB7" w:rsidRPr="00794639" w:rsidRDefault="00365BB7" w:rsidP="00365BB7">
            <w:pPr>
              <w:pStyle w:val="TableBody"/>
              <w:keepNext/>
              <w:rPr>
                <w:u w:val="single"/>
              </w:rPr>
            </w:pPr>
            <w:r w:rsidRPr="00794639">
              <w:rPr>
                <w:b/>
              </w:rPr>
              <w:t>OK</w:t>
            </w:r>
          </w:p>
        </w:tc>
      </w:tr>
      <w:tr w:rsidR="00365BB7" w:rsidRPr="00794639" w14:paraId="176A0F57" w14:textId="77777777" w:rsidTr="00076AEF">
        <w:tc>
          <w:tcPr>
            <w:tcW w:w="1728" w:type="dxa"/>
          </w:tcPr>
          <w:p w14:paraId="5ADB4AE7" w14:textId="77777777" w:rsidR="00365BB7" w:rsidRPr="00794639" w:rsidRDefault="00365BB7" w:rsidP="00365BB7">
            <w:pPr>
              <w:pStyle w:val="TableBody"/>
              <w:rPr>
                <w:rFonts w:ascii="Helvetica" w:hAnsi="Helvetica"/>
                <w:i/>
                <w:sz w:val="20"/>
              </w:rPr>
            </w:pPr>
            <w:r w:rsidRPr="00794639">
              <w:rPr>
                <w:i/>
              </w:rPr>
              <w:t>Read command</w:t>
            </w:r>
          </w:p>
          <w:p w14:paraId="29D57901" w14:textId="77777777" w:rsidR="00365BB7" w:rsidRPr="00794639" w:rsidRDefault="00365BB7" w:rsidP="00365BB7">
            <w:pPr>
              <w:pStyle w:val="TableBody"/>
              <w:rPr>
                <w:rFonts w:ascii="Helvetica" w:hAnsi="Helvetica"/>
                <w:sz w:val="20"/>
              </w:rPr>
            </w:pPr>
          </w:p>
          <w:p w14:paraId="7D8FE337" w14:textId="77777777" w:rsidR="00365BB7" w:rsidRPr="00794639" w:rsidRDefault="00365BB7" w:rsidP="00365BB7">
            <w:pPr>
              <w:pStyle w:val="TableBody"/>
              <w:rPr>
                <w:rFonts w:ascii="Helvetica" w:hAnsi="Helvetica"/>
                <w:sz w:val="20"/>
                <w:u w:val="single"/>
              </w:rPr>
            </w:pPr>
            <w:r w:rsidRPr="00794639">
              <w:rPr>
                <w:u w:val="single"/>
              </w:rPr>
              <w:t>Syntax</w:t>
            </w:r>
          </w:p>
          <w:p w14:paraId="2D69EBB5" w14:textId="140CBC9B" w:rsidR="00365BB7" w:rsidRPr="00794639" w:rsidRDefault="00365BB7" w:rsidP="00365BB7">
            <w:pPr>
              <w:pStyle w:val="TableBody"/>
              <w:rPr>
                <w:i/>
              </w:rPr>
            </w:pPr>
            <w:r w:rsidRPr="00794639">
              <w:rPr>
                <w:b/>
              </w:rPr>
              <w:t>AT+</w:t>
            </w:r>
            <w:r w:rsidRPr="00794639">
              <w:rPr>
                <w:b/>
              </w:rPr>
              <w:br/>
              <w:t>KCERTDELETE?</w:t>
            </w:r>
          </w:p>
        </w:tc>
        <w:tc>
          <w:tcPr>
            <w:tcW w:w="7269" w:type="dxa"/>
          </w:tcPr>
          <w:p w14:paraId="47AC3118" w14:textId="77777777" w:rsidR="00365BB7" w:rsidRPr="00794639" w:rsidRDefault="00365BB7" w:rsidP="00365BB7">
            <w:pPr>
              <w:pStyle w:val="TableBody"/>
            </w:pPr>
          </w:p>
          <w:p w14:paraId="33E434B2" w14:textId="77777777" w:rsidR="00365BB7" w:rsidRPr="00794639" w:rsidRDefault="00365BB7" w:rsidP="00365BB7">
            <w:pPr>
              <w:pStyle w:val="TableBody"/>
            </w:pPr>
          </w:p>
          <w:p w14:paraId="54C6555F" w14:textId="77777777" w:rsidR="00365BB7" w:rsidRPr="00794639" w:rsidRDefault="00365BB7" w:rsidP="00365BB7">
            <w:pPr>
              <w:pStyle w:val="TableBody"/>
              <w:rPr>
                <w:u w:val="single"/>
              </w:rPr>
            </w:pPr>
            <w:r w:rsidRPr="00794639">
              <w:rPr>
                <w:u w:val="single"/>
              </w:rPr>
              <w:t>Response</w:t>
            </w:r>
          </w:p>
          <w:p w14:paraId="57C60D01" w14:textId="77777777" w:rsidR="00365BB7" w:rsidRPr="00DF20AD" w:rsidRDefault="00365BB7" w:rsidP="00365BB7">
            <w:pPr>
              <w:pStyle w:val="TableBody"/>
              <w:rPr>
                <w:rFonts w:ascii="Helvetica" w:hAnsi="Helvetica"/>
                <w:b/>
                <w:sz w:val="20"/>
              </w:rPr>
            </w:pPr>
            <w:r w:rsidRPr="00DF20AD">
              <w:rPr>
                <w:b/>
              </w:rPr>
              <w:t>+KCERTDELETE:</w:t>
            </w:r>
          </w:p>
          <w:p w14:paraId="63EDC3FD" w14:textId="77777777" w:rsidR="00365BB7" w:rsidRPr="00DF20AD" w:rsidRDefault="00365BB7" w:rsidP="00365BB7">
            <w:pPr>
              <w:pStyle w:val="TableBody"/>
              <w:rPr>
                <w:rFonts w:ascii="Helvetica" w:hAnsi="Helvetica"/>
                <w:b/>
                <w:sz w:val="20"/>
              </w:rPr>
            </w:pPr>
            <w:r w:rsidRPr="00DF20AD">
              <w:rPr>
                <w:b/>
              </w:rPr>
              <w:t>OK</w:t>
            </w:r>
          </w:p>
          <w:p w14:paraId="3384BEF1" w14:textId="77777777" w:rsidR="00365BB7" w:rsidRPr="00DF20AD" w:rsidRDefault="00365BB7" w:rsidP="00365BB7">
            <w:pPr>
              <w:pStyle w:val="TableBody"/>
              <w:rPr>
                <w:rFonts w:ascii="Helvetica" w:hAnsi="Helvetica"/>
                <w:b/>
                <w:sz w:val="20"/>
              </w:rPr>
            </w:pPr>
          </w:p>
          <w:p w14:paraId="069DEAF6" w14:textId="77777777" w:rsidR="00365BB7" w:rsidRPr="00DF20AD" w:rsidRDefault="00365BB7" w:rsidP="00365BB7">
            <w:pPr>
              <w:pStyle w:val="TableBody"/>
              <w:rPr>
                <w:rFonts w:ascii="Helvetica" w:hAnsi="Helvetica"/>
                <w:sz w:val="20"/>
              </w:rPr>
            </w:pPr>
            <w:r w:rsidRPr="00DF20AD">
              <w:t>or</w:t>
            </w:r>
          </w:p>
          <w:p w14:paraId="5384597E" w14:textId="734B96D0" w:rsidR="00365BB7" w:rsidRPr="00794639" w:rsidRDefault="00365BB7" w:rsidP="00365BB7">
            <w:pPr>
              <w:pStyle w:val="TableBody"/>
            </w:pPr>
            <w:r w:rsidRPr="00DF20AD">
              <w:rPr>
                <w:b/>
              </w:rPr>
              <w:t>+CME ERROR: &lt;err&gt;</w:t>
            </w:r>
          </w:p>
        </w:tc>
      </w:tr>
      <w:tr w:rsidR="00365BB7" w:rsidRPr="00794639" w14:paraId="4171B14B" w14:textId="77777777" w:rsidTr="00076AEF">
        <w:tc>
          <w:tcPr>
            <w:tcW w:w="1728" w:type="dxa"/>
          </w:tcPr>
          <w:p w14:paraId="41AB5ED7" w14:textId="77777777" w:rsidR="00365BB7" w:rsidRPr="00794639" w:rsidRDefault="00365BB7" w:rsidP="00365BB7">
            <w:pPr>
              <w:pStyle w:val="TableBody"/>
              <w:rPr>
                <w:rFonts w:ascii="Helvetica" w:hAnsi="Helvetica"/>
                <w:i/>
                <w:sz w:val="20"/>
              </w:rPr>
            </w:pPr>
            <w:r w:rsidRPr="00794639">
              <w:rPr>
                <w:i/>
              </w:rPr>
              <w:t>Write command</w:t>
            </w:r>
          </w:p>
          <w:p w14:paraId="66623AB7" w14:textId="77777777" w:rsidR="00365BB7" w:rsidRPr="00794639" w:rsidRDefault="00365BB7" w:rsidP="00365BB7">
            <w:pPr>
              <w:pStyle w:val="TableBody"/>
              <w:rPr>
                <w:rFonts w:ascii="Helvetica" w:hAnsi="Helvetica"/>
                <w:sz w:val="20"/>
              </w:rPr>
            </w:pPr>
          </w:p>
          <w:p w14:paraId="61736BCD" w14:textId="77777777" w:rsidR="00365BB7" w:rsidRPr="00794639" w:rsidRDefault="00365BB7" w:rsidP="00365BB7">
            <w:pPr>
              <w:pStyle w:val="TableBody"/>
              <w:rPr>
                <w:rFonts w:ascii="Helvetica" w:hAnsi="Helvetica"/>
                <w:sz w:val="20"/>
                <w:u w:val="single"/>
              </w:rPr>
            </w:pPr>
            <w:r w:rsidRPr="00794639">
              <w:rPr>
                <w:u w:val="single"/>
              </w:rPr>
              <w:t>Syntax</w:t>
            </w:r>
          </w:p>
          <w:p w14:paraId="7837546F" w14:textId="23FB71D7" w:rsidR="00365BB7" w:rsidRPr="00794639" w:rsidRDefault="00365BB7" w:rsidP="00365BB7">
            <w:pPr>
              <w:pStyle w:val="TableBody"/>
              <w:rPr>
                <w:i/>
              </w:rPr>
            </w:pPr>
            <w:r w:rsidRPr="00DF20AD">
              <w:rPr>
                <w:b/>
              </w:rPr>
              <w:t>AT+</w:t>
            </w:r>
            <w:r w:rsidRPr="00DF20AD">
              <w:rPr>
                <w:b/>
              </w:rPr>
              <w:br/>
              <w:t>KCERTDELETE=&lt;data_type&gt;</w:t>
            </w:r>
            <w:r w:rsidRPr="00DF20AD">
              <w:rPr>
                <w:b/>
              </w:rPr>
              <w:br/>
              <w:t>[,&lt;index&gt;]</w:t>
            </w:r>
          </w:p>
        </w:tc>
        <w:tc>
          <w:tcPr>
            <w:tcW w:w="7269" w:type="dxa"/>
          </w:tcPr>
          <w:p w14:paraId="004AFAD5" w14:textId="77777777" w:rsidR="00365BB7" w:rsidRPr="000656F8" w:rsidRDefault="00365BB7" w:rsidP="00365BB7">
            <w:pPr>
              <w:pStyle w:val="TableBody"/>
            </w:pPr>
          </w:p>
          <w:p w14:paraId="578579EB" w14:textId="77777777" w:rsidR="00365BB7" w:rsidRPr="0048226A" w:rsidRDefault="00365BB7" w:rsidP="00365BB7">
            <w:pPr>
              <w:pStyle w:val="TableBody"/>
            </w:pPr>
          </w:p>
          <w:p w14:paraId="36A32396" w14:textId="77777777" w:rsidR="00365BB7" w:rsidRPr="007E4A1F" w:rsidRDefault="00365BB7" w:rsidP="00365BB7">
            <w:pPr>
              <w:pStyle w:val="TableBody"/>
              <w:rPr>
                <w:rFonts w:ascii="Helvetica" w:hAnsi="Helvetica"/>
                <w:sz w:val="20"/>
                <w:u w:val="single"/>
              </w:rPr>
            </w:pPr>
            <w:r w:rsidRPr="007E4A1F">
              <w:rPr>
                <w:u w:val="single"/>
              </w:rPr>
              <w:t>Response</w:t>
            </w:r>
          </w:p>
          <w:p w14:paraId="2B98F2FB" w14:textId="77777777" w:rsidR="00365BB7" w:rsidRPr="005C602E" w:rsidRDefault="00365BB7" w:rsidP="00365BB7">
            <w:pPr>
              <w:pStyle w:val="TableBody"/>
              <w:rPr>
                <w:b/>
              </w:rPr>
            </w:pPr>
            <w:r w:rsidRPr="00006D08">
              <w:rPr>
                <w:b/>
              </w:rPr>
              <w:t>OK</w:t>
            </w:r>
          </w:p>
          <w:p w14:paraId="25AE5795" w14:textId="77777777" w:rsidR="00365BB7" w:rsidRPr="005C602E" w:rsidRDefault="00365BB7" w:rsidP="00365BB7">
            <w:pPr>
              <w:pStyle w:val="TableBody"/>
              <w:rPr>
                <w:lang w:eastAsia="zh-CN"/>
              </w:rPr>
            </w:pPr>
          </w:p>
          <w:p w14:paraId="2C62C526" w14:textId="77777777" w:rsidR="00365BB7" w:rsidRPr="003010FE" w:rsidRDefault="00365BB7" w:rsidP="00365BB7">
            <w:pPr>
              <w:pStyle w:val="TableBody"/>
              <w:rPr>
                <w:u w:val="single"/>
              </w:rPr>
            </w:pPr>
            <w:r w:rsidRPr="00913410">
              <w:rPr>
                <w:lang w:eastAsia="zh-CN"/>
              </w:rPr>
              <w:t>or</w:t>
            </w:r>
          </w:p>
          <w:p w14:paraId="64320A5C" w14:textId="77777777" w:rsidR="00365BB7" w:rsidRPr="00794639" w:rsidRDefault="00365BB7" w:rsidP="00365BB7">
            <w:pPr>
              <w:pStyle w:val="TableBody"/>
              <w:rPr>
                <w:b/>
              </w:rPr>
            </w:pPr>
            <w:r w:rsidRPr="00E4123A">
              <w:rPr>
                <w:b/>
              </w:rPr>
              <w:t>+CME ERROR: &lt;err&gt;</w:t>
            </w:r>
          </w:p>
          <w:p w14:paraId="6EC4572B" w14:textId="77777777" w:rsidR="00365BB7" w:rsidRPr="00794639" w:rsidRDefault="00365BB7" w:rsidP="00365BB7">
            <w:pPr>
              <w:pStyle w:val="TableBody"/>
              <w:rPr>
                <w:b/>
              </w:rPr>
            </w:pPr>
          </w:p>
          <w:p w14:paraId="7D50EE19" w14:textId="77777777" w:rsidR="00365BB7" w:rsidRPr="00794639" w:rsidRDefault="00365BB7" w:rsidP="00365BB7">
            <w:pPr>
              <w:pStyle w:val="TableBody"/>
              <w:rPr>
                <w:color w:val="000000"/>
                <w:u w:val="single"/>
                <w:lang w:eastAsia="zh-CN"/>
              </w:rPr>
            </w:pPr>
            <w:r w:rsidRPr="00794639">
              <w:rPr>
                <w:u w:val="single"/>
              </w:rPr>
              <w:t>Parameters</w:t>
            </w:r>
          </w:p>
          <w:p w14:paraId="24CB416D" w14:textId="77777777" w:rsidR="00365BB7" w:rsidRPr="00794639" w:rsidRDefault="00365BB7" w:rsidP="00365BB7">
            <w:pPr>
              <w:pStyle w:val="TableBody"/>
              <w:rPr>
                <w:rFonts w:ascii="Helvetica" w:hAnsi="Helvetica"/>
                <w:sz w:val="20"/>
              </w:rPr>
            </w:pPr>
            <w:r w:rsidRPr="00794639">
              <w:rPr>
                <w:b/>
              </w:rPr>
              <w:t>&lt;data_type&gt;</w:t>
            </w:r>
            <w:r w:rsidRPr="00794639">
              <w:rPr>
                <w:lang w:eastAsia="zh-CN"/>
              </w:rPr>
              <w:tab/>
              <w:t>0</w:t>
            </w:r>
            <w:r w:rsidRPr="00794639">
              <w:rPr>
                <w:lang w:eastAsia="zh-CN"/>
              </w:rPr>
              <w:tab/>
            </w:r>
            <w:r w:rsidRPr="00794639">
              <w:t>Root certificate</w:t>
            </w:r>
          </w:p>
          <w:p w14:paraId="2499AE51" w14:textId="77777777" w:rsidR="00365BB7" w:rsidRPr="00794639" w:rsidRDefault="00365BB7" w:rsidP="00365BB7">
            <w:pPr>
              <w:pStyle w:val="TableBody"/>
            </w:pPr>
            <w:r w:rsidRPr="00794639">
              <w:rPr>
                <w:lang w:eastAsia="zh-CN"/>
              </w:rPr>
              <w:tab/>
            </w:r>
            <w:r w:rsidRPr="00794639">
              <w:rPr>
                <w:lang w:eastAsia="zh-CN"/>
              </w:rPr>
              <w:tab/>
              <w:t>1</w:t>
            </w:r>
            <w:r w:rsidRPr="00794639">
              <w:rPr>
                <w:lang w:eastAsia="zh-CN"/>
              </w:rPr>
              <w:tab/>
            </w:r>
            <w:r w:rsidRPr="00794639">
              <w:t>Local certificate</w:t>
            </w:r>
          </w:p>
          <w:p w14:paraId="36C12A59" w14:textId="77777777" w:rsidR="00365BB7" w:rsidRPr="00794639" w:rsidRDefault="00365BB7" w:rsidP="00365BB7">
            <w:pPr>
              <w:pStyle w:val="TableBody"/>
              <w:rPr>
                <w:rFonts w:ascii="Helvetica" w:hAnsi="Helvetica"/>
                <w:sz w:val="20"/>
              </w:rPr>
            </w:pPr>
          </w:p>
          <w:p w14:paraId="2B8278C4" w14:textId="175896B9" w:rsidR="00365BB7" w:rsidRPr="00794639" w:rsidRDefault="00365BB7" w:rsidP="00365BB7">
            <w:pPr>
              <w:pStyle w:val="TableBody"/>
            </w:pPr>
            <w:r w:rsidRPr="00794639">
              <w:rPr>
                <w:b/>
              </w:rPr>
              <w:t>&lt;index&gt;</w:t>
            </w:r>
            <w:r w:rsidRPr="00794639">
              <w:tab/>
            </w:r>
            <w:r w:rsidRPr="00794639">
              <w:rPr>
                <w:lang w:eastAsia="zh-CN"/>
              </w:rPr>
              <w:t>Stored local certificate index</w:t>
            </w:r>
          </w:p>
          <w:p w14:paraId="475FC847" w14:textId="77777777" w:rsidR="00365BB7" w:rsidRPr="00794639" w:rsidRDefault="00365BB7" w:rsidP="00365BB7">
            <w:pPr>
              <w:pStyle w:val="TableBody"/>
            </w:pPr>
            <w:r w:rsidRPr="00794639">
              <w:t>Value range:</w:t>
            </w:r>
          </w:p>
          <w:p w14:paraId="409313CD" w14:textId="77777777" w:rsidR="00365BB7" w:rsidRPr="00794639" w:rsidRDefault="00365BB7" w:rsidP="00365BB7">
            <w:pPr>
              <w:pStyle w:val="TableBody"/>
            </w:pPr>
            <w:r w:rsidRPr="00794639">
              <w:rPr>
                <w:u w:val="single"/>
              </w:rPr>
              <w:t>0</w:t>
            </w:r>
            <w:r w:rsidRPr="00794639">
              <w:tab/>
              <w:t>If &lt;data_type&gt; = 0</w:t>
            </w:r>
          </w:p>
          <w:p w14:paraId="7DAF197C" w14:textId="656B684D" w:rsidR="00365BB7" w:rsidRPr="00794639" w:rsidRDefault="00365BB7" w:rsidP="00365BB7">
            <w:pPr>
              <w:pStyle w:val="TableBody"/>
            </w:pPr>
            <w:r w:rsidRPr="00794639">
              <w:rPr>
                <w:u w:val="single"/>
              </w:rPr>
              <w:t>0</w:t>
            </w:r>
            <w:r w:rsidRPr="00794639">
              <w:t xml:space="preserve"> – 2</w:t>
            </w:r>
            <w:r w:rsidRPr="00794639">
              <w:tab/>
              <w:t>If &lt;data_type&gt; = 1</w:t>
            </w:r>
          </w:p>
        </w:tc>
      </w:tr>
      <w:tr w:rsidR="00365BB7" w:rsidRPr="00794639" w14:paraId="40A4B04E" w14:textId="77777777" w:rsidTr="00076AEF">
        <w:tc>
          <w:tcPr>
            <w:tcW w:w="1728" w:type="dxa"/>
          </w:tcPr>
          <w:p w14:paraId="1851FC23" w14:textId="4986B822" w:rsidR="00365BB7" w:rsidRPr="00794639" w:rsidRDefault="00365BB7" w:rsidP="00BB4174">
            <w:pPr>
              <w:pStyle w:val="TableBody"/>
              <w:rPr>
                <w:i/>
              </w:rPr>
            </w:pPr>
            <w:r w:rsidRPr="00794639">
              <w:rPr>
                <w:u w:val="single"/>
              </w:rPr>
              <w:t>Reference</w:t>
            </w:r>
          </w:p>
        </w:tc>
        <w:tc>
          <w:tcPr>
            <w:tcW w:w="7269" w:type="dxa"/>
          </w:tcPr>
          <w:p w14:paraId="1C429040" w14:textId="3439C58C" w:rsidR="00365BB7" w:rsidRPr="00794639" w:rsidRDefault="00365BB7" w:rsidP="00365BB7">
            <w:pPr>
              <w:pStyle w:val="TableBody"/>
            </w:pPr>
            <w:r w:rsidRPr="00794639">
              <w:t>Sierra Wireless Proprietary</w:t>
            </w:r>
          </w:p>
        </w:tc>
      </w:tr>
    </w:tbl>
    <w:p w14:paraId="7DC4FB16" w14:textId="72384713" w:rsidR="00365BB7" w:rsidRPr="00794639" w:rsidRDefault="00365BB7" w:rsidP="00365BB7">
      <w:pPr>
        <w:pStyle w:val="Heading3"/>
      </w:pPr>
      <w:bookmarkStart w:id="8071" w:name="_Toc531701005"/>
      <w:r w:rsidRPr="00794639">
        <w:t>+KPRIVKDELETE Command: Delete Private Key from the Index</w:t>
      </w:r>
      <w:bookmarkEnd w:id="8071"/>
    </w:p>
    <w:tbl>
      <w:tblPr>
        <w:tblStyle w:val="TableSWIleft"/>
        <w:tblW w:w="8997" w:type="dxa"/>
        <w:tblLayout w:type="fixed"/>
        <w:tblLook w:val="04A0" w:firstRow="1" w:lastRow="0" w:firstColumn="1" w:lastColumn="0" w:noHBand="0" w:noVBand="1"/>
      </w:tblPr>
      <w:tblGrid>
        <w:gridCol w:w="1728"/>
        <w:gridCol w:w="7269"/>
      </w:tblGrid>
      <w:tr w:rsidR="00365BB7" w:rsidRPr="00794639" w14:paraId="4EAD0E90"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08E184B7" w14:textId="77777777" w:rsidR="00365BB7" w:rsidRPr="00794639" w:rsidRDefault="00365BB7">
            <w:pPr>
              <w:pStyle w:val="TableRowHead"/>
              <w:spacing w:before="144" w:after="144"/>
            </w:pPr>
            <w:r w:rsidRPr="00794639">
              <w:t>HL7800</w:t>
            </w:r>
          </w:p>
        </w:tc>
      </w:tr>
      <w:tr w:rsidR="00365BB7" w:rsidRPr="00794639" w14:paraId="619900E2" w14:textId="77777777" w:rsidTr="00076AEF">
        <w:tc>
          <w:tcPr>
            <w:tcW w:w="1728" w:type="dxa"/>
          </w:tcPr>
          <w:p w14:paraId="162047ED" w14:textId="77777777" w:rsidR="00365BB7" w:rsidRPr="00794639" w:rsidRDefault="00365BB7" w:rsidP="00365BB7">
            <w:pPr>
              <w:pStyle w:val="TableBody"/>
            </w:pPr>
            <w:r w:rsidRPr="00794639">
              <w:rPr>
                <w:i/>
              </w:rPr>
              <w:t>Test command</w:t>
            </w:r>
          </w:p>
          <w:p w14:paraId="6F741694" w14:textId="77777777" w:rsidR="00365BB7" w:rsidRPr="00794639" w:rsidRDefault="00365BB7" w:rsidP="00365BB7">
            <w:pPr>
              <w:pStyle w:val="TableBody"/>
            </w:pPr>
          </w:p>
          <w:p w14:paraId="5393108B" w14:textId="77777777" w:rsidR="00365BB7" w:rsidRPr="00794639" w:rsidRDefault="00365BB7" w:rsidP="00365BB7">
            <w:pPr>
              <w:pStyle w:val="TableBody"/>
            </w:pPr>
            <w:r w:rsidRPr="00794639">
              <w:rPr>
                <w:u w:val="single"/>
              </w:rPr>
              <w:t>Syntax</w:t>
            </w:r>
          </w:p>
          <w:p w14:paraId="128C9A27" w14:textId="4BEE8A2C" w:rsidR="00365BB7" w:rsidRPr="00794639" w:rsidRDefault="00365BB7" w:rsidP="00365BB7">
            <w:pPr>
              <w:pStyle w:val="TableBody"/>
              <w:keepNext/>
              <w:rPr>
                <w:b/>
              </w:rPr>
            </w:pPr>
            <w:r w:rsidRPr="00794639">
              <w:rPr>
                <w:b/>
              </w:rPr>
              <w:t>AT+</w:t>
            </w:r>
            <w:r w:rsidRPr="00794639">
              <w:rPr>
                <w:b/>
              </w:rPr>
              <w:br/>
              <w:t>KPRIVKDELETE</w:t>
            </w:r>
            <w:r w:rsidRPr="00794639">
              <w:rPr>
                <w:b/>
              </w:rPr>
              <w:br/>
              <w:t>=?</w:t>
            </w:r>
          </w:p>
        </w:tc>
        <w:tc>
          <w:tcPr>
            <w:tcW w:w="7269" w:type="dxa"/>
          </w:tcPr>
          <w:p w14:paraId="0A0500DE" w14:textId="77777777" w:rsidR="00365BB7" w:rsidRPr="00794639" w:rsidRDefault="00365BB7" w:rsidP="00365BB7">
            <w:pPr>
              <w:pStyle w:val="TableBody"/>
              <w:rPr>
                <w:rFonts w:ascii="Helvetica" w:hAnsi="Helvetica"/>
                <w:sz w:val="20"/>
              </w:rPr>
            </w:pPr>
          </w:p>
          <w:p w14:paraId="7CFEEE4E" w14:textId="77777777" w:rsidR="00365BB7" w:rsidRPr="00794639" w:rsidRDefault="00365BB7" w:rsidP="00365BB7">
            <w:pPr>
              <w:pStyle w:val="TableBody"/>
              <w:rPr>
                <w:rFonts w:ascii="Helvetica" w:hAnsi="Helvetica"/>
                <w:sz w:val="20"/>
              </w:rPr>
            </w:pPr>
          </w:p>
          <w:p w14:paraId="5B09263D" w14:textId="77777777" w:rsidR="00365BB7" w:rsidRPr="00794639" w:rsidRDefault="00365BB7" w:rsidP="00365BB7">
            <w:pPr>
              <w:pStyle w:val="TableBody"/>
              <w:rPr>
                <w:rFonts w:ascii="Helvetica" w:hAnsi="Helvetica"/>
                <w:sz w:val="20"/>
              </w:rPr>
            </w:pPr>
            <w:r w:rsidRPr="00794639">
              <w:rPr>
                <w:rFonts w:ascii="Helvetica" w:hAnsi="Helvetica"/>
                <w:sz w:val="20"/>
                <w:u w:val="single"/>
              </w:rPr>
              <w:t>Response</w:t>
            </w:r>
          </w:p>
          <w:p w14:paraId="090CCE67" w14:textId="77777777" w:rsidR="00365BB7" w:rsidRPr="00794639" w:rsidRDefault="00365BB7" w:rsidP="00365BB7">
            <w:pPr>
              <w:pStyle w:val="TableBody"/>
              <w:rPr>
                <w:b/>
              </w:rPr>
            </w:pPr>
            <w:r w:rsidRPr="00794639">
              <w:rPr>
                <w:b/>
              </w:rPr>
              <w:t>+KPRIVKDELETE: (</w:t>
            </w:r>
            <w:r w:rsidRPr="00794639">
              <w:t xml:space="preserve">list of possible </w:t>
            </w:r>
            <w:r w:rsidRPr="00794639">
              <w:rPr>
                <w:b/>
              </w:rPr>
              <w:t>&lt;index&gt;</w:t>
            </w:r>
            <w:r w:rsidRPr="00794639">
              <w:t>es</w:t>
            </w:r>
            <w:r w:rsidRPr="00794639">
              <w:rPr>
                <w:b/>
              </w:rPr>
              <w:t>)</w:t>
            </w:r>
          </w:p>
          <w:p w14:paraId="26F00914" w14:textId="4B56E988" w:rsidR="00365BB7" w:rsidRPr="00794639" w:rsidRDefault="00365BB7" w:rsidP="00365BB7">
            <w:pPr>
              <w:pStyle w:val="TableBody"/>
              <w:keepNext/>
              <w:rPr>
                <w:u w:val="single"/>
              </w:rPr>
            </w:pPr>
            <w:r w:rsidRPr="00794639">
              <w:rPr>
                <w:b/>
              </w:rPr>
              <w:t>OK</w:t>
            </w:r>
          </w:p>
        </w:tc>
      </w:tr>
      <w:tr w:rsidR="00365BB7" w:rsidRPr="00794639" w14:paraId="526AF956" w14:textId="77777777" w:rsidTr="00076AEF">
        <w:tc>
          <w:tcPr>
            <w:tcW w:w="1728" w:type="dxa"/>
          </w:tcPr>
          <w:p w14:paraId="6CEC46AF" w14:textId="77777777" w:rsidR="00365BB7" w:rsidRPr="00794639" w:rsidRDefault="00365BB7" w:rsidP="00365BB7">
            <w:pPr>
              <w:pStyle w:val="TableBody"/>
              <w:rPr>
                <w:rFonts w:ascii="Helvetica" w:hAnsi="Helvetica"/>
                <w:b/>
                <w:i/>
                <w:sz w:val="20"/>
              </w:rPr>
            </w:pPr>
            <w:r w:rsidRPr="00794639">
              <w:rPr>
                <w:i/>
              </w:rPr>
              <w:lastRenderedPageBreak/>
              <w:t>Write command</w:t>
            </w:r>
          </w:p>
          <w:p w14:paraId="3F609DBD" w14:textId="77777777" w:rsidR="00365BB7" w:rsidRPr="00794639" w:rsidRDefault="00365BB7" w:rsidP="00365BB7">
            <w:pPr>
              <w:pStyle w:val="TableBody"/>
              <w:rPr>
                <w:rFonts w:ascii="Helvetica" w:hAnsi="Helvetica"/>
                <w:sz w:val="20"/>
              </w:rPr>
            </w:pPr>
          </w:p>
          <w:p w14:paraId="7890205E" w14:textId="77777777" w:rsidR="00365BB7" w:rsidRPr="00794639" w:rsidRDefault="00365BB7" w:rsidP="00365BB7">
            <w:pPr>
              <w:pStyle w:val="TableBody"/>
              <w:rPr>
                <w:rFonts w:ascii="Helvetica" w:hAnsi="Helvetica"/>
                <w:sz w:val="20"/>
                <w:u w:val="single"/>
              </w:rPr>
            </w:pPr>
            <w:r w:rsidRPr="00794639">
              <w:rPr>
                <w:u w:val="single"/>
              </w:rPr>
              <w:t>Syntax</w:t>
            </w:r>
          </w:p>
          <w:p w14:paraId="7DF5C681" w14:textId="4C36A5A4" w:rsidR="00365BB7" w:rsidRPr="00794639" w:rsidRDefault="00365BB7" w:rsidP="00365BB7">
            <w:pPr>
              <w:pStyle w:val="TableBody"/>
              <w:rPr>
                <w:i/>
              </w:rPr>
            </w:pPr>
            <w:r w:rsidRPr="00DF20AD">
              <w:rPr>
                <w:b/>
              </w:rPr>
              <w:t>AT+</w:t>
            </w:r>
            <w:r w:rsidRPr="00DF20AD">
              <w:rPr>
                <w:b/>
              </w:rPr>
              <w:br/>
              <w:t>KPRIVKDELETE=&lt;index&gt;</w:t>
            </w:r>
          </w:p>
        </w:tc>
        <w:tc>
          <w:tcPr>
            <w:tcW w:w="7269" w:type="dxa"/>
          </w:tcPr>
          <w:p w14:paraId="677D6934" w14:textId="77777777" w:rsidR="00365BB7" w:rsidRPr="000656F8" w:rsidRDefault="00365BB7" w:rsidP="00365BB7">
            <w:pPr>
              <w:pStyle w:val="TableBody"/>
              <w:rPr>
                <w:rFonts w:ascii="Helvetica" w:hAnsi="Helvetica"/>
                <w:sz w:val="20"/>
              </w:rPr>
            </w:pPr>
          </w:p>
          <w:p w14:paraId="5139EDEB" w14:textId="77777777" w:rsidR="00365BB7" w:rsidRPr="0048226A" w:rsidRDefault="00365BB7" w:rsidP="00365BB7">
            <w:pPr>
              <w:pStyle w:val="TableBody"/>
              <w:rPr>
                <w:rFonts w:ascii="Helvetica" w:hAnsi="Helvetica"/>
                <w:sz w:val="20"/>
              </w:rPr>
            </w:pPr>
          </w:p>
          <w:p w14:paraId="36693E24" w14:textId="77777777" w:rsidR="00365BB7" w:rsidRPr="007E4A1F" w:rsidRDefault="00365BB7" w:rsidP="00365BB7">
            <w:pPr>
              <w:pStyle w:val="TableBody"/>
              <w:rPr>
                <w:rFonts w:ascii="Helvetica" w:hAnsi="Helvetica"/>
                <w:sz w:val="20"/>
                <w:u w:val="single"/>
              </w:rPr>
            </w:pPr>
            <w:r w:rsidRPr="007E4A1F">
              <w:rPr>
                <w:u w:val="single"/>
              </w:rPr>
              <w:t>Response</w:t>
            </w:r>
          </w:p>
          <w:p w14:paraId="7E81C8E3" w14:textId="77777777" w:rsidR="00365BB7" w:rsidRPr="005C602E" w:rsidRDefault="00365BB7" w:rsidP="00365BB7">
            <w:pPr>
              <w:pStyle w:val="TableBody"/>
              <w:rPr>
                <w:rFonts w:ascii="Helvetica" w:hAnsi="Helvetica"/>
                <w:b/>
                <w:sz w:val="20"/>
              </w:rPr>
            </w:pPr>
            <w:r w:rsidRPr="00006D08">
              <w:rPr>
                <w:b/>
              </w:rPr>
              <w:t>OK</w:t>
            </w:r>
          </w:p>
          <w:p w14:paraId="54049630" w14:textId="77777777" w:rsidR="00365BB7" w:rsidRPr="005C602E" w:rsidRDefault="00365BB7" w:rsidP="00365BB7">
            <w:pPr>
              <w:pStyle w:val="TableBody"/>
              <w:rPr>
                <w:lang w:eastAsia="zh-CN"/>
              </w:rPr>
            </w:pPr>
          </w:p>
          <w:p w14:paraId="4F0294AA" w14:textId="77777777" w:rsidR="00365BB7" w:rsidRPr="003010FE" w:rsidRDefault="00365BB7" w:rsidP="00365BB7">
            <w:pPr>
              <w:pStyle w:val="TableBody"/>
            </w:pPr>
            <w:r w:rsidRPr="00913410">
              <w:t>or</w:t>
            </w:r>
          </w:p>
          <w:p w14:paraId="310E26CF" w14:textId="77777777" w:rsidR="00365BB7" w:rsidRPr="00794639" w:rsidRDefault="00365BB7" w:rsidP="00365BB7">
            <w:pPr>
              <w:pStyle w:val="TableBody"/>
              <w:rPr>
                <w:b/>
              </w:rPr>
            </w:pPr>
            <w:r w:rsidRPr="00E4123A">
              <w:rPr>
                <w:b/>
              </w:rPr>
              <w:t>+CME ERROR: &lt;err&gt;</w:t>
            </w:r>
          </w:p>
          <w:p w14:paraId="06F3A001" w14:textId="77777777" w:rsidR="00365BB7" w:rsidRPr="00794639" w:rsidRDefault="00365BB7" w:rsidP="00365BB7">
            <w:pPr>
              <w:pStyle w:val="TableBody"/>
              <w:rPr>
                <w:b/>
              </w:rPr>
            </w:pPr>
          </w:p>
          <w:p w14:paraId="4B4E00CF" w14:textId="77777777" w:rsidR="00365BB7" w:rsidRPr="00794639" w:rsidRDefault="00365BB7" w:rsidP="00365BB7">
            <w:pPr>
              <w:pStyle w:val="TableBody"/>
              <w:rPr>
                <w:color w:val="000000"/>
                <w:u w:val="single"/>
                <w:lang w:eastAsia="zh-CN"/>
              </w:rPr>
            </w:pPr>
            <w:r w:rsidRPr="00794639">
              <w:rPr>
                <w:u w:val="single"/>
              </w:rPr>
              <w:t>Parameter</w:t>
            </w:r>
          </w:p>
          <w:p w14:paraId="58CD2E02" w14:textId="65A65BDA" w:rsidR="00365BB7" w:rsidRPr="00794639" w:rsidRDefault="00365BB7" w:rsidP="00365BB7">
            <w:pPr>
              <w:pStyle w:val="TableBody"/>
              <w:rPr>
                <w:rFonts w:ascii="Helvetica" w:hAnsi="Helvetica"/>
                <w:sz w:val="20"/>
              </w:rPr>
            </w:pPr>
            <w:r w:rsidRPr="00794639">
              <w:rPr>
                <w:b/>
              </w:rPr>
              <w:t>&lt;index&gt;</w:t>
            </w:r>
            <w:r w:rsidRPr="00794639">
              <w:rPr>
                <w:b/>
              </w:rPr>
              <w:tab/>
            </w:r>
            <w:r w:rsidRPr="00794639">
              <w:t>0 – 2</w:t>
            </w:r>
            <w:r w:rsidRPr="00794639">
              <w:tab/>
            </w:r>
            <w:r w:rsidRPr="00794639">
              <w:rPr>
                <w:lang w:eastAsia="zh-CN"/>
              </w:rPr>
              <w:t>Stored private key index</w:t>
            </w:r>
            <w:r w:rsidRPr="00794639">
              <w:t xml:space="preserve"> </w:t>
            </w:r>
          </w:p>
        </w:tc>
      </w:tr>
      <w:tr w:rsidR="00365BB7" w:rsidRPr="00794639" w14:paraId="38ABEC9B" w14:textId="77777777" w:rsidTr="00076AEF">
        <w:tc>
          <w:tcPr>
            <w:tcW w:w="1728" w:type="dxa"/>
          </w:tcPr>
          <w:p w14:paraId="3151058B" w14:textId="510A4130" w:rsidR="00365BB7" w:rsidRPr="00794639" w:rsidRDefault="00365BB7" w:rsidP="00BB4174">
            <w:pPr>
              <w:pStyle w:val="TableBody"/>
              <w:rPr>
                <w:i/>
              </w:rPr>
            </w:pPr>
            <w:r w:rsidRPr="00794639">
              <w:rPr>
                <w:u w:val="single"/>
              </w:rPr>
              <w:t>Reference</w:t>
            </w:r>
          </w:p>
        </w:tc>
        <w:tc>
          <w:tcPr>
            <w:tcW w:w="7269" w:type="dxa"/>
          </w:tcPr>
          <w:p w14:paraId="0C4E735A" w14:textId="3E918887" w:rsidR="00365BB7" w:rsidRPr="00794639" w:rsidRDefault="00365BB7" w:rsidP="00365BB7">
            <w:pPr>
              <w:pStyle w:val="TableBody"/>
              <w:rPr>
                <w:rFonts w:ascii="Helvetica" w:hAnsi="Helvetica"/>
                <w:sz w:val="20"/>
              </w:rPr>
            </w:pPr>
            <w:r w:rsidRPr="00794639">
              <w:t>Sierra Wireless Proprietary</w:t>
            </w:r>
          </w:p>
        </w:tc>
      </w:tr>
    </w:tbl>
    <w:p w14:paraId="678FDB73" w14:textId="26BBC3AE" w:rsidR="00E93456" w:rsidRPr="00794639" w:rsidRDefault="00E93456">
      <w:pPr>
        <w:pStyle w:val="Heading2"/>
      </w:pPr>
      <w:bookmarkStart w:id="8072" w:name="_Toc531701006"/>
      <w:r w:rsidRPr="00794639">
        <w:t>TCP Specific Commands</w:t>
      </w:r>
      <w:bookmarkEnd w:id="8072"/>
    </w:p>
    <w:p w14:paraId="14E2C18B" w14:textId="77777777" w:rsidR="00E93456" w:rsidRPr="00794639" w:rsidRDefault="00E93456">
      <w:pPr>
        <w:pStyle w:val="Heading3"/>
      </w:pPr>
      <w:bookmarkStart w:id="8073" w:name="_Ref518400822"/>
      <w:bookmarkStart w:id="8074" w:name="_Toc531701007"/>
      <w:r w:rsidRPr="00794639">
        <w:t>+KTCPCFG Command: TCP Connection Configuration</w:t>
      </w:r>
      <w:bookmarkEnd w:id="8073"/>
      <w:bookmarkEnd w:id="8074"/>
    </w:p>
    <w:tbl>
      <w:tblPr>
        <w:tblStyle w:val="TableSWIleft"/>
        <w:tblW w:w="8997" w:type="dxa"/>
        <w:tblLayout w:type="fixed"/>
        <w:tblLook w:val="04A0" w:firstRow="1" w:lastRow="0" w:firstColumn="1" w:lastColumn="0" w:noHBand="0" w:noVBand="1"/>
      </w:tblPr>
      <w:tblGrid>
        <w:gridCol w:w="1707"/>
        <w:gridCol w:w="7290"/>
        <w:tblGridChange w:id="8075">
          <w:tblGrid>
            <w:gridCol w:w="1707"/>
            <w:gridCol w:w="7290"/>
          </w:tblGrid>
        </w:tblGridChange>
      </w:tblGrid>
      <w:tr w:rsidR="00E93456" w:rsidRPr="00794639" w14:paraId="3D5E1CB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A27A126" w14:textId="77777777" w:rsidR="00E93456" w:rsidRPr="00794639" w:rsidRDefault="00E93456">
            <w:pPr>
              <w:pStyle w:val="TableRowHead"/>
              <w:spacing w:before="144" w:after="144"/>
            </w:pPr>
            <w:r w:rsidRPr="00794639">
              <w:t>HL78xx</w:t>
            </w:r>
          </w:p>
        </w:tc>
      </w:tr>
      <w:tr w:rsidR="00E93456" w:rsidRPr="00794639" w14:paraId="6922A328" w14:textId="77777777" w:rsidTr="00953CD3">
        <w:tc>
          <w:tcPr>
            <w:tcW w:w="1707" w:type="dxa"/>
          </w:tcPr>
          <w:p w14:paraId="5E80D0F4" w14:textId="77777777" w:rsidR="00E93456" w:rsidRPr="00794639" w:rsidRDefault="00E93456" w:rsidP="009E30CD">
            <w:pPr>
              <w:pStyle w:val="TableBody"/>
              <w:keepNext/>
              <w:rPr>
                <w:i/>
              </w:rPr>
            </w:pPr>
            <w:r w:rsidRPr="00794639">
              <w:rPr>
                <w:i/>
              </w:rPr>
              <w:t>Test command</w:t>
            </w:r>
          </w:p>
          <w:p w14:paraId="0EDD0220" w14:textId="77777777" w:rsidR="00E93456" w:rsidRPr="00794639" w:rsidRDefault="00E93456" w:rsidP="009E30CD">
            <w:pPr>
              <w:pStyle w:val="TableBody"/>
              <w:keepNext/>
            </w:pPr>
          </w:p>
          <w:p w14:paraId="4FA7452A" w14:textId="77777777" w:rsidR="00E93456" w:rsidRPr="00794639" w:rsidRDefault="00E93456" w:rsidP="009E30CD">
            <w:pPr>
              <w:pStyle w:val="TableBody"/>
              <w:keepNext/>
              <w:rPr>
                <w:u w:val="single"/>
              </w:rPr>
            </w:pPr>
            <w:r w:rsidRPr="00794639">
              <w:rPr>
                <w:u w:val="single"/>
              </w:rPr>
              <w:t>Syntax</w:t>
            </w:r>
          </w:p>
          <w:p w14:paraId="5F15374B" w14:textId="77777777" w:rsidR="00E93456" w:rsidRPr="00794639" w:rsidRDefault="00E93456" w:rsidP="009E30CD">
            <w:pPr>
              <w:pStyle w:val="TableBody"/>
              <w:keepNext/>
              <w:rPr>
                <w:b/>
              </w:rPr>
            </w:pPr>
            <w:r w:rsidRPr="00794639">
              <w:rPr>
                <w:b/>
              </w:rPr>
              <w:t>AT+KTCPCFG=?</w:t>
            </w:r>
          </w:p>
        </w:tc>
        <w:tc>
          <w:tcPr>
            <w:tcW w:w="7290" w:type="dxa"/>
          </w:tcPr>
          <w:p w14:paraId="4BF72CAF" w14:textId="77777777" w:rsidR="00E93456" w:rsidRPr="00794639" w:rsidRDefault="00E93456" w:rsidP="009E30CD">
            <w:pPr>
              <w:pStyle w:val="TableBody"/>
              <w:keepNext/>
              <w:rPr>
                <w:u w:val="single"/>
              </w:rPr>
            </w:pPr>
          </w:p>
          <w:p w14:paraId="647A19C0" w14:textId="77777777" w:rsidR="00E93456" w:rsidRPr="00794639" w:rsidRDefault="00E93456" w:rsidP="009E30CD">
            <w:pPr>
              <w:pStyle w:val="TableBody"/>
              <w:keepNext/>
              <w:rPr>
                <w:u w:val="single"/>
              </w:rPr>
            </w:pPr>
          </w:p>
          <w:p w14:paraId="3B3AD555" w14:textId="77777777" w:rsidR="00E93456" w:rsidRPr="00794639" w:rsidRDefault="00E93456" w:rsidP="009E30CD">
            <w:pPr>
              <w:pStyle w:val="TableBody"/>
              <w:keepNext/>
              <w:rPr>
                <w:u w:val="single"/>
              </w:rPr>
            </w:pPr>
            <w:r w:rsidRPr="00794639">
              <w:rPr>
                <w:u w:val="single"/>
              </w:rPr>
              <w:t>Response</w:t>
            </w:r>
          </w:p>
          <w:p w14:paraId="5B16FE03" w14:textId="441118FB" w:rsidR="00E93456" w:rsidRPr="00FB02AF" w:rsidRDefault="00E93456" w:rsidP="009E30CD">
            <w:pPr>
              <w:pStyle w:val="TableBody"/>
              <w:keepNext/>
            </w:pPr>
            <w:r w:rsidRPr="00794639">
              <w:rPr>
                <w:b/>
              </w:rPr>
              <w:t>+KTCPCFG: (</w:t>
            </w:r>
            <w:r w:rsidRPr="00794639">
              <w:t>list of possible</w:t>
            </w:r>
            <w:r w:rsidRPr="00794639">
              <w:rPr>
                <w:b/>
              </w:rPr>
              <w:t xml:space="preserve"> &lt;cnx_cnf&gt;</w:t>
            </w:r>
            <w:r w:rsidRPr="00794639">
              <w:t>s</w:t>
            </w:r>
            <w:r w:rsidRPr="00794639">
              <w:rPr>
                <w:b/>
              </w:rPr>
              <w:t>),(</w:t>
            </w:r>
            <w:r w:rsidRPr="00794639">
              <w:t>list of possible</w:t>
            </w:r>
            <w:r w:rsidRPr="00794639">
              <w:rPr>
                <w:b/>
              </w:rPr>
              <w:t xml:space="preserve"> &lt;mode&gt;</w:t>
            </w:r>
            <w:r w:rsidRPr="00794639">
              <w:t>s</w:t>
            </w:r>
            <w:r w:rsidRPr="00794639">
              <w:rPr>
                <w:b/>
              </w:rPr>
              <w:t>),</w:t>
            </w:r>
            <w:r w:rsidRPr="00794639">
              <w:rPr>
                <w:b/>
              </w:rPr>
              <w:br/>
              <w:t>&lt;remote-name/ip&gt;,(</w:t>
            </w:r>
            <w:r w:rsidRPr="00794639">
              <w:t>list of possible</w:t>
            </w:r>
            <w:r w:rsidRPr="00794639">
              <w:rPr>
                <w:b/>
              </w:rPr>
              <w:t xml:space="preserve"> &lt;tcp_port &gt;</w:t>
            </w:r>
            <w:r w:rsidRPr="00794639">
              <w:t>s</w:t>
            </w:r>
            <w:r w:rsidRPr="00794639">
              <w:rPr>
                <w:b/>
              </w:rPr>
              <w:t>),(</w:t>
            </w:r>
            <w:r w:rsidRPr="00794639">
              <w:t>list of possible</w:t>
            </w:r>
            <w:r w:rsidRPr="00794639">
              <w:rPr>
                <w:b/>
              </w:rPr>
              <w:t xml:space="preserve"> &lt;source_port&gt;</w:t>
            </w:r>
            <w:r w:rsidRPr="00794639">
              <w:t>s</w:t>
            </w:r>
            <w:r w:rsidRPr="00794639">
              <w:rPr>
                <w:b/>
              </w:rPr>
              <w:t>),(</w:t>
            </w:r>
            <w:r w:rsidRPr="00794639">
              <w:t>list of possible</w:t>
            </w:r>
            <w:r w:rsidRPr="00794639">
              <w:rPr>
                <w:b/>
              </w:rPr>
              <w:t xml:space="preserve"> &lt;data_mode&gt;</w:t>
            </w:r>
            <w:r w:rsidRPr="00794639">
              <w:t>s</w:t>
            </w:r>
            <w:r w:rsidRPr="00794639">
              <w:rPr>
                <w:b/>
              </w:rPr>
              <w:t>),(</w:t>
            </w:r>
            <w:r w:rsidRPr="00794639">
              <w:t>list of possible</w:t>
            </w:r>
            <w:r w:rsidRPr="00794639">
              <w:rPr>
                <w:b/>
              </w:rPr>
              <w:t xml:space="preserve"> &lt;URC-ENDTCP-enable&gt;</w:t>
            </w:r>
            <w:r w:rsidRPr="00794639">
              <w:t>s</w:t>
            </w:r>
            <w:r w:rsidRPr="00794639">
              <w:rPr>
                <w:b/>
              </w:rPr>
              <w:t>),(</w:t>
            </w:r>
            <w:r w:rsidRPr="00794639">
              <w:t>list of possible</w:t>
            </w:r>
            <w:r w:rsidRPr="00794639">
              <w:rPr>
                <w:b/>
              </w:rPr>
              <w:t xml:space="preserve"> &lt;af&gt;s),&lt;cipher_index&gt;</w:t>
            </w:r>
            <w:r w:rsidR="00483CAA" w:rsidRPr="00794639">
              <w:rPr>
                <w:b/>
              </w:rPr>
              <w:t>,(</w:t>
            </w:r>
            <w:r w:rsidR="00483CAA" w:rsidRPr="00794639">
              <w:t>list of possible</w:t>
            </w:r>
            <w:r w:rsidR="00483CAA" w:rsidRPr="00794639">
              <w:rPr>
                <w:b/>
              </w:rPr>
              <w:t xml:space="preserve"> &lt;restore_on_boot&gt;</w:t>
            </w:r>
            <w:r w:rsidR="00FB02AF" w:rsidRPr="00DF20AD">
              <w:t>s</w:t>
            </w:r>
            <w:r w:rsidR="00483CAA" w:rsidRPr="00FB02AF">
              <w:rPr>
                <w:b/>
              </w:rPr>
              <w:t>)</w:t>
            </w:r>
          </w:p>
          <w:p w14:paraId="1C1B94A8" w14:textId="77777777" w:rsidR="00E93456" w:rsidRPr="00794639" w:rsidRDefault="00E93456" w:rsidP="009E30CD">
            <w:pPr>
              <w:pStyle w:val="TableBody"/>
              <w:keepNext/>
              <w:rPr>
                <w:u w:val="single"/>
              </w:rPr>
            </w:pPr>
            <w:r w:rsidRPr="00E4123A">
              <w:rPr>
                <w:b/>
              </w:rPr>
              <w:t>OK</w:t>
            </w:r>
          </w:p>
        </w:tc>
      </w:tr>
      <w:tr w:rsidR="00E93456" w:rsidRPr="00794639" w14:paraId="6786E607" w14:textId="77777777" w:rsidTr="00953CD3">
        <w:tc>
          <w:tcPr>
            <w:tcW w:w="1707" w:type="dxa"/>
          </w:tcPr>
          <w:p w14:paraId="70DA2339" w14:textId="77777777" w:rsidR="00E93456" w:rsidRPr="00794639" w:rsidRDefault="00E93456" w:rsidP="009E30CD">
            <w:pPr>
              <w:pStyle w:val="TableBody"/>
              <w:rPr>
                <w:i/>
              </w:rPr>
            </w:pPr>
            <w:r w:rsidRPr="00794639">
              <w:rPr>
                <w:i/>
              </w:rPr>
              <w:t>Read command</w:t>
            </w:r>
          </w:p>
          <w:p w14:paraId="7B863EE9" w14:textId="77777777" w:rsidR="00E93456" w:rsidRPr="00794639" w:rsidRDefault="00E93456" w:rsidP="009E30CD">
            <w:pPr>
              <w:pStyle w:val="TableBody"/>
            </w:pPr>
          </w:p>
          <w:p w14:paraId="68285E90" w14:textId="77777777" w:rsidR="00E93456" w:rsidRPr="00794639" w:rsidRDefault="00E93456" w:rsidP="009E30CD">
            <w:pPr>
              <w:pStyle w:val="TableBody"/>
              <w:rPr>
                <w:u w:val="single"/>
              </w:rPr>
            </w:pPr>
            <w:r w:rsidRPr="00794639">
              <w:rPr>
                <w:u w:val="single"/>
              </w:rPr>
              <w:t>Syntax</w:t>
            </w:r>
          </w:p>
          <w:p w14:paraId="6FC0A622" w14:textId="77777777" w:rsidR="00E93456" w:rsidRPr="00794639" w:rsidRDefault="00E93456" w:rsidP="009E30CD">
            <w:pPr>
              <w:pStyle w:val="TableBody"/>
              <w:rPr>
                <w:u w:val="single"/>
              </w:rPr>
            </w:pPr>
            <w:r w:rsidRPr="00794639">
              <w:rPr>
                <w:b/>
              </w:rPr>
              <w:t>AT+KTCPCFG?</w:t>
            </w:r>
          </w:p>
        </w:tc>
        <w:tc>
          <w:tcPr>
            <w:tcW w:w="7290" w:type="dxa"/>
          </w:tcPr>
          <w:p w14:paraId="4CB24ECD" w14:textId="77777777" w:rsidR="00E93456" w:rsidRPr="00794639" w:rsidRDefault="00E93456" w:rsidP="009E30CD">
            <w:pPr>
              <w:pStyle w:val="TableBody"/>
              <w:rPr>
                <w:u w:val="single"/>
              </w:rPr>
            </w:pPr>
          </w:p>
          <w:p w14:paraId="6F85F067" w14:textId="77777777" w:rsidR="00E93456" w:rsidRPr="00794639" w:rsidRDefault="00E93456" w:rsidP="009E30CD">
            <w:pPr>
              <w:pStyle w:val="TableBody"/>
              <w:rPr>
                <w:u w:val="single"/>
              </w:rPr>
            </w:pPr>
          </w:p>
          <w:p w14:paraId="006488C5" w14:textId="77777777" w:rsidR="00E93456" w:rsidRPr="00794639" w:rsidRDefault="00E93456" w:rsidP="009E30CD">
            <w:pPr>
              <w:pStyle w:val="TableBody"/>
              <w:rPr>
                <w:u w:val="single"/>
              </w:rPr>
            </w:pPr>
            <w:r w:rsidRPr="00794639">
              <w:rPr>
                <w:u w:val="single"/>
              </w:rPr>
              <w:t>Response</w:t>
            </w:r>
          </w:p>
          <w:p w14:paraId="2BDFB008" w14:textId="5EF81BD7" w:rsidR="00E93456" w:rsidRPr="00794639" w:rsidRDefault="00E93456" w:rsidP="009E30CD">
            <w:pPr>
              <w:pStyle w:val="TableBody"/>
              <w:rPr>
                <w:b/>
                <w:lang w:eastAsia="zh-CN"/>
              </w:rPr>
            </w:pPr>
            <w:r w:rsidRPr="00794639">
              <w:rPr>
                <w:b/>
              </w:rPr>
              <w:t>+KTCPCFG: &lt;session_id&gt;,&lt;status&gt;,&lt;cnx cnf&gt;,&lt;mode&gt;[,&lt;serverID&gt;],</w:t>
            </w:r>
            <w:r w:rsidRPr="00794639">
              <w:rPr>
                <w:b/>
              </w:rPr>
              <w:br/>
              <w:t>&lt;tcp remote address&gt;,&lt;tcp_port&gt;[,&lt;source_port&gt;],&lt;data_mode&gt;,</w:t>
            </w:r>
            <w:r w:rsidRPr="00794639">
              <w:rPr>
                <w:b/>
              </w:rPr>
              <w:br/>
              <w:t>&lt;URC-ENDTCP-enable&gt;,&lt;af&gt;,&lt;cipher_index&gt;</w:t>
            </w:r>
            <w:r w:rsidR="00483CAA" w:rsidRPr="00794639">
              <w:rPr>
                <w:b/>
              </w:rPr>
              <w:t>[,&lt;restore_on_boot&gt;]</w:t>
            </w:r>
          </w:p>
          <w:p w14:paraId="3F70DACE" w14:textId="77777777" w:rsidR="00E93456" w:rsidRPr="00794639" w:rsidRDefault="00E93456" w:rsidP="009E30CD">
            <w:pPr>
              <w:pStyle w:val="TableBody"/>
              <w:rPr>
                <w:u w:val="single"/>
              </w:rPr>
            </w:pPr>
            <w:r w:rsidRPr="00794639">
              <w:rPr>
                <w:b/>
                <w:lang w:eastAsia="zh-CN"/>
              </w:rPr>
              <w:t>[…]]</w:t>
            </w:r>
          </w:p>
        </w:tc>
      </w:tr>
      <w:tr w:rsidR="00E93456" w:rsidRPr="00794639" w14:paraId="5BE21218" w14:textId="77777777" w:rsidTr="003C4964">
        <w:tblPrEx>
          <w:tblW w:w="8997" w:type="dxa"/>
          <w:tblLayout w:type="fixed"/>
          <w:tblPrExChange w:id="8076" w:author="Elaine Baricante" w:date="2018-11-27T10:30:00Z">
            <w:tblPrEx>
              <w:tblW w:w="8997" w:type="dxa"/>
              <w:tblLayout w:type="fixed"/>
            </w:tblPrEx>
          </w:tblPrExChange>
        </w:tblPrEx>
        <w:trPr>
          <w:cantSplit w:val="0"/>
        </w:trPr>
        <w:tc>
          <w:tcPr>
            <w:tcW w:w="0" w:type="dxa"/>
            <w:tcPrChange w:id="8077" w:author="Elaine Baricante" w:date="2018-11-27T10:30:00Z">
              <w:tcPr>
                <w:tcW w:w="1707" w:type="dxa"/>
              </w:tcPr>
            </w:tcPrChange>
          </w:tcPr>
          <w:p w14:paraId="3D33888A" w14:textId="77777777" w:rsidR="00E93456" w:rsidRPr="00794639" w:rsidRDefault="00E93456" w:rsidP="009E30CD">
            <w:pPr>
              <w:pStyle w:val="TableBody"/>
              <w:rPr>
                <w:i/>
              </w:rPr>
            </w:pPr>
            <w:r w:rsidRPr="00794639">
              <w:rPr>
                <w:i/>
              </w:rPr>
              <w:t>Write command</w:t>
            </w:r>
          </w:p>
          <w:p w14:paraId="7D09E27B" w14:textId="77777777" w:rsidR="00E93456" w:rsidRPr="00794639" w:rsidRDefault="00E93456" w:rsidP="009E30CD">
            <w:pPr>
              <w:pStyle w:val="TableBody"/>
            </w:pPr>
          </w:p>
          <w:p w14:paraId="7F428C67" w14:textId="77777777" w:rsidR="00E93456" w:rsidRPr="00794639" w:rsidRDefault="00E93456" w:rsidP="009E30CD">
            <w:pPr>
              <w:pStyle w:val="TableBody"/>
              <w:rPr>
                <w:u w:val="single"/>
              </w:rPr>
            </w:pPr>
            <w:r w:rsidRPr="00794639">
              <w:rPr>
                <w:u w:val="single"/>
              </w:rPr>
              <w:t>Syntax</w:t>
            </w:r>
          </w:p>
          <w:p w14:paraId="4CFFF9A9" w14:textId="1A5849F2" w:rsidR="00E93456" w:rsidRPr="00FB02AF" w:rsidRDefault="00DC6CFE" w:rsidP="009E30CD">
            <w:pPr>
              <w:pStyle w:val="TableBody"/>
              <w:rPr>
                <w:b/>
              </w:rPr>
            </w:pPr>
            <w:commentRangeStart w:id="8078"/>
            <w:r w:rsidRPr="00794639">
              <w:rPr>
                <w:b/>
              </w:rPr>
              <w:t>AT</w:t>
            </w:r>
            <w:commentRangeEnd w:id="8078"/>
            <w:r w:rsidR="0025199D" w:rsidRPr="00794639">
              <w:rPr>
                <w:rStyle w:val="CommentReference"/>
                <w:rFonts w:ascii="Verdana" w:hAnsi="Verdana" w:cs="Times New Roman"/>
                <w:lang w:eastAsia="en-US"/>
              </w:rPr>
              <w:commentReference w:id="8078"/>
            </w:r>
            <w:r w:rsidRPr="00794639">
              <w:rPr>
                <w:b/>
              </w:rPr>
              <w:t>+KTCPCFG</w:t>
            </w:r>
            <w:r w:rsidRPr="00F1037B">
              <w:rPr>
                <w:b/>
              </w:rPr>
              <w:t>=</w:t>
            </w:r>
            <w:r w:rsidR="00FB02AF" w:rsidRPr="00F1037B">
              <w:rPr>
                <w:b/>
              </w:rPr>
              <w:br/>
            </w:r>
            <w:r w:rsidRPr="00F1037B">
              <w:rPr>
                <w:b/>
              </w:rPr>
              <w:t>[&lt;cnx cnf&gt;],</w:t>
            </w:r>
            <w:r w:rsidR="00FB02AF" w:rsidRPr="00F1037B">
              <w:rPr>
                <w:b/>
              </w:rPr>
              <w:br/>
            </w:r>
            <w:r w:rsidRPr="00F1037B">
              <w:rPr>
                <w:b/>
              </w:rPr>
              <w:t>&lt;mode&gt;,</w:t>
            </w:r>
            <w:r w:rsidR="00FB02AF" w:rsidRPr="00F1037B">
              <w:rPr>
                <w:b/>
              </w:rPr>
              <w:br/>
            </w:r>
            <w:r w:rsidRPr="00F1037B">
              <w:rPr>
                <w:b/>
              </w:rPr>
              <w:t>[&lt;tcp remote address&gt;],&lt;tcp_</w:t>
            </w:r>
            <w:r w:rsidR="00FB02AF" w:rsidRPr="00F1037B">
              <w:rPr>
                <w:b/>
              </w:rPr>
              <w:br/>
            </w:r>
            <w:r w:rsidRPr="00F1037B">
              <w:rPr>
                <w:b/>
              </w:rPr>
              <w:t>port&gt;[,[&lt;source_port</w:t>
            </w:r>
            <w:r w:rsidRPr="00FB02AF">
              <w:rPr>
                <w:b/>
              </w:rPr>
              <w:t>&gt;][,[&lt;data_</w:t>
            </w:r>
            <w:r w:rsidR="00FB02AF">
              <w:rPr>
                <w:b/>
              </w:rPr>
              <w:br/>
            </w:r>
            <w:r w:rsidRPr="00FB02AF">
              <w:rPr>
                <w:b/>
              </w:rPr>
              <w:t>mode&gt;][,[&lt;URC-ENDTCP-enable&gt;][,[&lt;af&gt;][,[&lt;cipher_suite&gt;]</w:t>
            </w:r>
            <w:r w:rsidR="00FB02AF">
              <w:rPr>
                <w:b/>
              </w:rPr>
              <w:br/>
            </w:r>
            <w:r w:rsidRPr="00FB02AF">
              <w:rPr>
                <w:b/>
              </w:rPr>
              <w:t>[,[&lt;restore_on_</w:t>
            </w:r>
            <w:r w:rsidR="00FB02AF">
              <w:rPr>
                <w:b/>
              </w:rPr>
              <w:br/>
            </w:r>
            <w:r w:rsidRPr="00FB02AF">
              <w:rPr>
                <w:b/>
              </w:rPr>
              <w:t>boot&gt;]]]]]]]]</w:t>
            </w:r>
          </w:p>
        </w:tc>
        <w:tc>
          <w:tcPr>
            <w:tcW w:w="0" w:type="dxa"/>
            <w:tcPrChange w:id="8079" w:author="Elaine Baricante" w:date="2018-11-27T10:30:00Z">
              <w:tcPr>
                <w:tcW w:w="7290" w:type="dxa"/>
              </w:tcPr>
            </w:tcPrChange>
          </w:tcPr>
          <w:p w14:paraId="1319AAB4" w14:textId="77777777" w:rsidR="00E93456" w:rsidRPr="00E4123A" w:rsidRDefault="00E93456" w:rsidP="009E30CD">
            <w:pPr>
              <w:pStyle w:val="TableBody"/>
              <w:rPr>
                <w:u w:val="single"/>
              </w:rPr>
            </w:pPr>
          </w:p>
          <w:p w14:paraId="5AB67ADB" w14:textId="77777777" w:rsidR="00E93456" w:rsidRPr="00794639" w:rsidRDefault="00E93456" w:rsidP="009E30CD">
            <w:pPr>
              <w:pStyle w:val="TableBody"/>
              <w:rPr>
                <w:u w:val="single"/>
              </w:rPr>
            </w:pPr>
          </w:p>
          <w:p w14:paraId="2593F7A1" w14:textId="77777777" w:rsidR="00E93456" w:rsidRPr="00794639" w:rsidRDefault="00E93456" w:rsidP="009E30CD">
            <w:pPr>
              <w:pStyle w:val="TableBody"/>
              <w:rPr>
                <w:u w:val="single"/>
              </w:rPr>
            </w:pPr>
            <w:r w:rsidRPr="00794639">
              <w:rPr>
                <w:u w:val="single"/>
              </w:rPr>
              <w:t>Response</w:t>
            </w:r>
          </w:p>
          <w:p w14:paraId="388FADAF" w14:textId="77777777" w:rsidR="00E93456" w:rsidRPr="00794639" w:rsidRDefault="00E93456" w:rsidP="009E30CD">
            <w:pPr>
              <w:pStyle w:val="TableBody"/>
              <w:rPr>
                <w:b/>
              </w:rPr>
            </w:pPr>
            <w:r w:rsidRPr="00794639">
              <w:rPr>
                <w:b/>
              </w:rPr>
              <w:t>+KTCPCFG: &lt;session_id&gt;</w:t>
            </w:r>
          </w:p>
          <w:p w14:paraId="7B06F660" w14:textId="77777777" w:rsidR="00E93456" w:rsidRPr="00794639" w:rsidRDefault="00E93456" w:rsidP="009E30CD">
            <w:pPr>
              <w:pStyle w:val="TableBody"/>
              <w:rPr>
                <w:b/>
              </w:rPr>
            </w:pPr>
            <w:r w:rsidRPr="00794639">
              <w:rPr>
                <w:b/>
              </w:rPr>
              <w:t>OK</w:t>
            </w:r>
          </w:p>
          <w:p w14:paraId="5526BEFA" w14:textId="77777777" w:rsidR="00E93456" w:rsidRPr="00DF20AD" w:rsidRDefault="00E93456" w:rsidP="00FB02AF">
            <w:pPr>
              <w:pStyle w:val="TableBody"/>
            </w:pPr>
          </w:p>
          <w:p w14:paraId="4A7971A2" w14:textId="77777777" w:rsidR="00E93456" w:rsidRPr="00FB02AF" w:rsidRDefault="00E93456" w:rsidP="009E30CD">
            <w:pPr>
              <w:pStyle w:val="TableBody"/>
              <w:rPr>
                <w:u w:val="single"/>
              </w:rPr>
            </w:pPr>
            <w:r w:rsidRPr="00FB02AF">
              <w:rPr>
                <w:u w:val="single"/>
              </w:rPr>
              <w:t>Parameters</w:t>
            </w:r>
          </w:p>
          <w:p w14:paraId="30093483" w14:textId="77777777" w:rsidR="00E93456" w:rsidRPr="00794639" w:rsidRDefault="00E93456" w:rsidP="009E30CD">
            <w:pPr>
              <w:pStyle w:val="TableBody"/>
            </w:pPr>
            <w:r w:rsidRPr="00FB02AF">
              <w:rPr>
                <w:b/>
              </w:rPr>
              <w:t>&lt;cnx cnf&gt;</w:t>
            </w:r>
            <w:r w:rsidRPr="00FB02AF">
              <w:tab/>
              <w:t xml:space="preserve">Index of a set of parameters for configuring one TCP session (see </w:t>
            </w:r>
            <w:r w:rsidRPr="00E4123A">
              <w:rPr>
                <w:rStyle w:val="Code"/>
              </w:rPr>
              <w:t>+KCNXCFG</w:t>
            </w:r>
            <w:r w:rsidRPr="00794639">
              <w:t>)</w:t>
            </w:r>
          </w:p>
          <w:p w14:paraId="6C304534" w14:textId="77777777" w:rsidR="00E93456" w:rsidRPr="00DF20AD" w:rsidRDefault="00E93456" w:rsidP="00FB02AF">
            <w:pPr>
              <w:pStyle w:val="TableBody"/>
            </w:pPr>
          </w:p>
          <w:p w14:paraId="12DBBDE6" w14:textId="77777777" w:rsidR="00E93456" w:rsidRPr="00F1037B" w:rsidRDefault="00E93456" w:rsidP="009E30CD">
            <w:pPr>
              <w:pStyle w:val="TableBody"/>
            </w:pPr>
            <w:r w:rsidRPr="00F1037B">
              <w:rPr>
                <w:b/>
              </w:rPr>
              <w:t>&lt;session_id&gt;</w:t>
            </w:r>
            <w:r w:rsidRPr="00F1037B">
              <w:tab/>
              <w:t>TCP session index</w:t>
            </w:r>
          </w:p>
          <w:p w14:paraId="1310EA83" w14:textId="7C3A15C9" w:rsidR="00E93456" w:rsidRDefault="00E93456" w:rsidP="00FB02AF">
            <w:pPr>
              <w:pStyle w:val="TableBody"/>
              <w:rPr>
                <w:ins w:id="8080" w:author="Elaine Baricante" w:date="2018-11-27T10:30:00Z"/>
              </w:rPr>
            </w:pPr>
          </w:p>
          <w:p w14:paraId="5B62B2CF" w14:textId="7C735656" w:rsidR="003C4964" w:rsidRDefault="003C4964" w:rsidP="00FB02AF">
            <w:pPr>
              <w:pStyle w:val="TableBody"/>
              <w:rPr>
                <w:ins w:id="8081" w:author="Elaine Baricante" w:date="2018-11-27T10:30:00Z"/>
              </w:rPr>
            </w:pPr>
          </w:p>
          <w:p w14:paraId="6FC41AEC" w14:textId="3BAC4012" w:rsidR="003C4964" w:rsidRDefault="003C4964" w:rsidP="00FB02AF">
            <w:pPr>
              <w:pStyle w:val="TableBody"/>
              <w:rPr>
                <w:ins w:id="8082" w:author="Elaine Baricante" w:date="2018-11-27T10:30:00Z"/>
              </w:rPr>
            </w:pPr>
          </w:p>
          <w:p w14:paraId="5A22C26A" w14:textId="77777777" w:rsidR="003C4964" w:rsidRPr="00F1037B" w:rsidRDefault="003C4964" w:rsidP="00FB02AF">
            <w:pPr>
              <w:pStyle w:val="TableBody"/>
            </w:pPr>
          </w:p>
          <w:p w14:paraId="0B0161C9" w14:textId="77777777" w:rsidR="00E93456" w:rsidRPr="00F1037B" w:rsidRDefault="00E93456" w:rsidP="009E30CD">
            <w:pPr>
              <w:pStyle w:val="TableBody"/>
            </w:pPr>
            <w:r w:rsidRPr="00F1037B">
              <w:rPr>
                <w:b/>
              </w:rPr>
              <w:lastRenderedPageBreak/>
              <w:t>&lt;mode&gt;</w:t>
            </w:r>
            <w:r w:rsidRPr="00F1037B">
              <w:rPr>
                <w:b/>
              </w:rPr>
              <w:tab/>
            </w:r>
            <w:r w:rsidRPr="00F1037B">
              <w:t>0</w:t>
            </w:r>
            <w:r w:rsidRPr="00F1037B">
              <w:tab/>
              <w:t>Client</w:t>
            </w:r>
          </w:p>
          <w:p w14:paraId="4F11065A" w14:textId="77777777" w:rsidR="00E93456" w:rsidRPr="00794639" w:rsidRDefault="00E93456" w:rsidP="009E30CD">
            <w:pPr>
              <w:pStyle w:val="TableBody"/>
            </w:pPr>
            <w:r w:rsidRPr="00F1037B">
              <w:tab/>
            </w:r>
            <w:r w:rsidRPr="00F1037B">
              <w:tab/>
            </w:r>
            <w:r w:rsidRPr="00794639">
              <w:t>1</w:t>
            </w:r>
            <w:r w:rsidRPr="00794639">
              <w:tab/>
              <w:t>Server</w:t>
            </w:r>
          </w:p>
          <w:p w14:paraId="5B2D9C96" w14:textId="77777777" w:rsidR="00E93456" w:rsidRPr="00794639" w:rsidRDefault="00E93456" w:rsidP="009E30CD">
            <w:pPr>
              <w:pStyle w:val="TableBody"/>
            </w:pPr>
            <w:r w:rsidRPr="00794639">
              <w:tab/>
            </w:r>
            <w:r w:rsidRPr="00794639">
              <w:tab/>
              <w:t>2</w:t>
            </w:r>
            <w:r w:rsidRPr="00794639">
              <w:tab/>
              <w:t>Child (generated by server sockets)</w:t>
            </w:r>
          </w:p>
          <w:p w14:paraId="7FDD03ED" w14:textId="77777777" w:rsidR="00E93456" w:rsidRPr="00794639" w:rsidRDefault="00E93456" w:rsidP="009E30CD">
            <w:pPr>
              <w:pStyle w:val="TableBody"/>
            </w:pPr>
            <w:r w:rsidRPr="00794639">
              <w:tab/>
            </w:r>
            <w:r w:rsidRPr="00794639">
              <w:tab/>
              <w:t>3</w:t>
            </w:r>
            <w:r w:rsidRPr="00794639">
              <w:tab/>
              <w:t>Secure client</w:t>
            </w:r>
          </w:p>
          <w:p w14:paraId="5CEC8857" w14:textId="77777777" w:rsidR="00E93456" w:rsidRPr="00794639" w:rsidRDefault="00E93456" w:rsidP="009E30CD">
            <w:pPr>
              <w:pStyle w:val="TableBody"/>
              <w:rPr>
                <w:b/>
              </w:rPr>
            </w:pPr>
          </w:p>
          <w:p w14:paraId="79376B83" w14:textId="77777777" w:rsidR="00E93456" w:rsidRPr="00794639" w:rsidRDefault="00E93456" w:rsidP="009E30CD">
            <w:pPr>
              <w:pStyle w:val="TableBody"/>
            </w:pPr>
            <w:r w:rsidRPr="00794639">
              <w:rPr>
                <w:b/>
              </w:rPr>
              <w:t>&lt;tcp remote address&gt;</w:t>
            </w:r>
            <w:r w:rsidRPr="00794639">
              <w:tab/>
            </w:r>
            <w:r w:rsidRPr="00794639">
              <w:rPr>
                <w:lang w:eastAsia="zh-CN"/>
              </w:rPr>
              <w:t>IP address string</w:t>
            </w:r>
            <w:r w:rsidRPr="00794639">
              <w:t xml:space="preserve"> or explicit name of the remote server. For server configuration, this parameter is left blank</w:t>
            </w:r>
          </w:p>
          <w:p w14:paraId="5E246EBC" w14:textId="77777777" w:rsidR="00E93456" w:rsidRPr="00794639" w:rsidRDefault="00E93456" w:rsidP="009E30CD">
            <w:pPr>
              <w:pStyle w:val="TableBody"/>
            </w:pPr>
          </w:p>
          <w:p w14:paraId="36B8FCBC" w14:textId="77777777" w:rsidR="00E93456" w:rsidRPr="00794639" w:rsidRDefault="00E93456" w:rsidP="009E30CD">
            <w:pPr>
              <w:pStyle w:val="TableBody"/>
            </w:pPr>
            <w:r w:rsidRPr="00794639">
              <w:rPr>
                <w:b/>
              </w:rPr>
              <w:t>&lt;tcp_port&gt;</w:t>
            </w:r>
            <w:r w:rsidRPr="00794639">
              <w:tab/>
              <w:t xml:space="preserve">TCP port number; </w:t>
            </w:r>
            <w:r w:rsidRPr="00794639">
              <w:rPr>
                <w:lang w:eastAsia="zh-CN"/>
              </w:rPr>
              <w:t>n</w:t>
            </w:r>
            <w:r w:rsidRPr="00794639">
              <w:t>umeric parameter with range 1 – 65535. This parameter is the listening port for a server configuration.</w:t>
            </w:r>
          </w:p>
          <w:p w14:paraId="71C49B59" w14:textId="77777777" w:rsidR="00E93456" w:rsidRPr="00794639" w:rsidRDefault="00E93456" w:rsidP="009E30CD">
            <w:pPr>
              <w:pStyle w:val="TableBody"/>
            </w:pPr>
          </w:p>
          <w:p w14:paraId="1E88AA7B" w14:textId="77777777" w:rsidR="00E93456" w:rsidRPr="00794639" w:rsidRDefault="00E93456" w:rsidP="009E30CD">
            <w:pPr>
              <w:pStyle w:val="TableBody"/>
            </w:pPr>
            <w:r w:rsidRPr="00794639">
              <w:rPr>
                <w:b/>
              </w:rPr>
              <w:t>&lt;status&gt;</w:t>
            </w:r>
            <w:r w:rsidRPr="00794639">
              <w:tab/>
              <w:t>Connection state of the selected socket</w:t>
            </w:r>
          </w:p>
          <w:p w14:paraId="7C0101FA" w14:textId="77777777" w:rsidR="00E93456" w:rsidRPr="00794639" w:rsidRDefault="00E93456" w:rsidP="009E30CD">
            <w:pPr>
              <w:pStyle w:val="TableBody"/>
            </w:pPr>
            <w:r w:rsidRPr="00794639">
              <w:t>0</w:t>
            </w:r>
            <w:r w:rsidRPr="00794639">
              <w:tab/>
              <w:t>Disconnected</w:t>
            </w:r>
          </w:p>
          <w:p w14:paraId="4DB5D718" w14:textId="77777777" w:rsidR="00E93456" w:rsidRPr="00794639" w:rsidRDefault="00E93456" w:rsidP="009E30CD">
            <w:pPr>
              <w:pStyle w:val="TableBody"/>
            </w:pPr>
            <w:r w:rsidRPr="00794639">
              <w:t>1</w:t>
            </w:r>
            <w:r w:rsidRPr="00794639">
              <w:tab/>
              <w:t>Connected</w:t>
            </w:r>
          </w:p>
          <w:p w14:paraId="5409968C" w14:textId="77777777" w:rsidR="00E93456" w:rsidRPr="00794639" w:rsidRDefault="00E93456" w:rsidP="009E30CD">
            <w:pPr>
              <w:pStyle w:val="TableBody"/>
              <w:rPr>
                <w:b/>
              </w:rPr>
            </w:pPr>
          </w:p>
          <w:p w14:paraId="0EE1691B" w14:textId="3A5DDC3E" w:rsidR="00E93456" w:rsidRPr="00794639" w:rsidRDefault="00E93456" w:rsidP="009E30CD">
            <w:pPr>
              <w:pStyle w:val="TableBody"/>
            </w:pPr>
            <w:r w:rsidRPr="00794639">
              <w:rPr>
                <w:b/>
              </w:rPr>
              <w:t>&lt;serverID&gt;</w:t>
            </w:r>
            <w:r w:rsidRPr="00794639">
              <w:tab/>
              <w:t xml:space="preserve">Server session ID index. Only for sockets in </w:t>
            </w:r>
            <w:r w:rsidR="00124504" w:rsidRPr="00794639">
              <w:t xml:space="preserve">Child </w:t>
            </w:r>
            <w:r w:rsidRPr="00794639">
              <w:t>mode</w:t>
            </w:r>
          </w:p>
          <w:p w14:paraId="7889E807" w14:textId="77777777" w:rsidR="00E93456" w:rsidRPr="00794639" w:rsidRDefault="00E93456" w:rsidP="009E30CD">
            <w:pPr>
              <w:pStyle w:val="TableBody"/>
            </w:pPr>
          </w:p>
          <w:p w14:paraId="5D974FB9" w14:textId="77777777" w:rsidR="00E93456" w:rsidRPr="00794639" w:rsidRDefault="00E93456" w:rsidP="009E30CD">
            <w:pPr>
              <w:pStyle w:val="TableBody"/>
              <w:rPr>
                <w:lang w:eastAsia="zh-CN"/>
              </w:rPr>
            </w:pPr>
            <w:r w:rsidRPr="00794639">
              <w:rPr>
                <w:b/>
                <w:lang w:eastAsia="zh-CN"/>
              </w:rPr>
              <w:t>&lt;source_port&gt;</w:t>
            </w:r>
            <w:r w:rsidRPr="00794639">
              <w:rPr>
                <w:b/>
              </w:rPr>
              <w:tab/>
            </w:r>
            <w:r w:rsidRPr="00794639">
              <w:rPr>
                <w:lang w:eastAsia="zh-CN"/>
              </w:rPr>
              <w:t xml:space="preserve">Numeric parameter (0-65535). Specifies the local TCP port number. </w:t>
            </w:r>
            <w:r w:rsidRPr="00794639">
              <w:t>This parameter is left blank for a server configuration.</w:t>
            </w:r>
          </w:p>
          <w:p w14:paraId="10DA5DBA" w14:textId="77777777" w:rsidR="00E93456" w:rsidRPr="00794639" w:rsidRDefault="00E93456" w:rsidP="009E30CD">
            <w:pPr>
              <w:pStyle w:val="TableBody"/>
              <w:rPr>
                <w:b/>
                <w:lang w:eastAsia="zh-CN"/>
              </w:rPr>
            </w:pPr>
          </w:p>
          <w:p w14:paraId="244A632B" w14:textId="77777777" w:rsidR="00E93456" w:rsidRPr="00794639" w:rsidRDefault="00E93456" w:rsidP="009E30CD">
            <w:pPr>
              <w:pStyle w:val="TableBody"/>
            </w:pPr>
            <w:r w:rsidRPr="00794639">
              <w:rPr>
                <w:b/>
                <w:lang w:eastAsia="zh-CN"/>
              </w:rPr>
              <w:t>&lt;data_mode&gt;</w:t>
            </w:r>
            <w:r w:rsidRPr="00794639">
              <w:rPr>
                <w:b/>
              </w:rPr>
              <w:tab/>
            </w:r>
            <w:r w:rsidRPr="00794639">
              <w:rPr>
                <w:u w:val="single"/>
              </w:rPr>
              <w:t>0</w:t>
            </w:r>
            <w:r w:rsidRPr="00794639">
              <w:tab/>
              <w:t>Do not display &lt;data&gt; in URC (default setting)</w:t>
            </w:r>
          </w:p>
          <w:p w14:paraId="54CB1DBF" w14:textId="48198814" w:rsidR="00E93456" w:rsidRPr="00794639" w:rsidRDefault="00E93456" w:rsidP="009E30CD">
            <w:pPr>
              <w:pStyle w:val="TableBody"/>
              <w:rPr>
                <w:lang w:eastAsia="zh-CN"/>
              </w:rPr>
            </w:pPr>
            <w:r w:rsidRPr="00794639">
              <w:tab/>
            </w:r>
            <w:r w:rsidRPr="00794639">
              <w:tab/>
            </w:r>
            <w:r w:rsidRPr="00794639">
              <w:tab/>
              <w:t>1</w:t>
            </w:r>
            <w:r w:rsidRPr="00794639">
              <w:tab/>
              <w:t>Display &lt;data&gt; in URC</w:t>
            </w:r>
            <w:r w:rsidR="00FC39D2" w:rsidRPr="00794639">
              <w:t xml:space="preserve"> </w:t>
            </w:r>
            <w:commentRangeStart w:id="8083"/>
            <w:r w:rsidR="00FC39D2" w:rsidRPr="00794639">
              <w:t>(</w:t>
            </w:r>
            <w:r w:rsidR="00FB02AF">
              <w:t>not supported</w:t>
            </w:r>
            <w:r w:rsidR="00FC39D2" w:rsidRPr="00FB02AF">
              <w:t>)</w:t>
            </w:r>
            <w:commentRangeEnd w:id="8083"/>
            <w:r w:rsidR="005C2BAD" w:rsidRPr="00794639">
              <w:rPr>
                <w:rStyle w:val="CommentReference"/>
                <w:rFonts w:ascii="Verdana" w:hAnsi="Verdana" w:cs="Times New Roman"/>
                <w:lang w:eastAsia="en-US"/>
              </w:rPr>
              <w:commentReference w:id="8083"/>
            </w:r>
          </w:p>
          <w:p w14:paraId="0F40F9E9" w14:textId="77777777" w:rsidR="00E93456" w:rsidRPr="000656F8" w:rsidRDefault="00E93456" w:rsidP="009E30CD">
            <w:pPr>
              <w:pStyle w:val="TableBody"/>
              <w:rPr>
                <w:b/>
                <w:lang w:eastAsia="zh-CN"/>
              </w:rPr>
            </w:pPr>
          </w:p>
          <w:p w14:paraId="4AC02B19" w14:textId="168645D4" w:rsidR="00E93456" w:rsidRPr="00794639" w:rsidRDefault="00E93456" w:rsidP="009E30CD">
            <w:pPr>
              <w:pStyle w:val="TableBody"/>
            </w:pPr>
            <w:r w:rsidRPr="0048226A">
              <w:rPr>
                <w:b/>
                <w:lang w:eastAsia="zh-CN"/>
              </w:rPr>
              <w:t>&lt;URC-ENDTCP-enable&gt;</w:t>
            </w:r>
            <w:r w:rsidRPr="00794639">
              <w:rPr>
                <w:b/>
              </w:rPr>
              <w:tab/>
            </w:r>
            <w:r w:rsidRPr="00794639">
              <w:rPr>
                <w:u w:val="single"/>
              </w:rPr>
              <w:t>0</w:t>
            </w:r>
            <w:r w:rsidRPr="00794639">
              <w:tab/>
              <w:t xml:space="preserve">Do not display </w:t>
            </w:r>
            <w:r w:rsidRPr="00794639">
              <w:rPr>
                <w:lang w:eastAsia="zh-CN"/>
              </w:rPr>
              <w:t xml:space="preserve">URC </w:t>
            </w:r>
            <w:r w:rsidRPr="00794639">
              <w:t>"+KTCP_ACK"</w:t>
            </w:r>
          </w:p>
          <w:p w14:paraId="4942348D" w14:textId="77777777" w:rsidR="00E93456" w:rsidRPr="00794639" w:rsidRDefault="00E93456" w:rsidP="009E30CD">
            <w:pPr>
              <w:pStyle w:val="TableBody"/>
            </w:pPr>
            <w:r w:rsidRPr="00794639">
              <w:tab/>
            </w:r>
            <w:r w:rsidRPr="00794639">
              <w:tab/>
            </w:r>
            <w:r w:rsidRPr="00794639">
              <w:tab/>
            </w:r>
            <w:r w:rsidRPr="00794639">
              <w:tab/>
              <w:t>1</w:t>
            </w:r>
            <w:r w:rsidRPr="00794639">
              <w:tab/>
              <w:t>Display URC "+KTCP_ACK"</w:t>
            </w:r>
          </w:p>
          <w:p w14:paraId="0BE6D03B" w14:textId="77777777" w:rsidR="00E93456" w:rsidRPr="00794639" w:rsidRDefault="00E93456" w:rsidP="009E30CD">
            <w:pPr>
              <w:pStyle w:val="TableBody"/>
              <w:rPr>
                <w:b/>
              </w:rPr>
            </w:pPr>
          </w:p>
          <w:p w14:paraId="30CF1418" w14:textId="77777777" w:rsidR="00E93456" w:rsidRPr="00794639" w:rsidRDefault="00E93456" w:rsidP="009E30CD">
            <w:pPr>
              <w:pStyle w:val="TableBody"/>
            </w:pPr>
            <w:r w:rsidRPr="00794639">
              <w:rPr>
                <w:b/>
              </w:rPr>
              <w:t>&lt;af&gt;</w:t>
            </w:r>
            <w:r w:rsidRPr="00794639">
              <w:rPr>
                <w:b/>
              </w:rPr>
              <w:tab/>
            </w:r>
            <w:r w:rsidRPr="00794639">
              <w:t>Address family used for the connection.</w:t>
            </w:r>
          </w:p>
          <w:p w14:paraId="13429A17" w14:textId="77777777" w:rsidR="00E93456" w:rsidRPr="00794639" w:rsidRDefault="00E93456" w:rsidP="009E30CD">
            <w:pPr>
              <w:pStyle w:val="TableBody"/>
              <w:rPr>
                <w:u w:val="single"/>
              </w:rPr>
            </w:pPr>
            <w:r w:rsidRPr="00794639">
              <w:rPr>
                <w:u w:val="single"/>
              </w:rPr>
              <w:t>0</w:t>
            </w:r>
            <w:r w:rsidRPr="00794639">
              <w:tab/>
              <w:t>IPV4</w:t>
            </w:r>
          </w:p>
          <w:p w14:paraId="7D1E0EC3" w14:textId="77777777" w:rsidR="00E93456" w:rsidRPr="00794639" w:rsidRDefault="00E93456" w:rsidP="009E30CD">
            <w:pPr>
              <w:pStyle w:val="TableBody"/>
            </w:pPr>
            <w:r w:rsidRPr="00794639">
              <w:t>1</w:t>
            </w:r>
            <w:r w:rsidRPr="00794639">
              <w:tab/>
              <w:t>IPV6</w:t>
            </w:r>
          </w:p>
          <w:p w14:paraId="052947B4" w14:textId="77777777" w:rsidR="00E93456" w:rsidRPr="00794639" w:rsidRDefault="00E93456" w:rsidP="009E30CD">
            <w:pPr>
              <w:pStyle w:val="TableBody"/>
            </w:pPr>
          </w:p>
          <w:p w14:paraId="60D11C7D" w14:textId="77777777" w:rsidR="00E93456" w:rsidRPr="00794639" w:rsidRDefault="00E93456" w:rsidP="009E30CD">
            <w:pPr>
              <w:pStyle w:val="TableBody"/>
              <w:rPr>
                <w:rStyle w:val="Code"/>
              </w:rPr>
            </w:pPr>
            <w:r w:rsidRPr="00DF20AD">
              <w:rPr>
                <w:b/>
              </w:rPr>
              <w:t>&lt;cipher_index&gt;</w:t>
            </w:r>
            <w:r w:rsidRPr="00794639">
              <w:tab/>
              <w:t xml:space="preserve">Cipher suite profile index to use for a secured socket; defined by </w:t>
            </w:r>
            <w:r w:rsidRPr="00794639">
              <w:rPr>
                <w:rStyle w:val="Code"/>
              </w:rPr>
              <w:t>+KSSLCRYPTO</w:t>
            </w:r>
          </w:p>
          <w:p w14:paraId="003B0372" w14:textId="77777777" w:rsidR="00E32B2A" w:rsidRPr="00794639" w:rsidRDefault="00E32B2A" w:rsidP="009E30CD">
            <w:pPr>
              <w:pStyle w:val="TableBody"/>
              <w:rPr>
                <w:u w:val="single"/>
              </w:rPr>
            </w:pPr>
          </w:p>
          <w:p w14:paraId="524FBFB5" w14:textId="2F4D6E24" w:rsidR="00324845" w:rsidRPr="00FB02AF" w:rsidRDefault="00E32B2A" w:rsidP="009E30CD">
            <w:pPr>
              <w:pStyle w:val="TableBody"/>
            </w:pPr>
            <w:r w:rsidRPr="00794639">
              <w:rPr>
                <w:b/>
              </w:rPr>
              <w:t>&lt;restore_on_boot&gt;</w:t>
            </w:r>
            <w:r w:rsidR="00324845" w:rsidRPr="00794639">
              <w:tab/>
            </w:r>
            <w:r w:rsidR="00324845" w:rsidRPr="00FB02AF">
              <w:t>Restore session</w:t>
            </w:r>
            <w:r w:rsidR="0025199D" w:rsidRPr="00FB02AF">
              <w:t xml:space="preserve"> on boot (only for server socket</w:t>
            </w:r>
            <w:r w:rsidR="00842F67" w:rsidRPr="00FB02AF">
              <w:t>)</w:t>
            </w:r>
          </w:p>
          <w:p w14:paraId="241B4E10" w14:textId="38319255" w:rsidR="00E32B2A" w:rsidRPr="00FB02AF" w:rsidRDefault="00E32B2A" w:rsidP="009E30CD">
            <w:pPr>
              <w:pStyle w:val="TableBody"/>
            </w:pPr>
            <w:r w:rsidRPr="00794639">
              <w:rPr>
                <w:u w:val="single"/>
              </w:rPr>
              <w:t>0</w:t>
            </w:r>
            <w:r w:rsidRPr="00794639">
              <w:tab/>
            </w:r>
            <w:r w:rsidR="00FB02AF">
              <w:t>S</w:t>
            </w:r>
            <w:r w:rsidRPr="00FB02AF">
              <w:t>ession is not restored on boot</w:t>
            </w:r>
          </w:p>
          <w:p w14:paraId="1BB0776B" w14:textId="60C7A92F" w:rsidR="00E32B2A" w:rsidRPr="00FB02AF" w:rsidRDefault="00E32B2A" w:rsidP="009E30CD">
            <w:pPr>
              <w:pStyle w:val="TableBody"/>
              <w:rPr>
                <w:u w:val="single"/>
              </w:rPr>
            </w:pPr>
            <w:r w:rsidRPr="00FB02AF">
              <w:t>1</w:t>
            </w:r>
            <w:r w:rsidRPr="00FB02AF">
              <w:tab/>
            </w:r>
            <w:r w:rsidR="00FB02AF">
              <w:t>S</w:t>
            </w:r>
            <w:r w:rsidRPr="00FB02AF">
              <w:t>ession is restored on boot</w:t>
            </w:r>
          </w:p>
        </w:tc>
      </w:tr>
      <w:tr w:rsidR="00E93456" w:rsidRPr="00794639" w14:paraId="308E5889" w14:textId="77777777" w:rsidTr="00953CD3">
        <w:tc>
          <w:tcPr>
            <w:tcW w:w="1707" w:type="dxa"/>
          </w:tcPr>
          <w:p w14:paraId="0ADD14D7" w14:textId="77777777" w:rsidR="00E93456" w:rsidRPr="00794639" w:rsidRDefault="00E93456" w:rsidP="009E30CD">
            <w:pPr>
              <w:pStyle w:val="TableBody"/>
              <w:rPr>
                <w:u w:val="single"/>
              </w:rPr>
            </w:pPr>
            <w:r w:rsidRPr="00794639">
              <w:rPr>
                <w:u w:val="single"/>
              </w:rPr>
              <w:lastRenderedPageBreak/>
              <w:t>Reference</w:t>
            </w:r>
          </w:p>
          <w:p w14:paraId="5E7521B8" w14:textId="77777777" w:rsidR="00E93456" w:rsidRPr="00794639" w:rsidRDefault="00E93456" w:rsidP="009E30CD">
            <w:pPr>
              <w:pStyle w:val="TableBody"/>
            </w:pPr>
            <w:r w:rsidRPr="00794639">
              <w:t>Sierra Wireless Proprietary</w:t>
            </w:r>
          </w:p>
        </w:tc>
        <w:tc>
          <w:tcPr>
            <w:tcW w:w="7290" w:type="dxa"/>
          </w:tcPr>
          <w:p w14:paraId="4E9B70BA" w14:textId="77777777" w:rsidR="00E93456" w:rsidRPr="00794639" w:rsidRDefault="00E93456" w:rsidP="009E30CD">
            <w:pPr>
              <w:pStyle w:val="TableBody"/>
              <w:rPr>
                <w:u w:val="single"/>
              </w:rPr>
            </w:pPr>
            <w:r w:rsidRPr="00794639">
              <w:rPr>
                <w:u w:val="single"/>
              </w:rPr>
              <w:t>Notes</w:t>
            </w:r>
          </w:p>
          <w:p w14:paraId="3C406417" w14:textId="77777777" w:rsidR="00E93456" w:rsidRPr="00794639" w:rsidRDefault="00E93456" w:rsidP="009E30CD">
            <w:pPr>
              <w:pStyle w:val="TableBody"/>
              <w:numPr>
                <w:ilvl w:val="0"/>
                <w:numId w:val="71"/>
              </w:numPr>
            </w:pPr>
            <w:r w:rsidRPr="00794639">
              <w:t>If the socket is defined as a &lt;CLIENT&gt; socket, &lt;tcp_port&gt; and &lt;tcp remote address&gt; define the port and the IP address of the remote server we want to connect.</w:t>
            </w:r>
          </w:p>
          <w:p w14:paraId="0D4C9C00" w14:textId="77777777" w:rsidR="00E93456" w:rsidRPr="00794639" w:rsidRDefault="00E93456" w:rsidP="009E30CD">
            <w:pPr>
              <w:pStyle w:val="TableBody"/>
              <w:numPr>
                <w:ilvl w:val="0"/>
                <w:numId w:val="71"/>
              </w:numPr>
            </w:pPr>
            <w:r w:rsidRPr="00794639">
              <w:t>Maximum &lt;session_id&gt; is 10.</w:t>
            </w:r>
          </w:p>
          <w:p w14:paraId="4F097714" w14:textId="77777777" w:rsidR="00E93456" w:rsidRPr="00794639" w:rsidRDefault="00E93456" w:rsidP="009E30CD">
            <w:pPr>
              <w:pStyle w:val="TableBody"/>
              <w:numPr>
                <w:ilvl w:val="0"/>
                <w:numId w:val="71"/>
              </w:numPr>
            </w:pPr>
            <w:r w:rsidRPr="00794639">
              <w:t>For child session, the property &lt;data_mode&gt; will be kept the same as the server socket’s setting.</w:t>
            </w:r>
          </w:p>
          <w:p w14:paraId="1E57E139" w14:textId="7EC98F62" w:rsidR="00E93456" w:rsidRPr="00794639" w:rsidRDefault="00E93456" w:rsidP="009E30CD">
            <w:pPr>
              <w:pStyle w:val="TableBody"/>
              <w:numPr>
                <w:ilvl w:val="0"/>
                <w:numId w:val="71"/>
              </w:numPr>
            </w:pPr>
            <w:r w:rsidRPr="00794639">
              <w:t xml:space="preserve">This command can be used before setting up </w:t>
            </w:r>
            <w:r w:rsidRPr="00794639">
              <w:rPr>
                <w:rStyle w:val="Code"/>
              </w:rPr>
              <w:t>+KCNXCFG</w:t>
            </w:r>
            <w:r w:rsidRPr="00794639">
              <w:t>. Note however that the latter is required to start the connection properly.</w:t>
            </w:r>
          </w:p>
          <w:p w14:paraId="2C6818DB" w14:textId="77777777" w:rsidR="00E93456" w:rsidRPr="00794639" w:rsidRDefault="00E93456" w:rsidP="009E30CD">
            <w:pPr>
              <w:pStyle w:val="TableBody"/>
              <w:numPr>
                <w:ilvl w:val="0"/>
                <w:numId w:val="71"/>
              </w:numPr>
            </w:pPr>
            <w:r w:rsidRPr="00794639">
              <w:t>The connection timeout for TCP socket is about 9 seconds with 3 retransmissions with 3 seconds delay.</w:t>
            </w:r>
          </w:p>
        </w:tc>
      </w:tr>
    </w:tbl>
    <w:p w14:paraId="5FE7447A" w14:textId="77777777" w:rsidR="00E93456" w:rsidRPr="00794639" w:rsidRDefault="00E93456" w:rsidP="00E93456">
      <w:pPr>
        <w:pStyle w:val="Heading3"/>
      </w:pPr>
      <w:bookmarkStart w:id="8084" w:name="_Ref518400829"/>
      <w:bookmarkStart w:id="8085" w:name="_Toc531701008"/>
      <w:r w:rsidRPr="00794639">
        <w:lastRenderedPageBreak/>
        <w:t>+KTCPCNX Command: Start TCP Connection</w:t>
      </w:r>
      <w:bookmarkEnd w:id="8084"/>
      <w:bookmarkEnd w:id="8085"/>
    </w:p>
    <w:tbl>
      <w:tblPr>
        <w:tblStyle w:val="TableSWIleft"/>
        <w:tblW w:w="8997" w:type="dxa"/>
        <w:tblLayout w:type="fixed"/>
        <w:tblLook w:val="04A0" w:firstRow="1" w:lastRow="0" w:firstColumn="1" w:lastColumn="0" w:noHBand="0" w:noVBand="1"/>
      </w:tblPr>
      <w:tblGrid>
        <w:gridCol w:w="1707"/>
        <w:gridCol w:w="7290"/>
      </w:tblGrid>
      <w:tr w:rsidR="00E93456" w:rsidRPr="00794639" w14:paraId="5D756F3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63AEBD0" w14:textId="77777777" w:rsidR="00E93456" w:rsidRPr="00794639" w:rsidRDefault="00E93456">
            <w:pPr>
              <w:pStyle w:val="TableRowHead"/>
              <w:spacing w:before="144" w:after="144"/>
              <w:rPr>
                <w:rFonts w:cs="Arial"/>
                <w:bCs w:val="0"/>
              </w:rPr>
            </w:pPr>
            <w:r w:rsidRPr="00794639">
              <w:t>HL78xx</w:t>
            </w:r>
          </w:p>
        </w:tc>
      </w:tr>
      <w:tr w:rsidR="00E93456" w:rsidRPr="00794639" w14:paraId="3630FBE4" w14:textId="77777777" w:rsidTr="00953CD3">
        <w:trPr>
          <w:cantSplit w:val="0"/>
        </w:trPr>
        <w:tc>
          <w:tcPr>
            <w:tcW w:w="1707" w:type="dxa"/>
          </w:tcPr>
          <w:p w14:paraId="7D378277" w14:textId="77777777" w:rsidR="00E93456" w:rsidRPr="00794639" w:rsidRDefault="00E93456" w:rsidP="009E30CD">
            <w:pPr>
              <w:pStyle w:val="TableBody"/>
              <w:rPr>
                <w:i/>
              </w:rPr>
            </w:pPr>
            <w:r w:rsidRPr="00794639">
              <w:rPr>
                <w:i/>
              </w:rPr>
              <w:t>Test command</w:t>
            </w:r>
          </w:p>
          <w:p w14:paraId="5594FD00" w14:textId="77777777" w:rsidR="00E93456" w:rsidRPr="00794639" w:rsidRDefault="00E93456" w:rsidP="009E30CD">
            <w:pPr>
              <w:pStyle w:val="TableBody"/>
              <w:rPr>
                <w:i/>
              </w:rPr>
            </w:pPr>
          </w:p>
          <w:p w14:paraId="4FBAC6E2" w14:textId="77777777" w:rsidR="00E93456" w:rsidRPr="00794639" w:rsidRDefault="00E93456" w:rsidP="009E30CD">
            <w:pPr>
              <w:pStyle w:val="TableBody"/>
            </w:pPr>
            <w:r w:rsidRPr="00794639">
              <w:rPr>
                <w:u w:val="single"/>
              </w:rPr>
              <w:t>Syntax</w:t>
            </w:r>
          </w:p>
          <w:p w14:paraId="4B6CBCCB" w14:textId="77777777" w:rsidR="00E93456" w:rsidRPr="00794639" w:rsidRDefault="00E93456" w:rsidP="009E30CD">
            <w:pPr>
              <w:pStyle w:val="TableBody"/>
              <w:rPr>
                <w:b/>
              </w:rPr>
            </w:pPr>
            <w:r w:rsidRPr="00794639">
              <w:rPr>
                <w:b/>
              </w:rPr>
              <w:t>AT+KTCPCNX=?</w:t>
            </w:r>
          </w:p>
        </w:tc>
        <w:tc>
          <w:tcPr>
            <w:tcW w:w="7290" w:type="dxa"/>
          </w:tcPr>
          <w:p w14:paraId="259398C8" w14:textId="77777777" w:rsidR="00E93456" w:rsidRPr="00794639" w:rsidRDefault="00E93456" w:rsidP="009E30CD">
            <w:pPr>
              <w:pStyle w:val="TableBody"/>
              <w:rPr>
                <w:u w:val="single"/>
              </w:rPr>
            </w:pPr>
          </w:p>
          <w:p w14:paraId="2A58ECC0" w14:textId="77777777" w:rsidR="00E93456" w:rsidRPr="00794639" w:rsidRDefault="00E93456" w:rsidP="009E30CD">
            <w:pPr>
              <w:pStyle w:val="TableBody"/>
              <w:rPr>
                <w:u w:val="single"/>
              </w:rPr>
            </w:pPr>
          </w:p>
          <w:p w14:paraId="307F4F27" w14:textId="77777777" w:rsidR="00E93456" w:rsidRPr="00794639" w:rsidRDefault="00E93456" w:rsidP="009E30CD">
            <w:pPr>
              <w:pStyle w:val="TableBody"/>
            </w:pPr>
            <w:r w:rsidRPr="00794639">
              <w:rPr>
                <w:u w:val="single"/>
              </w:rPr>
              <w:t>Response</w:t>
            </w:r>
          </w:p>
          <w:p w14:paraId="1F0C56FF" w14:textId="77777777" w:rsidR="00E93456" w:rsidRPr="00794639" w:rsidRDefault="00E93456" w:rsidP="009E30CD">
            <w:pPr>
              <w:pStyle w:val="TableBody"/>
            </w:pPr>
            <w:r w:rsidRPr="00794639">
              <w:rPr>
                <w:b/>
              </w:rPr>
              <w:t>+KTCPCNX: (</w:t>
            </w:r>
            <w:r w:rsidRPr="00794639">
              <w:t xml:space="preserve">list of possible </w:t>
            </w:r>
            <w:r w:rsidRPr="00794639">
              <w:rPr>
                <w:b/>
              </w:rPr>
              <w:t>&lt;session_id&gt;</w:t>
            </w:r>
            <w:r w:rsidRPr="00794639">
              <w:t>s</w:t>
            </w:r>
            <w:r w:rsidRPr="00794639">
              <w:rPr>
                <w:b/>
              </w:rPr>
              <w:t>)</w:t>
            </w:r>
          </w:p>
          <w:p w14:paraId="37724795" w14:textId="77777777" w:rsidR="00E93456" w:rsidRPr="00794639" w:rsidRDefault="00E93456" w:rsidP="009E30CD">
            <w:pPr>
              <w:pStyle w:val="TableBody"/>
              <w:rPr>
                <w:b/>
              </w:rPr>
            </w:pPr>
            <w:r w:rsidRPr="00794639">
              <w:rPr>
                <w:b/>
              </w:rPr>
              <w:t>OK</w:t>
            </w:r>
          </w:p>
        </w:tc>
      </w:tr>
      <w:tr w:rsidR="00E93456" w:rsidRPr="00794639" w14:paraId="76BB1699" w14:textId="77777777" w:rsidTr="00953CD3">
        <w:trPr>
          <w:cantSplit w:val="0"/>
        </w:trPr>
        <w:tc>
          <w:tcPr>
            <w:tcW w:w="1707" w:type="dxa"/>
          </w:tcPr>
          <w:p w14:paraId="103C2EBA" w14:textId="77777777" w:rsidR="00E93456" w:rsidRPr="00794639" w:rsidRDefault="00E93456" w:rsidP="00953CD3">
            <w:pPr>
              <w:pStyle w:val="TableBody"/>
            </w:pPr>
            <w:r w:rsidRPr="00794639">
              <w:rPr>
                <w:i/>
              </w:rPr>
              <w:t>Write command</w:t>
            </w:r>
          </w:p>
          <w:p w14:paraId="6FD94153" w14:textId="77777777" w:rsidR="00E93456" w:rsidRPr="00794639" w:rsidRDefault="00E93456" w:rsidP="00802A2C">
            <w:pPr>
              <w:pStyle w:val="TableBody"/>
            </w:pPr>
          </w:p>
          <w:p w14:paraId="7CAC1059" w14:textId="77777777" w:rsidR="00E93456" w:rsidRPr="00794639" w:rsidRDefault="00E93456" w:rsidP="00802A2C">
            <w:pPr>
              <w:pStyle w:val="TableBody"/>
              <w:rPr>
                <w:u w:val="single"/>
              </w:rPr>
            </w:pPr>
            <w:r w:rsidRPr="00794639">
              <w:rPr>
                <w:u w:val="single"/>
              </w:rPr>
              <w:t>Syntax</w:t>
            </w:r>
          </w:p>
          <w:p w14:paraId="6FFC28A1" w14:textId="77777777" w:rsidR="00E93456" w:rsidRPr="00794639" w:rsidRDefault="00E93456" w:rsidP="00E91070">
            <w:pPr>
              <w:pStyle w:val="TableBody"/>
            </w:pPr>
            <w:r w:rsidRPr="00794639">
              <w:rPr>
                <w:b/>
              </w:rPr>
              <w:t>AT+KTCPCNX=</w:t>
            </w:r>
            <w:r w:rsidRPr="00794639">
              <w:rPr>
                <w:b/>
              </w:rPr>
              <w:br/>
              <w:t>&lt;session_id&gt;</w:t>
            </w:r>
          </w:p>
        </w:tc>
        <w:tc>
          <w:tcPr>
            <w:tcW w:w="7290" w:type="dxa"/>
          </w:tcPr>
          <w:p w14:paraId="37AFA3E5" w14:textId="77777777" w:rsidR="00E93456" w:rsidRPr="00794639" w:rsidRDefault="00E93456" w:rsidP="00F94B3A">
            <w:pPr>
              <w:pStyle w:val="TableBody"/>
              <w:rPr>
                <w:u w:val="single"/>
              </w:rPr>
            </w:pPr>
          </w:p>
          <w:p w14:paraId="682F6853" w14:textId="77777777" w:rsidR="00E93456" w:rsidRPr="00794639" w:rsidRDefault="00E93456" w:rsidP="00037BF1">
            <w:pPr>
              <w:pStyle w:val="TableBody"/>
              <w:rPr>
                <w:u w:val="single"/>
              </w:rPr>
            </w:pPr>
          </w:p>
          <w:p w14:paraId="7DC213B6" w14:textId="77777777" w:rsidR="00E93456" w:rsidRPr="00794639" w:rsidRDefault="00E93456">
            <w:pPr>
              <w:pStyle w:val="TableBody"/>
              <w:rPr>
                <w:u w:val="single"/>
              </w:rPr>
            </w:pPr>
            <w:r w:rsidRPr="00794639">
              <w:rPr>
                <w:u w:val="single"/>
              </w:rPr>
              <w:t>Response</w:t>
            </w:r>
          </w:p>
          <w:p w14:paraId="197B2BF9" w14:textId="77777777" w:rsidR="00E93456" w:rsidRPr="00794639" w:rsidRDefault="00E93456">
            <w:pPr>
              <w:pStyle w:val="TableBody"/>
              <w:rPr>
                <w:b/>
              </w:rPr>
            </w:pPr>
            <w:r w:rsidRPr="00794639">
              <w:rPr>
                <w:b/>
              </w:rPr>
              <w:t>OK</w:t>
            </w:r>
          </w:p>
          <w:p w14:paraId="2552B6DE" w14:textId="77777777" w:rsidR="00E93456" w:rsidRPr="00794639" w:rsidRDefault="00E93456">
            <w:pPr>
              <w:pStyle w:val="TableBody"/>
            </w:pPr>
          </w:p>
          <w:p w14:paraId="713E1A18" w14:textId="77777777" w:rsidR="00E93456" w:rsidRPr="00794639" w:rsidRDefault="00E93456">
            <w:pPr>
              <w:pStyle w:val="TableBody"/>
            </w:pPr>
            <w:r w:rsidRPr="00794639">
              <w:t>or</w:t>
            </w:r>
          </w:p>
          <w:p w14:paraId="767BF471" w14:textId="77777777" w:rsidR="00E93456" w:rsidRPr="00794639" w:rsidRDefault="00E93456">
            <w:pPr>
              <w:pStyle w:val="TableBody"/>
              <w:rPr>
                <w:b/>
                <w:lang w:eastAsia="zh-CN"/>
              </w:rPr>
            </w:pPr>
            <w:r w:rsidRPr="00794639">
              <w:rPr>
                <w:b/>
              </w:rPr>
              <w:t>+CME ERROR: &lt;err&gt;</w:t>
            </w:r>
          </w:p>
          <w:p w14:paraId="0C5D7848" w14:textId="77777777" w:rsidR="00E93456" w:rsidRPr="00794639" w:rsidRDefault="00E93456">
            <w:pPr>
              <w:pStyle w:val="TableBody"/>
              <w:rPr>
                <w:b/>
              </w:rPr>
            </w:pPr>
            <w:r w:rsidRPr="00794639">
              <w:rPr>
                <w:b/>
              </w:rPr>
              <w:t>+KTCP_NOTIF: &lt;session_id&gt;, &lt;tcp_notif&gt;</w:t>
            </w:r>
          </w:p>
          <w:p w14:paraId="78DC24EA" w14:textId="77777777" w:rsidR="00E93456" w:rsidRPr="00794639" w:rsidRDefault="00E93456">
            <w:pPr>
              <w:pStyle w:val="TableBody"/>
              <w:rPr>
                <w:b/>
              </w:rPr>
            </w:pPr>
          </w:p>
          <w:p w14:paraId="30811F24" w14:textId="77777777" w:rsidR="00E93456" w:rsidRPr="00794639" w:rsidRDefault="00E93456">
            <w:pPr>
              <w:pStyle w:val="TableBody"/>
              <w:rPr>
                <w:u w:val="single"/>
              </w:rPr>
            </w:pPr>
            <w:r w:rsidRPr="00794639">
              <w:rPr>
                <w:u w:val="single"/>
              </w:rPr>
              <w:t>Parameters</w:t>
            </w:r>
          </w:p>
          <w:p w14:paraId="649484EA" w14:textId="77777777" w:rsidR="00E93456" w:rsidRPr="00794639" w:rsidRDefault="00E93456">
            <w:pPr>
              <w:pStyle w:val="TableBody"/>
            </w:pPr>
            <w:r w:rsidRPr="00794639">
              <w:rPr>
                <w:b/>
              </w:rPr>
              <w:t>&lt;session_id&gt;</w:t>
            </w:r>
            <w:r w:rsidRPr="00794639">
              <w:rPr>
                <w:b/>
              </w:rPr>
              <w:tab/>
            </w:r>
            <w:r w:rsidRPr="00794639">
              <w:t>TCP session index</w:t>
            </w:r>
          </w:p>
          <w:p w14:paraId="30BBE0DF" w14:textId="77777777" w:rsidR="00E93456" w:rsidRPr="00794639" w:rsidRDefault="00E93456">
            <w:pPr>
              <w:pStyle w:val="TableBody"/>
            </w:pPr>
          </w:p>
          <w:p w14:paraId="32AE9903" w14:textId="77777777" w:rsidR="00E93456" w:rsidRPr="00794639" w:rsidRDefault="00E93456">
            <w:pPr>
              <w:pStyle w:val="TableBody"/>
            </w:pPr>
            <w:r w:rsidRPr="00794639">
              <w:rPr>
                <w:b/>
              </w:rPr>
              <w:t>&lt;tcp_notif&gt;</w:t>
            </w:r>
            <w:r w:rsidRPr="00794639">
              <w:tab/>
              <w:t>Integer type. Indicates the cause of the TCP connection failure</w:t>
            </w:r>
          </w:p>
          <w:p w14:paraId="6F30E54C" w14:textId="77777777" w:rsidR="00E93456" w:rsidRPr="00794639" w:rsidRDefault="00E93456">
            <w:pPr>
              <w:pStyle w:val="TableBody"/>
            </w:pPr>
            <w:r w:rsidRPr="00794639">
              <w:t>0</w:t>
            </w:r>
            <w:r w:rsidRPr="00794639">
              <w:tab/>
              <w:t>Network error</w:t>
            </w:r>
          </w:p>
          <w:p w14:paraId="41D99350" w14:textId="77777777" w:rsidR="00E93456" w:rsidRPr="00794639" w:rsidRDefault="00E93456">
            <w:pPr>
              <w:pStyle w:val="TableBody"/>
            </w:pPr>
            <w:r w:rsidRPr="00794639">
              <w:t>1</w:t>
            </w:r>
            <w:r w:rsidRPr="00794639">
              <w:tab/>
              <w:t>No more sockets available; max. number already reached</w:t>
            </w:r>
          </w:p>
          <w:p w14:paraId="52F543E5" w14:textId="77777777" w:rsidR="00E93456" w:rsidRPr="00794639" w:rsidRDefault="00E93456">
            <w:pPr>
              <w:pStyle w:val="TableBody"/>
            </w:pPr>
            <w:r w:rsidRPr="00794639">
              <w:t>2</w:t>
            </w:r>
            <w:r w:rsidRPr="00794639">
              <w:tab/>
              <w:t xml:space="preserve">Memory problem </w:t>
            </w:r>
          </w:p>
          <w:p w14:paraId="263A8E3F" w14:textId="77777777" w:rsidR="00E93456" w:rsidRPr="00794639" w:rsidRDefault="00E93456">
            <w:pPr>
              <w:pStyle w:val="TableBody"/>
            </w:pPr>
            <w:r w:rsidRPr="00794639">
              <w:t>3</w:t>
            </w:r>
            <w:r w:rsidRPr="00794639">
              <w:tab/>
              <w:t>DNS error</w:t>
            </w:r>
          </w:p>
          <w:p w14:paraId="2F6FC980" w14:textId="77777777" w:rsidR="00E93456" w:rsidRPr="00794639" w:rsidRDefault="00E93456">
            <w:pPr>
              <w:pStyle w:val="TableBody"/>
            </w:pPr>
            <w:r w:rsidRPr="00794639">
              <w:t>4</w:t>
            </w:r>
            <w:r w:rsidRPr="00794639">
              <w:tab/>
              <w:t>TCP disconnection by the server or remote client</w:t>
            </w:r>
          </w:p>
          <w:p w14:paraId="6E91F955" w14:textId="77777777" w:rsidR="00E93456" w:rsidRPr="00794639" w:rsidRDefault="00E93456">
            <w:pPr>
              <w:pStyle w:val="TableBody"/>
            </w:pPr>
            <w:r w:rsidRPr="00794639">
              <w:t>5</w:t>
            </w:r>
            <w:r w:rsidRPr="00794639">
              <w:tab/>
              <w:t>TCP connection error</w:t>
            </w:r>
          </w:p>
          <w:p w14:paraId="711716CE" w14:textId="77777777" w:rsidR="00E93456" w:rsidRPr="00794639" w:rsidRDefault="00E93456">
            <w:pPr>
              <w:pStyle w:val="TableBody"/>
            </w:pPr>
            <w:r w:rsidRPr="00794639">
              <w:t>6</w:t>
            </w:r>
            <w:r w:rsidRPr="00794639">
              <w:tab/>
              <w:t>Generic error</w:t>
            </w:r>
          </w:p>
          <w:p w14:paraId="1DD2D074" w14:textId="77777777" w:rsidR="00E93456" w:rsidRPr="00794639" w:rsidRDefault="00E93456">
            <w:pPr>
              <w:pStyle w:val="TableBody"/>
              <w:rPr>
                <w:lang w:eastAsia="zh-CN"/>
              </w:rPr>
            </w:pPr>
            <w:r w:rsidRPr="00794639">
              <w:t>7</w:t>
            </w:r>
            <w:r w:rsidRPr="00794639">
              <w:tab/>
              <w:t>Fail to accept client request’s</w:t>
            </w:r>
          </w:p>
          <w:p w14:paraId="3B93B01B" w14:textId="56DF9690" w:rsidR="00E93456" w:rsidRPr="00794639" w:rsidRDefault="00E93456">
            <w:pPr>
              <w:pStyle w:val="TableBody"/>
              <w:rPr>
                <w:lang w:eastAsia="zh-CN"/>
              </w:rPr>
            </w:pPr>
            <w:r w:rsidRPr="00794639">
              <w:rPr>
                <w:lang w:eastAsia="zh-CN"/>
              </w:rPr>
              <w:t>8</w:t>
            </w:r>
            <w:r w:rsidRPr="00794639">
              <w:tab/>
            </w:r>
            <w:r w:rsidRPr="00794639">
              <w:rPr>
                <w:lang w:eastAsia="zh-CN"/>
              </w:rPr>
              <w:t xml:space="preserve">Data sending is OK but </w:t>
            </w:r>
            <w:r w:rsidR="00124504" w:rsidRPr="00794639">
              <w:rPr>
                <w:rStyle w:val="Code"/>
              </w:rPr>
              <w:t>+</w:t>
            </w:r>
            <w:r w:rsidRPr="00794639">
              <w:rPr>
                <w:rStyle w:val="Code"/>
              </w:rPr>
              <w:t>KTCPSND</w:t>
            </w:r>
            <w:r w:rsidRPr="00794639">
              <w:rPr>
                <w:lang w:eastAsia="zh-CN"/>
              </w:rPr>
              <w:t xml:space="preserve"> was waiting </w:t>
            </w:r>
            <w:r w:rsidR="00124504" w:rsidRPr="00794639">
              <w:rPr>
                <w:lang w:eastAsia="zh-CN"/>
              </w:rPr>
              <w:t xml:space="preserve">for </w:t>
            </w:r>
            <w:r w:rsidRPr="00794639">
              <w:rPr>
                <w:lang w:eastAsia="zh-CN"/>
              </w:rPr>
              <w:t>more or less characters</w:t>
            </w:r>
          </w:p>
          <w:p w14:paraId="2BD7DDF7" w14:textId="77777777" w:rsidR="00E93456" w:rsidRPr="00794639" w:rsidRDefault="00E93456">
            <w:pPr>
              <w:pStyle w:val="TableBody"/>
              <w:rPr>
                <w:lang w:eastAsia="zh-CN"/>
              </w:rPr>
            </w:pPr>
            <w:r w:rsidRPr="00794639">
              <w:rPr>
                <w:lang w:eastAsia="zh-CN"/>
              </w:rPr>
              <w:t>9</w:t>
            </w:r>
            <w:r w:rsidRPr="00794639">
              <w:tab/>
            </w:r>
            <w:r w:rsidRPr="00794639">
              <w:rPr>
                <w:lang w:eastAsia="zh-CN"/>
              </w:rPr>
              <w:t>Bad session ID</w:t>
            </w:r>
          </w:p>
          <w:p w14:paraId="136B24A0" w14:textId="77777777" w:rsidR="00E93456" w:rsidRPr="00794639" w:rsidRDefault="00E93456">
            <w:pPr>
              <w:pStyle w:val="TableBody"/>
              <w:rPr>
                <w:lang w:eastAsia="zh-CN"/>
              </w:rPr>
            </w:pPr>
            <w:r w:rsidRPr="00794639">
              <w:rPr>
                <w:lang w:eastAsia="zh-CN"/>
              </w:rPr>
              <w:t>10</w:t>
            </w:r>
            <w:r w:rsidRPr="00794639">
              <w:tab/>
            </w:r>
            <w:r w:rsidRPr="00794639">
              <w:rPr>
                <w:lang w:eastAsia="zh-CN"/>
              </w:rPr>
              <w:t>Session is already running</w:t>
            </w:r>
          </w:p>
          <w:p w14:paraId="1068C414" w14:textId="77777777" w:rsidR="00E93456" w:rsidRPr="00794639" w:rsidRDefault="00E93456">
            <w:pPr>
              <w:pStyle w:val="TableBody"/>
              <w:rPr>
                <w:lang w:eastAsia="zh-CN"/>
              </w:rPr>
            </w:pPr>
            <w:r w:rsidRPr="00794639">
              <w:rPr>
                <w:lang w:eastAsia="zh-CN"/>
              </w:rPr>
              <w:t>11</w:t>
            </w:r>
            <w:r w:rsidRPr="00794639">
              <w:rPr>
                <w:lang w:eastAsia="zh-CN"/>
              </w:rPr>
              <w:tab/>
              <w:t>All sessions are used</w:t>
            </w:r>
          </w:p>
          <w:p w14:paraId="1E36DE5A" w14:textId="77777777" w:rsidR="00E93456" w:rsidRPr="00794639" w:rsidRDefault="00E93456">
            <w:pPr>
              <w:pStyle w:val="TableBody"/>
              <w:rPr>
                <w:lang w:eastAsia="zh-CN"/>
              </w:rPr>
            </w:pPr>
            <w:r w:rsidRPr="00794639">
              <w:rPr>
                <w:lang w:eastAsia="zh-CN"/>
              </w:rPr>
              <w:t>12</w:t>
            </w:r>
            <w:r w:rsidRPr="00794639">
              <w:rPr>
                <w:lang w:eastAsia="zh-CN"/>
              </w:rPr>
              <w:tab/>
              <w:t>Socket connection timeout error</w:t>
            </w:r>
          </w:p>
          <w:p w14:paraId="39FCE72E" w14:textId="77777777" w:rsidR="00E93456" w:rsidRPr="00794639" w:rsidRDefault="00E93456">
            <w:pPr>
              <w:pStyle w:val="TableBody"/>
              <w:rPr>
                <w:lang w:eastAsia="zh-CN"/>
              </w:rPr>
            </w:pPr>
            <w:r w:rsidRPr="00794639">
              <w:rPr>
                <w:lang w:eastAsia="zh-CN"/>
              </w:rPr>
              <w:t>13</w:t>
            </w:r>
            <w:r w:rsidRPr="00794639">
              <w:rPr>
                <w:lang w:eastAsia="zh-CN"/>
              </w:rPr>
              <w:tab/>
              <w:t>SSL connection error</w:t>
            </w:r>
          </w:p>
          <w:p w14:paraId="363DAA4D" w14:textId="77777777" w:rsidR="00E93456" w:rsidRPr="00794639" w:rsidRDefault="00E93456">
            <w:pPr>
              <w:pStyle w:val="TableBody"/>
              <w:rPr>
                <w:b/>
              </w:rPr>
            </w:pPr>
            <w:r w:rsidRPr="00794639">
              <w:rPr>
                <w:lang w:eastAsia="zh-CN"/>
              </w:rPr>
              <w:t>14</w:t>
            </w:r>
            <w:r w:rsidRPr="00794639">
              <w:rPr>
                <w:lang w:eastAsia="zh-CN"/>
              </w:rPr>
              <w:tab/>
              <w:t>SSL initialization error</w:t>
            </w:r>
          </w:p>
        </w:tc>
      </w:tr>
      <w:tr w:rsidR="00E93456" w:rsidRPr="00794639" w14:paraId="596A710F" w14:textId="77777777" w:rsidTr="00953CD3">
        <w:tc>
          <w:tcPr>
            <w:tcW w:w="1707" w:type="dxa"/>
          </w:tcPr>
          <w:p w14:paraId="025EE87E" w14:textId="77777777" w:rsidR="00E93456" w:rsidRPr="00794639" w:rsidRDefault="00E93456" w:rsidP="009E30CD">
            <w:pPr>
              <w:pStyle w:val="TableBody"/>
              <w:rPr>
                <w:u w:val="single"/>
              </w:rPr>
            </w:pPr>
            <w:r w:rsidRPr="00794639">
              <w:rPr>
                <w:u w:val="single"/>
              </w:rPr>
              <w:t>Reference</w:t>
            </w:r>
          </w:p>
          <w:p w14:paraId="0E09D576" w14:textId="77777777" w:rsidR="00E93456" w:rsidRPr="00794639" w:rsidRDefault="00E93456" w:rsidP="009E30CD">
            <w:pPr>
              <w:pStyle w:val="TableBody"/>
              <w:rPr>
                <w:u w:val="single"/>
              </w:rPr>
            </w:pPr>
            <w:r w:rsidRPr="00794639">
              <w:t>Sierra Wireless Proprietary</w:t>
            </w:r>
          </w:p>
        </w:tc>
        <w:tc>
          <w:tcPr>
            <w:tcW w:w="7290" w:type="dxa"/>
          </w:tcPr>
          <w:p w14:paraId="2A4EBF60" w14:textId="77777777" w:rsidR="00E93456" w:rsidRPr="00794639" w:rsidRDefault="00E93456" w:rsidP="009E30CD">
            <w:pPr>
              <w:pStyle w:val="TableBody"/>
              <w:rPr>
                <w:u w:val="single"/>
              </w:rPr>
            </w:pPr>
            <w:r w:rsidRPr="00794639">
              <w:rPr>
                <w:u w:val="single"/>
              </w:rPr>
              <w:t>Notes</w:t>
            </w:r>
          </w:p>
          <w:p w14:paraId="2A109680" w14:textId="2D30ED4F" w:rsidR="00E93456" w:rsidRPr="00794639" w:rsidRDefault="00E93456" w:rsidP="009E30CD">
            <w:pPr>
              <w:pStyle w:val="TableBody"/>
            </w:pPr>
            <w:r w:rsidRPr="00794639">
              <w:t xml:space="preserve">This command is used for connecting to a remote server or listening to a bound port, depending on the selected mode of </w:t>
            </w:r>
            <w:r w:rsidRPr="00794639">
              <w:rPr>
                <w:lang w:eastAsia="zh-CN"/>
              </w:rPr>
              <w:t>&lt;</w:t>
            </w:r>
            <w:r w:rsidRPr="00794639">
              <w:t>session_id</w:t>
            </w:r>
            <w:r w:rsidRPr="00794639">
              <w:rPr>
                <w:lang w:eastAsia="zh-CN"/>
              </w:rPr>
              <w:t>&gt;</w:t>
            </w:r>
            <w:r w:rsidR="00C53FD6" w:rsidRPr="00794639">
              <w:rPr>
                <w:lang w:eastAsia="zh-CN"/>
              </w:rPr>
              <w:t>.</w:t>
            </w:r>
          </w:p>
        </w:tc>
      </w:tr>
    </w:tbl>
    <w:p w14:paraId="63802E01" w14:textId="77777777" w:rsidR="00E93456" w:rsidRPr="00794639" w:rsidRDefault="00E93456" w:rsidP="00E93456">
      <w:pPr>
        <w:pStyle w:val="Heading3"/>
      </w:pPr>
      <w:bookmarkStart w:id="8086" w:name="_Ref518400833"/>
      <w:bookmarkStart w:id="8087" w:name="_Toc531701009"/>
      <w:r w:rsidRPr="00794639">
        <w:t>+KTCPRCV Command: Receive Data through a TCP Connection</w:t>
      </w:r>
      <w:bookmarkEnd w:id="8086"/>
      <w:bookmarkEnd w:id="8087"/>
    </w:p>
    <w:tbl>
      <w:tblPr>
        <w:tblStyle w:val="TableSWIleft"/>
        <w:tblW w:w="8997" w:type="dxa"/>
        <w:tblLayout w:type="fixed"/>
        <w:tblLook w:val="04A0" w:firstRow="1" w:lastRow="0" w:firstColumn="1" w:lastColumn="0" w:noHBand="0" w:noVBand="1"/>
      </w:tblPr>
      <w:tblGrid>
        <w:gridCol w:w="1728"/>
        <w:gridCol w:w="7269"/>
      </w:tblGrid>
      <w:tr w:rsidR="00E93456" w:rsidRPr="00794639" w14:paraId="7341D9B6"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771C93C" w14:textId="77777777" w:rsidR="00E93456" w:rsidRPr="00794639" w:rsidRDefault="00E93456">
            <w:pPr>
              <w:pStyle w:val="TableRowHead"/>
              <w:spacing w:before="144" w:after="144"/>
              <w:rPr>
                <w:rFonts w:cs="Arial"/>
                <w:bCs w:val="0"/>
              </w:rPr>
            </w:pPr>
            <w:r w:rsidRPr="00794639">
              <w:t>HL78xx</w:t>
            </w:r>
          </w:p>
        </w:tc>
      </w:tr>
      <w:tr w:rsidR="00E93456" w:rsidRPr="00794639" w14:paraId="4294396E" w14:textId="77777777" w:rsidTr="00170927">
        <w:trPr>
          <w:cantSplit w:val="0"/>
        </w:trPr>
        <w:tc>
          <w:tcPr>
            <w:tcW w:w="0" w:type="dxa"/>
          </w:tcPr>
          <w:p w14:paraId="404A0FEE" w14:textId="77777777" w:rsidR="00E93456" w:rsidRPr="00794639" w:rsidRDefault="00E93456" w:rsidP="009E30CD">
            <w:pPr>
              <w:pStyle w:val="TableBody"/>
            </w:pPr>
            <w:r w:rsidRPr="00794639">
              <w:rPr>
                <w:i/>
              </w:rPr>
              <w:t>Test command</w:t>
            </w:r>
          </w:p>
          <w:p w14:paraId="7451FE31" w14:textId="77777777" w:rsidR="00E93456" w:rsidRPr="00794639" w:rsidRDefault="00E93456" w:rsidP="009E30CD">
            <w:pPr>
              <w:pStyle w:val="TableBody"/>
            </w:pPr>
          </w:p>
          <w:p w14:paraId="08918AC0" w14:textId="77777777" w:rsidR="00E93456" w:rsidRPr="00794639" w:rsidRDefault="00E93456" w:rsidP="009E30CD">
            <w:pPr>
              <w:pStyle w:val="TableBody"/>
            </w:pPr>
            <w:r w:rsidRPr="00794639">
              <w:rPr>
                <w:u w:val="single"/>
              </w:rPr>
              <w:t>Syntax</w:t>
            </w:r>
          </w:p>
          <w:p w14:paraId="52849F6C" w14:textId="77777777" w:rsidR="00E93456" w:rsidRPr="00794639" w:rsidRDefault="00E93456" w:rsidP="009E30CD">
            <w:pPr>
              <w:pStyle w:val="TableBody"/>
              <w:rPr>
                <w:b/>
              </w:rPr>
            </w:pPr>
            <w:r w:rsidRPr="00794639">
              <w:rPr>
                <w:b/>
              </w:rPr>
              <w:t>AT+KTCPRCV=?</w:t>
            </w:r>
          </w:p>
        </w:tc>
        <w:tc>
          <w:tcPr>
            <w:tcW w:w="7269" w:type="dxa"/>
          </w:tcPr>
          <w:p w14:paraId="44E4CA80" w14:textId="77777777" w:rsidR="00E93456" w:rsidRPr="00794639" w:rsidRDefault="00E93456" w:rsidP="009E30CD">
            <w:pPr>
              <w:pStyle w:val="TableBody"/>
              <w:rPr>
                <w:u w:val="single"/>
              </w:rPr>
            </w:pPr>
          </w:p>
          <w:p w14:paraId="1839694B" w14:textId="77777777" w:rsidR="00E93456" w:rsidRPr="00794639" w:rsidRDefault="00E93456" w:rsidP="009E30CD">
            <w:pPr>
              <w:pStyle w:val="TableBody"/>
              <w:rPr>
                <w:u w:val="single"/>
              </w:rPr>
            </w:pPr>
          </w:p>
          <w:p w14:paraId="6D891F16" w14:textId="77777777" w:rsidR="00E93456" w:rsidRPr="00794639" w:rsidRDefault="00E93456" w:rsidP="009E30CD">
            <w:pPr>
              <w:pStyle w:val="TableBody"/>
            </w:pPr>
            <w:r w:rsidRPr="00794639">
              <w:rPr>
                <w:u w:val="single"/>
              </w:rPr>
              <w:t>Response</w:t>
            </w:r>
          </w:p>
          <w:p w14:paraId="407A7BB7" w14:textId="77777777" w:rsidR="00E93456" w:rsidRPr="00794639" w:rsidRDefault="00E93456" w:rsidP="009E30CD">
            <w:pPr>
              <w:pStyle w:val="TableBody"/>
              <w:rPr>
                <w:b/>
              </w:rPr>
            </w:pPr>
            <w:r w:rsidRPr="00794639">
              <w:rPr>
                <w:b/>
              </w:rPr>
              <w:t>+KTCPRCV: (</w:t>
            </w:r>
            <w:r w:rsidRPr="00794639">
              <w:t>list of possible</w:t>
            </w:r>
            <w:r w:rsidRPr="00794639">
              <w:rPr>
                <w:b/>
              </w:rPr>
              <w:t xml:space="preserve"> &lt;session_id&gt;</w:t>
            </w:r>
            <w:r w:rsidRPr="00794639">
              <w:t>s</w:t>
            </w:r>
            <w:r w:rsidRPr="00794639">
              <w:rPr>
                <w:b/>
              </w:rPr>
              <w:t>),(</w:t>
            </w:r>
            <w:r w:rsidRPr="00794639">
              <w:t>list of possible</w:t>
            </w:r>
            <w:r w:rsidRPr="00794639">
              <w:rPr>
                <w:b/>
              </w:rPr>
              <w:t xml:space="preserve"> &lt;ndata&gt;</w:t>
            </w:r>
            <w:r w:rsidRPr="00794639">
              <w:t>s</w:t>
            </w:r>
            <w:r w:rsidRPr="00794639">
              <w:rPr>
                <w:b/>
              </w:rPr>
              <w:t>)</w:t>
            </w:r>
          </w:p>
          <w:p w14:paraId="35E8E489" w14:textId="77777777" w:rsidR="00E93456" w:rsidRPr="00794639" w:rsidRDefault="00E93456" w:rsidP="009E30CD">
            <w:pPr>
              <w:pStyle w:val="TableBody"/>
            </w:pPr>
            <w:r w:rsidRPr="00794639">
              <w:rPr>
                <w:b/>
              </w:rPr>
              <w:t>OK</w:t>
            </w:r>
          </w:p>
        </w:tc>
      </w:tr>
      <w:tr w:rsidR="00E93456" w:rsidRPr="00794639" w14:paraId="11457A9A" w14:textId="77777777" w:rsidTr="00953CD3">
        <w:tc>
          <w:tcPr>
            <w:tcW w:w="0" w:type="dxa"/>
          </w:tcPr>
          <w:p w14:paraId="4B6C0CBF" w14:textId="77777777" w:rsidR="00E93456" w:rsidRPr="00794639" w:rsidRDefault="00E93456" w:rsidP="009E30CD">
            <w:pPr>
              <w:pStyle w:val="TableBody"/>
            </w:pPr>
            <w:r w:rsidRPr="00794639">
              <w:rPr>
                <w:i/>
              </w:rPr>
              <w:lastRenderedPageBreak/>
              <w:t>Write command</w:t>
            </w:r>
          </w:p>
          <w:p w14:paraId="0B31E8C9" w14:textId="77777777" w:rsidR="00E93456" w:rsidRPr="00794639" w:rsidRDefault="00E93456" w:rsidP="009E30CD">
            <w:pPr>
              <w:pStyle w:val="TableBody"/>
            </w:pPr>
          </w:p>
          <w:p w14:paraId="14BC21FE" w14:textId="77777777" w:rsidR="00E93456" w:rsidRPr="00794639" w:rsidRDefault="00E93456" w:rsidP="009E30CD">
            <w:pPr>
              <w:pStyle w:val="TableBody"/>
              <w:rPr>
                <w:u w:val="single"/>
              </w:rPr>
            </w:pPr>
            <w:r w:rsidRPr="00794639">
              <w:rPr>
                <w:u w:val="single"/>
              </w:rPr>
              <w:t>Syntax</w:t>
            </w:r>
          </w:p>
          <w:p w14:paraId="1070BEE1" w14:textId="77777777" w:rsidR="00E93456" w:rsidRPr="00794639" w:rsidRDefault="00E93456" w:rsidP="009E30CD">
            <w:pPr>
              <w:pStyle w:val="TableBody"/>
              <w:rPr>
                <w:b/>
              </w:rPr>
            </w:pPr>
            <w:r w:rsidRPr="00794639">
              <w:rPr>
                <w:b/>
              </w:rPr>
              <w:t>AT+KTCPRCV=</w:t>
            </w:r>
          </w:p>
          <w:p w14:paraId="50577AA8" w14:textId="77777777" w:rsidR="00E93456" w:rsidRPr="00794639" w:rsidRDefault="00E93456" w:rsidP="009E30CD">
            <w:pPr>
              <w:pStyle w:val="TableBody"/>
            </w:pPr>
            <w:r w:rsidRPr="00794639">
              <w:rPr>
                <w:b/>
              </w:rPr>
              <w:t>&lt;session_id&gt;,</w:t>
            </w:r>
            <w:r w:rsidRPr="00794639">
              <w:rPr>
                <w:b/>
              </w:rPr>
              <w:br/>
              <w:t>&lt;ndata&gt;</w:t>
            </w:r>
          </w:p>
        </w:tc>
        <w:tc>
          <w:tcPr>
            <w:tcW w:w="0" w:type="dxa"/>
          </w:tcPr>
          <w:p w14:paraId="47094C5B" w14:textId="77777777" w:rsidR="00E93456" w:rsidRPr="00794639" w:rsidRDefault="00E93456" w:rsidP="009E30CD">
            <w:pPr>
              <w:pStyle w:val="TableBody"/>
              <w:rPr>
                <w:u w:val="single"/>
              </w:rPr>
            </w:pPr>
          </w:p>
          <w:p w14:paraId="4AC32A48" w14:textId="77777777" w:rsidR="00E93456" w:rsidRPr="00794639" w:rsidRDefault="00E93456" w:rsidP="009E30CD">
            <w:pPr>
              <w:pStyle w:val="TableBody"/>
              <w:rPr>
                <w:u w:val="single"/>
              </w:rPr>
            </w:pPr>
          </w:p>
          <w:p w14:paraId="3C39E339" w14:textId="77777777" w:rsidR="00E93456" w:rsidRPr="00794639" w:rsidRDefault="00E93456" w:rsidP="009E30CD">
            <w:pPr>
              <w:pStyle w:val="TableBody"/>
              <w:rPr>
                <w:u w:val="single"/>
              </w:rPr>
            </w:pPr>
            <w:r w:rsidRPr="00794639">
              <w:rPr>
                <w:u w:val="single"/>
              </w:rPr>
              <w:t>Response</w:t>
            </w:r>
          </w:p>
          <w:p w14:paraId="13CEDE19" w14:textId="77777777" w:rsidR="00E93456" w:rsidRPr="00794639" w:rsidRDefault="00E93456" w:rsidP="009E30CD">
            <w:pPr>
              <w:pStyle w:val="TableBody"/>
              <w:rPr>
                <w:b/>
                <w:lang w:eastAsia="zh-CN"/>
              </w:rPr>
            </w:pPr>
            <w:r w:rsidRPr="00794639">
              <w:rPr>
                <w:b/>
              </w:rPr>
              <w:t>CONNECT</w:t>
            </w:r>
          </w:p>
          <w:p w14:paraId="022B1723" w14:textId="77777777" w:rsidR="00E93456" w:rsidRPr="00794639" w:rsidRDefault="00E93456" w:rsidP="009E30CD">
            <w:pPr>
              <w:pStyle w:val="TableBody"/>
              <w:rPr>
                <w:b/>
                <w:lang w:eastAsia="zh-CN"/>
              </w:rPr>
            </w:pPr>
            <w:r w:rsidRPr="00794639">
              <w:rPr>
                <w:b/>
                <w:lang w:eastAsia="zh-CN"/>
              </w:rPr>
              <w:t>…</w:t>
            </w:r>
            <w:r w:rsidRPr="00794639">
              <w:rPr>
                <w:b/>
              </w:rPr>
              <w:t>&lt;EOF pattern&gt;</w:t>
            </w:r>
          </w:p>
          <w:p w14:paraId="4A235A14" w14:textId="77777777" w:rsidR="00E93456" w:rsidRPr="00794639" w:rsidRDefault="00E93456" w:rsidP="009E30CD">
            <w:pPr>
              <w:pStyle w:val="TableBody"/>
            </w:pPr>
            <w:r w:rsidRPr="00794639">
              <w:rPr>
                <w:b/>
              </w:rPr>
              <w:t>OK</w:t>
            </w:r>
          </w:p>
          <w:p w14:paraId="49438C3B" w14:textId="77777777" w:rsidR="00E93456" w:rsidRPr="00794639" w:rsidRDefault="00E93456" w:rsidP="009E30CD">
            <w:pPr>
              <w:pStyle w:val="TableBody"/>
              <w:rPr>
                <w:sz w:val="14"/>
                <w:szCs w:val="14"/>
              </w:rPr>
            </w:pPr>
          </w:p>
          <w:p w14:paraId="3F67918B" w14:textId="77777777" w:rsidR="00E93456" w:rsidRPr="00794639" w:rsidRDefault="00E93456" w:rsidP="009E30CD">
            <w:pPr>
              <w:pStyle w:val="TableBody"/>
            </w:pPr>
            <w:r w:rsidRPr="00794639">
              <w:t>or</w:t>
            </w:r>
          </w:p>
          <w:p w14:paraId="034760BC" w14:textId="77777777" w:rsidR="00E93456" w:rsidRPr="00794639" w:rsidRDefault="00E93456" w:rsidP="009E30CD">
            <w:pPr>
              <w:pStyle w:val="TableBody"/>
              <w:rPr>
                <w:b/>
              </w:rPr>
            </w:pPr>
            <w:r w:rsidRPr="00794639">
              <w:rPr>
                <w:b/>
              </w:rPr>
              <w:t>+KTCP_NOTIF: &lt;session_id&gt;,&lt;tcp_notif&gt;</w:t>
            </w:r>
          </w:p>
          <w:p w14:paraId="6456BA9A" w14:textId="77777777" w:rsidR="00E93456" w:rsidRPr="00794639" w:rsidRDefault="00E93456" w:rsidP="009E30CD">
            <w:pPr>
              <w:pStyle w:val="TableBody"/>
              <w:rPr>
                <w:sz w:val="14"/>
                <w:szCs w:val="14"/>
              </w:rPr>
            </w:pPr>
          </w:p>
          <w:p w14:paraId="6E418986" w14:textId="77777777" w:rsidR="00E93456" w:rsidRPr="00794639" w:rsidRDefault="00E93456" w:rsidP="009E30CD">
            <w:pPr>
              <w:pStyle w:val="TableBody"/>
              <w:rPr>
                <w:u w:val="single"/>
              </w:rPr>
            </w:pPr>
            <w:r w:rsidRPr="00794639">
              <w:rPr>
                <w:u w:val="single"/>
              </w:rPr>
              <w:t>Parameters</w:t>
            </w:r>
          </w:p>
          <w:p w14:paraId="6345D9E1" w14:textId="77777777" w:rsidR="00E93456" w:rsidRPr="00794639" w:rsidRDefault="00E93456" w:rsidP="009E30CD">
            <w:pPr>
              <w:pStyle w:val="TableBody"/>
              <w:ind w:left="1348" w:hanging="1348"/>
            </w:pPr>
            <w:r w:rsidRPr="00794639">
              <w:rPr>
                <w:b/>
              </w:rPr>
              <w:t>&lt;session_id&gt;</w:t>
            </w:r>
            <w:r w:rsidRPr="00794639">
              <w:rPr>
                <w:b/>
              </w:rPr>
              <w:tab/>
            </w:r>
            <w:r w:rsidRPr="00794639">
              <w:t>TCP session index</w:t>
            </w:r>
          </w:p>
          <w:p w14:paraId="09C484DA" w14:textId="77777777" w:rsidR="00E93456" w:rsidRPr="00794639" w:rsidRDefault="00E93456" w:rsidP="009E30CD">
            <w:pPr>
              <w:pStyle w:val="TableBody"/>
              <w:rPr>
                <w:sz w:val="14"/>
                <w:szCs w:val="14"/>
              </w:rPr>
            </w:pPr>
          </w:p>
          <w:p w14:paraId="53295930" w14:textId="77777777" w:rsidR="00E93456" w:rsidRPr="00794639" w:rsidRDefault="00E93456" w:rsidP="009E30CD">
            <w:pPr>
              <w:pStyle w:val="TableBody"/>
              <w:ind w:left="1348" w:hanging="1348"/>
            </w:pPr>
            <w:r w:rsidRPr="00794639">
              <w:rPr>
                <w:b/>
              </w:rPr>
              <w:t>&lt;ndata&gt;</w:t>
            </w:r>
            <w:r w:rsidRPr="00794639">
              <w:tab/>
            </w:r>
            <w:r w:rsidRPr="00794639">
              <w:rPr>
                <w:lang w:eastAsia="zh-CN"/>
              </w:rPr>
              <w:t>N</w:t>
            </w:r>
            <w:r w:rsidRPr="00794639">
              <w:t xml:space="preserve">umber of bytes the device </w:t>
            </w:r>
            <w:r w:rsidRPr="00794639">
              <w:rPr>
                <w:lang w:eastAsia="zh-CN"/>
              </w:rPr>
              <w:t>wants</w:t>
            </w:r>
            <w:r w:rsidRPr="00794639">
              <w:t xml:space="preserve"> to receive (max value 4294967295)</w:t>
            </w:r>
          </w:p>
          <w:p w14:paraId="744F76E7" w14:textId="77777777" w:rsidR="00E93456" w:rsidRPr="00794639" w:rsidRDefault="00E93456" w:rsidP="009E30CD">
            <w:pPr>
              <w:pStyle w:val="TableBody"/>
              <w:rPr>
                <w:sz w:val="14"/>
                <w:szCs w:val="14"/>
              </w:rPr>
            </w:pPr>
          </w:p>
          <w:p w14:paraId="27916E69" w14:textId="77777777" w:rsidR="00E93456" w:rsidRPr="00794639" w:rsidRDefault="00E93456" w:rsidP="009E30CD">
            <w:pPr>
              <w:pStyle w:val="TableBody"/>
              <w:ind w:left="1348" w:hanging="1348"/>
            </w:pPr>
            <w:r w:rsidRPr="00794639">
              <w:rPr>
                <w:b/>
              </w:rPr>
              <w:t>&lt;tcp_notif&gt;</w:t>
            </w:r>
            <w:r w:rsidRPr="00794639">
              <w:tab/>
              <w:t xml:space="preserve">See command </w:t>
            </w:r>
            <w:r w:rsidRPr="00794639">
              <w:rPr>
                <w:rStyle w:val="Code"/>
              </w:rPr>
              <w:t>AT+KTCPCNX</w:t>
            </w:r>
          </w:p>
        </w:tc>
      </w:tr>
      <w:tr w:rsidR="00E93456" w:rsidRPr="00794639" w14:paraId="346D8FFA" w14:textId="77777777" w:rsidTr="00170927">
        <w:trPr>
          <w:cantSplit w:val="0"/>
        </w:trPr>
        <w:tc>
          <w:tcPr>
            <w:tcW w:w="1728" w:type="dxa"/>
          </w:tcPr>
          <w:p w14:paraId="317D3239" w14:textId="77777777" w:rsidR="00E93456" w:rsidRPr="00794639" w:rsidRDefault="00E93456" w:rsidP="009E30CD">
            <w:pPr>
              <w:pStyle w:val="TableBody"/>
              <w:rPr>
                <w:u w:val="single"/>
              </w:rPr>
            </w:pPr>
            <w:r w:rsidRPr="00794639">
              <w:rPr>
                <w:u w:val="single"/>
              </w:rPr>
              <w:t>Reference</w:t>
            </w:r>
          </w:p>
          <w:p w14:paraId="2AFC8B1A" w14:textId="77777777" w:rsidR="00E93456" w:rsidRPr="00794639" w:rsidRDefault="00E93456" w:rsidP="009E30CD">
            <w:pPr>
              <w:pStyle w:val="TableBody"/>
              <w:rPr>
                <w:u w:val="single"/>
              </w:rPr>
            </w:pPr>
            <w:r w:rsidRPr="00794639">
              <w:t>Sierra Wireless Proprietary</w:t>
            </w:r>
          </w:p>
        </w:tc>
        <w:tc>
          <w:tcPr>
            <w:tcW w:w="7269" w:type="dxa"/>
          </w:tcPr>
          <w:p w14:paraId="3571287B" w14:textId="77777777" w:rsidR="00E93456" w:rsidRPr="00794639" w:rsidRDefault="00E93456" w:rsidP="009E30CD">
            <w:pPr>
              <w:pStyle w:val="TableBody"/>
              <w:rPr>
                <w:u w:val="single"/>
              </w:rPr>
            </w:pPr>
            <w:r w:rsidRPr="00794639">
              <w:rPr>
                <w:u w:val="single"/>
              </w:rPr>
              <w:t>Notes</w:t>
            </w:r>
          </w:p>
          <w:p w14:paraId="512ACDD3" w14:textId="77777777" w:rsidR="00E93456" w:rsidRPr="00794639" w:rsidRDefault="00E93456" w:rsidP="009E30CD">
            <w:pPr>
              <w:pStyle w:val="TableBody"/>
              <w:numPr>
                <w:ilvl w:val="0"/>
                <w:numId w:val="53"/>
              </w:numPr>
            </w:pPr>
            <w:r w:rsidRPr="00794639">
              <w:t>This function is used to receive &lt;ndata&gt; data bytes through a previously opened TCP socket.</w:t>
            </w:r>
          </w:p>
          <w:p w14:paraId="7226FB01" w14:textId="77777777" w:rsidR="00E93456" w:rsidRPr="00794639" w:rsidRDefault="00E93456" w:rsidP="009E30CD">
            <w:pPr>
              <w:pStyle w:val="TableBody"/>
              <w:numPr>
                <w:ilvl w:val="0"/>
                <w:numId w:val="53"/>
              </w:numPr>
            </w:pPr>
            <w:r w:rsidRPr="00794639">
              <w:t>&lt;ndata&gt; indicates the max data number that the terminal wishes to receive. If the TCP socket contains more data than &lt;ndata&gt; bytes then only &lt;ndata&gt; bytes will be received. If the TCP socket contains less data than &lt;ndata&gt; bytes then only TCP socket’s data will be received.</w:t>
            </w:r>
          </w:p>
          <w:p w14:paraId="5C785005" w14:textId="77777777" w:rsidR="00E93456" w:rsidRPr="00794639" w:rsidRDefault="00E93456" w:rsidP="009E30CD">
            <w:pPr>
              <w:pStyle w:val="TableBody"/>
              <w:numPr>
                <w:ilvl w:val="0"/>
                <w:numId w:val="53"/>
              </w:numPr>
            </w:pPr>
            <w:r w:rsidRPr="00794639">
              <w:t>&lt;EOF pattern&gt; would be added at the end of data automatically.</w:t>
            </w:r>
          </w:p>
          <w:p w14:paraId="0EA2B6FF" w14:textId="77777777" w:rsidR="00E93456" w:rsidRPr="00794639" w:rsidRDefault="00E93456" w:rsidP="009E30CD">
            <w:pPr>
              <w:pStyle w:val="TableBody"/>
              <w:numPr>
                <w:ilvl w:val="0"/>
                <w:numId w:val="53"/>
              </w:numPr>
            </w:pPr>
            <w:r w:rsidRPr="00794639">
              <w:t>When &lt;ndata&gt; (max value) bytes or only available data in the TCP socket have been received, the module returns to command state and returns OK.</w:t>
            </w:r>
          </w:p>
          <w:p w14:paraId="13530CB0" w14:textId="77777777" w:rsidR="00E93456" w:rsidRPr="00794639" w:rsidRDefault="00E93456" w:rsidP="009E30CD">
            <w:pPr>
              <w:pStyle w:val="TableBulleted"/>
              <w:numPr>
                <w:ilvl w:val="0"/>
                <w:numId w:val="53"/>
              </w:numPr>
              <w:tabs>
                <w:tab w:val="left" w:pos="355"/>
              </w:tabs>
            </w:pPr>
            <w:r w:rsidRPr="00794639">
              <w:t xml:space="preserve">It is highly recommended to configure the module for hardware flow control using </w:t>
            </w:r>
            <w:r w:rsidRPr="00794639">
              <w:rPr>
                <w:rStyle w:val="Code"/>
              </w:rPr>
              <w:t>AT&amp;K3</w:t>
            </w:r>
            <w:r w:rsidRPr="00794639">
              <w:t xml:space="preserve"> before using this command.</w:t>
            </w:r>
          </w:p>
          <w:p w14:paraId="741A6A51" w14:textId="77777777" w:rsidR="00E93456" w:rsidRPr="00794639" w:rsidRDefault="00E93456" w:rsidP="009E30CD">
            <w:pPr>
              <w:pStyle w:val="TableBody"/>
              <w:numPr>
                <w:ilvl w:val="0"/>
                <w:numId w:val="53"/>
              </w:numPr>
            </w:pPr>
            <w:r w:rsidRPr="00794639">
              <w:t xml:space="preserve">Refer to </w:t>
            </w:r>
            <w:r w:rsidRPr="00794639">
              <w:rPr>
                <w:rStyle w:val="Code"/>
              </w:rPr>
              <w:t>AT&amp;D</w:t>
            </w:r>
            <w:r w:rsidRPr="00794639">
              <w:t xml:space="preserve"> for the behavior of DTR drop.</w:t>
            </w:r>
          </w:p>
        </w:tc>
      </w:tr>
    </w:tbl>
    <w:p w14:paraId="6A3928AF" w14:textId="77777777" w:rsidR="00E93456" w:rsidRPr="00794639" w:rsidRDefault="00E93456" w:rsidP="00E93456">
      <w:pPr>
        <w:pStyle w:val="Heading3"/>
      </w:pPr>
      <w:bookmarkStart w:id="8088" w:name="_Ref518400836"/>
      <w:bookmarkStart w:id="8089" w:name="_Toc531701010"/>
      <w:r w:rsidRPr="00794639">
        <w:t>+KTCPSND Command: Send Data through a TCP Connection</w:t>
      </w:r>
      <w:bookmarkEnd w:id="8088"/>
      <w:bookmarkEnd w:id="8089"/>
    </w:p>
    <w:tbl>
      <w:tblPr>
        <w:tblStyle w:val="TableSWIleft"/>
        <w:tblW w:w="8997" w:type="dxa"/>
        <w:tblLayout w:type="fixed"/>
        <w:tblLook w:val="04A0" w:firstRow="1" w:lastRow="0" w:firstColumn="1" w:lastColumn="0" w:noHBand="0" w:noVBand="1"/>
      </w:tblPr>
      <w:tblGrid>
        <w:gridCol w:w="1728"/>
        <w:gridCol w:w="7269"/>
      </w:tblGrid>
      <w:tr w:rsidR="00E93456" w:rsidRPr="00794639" w14:paraId="38D088ED"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DDAAAA0" w14:textId="77777777" w:rsidR="00E93456" w:rsidRPr="00794639" w:rsidRDefault="00E93456">
            <w:pPr>
              <w:pStyle w:val="TableRowHead"/>
              <w:spacing w:before="144" w:after="144"/>
              <w:rPr>
                <w:rFonts w:cs="Arial"/>
                <w:bCs w:val="0"/>
              </w:rPr>
            </w:pPr>
            <w:r w:rsidRPr="00794639">
              <w:t>HL78xx</w:t>
            </w:r>
          </w:p>
        </w:tc>
      </w:tr>
      <w:tr w:rsidR="00E93456" w:rsidRPr="00794639" w14:paraId="1F4BC314" w14:textId="77777777" w:rsidTr="00170927">
        <w:tc>
          <w:tcPr>
            <w:tcW w:w="0" w:type="dxa"/>
          </w:tcPr>
          <w:p w14:paraId="3321CCE8" w14:textId="77777777" w:rsidR="00E93456" w:rsidRPr="00794639" w:rsidRDefault="00E93456" w:rsidP="009E30CD">
            <w:pPr>
              <w:pStyle w:val="TableBody"/>
            </w:pPr>
            <w:r w:rsidRPr="00794639">
              <w:rPr>
                <w:i/>
              </w:rPr>
              <w:t>Test command</w:t>
            </w:r>
          </w:p>
          <w:p w14:paraId="32BEADD5" w14:textId="77777777" w:rsidR="00E93456" w:rsidRPr="00794639" w:rsidRDefault="00E93456" w:rsidP="009E30CD">
            <w:pPr>
              <w:pStyle w:val="TableBody"/>
            </w:pPr>
          </w:p>
          <w:p w14:paraId="581F9E24" w14:textId="77777777" w:rsidR="00E93456" w:rsidRPr="00794639" w:rsidRDefault="00E93456" w:rsidP="009E30CD">
            <w:pPr>
              <w:pStyle w:val="TableBody"/>
              <w:rPr>
                <w:u w:val="single"/>
              </w:rPr>
            </w:pPr>
            <w:r w:rsidRPr="00794639">
              <w:rPr>
                <w:u w:val="single"/>
              </w:rPr>
              <w:t>Syntax</w:t>
            </w:r>
          </w:p>
          <w:p w14:paraId="5002BC25" w14:textId="77777777" w:rsidR="00E93456" w:rsidRPr="00794639" w:rsidRDefault="00E93456" w:rsidP="009E30CD">
            <w:pPr>
              <w:pStyle w:val="TableBody"/>
              <w:rPr>
                <w:b/>
              </w:rPr>
            </w:pPr>
            <w:r w:rsidRPr="00794639">
              <w:rPr>
                <w:b/>
              </w:rPr>
              <w:t>AT+KTCPSND=?</w:t>
            </w:r>
          </w:p>
        </w:tc>
        <w:tc>
          <w:tcPr>
            <w:tcW w:w="7269" w:type="dxa"/>
          </w:tcPr>
          <w:p w14:paraId="13F8B4F4" w14:textId="77777777" w:rsidR="00E93456" w:rsidRPr="00794639" w:rsidRDefault="00E93456" w:rsidP="009E30CD">
            <w:pPr>
              <w:pStyle w:val="TableBody"/>
              <w:rPr>
                <w:u w:val="single"/>
              </w:rPr>
            </w:pPr>
          </w:p>
          <w:p w14:paraId="4742C27E" w14:textId="77777777" w:rsidR="00E93456" w:rsidRPr="00794639" w:rsidRDefault="00E93456" w:rsidP="009E30CD">
            <w:pPr>
              <w:pStyle w:val="TableBody"/>
              <w:rPr>
                <w:u w:val="single"/>
              </w:rPr>
            </w:pPr>
          </w:p>
          <w:p w14:paraId="672C2B0C" w14:textId="77777777" w:rsidR="00E93456" w:rsidRPr="00794639" w:rsidRDefault="00E93456" w:rsidP="009E30CD">
            <w:pPr>
              <w:pStyle w:val="TableBody"/>
            </w:pPr>
            <w:r w:rsidRPr="00794639">
              <w:rPr>
                <w:u w:val="single"/>
              </w:rPr>
              <w:t>Response</w:t>
            </w:r>
          </w:p>
          <w:p w14:paraId="247C4BF2" w14:textId="77777777" w:rsidR="00E93456" w:rsidRPr="00794639" w:rsidRDefault="00E93456" w:rsidP="009E30CD">
            <w:pPr>
              <w:pStyle w:val="TableBody"/>
              <w:rPr>
                <w:b/>
              </w:rPr>
            </w:pPr>
            <w:r w:rsidRPr="00794639">
              <w:rPr>
                <w:b/>
              </w:rPr>
              <w:t>+KTCPSND: (</w:t>
            </w:r>
            <w:r w:rsidRPr="00794639">
              <w:t>list of possible</w:t>
            </w:r>
            <w:r w:rsidRPr="00794639">
              <w:rPr>
                <w:b/>
              </w:rPr>
              <w:t xml:space="preserve"> &lt;session_id&gt;</w:t>
            </w:r>
            <w:r w:rsidRPr="00794639">
              <w:t>s</w:t>
            </w:r>
            <w:r w:rsidRPr="00794639">
              <w:rPr>
                <w:b/>
              </w:rPr>
              <w:t>),(</w:t>
            </w:r>
            <w:r w:rsidRPr="00794639">
              <w:t>list of possible</w:t>
            </w:r>
            <w:r w:rsidRPr="00794639">
              <w:rPr>
                <w:b/>
              </w:rPr>
              <w:t xml:space="preserve"> &lt;ndata&gt;</w:t>
            </w:r>
            <w:r w:rsidRPr="00794639">
              <w:t>s</w:t>
            </w:r>
            <w:r w:rsidRPr="00794639">
              <w:rPr>
                <w:b/>
              </w:rPr>
              <w:t>)</w:t>
            </w:r>
          </w:p>
          <w:p w14:paraId="4F7A3B8F" w14:textId="77777777" w:rsidR="00E93456" w:rsidRPr="00794639" w:rsidRDefault="00E93456" w:rsidP="009E30CD">
            <w:pPr>
              <w:pStyle w:val="TableBody"/>
            </w:pPr>
            <w:r w:rsidRPr="00794639">
              <w:rPr>
                <w:b/>
              </w:rPr>
              <w:t>OK</w:t>
            </w:r>
          </w:p>
        </w:tc>
      </w:tr>
      <w:tr w:rsidR="00E93456" w:rsidRPr="00794639" w14:paraId="0E86CACB" w14:textId="77777777" w:rsidTr="00170927">
        <w:trPr>
          <w:cantSplit w:val="0"/>
        </w:trPr>
        <w:tc>
          <w:tcPr>
            <w:tcW w:w="1728" w:type="dxa"/>
          </w:tcPr>
          <w:p w14:paraId="38879FD9" w14:textId="77777777" w:rsidR="00E93456" w:rsidRPr="00794639" w:rsidRDefault="00E93456" w:rsidP="009E30CD">
            <w:pPr>
              <w:pStyle w:val="TableBody"/>
              <w:rPr>
                <w:i/>
              </w:rPr>
            </w:pPr>
            <w:r w:rsidRPr="00794639">
              <w:rPr>
                <w:i/>
              </w:rPr>
              <w:t>Write command</w:t>
            </w:r>
          </w:p>
          <w:p w14:paraId="460C098B" w14:textId="77777777" w:rsidR="00E93456" w:rsidRPr="00794639" w:rsidRDefault="00E93456" w:rsidP="009E30CD">
            <w:pPr>
              <w:pStyle w:val="TableBody"/>
            </w:pPr>
          </w:p>
          <w:p w14:paraId="56D6FECC" w14:textId="77777777" w:rsidR="00E93456" w:rsidRPr="00794639" w:rsidRDefault="00E93456" w:rsidP="009E30CD">
            <w:pPr>
              <w:pStyle w:val="TableBody"/>
              <w:rPr>
                <w:u w:val="single"/>
              </w:rPr>
            </w:pPr>
            <w:r w:rsidRPr="00794639">
              <w:rPr>
                <w:u w:val="single"/>
              </w:rPr>
              <w:t>Syntax</w:t>
            </w:r>
          </w:p>
          <w:p w14:paraId="10F9C821" w14:textId="77777777" w:rsidR="00E93456" w:rsidRPr="00794639" w:rsidRDefault="00E93456" w:rsidP="009E30CD">
            <w:pPr>
              <w:pStyle w:val="TableBody"/>
            </w:pPr>
            <w:r w:rsidRPr="00794639">
              <w:rPr>
                <w:b/>
              </w:rPr>
              <w:t>AT+KTCPSND=</w:t>
            </w:r>
            <w:r w:rsidRPr="00794639">
              <w:rPr>
                <w:b/>
              </w:rPr>
              <w:br/>
              <w:t>&lt;session_id&gt;,</w:t>
            </w:r>
            <w:r w:rsidRPr="00794639">
              <w:rPr>
                <w:b/>
              </w:rPr>
              <w:br/>
              <w:t>&lt;ndata&gt;</w:t>
            </w:r>
          </w:p>
        </w:tc>
        <w:tc>
          <w:tcPr>
            <w:tcW w:w="7269" w:type="dxa"/>
          </w:tcPr>
          <w:p w14:paraId="597F62AB" w14:textId="77777777" w:rsidR="00E93456" w:rsidRPr="00794639" w:rsidRDefault="00E93456" w:rsidP="009E30CD">
            <w:pPr>
              <w:pStyle w:val="TableBody"/>
              <w:rPr>
                <w:u w:val="single"/>
              </w:rPr>
            </w:pPr>
          </w:p>
          <w:p w14:paraId="06F91B4F" w14:textId="77777777" w:rsidR="00E93456" w:rsidRPr="00794639" w:rsidRDefault="00E93456" w:rsidP="009E30CD">
            <w:pPr>
              <w:pStyle w:val="TableBody"/>
              <w:rPr>
                <w:u w:val="single"/>
              </w:rPr>
            </w:pPr>
          </w:p>
          <w:p w14:paraId="1D99495E" w14:textId="77777777" w:rsidR="00E93456" w:rsidRPr="00794639" w:rsidRDefault="00E93456" w:rsidP="009E30CD">
            <w:pPr>
              <w:pStyle w:val="TableBody"/>
              <w:rPr>
                <w:u w:val="single"/>
              </w:rPr>
            </w:pPr>
            <w:r w:rsidRPr="00794639">
              <w:rPr>
                <w:u w:val="single"/>
              </w:rPr>
              <w:t>Response</w:t>
            </w:r>
          </w:p>
          <w:p w14:paraId="1CA0604F" w14:textId="77777777" w:rsidR="00E93456" w:rsidRPr="00794639" w:rsidRDefault="00E93456" w:rsidP="009E30CD">
            <w:pPr>
              <w:pStyle w:val="TableBody"/>
              <w:rPr>
                <w:b/>
              </w:rPr>
            </w:pPr>
            <w:r w:rsidRPr="00794639">
              <w:rPr>
                <w:b/>
              </w:rPr>
              <w:t>CONNECT</w:t>
            </w:r>
          </w:p>
          <w:p w14:paraId="4F9B8346" w14:textId="77777777" w:rsidR="00E93456" w:rsidRPr="00794639" w:rsidRDefault="00E93456" w:rsidP="009E30CD">
            <w:pPr>
              <w:pStyle w:val="TableBody"/>
              <w:rPr>
                <w:b/>
                <w:lang w:eastAsia="zh-CN"/>
              </w:rPr>
            </w:pPr>
            <w:r w:rsidRPr="00794639">
              <w:rPr>
                <w:b/>
              </w:rPr>
              <w:t>OK</w:t>
            </w:r>
          </w:p>
          <w:p w14:paraId="1C0806B3" w14:textId="77777777" w:rsidR="00E93456" w:rsidRPr="00794639" w:rsidRDefault="00E93456" w:rsidP="009E30CD">
            <w:pPr>
              <w:pStyle w:val="TableBody"/>
              <w:rPr>
                <w:lang w:eastAsia="zh-CN"/>
              </w:rPr>
            </w:pPr>
          </w:p>
          <w:p w14:paraId="7AF5B493" w14:textId="77777777" w:rsidR="00E93456" w:rsidRPr="00794639" w:rsidRDefault="00E93456" w:rsidP="009E30CD">
            <w:pPr>
              <w:pStyle w:val="TableBody"/>
              <w:rPr>
                <w:lang w:eastAsia="zh-CN"/>
              </w:rPr>
            </w:pPr>
            <w:r w:rsidRPr="00794639">
              <w:t>or</w:t>
            </w:r>
          </w:p>
          <w:p w14:paraId="3F1D6A68" w14:textId="77777777" w:rsidR="00E93456" w:rsidRPr="00794639" w:rsidRDefault="00E93456" w:rsidP="009E30CD">
            <w:pPr>
              <w:pStyle w:val="TableBody"/>
              <w:rPr>
                <w:b/>
                <w:lang w:eastAsia="zh-CN"/>
              </w:rPr>
            </w:pPr>
            <w:r w:rsidRPr="00794639">
              <w:rPr>
                <w:b/>
              </w:rPr>
              <w:t>NO CARRIER</w:t>
            </w:r>
          </w:p>
          <w:p w14:paraId="6687ED1F" w14:textId="77777777" w:rsidR="00E93456" w:rsidRPr="00794639" w:rsidRDefault="00E93456" w:rsidP="009E30CD">
            <w:pPr>
              <w:pStyle w:val="TableBody"/>
              <w:rPr>
                <w:b/>
                <w:lang w:eastAsia="zh-CN"/>
              </w:rPr>
            </w:pPr>
            <w:r w:rsidRPr="00794639">
              <w:rPr>
                <w:b/>
              </w:rPr>
              <w:t>+CME ERROR: &lt;err&gt;</w:t>
            </w:r>
          </w:p>
          <w:p w14:paraId="07A0BA32" w14:textId="77777777" w:rsidR="00E93456" w:rsidRPr="00794639" w:rsidRDefault="00E93456" w:rsidP="009E30CD">
            <w:pPr>
              <w:pStyle w:val="TableBody"/>
              <w:rPr>
                <w:b/>
              </w:rPr>
            </w:pPr>
            <w:r w:rsidRPr="00794639">
              <w:rPr>
                <w:b/>
              </w:rPr>
              <w:t>+KTCP_NOTIF: &lt;session_id&gt;,&lt;tcp_notif&gt;</w:t>
            </w:r>
          </w:p>
          <w:p w14:paraId="3C13D446" w14:textId="34641D6C" w:rsidR="00E93456" w:rsidRDefault="00E93456" w:rsidP="009E30CD">
            <w:pPr>
              <w:pStyle w:val="TableBody"/>
              <w:rPr>
                <w:ins w:id="8090" w:author="Elaine Baricante" w:date="2018-11-27T10:30:00Z"/>
              </w:rPr>
            </w:pPr>
          </w:p>
          <w:p w14:paraId="7FC97632" w14:textId="77777777" w:rsidR="003C4964" w:rsidRPr="00794639" w:rsidRDefault="003C4964" w:rsidP="009E30CD">
            <w:pPr>
              <w:pStyle w:val="TableBody"/>
            </w:pPr>
          </w:p>
          <w:p w14:paraId="5FC35F8A" w14:textId="77777777" w:rsidR="00E93456" w:rsidRPr="00794639" w:rsidRDefault="00E93456" w:rsidP="009E30CD">
            <w:pPr>
              <w:pStyle w:val="TableBody"/>
              <w:rPr>
                <w:u w:val="single"/>
              </w:rPr>
            </w:pPr>
            <w:r w:rsidRPr="00794639">
              <w:rPr>
                <w:u w:val="single"/>
              </w:rPr>
              <w:lastRenderedPageBreak/>
              <w:t>Parameters</w:t>
            </w:r>
          </w:p>
          <w:p w14:paraId="6535105D" w14:textId="77777777" w:rsidR="00E93456" w:rsidRPr="00794639" w:rsidRDefault="00E93456" w:rsidP="009E30CD">
            <w:pPr>
              <w:pStyle w:val="TableBody"/>
            </w:pPr>
            <w:r w:rsidRPr="00794639">
              <w:rPr>
                <w:b/>
              </w:rPr>
              <w:t>&lt;session_id&gt;</w:t>
            </w:r>
            <w:r w:rsidRPr="00794639">
              <w:rPr>
                <w:b/>
              </w:rPr>
              <w:tab/>
            </w:r>
            <w:r w:rsidRPr="00794639">
              <w:t>TCP session index</w:t>
            </w:r>
          </w:p>
          <w:p w14:paraId="3FC1BAD1" w14:textId="77777777" w:rsidR="00E93456" w:rsidRPr="00794639" w:rsidRDefault="00E93456" w:rsidP="009E30CD">
            <w:pPr>
              <w:pStyle w:val="TableBody"/>
            </w:pPr>
          </w:p>
          <w:p w14:paraId="0628C782" w14:textId="3B145133" w:rsidR="00E93456" w:rsidRPr="00794639" w:rsidRDefault="00E93456" w:rsidP="009E30CD">
            <w:pPr>
              <w:pStyle w:val="TableBody"/>
            </w:pPr>
            <w:r w:rsidRPr="00794639">
              <w:rPr>
                <w:b/>
              </w:rPr>
              <w:t>&lt;ndata&gt;</w:t>
            </w:r>
            <w:r w:rsidRPr="00794639">
              <w:tab/>
            </w:r>
            <w:r w:rsidRPr="00794639">
              <w:rPr>
                <w:lang w:eastAsia="zh-CN"/>
              </w:rPr>
              <w:t>N</w:t>
            </w:r>
            <w:r w:rsidRPr="00794639">
              <w:t xml:space="preserve">umber of bytes (max value </w:t>
            </w:r>
            <w:r w:rsidR="00124504" w:rsidRPr="00794639">
              <w:t xml:space="preserve">= </w:t>
            </w:r>
            <w:r w:rsidRPr="00794639">
              <w:t>4294967295)</w:t>
            </w:r>
          </w:p>
          <w:p w14:paraId="657A8910" w14:textId="77777777" w:rsidR="00E93456" w:rsidRPr="00794639" w:rsidRDefault="00E93456" w:rsidP="009E30CD">
            <w:pPr>
              <w:pStyle w:val="TableBody"/>
              <w:rPr>
                <w:b/>
              </w:rPr>
            </w:pPr>
          </w:p>
          <w:p w14:paraId="28E9058D" w14:textId="77777777" w:rsidR="00E93456" w:rsidRPr="00794639" w:rsidRDefault="00E93456" w:rsidP="009E30CD">
            <w:pPr>
              <w:pStyle w:val="TableBody"/>
            </w:pPr>
            <w:r w:rsidRPr="00794639">
              <w:rPr>
                <w:b/>
              </w:rPr>
              <w:t>&lt;tcp_notif&gt;</w:t>
            </w:r>
            <w:r w:rsidRPr="00794639">
              <w:tab/>
              <w:t xml:space="preserve">See command </w:t>
            </w:r>
            <w:r w:rsidRPr="00794639">
              <w:rPr>
                <w:rStyle w:val="Code"/>
              </w:rPr>
              <w:t>AT+KTCPCNX</w:t>
            </w:r>
          </w:p>
        </w:tc>
      </w:tr>
      <w:tr w:rsidR="00E93456" w:rsidRPr="00794639" w14:paraId="10D38832" w14:textId="77777777" w:rsidTr="00170927">
        <w:tc>
          <w:tcPr>
            <w:tcW w:w="0" w:type="dxa"/>
          </w:tcPr>
          <w:p w14:paraId="641E75AE" w14:textId="77777777" w:rsidR="00E93456" w:rsidRPr="00794639" w:rsidRDefault="00E93456" w:rsidP="009E30CD">
            <w:pPr>
              <w:pStyle w:val="TableBody"/>
              <w:rPr>
                <w:u w:val="single"/>
              </w:rPr>
            </w:pPr>
            <w:r w:rsidRPr="00794639">
              <w:rPr>
                <w:u w:val="single"/>
              </w:rPr>
              <w:lastRenderedPageBreak/>
              <w:t>Reference</w:t>
            </w:r>
          </w:p>
          <w:p w14:paraId="7F958D4B" w14:textId="77777777" w:rsidR="00E93456" w:rsidRPr="00794639" w:rsidRDefault="00E93456" w:rsidP="009E30CD">
            <w:pPr>
              <w:pStyle w:val="TableBody"/>
            </w:pPr>
            <w:r w:rsidRPr="00794639">
              <w:t>Sierra Wireless Proprietary</w:t>
            </w:r>
          </w:p>
          <w:p w14:paraId="275A6478" w14:textId="77777777" w:rsidR="00E93456" w:rsidRPr="00794639" w:rsidRDefault="00E93456" w:rsidP="009E30CD">
            <w:pPr>
              <w:pStyle w:val="TableBody"/>
              <w:rPr>
                <w:u w:val="single"/>
              </w:rPr>
            </w:pPr>
          </w:p>
        </w:tc>
        <w:tc>
          <w:tcPr>
            <w:tcW w:w="7269" w:type="dxa"/>
          </w:tcPr>
          <w:p w14:paraId="51CD0A90" w14:textId="77777777" w:rsidR="00E93456" w:rsidRPr="00794639" w:rsidRDefault="00E93456" w:rsidP="009E30CD">
            <w:pPr>
              <w:pStyle w:val="TableBody"/>
              <w:rPr>
                <w:u w:val="single"/>
              </w:rPr>
            </w:pPr>
            <w:r w:rsidRPr="00794639">
              <w:rPr>
                <w:u w:val="single"/>
              </w:rPr>
              <w:t>Notes</w:t>
            </w:r>
          </w:p>
          <w:p w14:paraId="421B0E47" w14:textId="77777777" w:rsidR="00E93456" w:rsidRPr="00794639" w:rsidRDefault="00E93456" w:rsidP="009E30CD">
            <w:pPr>
              <w:pStyle w:val="TableBody"/>
              <w:numPr>
                <w:ilvl w:val="0"/>
                <w:numId w:val="54"/>
              </w:numPr>
            </w:pPr>
            <w:r w:rsidRPr="00794639">
              <w:t xml:space="preserve">All the data </w:t>
            </w:r>
            <w:r w:rsidRPr="00794639">
              <w:rPr>
                <w:lang w:eastAsia="zh-CN"/>
              </w:rPr>
              <w:t>will</w:t>
            </w:r>
            <w:r w:rsidRPr="00794639">
              <w:t xml:space="preserve"> be sent out ignoring &lt;ndata&gt;. If data </w:t>
            </w:r>
            <w:r w:rsidRPr="00794639">
              <w:rPr>
                <w:lang w:eastAsia="zh-CN"/>
              </w:rPr>
              <w:t xml:space="preserve">sent </w:t>
            </w:r>
            <w:r w:rsidRPr="00794639">
              <w:t xml:space="preserve">is not equal to &lt;ndata&gt; then </w:t>
            </w:r>
            <w:r w:rsidRPr="00794639">
              <w:rPr>
                <w:rStyle w:val="Code"/>
              </w:rPr>
              <w:t>+KTCP_NOTIF</w:t>
            </w:r>
            <w:r w:rsidRPr="00794639">
              <w:t xml:space="preserve"> will be displayed.</w:t>
            </w:r>
          </w:p>
          <w:p w14:paraId="22FF9D13" w14:textId="77777777" w:rsidR="00E93456" w:rsidRPr="00794639" w:rsidRDefault="00E93456" w:rsidP="009E30CD">
            <w:pPr>
              <w:pStyle w:val="TableBody"/>
              <w:numPr>
                <w:ilvl w:val="0"/>
                <w:numId w:val="54"/>
              </w:numPr>
              <w:rPr>
                <w:lang w:eastAsia="zh-CN"/>
              </w:rPr>
            </w:pPr>
            <w:r w:rsidRPr="00794639">
              <w:t xml:space="preserve">&lt;ndata&gt; is the </w:t>
            </w:r>
            <w:r w:rsidRPr="00794639">
              <w:rPr>
                <w:lang w:eastAsia="zh-CN"/>
              </w:rPr>
              <w:t xml:space="preserve">data </w:t>
            </w:r>
            <w:r w:rsidRPr="00794639">
              <w:t>size without &lt;EOF pattern&gt;.</w:t>
            </w:r>
          </w:p>
          <w:p w14:paraId="4339AF3A" w14:textId="77777777" w:rsidR="00E93456" w:rsidRPr="00794639" w:rsidRDefault="00E93456" w:rsidP="009E30CD">
            <w:pPr>
              <w:pStyle w:val="TableBody"/>
              <w:numPr>
                <w:ilvl w:val="0"/>
                <w:numId w:val="54"/>
              </w:numPr>
              <w:rPr>
                <w:lang w:eastAsia="zh-CN"/>
              </w:rPr>
            </w:pPr>
            <w:r w:rsidRPr="00794639">
              <w:rPr>
                <w:lang w:eastAsia="zh-CN"/>
              </w:rPr>
              <w:t xml:space="preserve">It is highly recommended to configure the module for hardware flow control using </w:t>
            </w:r>
            <w:r w:rsidRPr="00794639">
              <w:rPr>
                <w:rStyle w:val="Code"/>
              </w:rPr>
              <w:t>AT&amp;K3</w:t>
            </w:r>
            <w:r w:rsidRPr="00794639">
              <w:rPr>
                <w:lang w:eastAsia="zh-CN"/>
              </w:rPr>
              <w:t xml:space="preserve"> before using this command.</w:t>
            </w:r>
          </w:p>
          <w:p w14:paraId="172623C9" w14:textId="77777777" w:rsidR="00E66EF5" w:rsidRPr="00794639" w:rsidRDefault="00E93456" w:rsidP="00E66EF5">
            <w:pPr>
              <w:pStyle w:val="TableBody"/>
              <w:numPr>
                <w:ilvl w:val="0"/>
                <w:numId w:val="54"/>
              </w:numPr>
            </w:pPr>
            <w:r w:rsidRPr="00794639">
              <w:t xml:space="preserve">Refer to </w:t>
            </w:r>
            <w:r w:rsidRPr="00794639">
              <w:rPr>
                <w:rStyle w:val="Code"/>
              </w:rPr>
              <w:t>AT&amp;D</w:t>
            </w:r>
            <w:r w:rsidRPr="00794639">
              <w:t xml:space="preserve"> for the behavior of DTR drop.</w:t>
            </w:r>
          </w:p>
          <w:p w14:paraId="3FCC0473" w14:textId="74572EF7" w:rsidR="00E93456" w:rsidRPr="00794639" w:rsidRDefault="00E93456">
            <w:pPr>
              <w:pStyle w:val="TableBody"/>
              <w:numPr>
                <w:ilvl w:val="0"/>
                <w:numId w:val="54"/>
              </w:numPr>
            </w:pPr>
            <w:r w:rsidRPr="00794639">
              <w:t>The data session can also be ended by &lt;EOF pattern&gt;, +++ or DTR.</w:t>
            </w:r>
          </w:p>
        </w:tc>
      </w:tr>
    </w:tbl>
    <w:p w14:paraId="1E1CA688" w14:textId="77777777" w:rsidR="00E93456" w:rsidRPr="00794639" w:rsidRDefault="00E93456" w:rsidP="00E93456">
      <w:pPr>
        <w:pStyle w:val="Heading3"/>
      </w:pPr>
      <w:bookmarkStart w:id="8091" w:name="_Ref518400840"/>
      <w:bookmarkStart w:id="8092" w:name="_Toc531701011"/>
      <w:r w:rsidRPr="00794639">
        <w:t>+KTCPCLOSE Command: Close Current TCP Operation</w:t>
      </w:r>
      <w:bookmarkEnd w:id="8091"/>
      <w:bookmarkEnd w:id="8092"/>
    </w:p>
    <w:tbl>
      <w:tblPr>
        <w:tblStyle w:val="TableSWIleft"/>
        <w:tblW w:w="8997" w:type="dxa"/>
        <w:tblLayout w:type="fixed"/>
        <w:tblLook w:val="04A0" w:firstRow="1" w:lastRow="0" w:firstColumn="1" w:lastColumn="0" w:noHBand="0" w:noVBand="1"/>
      </w:tblPr>
      <w:tblGrid>
        <w:gridCol w:w="1707"/>
        <w:gridCol w:w="7290"/>
      </w:tblGrid>
      <w:tr w:rsidR="00E93456" w:rsidRPr="00794639" w14:paraId="046267D6"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C2D6401" w14:textId="77777777" w:rsidR="00E93456" w:rsidRPr="00794639" w:rsidRDefault="00E93456">
            <w:pPr>
              <w:pStyle w:val="TableRowHead"/>
              <w:spacing w:before="144" w:after="144"/>
            </w:pPr>
            <w:r w:rsidRPr="00794639">
              <w:t>HL78xx</w:t>
            </w:r>
          </w:p>
        </w:tc>
      </w:tr>
      <w:tr w:rsidR="00E93456" w:rsidRPr="00794639" w14:paraId="10B88AAF" w14:textId="77777777" w:rsidTr="00953CD3">
        <w:trPr>
          <w:cantSplit w:val="0"/>
        </w:trPr>
        <w:tc>
          <w:tcPr>
            <w:tcW w:w="1707" w:type="dxa"/>
          </w:tcPr>
          <w:p w14:paraId="4E363EAE" w14:textId="77777777" w:rsidR="00E93456" w:rsidRPr="00794639" w:rsidRDefault="00E93456" w:rsidP="004651D1">
            <w:pPr>
              <w:pStyle w:val="TableBody"/>
            </w:pPr>
            <w:r w:rsidRPr="00794639">
              <w:rPr>
                <w:i/>
              </w:rPr>
              <w:t>Test command</w:t>
            </w:r>
          </w:p>
          <w:p w14:paraId="120F6D0F" w14:textId="77777777" w:rsidR="00E93456" w:rsidRPr="00794639" w:rsidRDefault="00E93456" w:rsidP="004651D1">
            <w:pPr>
              <w:pStyle w:val="TableBody"/>
            </w:pPr>
          </w:p>
          <w:p w14:paraId="74D795BD" w14:textId="77777777" w:rsidR="00E93456" w:rsidRPr="00794639" w:rsidRDefault="00E93456" w:rsidP="004651D1">
            <w:pPr>
              <w:pStyle w:val="TableBody"/>
            </w:pPr>
            <w:r w:rsidRPr="00794639">
              <w:rPr>
                <w:u w:val="single"/>
              </w:rPr>
              <w:t>Syntax</w:t>
            </w:r>
          </w:p>
          <w:p w14:paraId="0D9863D5" w14:textId="77777777" w:rsidR="00E93456" w:rsidRPr="00794639" w:rsidRDefault="00E93456" w:rsidP="004651D1">
            <w:pPr>
              <w:pStyle w:val="TableBody"/>
              <w:rPr>
                <w:b/>
              </w:rPr>
            </w:pPr>
            <w:r w:rsidRPr="00794639">
              <w:rPr>
                <w:b/>
              </w:rPr>
              <w:t>AT+KTCPCLOSE=?</w:t>
            </w:r>
          </w:p>
        </w:tc>
        <w:tc>
          <w:tcPr>
            <w:tcW w:w="7290" w:type="dxa"/>
          </w:tcPr>
          <w:p w14:paraId="2A3A92B6" w14:textId="77777777" w:rsidR="00E93456" w:rsidRPr="00794639" w:rsidRDefault="00E93456" w:rsidP="004651D1">
            <w:pPr>
              <w:pStyle w:val="TableBody"/>
              <w:rPr>
                <w:u w:val="single"/>
              </w:rPr>
            </w:pPr>
          </w:p>
          <w:p w14:paraId="241B09AA" w14:textId="77777777" w:rsidR="00E93456" w:rsidRPr="00794639" w:rsidRDefault="00E93456" w:rsidP="004651D1">
            <w:pPr>
              <w:pStyle w:val="TableBody"/>
              <w:rPr>
                <w:u w:val="single"/>
              </w:rPr>
            </w:pPr>
          </w:p>
          <w:p w14:paraId="3C4E856A" w14:textId="77777777" w:rsidR="00E93456" w:rsidRPr="00794639" w:rsidRDefault="00E93456" w:rsidP="004651D1">
            <w:pPr>
              <w:pStyle w:val="TableBody"/>
            </w:pPr>
            <w:r w:rsidRPr="00794639">
              <w:rPr>
                <w:u w:val="single"/>
              </w:rPr>
              <w:t>Response</w:t>
            </w:r>
          </w:p>
          <w:p w14:paraId="2B61185D" w14:textId="77777777" w:rsidR="00E93456" w:rsidRPr="00794639" w:rsidRDefault="00E93456" w:rsidP="004651D1">
            <w:pPr>
              <w:pStyle w:val="TableBody"/>
            </w:pPr>
            <w:r w:rsidRPr="00794639">
              <w:rPr>
                <w:b/>
              </w:rPr>
              <w:t>+KTCPCLOSE: (</w:t>
            </w:r>
            <w:r w:rsidRPr="00794639">
              <w:t xml:space="preserve">list of possible </w:t>
            </w:r>
            <w:r w:rsidRPr="00794639">
              <w:rPr>
                <w:b/>
              </w:rPr>
              <w:t>&lt;session_id&gt;</w:t>
            </w:r>
            <w:r w:rsidRPr="00794639">
              <w:t>s</w:t>
            </w:r>
            <w:r w:rsidRPr="00794639">
              <w:rPr>
                <w:b/>
              </w:rPr>
              <w:t>), (</w:t>
            </w:r>
            <w:r w:rsidRPr="00794639">
              <w:t xml:space="preserve">list of possible </w:t>
            </w:r>
            <w:r w:rsidRPr="00794639">
              <w:rPr>
                <w:b/>
              </w:rPr>
              <w:t>&lt;closing_type&gt;</w:t>
            </w:r>
            <w:r w:rsidRPr="00794639">
              <w:t>s</w:t>
            </w:r>
            <w:r w:rsidRPr="00794639">
              <w:rPr>
                <w:b/>
              </w:rPr>
              <w:t>)</w:t>
            </w:r>
          </w:p>
          <w:p w14:paraId="46F06DFE" w14:textId="77777777" w:rsidR="00E93456" w:rsidRPr="00794639" w:rsidRDefault="00E93456" w:rsidP="004651D1">
            <w:pPr>
              <w:pStyle w:val="TableBody"/>
              <w:rPr>
                <w:b/>
              </w:rPr>
            </w:pPr>
            <w:r w:rsidRPr="00794639">
              <w:rPr>
                <w:b/>
              </w:rPr>
              <w:t>OK</w:t>
            </w:r>
          </w:p>
        </w:tc>
      </w:tr>
      <w:tr w:rsidR="00E93456" w:rsidRPr="00794639" w14:paraId="743C014D" w14:textId="77777777" w:rsidTr="00953CD3">
        <w:tc>
          <w:tcPr>
            <w:tcW w:w="1707" w:type="dxa"/>
          </w:tcPr>
          <w:p w14:paraId="12AD1426" w14:textId="77777777" w:rsidR="00E93456" w:rsidRPr="00794639" w:rsidRDefault="00E93456" w:rsidP="00F2156B">
            <w:pPr>
              <w:pStyle w:val="TableBody"/>
              <w:rPr>
                <w:i/>
              </w:rPr>
            </w:pPr>
            <w:r w:rsidRPr="00794639">
              <w:rPr>
                <w:i/>
              </w:rPr>
              <w:t>Write command</w:t>
            </w:r>
          </w:p>
          <w:p w14:paraId="14EAAE9A" w14:textId="77777777" w:rsidR="00E93456" w:rsidRPr="00794639" w:rsidRDefault="00E93456" w:rsidP="002F3C41">
            <w:pPr>
              <w:pStyle w:val="TableBody"/>
            </w:pPr>
          </w:p>
          <w:p w14:paraId="0A3917A6" w14:textId="77777777" w:rsidR="00E93456" w:rsidRPr="00794639" w:rsidRDefault="00E93456">
            <w:pPr>
              <w:pStyle w:val="TableBody"/>
              <w:rPr>
                <w:u w:val="single"/>
              </w:rPr>
            </w:pPr>
            <w:r w:rsidRPr="00794639">
              <w:rPr>
                <w:u w:val="single"/>
              </w:rPr>
              <w:t>Syntax</w:t>
            </w:r>
          </w:p>
          <w:p w14:paraId="4B4CFCA4" w14:textId="77777777" w:rsidR="00E93456" w:rsidRPr="00794639" w:rsidRDefault="00E93456">
            <w:pPr>
              <w:pStyle w:val="TableBody"/>
              <w:rPr>
                <w:u w:val="single"/>
              </w:rPr>
            </w:pPr>
            <w:r w:rsidRPr="00794639">
              <w:rPr>
                <w:b/>
              </w:rPr>
              <w:t>AT+KTCPCLOSE=&lt;session_id&gt;</w:t>
            </w:r>
            <w:r w:rsidRPr="00794639">
              <w:rPr>
                <w:b/>
              </w:rPr>
              <w:br/>
              <w:t>[,&lt;closing_type&gt;]</w:t>
            </w:r>
          </w:p>
        </w:tc>
        <w:tc>
          <w:tcPr>
            <w:tcW w:w="7290" w:type="dxa"/>
          </w:tcPr>
          <w:p w14:paraId="63850867" w14:textId="77777777" w:rsidR="00E93456" w:rsidRPr="00794639" w:rsidRDefault="00E93456">
            <w:pPr>
              <w:pStyle w:val="TableBody"/>
              <w:rPr>
                <w:u w:val="single"/>
              </w:rPr>
            </w:pPr>
          </w:p>
          <w:p w14:paraId="01A035AF" w14:textId="77777777" w:rsidR="00E93456" w:rsidRPr="00794639" w:rsidRDefault="00E93456">
            <w:pPr>
              <w:pStyle w:val="TableBody"/>
              <w:rPr>
                <w:u w:val="single"/>
              </w:rPr>
            </w:pPr>
          </w:p>
          <w:p w14:paraId="7A381B04" w14:textId="77777777" w:rsidR="00E93456" w:rsidRPr="00794639" w:rsidRDefault="00E93456">
            <w:pPr>
              <w:pStyle w:val="TableBody"/>
              <w:rPr>
                <w:u w:val="single"/>
                <w:lang w:eastAsia="zh-CN"/>
              </w:rPr>
            </w:pPr>
            <w:r w:rsidRPr="00794639">
              <w:rPr>
                <w:u w:val="single"/>
              </w:rPr>
              <w:t>Response</w:t>
            </w:r>
          </w:p>
          <w:p w14:paraId="55715B3E" w14:textId="77777777" w:rsidR="00E93456" w:rsidRPr="00794639" w:rsidRDefault="00E93456">
            <w:pPr>
              <w:pStyle w:val="TableBody"/>
              <w:rPr>
                <w:b/>
              </w:rPr>
            </w:pPr>
            <w:r w:rsidRPr="00794639">
              <w:rPr>
                <w:b/>
              </w:rPr>
              <w:t>OK</w:t>
            </w:r>
          </w:p>
          <w:p w14:paraId="78C64963" w14:textId="77777777" w:rsidR="00E93456" w:rsidRPr="00794639" w:rsidRDefault="00E93456">
            <w:pPr>
              <w:pStyle w:val="TableBody"/>
            </w:pPr>
          </w:p>
          <w:p w14:paraId="69FA626F" w14:textId="77777777" w:rsidR="00E93456" w:rsidRPr="00794639" w:rsidRDefault="00E93456">
            <w:pPr>
              <w:pStyle w:val="TableBody"/>
            </w:pPr>
            <w:r w:rsidRPr="00794639">
              <w:t>or</w:t>
            </w:r>
          </w:p>
          <w:p w14:paraId="459F25C0" w14:textId="77777777" w:rsidR="00E93456" w:rsidRPr="00794639" w:rsidRDefault="00E93456">
            <w:pPr>
              <w:pStyle w:val="TableBody"/>
              <w:rPr>
                <w:b/>
              </w:rPr>
            </w:pPr>
            <w:r w:rsidRPr="00794639">
              <w:rPr>
                <w:b/>
              </w:rPr>
              <w:t>+CME ERROR: &lt;err&gt;</w:t>
            </w:r>
          </w:p>
          <w:p w14:paraId="05780009" w14:textId="77777777" w:rsidR="00E93456" w:rsidRPr="00794639" w:rsidRDefault="00E93456">
            <w:pPr>
              <w:pStyle w:val="TableBody"/>
              <w:rPr>
                <w:b/>
              </w:rPr>
            </w:pPr>
            <w:r w:rsidRPr="00794639">
              <w:rPr>
                <w:b/>
              </w:rPr>
              <w:t>NO CARRIER</w:t>
            </w:r>
          </w:p>
          <w:p w14:paraId="67A5FF1B" w14:textId="77777777" w:rsidR="00E93456" w:rsidRPr="00794639" w:rsidRDefault="00E93456">
            <w:pPr>
              <w:pStyle w:val="TableBody"/>
              <w:rPr>
                <w:b/>
                <w:lang w:eastAsia="zh-CN"/>
              </w:rPr>
            </w:pPr>
            <w:r w:rsidRPr="00794639">
              <w:rPr>
                <w:b/>
              </w:rPr>
              <w:t>+KTCP_NOTIF: &lt;session_id&gt;, &lt;tcp_notif&gt;</w:t>
            </w:r>
          </w:p>
          <w:p w14:paraId="6638A498" w14:textId="77777777" w:rsidR="00E93456" w:rsidRPr="00794639" w:rsidRDefault="00E93456">
            <w:pPr>
              <w:pStyle w:val="TableBody"/>
              <w:rPr>
                <w:lang w:eastAsia="zh-CN"/>
              </w:rPr>
            </w:pPr>
          </w:p>
          <w:p w14:paraId="260F49BD" w14:textId="77777777" w:rsidR="00E93456" w:rsidRPr="00794639" w:rsidRDefault="00E93456">
            <w:pPr>
              <w:pStyle w:val="TableBody"/>
              <w:rPr>
                <w:u w:val="single"/>
              </w:rPr>
            </w:pPr>
            <w:r w:rsidRPr="00794639">
              <w:rPr>
                <w:u w:val="single"/>
              </w:rPr>
              <w:t>Parameters</w:t>
            </w:r>
          </w:p>
          <w:p w14:paraId="338CAE6E" w14:textId="77777777" w:rsidR="00E93456" w:rsidRPr="00794639" w:rsidRDefault="00E93456">
            <w:pPr>
              <w:pStyle w:val="TableBody"/>
              <w:tabs>
                <w:tab w:val="left" w:pos="1567"/>
              </w:tabs>
            </w:pPr>
            <w:r w:rsidRPr="00794639">
              <w:rPr>
                <w:b/>
              </w:rPr>
              <w:t>&lt;session_id&gt;</w:t>
            </w:r>
            <w:r w:rsidRPr="00794639">
              <w:rPr>
                <w:b/>
              </w:rPr>
              <w:tab/>
            </w:r>
            <w:r w:rsidRPr="00794639">
              <w:t>TCP session index</w:t>
            </w:r>
          </w:p>
          <w:p w14:paraId="370C727A" w14:textId="77777777" w:rsidR="00E93456" w:rsidRPr="00794639" w:rsidRDefault="00E93456">
            <w:pPr>
              <w:pStyle w:val="TableBody"/>
              <w:tabs>
                <w:tab w:val="left" w:pos="1567"/>
              </w:tabs>
              <w:rPr>
                <w:b/>
              </w:rPr>
            </w:pPr>
          </w:p>
          <w:p w14:paraId="07DFDACA" w14:textId="00AE6B67" w:rsidR="00E93456" w:rsidRPr="00794639" w:rsidRDefault="00E93456" w:rsidP="00D04DAF">
            <w:pPr>
              <w:pStyle w:val="TableBody"/>
            </w:pPr>
            <w:r w:rsidRPr="00794639">
              <w:rPr>
                <w:b/>
              </w:rPr>
              <w:t>&lt;closing_type&gt;</w:t>
            </w:r>
            <w:r w:rsidRPr="00794639">
              <w:tab/>
              <w:t>1</w:t>
            </w:r>
            <w:r w:rsidRPr="00794639">
              <w:tab/>
              <w:t xml:space="preserve">The TCP connection is properly closed, which means that </w:t>
            </w:r>
            <w:r w:rsidR="00D04DAF" w:rsidRPr="00794639">
              <w:tab/>
            </w:r>
            <w:r w:rsidR="00D04DAF" w:rsidRPr="00794639">
              <w:tab/>
            </w:r>
            <w:r w:rsidR="00D04DAF" w:rsidRPr="00794639">
              <w:tab/>
            </w:r>
            <w:r w:rsidR="00D04DAF" w:rsidRPr="00794639">
              <w:tab/>
            </w:r>
            <w:r w:rsidRPr="00794639">
              <w:t xml:space="preserve">data sent to the module by </w:t>
            </w:r>
            <w:r w:rsidRPr="00794639">
              <w:rPr>
                <w:rStyle w:val="Code"/>
              </w:rPr>
              <w:t>AT+KTCPSND</w:t>
            </w:r>
            <w:r w:rsidRPr="00794639">
              <w:t xml:space="preserve"> will be sent to </w:t>
            </w:r>
            <w:r w:rsidR="00D04DAF" w:rsidRPr="00794639">
              <w:tab/>
            </w:r>
            <w:r w:rsidR="00D04DAF" w:rsidRPr="00794639">
              <w:tab/>
            </w:r>
            <w:r w:rsidR="00D04DAF" w:rsidRPr="00794639">
              <w:tab/>
            </w:r>
            <w:r w:rsidR="00D04DAF" w:rsidRPr="00794639">
              <w:tab/>
            </w:r>
            <w:r w:rsidR="00124504" w:rsidRPr="00794639">
              <w:tab/>
            </w:r>
            <w:r w:rsidRPr="00794639">
              <w:t xml:space="preserve">the TCP server and acknowledged before the socket is </w:t>
            </w:r>
            <w:r w:rsidR="00D04DAF" w:rsidRPr="00794639">
              <w:tab/>
            </w:r>
            <w:r w:rsidR="00D04DAF" w:rsidRPr="00794639">
              <w:tab/>
            </w:r>
            <w:r w:rsidR="00D04DAF" w:rsidRPr="00794639">
              <w:tab/>
            </w:r>
            <w:r w:rsidR="00D04DAF" w:rsidRPr="00794639">
              <w:tab/>
            </w:r>
            <w:r w:rsidR="00D04DAF" w:rsidRPr="00794639">
              <w:tab/>
            </w:r>
            <w:r w:rsidRPr="00794639">
              <w:t>closed.</w:t>
            </w:r>
          </w:p>
          <w:p w14:paraId="31D93A25" w14:textId="77777777" w:rsidR="00E93456" w:rsidRPr="00794639" w:rsidRDefault="00E93456">
            <w:pPr>
              <w:pStyle w:val="TableBody"/>
              <w:rPr>
                <w:b/>
              </w:rPr>
            </w:pPr>
          </w:p>
          <w:p w14:paraId="75987135" w14:textId="3E5AFF7F" w:rsidR="00E93456" w:rsidRPr="00794639" w:rsidRDefault="00E93456">
            <w:pPr>
              <w:pStyle w:val="TableBody"/>
              <w:rPr>
                <w:u w:val="single"/>
              </w:rPr>
            </w:pPr>
            <w:r w:rsidRPr="00794639">
              <w:rPr>
                <w:b/>
              </w:rPr>
              <w:t>&lt;tcp_notif&gt;</w:t>
            </w:r>
            <w:r w:rsidR="00033AE1" w:rsidRPr="00794639">
              <w:rPr>
                <w:b/>
              </w:rPr>
              <w:tab/>
            </w:r>
            <w:r w:rsidRPr="00794639">
              <w:t xml:space="preserve">See </w:t>
            </w:r>
            <w:r w:rsidRPr="00794639">
              <w:rPr>
                <w:rStyle w:val="Code"/>
              </w:rPr>
              <w:t>AT+KTCPCNX</w:t>
            </w:r>
          </w:p>
        </w:tc>
      </w:tr>
      <w:tr w:rsidR="00E93456" w:rsidRPr="00794639" w14:paraId="475291D1" w14:textId="77777777" w:rsidTr="00953CD3">
        <w:tc>
          <w:tcPr>
            <w:tcW w:w="1707" w:type="dxa"/>
          </w:tcPr>
          <w:p w14:paraId="3D0ADB56" w14:textId="77777777" w:rsidR="00E93456" w:rsidRPr="00794639" w:rsidRDefault="00E93456" w:rsidP="009E30CD">
            <w:pPr>
              <w:pStyle w:val="TableBody"/>
              <w:rPr>
                <w:u w:val="single"/>
              </w:rPr>
            </w:pPr>
            <w:r w:rsidRPr="00794639">
              <w:rPr>
                <w:u w:val="single"/>
              </w:rPr>
              <w:t>Reference</w:t>
            </w:r>
          </w:p>
          <w:p w14:paraId="648D4F87" w14:textId="77777777" w:rsidR="00E93456" w:rsidRPr="00794639" w:rsidRDefault="00E93456" w:rsidP="009E30CD">
            <w:pPr>
              <w:pStyle w:val="TableBody"/>
            </w:pPr>
            <w:r w:rsidRPr="00794639">
              <w:t>Sierra Wireless Proprietary</w:t>
            </w:r>
          </w:p>
        </w:tc>
        <w:tc>
          <w:tcPr>
            <w:tcW w:w="7290" w:type="dxa"/>
          </w:tcPr>
          <w:p w14:paraId="1C30CD5B" w14:textId="77777777" w:rsidR="00E93456" w:rsidRPr="00794639" w:rsidRDefault="00E93456" w:rsidP="009E30CD">
            <w:pPr>
              <w:pStyle w:val="TableBody"/>
              <w:rPr>
                <w:u w:val="single"/>
              </w:rPr>
            </w:pPr>
            <w:r w:rsidRPr="00794639">
              <w:rPr>
                <w:u w:val="single"/>
              </w:rPr>
              <w:t>Notes</w:t>
            </w:r>
          </w:p>
          <w:p w14:paraId="1742D156" w14:textId="77777777" w:rsidR="00E93456" w:rsidRPr="00794639" w:rsidRDefault="00E93456" w:rsidP="009E30CD">
            <w:pPr>
              <w:pStyle w:val="TableBody"/>
              <w:numPr>
                <w:ilvl w:val="0"/>
                <w:numId w:val="72"/>
              </w:numPr>
            </w:pPr>
            <w:r w:rsidRPr="00794639">
              <w:t>This function first closes the TCP socket and if there is no other session running then the PDP context is released.</w:t>
            </w:r>
          </w:p>
          <w:p w14:paraId="79658956" w14:textId="77777777" w:rsidR="00E93456" w:rsidRPr="00794639" w:rsidRDefault="00E93456" w:rsidP="009E30CD">
            <w:pPr>
              <w:pStyle w:val="TableBody"/>
              <w:numPr>
                <w:ilvl w:val="0"/>
                <w:numId w:val="72"/>
              </w:numPr>
              <w:rPr>
                <w:u w:val="single"/>
              </w:rPr>
            </w:pPr>
            <w:r w:rsidRPr="00794639">
              <w:rPr>
                <w:rStyle w:val="Code"/>
              </w:rPr>
              <w:t>AT+KTCPDEL=&lt;session_id&gt;</w:t>
            </w:r>
            <w:r w:rsidRPr="00794639">
              <w:t xml:space="preserve"> can be used to delete the socket configuration after it’s been closed.</w:t>
            </w:r>
          </w:p>
        </w:tc>
      </w:tr>
    </w:tbl>
    <w:p w14:paraId="45B0D638" w14:textId="77777777" w:rsidR="00E93456" w:rsidRPr="00794639" w:rsidRDefault="00E93456" w:rsidP="00E93456">
      <w:pPr>
        <w:pStyle w:val="Heading3"/>
      </w:pPr>
      <w:bookmarkStart w:id="8093" w:name="_Ref518400843"/>
      <w:bookmarkStart w:id="8094" w:name="_Toc531701012"/>
      <w:r w:rsidRPr="00794639">
        <w:lastRenderedPageBreak/>
        <w:t>+KTCPDEL Command: Delete a Configured TCP Session</w:t>
      </w:r>
      <w:bookmarkEnd w:id="8093"/>
      <w:bookmarkEnd w:id="8094"/>
    </w:p>
    <w:tbl>
      <w:tblPr>
        <w:tblStyle w:val="TableSWIleft"/>
        <w:tblW w:w="8997" w:type="dxa"/>
        <w:tblLayout w:type="fixed"/>
        <w:tblLook w:val="04A0" w:firstRow="1" w:lastRow="0" w:firstColumn="1" w:lastColumn="0" w:noHBand="0" w:noVBand="1"/>
      </w:tblPr>
      <w:tblGrid>
        <w:gridCol w:w="1707"/>
        <w:gridCol w:w="7290"/>
      </w:tblGrid>
      <w:tr w:rsidR="00E93456" w:rsidRPr="00794639" w14:paraId="0699627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C16ED46" w14:textId="77777777" w:rsidR="00E93456" w:rsidRPr="00794639" w:rsidRDefault="00E93456">
            <w:pPr>
              <w:pStyle w:val="TableRowHead"/>
              <w:spacing w:before="144" w:after="144"/>
            </w:pPr>
            <w:r w:rsidRPr="00794639">
              <w:t>HL78xx</w:t>
            </w:r>
          </w:p>
        </w:tc>
      </w:tr>
      <w:tr w:rsidR="00E93456" w:rsidRPr="00794639" w14:paraId="09802D4A" w14:textId="77777777" w:rsidTr="00953CD3">
        <w:tc>
          <w:tcPr>
            <w:tcW w:w="1707" w:type="dxa"/>
          </w:tcPr>
          <w:p w14:paraId="4563F089" w14:textId="77777777" w:rsidR="00E93456" w:rsidRPr="00794639" w:rsidRDefault="00E93456" w:rsidP="009E30CD">
            <w:pPr>
              <w:pStyle w:val="TableBody"/>
              <w:rPr>
                <w:i/>
              </w:rPr>
            </w:pPr>
            <w:r w:rsidRPr="00794639">
              <w:rPr>
                <w:i/>
              </w:rPr>
              <w:t>Test command</w:t>
            </w:r>
          </w:p>
          <w:p w14:paraId="260F882B" w14:textId="77777777" w:rsidR="00E93456" w:rsidRPr="00794639" w:rsidRDefault="00E93456" w:rsidP="009E30CD">
            <w:pPr>
              <w:pStyle w:val="TableBody"/>
            </w:pPr>
          </w:p>
          <w:p w14:paraId="3CE7AFA4" w14:textId="77777777" w:rsidR="00E93456" w:rsidRPr="00794639" w:rsidRDefault="00E93456" w:rsidP="009E30CD">
            <w:pPr>
              <w:pStyle w:val="TableBody"/>
            </w:pPr>
            <w:r w:rsidRPr="00794639">
              <w:rPr>
                <w:u w:val="single"/>
              </w:rPr>
              <w:t>Syntax</w:t>
            </w:r>
          </w:p>
          <w:p w14:paraId="1F49EE23" w14:textId="77777777" w:rsidR="00E93456" w:rsidRPr="00794639" w:rsidRDefault="00E93456" w:rsidP="009E30CD">
            <w:pPr>
              <w:pStyle w:val="TableBody"/>
              <w:rPr>
                <w:b/>
              </w:rPr>
            </w:pPr>
            <w:r w:rsidRPr="00794639">
              <w:rPr>
                <w:b/>
              </w:rPr>
              <w:t>AT+KTCPDEL=?</w:t>
            </w:r>
          </w:p>
        </w:tc>
        <w:tc>
          <w:tcPr>
            <w:tcW w:w="7290" w:type="dxa"/>
          </w:tcPr>
          <w:p w14:paraId="72417A18" w14:textId="77777777" w:rsidR="00E93456" w:rsidRPr="00794639" w:rsidRDefault="00E93456" w:rsidP="009E30CD">
            <w:pPr>
              <w:pStyle w:val="TableBody"/>
              <w:rPr>
                <w:u w:val="single"/>
              </w:rPr>
            </w:pPr>
          </w:p>
          <w:p w14:paraId="54F5F290" w14:textId="77777777" w:rsidR="00E93456" w:rsidRPr="00794639" w:rsidRDefault="00E93456" w:rsidP="009E30CD">
            <w:pPr>
              <w:pStyle w:val="TableBody"/>
              <w:rPr>
                <w:u w:val="single"/>
              </w:rPr>
            </w:pPr>
          </w:p>
          <w:p w14:paraId="7A676449" w14:textId="77777777" w:rsidR="00E93456" w:rsidRPr="00794639" w:rsidRDefault="00E93456" w:rsidP="009E30CD">
            <w:pPr>
              <w:pStyle w:val="TableBody"/>
            </w:pPr>
            <w:r w:rsidRPr="00794639">
              <w:rPr>
                <w:u w:val="single"/>
              </w:rPr>
              <w:t>Response</w:t>
            </w:r>
          </w:p>
          <w:p w14:paraId="6B7F4CE3" w14:textId="77777777" w:rsidR="00E93456" w:rsidRPr="00794639" w:rsidRDefault="00E93456" w:rsidP="009E30CD">
            <w:pPr>
              <w:pStyle w:val="TableBody"/>
            </w:pPr>
            <w:r w:rsidRPr="00794639">
              <w:rPr>
                <w:b/>
              </w:rPr>
              <w:t>+KTCPDEL:</w:t>
            </w:r>
            <w:r w:rsidRPr="00794639">
              <w:t xml:space="preserve"> (list of possible </w:t>
            </w:r>
            <w:r w:rsidRPr="00794639">
              <w:rPr>
                <w:b/>
              </w:rPr>
              <w:t>&lt;session_id&gt;</w:t>
            </w:r>
            <w:r w:rsidRPr="00794639">
              <w:t>s</w:t>
            </w:r>
            <w:r w:rsidRPr="00794639">
              <w:rPr>
                <w:b/>
              </w:rPr>
              <w:t>)</w:t>
            </w:r>
          </w:p>
          <w:p w14:paraId="0DB590C9" w14:textId="77777777" w:rsidR="00E93456" w:rsidRPr="00794639" w:rsidRDefault="00E93456" w:rsidP="009E30CD">
            <w:pPr>
              <w:pStyle w:val="TableBody"/>
              <w:rPr>
                <w:b/>
              </w:rPr>
            </w:pPr>
            <w:r w:rsidRPr="00794639">
              <w:rPr>
                <w:b/>
              </w:rPr>
              <w:t>OK</w:t>
            </w:r>
          </w:p>
        </w:tc>
      </w:tr>
      <w:tr w:rsidR="00E93456" w:rsidRPr="00794639" w14:paraId="4F845085" w14:textId="77777777" w:rsidTr="00953CD3">
        <w:tc>
          <w:tcPr>
            <w:tcW w:w="1707" w:type="dxa"/>
          </w:tcPr>
          <w:p w14:paraId="15562130" w14:textId="77777777" w:rsidR="00E93456" w:rsidRPr="00794639" w:rsidRDefault="00E93456" w:rsidP="009E30CD">
            <w:pPr>
              <w:pStyle w:val="TableBody"/>
              <w:rPr>
                <w:i/>
              </w:rPr>
            </w:pPr>
            <w:r w:rsidRPr="00794639">
              <w:rPr>
                <w:i/>
              </w:rPr>
              <w:t>Write command</w:t>
            </w:r>
          </w:p>
          <w:p w14:paraId="2443F5D9" w14:textId="77777777" w:rsidR="00E93456" w:rsidRPr="00794639" w:rsidRDefault="00E93456" w:rsidP="009E30CD">
            <w:pPr>
              <w:pStyle w:val="TableBody"/>
            </w:pPr>
          </w:p>
          <w:p w14:paraId="5E3B3D47" w14:textId="77777777" w:rsidR="00E93456" w:rsidRPr="00794639" w:rsidRDefault="00E93456" w:rsidP="009E30CD">
            <w:pPr>
              <w:pStyle w:val="TableBody"/>
              <w:rPr>
                <w:u w:val="single"/>
              </w:rPr>
            </w:pPr>
            <w:r w:rsidRPr="00794639">
              <w:rPr>
                <w:u w:val="single"/>
              </w:rPr>
              <w:t>Syntax</w:t>
            </w:r>
          </w:p>
          <w:p w14:paraId="21AAB685" w14:textId="77777777" w:rsidR="00E93456" w:rsidRPr="00794639" w:rsidRDefault="00E93456" w:rsidP="009E30CD">
            <w:pPr>
              <w:pStyle w:val="TableBody"/>
              <w:rPr>
                <w:b/>
              </w:rPr>
            </w:pPr>
            <w:r w:rsidRPr="00794639">
              <w:rPr>
                <w:b/>
              </w:rPr>
              <w:t>AT+KTCPDEL=</w:t>
            </w:r>
          </w:p>
          <w:p w14:paraId="2D28CB1C" w14:textId="77777777" w:rsidR="00E93456" w:rsidRPr="00794639" w:rsidRDefault="00E93456" w:rsidP="009E30CD">
            <w:pPr>
              <w:pStyle w:val="TableBody"/>
              <w:keepNext/>
              <w:rPr>
                <w:u w:val="single"/>
              </w:rPr>
            </w:pPr>
            <w:r w:rsidRPr="00794639">
              <w:rPr>
                <w:b/>
              </w:rPr>
              <w:t>&lt;session_id&gt;</w:t>
            </w:r>
          </w:p>
        </w:tc>
        <w:tc>
          <w:tcPr>
            <w:tcW w:w="7290" w:type="dxa"/>
          </w:tcPr>
          <w:p w14:paraId="1104ACE5" w14:textId="77777777" w:rsidR="00E93456" w:rsidRPr="00794639" w:rsidRDefault="00E93456" w:rsidP="009E30CD">
            <w:pPr>
              <w:pStyle w:val="TableBody"/>
              <w:rPr>
                <w:u w:val="single"/>
              </w:rPr>
            </w:pPr>
          </w:p>
          <w:p w14:paraId="7B6977BF" w14:textId="77777777" w:rsidR="00E93456" w:rsidRPr="00794639" w:rsidRDefault="00E93456" w:rsidP="009E30CD">
            <w:pPr>
              <w:pStyle w:val="TableBody"/>
              <w:rPr>
                <w:u w:val="single"/>
              </w:rPr>
            </w:pPr>
          </w:p>
          <w:p w14:paraId="1823E12F" w14:textId="77777777" w:rsidR="00E93456" w:rsidRPr="00794639" w:rsidRDefault="00E93456" w:rsidP="009E30CD">
            <w:pPr>
              <w:pStyle w:val="TableBody"/>
              <w:rPr>
                <w:u w:val="single"/>
              </w:rPr>
            </w:pPr>
            <w:r w:rsidRPr="00794639">
              <w:rPr>
                <w:u w:val="single"/>
              </w:rPr>
              <w:t>Response</w:t>
            </w:r>
          </w:p>
          <w:p w14:paraId="33829939" w14:textId="77777777" w:rsidR="00E93456" w:rsidRPr="00794639" w:rsidRDefault="00E93456" w:rsidP="009E30CD">
            <w:pPr>
              <w:pStyle w:val="TableBody"/>
              <w:rPr>
                <w:b/>
              </w:rPr>
            </w:pPr>
            <w:r w:rsidRPr="00794639">
              <w:rPr>
                <w:b/>
              </w:rPr>
              <w:t>OK</w:t>
            </w:r>
          </w:p>
          <w:p w14:paraId="343CEEAF" w14:textId="77777777" w:rsidR="00E93456" w:rsidRPr="00794639" w:rsidRDefault="00E93456" w:rsidP="009E30CD">
            <w:pPr>
              <w:pStyle w:val="TableBody"/>
            </w:pPr>
          </w:p>
          <w:p w14:paraId="209D7449" w14:textId="77777777" w:rsidR="00E93456" w:rsidRPr="00794639" w:rsidRDefault="00E93456" w:rsidP="009E30CD">
            <w:pPr>
              <w:pStyle w:val="TableBody"/>
              <w:rPr>
                <w:b/>
              </w:rPr>
            </w:pPr>
            <w:r w:rsidRPr="00794639">
              <w:t>or</w:t>
            </w:r>
          </w:p>
          <w:p w14:paraId="5382DDA6" w14:textId="77777777" w:rsidR="00E93456" w:rsidRPr="00794639" w:rsidRDefault="00E93456" w:rsidP="009E30CD">
            <w:pPr>
              <w:pStyle w:val="TableBody"/>
              <w:rPr>
                <w:b/>
              </w:rPr>
            </w:pPr>
            <w:r w:rsidRPr="00794639">
              <w:rPr>
                <w:b/>
              </w:rPr>
              <w:t>+CME ERROR: &lt;err&gt;</w:t>
            </w:r>
          </w:p>
          <w:p w14:paraId="5E7E0DEF" w14:textId="77777777" w:rsidR="00E93456" w:rsidRPr="00794639" w:rsidRDefault="00E93456" w:rsidP="009E30CD">
            <w:pPr>
              <w:pStyle w:val="TableBody"/>
            </w:pPr>
          </w:p>
          <w:p w14:paraId="24E9617E" w14:textId="77777777" w:rsidR="00E93456" w:rsidRPr="00794639" w:rsidRDefault="00E93456" w:rsidP="009E30CD">
            <w:pPr>
              <w:pStyle w:val="TableBody"/>
              <w:rPr>
                <w:u w:val="single"/>
              </w:rPr>
            </w:pPr>
            <w:r w:rsidRPr="00794639">
              <w:rPr>
                <w:u w:val="single"/>
              </w:rPr>
              <w:t>Parameter</w:t>
            </w:r>
          </w:p>
          <w:p w14:paraId="284DE62F" w14:textId="77777777" w:rsidR="00E93456" w:rsidRPr="00794639" w:rsidRDefault="00E93456" w:rsidP="009E30CD">
            <w:pPr>
              <w:pStyle w:val="TableBody"/>
              <w:keepNext/>
              <w:rPr>
                <w:u w:val="single"/>
              </w:rPr>
            </w:pPr>
            <w:r w:rsidRPr="00794639">
              <w:rPr>
                <w:b/>
              </w:rPr>
              <w:t>&lt;session_id&gt;</w:t>
            </w:r>
            <w:r w:rsidRPr="00794639">
              <w:rPr>
                <w:b/>
              </w:rPr>
              <w:tab/>
            </w:r>
            <w:r w:rsidRPr="00794639">
              <w:t>TCP session index</w:t>
            </w:r>
          </w:p>
        </w:tc>
      </w:tr>
      <w:tr w:rsidR="00E93456" w:rsidRPr="00794639" w14:paraId="75103994" w14:textId="77777777" w:rsidTr="00953CD3">
        <w:tc>
          <w:tcPr>
            <w:tcW w:w="1707" w:type="dxa"/>
          </w:tcPr>
          <w:p w14:paraId="2211E80B" w14:textId="77777777" w:rsidR="00E93456" w:rsidRPr="00794639" w:rsidRDefault="00E93456" w:rsidP="009E30CD">
            <w:pPr>
              <w:pStyle w:val="TableBody"/>
              <w:rPr>
                <w:u w:val="single"/>
              </w:rPr>
            </w:pPr>
            <w:r w:rsidRPr="00794639">
              <w:rPr>
                <w:u w:val="single"/>
              </w:rPr>
              <w:t>Reference</w:t>
            </w:r>
          </w:p>
          <w:p w14:paraId="23FFACCA" w14:textId="77777777" w:rsidR="00E93456" w:rsidRPr="00794639" w:rsidRDefault="00E93456" w:rsidP="009E30CD">
            <w:pPr>
              <w:pStyle w:val="TableBody"/>
              <w:rPr>
                <w:u w:val="single"/>
              </w:rPr>
            </w:pPr>
            <w:r w:rsidRPr="00794639">
              <w:t>Sierra Wireless Proprietary</w:t>
            </w:r>
          </w:p>
        </w:tc>
        <w:tc>
          <w:tcPr>
            <w:tcW w:w="7290" w:type="dxa"/>
          </w:tcPr>
          <w:p w14:paraId="22947D1A" w14:textId="77777777" w:rsidR="00E93456" w:rsidRPr="00794639" w:rsidRDefault="00E93456" w:rsidP="009E30CD">
            <w:pPr>
              <w:pStyle w:val="TableBody"/>
              <w:rPr>
                <w:u w:val="single"/>
              </w:rPr>
            </w:pPr>
            <w:r w:rsidRPr="00794639">
              <w:rPr>
                <w:u w:val="single"/>
              </w:rPr>
              <w:t>Notes</w:t>
            </w:r>
          </w:p>
          <w:p w14:paraId="35901F5E" w14:textId="77777777" w:rsidR="00E93456" w:rsidRPr="00794639" w:rsidRDefault="00E93456" w:rsidP="009E30CD">
            <w:pPr>
              <w:pStyle w:val="TableBody"/>
            </w:pPr>
            <w:r w:rsidRPr="00794639">
              <w:t xml:space="preserve">The session must be closed (using </w:t>
            </w:r>
            <w:r w:rsidRPr="00794639">
              <w:rPr>
                <w:rStyle w:val="Code"/>
              </w:rPr>
              <w:t>+KTCPCLOSE</w:t>
            </w:r>
            <w:r w:rsidRPr="00794639">
              <w:t>) before using this command.</w:t>
            </w:r>
          </w:p>
        </w:tc>
      </w:tr>
    </w:tbl>
    <w:p w14:paraId="0A7DDA34" w14:textId="77777777" w:rsidR="00E93456" w:rsidRPr="00794639" w:rsidRDefault="00E93456" w:rsidP="00E93456">
      <w:pPr>
        <w:pStyle w:val="Heading3"/>
      </w:pPr>
      <w:bookmarkStart w:id="8095" w:name="_Ref518400847"/>
      <w:bookmarkStart w:id="8096" w:name="_Toc531701013"/>
      <w:r w:rsidRPr="00794639">
        <w:t>+KTCP_SRVREQ Notification: Incoming Client Connection Request</w:t>
      </w:r>
      <w:bookmarkEnd w:id="8095"/>
      <w:bookmarkEnd w:id="8096"/>
    </w:p>
    <w:tbl>
      <w:tblPr>
        <w:tblStyle w:val="TableSWIleft"/>
        <w:tblW w:w="8997" w:type="dxa"/>
        <w:tblLayout w:type="fixed"/>
        <w:tblLook w:val="04A0" w:firstRow="1" w:lastRow="0" w:firstColumn="1" w:lastColumn="0" w:noHBand="0" w:noVBand="1"/>
      </w:tblPr>
      <w:tblGrid>
        <w:gridCol w:w="1707"/>
        <w:gridCol w:w="7290"/>
      </w:tblGrid>
      <w:tr w:rsidR="00E93456" w:rsidRPr="00794639" w14:paraId="4C1C3420"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928C50D" w14:textId="77777777" w:rsidR="00E93456" w:rsidRPr="00794639" w:rsidRDefault="00E93456">
            <w:pPr>
              <w:pStyle w:val="TableRowHead"/>
              <w:spacing w:before="144" w:after="144"/>
            </w:pPr>
            <w:r w:rsidRPr="00794639">
              <w:t>HL78xx</w:t>
            </w:r>
          </w:p>
        </w:tc>
      </w:tr>
      <w:tr w:rsidR="00E93456" w:rsidRPr="00794639" w14:paraId="0A50E854" w14:textId="77777777" w:rsidTr="00953CD3">
        <w:trPr>
          <w:cantSplit w:val="0"/>
        </w:trPr>
        <w:tc>
          <w:tcPr>
            <w:tcW w:w="1707" w:type="dxa"/>
          </w:tcPr>
          <w:p w14:paraId="71089680" w14:textId="77777777" w:rsidR="00E93456" w:rsidRPr="00794639" w:rsidRDefault="00E93456" w:rsidP="009E30CD">
            <w:pPr>
              <w:pStyle w:val="TableBody"/>
              <w:rPr>
                <w:i/>
              </w:rPr>
            </w:pPr>
            <w:r w:rsidRPr="00794639">
              <w:rPr>
                <w:i/>
              </w:rPr>
              <w:t>Unsolicited Notification</w:t>
            </w:r>
          </w:p>
        </w:tc>
        <w:tc>
          <w:tcPr>
            <w:tcW w:w="7290" w:type="dxa"/>
          </w:tcPr>
          <w:p w14:paraId="71829566" w14:textId="77777777" w:rsidR="00E93456" w:rsidRPr="00794639" w:rsidRDefault="00E93456" w:rsidP="009E30CD">
            <w:pPr>
              <w:pStyle w:val="TableBody"/>
              <w:rPr>
                <w:u w:val="single"/>
              </w:rPr>
            </w:pPr>
            <w:r w:rsidRPr="00794639">
              <w:rPr>
                <w:u w:val="single"/>
              </w:rPr>
              <w:t>Response</w:t>
            </w:r>
          </w:p>
          <w:p w14:paraId="39AA4F49" w14:textId="77777777" w:rsidR="00E93456" w:rsidRPr="00794639" w:rsidRDefault="00E93456" w:rsidP="009E30CD">
            <w:pPr>
              <w:pStyle w:val="TableBody"/>
              <w:rPr>
                <w:b/>
              </w:rPr>
            </w:pPr>
            <w:r w:rsidRPr="00794639">
              <w:rPr>
                <w:b/>
              </w:rPr>
              <w:t>+KTCP_SRVREQ: &lt;session_id&gt;,&lt;subsession_id&gt;,&lt;client_ip&gt;,&lt;client_port&gt;</w:t>
            </w:r>
          </w:p>
          <w:p w14:paraId="55B06648" w14:textId="77777777" w:rsidR="00E93456" w:rsidRPr="00794639" w:rsidRDefault="00E93456" w:rsidP="009E30CD">
            <w:pPr>
              <w:pStyle w:val="TableBody"/>
              <w:rPr>
                <w:szCs w:val="18"/>
              </w:rPr>
            </w:pPr>
          </w:p>
          <w:p w14:paraId="6B50ABEC" w14:textId="77777777" w:rsidR="00E93456" w:rsidRPr="00794639" w:rsidRDefault="00E93456" w:rsidP="009E30CD">
            <w:pPr>
              <w:pStyle w:val="TableBody"/>
              <w:rPr>
                <w:u w:val="single"/>
              </w:rPr>
            </w:pPr>
            <w:r w:rsidRPr="00794639">
              <w:rPr>
                <w:u w:val="single"/>
              </w:rPr>
              <w:t>Parameters</w:t>
            </w:r>
          </w:p>
          <w:p w14:paraId="10E07FCA" w14:textId="77777777" w:rsidR="00E93456" w:rsidRPr="00794639" w:rsidRDefault="00E93456" w:rsidP="009E30CD">
            <w:pPr>
              <w:pStyle w:val="TableBody"/>
              <w:ind w:left="1631" w:hanging="1631"/>
            </w:pPr>
            <w:r w:rsidRPr="00794639">
              <w:rPr>
                <w:b/>
              </w:rPr>
              <w:t>&lt;session_id&gt;</w:t>
            </w:r>
            <w:r w:rsidRPr="00794639">
              <w:tab/>
              <w:t>TCP session index</w:t>
            </w:r>
          </w:p>
          <w:p w14:paraId="0F931006" w14:textId="77777777" w:rsidR="00E93456" w:rsidRPr="00794639" w:rsidRDefault="00E93456" w:rsidP="009E30CD">
            <w:pPr>
              <w:pStyle w:val="TableBody"/>
              <w:ind w:left="1631" w:hanging="1631"/>
              <w:rPr>
                <w:b/>
                <w:szCs w:val="18"/>
              </w:rPr>
            </w:pPr>
          </w:p>
          <w:p w14:paraId="17DA6D08" w14:textId="77777777" w:rsidR="00E93456" w:rsidRPr="00794639" w:rsidRDefault="00E93456" w:rsidP="009E30CD">
            <w:pPr>
              <w:pStyle w:val="TableBody"/>
              <w:ind w:left="1631" w:hanging="1631"/>
            </w:pPr>
            <w:r w:rsidRPr="00794639">
              <w:rPr>
                <w:b/>
              </w:rPr>
              <w:t>&lt;subsession_id&gt;</w:t>
            </w:r>
            <w:r w:rsidRPr="00794639">
              <w:tab/>
              <w:t>Newly created TCP session index</w:t>
            </w:r>
          </w:p>
          <w:p w14:paraId="31957DE2" w14:textId="77777777" w:rsidR="00E93456" w:rsidRPr="00794639" w:rsidRDefault="00E93456" w:rsidP="009E30CD">
            <w:pPr>
              <w:pStyle w:val="TableBody"/>
              <w:ind w:left="1631" w:hanging="1631"/>
              <w:rPr>
                <w:b/>
                <w:szCs w:val="18"/>
              </w:rPr>
            </w:pPr>
          </w:p>
          <w:p w14:paraId="4F0B26DC" w14:textId="77777777" w:rsidR="00E93456" w:rsidRPr="00794639" w:rsidRDefault="00E93456" w:rsidP="009E30CD">
            <w:pPr>
              <w:pStyle w:val="TableBody"/>
              <w:ind w:left="1631" w:hanging="1631"/>
            </w:pPr>
            <w:r w:rsidRPr="00794639">
              <w:rPr>
                <w:b/>
              </w:rPr>
              <w:t>&lt;client_ip&gt;</w:t>
            </w:r>
            <w:r w:rsidRPr="00794639">
              <w:rPr>
                <w:lang w:eastAsia="zh-CN"/>
              </w:rPr>
              <w:tab/>
              <w:t>IP address string</w:t>
            </w:r>
            <w:r w:rsidRPr="00794639">
              <w:t xml:space="preserve"> of the incoming socket</w:t>
            </w:r>
          </w:p>
          <w:p w14:paraId="79DEA501" w14:textId="77777777" w:rsidR="00E93456" w:rsidRPr="00794639" w:rsidRDefault="00E93456" w:rsidP="009E30CD">
            <w:pPr>
              <w:pStyle w:val="TableBody"/>
              <w:rPr>
                <w:b/>
                <w:szCs w:val="18"/>
              </w:rPr>
            </w:pPr>
          </w:p>
          <w:p w14:paraId="6D6D0475" w14:textId="77777777" w:rsidR="00E93456" w:rsidRPr="00794639" w:rsidRDefault="00E93456" w:rsidP="009E30CD">
            <w:pPr>
              <w:pStyle w:val="TableBody"/>
              <w:rPr>
                <w:u w:val="single"/>
              </w:rPr>
            </w:pPr>
            <w:r w:rsidRPr="00794639">
              <w:rPr>
                <w:b/>
              </w:rPr>
              <w:t>&lt;client_port&gt;</w:t>
            </w:r>
            <w:r w:rsidRPr="00794639">
              <w:rPr>
                <w:lang w:eastAsia="zh-CN"/>
              </w:rPr>
              <w:tab/>
              <w:t>N</w:t>
            </w:r>
            <w:r w:rsidRPr="00794639">
              <w:t>umeric parameter (0-65535); port of the incoming client</w:t>
            </w:r>
          </w:p>
        </w:tc>
      </w:tr>
      <w:tr w:rsidR="00E93456" w:rsidRPr="00794639" w14:paraId="55CFC766" w14:textId="77777777" w:rsidTr="00953CD3">
        <w:trPr>
          <w:cantSplit w:val="0"/>
        </w:trPr>
        <w:tc>
          <w:tcPr>
            <w:tcW w:w="1707" w:type="dxa"/>
          </w:tcPr>
          <w:p w14:paraId="5CEDA0AD" w14:textId="77777777" w:rsidR="00E93456" w:rsidRPr="00794639" w:rsidRDefault="00E93456" w:rsidP="009E30CD">
            <w:pPr>
              <w:pStyle w:val="TableBody"/>
              <w:rPr>
                <w:u w:val="single"/>
              </w:rPr>
            </w:pPr>
            <w:r w:rsidRPr="00794639">
              <w:rPr>
                <w:u w:val="single"/>
              </w:rPr>
              <w:t>Examples</w:t>
            </w:r>
          </w:p>
        </w:tc>
        <w:tc>
          <w:tcPr>
            <w:tcW w:w="7290" w:type="dxa"/>
          </w:tcPr>
          <w:p w14:paraId="2339F599" w14:textId="77777777" w:rsidR="00E93456" w:rsidRPr="00794639" w:rsidRDefault="00E93456" w:rsidP="009E30CD">
            <w:pPr>
              <w:pStyle w:val="TableBody"/>
            </w:pPr>
            <w:r w:rsidRPr="00794639">
              <w:t>Configure the module to TCP servers</w:t>
            </w:r>
          </w:p>
          <w:p w14:paraId="018FC5E1" w14:textId="77777777" w:rsidR="00E93456" w:rsidRPr="00794639" w:rsidRDefault="00E93456" w:rsidP="009E30CD">
            <w:pPr>
              <w:pStyle w:val="TableBody"/>
              <w:rPr>
                <w:b/>
              </w:rPr>
            </w:pPr>
            <w:r w:rsidRPr="00794639">
              <w:rPr>
                <w:b/>
              </w:rPr>
              <w:t>AT+KCNXCFG=0,"GPRS","szsjmc.gd";</w:t>
            </w:r>
          </w:p>
          <w:p w14:paraId="03A6ED4F" w14:textId="77777777" w:rsidR="00E93456" w:rsidRPr="00794639" w:rsidRDefault="00E93456" w:rsidP="009E30CD">
            <w:pPr>
              <w:pStyle w:val="TableBody"/>
              <w:rPr>
                <w:b/>
              </w:rPr>
            </w:pPr>
            <w:r w:rsidRPr="00794639">
              <w:rPr>
                <w:b/>
              </w:rPr>
              <w:t>+KTCPCFG=0,1,,179</w:t>
            </w:r>
          </w:p>
          <w:p w14:paraId="35EA9564" w14:textId="77777777" w:rsidR="00E93456" w:rsidRPr="00794639" w:rsidRDefault="00E93456" w:rsidP="009E30CD">
            <w:pPr>
              <w:pStyle w:val="TableBody"/>
              <w:rPr>
                <w:b/>
              </w:rPr>
            </w:pPr>
            <w:r w:rsidRPr="00794639">
              <w:rPr>
                <w:b/>
              </w:rPr>
              <w:t>+KTCPCFG: 1</w:t>
            </w:r>
          </w:p>
          <w:p w14:paraId="0371EA51" w14:textId="77777777" w:rsidR="00E93456" w:rsidRPr="00794639" w:rsidRDefault="00E93456" w:rsidP="009E30CD">
            <w:pPr>
              <w:pStyle w:val="TableBody"/>
              <w:rPr>
                <w:b/>
              </w:rPr>
            </w:pPr>
            <w:r w:rsidRPr="00794639">
              <w:rPr>
                <w:b/>
              </w:rPr>
              <w:t>OK</w:t>
            </w:r>
          </w:p>
          <w:p w14:paraId="4436D681" w14:textId="77777777" w:rsidR="00E93456" w:rsidRPr="003C4964" w:rsidRDefault="00E93456">
            <w:pPr>
              <w:pStyle w:val="TableBody"/>
              <w:rPr>
                <w:rPrChange w:id="8097" w:author="Elaine Baricante" w:date="2018-11-27T10:30:00Z">
                  <w:rPr>
                    <w:sz w:val="16"/>
                    <w:szCs w:val="16"/>
                  </w:rPr>
                </w:rPrChange>
              </w:rPr>
            </w:pPr>
          </w:p>
          <w:p w14:paraId="06CFEBBB" w14:textId="77777777" w:rsidR="00E93456" w:rsidRPr="00794639" w:rsidRDefault="00E93456" w:rsidP="009E30CD">
            <w:pPr>
              <w:pStyle w:val="TableBody"/>
              <w:rPr>
                <w:b/>
              </w:rPr>
            </w:pPr>
            <w:r w:rsidRPr="00794639">
              <w:rPr>
                <w:b/>
              </w:rPr>
              <w:t>AT+KCNXCFG=0,"GPRS","szsjmc.gd";</w:t>
            </w:r>
          </w:p>
          <w:p w14:paraId="719328BE" w14:textId="77777777" w:rsidR="00E93456" w:rsidRPr="00794639" w:rsidRDefault="00E93456" w:rsidP="009E30CD">
            <w:pPr>
              <w:pStyle w:val="TableBody"/>
              <w:rPr>
                <w:b/>
              </w:rPr>
            </w:pPr>
            <w:r w:rsidRPr="00794639">
              <w:rPr>
                <w:b/>
              </w:rPr>
              <w:t>+KTCPCFG=0,1,,180</w:t>
            </w:r>
          </w:p>
          <w:p w14:paraId="358EE9A0" w14:textId="77777777" w:rsidR="00E93456" w:rsidRPr="00794639" w:rsidRDefault="00E93456" w:rsidP="009E30CD">
            <w:pPr>
              <w:pStyle w:val="TableBody"/>
              <w:rPr>
                <w:b/>
              </w:rPr>
            </w:pPr>
            <w:r w:rsidRPr="00794639">
              <w:rPr>
                <w:b/>
              </w:rPr>
              <w:t>+KTCPCFG: 2</w:t>
            </w:r>
          </w:p>
          <w:p w14:paraId="46A5687B" w14:textId="77777777" w:rsidR="00E93456" w:rsidRPr="00794639" w:rsidRDefault="00E93456" w:rsidP="009E30CD">
            <w:pPr>
              <w:pStyle w:val="TableBody"/>
              <w:rPr>
                <w:b/>
              </w:rPr>
            </w:pPr>
            <w:r w:rsidRPr="00794639">
              <w:rPr>
                <w:b/>
              </w:rPr>
              <w:t>OK</w:t>
            </w:r>
          </w:p>
          <w:p w14:paraId="5D3BFADE" w14:textId="77777777" w:rsidR="00124504" w:rsidRPr="003C4964" w:rsidRDefault="00124504">
            <w:pPr>
              <w:pStyle w:val="TableBody"/>
              <w:rPr>
                <w:rPrChange w:id="8098" w:author="Elaine Baricante" w:date="2018-11-27T10:30:00Z">
                  <w:rPr>
                    <w:sz w:val="16"/>
                    <w:szCs w:val="16"/>
                  </w:rPr>
                </w:rPrChange>
              </w:rPr>
            </w:pPr>
          </w:p>
          <w:p w14:paraId="46D4E1DD" w14:textId="77777777" w:rsidR="00E93456" w:rsidRPr="00794639" w:rsidRDefault="00E93456" w:rsidP="009E30CD">
            <w:pPr>
              <w:pStyle w:val="TableBody"/>
            </w:pPr>
            <w:r w:rsidRPr="00794639">
              <w:lastRenderedPageBreak/>
              <w:t>Start the TCP servers</w:t>
            </w:r>
          </w:p>
          <w:p w14:paraId="6FE9A3D0" w14:textId="77777777" w:rsidR="00E93456" w:rsidRPr="00794639" w:rsidRDefault="00E93456" w:rsidP="009E30CD">
            <w:pPr>
              <w:pStyle w:val="TableBody"/>
            </w:pPr>
            <w:r w:rsidRPr="00794639">
              <w:rPr>
                <w:b/>
              </w:rPr>
              <w:t>AT+KTCPCNX=1</w:t>
            </w:r>
            <w:r w:rsidRPr="00794639">
              <w:tab/>
            </w:r>
            <w:r w:rsidRPr="00794639">
              <w:tab/>
              <w:t>//listen on port 179</w:t>
            </w:r>
          </w:p>
          <w:p w14:paraId="713E5C2B" w14:textId="77777777" w:rsidR="00E93456" w:rsidRPr="00794639" w:rsidRDefault="00E93456" w:rsidP="009E30CD">
            <w:pPr>
              <w:pStyle w:val="TableBody"/>
              <w:rPr>
                <w:b/>
              </w:rPr>
            </w:pPr>
            <w:r w:rsidRPr="00794639">
              <w:rPr>
                <w:b/>
              </w:rPr>
              <w:t>OK</w:t>
            </w:r>
          </w:p>
          <w:p w14:paraId="0062D656" w14:textId="77777777" w:rsidR="00E93456" w:rsidRPr="00DF20AD" w:rsidRDefault="00E93456">
            <w:pPr>
              <w:pStyle w:val="TableBody"/>
            </w:pPr>
          </w:p>
          <w:p w14:paraId="6AC54654" w14:textId="77777777" w:rsidR="00E93456" w:rsidRPr="00794639" w:rsidRDefault="00E93456" w:rsidP="009E30CD">
            <w:pPr>
              <w:pStyle w:val="TableBody"/>
            </w:pPr>
            <w:r w:rsidRPr="00794639">
              <w:rPr>
                <w:b/>
              </w:rPr>
              <w:t>AT+KTCPCNX=2</w:t>
            </w:r>
            <w:r w:rsidRPr="00794639">
              <w:tab/>
            </w:r>
            <w:r w:rsidRPr="00794639">
              <w:tab/>
              <w:t>//listen on port 180</w:t>
            </w:r>
          </w:p>
          <w:p w14:paraId="2D280159" w14:textId="77777777" w:rsidR="00E93456" w:rsidRPr="00794639" w:rsidRDefault="00E93456" w:rsidP="009E30CD">
            <w:pPr>
              <w:pStyle w:val="TableBody"/>
              <w:rPr>
                <w:b/>
              </w:rPr>
            </w:pPr>
            <w:r w:rsidRPr="00794639">
              <w:rPr>
                <w:b/>
              </w:rPr>
              <w:t>OK</w:t>
            </w:r>
          </w:p>
          <w:p w14:paraId="1FB26514" w14:textId="77777777" w:rsidR="00E93456" w:rsidRPr="00DF20AD" w:rsidRDefault="00E93456">
            <w:pPr>
              <w:pStyle w:val="TableBody"/>
            </w:pPr>
          </w:p>
          <w:p w14:paraId="19DC7C3F" w14:textId="77777777" w:rsidR="00E93456" w:rsidRPr="00794639" w:rsidRDefault="00E93456" w:rsidP="009E30CD">
            <w:pPr>
              <w:pStyle w:val="TableBody"/>
            </w:pPr>
            <w:r w:rsidRPr="00794639">
              <w:t>Show the TCP servers’ IP address</w:t>
            </w:r>
          </w:p>
          <w:p w14:paraId="3A973768" w14:textId="77777777" w:rsidR="00E93456" w:rsidRPr="00794639" w:rsidRDefault="00E93456" w:rsidP="009E30CD">
            <w:pPr>
              <w:pStyle w:val="TableBody"/>
              <w:rPr>
                <w:b/>
              </w:rPr>
            </w:pPr>
            <w:r w:rsidRPr="00794639">
              <w:rPr>
                <w:b/>
              </w:rPr>
              <w:t>AT+KCGPADDR</w:t>
            </w:r>
          </w:p>
          <w:p w14:paraId="5635654D" w14:textId="77777777" w:rsidR="00E93456" w:rsidRPr="00794639" w:rsidRDefault="00E93456" w:rsidP="009E30CD">
            <w:pPr>
              <w:pStyle w:val="TableBody"/>
              <w:rPr>
                <w:b/>
              </w:rPr>
            </w:pPr>
            <w:r w:rsidRPr="00794639">
              <w:rPr>
                <w:b/>
              </w:rPr>
              <w:t>+KCGPADDR: 0,"192.168.1.49"</w:t>
            </w:r>
          </w:p>
          <w:p w14:paraId="597C109D" w14:textId="77777777" w:rsidR="00E93456" w:rsidRPr="00794639" w:rsidRDefault="00E93456" w:rsidP="009E30CD">
            <w:pPr>
              <w:pStyle w:val="TableBody"/>
              <w:rPr>
                <w:b/>
              </w:rPr>
            </w:pPr>
            <w:r w:rsidRPr="00794639">
              <w:rPr>
                <w:b/>
              </w:rPr>
              <w:t>OK</w:t>
            </w:r>
          </w:p>
          <w:p w14:paraId="2B674A50" w14:textId="3453338D" w:rsidR="00E93456" w:rsidRPr="00794639" w:rsidRDefault="00A14FAD" w:rsidP="009E30CD">
            <w:pPr>
              <w:pStyle w:val="TableBody"/>
            </w:pPr>
            <w:r w:rsidRPr="00794639">
              <w:t>//</w:t>
            </w:r>
            <w:r w:rsidR="00E93456" w:rsidRPr="00794639">
              <w:t xml:space="preserve">Incoming connection request from remote client, shows ip address and port of remote </w:t>
            </w:r>
            <w:r w:rsidRPr="00794639">
              <w:t>//</w:t>
            </w:r>
            <w:r w:rsidR="00E93456" w:rsidRPr="00794639">
              <w:t>client</w:t>
            </w:r>
          </w:p>
          <w:p w14:paraId="76ED7A0B" w14:textId="77777777" w:rsidR="00A14FAD" w:rsidRPr="00DF20AD" w:rsidRDefault="00A14FAD">
            <w:pPr>
              <w:pStyle w:val="TableBody"/>
            </w:pPr>
          </w:p>
          <w:p w14:paraId="349A984F" w14:textId="77777777" w:rsidR="00E93456" w:rsidRPr="00794639" w:rsidRDefault="00E93456" w:rsidP="009E30CD">
            <w:pPr>
              <w:pStyle w:val="TableBody"/>
              <w:rPr>
                <w:b/>
              </w:rPr>
            </w:pPr>
            <w:r w:rsidRPr="00794639">
              <w:rPr>
                <w:b/>
              </w:rPr>
              <w:t>+KTCP_SRVREQ: 1,3,"192.168.0.32",4614</w:t>
            </w:r>
          </w:p>
          <w:p w14:paraId="29D1DFD9" w14:textId="15BCE9A4" w:rsidR="00E93456" w:rsidRPr="00794639" w:rsidRDefault="00E93456" w:rsidP="009E30CD">
            <w:pPr>
              <w:pStyle w:val="TableBody"/>
            </w:pPr>
            <w:r w:rsidRPr="00794639">
              <w:t>//incoming a connection request from “192.168.0.32” via listening port 179, the remote</w:t>
            </w:r>
            <w:r w:rsidR="00124504" w:rsidRPr="00794639">
              <w:br/>
              <w:t>//</w:t>
            </w:r>
            <w:r w:rsidRPr="00794639">
              <w:t>port is 4614</w:t>
            </w:r>
          </w:p>
          <w:p w14:paraId="738556CE" w14:textId="77777777" w:rsidR="00E93456" w:rsidRPr="00DF20AD" w:rsidRDefault="00E93456">
            <w:pPr>
              <w:pStyle w:val="TableBody"/>
            </w:pPr>
          </w:p>
          <w:p w14:paraId="5D6007E8" w14:textId="77777777" w:rsidR="00E93456" w:rsidRPr="00794639" w:rsidRDefault="00E93456" w:rsidP="009E30CD">
            <w:pPr>
              <w:pStyle w:val="TableBody"/>
            </w:pPr>
            <w:r w:rsidRPr="00794639">
              <w:rPr>
                <w:b/>
              </w:rPr>
              <w:t>+KTCP_SRVREQ: 2,4,"10.10.10.110",4665</w:t>
            </w:r>
          </w:p>
          <w:p w14:paraId="481C3ED9" w14:textId="617E5B1E" w:rsidR="00E93456" w:rsidRPr="00794639" w:rsidRDefault="00E93456" w:rsidP="009E30CD">
            <w:pPr>
              <w:pStyle w:val="TableBody"/>
            </w:pPr>
            <w:r w:rsidRPr="00794639">
              <w:t>//incoming a connection request from “10.10.10.110” via listening port 180, the remote</w:t>
            </w:r>
            <w:r w:rsidR="00124504" w:rsidRPr="00794639">
              <w:br/>
              <w:t>//</w:t>
            </w:r>
            <w:r w:rsidRPr="00794639">
              <w:t>port is 4665</w:t>
            </w:r>
          </w:p>
          <w:p w14:paraId="7EA3F66D" w14:textId="77777777" w:rsidR="00E93456" w:rsidRPr="00DF20AD" w:rsidRDefault="00E93456">
            <w:pPr>
              <w:pStyle w:val="TableBody"/>
            </w:pPr>
          </w:p>
          <w:p w14:paraId="7331AD81" w14:textId="77777777" w:rsidR="00E93456" w:rsidRPr="00794639" w:rsidRDefault="00E93456" w:rsidP="009E30CD">
            <w:pPr>
              <w:pStyle w:val="TableBody"/>
            </w:pPr>
            <w:r w:rsidRPr="00794639">
              <w:rPr>
                <w:b/>
              </w:rPr>
              <w:t>+KTCP_SRVREQ: 2,5,"10.10.10.110",4668</w:t>
            </w:r>
          </w:p>
          <w:p w14:paraId="53DA1C15" w14:textId="3E3EB97E" w:rsidR="00E93456" w:rsidRPr="00794639" w:rsidRDefault="00E93456" w:rsidP="009E30CD">
            <w:pPr>
              <w:pStyle w:val="TableBody"/>
            </w:pPr>
            <w:r w:rsidRPr="00794639">
              <w:t>//incoming a connection request from the same ip via the same listening port, the remote //port is 4668</w:t>
            </w:r>
          </w:p>
          <w:p w14:paraId="717432F5" w14:textId="77777777" w:rsidR="00E93456" w:rsidRPr="00DF20AD" w:rsidRDefault="00E93456">
            <w:pPr>
              <w:pStyle w:val="TableBody"/>
            </w:pPr>
          </w:p>
          <w:p w14:paraId="11D3DF56" w14:textId="77777777" w:rsidR="00E93456" w:rsidRPr="00794639" w:rsidRDefault="00E93456" w:rsidP="009E30CD">
            <w:pPr>
              <w:pStyle w:val="TableBody"/>
              <w:rPr>
                <w:b/>
              </w:rPr>
            </w:pPr>
            <w:r w:rsidRPr="00794639">
              <w:rPr>
                <w:b/>
              </w:rPr>
              <w:t>+KTCP_SRVREQ: 1,6,"192.168.1.117",1739</w:t>
            </w:r>
          </w:p>
          <w:p w14:paraId="082BA350" w14:textId="075EF736" w:rsidR="00E93456" w:rsidRPr="00794639" w:rsidRDefault="00E93456" w:rsidP="009E30CD">
            <w:pPr>
              <w:pStyle w:val="TableBody"/>
            </w:pPr>
            <w:r w:rsidRPr="00794639">
              <w:t>//incoming a connection request from “192.168.1.117” via listening port 179, the remote //port is 1739</w:t>
            </w:r>
          </w:p>
          <w:p w14:paraId="0D24E8F7" w14:textId="77777777" w:rsidR="00E93456" w:rsidRPr="00794639" w:rsidRDefault="00E93456">
            <w:pPr>
              <w:pStyle w:val="TableBody"/>
            </w:pPr>
          </w:p>
          <w:p w14:paraId="5C0A0859" w14:textId="77777777" w:rsidR="00E93456" w:rsidRPr="00794639" w:rsidRDefault="00E93456" w:rsidP="009E30CD">
            <w:pPr>
              <w:pStyle w:val="TableBody"/>
            </w:pPr>
            <w:r w:rsidRPr="00794639">
              <w:rPr>
                <w:b/>
              </w:rPr>
              <w:t>+KTCP_NOTIF: 4,4</w:t>
            </w:r>
          </w:p>
          <w:p w14:paraId="07EF1627" w14:textId="613E9454" w:rsidR="00E93456" w:rsidRPr="00794639" w:rsidRDefault="00E93456" w:rsidP="009E30CD">
            <w:pPr>
              <w:pStyle w:val="TableBody"/>
            </w:pPr>
            <w:r w:rsidRPr="00794639">
              <w:t>//the connection of sub session id 4 (on listening port 180) is closed.</w:t>
            </w:r>
          </w:p>
          <w:p w14:paraId="7A318525" w14:textId="77777777" w:rsidR="00E93456" w:rsidRPr="00794639" w:rsidRDefault="00E93456">
            <w:pPr>
              <w:pStyle w:val="TableBody"/>
            </w:pPr>
          </w:p>
          <w:p w14:paraId="58CDD85F" w14:textId="77777777" w:rsidR="00E93456" w:rsidRPr="00794639" w:rsidRDefault="00E93456" w:rsidP="009E30CD">
            <w:pPr>
              <w:pStyle w:val="TableBody"/>
              <w:rPr>
                <w:b/>
              </w:rPr>
            </w:pPr>
            <w:r w:rsidRPr="00794639">
              <w:rPr>
                <w:b/>
              </w:rPr>
              <w:t>+KTCP_SRVREQ: 2,4,"10.10.10.8",4672</w:t>
            </w:r>
          </w:p>
          <w:p w14:paraId="6BF29F22" w14:textId="3FC1FA1F" w:rsidR="00E93456" w:rsidRPr="00794639" w:rsidRDefault="00E93456" w:rsidP="009E30CD">
            <w:pPr>
              <w:pStyle w:val="TableBody"/>
              <w:rPr>
                <w:u w:val="single"/>
              </w:rPr>
            </w:pPr>
            <w:r w:rsidRPr="00794639">
              <w:t>//incoming a connection request from “10.10.10.8” via listening port 180, the remote port</w:t>
            </w:r>
            <w:r w:rsidR="00124504" w:rsidRPr="00794639">
              <w:br/>
              <w:t>//</w:t>
            </w:r>
            <w:r w:rsidRPr="00794639">
              <w:t>is 4672</w:t>
            </w:r>
          </w:p>
        </w:tc>
      </w:tr>
      <w:tr w:rsidR="00E93456" w:rsidRPr="00794639" w14:paraId="49E38AF6" w14:textId="77777777" w:rsidTr="00953CD3">
        <w:tc>
          <w:tcPr>
            <w:tcW w:w="1707" w:type="dxa"/>
          </w:tcPr>
          <w:p w14:paraId="1F216B33" w14:textId="77777777" w:rsidR="00E93456" w:rsidRPr="00794639" w:rsidRDefault="00E93456" w:rsidP="009E30CD">
            <w:pPr>
              <w:pStyle w:val="TableBody"/>
              <w:rPr>
                <w:u w:val="single"/>
              </w:rPr>
            </w:pPr>
            <w:r w:rsidRPr="00794639">
              <w:rPr>
                <w:u w:val="single"/>
              </w:rPr>
              <w:lastRenderedPageBreak/>
              <w:t>Reference</w:t>
            </w:r>
          </w:p>
          <w:p w14:paraId="601A4084" w14:textId="77777777" w:rsidR="00E93456" w:rsidRPr="00794639" w:rsidRDefault="00E93456" w:rsidP="009E30CD">
            <w:pPr>
              <w:pStyle w:val="TableBody"/>
            </w:pPr>
            <w:r w:rsidRPr="00794639">
              <w:t>Sierra Wireless Proprietary</w:t>
            </w:r>
          </w:p>
        </w:tc>
        <w:tc>
          <w:tcPr>
            <w:tcW w:w="7290" w:type="dxa"/>
          </w:tcPr>
          <w:p w14:paraId="6A2A029C" w14:textId="77777777" w:rsidR="00E93456" w:rsidRPr="00794639" w:rsidRDefault="00E93456" w:rsidP="009E30CD">
            <w:pPr>
              <w:pStyle w:val="TableBody"/>
              <w:rPr>
                <w:u w:val="single"/>
              </w:rPr>
            </w:pPr>
            <w:r w:rsidRPr="00794639">
              <w:rPr>
                <w:u w:val="single"/>
              </w:rPr>
              <w:t>Notes</w:t>
            </w:r>
          </w:p>
          <w:p w14:paraId="68B301C5" w14:textId="77777777" w:rsidR="00E93456" w:rsidRPr="00794639" w:rsidRDefault="00E93456" w:rsidP="009E30CD">
            <w:pPr>
              <w:pStyle w:val="TableBody"/>
              <w:numPr>
                <w:ilvl w:val="0"/>
                <w:numId w:val="73"/>
              </w:numPr>
            </w:pPr>
            <w:r w:rsidRPr="00794639">
              <w:t>This notification is sent when a client requests a connection to the server. The connection is automatically accepted.</w:t>
            </w:r>
          </w:p>
          <w:p w14:paraId="3657E05F" w14:textId="77777777" w:rsidR="00E93456" w:rsidRPr="00794639" w:rsidRDefault="00E93456" w:rsidP="009E30CD">
            <w:pPr>
              <w:pStyle w:val="TableBody"/>
              <w:numPr>
                <w:ilvl w:val="0"/>
                <w:numId w:val="73"/>
              </w:numPr>
            </w:pPr>
            <w:r w:rsidRPr="00794639">
              <w:t xml:space="preserve">The created session is driven as any other TCP session with its own session ID. Use </w:t>
            </w:r>
            <w:r w:rsidRPr="00794639">
              <w:rPr>
                <w:rStyle w:val="Code"/>
              </w:rPr>
              <w:t>+KTCPSND</w:t>
            </w:r>
            <w:r w:rsidRPr="00794639">
              <w:t xml:space="preserve">, </w:t>
            </w:r>
            <w:r w:rsidRPr="00794639">
              <w:rPr>
                <w:rStyle w:val="Code"/>
              </w:rPr>
              <w:t>+KTCPRCV</w:t>
            </w:r>
            <w:r w:rsidRPr="00794639">
              <w:t xml:space="preserve">, </w:t>
            </w:r>
            <w:r w:rsidRPr="00794639">
              <w:rPr>
                <w:rStyle w:val="Code"/>
              </w:rPr>
              <w:t>+KTCPCLOSE</w:t>
            </w:r>
            <w:r w:rsidRPr="00794639">
              <w:t>, etc. to provide the service associated to this TCP server.</w:t>
            </w:r>
          </w:p>
          <w:p w14:paraId="64477560" w14:textId="77777777" w:rsidR="00E93456" w:rsidRPr="00794639" w:rsidRDefault="00E93456" w:rsidP="009E30CD">
            <w:pPr>
              <w:pStyle w:val="TableBody"/>
              <w:numPr>
                <w:ilvl w:val="0"/>
                <w:numId w:val="73"/>
              </w:numPr>
            </w:pPr>
            <w:r w:rsidRPr="00794639">
              <w:t xml:space="preserve">The TCP server corresponding to the session ID is still able to receive connection requests from other clients. These requests are notified with </w:t>
            </w:r>
            <w:r w:rsidRPr="00794639">
              <w:rPr>
                <w:rStyle w:val="Code"/>
              </w:rPr>
              <w:t>+KTCP_SRVREQ</w:t>
            </w:r>
            <w:r w:rsidRPr="00794639">
              <w:t>.</w:t>
            </w:r>
          </w:p>
          <w:p w14:paraId="246ECE0D" w14:textId="77777777" w:rsidR="00E93456" w:rsidRPr="00794639" w:rsidRDefault="00E93456" w:rsidP="009E30CD">
            <w:pPr>
              <w:pStyle w:val="TableBody"/>
              <w:numPr>
                <w:ilvl w:val="0"/>
                <w:numId w:val="73"/>
              </w:numPr>
              <w:rPr>
                <w:u w:val="single"/>
              </w:rPr>
            </w:pPr>
            <w:r w:rsidRPr="00794639">
              <w:t xml:space="preserve">The client IP address and port can also be checked using </w:t>
            </w:r>
            <w:r w:rsidRPr="00794639">
              <w:rPr>
                <w:rStyle w:val="Code"/>
              </w:rPr>
              <w:t>AT+KTCPCFG?</w:t>
            </w:r>
            <w:r w:rsidRPr="00794639">
              <w:t xml:space="preserve"> after the client is connected to the TCP server.</w:t>
            </w:r>
          </w:p>
        </w:tc>
      </w:tr>
    </w:tbl>
    <w:p w14:paraId="3956C8B9" w14:textId="77777777" w:rsidR="00E93456" w:rsidRPr="00794639" w:rsidRDefault="00E93456" w:rsidP="00E93456">
      <w:pPr>
        <w:pStyle w:val="Heading3"/>
      </w:pPr>
      <w:bookmarkStart w:id="8099" w:name="_Ref518400851"/>
      <w:bookmarkStart w:id="8100" w:name="_Toc531701014"/>
      <w:r w:rsidRPr="00794639">
        <w:lastRenderedPageBreak/>
        <w:t>+KTCP_DATA Notification: Incoming Data through a TCP Connection</w:t>
      </w:r>
      <w:bookmarkEnd w:id="8099"/>
      <w:bookmarkEnd w:id="8100"/>
    </w:p>
    <w:tbl>
      <w:tblPr>
        <w:tblStyle w:val="TableSWIleft"/>
        <w:tblW w:w="8997" w:type="dxa"/>
        <w:tblLayout w:type="fixed"/>
        <w:tblLook w:val="04A0" w:firstRow="1" w:lastRow="0" w:firstColumn="1" w:lastColumn="0" w:noHBand="0" w:noVBand="1"/>
      </w:tblPr>
      <w:tblGrid>
        <w:gridCol w:w="1728"/>
        <w:gridCol w:w="7269"/>
      </w:tblGrid>
      <w:tr w:rsidR="00E93456" w:rsidRPr="00794639" w14:paraId="4C69388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15F3460" w14:textId="77777777" w:rsidR="00E93456" w:rsidRPr="00794639" w:rsidRDefault="00E93456">
            <w:pPr>
              <w:pStyle w:val="TableRowHead"/>
              <w:spacing w:before="144" w:after="144"/>
            </w:pPr>
            <w:r w:rsidRPr="00794639">
              <w:t>HL78xx</w:t>
            </w:r>
          </w:p>
        </w:tc>
      </w:tr>
      <w:tr w:rsidR="00E93456" w:rsidRPr="00794639" w14:paraId="3F70EF45" w14:textId="77777777" w:rsidTr="00170927">
        <w:trPr>
          <w:cantSplit w:val="0"/>
        </w:trPr>
        <w:tc>
          <w:tcPr>
            <w:tcW w:w="1728" w:type="dxa"/>
          </w:tcPr>
          <w:p w14:paraId="7BAAF506" w14:textId="77777777" w:rsidR="00E93456" w:rsidRPr="00794639" w:rsidRDefault="00E93456" w:rsidP="009E30CD">
            <w:pPr>
              <w:pStyle w:val="TableBody"/>
              <w:rPr>
                <w:i/>
              </w:rPr>
            </w:pPr>
            <w:r w:rsidRPr="00794639">
              <w:rPr>
                <w:i/>
              </w:rPr>
              <w:t>Unsolicited Notification</w:t>
            </w:r>
          </w:p>
        </w:tc>
        <w:tc>
          <w:tcPr>
            <w:tcW w:w="7269" w:type="dxa"/>
          </w:tcPr>
          <w:p w14:paraId="6886E0C9" w14:textId="77777777" w:rsidR="00E93456" w:rsidRPr="00794639" w:rsidRDefault="00E93456" w:rsidP="009E30CD">
            <w:pPr>
              <w:pStyle w:val="TableBody"/>
              <w:rPr>
                <w:u w:val="single"/>
              </w:rPr>
            </w:pPr>
            <w:r w:rsidRPr="00794639">
              <w:rPr>
                <w:u w:val="single"/>
              </w:rPr>
              <w:t>Response</w:t>
            </w:r>
          </w:p>
          <w:p w14:paraId="196A77BB" w14:textId="77777777" w:rsidR="00E93456" w:rsidRPr="00794639" w:rsidRDefault="00E93456" w:rsidP="009E30CD">
            <w:pPr>
              <w:pStyle w:val="TableBody"/>
              <w:rPr>
                <w:b/>
                <w:lang w:eastAsia="zh-CN"/>
              </w:rPr>
            </w:pPr>
            <w:r w:rsidRPr="00794639">
              <w:rPr>
                <w:b/>
              </w:rPr>
              <w:t>+KTCP_DATA: &lt;session_id&gt;,&lt;ndata available&gt;</w:t>
            </w:r>
            <w:r w:rsidRPr="00794639">
              <w:rPr>
                <w:b/>
                <w:lang w:eastAsia="zh-CN"/>
              </w:rPr>
              <w:t>[,&lt;data&gt;]</w:t>
            </w:r>
          </w:p>
          <w:p w14:paraId="24800C50" w14:textId="77777777" w:rsidR="00E93456" w:rsidRPr="00794639" w:rsidRDefault="00E93456" w:rsidP="009E30CD">
            <w:pPr>
              <w:pStyle w:val="TableBody"/>
            </w:pPr>
          </w:p>
          <w:p w14:paraId="5F65288F" w14:textId="77777777" w:rsidR="00E93456" w:rsidRPr="00794639" w:rsidRDefault="00E93456" w:rsidP="009E30CD">
            <w:pPr>
              <w:pStyle w:val="TableBody"/>
              <w:rPr>
                <w:u w:val="single"/>
              </w:rPr>
            </w:pPr>
            <w:r w:rsidRPr="00794639">
              <w:rPr>
                <w:u w:val="single"/>
              </w:rPr>
              <w:t>Parameters</w:t>
            </w:r>
          </w:p>
          <w:p w14:paraId="46D1EB70" w14:textId="77777777" w:rsidR="00E93456" w:rsidRPr="00794639" w:rsidRDefault="00E93456" w:rsidP="009E30CD">
            <w:pPr>
              <w:pStyle w:val="TableBody"/>
            </w:pPr>
            <w:r w:rsidRPr="00794639">
              <w:rPr>
                <w:b/>
              </w:rPr>
              <w:t>&lt;session_id&gt;</w:t>
            </w:r>
            <w:r w:rsidRPr="00794639">
              <w:tab/>
              <w:t>TCP session index</w:t>
            </w:r>
          </w:p>
          <w:p w14:paraId="7E41FA54" w14:textId="77777777" w:rsidR="00E93456" w:rsidRPr="00794639" w:rsidRDefault="00E93456" w:rsidP="009E30CD">
            <w:pPr>
              <w:pStyle w:val="TableBody"/>
            </w:pPr>
          </w:p>
          <w:p w14:paraId="442D7621" w14:textId="77777777" w:rsidR="00E93456" w:rsidRPr="00794639" w:rsidRDefault="00E93456" w:rsidP="009E30CD">
            <w:pPr>
              <w:pStyle w:val="TableBody"/>
            </w:pPr>
            <w:r w:rsidRPr="00794639">
              <w:rPr>
                <w:b/>
              </w:rPr>
              <w:t>&lt;ndata available&gt;</w:t>
            </w:r>
            <w:r w:rsidRPr="00794639">
              <w:tab/>
              <w:t>For &lt;data_mode&gt; = 0, maximum number of bytes to be read in the TCP receive buffer; for &lt;data_mode&gt; = 1, maximum number of bytes to be read in &lt;data&gt;</w:t>
            </w:r>
          </w:p>
          <w:p w14:paraId="1F19B585" w14:textId="77777777" w:rsidR="00E93456" w:rsidRPr="00794639" w:rsidRDefault="00E93456" w:rsidP="009E30CD">
            <w:pPr>
              <w:pStyle w:val="TableBody"/>
            </w:pPr>
          </w:p>
          <w:p w14:paraId="38556783" w14:textId="77777777" w:rsidR="00E93456" w:rsidRPr="00794639" w:rsidRDefault="00E93456" w:rsidP="009E30CD">
            <w:pPr>
              <w:pStyle w:val="TableBody"/>
              <w:rPr>
                <w:u w:val="single"/>
              </w:rPr>
            </w:pPr>
            <w:r w:rsidRPr="00794639">
              <w:rPr>
                <w:b/>
                <w:lang w:eastAsia="zh-CN"/>
              </w:rPr>
              <w:t>&lt;data&gt;</w:t>
            </w:r>
            <w:r w:rsidRPr="00794639">
              <w:rPr>
                <w:lang w:eastAsia="zh-CN"/>
              </w:rPr>
              <w:tab/>
              <w:t xml:space="preserve">Data in octet. </w:t>
            </w:r>
            <w:r w:rsidRPr="00794639">
              <w:t xml:space="preserve">The length of data </w:t>
            </w:r>
            <w:r w:rsidRPr="00794639">
              <w:rPr>
                <w:lang w:eastAsia="zh-CN"/>
              </w:rPr>
              <w:t xml:space="preserve">is specified by </w:t>
            </w:r>
            <w:r w:rsidRPr="00794639">
              <w:t>&lt;ndata_available&gt;</w:t>
            </w:r>
          </w:p>
        </w:tc>
      </w:tr>
      <w:tr w:rsidR="00E93456" w:rsidRPr="00794639" w14:paraId="3F8B4B9E" w14:textId="77777777" w:rsidTr="00170927">
        <w:tc>
          <w:tcPr>
            <w:tcW w:w="0" w:type="dxa"/>
          </w:tcPr>
          <w:p w14:paraId="6A980C5F" w14:textId="77777777" w:rsidR="00E93456" w:rsidRPr="00794639" w:rsidRDefault="00E93456" w:rsidP="009E30CD">
            <w:pPr>
              <w:pStyle w:val="TableBody"/>
              <w:rPr>
                <w:u w:val="single"/>
              </w:rPr>
            </w:pPr>
            <w:r w:rsidRPr="00794639">
              <w:rPr>
                <w:u w:val="single"/>
              </w:rPr>
              <w:t>Reference</w:t>
            </w:r>
          </w:p>
          <w:p w14:paraId="661F7E56" w14:textId="77777777" w:rsidR="00E93456" w:rsidRPr="00794639" w:rsidRDefault="00E93456" w:rsidP="009E30CD">
            <w:pPr>
              <w:pStyle w:val="TableBody"/>
            </w:pPr>
            <w:r w:rsidRPr="00794639">
              <w:t>Sierra Wireless Proprietary</w:t>
            </w:r>
          </w:p>
        </w:tc>
        <w:tc>
          <w:tcPr>
            <w:tcW w:w="7269" w:type="dxa"/>
          </w:tcPr>
          <w:p w14:paraId="613EA3AC" w14:textId="77777777" w:rsidR="00E93456" w:rsidRPr="00794639" w:rsidRDefault="00E93456" w:rsidP="009E30CD">
            <w:pPr>
              <w:pStyle w:val="TableBody"/>
              <w:rPr>
                <w:u w:val="single"/>
              </w:rPr>
            </w:pPr>
            <w:r w:rsidRPr="00794639">
              <w:rPr>
                <w:u w:val="single"/>
              </w:rPr>
              <w:t>Notes</w:t>
            </w:r>
          </w:p>
          <w:p w14:paraId="3B19F60B" w14:textId="77777777" w:rsidR="00E93456" w:rsidRPr="00794639" w:rsidRDefault="00E93456" w:rsidP="009E30CD">
            <w:pPr>
              <w:pStyle w:val="TableBody"/>
              <w:numPr>
                <w:ilvl w:val="0"/>
                <w:numId w:val="74"/>
              </w:numPr>
            </w:pPr>
            <w:r w:rsidRPr="00794639">
              <w:t>As soon as the connection is established, the module can receive data through the TCP socket. This notification is sent when data are available in the receive buffer.</w:t>
            </w:r>
          </w:p>
          <w:p w14:paraId="6E00E7CC" w14:textId="77777777" w:rsidR="00E93456" w:rsidRPr="00794639" w:rsidRDefault="00E93456" w:rsidP="009E30CD">
            <w:pPr>
              <w:pStyle w:val="TableBody"/>
              <w:numPr>
                <w:ilvl w:val="0"/>
                <w:numId w:val="74"/>
              </w:numPr>
            </w:pPr>
            <w:r w:rsidRPr="00794639">
              <w:t>This notification is sent for each TCP packet received.</w:t>
            </w:r>
          </w:p>
          <w:p w14:paraId="5388BB6E" w14:textId="29A21961" w:rsidR="00E93456" w:rsidRPr="00794639" w:rsidRDefault="00E93456">
            <w:pPr>
              <w:pStyle w:val="TableBody"/>
              <w:numPr>
                <w:ilvl w:val="0"/>
                <w:numId w:val="74"/>
              </w:numPr>
            </w:pPr>
            <w:r w:rsidRPr="00794639">
              <w:t>When &lt;data_mode&gt; is set to 1, &lt;ndata_available&gt; will range from 1 to 1500 in the URC. If the user application sends over 1500 bytes</w:t>
            </w:r>
            <w:r w:rsidRPr="00794639">
              <w:rPr>
                <w:lang w:eastAsia="zh-CN"/>
              </w:rPr>
              <w:t xml:space="preserve"> of data</w:t>
            </w:r>
            <w:r w:rsidRPr="00794639">
              <w:t xml:space="preserve"> to the module, the module will </w:t>
            </w:r>
            <w:r w:rsidRPr="00794639">
              <w:rPr>
                <w:lang w:eastAsia="zh-CN"/>
              </w:rPr>
              <w:t>display</w:t>
            </w:r>
            <w:r w:rsidRPr="00794639">
              <w:t xml:space="preserve"> those data with several URCs.</w:t>
            </w:r>
          </w:p>
        </w:tc>
      </w:tr>
    </w:tbl>
    <w:p w14:paraId="7AEE063F" w14:textId="1FA2A032" w:rsidR="00D04DAF" w:rsidRPr="00794639" w:rsidRDefault="00D04DAF" w:rsidP="00D04DAF">
      <w:pPr>
        <w:pStyle w:val="Heading3"/>
      </w:pPr>
      <w:bookmarkStart w:id="8101" w:name="_Ref520816239"/>
      <w:bookmarkStart w:id="8102" w:name="_Ref520816242"/>
      <w:bookmarkStart w:id="8103" w:name="_Toc531701015"/>
      <w:bookmarkStart w:id="8104" w:name="_Toc448912348"/>
      <w:bookmarkStart w:id="8105" w:name="_Toc486251765"/>
      <w:bookmarkStart w:id="8106" w:name="_Toc489371252"/>
      <w:bookmarkStart w:id="8107" w:name="_Toc511294402"/>
      <w:bookmarkStart w:id="8108" w:name="_Ref518912740"/>
      <w:bookmarkStart w:id="8109" w:name="_Ref518912742"/>
      <w:bookmarkStart w:id="8110" w:name="_Toc345081476"/>
      <w:bookmarkStart w:id="8111" w:name="_Toc349753213"/>
      <w:bookmarkStart w:id="8112" w:name="_Toc349754112"/>
      <w:bookmarkStart w:id="8113" w:name="_Toc368586167"/>
      <w:bookmarkStart w:id="8114" w:name="_Toc489371223"/>
      <w:r w:rsidRPr="00794639">
        <w:t>+KTCP_IND Notification: TCP Status</w:t>
      </w:r>
      <w:bookmarkEnd w:id="8101"/>
      <w:bookmarkEnd w:id="8102"/>
      <w:bookmarkEnd w:id="8103"/>
    </w:p>
    <w:tbl>
      <w:tblPr>
        <w:tblStyle w:val="TableSWIleft"/>
        <w:tblW w:w="8997" w:type="dxa"/>
        <w:tblLayout w:type="fixed"/>
        <w:tblLook w:val="04A0" w:firstRow="1" w:lastRow="0" w:firstColumn="1" w:lastColumn="0" w:noHBand="0" w:noVBand="1"/>
      </w:tblPr>
      <w:tblGrid>
        <w:gridCol w:w="1728"/>
        <w:gridCol w:w="7269"/>
      </w:tblGrid>
      <w:tr w:rsidR="00D04DAF" w:rsidRPr="00794639" w14:paraId="7E375F27"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8729128" w14:textId="77777777" w:rsidR="00D04DAF" w:rsidRPr="00794639" w:rsidRDefault="00D04DAF">
            <w:pPr>
              <w:pStyle w:val="TableRowHead"/>
              <w:spacing w:before="144" w:after="144"/>
            </w:pPr>
            <w:r w:rsidRPr="00794639">
              <w:t>HL78xx</w:t>
            </w:r>
          </w:p>
        </w:tc>
      </w:tr>
      <w:tr w:rsidR="00D04DAF" w:rsidRPr="00794639" w14:paraId="73CC82E4" w14:textId="77777777" w:rsidTr="00076AEF">
        <w:trPr>
          <w:cantSplit w:val="0"/>
        </w:trPr>
        <w:tc>
          <w:tcPr>
            <w:tcW w:w="1728" w:type="dxa"/>
          </w:tcPr>
          <w:p w14:paraId="2D4A6124" w14:textId="69FAF67C" w:rsidR="00D04DAF" w:rsidRPr="00794639" w:rsidRDefault="00D04DAF" w:rsidP="00D04DAF">
            <w:pPr>
              <w:pStyle w:val="TableBody"/>
              <w:rPr>
                <w:i/>
              </w:rPr>
            </w:pPr>
            <w:r w:rsidRPr="00794639">
              <w:rPr>
                <w:i/>
              </w:rPr>
              <w:t>Unsolicited Notification</w:t>
            </w:r>
          </w:p>
        </w:tc>
        <w:tc>
          <w:tcPr>
            <w:tcW w:w="7269" w:type="dxa"/>
          </w:tcPr>
          <w:p w14:paraId="22FA746E" w14:textId="77777777" w:rsidR="00D04DAF" w:rsidRPr="00794639" w:rsidRDefault="00D04DAF" w:rsidP="00D04DAF">
            <w:pPr>
              <w:pStyle w:val="TableBody"/>
              <w:rPr>
                <w:u w:val="single"/>
              </w:rPr>
            </w:pPr>
            <w:r w:rsidRPr="00794639">
              <w:rPr>
                <w:u w:val="single"/>
              </w:rPr>
              <w:t>Response</w:t>
            </w:r>
          </w:p>
          <w:p w14:paraId="7D51700E" w14:textId="77777777" w:rsidR="00D04DAF" w:rsidRPr="00794639" w:rsidRDefault="00D04DAF" w:rsidP="00D04DAF">
            <w:pPr>
              <w:pStyle w:val="TableBody"/>
              <w:rPr>
                <w:b/>
              </w:rPr>
            </w:pPr>
            <w:r w:rsidRPr="00794639">
              <w:rPr>
                <w:b/>
              </w:rPr>
              <w:t>+KTCP_IND: &lt;session_id&gt;,&lt;status&gt;</w:t>
            </w:r>
          </w:p>
          <w:p w14:paraId="3844CFF5" w14:textId="77777777" w:rsidR="00D04DAF" w:rsidRPr="00794639" w:rsidRDefault="00D04DAF" w:rsidP="00D04DAF">
            <w:pPr>
              <w:pStyle w:val="TableBody"/>
            </w:pPr>
          </w:p>
          <w:p w14:paraId="42EAC20B" w14:textId="77777777" w:rsidR="00D04DAF" w:rsidRPr="00794639" w:rsidRDefault="00D04DAF" w:rsidP="00D04DAF">
            <w:pPr>
              <w:pStyle w:val="TableBody"/>
              <w:rPr>
                <w:u w:val="single"/>
              </w:rPr>
            </w:pPr>
            <w:r w:rsidRPr="00794639">
              <w:rPr>
                <w:u w:val="single"/>
              </w:rPr>
              <w:t>Parameters</w:t>
            </w:r>
          </w:p>
          <w:p w14:paraId="43230A3F" w14:textId="77777777" w:rsidR="00D04DAF" w:rsidRPr="00794639" w:rsidRDefault="00D04DAF" w:rsidP="00D04DAF">
            <w:pPr>
              <w:pStyle w:val="TableBody"/>
            </w:pPr>
            <w:r w:rsidRPr="00794639">
              <w:rPr>
                <w:b/>
              </w:rPr>
              <w:t>&lt;session_id&gt;</w:t>
            </w:r>
            <w:r w:rsidRPr="00794639">
              <w:tab/>
              <w:t>TCP session index</w:t>
            </w:r>
          </w:p>
          <w:p w14:paraId="324CDC18" w14:textId="77777777" w:rsidR="00D04DAF" w:rsidRPr="00794639" w:rsidRDefault="00D04DAF" w:rsidP="00D04DAF">
            <w:pPr>
              <w:pStyle w:val="TableBody"/>
            </w:pPr>
          </w:p>
          <w:p w14:paraId="1E851D94" w14:textId="49A449F4" w:rsidR="00D04DAF" w:rsidRPr="00794639" w:rsidRDefault="00D04DAF" w:rsidP="00D04DAF">
            <w:pPr>
              <w:pStyle w:val="TableBody"/>
              <w:rPr>
                <w:u w:val="single"/>
              </w:rPr>
            </w:pPr>
            <w:r w:rsidRPr="00794639">
              <w:rPr>
                <w:b/>
              </w:rPr>
              <w:t>&lt;status&gt;</w:t>
            </w:r>
            <w:r w:rsidRPr="00794639">
              <w:rPr>
                <w:b/>
              </w:rPr>
              <w:tab/>
            </w:r>
            <w:r w:rsidRPr="00794639">
              <w:t>TCP session status. 1</w:t>
            </w:r>
            <w:r w:rsidRPr="00794639">
              <w:rPr>
                <w:lang w:eastAsia="zh-CN"/>
              </w:rPr>
              <w:t xml:space="preserve"> </w:t>
            </w:r>
            <w:r w:rsidRPr="00794639">
              <w:t>session is set up and ready for operation</w:t>
            </w:r>
          </w:p>
        </w:tc>
      </w:tr>
      <w:tr w:rsidR="00D04DAF" w:rsidRPr="00794639" w14:paraId="0E50A420" w14:textId="77777777" w:rsidTr="00076AEF">
        <w:trPr>
          <w:cantSplit w:val="0"/>
        </w:trPr>
        <w:tc>
          <w:tcPr>
            <w:tcW w:w="1728" w:type="dxa"/>
          </w:tcPr>
          <w:p w14:paraId="4925A4A2" w14:textId="549601B8" w:rsidR="00D04DAF" w:rsidRPr="00794639" w:rsidRDefault="00D04DAF" w:rsidP="00BB4174">
            <w:pPr>
              <w:pStyle w:val="TableBody"/>
              <w:rPr>
                <w:i/>
              </w:rPr>
            </w:pPr>
            <w:r w:rsidRPr="00794639">
              <w:rPr>
                <w:u w:val="single"/>
              </w:rPr>
              <w:t>Reference</w:t>
            </w:r>
          </w:p>
        </w:tc>
        <w:tc>
          <w:tcPr>
            <w:tcW w:w="7269" w:type="dxa"/>
          </w:tcPr>
          <w:p w14:paraId="4429AFF8" w14:textId="357E8502" w:rsidR="00D04DAF" w:rsidRPr="00794639" w:rsidRDefault="00D04DAF" w:rsidP="00D04DAF">
            <w:pPr>
              <w:pStyle w:val="TableBody"/>
              <w:rPr>
                <w:u w:val="single"/>
              </w:rPr>
            </w:pPr>
            <w:r w:rsidRPr="00794639">
              <w:t>Sierra Wireless Proprietary</w:t>
            </w:r>
          </w:p>
        </w:tc>
      </w:tr>
    </w:tbl>
    <w:p w14:paraId="371B090E" w14:textId="5155CA91" w:rsidR="00D04DAF" w:rsidRPr="00794639" w:rsidRDefault="00D04DAF" w:rsidP="00D04DAF">
      <w:pPr>
        <w:pStyle w:val="Heading3"/>
        <w:tabs>
          <w:tab w:val="clear" w:pos="1260"/>
        </w:tabs>
        <w:ind w:left="1620" w:hanging="1620"/>
      </w:pPr>
      <w:bookmarkStart w:id="8115" w:name="_Ref520816245"/>
      <w:bookmarkStart w:id="8116" w:name="_Ref520816247"/>
      <w:bookmarkStart w:id="8117" w:name="_Toc531701016"/>
      <w:r w:rsidRPr="00794639">
        <w:t>+KTCPSTART Command: Start a TCP Connection in Direct Data Flow</w:t>
      </w:r>
      <w:bookmarkEnd w:id="8115"/>
      <w:bookmarkEnd w:id="8116"/>
      <w:bookmarkEnd w:id="8117"/>
    </w:p>
    <w:tbl>
      <w:tblPr>
        <w:tblStyle w:val="TableSWIleft"/>
        <w:tblW w:w="8997" w:type="dxa"/>
        <w:tblLayout w:type="fixed"/>
        <w:tblLook w:val="04A0" w:firstRow="1" w:lastRow="0" w:firstColumn="1" w:lastColumn="0" w:noHBand="0" w:noVBand="1"/>
      </w:tblPr>
      <w:tblGrid>
        <w:gridCol w:w="1728"/>
        <w:gridCol w:w="7269"/>
      </w:tblGrid>
      <w:tr w:rsidR="00D04DAF" w:rsidRPr="00794639" w14:paraId="169A8598"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3372BDD" w14:textId="77777777" w:rsidR="00D04DAF" w:rsidRPr="00794639" w:rsidRDefault="00D04DAF">
            <w:pPr>
              <w:pStyle w:val="TableRowHead"/>
              <w:spacing w:before="144" w:after="144"/>
            </w:pPr>
            <w:r w:rsidRPr="00794639">
              <w:t>HL78xx</w:t>
            </w:r>
          </w:p>
        </w:tc>
      </w:tr>
      <w:tr w:rsidR="00D04DAF" w:rsidRPr="00794639" w14:paraId="1F1581E5" w14:textId="77777777" w:rsidTr="00076AEF">
        <w:trPr>
          <w:cantSplit w:val="0"/>
        </w:trPr>
        <w:tc>
          <w:tcPr>
            <w:tcW w:w="1728" w:type="dxa"/>
          </w:tcPr>
          <w:p w14:paraId="52CC276A" w14:textId="77777777" w:rsidR="00D04DAF" w:rsidRPr="00794639" w:rsidRDefault="00D04DAF" w:rsidP="00D04DAF">
            <w:pPr>
              <w:pStyle w:val="TableBody"/>
              <w:rPr>
                <w:i/>
              </w:rPr>
            </w:pPr>
            <w:r w:rsidRPr="00794639">
              <w:rPr>
                <w:i/>
              </w:rPr>
              <w:t>Test command</w:t>
            </w:r>
          </w:p>
          <w:p w14:paraId="7D10E8EB" w14:textId="77777777" w:rsidR="00D04DAF" w:rsidRPr="00794639" w:rsidRDefault="00D04DAF" w:rsidP="00D04DAF">
            <w:pPr>
              <w:pStyle w:val="TableBody"/>
            </w:pPr>
          </w:p>
          <w:p w14:paraId="0CC4704B" w14:textId="77777777" w:rsidR="00D04DAF" w:rsidRPr="00794639" w:rsidRDefault="00D04DAF" w:rsidP="00D04DAF">
            <w:pPr>
              <w:pStyle w:val="TableBody"/>
              <w:rPr>
                <w:u w:val="single"/>
              </w:rPr>
            </w:pPr>
            <w:r w:rsidRPr="00794639">
              <w:rPr>
                <w:u w:val="single"/>
              </w:rPr>
              <w:t>Syntax</w:t>
            </w:r>
          </w:p>
          <w:p w14:paraId="4103D68F" w14:textId="67149688" w:rsidR="00D04DAF" w:rsidRPr="00794639" w:rsidRDefault="00D04DAF" w:rsidP="00D04DAF">
            <w:pPr>
              <w:pStyle w:val="TableBody"/>
              <w:rPr>
                <w:i/>
              </w:rPr>
            </w:pPr>
            <w:r w:rsidRPr="00794639">
              <w:rPr>
                <w:b/>
              </w:rPr>
              <w:t>AT+KTCPSTART=?</w:t>
            </w:r>
          </w:p>
        </w:tc>
        <w:tc>
          <w:tcPr>
            <w:tcW w:w="7269" w:type="dxa"/>
          </w:tcPr>
          <w:p w14:paraId="0FA5A672" w14:textId="77777777" w:rsidR="00D04DAF" w:rsidRPr="00794639" w:rsidRDefault="00D04DAF" w:rsidP="00D04DAF">
            <w:pPr>
              <w:pStyle w:val="TableBody"/>
              <w:rPr>
                <w:u w:val="single"/>
              </w:rPr>
            </w:pPr>
          </w:p>
          <w:p w14:paraId="60EF1BAF" w14:textId="77777777" w:rsidR="00D04DAF" w:rsidRPr="00794639" w:rsidRDefault="00D04DAF" w:rsidP="00D04DAF">
            <w:pPr>
              <w:pStyle w:val="TableBody"/>
              <w:rPr>
                <w:u w:val="single"/>
              </w:rPr>
            </w:pPr>
          </w:p>
          <w:p w14:paraId="5005F239" w14:textId="77777777" w:rsidR="00D04DAF" w:rsidRPr="00794639" w:rsidRDefault="00D04DAF" w:rsidP="00D04DAF">
            <w:pPr>
              <w:pStyle w:val="TableBody"/>
              <w:rPr>
                <w:u w:val="single"/>
              </w:rPr>
            </w:pPr>
            <w:r w:rsidRPr="00794639">
              <w:rPr>
                <w:u w:val="single"/>
              </w:rPr>
              <w:t>Response</w:t>
            </w:r>
          </w:p>
          <w:p w14:paraId="39FFA2CE" w14:textId="0F2A52E5" w:rsidR="00D04DAF" w:rsidRPr="00794639" w:rsidRDefault="00D04DAF" w:rsidP="00D04DAF">
            <w:pPr>
              <w:pStyle w:val="TableBody"/>
              <w:rPr>
                <w:u w:val="single"/>
              </w:rPr>
            </w:pPr>
            <w:r w:rsidRPr="00794639">
              <w:rPr>
                <w:b/>
              </w:rPr>
              <w:t>OK</w:t>
            </w:r>
          </w:p>
        </w:tc>
      </w:tr>
      <w:tr w:rsidR="00D04DAF" w:rsidRPr="00794639" w14:paraId="6A01138F" w14:textId="77777777" w:rsidTr="00170927">
        <w:tc>
          <w:tcPr>
            <w:tcW w:w="0" w:type="dxa"/>
          </w:tcPr>
          <w:p w14:paraId="4C719274" w14:textId="77777777" w:rsidR="00D04DAF" w:rsidRPr="00794639" w:rsidRDefault="00D04DAF" w:rsidP="00D04DAF">
            <w:pPr>
              <w:pStyle w:val="TableBody"/>
              <w:rPr>
                <w:i/>
              </w:rPr>
            </w:pPr>
            <w:r w:rsidRPr="00794639">
              <w:rPr>
                <w:i/>
              </w:rPr>
              <w:lastRenderedPageBreak/>
              <w:t>Read command</w:t>
            </w:r>
          </w:p>
          <w:p w14:paraId="3C0C5018" w14:textId="77777777" w:rsidR="00D04DAF" w:rsidRPr="00794639" w:rsidRDefault="00D04DAF" w:rsidP="00D04DAF">
            <w:pPr>
              <w:pStyle w:val="TableBody"/>
            </w:pPr>
          </w:p>
          <w:p w14:paraId="3F698E66" w14:textId="77777777" w:rsidR="00D04DAF" w:rsidRPr="00794639" w:rsidRDefault="00D04DAF" w:rsidP="00D04DAF">
            <w:pPr>
              <w:pStyle w:val="TableBody"/>
              <w:rPr>
                <w:u w:val="single"/>
              </w:rPr>
            </w:pPr>
            <w:r w:rsidRPr="00794639">
              <w:rPr>
                <w:u w:val="single"/>
              </w:rPr>
              <w:t>Syntax</w:t>
            </w:r>
          </w:p>
          <w:p w14:paraId="1724E57E" w14:textId="4F88A530" w:rsidR="00D04DAF" w:rsidRPr="00794639" w:rsidRDefault="00D04DAF" w:rsidP="00D04DAF">
            <w:pPr>
              <w:pStyle w:val="TableBody"/>
              <w:rPr>
                <w:i/>
              </w:rPr>
            </w:pPr>
            <w:r w:rsidRPr="00794639">
              <w:rPr>
                <w:b/>
              </w:rPr>
              <w:t>AT+KTCPSTART?</w:t>
            </w:r>
          </w:p>
        </w:tc>
        <w:tc>
          <w:tcPr>
            <w:tcW w:w="0" w:type="dxa"/>
          </w:tcPr>
          <w:p w14:paraId="71A45ABE" w14:textId="77777777" w:rsidR="00D04DAF" w:rsidRPr="00794639" w:rsidRDefault="00D04DAF" w:rsidP="00D04DAF">
            <w:pPr>
              <w:pStyle w:val="TableBody"/>
              <w:rPr>
                <w:u w:val="single"/>
              </w:rPr>
            </w:pPr>
          </w:p>
          <w:p w14:paraId="493A229C" w14:textId="77777777" w:rsidR="00D04DAF" w:rsidRPr="00794639" w:rsidRDefault="00D04DAF" w:rsidP="00D04DAF">
            <w:pPr>
              <w:pStyle w:val="TableBody"/>
              <w:rPr>
                <w:u w:val="single"/>
              </w:rPr>
            </w:pPr>
          </w:p>
          <w:p w14:paraId="564E909D" w14:textId="77777777" w:rsidR="00D04DAF" w:rsidRPr="00794639" w:rsidRDefault="00D04DAF" w:rsidP="00D04DAF">
            <w:pPr>
              <w:pStyle w:val="TableBody"/>
              <w:rPr>
                <w:u w:val="single"/>
              </w:rPr>
            </w:pPr>
            <w:r w:rsidRPr="00794639">
              <w:rPr>
                <w:u w:val="single"/>
              </w:rPr>
              <w:t>Response</w:t>
            </w:r>
          </w:p>
          <w:p w14:paraId="7D84C832" w14:textId="1F0EBDFD" w:rsidR="00D04DAF" w:rsidRPr="00794639" w:rsidRDefault="00D04DAF" w:rsidP="00D04DAF">
            <w:pPr>
              <w:pStyle w:val="TableBody"/>
              <w:rPr>
                <w:u w:val="single"/>
              </w:rPr>
            </w:pPr>
            <w:r w:rsidRPr="00794639">
              <w:rPr>
                <w:b/>
              </w:rPr>
              <w:t>OK</w:t>
            </w:r>
          </w:p>
        </w:tc>
      </w:tr>
      <w:tr w:rsidR="00D04DAF" w:rsidRPr="00794639" w14:paraId="7E01F127" w14:textId="77777777" w:rsidTr="00076AEF">
        <w:trPr>
          <w:cantSplit w:val="0"/>
        </w:trPr>
        <w:tc>
          <w:tcPr>
            <w:tcW w:w="1728" w:type="dxa"/>
          </w:tcPr>
          <w:p w14:paraId="2B8D68F8" w14:textId="77777777" w:rsidR="00D04DAF" w:rsidRPr="00794639" w:rsidRDefault="00D04DAF" w:rsidP="00D04DAF">
            <w:pPr>
              <w:pStyle w:val="TableBody"/>
              <w:rPr>
                <w:i/>
              </w:rPr>
            </w:pPr>
            <w:r w:rsidRPr="00794639">
              <w:rPr>
                <w:i/>
              </w:rPr>
              <w:t>Write command</w:t>
            </w:r>
          </w:p>
          <w:p w14:paraId="6B00B90C" w14:textId="77777777" w:rsidR="00D04DAF" w:rsidRPr="00794639" w:rsidRDefault="00D04DAF" w:rsidP="00D04DAF">
            <w:pPr>
              <w:pStyle w:val="TableBody"/>
            </w:pPr>
          </w:p>
          <w:p w14:paraId="15C80217" w14:textId="77777777" w:rsidR="00D04DAF" w:rsidRPr="00794639" w:rsidRDefault="00D04DAF" w:rsidP="00D04DAF">
            <w:pPr>
              <w:pStyle w:val="TableBody"/>
              <w:rPr>
                <w:u w:val="single"/>
              </w:rPr>
            </w:pPr>
            <w:r w:rsidRPr="00794639">
              <w:rPr>
                <w:u w:val="single"/>
              </w:rPr>
              <w:t>Syntax</w:t>
            </w:r>
          </w:p>
          <w:p w14:paraId="75708375" w14:textId="3504E23B" w:rsidR="00D04DAF" w:rsidRPr="00794639" w:rsidRDefault="00D04DAF" w:rsidP="00D04DAF">
            <w:pPr>
              <w:pStyle w:val="TableBody"/>
              <w:rPr>
                <w:i/>
              </w:rPr>
            </w:pPr>
            <w:r w:rsidRPr="00794639">
              <w:rPr>
                <w:b/>
              </w:rPr>
              <w:t>AT+KTCPSTART=&lt;session_id&gt;</w:t>
            </w:r>
          </w:p>
        </w:tc>
        <w:tc>
          <w:tcPr>
            <w:tcW w:w="7269" w:type="dxa"/>
          </w:tcPr>
          <w:p w14:paraId="1767BBEA" w14:textId="77777777" w:rsidR="00D04DAF" w:rsidRPr="00794639" w:rsidRDefault="00D04DAF" w:rsidP="00D04DAF">
            <w:pPr>
              <w:pStyle w:val="TableBody"/>
              <w:rPr>
                <w:u w:val="single"/>
              </w:rPr>
            </w:pPr>
          </w:p>
          <w:p w14:paraId="01A0C89E" w14:textId="77777777" w:rsidR="00D04DAF" w:rsidRPr="00794639" w:rsidRDefault="00D04DAF" w:rsidP="00D04DAF">
            <w:pPr>
              <w:pStyle w:val="TableBody"/>
              <w:rPr>
                <w:u w:val="single"/>
              </w:rPr>
            </w:pPr>
          </w:p>
          <w:p w14:paraId="103D0941" w14:textId="77777777" w:rsidR="00D04DAF" w:rsidRPr="00794639" w:rsidRDefault="00D04DAF" w:rsidP="00D04DAF">
            <w:pPr>
              <w:pStyle w:val="TableBody"/>
              <w:rPr>
                <w:u w:val="single"/>
              </w:rPr>
            </w:pPr>
            <w:r w:rsidRPr="00794639">
              <w:rPr>
                <w:u w:val="single"/>
              </w:rPr>
              <w:t>Response</w:t>
            </w:r>
          </w:p>
          <w:p w14:paraId="1098AA68" w14:textId="77777777" w:rsidR="00D04DAF" w:rsidRPr="00794639" w:rsidRDefault="00D04DAF" w:rsidP="00D04DAF">
            <w:pPr>
              <w:pStyle w:val="TableBody"/>
              <w:rPr>
                <w:b/>
              </w:rPr>
            </w:pPr>
            <w:r w:rsidRPr="00794639">
              <w:rPr>
                <w:b/>
              </w:rPr>
              <w:t>CONNECT</w:t>
            </w:r>
          </w:p>
          <w:p w14:paraId="4BCE01B4" w14:textId="77777777" w:rsidR="00D04DAF" w:rsidRPr="00794639" w:rsidRDefault="00D04DAF" w:rsidP="00D04DAF">
            <w:pPr>
              <w:pStyle w:val="TableBody"/>
              <w:rPr>
                <w:b/>
              </w:rPr>
            </w:pPr>
            <w:r w:rsidRPr="00794639">
              <w:rPr>
                <w:b/>
              </w:rPr>
              <w:t>OK</w:t>
            </w:r>
          </w:p>
          <w:p w14:paraId="39243523" w14:textId="77777777" w:rsidR="00D04DAF" w:rsidRPr="00794639" w:rsidRDefault="00D04DAF">
            <w:pPr>
              <w:pStyle w:val="TableBody"/>
            </w:pPr>
          </w:p>
          <w:p w14:paraId="3D1760AC" w14:textId="77777777" w:rsidR="00D04DAF" w:rsidRPr="00794639" w:rsidRDefault="00D04DAF" w:rsidP="00D04DAF">
            <w:pPr>
              <w:pStyle w:val="TableBody"/>
              <w:rPr>
                <w:b/>
              </w:rPr>
            </w:pPr>
            <w:r w:rsidRPr="00794639">
              <w:t>or</w:t>
            </w:r>
          </w:p>
          <w:p w14:paraId="44E481F9" w14:textId="77777777" w:rsidR="00D04DAF" w:rsidRPr="00794639" w:rsidRDefault="00D04DAF" w:rsidP="00D04DAF">
            <w:pPr>
              <w:pStyle w:val="TableBody"/>
              <w:rPr>
                <w:b/>
              </w:rPr>
            </w:pPr>
            <w:r w:rsidRPr="00794639">
              <w:rPr>
                <w:b/>
              </w:rPr>
              <w:t>+CME ERROR: an error occurs, syntax error</w:t>
            </w:r>
          </w:p>
          <w:p w14:paraId="0D5AFEFC" w14:textId="77777777" w:rsidR="00D04DAF" w:rsidRPr="00794639" w:rsidRDefault="00D04DAF" w:rsidP="00D04DAF">
            <w:pPr>
              <w:pStyle w:val="TableBody"/>
              <w:rPr>
                <w:b/>
              </w:rPr>
            </w:pPr>
            <w:r w:rsidRPr="00794639">
              <w:rPr>
                <w:b/>
              </w:rPr>
              <w:t>+KTCP_NOTIF: &lt;session_id&gt;,&lt;tcp_notif&gt; : an error occurs</w:t>
            </w:r>
          </w:p>
          <w:p w14:paraId="76F4AEA2" w14:textId="77777777" w:rsidR="00D04DAF" w:rsidRPr="00794639" w:rsidRDefault="00D04DAF" w:rsidP="00D04DAF">
            <w:pPr>
              <w:pStyle w:val="TableBody"/>
              <w:rPr>
                <w:lang w:eastAsia="zh-CN"/>
              </w:rPr>
            </w:pPr>
          </w:p>
          <w:p w14:paraId="23DC79AF" w14:textId="77777777" w:rsidR="00D04DAF" w:rsidRPr="00794639" w:rsidRDefault="00D04DAF" w:rsidP="00D04DAF">
            <w:pPr>
              <w:pStyle w:val="TableBody"/>
              <w:rPr>
                <w:u w:val="single"/>
              </w:rPr>
            </w:pPr>
            <w:r w:rsidRPr="00794639">
              <w:rPr>
                <w:u w:val="single"/>
              </w:rPr>
              <w:t>Parameters</w:t>
            </w:r>
          </w:p>
          <w:p w14:paraId="5C34F9BA" w14:textId="77777777" w:rsidR="00D04DAF" w:rsidRPr="00794639" w:rsidRDefault="00D04DAF" w:rsidP="00D04DAF">
            <w:pPr>
              <w:pStyle w:val="TableBody"/>
              <w:ind w:left="1348" w:hanging="1348"/>
            </w:pPr>
            <w:r w:rsidRPr="00794639">
              <w:rPr>
                <w:b/>
              </w:rPr>
              <w:t>&lt;session_id&gt;</w:t>
            </w:r>
            <w:r w:rsidRPr="00794639">
              <w:rPr>
                <w:b/>
              </w:rPr>
              <w:tab/>
            </w:r>
            <w:r w:rsidRPr="00794639">
              <w:t>TCP session index</w:t>
            </w:r>
          </w:p>
          <w:p w14:paraId="775D3586" w14:textId="77777777" w:rsidR="00D04DAF" w:rsidRPr="00DF20AD" w:rsidRDefault="00D04DAF">
            <w:pPr>
              <w:pStyle w:val="TableBody"/>
              <w:pPrChange w:id="8118" w:author="Elaine Baricante" w:date="2018-11-27T10:31:00Z">
                <w:pPr>
                  <w:pStyle w:val="TableBody"/>
                  <w:ind w:left="1348" w:hanging="1348"/>
                </w:pPr>
              </w:pPrChange>
            </w:pPr>
          </w:p>
          <w:p w14:paraId="78700F25" w14:textId="4DC7149A" w:rsidR="00D04DAF" w:rsidRPr="00794639" w:rsidRDefault="00D04DAF" w:rsidP="00D04DAF">
            <w:pPr>
              <w:pStyle w:val="TableBody"/>
              <w:rPr>
                <w:u w:val="single"/>
              </w:rPr>
            </w:pPr>
            <w:r w:rsidRPr="00E4123A">
              <w:rPr>
                <w:b/>
              </w:rPr>
              <w:t>&lt;tcp_notif&gt;</w:t>
            </w:r>
            <w:r w:rsidRPr="00794639">
              <w:tab/>
              <w:t xml:space="preserve">See </w:t>
            </w:r>
            <w:r w:rsidRPr="00794639">
              <w:rPr>
                <w:rStyle w:val="Code"/>
              </w:rPr>
              <w:t>AT+KTCPCNX</w:t>
            </w:r>
          </w:p>
        </w:tc>
      </w:tr>
      <w:tr w:rsidR="00D04DAF" w:rsidRPr="00794639" w14:paraId="0583068C" w14:textId="77777777" w:rsidTr="00076AEF">
        <w:trPr>
          <w:cantSplit w:val="0"/>
        </w:trPr>
        <w:tc>
          <w:tcPr>
            <w:tcW w:w="1728" w:type="dxa"/>
          </w:tcPr>
          <w:p w14:paraId="0E9ED1A0" w14:textId="77777777" w:rsidR="00D04DAF" w:rsidRPr="00794639" w:rsidRDefault="00D04DAF" w:rsidP="00D04DAF">
            <w:pPr>
              <w:pStyle w:val="TableBody"/>
              <w:rPr>
                <w:u w:val="single"/>
              </w:rPr>
            </w:pPr>
            <w:r w:rsidRPr="00794639">
              <w:rPr>
                <w:u w:val="single"/>
              </w:rPr>
              <w:t>Reference</w:t>
            </w:r>
          </w:p>
          <w:p w14:paraId="7DDC9367" w14:textId="77777777" w:rsidR="00D04DAF" w:rsidRPr="00794639" w:rsidRDefault="00D04DAF" w:rsidP="00D04DAF">
            <w:pPr>
              <w:pStyle w:val="TableBody"/>
            </w:pPr>
            <w:r w:rsidRPr="00794639">
              <w:t>Sierra Wireless Proprietary</w:t>
            </w:r>
          </w:p>
          <w:p w14:paraId="4EA9C75D" w14:textId="77777777" w:rsidR="00D04DAF" w:rsidRPr="00794639" w:rsidRDefault="00D04DAF" w:rsidP="00D04DAF">
            <w:pPr>
              <w:pStyle w:val="TableBody"/>
              <w:rPr>
                <w:i/>
              </w:rPr>
            </w:pPr>
          </w:p>
        </w:tc>
        <w:tc>
          <w:tcPr>
            <w:tcW w:w="7269" w:type="dxa"/>
          </w:tcPr>
          <w:p w14:paraId="120FE409" w14:textId="77777777" w:rsidR="00D04DAF" w:rsidRPr="00794639" w:rsidRDefault="00D04DAF" w:rsidP="00D04DAF">
            <w:pPr>
              <w:pStyle w:val="TableBody"/>
              <w:rPr>
                <w:u w:val="single"/>
              </w:rPr>
            </w:pPr>
            <w:r w:rsidRPr="00794639">
              <w:rPr>
                <w:u w:val="single"/>
              </w:rPr>
              <w:t>Notes</w:t>
            </w:r>
          </w:p>
          <w:p w14:paraId="06ABEC70" w14:textId="77777777" w:rsidR="00D04DAF" w:rsidRPr="00794639" w:rsidRDefault="00D04DAF" w:rsidP="00D04DAF">
            <w:pPr>
              <w:pStyle w:val="TableBody"/>
              <w:numPr>
                <w:ilvl w:val="0"/>
                <w:numId w:val="55"/>
              </w:numPr>
            </w:pPr>
            <w:r w:rsidRPr="00794639">
              <w:t>This function is used to send and receive data bytes through a TCP socket.</w:t>
            </w:r>
          </w:p>
          <w:p w14:paraId="0C9A3CE3" w14:textId="77777777" w:rsidR="00D04DAF" w:rsidRPr="00794639" w:rsidRDefault="00D04DAF" w:rsidP="00D04DAF">
            <w:pPr>
              <w:pStyle w:val="TableBody"/>
              <w:numPr>
                <w:ilvl w:val="0"/>
                <w:numId w:val="55"/>
              </w:numPr>
            </w:pPr>
            <w:r w:rsidRPr="00794639">
              <w:t xml:space="preserve">It is highly recommended to configure the module for hardware flow control using </w:t>
            </w:r>
            <w:r w:rsidRPr="00794639">
              <w:rPr>
                <w:rStyle w:val="Code"/>
              </w:rPr>
              <w:t>AT&amp;K3</w:t>
            </w:r>
            <w:r w:rsidRPr="00794639">
              <w:t xml:space="preserve"> before using this command.</w:t>
            </w:r>
          </w:p>
          <w:p w14:paraId="141E8CC9" w14:textId="77777777" w:rsidR="00D04DAF" w:rsidRPr="00794639" w:rsidRDefault="00D04DAF" w:rsidP="00D04DAF">
            <w:pPr>
              <w:pStyle w:val="TableBody"/>
              <w:numPr>
                <w:ilvl w:val="0"/>
                <w:numId w:val="55"/>
              </w:numPr>
            </w:pPr>
            <w:r w:rsidRPr="00794639">
              <w:t xml:space="preserve">Refer to </w:t>
            </w:r>
            <w:r w:rsidRPr="00794639">
              <w:rPr>
                <w:rStyle w:val="Code"/>
              </w:rPr>
              <w:t>AT&amp;D</w:t>
            </w:r>
            <w:r w:rsidRPr="00794639">
              <w:t xml:space="preserve"> for the behavior of DTR drop.</w:t>
            </w:r>
          </w:p>
          <w:p w14:paraId="730BB6F6" w14:textId="50D368E8" w:rsidR="00D04DAF" w:rsidRPr="00794639" w:rsidRDefault="00D04DAF" w:rsidP="00D04DAF">
            <w:pPr>
              <w:pStyle w:val="TableBody"/>
              <w:numPr>
                <w:ilvl w:val="0"/>
                <w:numId w:val="55"/>
              </w:numPr>
            </w:pPr>
            <w:r w:rsidRPr="00794639">
              <w:t xml:space="preserve">Only one </w:t>
            </w:r>
            <w:r w:rsidRPr="00794639">
              <w:rPr>
                <w:rStyle w:val="Code"/>
              </w:rPr>
              <w:t>+KTCPSTART</w:t>
            </w:r>
            <w:r w:rsidRPr="00794639">
              <w:t xml:space="preserve"> session can be used.</w:t>
            </w:r>
          </w:p>
          <w:p w14:paraId="2376E132" w14:textId="77777777" w:rsidR="00D04DAF" w:rsidRPr="00794639" w:rsidRDefault="00D04DAF" w:rsidP="00D04DAF">
            <w:pPr>
              <w:pStyle w:val="TableBody"/>
              <w:numPr>
                <w:ilvl w:val="0"/>
                <w:numId w:val="55"/>
              </w:numPr>
            </w:pPr>
            <w:r w:rsidRPr="00794639">
              <w:t>Can be used in 07.10 multiplexer.</w:t>
            </w:r>
          </w:p>
          <w:p w14:paraId="3C063201" w14:textId="77777777" w:rsidR="00D04DAF" w:rsidRPr="00794639" w:rsidRDefault="00D04DAF" w:rsidP="00D04DAF">
            <w:pPr>
              <w:pStyle w:val="TableBody"/>
              <w:numPr>
                <w:ilvl w:val="0"/>
                <w:numId w:val="55"/>
              </w:numPr>
              <w:rPr>
                <w:u w:val="single"/>
              </w:rPr>
            </w:pPr>
            <w:r w:rsidRPr="00794639">
              <w:t xml:space="preserve">If the session is successfully connected by </w:t>
            </w:r>
            <w:r w:rsidRPr="00794639">
              <w:rPr>
                <w:rStyle w:val="Code"/>
              </w:rPr>
              <w:t>+KTCPCNX</w:t>
            </w:r>
            <w:r w:rsidRPr="00794639">
              <w:t>, this command does not restart the connection and the module directly enters direct data flow.</w:t>
            </w:r>
          </w:p>
          <w:p w14:paraId="62522C86" w14:textId="2752345C" w:rsidR="00D04DAF" w:rsidRPr="00794639" w:rsidRDefault="00D04DAF" w:rsidP="00170927">
            <w:pPr>
              <w:pStyle w:val="TableBody"/>
              <w:numPr>
                <w:ilvl w:val="0"/>
                <w:numId w:val="55"/>
              </w:numPr>
              <w:rPr>
                <w:u w:val="single"/>
              </w:rPr>
            </w:pPr>
            <w:r w:rsidRPr="00794639">
              <w:t>The data session can also be ended by &lt;EOF pattern&gt;, +++ or DTR.</w:t>
            </w:r>
          </w:p>
        </w:tc>
      </w:tr>
    </w:tbl>
    <w:p w14:paraId="0141D6D7" w14:textId="77777777" w:rsidR="00EF0EC9" w:rsidRPr="00794639" w:rsidRDefault="00EF0EC9" w:rsidP="00EF0EC9">
      <w:pPr>
        <w:keepNext/>
        <w:numPr>
          <w:ilvl w:val="1"/>
          <w:numId w:val="180"/>
        </w:numPr>
        <w:tabs>
          <w:tab w:val="num" w:pos="360"/>
          <w:tab w:val="left" w:pos="1080"/>
          <w:tab w:val="left" w:pos="1440"/>
          <w:tab w:val="left" w:pos="1800"/>
        </w:tabs>
        <w:spacing w:before="480" w:after="240"/>
        <w:ind w:left="1080" w:hanging="1080"/>
        <w:outlineLvl w:val="1"/>
        <w:rPr>
          <w:rFonts w:ascii="Arial" w:eastAsia="SimSun" w:hAnsi="Arial" w:cs="Arial"/>
          <w:b/>
          <w:sz w:val="36"/>
          <w:szCs w:val="36"/>
          <w:lang w:eastAsia="zh-CN"/>
        </w:rPr>
      </w:pPr>
      <w:bookmarkStart w:id="8119" w:name="_Ref520815224"/>
      <w:commentRangeStart w:id="8120"/>
      <w:r w:rsidRPr="00794639">
        <w:rPr>
          <w:rFonts w:ascii="Arial" w:eastAsia="SimSun" w:hAnsi="Arial" w:cs="Arial"/>
          <w:b/>
          <w:sz w:val="36"/>
          <w:szCs w:val="36"/>
          <w:lang w:eastAsia="zh-CN"/>
        </w:rPr>
        <w:t>UDP Specific Commands</w:t>
      </w:r>
      <w:bookmarkEnd w:id="8104"/>
      <w:bookmarkEnd w:id="8105"/>
      <w:bookmarkEnd w:id="8106"/>
      <w:bookmarkEnd w:id="8107"/>
      <w:bookmarkEnd w:id="8108"/>
      <w:bookmarkEnd w:id="8109"/>
      <w:commentRangeEnd w:id="8120"/>
      <w:r w:rsidR="002F3C41" w:rsidRPr="00794639">
        <w:rPr>
          <w:rStyle w:val="CommentReference"/>
          <w:rFonts w:ascii="Verdana" w:hAnsi="Verdana"/>
        </w:rPr>
        <w:commentReference w:id="8120"/>
      </w:r>
      <w:bookmarkEnd w:id="8119"/>
    </w:p>
    <w:p w14:paraId="55DBB0EC" w14:textId="77777777" w:rsidR="00EF0EC9" w:rsidRPr="007E4A1F"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21" w:name="_Toc448912349"/>
      <w:bookmarkStart w:id="8122" w:name="_Toc486251766"/>
      <w:bookmarkStart w:id="8123" w:name="_Toc489371253"/>
      <w:bookmarkStart w:id="8124" w:name="_Toc511294403"/>
      <w:bookmarkStart w:id="8125" w:name="_Ref518400892"/>
      <w:bookmarkStart w:id="8126" w:name="_Ref528144894"/>
      <w:bookmarkStart w:id="8127" w:name="_Ref528144896"/>
      <w:r w:rsidRPr="000656F8">
        <w:rPr>
          <w:rFonts w:ascii="Arial" w:eastAsia="SimSun" w:hAnsi="Arial" w:cs="Arial"/>
          <w:b/>
          <w:sz w:val="32"/>
          <w:szCs w:val="28"/>
          <w:lang w:eastAsia="zh-CN"/>
        </w:rPr>
        <w:t xml:space="preserve">+KUDPCFG Command: UDP Connection </w:t>
      </w:r>
      <w:r w:rsidRPr="0048226A">
        <w:rPr>
          <w:rFonts w:ascii="Arial" w:eastAsia="SimSun" w:hAnsi="Arial" w:cs="Arial"/>
          <w:b/>
          <w:sz w:val="32"/>
          <w:szCs w:val="28"/>
          <w:lang w:eastAsia="zh-CN"/>
        </w:rPr>
        <w:t>Configuration</w:t>
      </w:r>
      <w:bookmarkEnd w:id="8121"/>
      <w:bookmarkEnd w:id="8122"/>
      <w:bookmarkEnd w:id="8123"/>
      <w:bookmarkEnd w:id="8124"/>
      <w:bookmarkEnd w:id="8125"/>
      <w:bookmarkEnd w:id="8126"/>
      <w:bookmarkEnd w:id="8127"/>
    </w:p>
    <w:tbl>
      <w:tblPr>
        <w:tblStyle w:val="TableSWIleft1"/>
        <w:tblW w:w="8997" w:type="dxa"/>
        <w:tblLayout w:type="fixed"/>
        <w:tblLook w:val="04A0" w:firstRow="1" w:lastRow="0" w:firstColumn="1" w:lastColumn="0" w:noHBand="0" w:noVBand="1"/>
      </w:tblPr>
      <w:tblGrid>
        <w:gridCol w:w="1707"/>
        <w:gridCol w:w="7290"/>
      </w:tblGrid>
      <w:tr w:rsidR="00EF0EC9" w:rsidRPr="00794639" w14:paraId="119F489D"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81F3E20" w14:textId="0FA55F57" w:rsidR="00EF0EC9" w:rsidRPr="00006D08" w:rsidRDefault="00EF0EC9" w:rsidP="00EF0EC9">
            <w:pPr>
              <w:spacing w:before="144" w:after="144"/>
              <w:rPr>
                <w:b/>
                <w:color w:val="000000" w:themeColor="text1"/>
              </w:rPr>
            </w:pPr>
            <w:r w:rsidRPr="007E4A1F">
              <w:rPr>
                <w:b/>
                <w:color w:val="000000" w:themeColor="text1"/>
              </w:rPr>
              <w:t>HL78</w:t>
            </w:r>
            <w:r w:rsidR="002834FC" w:rsidRPr="007E4A1F">
              <w:rPr>
                <w:b/>
                <w:color w:val="000000" w:themeColor="text1"/>
              </w:rPr>
              <w:t>00</w:t>
            </w:r>
          </w:p>
        </w:tc>
      </w:tr>
      <w:tr w:rsidR="00EF0EC9" w:rsidRPr="00794639" w14:paraId="320169FF" w14:textId="77777777" w:rsidTr="00953CD3">
        <w:tc>
          <w:tcPr>
            <w:tcW w:w="1707" w:type="dxa"/>
          </w:tcPr>
          <w:p w14:paraId="26B17399" w14:textId="77777777" w:rsidR="00EF0EC9" w:rsidRPr="00794639" w:rsidRDefault="00EF0EC9" w:rsidP="00EF0EC9">
            <w:pPr>
              <w:spacing w:before="30" w:after="30"/>
              <w:rPr>
                <w:rFonts w:cs="Arial"/>
                <w:lang w:eastAsia="ja-JP"/>
              </w:rPr>
            </w:pPr>
            <w:r w:rsidRPr="00794639">
              <w:rPr>
                <w:rFonts w:cs="Arial"/>
                <w:i/>
                <w:lang w:eastAsia="ja-JP"/>
              </w:rPr>
              <w:t>Test command</w:t>
            </w:r>
          </w:p>
          <w:p w14:paraId="00AC6FC8" w14:textId="77777777" w:rsidR="00EF0EC9" w:rsidRPr="00794639" w:rsidRDefault="00EF0EC9" w:rsidP="00EF0EC9">
            <w:pPr>
              <w:spacing w:before="30" w:after="30"/>
              <w:rPr>
                <w:rFonts w:cs="Arial"/>
                <w:lang w:eastAsia="ja-JP"/>
              </w:rPr>
            </w:pPr>
          </w:p>
          <w:p w14:paraId="7248EBCC" w14:textId="77777777" w:rsidR="00EF0EC9" w:rsidRPr="00794639" w:rsidRDefault="00EF0EC9" w:rsidP="00EF0EC9">
            <w:pPr>
              <w:spacing w:before="30" w:after="30"/>
              <w:rPr>
                <w:rFonts w:cs="Arial"/>
                <w:lang w:eastAsia="ja-JP"/>
              </w:rPr>
            </w:pPr>
            <w:r w:rsidRPr="00794639">
              <w:rPr>
                <w:rFonts w:cs="Arial"/>
                <w:u w:val="single"/>
                <w:lang w:eastAsia="ja-JP"/>
              </w:rPr>
              <w:t>Syntax</w:t>
            </w:r>
          </w:p>
          <w:p w14:paraId="728AEE63" w14:textId="77777777" w:rsidR="00EF0EC9" w:rsidRPr="00794639" w:rsidRDefault="00EF0EC9" w:rsidP="00EF0EC9">
            <w:pPr>
              <w:spacing w:before="30" w:after="30"/>
              <w:rPr>
                <w:rFonts w:cs="Arial"/>
                <w:b/>
                <w:lang w:eastAsia="ja-JP"/>
              </w:rPr>
            </w:pPr>
            <w:r w:rsidRPr="00794639">
              <w:rPr>
                <w:rFonts w:cs="Arial"/>
                <w:b/>
                <w:lang w:eastAsia="ja-JP"/>
              </w:rPr>
              <w:t>AT+KUDPCFG=?</w:t>
            </w:r>
          </w:p>
        </w:tc>
        <w:tc>
          <w:tcPr>
            <w:tcW w:w="7290" w:type="dxa"/>
          </w:tcPr>
          <w:p w14:paraId="56E84C51" w14:textId="77777777" w:rsidR="00EF0EC9" w:rsidRPr="00794639" w:rsidRDefault="00EF0EC9" w:rsidP="00EF0EC9">
            <w:pPr>
              <w:spacing w:before="30" w:after="30"/>
              <w:rPr>
                <w:rFonts w:cs="Arial"/>
                <w:u w:val="single"/>
                <w:lang w:eastAsia="ja-JP"/>
              </w:rPr>
            </w:pPr>
          </w:p>
          <w:p w14:paraId="28C49F1C" w14:textId="77777777" w:rsidR="00EF0EC9" w:rsidRPr="00794639" w:rsidRDefault="00EF0EC9" w:rsidP="00EF0EC9">
            <w:pPr>
              <w:spacing w:before="30" w:after="30"/>
              <w:rPr>
                <w:rFonts w:cs="Arial"/>
                <w:u w:val="single"/>
                <w:lang w:eastAsia="ja-JP"/>
              </w:rPr>
            </w:pPr>
          </w:p>
          <w:p w14:paraId="1A18CD4A" w14:textId="77777777" w:rsidR="00EF0EC9" w:rsidRPr="00794639" w:rsidRDefault="00EF0EC9" w:rsidP="00EF0EC9">
            <w:pPr>
              <w:spacing w:before="30" w:after="30"/>
              <w:rPr>
                <w:rFonts w:cs="Arial"/>
                <w:u w:val="single"/>
                <w:lang w:eastAsia="ja-JP"/>
              </w:rPr>
            </w:pPr>
            <w:r w:rsidRPr="00794639">
              <w:rPr>
                <w:rFonts w:cs="Arial"/>
                <w:u w:val="single"/>
                <w:lang w:eastAsia="ja-JP"/>
              </w:rPr>
              <w:t>Response</w:t>
            </w:r>
          </w:p>
          <w:p w14:paraId="44885ABC" w14:textId="66B255E6" w:rsidR="00EF0EC9" w:rsidRPr="00F63F82" w:rsidRDefault="00EF0EC9" w:rsidP="00EF0EC9">
            <w:pPr>
              <w:spacing w:before="30" w:after="30"/>
              <w:rPr>
                <w:rFonts w:cs="Arial"/>
                <w:b/>
                <w:lang w:eastAsia="ja-JP"/>
              </w:rPr>
            </w:pPr>
            <w:r w:rsidRPr="00794639">
              <w:rPr>
                <w:rFonts w:cs="Arial"/>
                <w:b/>
                <w:lang w:eastAsia="ja-JP"/>
              </w:rPr>
              <w:t>+KUDPCFG: (</w:t>
            </w:r>
            <w:r w:rsidRPr="00794639">
              <w:rPr>
                <w:rFonts w:cs="Arial"/>
                <w:lang w:eastAsia="ja-JP"/>
              </w:rPr>
              <w:t>list of possible</w:t>
            </w:r>
            <w:r w:rsidRPr="00794639">
              <w:rPr>
                <w:rFonts w:cs="Arial"/>
                <w:b/>
                <w:lang w:eastAsia="ja-JP"/>
              </w:rPr>
              <w:t xml:space="preserve"> &lt;cnx cnf&gt;</w:t>
            </w:r>
            <w:r w:rsidRPr="00794639">
              <w:rPr>
                <w:rFonts w:cs="Arial"/>
                <w:lang w:eastAsia="ja-JP"/>
              </w:rPr>
              <w:t>s</w:t>
            </w:r>
            <w:r w:rsidRPr="00794639">
              <w:rPr>
                <w:rFonts w:cs="Arial"/>
                <w:b/>
                <w:lang w:eastAsia="ja-JP"/>
              </w:rPr>
              <w:t>),(</w:t>
            </w:r>
            <w:r w:rsidRPr="00794639">
              <w:rPr>
                <w:rFonts w:cs="Arial"/>
                <w:lang w:eastAsia="ja-JP"/>
              </w:rPr>
              <w:t>list of possible</w:t>
            </w:r>
            <w:r w:rsidRPr="00794639">
              <w:rPr>
                <w:rFonts w:cs="Arial"/>
                <w:b/>
                <w:lang w:eastAsia="ja-JP"/>
              </w:rPr>
              <w:t xml:space="preserve"> &lt;mode&gt;</w:t>
            </w:r>
            <w:r w:rsidRPr="00794639">
              <w:rPr>
                <w:rFonts w:cs="Arial"/>
                <w:lang w:eastAsia="ja-JP"/>
              </w:rPr>
              <w:t>s</w:t>
            </w:r>
            <w:r w:rsidRPr="00794639">
              <w:rPr>
                <w:rFonts w:cs="Arial"/>
                <w:b/>
                <w:lang w:eastAsia="ja-JP"/>
              </w:rPr>
              <w:t>),(</w:t>
            </w:r>
            <w:r w:rsidRPr="00794639">
              <w:rPr>
                <w:rFonts w:cs="Arial"/>
                <w:lang w:eastAsia="ja-JP"/>
              </w:rPr>
              <w:t>list of possible</w:t>
            </w:r>
            <w:r w:rsidRPr="00794639">
              <w:rPr>
                <w:rFonts w:cs="Arial"/>
                <w:b/>
                <w:lang w:eastAsia="ja-JP"/>
              </w:rPr>
              <w:t xml:space="preserve"> &lt;port&gt;</w:t>
            </w:r>
            <w:r w:rsidRPr="00794639">
              <w:rPr>
                <w:rFonts w:cs="Arial"/>
                <w:lang w:eastAsia="ja-JP"/>
              </w:rPr>
              <w:t>s</w:t>
            </w:r>
            <w:r w:rsidRPr="00794639">
              <w:rPr>
                <w:rFonts w:cs="Arial"/>
                <w:b/>
                <w:lang w:eastAsia="ja-JP"/>
              </w:rPr>
              <w:t>),(</w:t>
            </w:r>
            <w:r w:rsidRPr="00794639">
              <w:rPr>
                <w:rFonts w:cs="Arial"/>
                <w:lang w:eastAsia="ja-JP"/>
              </w:rPr>
              <w:t>list of possible</w:t>
            </w:r>
            <w:r w:rsidRPr="00794639">
              <w:rPr>
                <w:rFonts w:cs="Arial"/>
                <w:b/>
                <w:lang w:eastAsia="ja-JP"/>
              </w:rPr>
              <w:t xml:space="preserve"> &lt;data_mode&gt;</w:t>
            </w:r>
            <w:r w:rsidRPr="00794639">
              <w:rPr>
                <w:rFonts w:cs="Arial"/>
                <w:lang w:eastAsia="ja-JP"/>
              </w:rPr>
              <w:t>s</w:t>
            </w:r>
            <w:r w:rsidRPr="00794639">
              <w:rPr>
                <w:rFonts w:cs="Arial"/>
                <w:b/>
                <w:lang w:eastAsia="ja-JP"/>
              </w:rPr>
              <w:t>),&lt;remote-name/ip&gt;,(</w:t>
            </w:r>
            <w:r w:rsidRPr="00794639">
              <w:rPr>
                <w:rFonts w:cs="Arial"/>
                <w:lang w:eastAsia="ja-JP"/>
              </w:rPr>
              <w:t>list of possible</w:t>
            </w:r>
            <w:r w:rsidRPr="00794639">
              <w:rPr>
                <w:rFonts w:cs="Arial"/>
                <w:b/>
                <w:lang w:eastAsia="ja-JP"/>
              </w:rPr>
              <w:t xml:space="preserve"> &lt;udp_port&gt;</w:t>
            </w:r>
            <w:r w:rsidRPr="00794639">
              <w:rPr>
                <w:rFonts w:cs="Arial"/>
                <w:lang w:eastAsia="ja-JP"/>
              </w:rPr>
              <w:t>s</w:t>
            </w:r>
            <w:r w:rsidRPr="00794639">
              <w:rPr>
                <w:rFonts w:cs="Arial"/>
                <w:b/>
                <w:lang w:eastAsia="ja-JP"/>
              </w:rPr>
              <w:t>),(</w:t>
            </w:r>
            <w:r w:rsidRPr="00794639">
              <w:rPr>
                <w:rFonts w:cs="Arial"/>
                <w:lang w:eastAsia="ja-JP"/>
              </w:rPr>
              <w:t>list of possible</w:t>
            </w:r>
            <w:r w:rsidRPr="00794639">
              <w:rPr>
                <w:rFonts w:cs="Arial"/>
                <w:b/>
                <w:lang w:eastAsia="ja-JP"/>
              </w:rPr>
              <w:t xml:space="preserve"> &lt;af&gt;</w:t>
            </w:r>
            <w:r w:rsidRPr="00794639">
              <w:rPr>
                <w:rFonts w:cs="Arial"/>
                <w:lang w:eastAsia="ja-JP"/>
              </w:rPr>
              <w:t>s</w:t>
            </w:r>
            <w:r w:rsidRPr="00794639">
              <w:rPr>
                <w:rFonts w:cs="Arial"/>
                <w:b/>
                <w:lang w:eastAsia="ja-JP"/>
              </w:rPr>
              <w:t>)</w:t>
            </w:r>
            <w:r w:rsidR="00C451A5" w:rsidRPr="00794639">
              <w:rPr>
                <w:rFonts w:cs="Arial"/>
                <w:b/>
                <w:lang w:eastAsia="ja-JP"/>
              </w:rPr>
              <w:t>,(</w:t>
            </w:r>
            <w:r w:rsidR="00C451A5" w:rsidRPr="00794639">
              <w:rPr>
                <w:rFonts w:cs="Arial"/>
                <w:lang w:eastAsia="ja-JP"/>
              </w:rPr>
              <w:t>list of possible</w:t>
            </w:r>
            <w:r w:rsidR="00C451A5" w:rsidRPr="00794639">
              <w:rPr>
                <w:rFonts w:cs="Arial"/>
                <w:b/>
                <w:lang w:eastAsia="ja-JP"/>
              </w:rPr>
              <w:t xml:space="preserve"> &lt;restore_on_boot&gt;</w:t>
            </w:r>
            <w:r w:rsidR="00F63F82" w:rsidRPr="00DF20AD">
              <w:rPr>
                <w:rFonts w:cs="Arial"/>
                <w:lang w:eastAsia="ja-JP"/>
              </w:rPr>
              <w:t>s</w:t>
            </w:r>
            <w:r w:rsidR="00C451A5" w:rsidRPr="00F63F82">
              <w:rPr>
                <w:rFonts w:cs="Arial"/>
                <w:b/>
                <w:lang w:eastAsia="ja-JP"/>
              </w:rPr>
              <w:t>)</w:t>
            </w:r>
          </w:p>
          <w:p w14:paraId="3E0DC9BF" w14:textId="77777777" w:rsidR="00EF0EC9" w:rsidRPr="00794639" w:rsidRDefault="00EF0EC9" w:rsidP="00EF0EC9">
            <w:pPr>
              <w:spacing w:before="30" w:after="30"/>
              <w:rPr>
                <w:rFonts w:cs="Arial"/>
                <w:u w:val="single"/>
                <w:lang w:eastAsia="ja-JP"/>
              </w:rPr>
            </w:pPr>
            <w:r w:rsidRPr="00E4123A">
              <w:rPr>
                <w:rFonts w:cs="Arial"/>
                <w:b/>
                <w:lang w:eastAsia="ja-JP"/>
              </w:rPr>
              <w:t>OK</w:t>
            </w:r>
          </w:p>
        </w:tc>
      </w:tr>
      <w:tr w:rsidR="00EF0EC9" w:rsidRPr="00794639" w14:paraId="452E61DE" w14:textId="77777777" w:rsidTr="00953CD3">
        <w:tc>
          <w:tcPr>
            <w:tcW w:w="1707" w:type="dxa"/>
          </w:tcPr>
          <w:p w14:paraId="7B4C2BA8" w14:textId="77777777" w:rsidR="00EF0EC9" w:rsidRPr="00794639" w:rsidRDefault="00EF0EC9" w:rsidP="00EF0EC9">
            <w:pPr>
              <w:spacing w:before="30" w:after="30"/>
              <w:rPr>
                <w:rFonts w:cs="Arial"/>
                <w:i/>
                <w:lang w:eastAsia="ja-JP"/>
              </w:rPr>
            </w:pPr>
            <w:r w:rsidRPr="00794639">
              <w:rPr>
                <w:rFonts w:cs="Arial"/>
                <w:i/>
                <w:lang w:eastAsia="ja-JP"/>
              </w:rPr>
              <w:lastRenderedPageBreak/>
              <w:t>Read command</w:t>
            </w:r>
          </w:p>
          <w:p w14:paraId="3433CBEF" w14:textId="77777777" w:rsidR="00EF0EC9" w:rsidRPr="00794639" w:rsidRDefault="00EF0EC9" w:rsidP="00EF0EC9">
            <w:pPr>
              <w:spacing w:before="30" w:after="30"/>
              <w:rPr>
                <w:rFonts w:cs="Arial"/>
                <w:lang w:eastAsia="ja-JP"/>
              </w:rPr>
            </w:pPr>
          </w:p>
          <w:p w14:paraId="42236C10" w14:textId="77777777" w:rsidR="00EF0EC9" w:rsidRPr="00794639" w:rsidRDefault="00EF0EC9" w:rsidP="00EF0EC9">
            <w:pPr>
              <w:spacing w:before="30" w:after="30"/>
              <w:rPr>
                <w:rFonts w:cs="Arial"/>
                <w:u w:val="single"/>
                <w:lang w:eastAsia="ja-JP"/>
              </w:rPr>
            </w:pPr>
            <w:r w:rsidRPr="00794639">
              <w:rPr>
                <w:rFonts w:cs="Arial"/>
                <w:u w:val="single"/>
                <w:lang w:eastAsia="ja-JP"/>
              </w:rPr>
              <w:t>Syntax</w:t>
            </w:r>
          </w:p>
          <w:p w14:paraId="63F56C4A" w14:textId="77777777" w:rsidR="00EF0EC9" w:rsidRPr="00794639" w:rsidRDefault="00EF0EC9" w:rsidP="00EF0EC9">
            <w:pPr>
              <w:spacing w:before="30" w:after="30"/>
              <w:rPr>
                <w:rFonts w:cs="Arial"/>
                <w:b/>
                <w:lang w:eastAsia="ja-JP"/>
              </w:rPr>
            </w:pPr>
            <w:r w:rsidRPr="00794639">
              <w:rPr>
                <w:rFonts w:cs="Arial"/>
                <w:b/>
                <w:lang w:eastAsia="ja-JP"/>
              </w:rPr>
              <w:t>AT+KUDPCFG?</w:t>
            </w:r>
          </w:p>
        </w:tc>
        <w:tc>
          <w:tcPr>
            <w:tcW w:w="7290" w:type="dxa"/>
          </w:tcPr>
          <w:p w14:paraId="594841DA" w14:textId="77777777" w:rsidR="00EF0EC9" w:rsidRPr="00794639" w:rsidRDefault="00EF0EC9" w:rsidP="00EF0EC9">
            <w:pPr>
              <w:spacing w:before="30" w:after="30"/>
              <w:rPr>
                <w:rFonts w:cs="Arial"/>
                <w:u w:val="single"/>
                <w:lang w:eastAsia="ja-JP"/>
              </w:rPr>
            </w:pPr>
          </w:p>
          <w:p w14:paraId="44132269" w14:textId="77777777" w:rsidR="00EF0EC9" w:rsidRPr="00794639" w:rsidRDefault="00EF0EC9" w:rsidP="00EF0EC9">
            <w:pPr>
              <w:spacing w:before="30" w:after="30"/>
              <w:rPr>
                <w:rFonts w:cs="Arial"/>
                <w:u w:val="single"/>
                <w:lang w:eastAsia="ja-JP"/>
              </w:rPr>
            </w:pPr>
          </w:p>
          <w:p w14:paraId="2D1BE44C" w14:textId="77777777" w:rsidR="00EF0EC9" w:rsidRPr="00794639" w:rsidRDefault="00EF0EC9" w:rsidP="00EF0EC9">
            <w:pPr>
              <w:spacing w:before="30" w:after="30"/>
              <w:rPr>
                <w:rFonts w:cs="Arial"/>
                <w:u w:val="single"/>
                <w:lang w:eastAsia="ja-JP"/>
              </w:rPr>
            </w:pPr>
            <w:r w:rsidRPr="00794639">
              <w:rPr>
                <w:rFonts w:cs="Arial"/>
                <w:u w:val="single"/>
                <w:lang w:eastAsia="ja-JP"/>
              </w:rPr>
              <w:t>Response</w:t>
            </w:r>
          </w:p>
          <w:p w14:paraId="2211FC65" w14:textId="3DE28B45" w:rsidR="00EF0EC9" w:rsidRPr="00794639" w:rsidRDefault="00EF0EC9" w:rsidP="00EF0EC9">
            <w:pPr>
              <w:spacing w:before="30" w:after="30"/>
              <w:rPr>
                <w:rFonts w:cs="Arial"/>
                <w:b/>
                <w:lang w:eastAsia="ja-JP"/>
              </w:rPr>
            </w:pPr>
            <w:r w:rsidRPr="00794639">
              <w:rPr>
                <w:rFonts w:cs="Arial"/>
                <w:b/>
                <w:lang w:eastAsia="ja-JP"/>
              </w:rPr>
              <w:t>+KUDPCFG: &lt;session_id&gt;,&lt;cnx cnf&gt;,&lt;mode&gt;,&lt;port&gt;,&lt;data_mode&gt;,&lt;udp remote address&gt;,&lt;udp_port&gt;,&lt;af&gt;</w:t>
            </w:r>
            <w:r w:rsidR="00C451A5" w:rsidRPr="00794639">
              <w:rPr>
                <w:rFonts w:cs="Arial"/>
                <w:b/>
                <w:lang w:eastAsia="ja-JP"/>
              </w:rPr>
              <w:t>,&lt;restore_on_boot&gt;</w:t>
            </w:r>
          </w:p>
          <w:p w14:paraId="270C7ECB" w14:textId="77777777" w:rsidR="00EF0EC9" w:rsidRPr="00794639" w:rsidRDefault="00EF0EC9" w:rsidP="00EF0EC9">
            <w:pPr>
              <w:spacing w:before="30" w:after="30"/>
              <w:rPr>
                <w:rFonts w:cs="Arial"/>
                <w:b/>
                <w:lang w:eastAsia="ja-JP"/>
              </w:rPr>
            </w:pPr>
            <w:r w:rsidRPr="00794639">
              <w:rPr>
                <w:rFonts w:cs="Arial"/>
                <w:b/>
                <w:lang w:eastAsia="ja-JP"/>
              </w:rPr>
              <w:t>[…]</w:t>
            </w:r>
          </w:p>
          <w:p w14:paraId="2568EBE4" w14:textId="77777777" w:rsidR="00EF0EC9" w:rsidRPr="00794639" w:rsidRDefault="00EF0EC9" w:rsidP="00EF0EC9">
            <w:pPr>
              <w:spacing w:before="30" w:after="30"/>
              <w:rPr>
                <w:rFonts w:cs="Arial"/>
                <w:u w:val="single"/>
                <w:lang w:eastAsia="ja-JP"/>
              </w:rPr>
            </w:pPr>
            <w:r w:rsidRPr="00794639">
              <w:rPr>
                <w:rFonts w:cs="Arial"/>
                <w:b/>
                <w:lang w:eastAsia="ja-JP"/>
              </w:rPr>
              <w:t>OK</w:t>
            </w:r>
          </w:p>
        </w:tc>
      </w:tr>
      <w:tr w:rsidR="00EF0EC9" w:rsidRPr="00794639" w14:paraId="7BBD5338" w14:textId="77777777" w:rsidTr="00953CD3">
        <w:trPr>
          <w:cantSplit w:val="0"/>
        </w:trPr>
        <w:tc>
          <w:tcPr>
            <w:tcW w:w="1707" w:type="dxa"/>
          </w:tcPr>
          <w:p w14:paraId="1F6D6BE6" w14:textId="77777777" w:rsidR="00EF0EC9" w:rsidRPr="00794639" w:rsidRDefault="00EF0EC9" w:rsidP="00EF0EC9">
            <w:pPr>
              <w:spacing w:before="30" w:after="30"/>
              <w:rPr>
                <w:rFonts w:cs="Arial"/>
                <w:i/>
                <w:lang w:eastAsia="ja-JP"/>
              </w:rPr>
            </w:pPr>
            <w:r w:rsidRPr="00794639">
              <w:rPr>
                <w:rFonts w:cs="Arial"/>
                <w:i/>
                <w:lang w:eastAsia="ja-JP"/>
              </w:rPr>
              <w:t>Write command</w:t>
            </w:r>
          </w:p>
          <w:p w14:paraId="43D11FC2" w14:textId="77777777" w:rsidR="00EF0EC9" w:rsidRPr="00794639" w:rsidRDefault="00EF0EC9" w:rsidP="00EF0EC9">
            <w:pPr>
              <w:spacing w:before="30" w:after="30"/>
              <w:rPr>
                <w:rFonts w:cs="Arial"/>
                <w:lang w:eastAsia="ja-JP"/>
              </w:rPr>
            </w:pPr>
          </w:p>
          <w:p w14:paraId="48BC4113" w14:textId="77777777" w:rsidR="00EF0EC9" w:rsidRPr="00794639" w:rsidRDefault="00EF0EC9" w:rsidP="00EF0EC9">
            <w:pPr>
              <w:spacing w:before="30" w:after="30"/>
              <w:rPr>
                <w:rFonts w:cs="Arial"/>
                <w:u w:val="single"/>
                <w:lang w:eastAsia="ja-JP"/>
              </w:rPr>
            </w:pPr>
            <w:r w:rsidRPr="00794639">
              <w:rPr>
                <w:rFonts w:cs="Arial"/>
                <w:u w:val="single"/>
                <w:lang w:eastAsia="ja-JP"/>
              </w:rPr>
              <w:t>Syntax</w:t>
            </w:r>
          </w:p>
          <w:p w14:paraId="5A23888F" w14:textId="6E360988" w:rsidR="00EF0EC9" w:rsidRPr="00F63F82" w:rsidRDefault="00C451A5" w:rsidP="00EF0EC9">
            <w:pPr>
              <w:spacing w:before="30" w:after="30"/>
              <w:rPr>
                <w:u w:val="single"/>
              </w:rPr>
            </w:pPr>
            <w:commentRangeStart w:id="8128"/>
            <w:r w:rsidRPr="00794639">
              <w:rPr>
                <w:rFonts w:cs="Arial"/>
                <w:b/>
                <w:lang w:eastAsia="ja-JP"/>
              </w:rPr>
              <w:t>AT</w:t>
            </w:r>
            <w:commentRangeEnd w:id="8128"/>
            <w:r w:rsidR="0025199D" w:rsidRPr="00794639">
              <w:rPr>
                <w:rStyle w:val="CommentReference"/>
                <w:rFonts w:ascii="Verdana" w:hAnsi="Verdana"/>
              </w:rPr>
              <w:commentReference w:id="8128"/>
            </w:r>
            <w:r w:rsidRPr="00794639">
              <w:rPr>
                <w:rFonts w:cs="Arial"/>
                <w:b/>
                <w:lang w:eastAsia="ja-JP"/>
              </w:rPr>
              <w:t>+KUDPCFG</w:t>
            </w:r>
            <w:r w:rsidRPr="007E4A1F">
              <w:rPr>
                <w:rFonts w:cs="Arial"/>
                <w:b/>
                <w:lang w:eastAsia="ja-JP"/>
              </w:rPr>
              <w:t>=</w:t>
            </w:r>
            <w:r w:rsidR="00F63F82">
              <w:rPr>
                <w:rFonts w:cs="Arial"/>
                <w:b/>
                <w:lang w:eastAsia="ja-JP"/>
              </w:rPr>
              <w:br/>
            </w:r>
            <w:r w:rsidRPr="007E4A1F">
              <w:rPr>
                <w:rFonts w:cs="Arial"/>
                <w:b/>
                <w:lang w:eastAsia="ja-JP"/>
              </w:rPr>
              <w:t>[&lt;</w:t>
            </w:r>
            <w:r w:rsidRPr="00006D08">
              <w:rPr>
                <w:rFonts w:cs="Arial"/>
                <w:b/>
                <w:lang w:eastAsia="ja-JP"/>
              </w:rPr>
              <w:t>cnx</w:t>
            </w:r>
            <w:r w:rsidRPr="005C602E">
              <w:rPr>
                <w:rFonts w:cs="Arial"/>
                <w:b/>
                <w:lang w:eastAsia="ja-JP"/>
              </w:rPr>
              <w:t xml:space="preserve"> </w:t>
            </w:r>
            <w:r w:rsidRPr="003010FE">
              <w:rPr>
                <w:rFonts w:cs="Arial"/>
                <w:b/>
                <w:lang w:eastAsia="ja-JP"/>
              </w:rPr>
              <w:t>cnf</w:t>
            </w:r>
            <w:r w:rsidRPr="00F63F82">
              <w:rPr>
                <w:rFonts w:cs="Arial"/>
                <w:b/>
                <w:lang w:eastAsia="ja-JP"/>
              </w:rPr>
              <w:t>&gt;],</w:t>
            </w:r>
            <w:r w:rsidR="00F63F82">
              <w:rPr>
                <w:rFonts w:cs="Arial"/>
                <w:b/>
                <w:lang w:eastAsia="ja-JP"/>
              </w:rPr>
              <w:br/>
            </w:r>
            <w:r w:rsidRPr="00F63F82">
              <w:rPr>
                <w:rFonts w:cs="Arial"/>
                <w:b/>
                <w:lang w:eastAsia="ja-JP"/>
              </w:rPr>
              <w:t>&lt;mode&gt;[,[&lt;port</w:t>
            </w:r>
            <w:r w:rsidRPr="00E4123A">
              <w:rPr>
                <w:rFonts w:cs="Arial"/>
                <w:b/>
                <w:lang w:eastAsia="ja-JP"/>
              </w:rPr>
              <w:t>&gt;][,[&lt;</w:t>
            </w:r>
            <w:r w:rsidRPr="00794639">
              <w:rPr>
                <w:rFonts w:cs="Arial"/>
                <w:b/>
                <w:lang w:eastAsia="ja-JP"/>
              </w:rPr>
              <w:t>data_mode&gt;]</w:t>
            </w:r>
            <w:r w:rsidR="00F63F82">
              <w:rPr>
                <w:rFonts w:cs="Arial"/>
                <w:b/>
                <w:lang w:eastAsia="ja-JP"/>
              </w:rPr>
              <w:br/>
            </w:r>
            <w:r w:rsidRPr="00F63F82">
              <w:rPr>
                <w:rFonts w:cs="Arial"/>
                <w:b/>
                <w:lang w:eastAsia="ja-JP"/>
              </w:rPr>
              <w:t>[,[&lt;udp remote address</w:t>
            </w:r>
            <w:r w:rsidRPr="00794639">
              <w:rPr>
                <w:rFonts w:cs="Arial"/>
                <w:b/>
                <w:lang w:eastAsia="ja-JP"/>
              </w:rPr>
              <w:t>&gt;][,[&lt;udp_port&gt;][,[&lt;af&gt;][,</w:t>
            </w:r>
            <w:r w:rsidR="00F63F82">
              <w:rPr>
                <w:rFonts w:cs="Arial"/>
                <w:b/>
                <w:lang w:eastAsia="ja-JP"/>
              </w:rPr>
              <w:br/>
            </w:r>
            <w:r w:rsidRPr="00F63F82">
              <w:rPr>
                <w:rFonts w:cs="Arial"/>
                <w:b/>
                <w:lang w:eastAsia="ja-JP"/>
              </w:rPr>
              <w:t>[&lt;restore_on_</w:t>
            </w:r>
            <w:r w:rsidR="00F63F82">
              <w:rPr>
                <w:rFonts w:cs="Arial"/>
                <w:b/>
                <w:lang w:eastAsia="ja-JP"/>
              </w:rPr>
              <w:br/>
            </w:r>
            <w:r w:rsidRPr="00F63F82">
              <w:rPr>
                <w:rFonts w:cs="Arial"/>
                <w:b/>
                <w:lang w:eastAsia="ja-JP"/>
              </w:rPr>
              <w:t>boot&gt;]]]]]]]</w:t>
            </w:r>
          </w:p>
        </w:tc>
        <w:tc>
          <w:tcPr>
            <w:tcW w:w="7290" w:type="dxa"/>
          </w:tcPr>
          <w:p w14:paraId="203AB064" w14:textId="77777777" w:rsidR="00EF0EC9" w:rsidRPr="00E4123A" w:rsidRDefault="00EF0EC9" w:rsidP="00EF0EC9">
            <w:pPr>
              <w:spacing w:before="30" w:after="30"/>
              <w:rPr>
                <w:u w:val="single"/>
              </w:rPr>
            </w:pPr>
          </w:p>
          <w:p w14:paraId="068DA906" w14:textId="77777777" w:rsidR="00EF0EC9" w:rsidRPr="00794639" w:rsidRDefault="00EF0EC9" w:rsidP="00EF0EC9">
            <w:pPr>
              <w:spacing w:before="30" w:after="30"/>
              <w:rPr>
                <w:u w:val="single"/>
              </w:rPr>
            </w:pPr>
          </w:p>
          <w:p w14:paraId="039A039B" w14:textId="77777777" w:rsidR="00EF0EC9" w:rsidRPr="00794639" w:rsidRDefault="00EF0EC9" w:rsidP="00EF0EC9">
            <w:pPr>
              <w:spacing w:before="30" w:after="30"/>
              <w:rPr>
                <w:rFonts w:cs="Arial"/>
                <w:u w:val="single"/>
                <w:lang w:eastAsia="ja-JP"/>
              </w:rPr>
            </w:pPr>
            <w:r w:rsidRPr="00794639">
              <w:rPr>
                <w:rFonts w:cs="Arial"/>
                <w:u w:val="single"/>
                <w:lang w:eastAsia="ja-JP"/>
              </w:rPr>
              <w:t>Response</w:t>
            </w:r>
          </w:p>
          <w:p w14:paraId="4688FC2B" w14:textId="77777777" w:rsidR="00EF0EC9" w:rsidRPr="00794639" w:rsidRDefault="00EF0EC9" w:rsidP="00EF0EC9">
            <w:pPr>
              <w:spacing w:before="30" w:after="30"/>
              <w:rPr>
                <w:rFonts w:cs="Arial"/>
                <w:b/>
                <w:lang w:eastAsia="ja-JP"/>
              </w:rPr>
            </w:pPr>
            <w:r w:rsidRPr="00794639">
              <w:rPr>
                <w:rFonts w:cs="Arial"/>
                <w:b/>
                <w:lang w:eastAsia="ja-JP"/>
              </w:rPr>
              <w:t>+KUDPCFG: &lt;session_id&gt;</w:t>
            </w:r>
          </w:p>
          <w:p w14:paraId="103ED391" w14:textId="77777777" w:rsidR="00EF0EC9" w:rsidRPr="00794639" w:rsidRDefault="00EF0EC9" w:rsidP="00EF0EC9">
            <w:pPr>
              <w:spacing w:before="30" w:after="30"/>
              <w:rPr>
                <w:rFonts w:cs="Arial"/>
                <w:b/>
                <w:lang w:eastAsia="ja-JP"/>
              </w:rPr>
            </w:pPr>
            <w:r w:rsidRPr="00794639">
              <w:rPr>
                <w:rFonts w:cs="Arial"/>
                <w:b/>
                <w:lang w:eastAsia="ja-JP"/>
              </w:rPr>
              <w:t>OK</w:t>
            </w:r>
          </w:p>
          <w:p w14:paraId="55472243" w14:textId="77777777" w:rsidR="00EF0EC9" w:rsidRPr="00794639" w:rsidRDefault="00EF0EC9">
            <w:pPr>
              <w:pStyle w:val="TableBody"/>
              <w:pPrChange w:id="8129" w:author="Elaine Baricante" w:date="2018-11-27T10:31:00Z">
                <w:pPr>
                  <w:spacing w:before="30" w:after="30"/>
                </w:pPr>
              </w:pPrChange>
            </w:pPr>
          </w:p>
          <w:p w14:paraId="24FA5436" w14:textId="77777777" w:rsidR="00EF0EC9" w:rsidRPr="00794639" w:rsidRDefault="00EF0EC9" w:rsidP="00EF0EC9">
            <w:pPr>
              <w:spacing w:before="30" w:after="30"/>
              <w:rPr>
                <w:rFonts w:cs="Arial"/>
                <w:lang w:eastAsia="ja-JP"/>
              </w:rPr>
            </w:pPr>
            <w:r w:rsidRPr="00794639">
              <w:rPr>
                <w:rFonts w:cs="Arial"/>
                <w:lang w:eastAsia="ja-JP"/>
              </w:rPr>
              <w:t>or</w:t>
            </w:r>
          </w:p>
          <w:p w14:paraId="327D565D" w14:textId="77777777" w:rsidR="00EF0EC9" w:rsidRPr="00794639" w:rsidRDefault="00EF0EC9" w:rsidP="00EF0EC9">
            <w:pPr>
              <w:spacing w:before="30" w:after="30"/>
              <w:rPr>
                <w:rFonts w:cs="Arial"/>
                <w:b/>
                <w:lang w:eastAsia="ja-JP"/>
              </w:rPr>
            </w:pPr>
            <w:r w:rsidRPr="00794639">
              <w:rPr>
                <w:rFonts w:cs="Arial"/>
                <w:b/>
                <w:lang w:eastAsia="ja-JP"/>
              </w:rPr>
              <w:t>+CME ERROR: &lt;err&gt;</w:t>
            </w:r>
          </w:p>
          <w:p w14:paraId="0D66F0D9" w14:textId="77777777" w:rsidR="00EF0EC9" w:rsidRPr="00794639" w:rsidRDefault="00EF0EC9" w:rsidP="00EF0EC9">
            <w:pPr>
              <w:spacing w:before="30" w:after="30"/>
              <w:rPr>
                <w:rFonts w:cs="Arial"/>
                <w:b/>
                <w:lang w:eastAsia="ja-JP"/>
              </w:rPr>
            </w:pPr>
            <w:r w:rsidRPr="00794639">
              <w:rPr>
                <w:rFonts w:cs="Arial"/>
                <w:b/>
                <w:lang w:eastAsia="ja-JP"/>
              </w:rPr>
              <w:t>+KUDP_NOTIF: &lt;session_id&gt;,</w:t>
            </w:r>
            <w:r w:rsidRPr="00794639">
              <w:rPr>
                <w:rFonts w:cs="Arial"/>
                <w:b/>
                <w:lang w:eastAsia="zh-CN"/>
              </w:rPr>
              <w:t xml:space="preserve"> </w:t>
            </w:r>
            <w:r w:rsidRPr="00794639">
              <w:rPr>
                <w:rFonts w:cs="Arial"/>
                <w:b/>
                <w:lang w:eastAsia="ja-JP"/>
              </w:rPr>
              <w:t>&lt;udp_notif&gt;</w:t>
            </w:r>
          </w:p>
          <w:p w14:paraId="41327E1D" w14:textId="77777777" w:rsidR="00EF0EC9" w:rsidRPr="00794639" w:rsidRDefault="00EF0EC9">
            <w:pPr>
              <w:pStyle w:val="TableBody"/>
              <w:pPrChange w:id="8130" w:author="Elaine Baricante" w:date="2018-11-27T10:31:00Z">
                <w:pPr>
                  <w:spacing w:before="30" w:after="30"/>
                </w:pPr>
              </w:pPrChange>
            </w:pPr>
          </w:p>
          <w:p w14:paraId="491CEABD" w14:textId="77777777" w:rsidR="00EF0EC9" w:rsidRPr="00794639" w:rsidRDefault="00EF0EC9" w:rsidP="00EF0EC9">
            <w:pPr>
              <w:spacing w:before="30" w:after="30"/>
              <w:rPr>
                <w:rFonts w:cs="Arial"/>
                <w:u w:val="single"/>
                <w:lang w:eastAsia="ja-JP"/>
              </w:rPr>
            </w:pPr>
            <w:r w:rsidRPr="00794639">
              <w:rPr>
                <w:rFonts w:cs="Arial"/>
                <w:u w:val="single"/>
                <w:lang w:eastAsia="ja-JP"/>
              </w:rPr>
              <w:t>Parameters</w:t>
            </w:r>
          </w:p>
          <w:p w14:paraId="75662415" w14:textId="77777777" w:rsidR="00EF0EC9" w:rsidRPr="00794639" w:rsidRDefault="00EF0EC9" w:rsidP="00EF0EC9">
            <w:pPr>
              <w:spacing w:before="30" w:after="30"/>
              <w:rPr>
                <w:rFonts w:cs="Arial"/>
                <w:lang w:eastAsia="ja-JP"/>
              </w:rPr>
            </w:pPr>
            <w:r w:rsidRPr="00794639">
              <w:rPr>
                <w:rFonts w:cs="Arial"/>
                <w:b/>
                <w:lang w:eastAsia="ja-JP"/>
              </w:rPr>
              <w:t>&lt;session_id&gt;</w:t>
            </w:r>
            <w:r w:rsidRPr="00794639">
              <w:rPr>
                <w:rFonts w:cs="Arial"/>
                <w:lang w:eastAsia="ja-JP"/>
              </w:rPr>
              <w:tab/>
              <w:t>UDP session index</w:t>
            </w:r>
          </w:p>
          <w:p w14:paraId="6A832825" w14:textId="77777777" w:rsidR="00EF0EC9" w:rsidRPr="00794639" w:rsidRDefault="00EF0EC9">
            <w:pPr>
              <w:pStyle w:val="TableBody"/>
              <w:pPrChange w:id="8131" w:author="Elaine Baricante" w:date="2018-11-27T10:31:00Z">
                <w:pPr>
                  <w:spacing w:before="30" w:after="30"/>
                </w:pPr>
              </w:pPrChange>
            </w:pPr>
          </w:p>
          <w:p w14:paraId="44A810A6" w14:textId="77777777" w:rsidR="00EF0EC9" w:rsidRPr="00F1037B" w:rsidRDefault="00EF0EC9" w:rsidP="00EF0EC9">
            <w:pPr>
              <w:spacing w:before="30" w:after="30"/>
            </w:pPr>
            <w:r w:rsidRPr="00F1037B">
              <w:rPr>
                <w:b/>
              </w:rPr>
              <w:t>&lt;mode&gt;</w:t>
            </w:r>
            <w:r w:rsidRPr="00F1037B">
              <w:rPr>
                <w:b/>
              </w:rPr>
              <w:tab/>
            </w:r>
            <w:r w:rsidRPr="00F1037B">
              <w:t>0</w:t>
            </w:r>
            <w:r w:rsidRPr="00F1037B">
              <w:tab/>
              <w:t>Client</w:t>
            </w:r>
          </w:p>
          <w:p w14:paraId="7E9377C8" w14:textId="77777777" w:rsidR="00EF0EC9" w:rsidRPr="00F1037B" w:rsidRDefault="00EF0EC9" w:rsidP="00EF0EC9">
            <w:pPr>
              <w:spacing w:before="30" w:after="30"/>
            </w:pPr>
            <w:r w:rsidRPr="00F1037B">
              <w:tab/>
            </w:r>
            <w:r w:rsidRPr="00F1037B">
              <w:tab/>
              <w:t>1</w:t>
            </w:r>
            <w:r w:rsidRPr="00F1037B">
              <w:tab/>
              <w:t>Server</w:t>
            </w:r>
          </w:p>
          <w:p w14:paraId="7A673ECB" w14:textId="77777777" w:rsidR="00EF0EC9" w:rsidRPr="00F1037B" w:rsidRDefault="00EF0EC9">
            <w:pPr>
              <w:pStyle w:val="TableBody"/>
              <w:pPrChange w:id="8132" w:author="Elaine Baricante" w:date="2018-11-27T10:31:00Z">
                <w:pPr>
                  <w:spacing w:before="30" w:after="30"/>
                </w:pPr>
              </w:pPrChange>
            </w:pPr>
          </w:p>
          <w:p w14:paraId="65E0FDC9" w14:textId="77777777" w:rsidR="00EF0EC9" w:rsidRPr="00F1037B" w:rsidRDefault="00EF0EC9" w:rsidP="00EF0EC9">
            <w:pPr>
              <w:spacing w:before="30" w:after="30"/>
            </w:pPr>
            <w:r w:rsidRPr="00F1037B">
              <w:rPr>
                <w:b/>
              </w:rPr>
              <w:t>&lt;port&gt;</w:t>
            </w:r>
            <w:r w:rsidRPr="00F1037B">
              <w:rPr>
                <w:b/>
              </w:rPr>
              <w:tab/>
            </w:r>
            <w:r w:rsidRPr="00F1037B">
              <w:tab/>
            </w:r>
            <w:r w:rsidRPr="00F1037B">
              <w:rPr>
                <w:u w:val="single"/>
              </w:rPr>
              <w:t>0</w:t>
            </w:r>
            <w:r w:rsidRPr="00F1037B">
              <w:t xml:space="preserve"> – 65535</w:t>
            </w:r>
            <w:r w:rsidRPr="00F1037B">
              <w:tab/>
              <w:t>Port (0 = random)</w:t>
            </w:r>
          </w:p>
          <w:p w14:paraId="0374F498" w14:textId="77777777" w:rsidR="00EF0EC9" w:rsidRPr="00F1037B" w:rsidRDefault="00EF0EC9">
            <w:pPr>
              <w:pStyle w:val="TableBody"/>
              <w:pPrChange w:id="8133" w:author="Elaine Baricante" w:date="2018-11-27T10:31:00Z">
                <w:pPr>
                  <w:spacing w:before="30" w:after="30"/>
                </w:pPr>
              </w:pPrChange>
            </w:pPr>
          </w:p>
          <w:p w14:paraId="38D82643" w14:textId="4ED5A7A2" w:rsidR="00EF0EC9" w:rsidRPr="00794639" w:rsidRDefault="00EF0EC9" w:rsidP="00EF0EC9">
            <w:pPr>
              <w:spacing w:before="30" w:after="30"/>
              <w:rPr>
                <w:rFonts w:cs="Arial"/>
                <w:lang w:eastAsia="ja-JP"/>
              </w:rPr>
            </w:pPr>
            <w:r w:rsidRPr="00F1037B">
              <w:rPr>
                <w:b/>
              </w:rPr>
              <w:t>&lt;cnx cnf&gt;</w:t>
            </w:r>
            <w:r w:rsidRPr="00F1037B">
              <w:tab/>
              <w:t>PDP context configuration</w:t>
            </w:r>
            <w:r w:rsidR="002834FC" w:rsidRPr="00F1037B">
              <w:t xml:space="preserve">. </w:t>
            </w:r>
            <w:r w:rsidR="002834FC" w:rsidRPr="00794639">
              <w:rPr>
                <w:rFonts w:cs="Arial"/>
                <w:lang w:eastAsia="zh-CN"/>
              </w:rPr>
              <w:t>N</w:t>
            </w:r>
            <w:r w:rsidRPr="00794639">
              <w:rPr>
                <w:rFonts w:cs="Arial"/>
                <w:lang w:eastAsia="zh-CN"/>
              </w:rPr>
              <w:t>umeric parameter which specifies a particular PDP context configuration</w:t>
            </w:r>
            <w:r w:rsidRPr="00794639">
              <w:rPr>
                <w:rFonts w:cs="Arial"/>
                <w:lang w:eastAsia="ja-JP"/>
              </w:rPr>
              <w:t>.</w:t>
            </w:r>
          </w:p>
          <w:p w14:paraId="5740B746" w14:textId="77777777" w:rsidR="00EF0EC9" w:rsidRPr="00794639" w:rsidRDefault="00EF0EC9">
            <w:pPr>
              <w:pStyle w:val="TableBody"/>
              <w:pPrChange w:id="8134" w:author="Elaine Baricante" w:date="2018-11-27T10:31:00Z">
                <w:pPr>
                  <w:spacing w:before="30" w:after="30"/>
                </w:pPr>
              </w:pPrChange>
            </w:pPr>
          </w:p>
          <w:p w14:paraId="68C3D796" w14:textId="77777777" w:rsidR="00EF0EC9" w:rsidRPr="00794639" w:rsidRDefault="00EF0EC9" w:rsidP="00EF0EC9">
            <w:pPr>
              <w:spacing w:before="30" w:after="30"/>
              <w:rPr>
                <w:rFonts w:cs="Arial"/>
                <w:lang w:eastAsia="zh-CN"/>
              </w:rPr>
            </w:pPr>
            <w:r w:rsidRPr="00794639">
              <w:rPr>
                <w:rFonts w:cs="Arial"/>
                <w:b/>
                <w:lang w:eastAsia="ja-JP"/>
              </w:rPr>
              <w:t>&lt;udp_notif&gt;</w:t>
            </w:r>
            <w:r w:rsidRPr="00794639">
              <w:rPr>
                <w:rFonts w:cs="Arial"/>
                <w:lang w:eastAsia="zh-CN"/>
              </w:rPr>
              <w:tab/>
            </w:r>
            <w:r w:rsidRPr="00794639">
              <w:rPr>
                <w:rFonts w:cs="Arial"/>
                <w:lang w:eastAsia="ja-JP"/>
              </w:rPr>
              <w:t>Integer type. Indicates the cause of the UDP connection failure.</w:t>
            </w:r>
          </w:p>
          <w:p w14:paraId="3C32898F" w14:textId="77777777" w:rsidR="00EF0EC9" w:rsidRPr="00794639" w:rsidRDefault="00EF0EC9" w:rsidP="00EF0EC9">
            <w:pPr>
              <w:spacing w:before="30" w:after="30"/>
              <w:rPr>
                <w:rFonts w:cs="Arial"/>
                <w:lang w:eastAsia="ja-JP"/>
              </w:rPr>
            </w:pPr>
            <w:r w:rsidRPr="00794639">
              <w:rPr>
                <w:rFonts w:cs="Arial"/>
                <w:lang w:eastAsia="ja-JP"/>
              </w:rPr>
              <w:t>0</w:t>
            </w:r>
            <w:r w:rsidRPr="00794639">
              <w:rPr>
                <w:rFonts w:cs="Arial"/>
                <w:lang w:eastAsia="ja-JP"/>
              </w:rPr>
              <w:tab/>
              <w:t>Network error</w:t>
            </w:r>
          </w:p>
          <w:p w14:paraId="79D3F449" w14:textId="77777777" w:rsidR="00EF0EC9" w:rsidRPr="00794639" w:rsidRDefault="00EF0EC9" w:rsidP="00EF0EC9">
            <w:pPr>
              <w:spacing w:before="30" w:after="30"/>
              <w:rPr>
                <w:rFonts w:cs="Arial"/>
                <w:lang w:eastAsia="ja-JP"/>
              </w:rPr>
            </w:pPr>
            <w:r w:rsidRPr="00794639">
              <w:rPr>
                <w:rFonts w:cs="Arial"/>
                <w:lang w:eastAsia="ja-JP"/>
              </w:rPr>
              <w:t>1</w:t>
            </w:r>
            <w:r w:rsidRPr="00794639">
              <w:rPr>
                <w:rFonts w:cs="Arial"/>
                <w:lang w:eastAsia="ja-JP"/>
              </w:rPr>
              <w:tab/>
              <w:t>No more sockets available; max number already reached</w:t>
            </w:r>
          </w:p>
          <w:p w14:paraId="534F7D58" w14:textId="77777777" w:rsidR="00EF0EC9" w:rsidRPr="00794639" w:rsidRDefault="00EF0EC9" w:rsidP="00EF0EC9">
            <w:pPr>
              <w:spacing w:before="30" w:after="30"/>
              <w:rPr>
                <w:rFonts w:cs="Arial"/>
                <w:lang w:eastAsia="ja-JP"/>
              </w:rPr>
            </w:pPr>
            <w:r w:rsidRPr="00794639">
              <w:rPr>
                <w:rFonts w:cs="Arial"/>
                <w:lang w:eastAsia="ja-JP"/>
              </w:rPr>
              <w:t>2</w:t>
            </w:r>
            <w:r w:rsidRPr="00794639">
              <w:rPr>
                <w:rFonts w:cs="Arial"/>
                <w:lang w:eastAsia="ja-JP"/>
              </w:rPr>
              <w:tab/>
              <w:t xml:space="preserve">Memory problem </w:t>
            </w:r>
          </w:p>
          <w:p w14:paraId="2B88774E" w14:textId="77777777" w:rsidR="00EF0EC9" w:rsidRPr="00794639" w:rsidRDefault="00EF0EC9" w:rsidP="00EF0EC9">
            <w:pPr>
              <w:spacing w:before="30" w:after="30"/>
              <w:rPr>
                <w:rFonts w:cs="Arial"/>
                <w:lang w:eastAsia="ja-JP"/>
              </w:rPr>
            </w:pPr>
            <w:r w:rsidRPr="00794639">
              <w:rPr>
                <w:rFonts w:cs="Arial"/>
                <w:lang w:eastAsia="ja-JP"/>
              </w:rPr>
              <w:t>3</w:t>
            </w:r>
            <w:r w:rsidRPr="00794639">
              <w:rPr>
                <w:rFonts w:cs="Arial"/>
                <w:lang w:eastAsia="ja-JP"/>
              </w:rPr>
              <w:tab/>
              <w:t>DNS error</w:t>
            </w:r>
          </w:p>
          <w:p w14:paraId="2D55B91D" w14:textId="3914ECC4" w:rsidR="00EF0EC9" w:rsidRPr="00794639" w:rsidRDefault="00EF0EC9" w:rsidP="00EF0EC9">
            <w:pPr>
              <w:spacing w:before="30" w:after="30"/>
              <w:rPr>
                <w:rFonts w:cs="Arial"/>
                <w:lang w:eastAsia="ja-JP"/>
              </w:rPr>
            </w:pPr>
            <w:r w:rsidRPr="00794639">
              <w:rPr>
                <w:rFonts w:cs="Arial"/>
                <w:lang w:eastAsia="ja-JP"/>
              </w:rPr>
              <w:t>5</w:t>
            </w:r>
            <w:r w:rsidRPr="00794639">
              <w:rPr>
                <w:rFonts w:cs="Arial"/>
                <w:lang w:eastAsia="ja-JP"/>
              </w:rPr>
              <w:tab/>
              <w:t>UDP connection error</w:t>
            </w:r>
            <w:r w:rsidR="00C90E01" w:rsidRPr="00794639">
              <w:rPr>
                <w:rFonts w:cs="Arial"/>
                <w:lang w:eastAsia="ja-JP"/>
              </w:rPr>
              <w:t xml:space="preserve"> </w:t>
            </w:r>
            <w:r w:rsidRPr="00794639">
              <w:rPr>
                <w:rFonts w:cs="Arial"/>
                <w:lang w:eastAsia="zh-CN"/>
              </w:rPr>
              <w:t>(</w:t>
            </w:r>
            <w:r w:rsidR="00C90E01" w:rsidRPr="00794639">
              <w:rPr>
                <w:rFonts w:cs="Arial"/>
                <w:lang w:eastAsia="zh-CN"/>
              </w:rPr>
              <w:t>h</w:t>
            </w:r>
            <w:r w:rsidRPr="00794639">
              <w:rPr>
                <w:rFonts w:cs="Arial"/>
                <w:lang w:eastAsia="zh-CN"/>
              </w:rPr>
              <w:t>ost unreachable)</w:t>
            </w:r>
          </w:p>
          <w:p w14:paraId="4CAB55D7" w14:textId="77777777" w:rsidR="00EF0EC9" w:rsidRPr="00794639" w:rsidRDefault="00EF0EC9" w:rsidP="00EF0EC9">
            <w:pPr>
              <w:spacing w:before="30" w:after="30"/>
              <w:rPr>
                <w:rFonts w:cs="Arial"/>
                <w:u w:val="single"/>
                <w:lang w:eastAsia="ja-JP"/>
              </w:rPr>
            </w:pPr>
            <w:r w:rsidRPr="00794639">
              <w:rPr>
                <w:rFonts w:cs="Arial"/>
                <w:lang w:eastAsia="ja-JP"/>
              </w:rPr>
              <w:t>6</w:t>
            </w:r>
            <w:r w:rsidRPr="00794639">
              <w:rPr>
                <w:rFonts w:cs="Arial"/>
                <w:lang w:eastAsia="ja-JP"/>
              </w:rPr>
              <w:tab/>
              <w:t>Generic error</w:t>
            </w:r>
          </w:p>
          <w:p w14:paraId="6408FDCF" w14:textId="29724C86" w:rsidR="00EF0EC9" w:rsidRPr="00794639" w:rsidRDefault="00EF0EC9" w:rsidP="00EF0EC9">
            <w:pPr>
              <w:spacing w:before="30" w:after="30"/>
              <w:rPr>
                <w:rFonts w:cs="Arial"/>
                <w:lang w:eastAsia="zh-CN"/>
              </w:rPr>
            </w:pPr>
            <w:r w:rsidRPr="00794639">
              <w:rPr>
                <w:rFonts w:cs="Arial"/>
                <w:lang w:eastAsia="zh-CN"/>
              </w:rPr>
              <w:t>8</w:t>
            </w:r>
            <w:r w:rsidRPr="00794639">
              <w:rPr>
                <w:rFonts w:cs="Arial"/>
                <w:lang w:eastAsia="ja-JP"/>
              </w:rPr>
              <w:tab/>
            </w:r>
            <w:r w:rsidRPr="00794639">
              <w:rPr>
                <w:rFonts w:cs="Arial"/>
                <w:lang w:eastAsia="zh-CN"/>
              </w:rPr>
              <w:t xml:space="preserve">Data sending is OK but </w:t>
            </w:r>
            <w:r w:rsidR="002834FC" w:rsidRPr="00794639">
              <w:rPr>
                <w:rStyle w:val="Code"/>
              </w:rPr>
              <w:t>+</w:t>
            </w:r>
            <w:r w:rsidRPr="00794639">
              <w:rPr>
                <w:rStyle w:val="Code"/>
              </w:rPr>
              <w:t>KUDPSND</w:t>
            </w:r>
            <w:r w:rsidRPr="00794639">
              <w:rPr>
                <w:rFonts w:cs="Arial"/>
                <w:lang w:eastAsia="zh-CN"/>
              </w:rPr>
              <w:t xml:space="preserve"> was waiting more or </w:t>
            </w:r>
            <w:r w:rsidRPr="00794639">
              <w:rPr>
                <w:rFonts w:cs="Arial"/>
                <w:lang w:eastAsia="zh-CN"/>
              </w:rPr>
              <w:tab/>
              <w:t>less characters</w:t>
            </w:r>
          </w:p>
          <w:p w14:paraId="47FDCCD5" w14:textId="77777777" w:rsidR="00EF0EC9" w:rsidRPr="00794639" w:rsidRDefault="00EF0EC9" w:rsidP="00EF0EC9">
            <w:pPr>
              <w:spacing w:before="30" w:after="30"/>
              <w:rPr>
                <w:rFonts w:cs="Arial"/>
                <w:lang w:eastAsia="zh-CN"/>
              </w:rPr>
            </w:pPr>
            <w:r w:rsidRPr="00794639">
              <w:rPr>
                <w:rFonts w:cs="Arial"/>
                <w:lang w:eastAsia="zh-CN"/>
              </w:rPr>
              <w:t>9</w:t>
            </w:r>
            <w:r w:rsidRPr="00794639">
              <w:rPr>
                <w:rFonts w:cs="Arial"/>
                <w:lang w:eastAsia="ja-JP"/>
              </w:rPr>
              <w:tab/>
            </w:r>
            <w:r w:rsidRPr="00794639">
              <w:rPr>
                <w:rFonts w:cs="Arial"/>
                <w:lang w:eastAsia="zh-CN"/>
              </w:rPr>
              <w:t>Bad session ID</w:t>
            </w:r>
          </w:p>
          <w:p w14:paraId="6EA7F106" w14:textId="77777777" w:rsidR="00EF0EC9" w:rsidRPr="00794639" w:rsidRDefault="00EF0EC9" w:rsidP="00EF0EC9">
            <w:pPr>
              <w:spacing w:before="30" w:after="30"/>
              <w:rPr>
                <w:rFonts w:cs="Arial"/>
                <w:lang w:eastAsia="zh-CN"/>
              </w:rPr>
            </w:pPr>
            <w:r w:rsidRPr="00794639">
              <w:rPr>
                <w:rFonts w:cs="Arial"/>
                <w:lang w:eastAsia="zh-CN"/>
              </w:rPr>
              <w:t>10</w:t>
            </w:r>
            <w:r w:rsidRPr="00794639">
              <w:rPr>
                <w:rFonts w:cs="Arial"/>
                <w:lang w:eastAsia="ja-JP"/>
              </w:rPr>
              <w:tab/>
            </w:r>
            <w:r w:rsidRPr="00794639">
              <w:rPr>
                <w:rFonts w:cs="Arial"/>
                <w:lang w:eastAsia="zh-CN"/>
              </w:rPr>
              <w:t>Session is already running</w:t>
            </w:r>
          </w:p>
          <w:p w14:paraId="3BD677BA" w14:textId="77777777" w:rsidR="00EF0EC9" w:rsidRPr="00794639" w:rsidRDefault="00EF0EC9" w:rsidP="00EF0EC9">
            <w:pPr>
              <w:spacing w:before="30" w:after="30"/>
              <w:rPr>
                <w:rFonts w:cs="Arial"/>
                <w:lang w:eastAsia="zh-CN"/>
              </w:rPr>
            </w:pPr>
            <w:r w:rsidRPr="00794639">
              <w:rPr>
                <w:rFonts w:cs="Arial"/>
                <w:lang w:eastAsia="zh-CN"/>
              </w:rPr>
              <w:t>11</w:t>
            </w:r>
            <w:r w:rsidRPr="00794639">
              <w:rPr>
                <w:rFonts w:cs="Arial"/>
                <w:lang w:eastAsia="zh-CN"/>
              </w:rPr>
              <w:tab/>
              <w:t>All sessions are used</w:t>
            </w:r>
          </w:p>
          <w:p w14:paraId="2DBC00D9" w14:textId="77777777" w:rsidR="00EF0EC9" w:rsidRPr="00794639" w:rsidRDefault="00EF0EC9">
            <w:pPr>
              <w:pStyle w:val="TableBody"/>
              <w:pPrChange w:id="8135" w:author="Elaine Baricante" w:date="2018-11-27T10:31:00Z">
                <w:pPr>
                  <w:spacing w:before="30" w:after="30"/>
                </w:pPr>
              </w:pPrChange>
            </w:pPr>
          </w:p>
          <w:p w14:paraId="20795C5A" w14:textId="77777777" w:rsidR="00EF0EC9" w:rsidRPr="00794639" w:rsidRDefault="00EF0EC9" w:rsidP="00EF0EC9">
            <w:pPr>
              <w:spacing w:before="30" w:after="30"/>
              <w:rPr>
                <w:rFonts w:cs="Arial"/>
                <w:lang w:eastAsia="zh-CN"/>
              </w:rPr>
            </w:pPr>
            <w:r w:rsidRPr="00794639">
              <w:rPr>
                <w:rFonts w:cs="Arial"/>
                <w:b/>
                <w:lang w:eastAsia="zh-CN"/>
              </w:rPr>
              <w:t>&lt;data_mode&gt;</w:t>
            </w:r>
            <w:r w:rsidRPr="00794639">
              <w:rPr>
                <w:rFonts w:cs="Arial"/>
                <w:b/>
                <w:lang w:eastAsia="zh-CN"/>
              </w:rPr>
              <w:tab/>
            </w:r>
            <w:r w:rsidRPr="00794639">
              <w:rPr>
                <w:rFonts w:cs="Arial"/>
                <w:u w:val="single"/>
                <w:lang w:eastAsia="ja-JP"/>
              </w:rPr>
              <w:t>0</w:t>
            </w:r>
            <w:r w:rsidRPr="00794639">
              <w:rPr>
                <w:rFonts w:cs="Arial"/>
                <w:lang w:eastAsia="ja-JP"/>
              </w:rPr>
              <w:tab/>
              <w:t xml:space="preserve">Do not display </w:t>
            </w:r>
            <w:r w:rsidRPr="00794639">
              <w:rPr>
                <w:rFonts w:cs="Arial"/>
                <w:lang w:eastAsia="zh-CN"/>
              </w:rPr>
              <w:t>&lt;</w:t>
            </w:r>
            <w:r w:rsidRPr="00794639">
              <w:rPr>
                <w:rFonts w:cs="Arial"/>
                <w:lang w:eastAsia="ja-JP"/>
              </w:rPr>
              <w:t>data</w:t>
            </w:r>
            <w:r w:rsidRPr="00794639">
              <w:rPr>
                <w:rFonts w:cs="Arial"/>
                <w:lang w:eastAsia="zh-CN"/>
              </w:rPr>
              <w:t>&gt;</w:t>
            </w:r>
            <w:r w:rsidRPr="00794639">
              <w:rPr>
                <w:rFonts w:cs="Arial"/>
                <w:lang w:eastAsia="ja-JP"/>
              </w:rPr>
              <w:t xml:space="preserve"> in URC</w:t>
            </w:r>
            <w:r w:rsidRPr="00794639">
              <w:rPr>
                <w:rFonts w:cs="Arial"/>
                <w:lang w:eastAsia="zh-CN"/>
              </w:rPr>
              <w:t xml:space="preserve"> (Default setting)</w:t>
            </w:r>
          </w:p>
          <w:p w14:paraId="6AD8A22A" w14:textId="0CA8B86C" w:rsidR="00EF0EC9" w:rsidRPr="000656F8" w:rsidRDefault="00EF0EC9" w:rsidP="00EF0EC9">
            <w:pPr>
              <w:spacing w:before="30" w:after="30"/>
              <w:rPr>
                <w:rFonts w:cs="Arial"/>
                <w:lang w:eastAsia="ja-JP"/>
              </w:rPr>
            </w:pPr>
            <w:r w:rsidRPr="00794639">
              <w:rPr>
                <w:rFonts w:cs="Arial"/>
                <w:lang w:eastAsia="ja-JP"/>
              </w:rPr>
              <w:tab/>
            </w:r>
            <w:r w:rsidRPr="00794639">
              <w:rPr>
                <w:rFonts w:cs="Arial"/>
                <w:lang w:eastAsia="ja-JP"/>
              </w:rPr>
              <w:tab/>
            </w:r>
            <w:r w:rsidRPr="00794639">
              <w:rPr>
                <w:rFonts w:cs="Arial"/>
                <w:lang w:eastAsia="ja-JP"/>
              </w:rPr>
              <w:tab/>
              <w:t>1</w:t>
            </w:r>
            <w:r w:rsidRPr="00794639">
              <w:rPr>
                <w:rFonts w:cs="Arial"/>
                <w:lang w:eastAsia="ja-JP"/>
              </w:rPr>
              <w:tab/>
              <w:t xml:space="preserve">Display </w:t>
            </w:r>
            <w:r w:rsidRPr="00794639">
              <w:rPr>
                <w:rFonts w:cs="Arial"/>
                <w:lang w:eastAsia="zh-CN"/>
              </w:rPr>
              <w:t>&lt;</w:t>
            </w:r>
            <w:r w:rsidRPr="00794639">
              <w:rPr>
                <w:rFonts w:cs="Arial"/>
                <w:lang w:eastAsia="ja-JP"/>
              </w:rPr>
              <w:t>data</w:t>
            </w:r>
            <w:r w:rsidRPr="00794639">
              <w:rPr>
                <w:rFonts w:cs="Arial"/>
                <w:lang w:eastAsia="zh-CN"/>
              </w:rPr>
              <w:t>&gt;</w:t>
            </w:r>
            <w:r w:rsidRPr="00794639">
              <w:rPr>
                <w:rFonts w:cs="Arial"/>
                <w:lang w:eastAsia="ja-JP"/>
              </w:rPr>
              <w:t xml:space="preserve"> in URC</w:t>
            </w:r>
            <w:r w:rsidR="00A26717" w:rsidRPr="00794639">
              <w:rPr>
                <w:rFonts w:cs="Arial"/>
                <w:lang w:eastAsia="ja-JP"/>
              </w:rPr>
              <w:t xml:space="preserve"> (</w:t>
            </w:r>
            <w:r w:rsidR="00396BD2">
              <w:t>not supported</w:t>
            </w:r>
            <w:r w:rsidR="00A26717" w:rsidRPr="00794639">
              <w:t>)</w:t>
            </w:r>
          </w:p>
          <w:p w14:paraId="13D20B50" w14:textId="77777777" w:rsidR="00EF0EC9" w:rsidRPr="0048226A" w:rsidRDefault="00EF0EC9">
            <w:pPr>
              <w:pStyle w:val="TableBody"/>
              <w:pPrChange w:id="8136" w:author="Elaine Baricante" w:date="2018-11-27T10:31:00Z">
                <w:pPr>
                  <w:spacing w:before="30" w:after="30"/>
                </w:pPr>
              </w:pPrChange>
            </w:pPr>
          </w:p>
          <w:p w14:paraId="7C08BED2" w14:textId="77777777" w:rsidR="00EF0EC9" w:rsidRPr="003010FE" w:rsidRDefault="00EF0EC9" w:rsidP="00EF0EC9">
            <w:pPr>
              <w:spacing w:before="30" w:after="30"/>
              <w:rPr>
                <w:rFonts w:cs="Arial"/>
                <w:lang w:eastAsia="ja-JP"/>
              </w:rPr>
            </w:pPr>
            <w:r w:rsidRPr="007E4A1F">
              <w:rPr>
                <w:rFonts w:cs="Arial"/>
                <w:b/>
                <w:lang w:eastAsia="ja-JP"/>
              </w:rPr>
              <w:t>&lt;udp remote address&gt;</w:t>
            </w:r>
            <w:r w:rsidRPr="007E4A1F">
              <w:rPr>
                <w:rFonts w:cs="Arial"/>
                <w:b/>
                <w:lang w:eastAsia="ja-JP"/>
              </w:rPr>
              <w:tab/>
            </w:r>
            <w:r w:rsidRPr="007E4A1F">
              <w:rPr>
                <w:rFonts w:cs="Arial"/>
                <w:lang w:eastAsia="zh-CN"/>
              </w:rPr>
              <w:t>IP address string</w:t>
            </w:r>
            <w:r w:rsidRPr="00006D08">
              <w:rPr>
                <w:rFonts w:cs="Arial"/>
                <w:lang w:eastAsia="ja-JP"/>
              </w:rPr>
              <w:t xml:space="preserve"> or explicit name of the remote host, Default is empty (given by </w:t>
            </w:r>
            <w:r w:rsidRPr="005C602E">
              <w:rPr>
                <w:rStyle w:val="Code"/>
              </w:rPr>
              <w:t>+KUDPSND</w:t>
            </w:r>
            <w:r w:rsidRPr="005C602E">
              <w:rPr>
                <w:rFonts w:cs="Arial"/>
                <w:lang w:eastAsia="ja-JP"/>
              </w:rPr>
              <w:t>).</w:t>
            </w:r>
          </w:p>
          <w:p w14:paraId="768D786B" w14:textId="77777777" w:rsidR="00EF0EC9" w:rsidRPr="00E4123A" w:rsidRDefault="00EF0EC9">
            <w:pPr>
              <w:pStyle w:val="TableBody"/>
              <w:pPrChange w:id="8137" w:author="Elaine Baricante" w:date="2018-11-27T10:31:00Z">
                <w:pPr>
                  <w:spacing w:before="30" w:after="30"/>
                </w:pPr>
              </w:pPrChange>
            </w:pPr>
          </w:p>
          <w:p w14:paraId="2C51A412" w14:textId="77777777" w:rsidR="00EF0EC9" w:rsidRPr="00794639" w:rsidRDefault="00EF0EC9" w:rsidP="00EF0EC9">
            <w:pPr>
              <w:spacing w:before="30" w:after="30"/>
              <w:rPr>
                <w:rFonts w:cs="Arial"/>
                <w:lang w:eastAsia="ja-JP"/>
              </w:rPr>
            </w:pPr>
            <w:r w:rsidRPr="00794639">
              <w:rPr>
                <w:rFonts w:cs="Arial"/>
                <w:b/>
                <w:lang w:eastAsia="ja-JP"/>
              </w:rPr>
              <w:t>&lt;udp_port&gt;</w:t>
            </w:r>
            <w:r w:rsidRPr="00794639">
              <w:rPr>
                <w:rFonts w:cs="Arial"/>
                <w:lang w:eastAsia="ja-JP"/>
              </w:rPr>
              <w:tab/>
            </w:r>
            <w:r w:rsidRPr="00794639">
              <w:rPr>
                <w:rFonts w:cs="Arial"/>
                <w:u w:val="single"/>
                <w:lang w:eastAsia="ja-JP"/>
              </w:rPr>
              <w:t>0</w:t>
            </w:r>
            <w:r w:rsidRPr="00794639">
              <w:rPr>
                <w:rFonts w:cs="Arial"/>
                <w:lang w:eastAsia="ja-JP"/>
              </w:rPr>
              <w:t xml:space="preserve"> – 65535</w:t>
            </w:r>
            <w:r w:rsidRPr="00794639">
              <w:rPr>
                <w:rFonts w:cs="Arial"/>
                <w:lang w:eastAsia="ja-JP"/>
              </w:rPr>
              <w:tab/>
              <w:t>UDP</w:t>
            </w:r>
            <w:r w:rsidRPr="00794639">
              <w:rPr>
                <w:rFonts w:cs="Arial"/>
                <w:b/>
                <w:lang w:eastAsia="ja-JP"/>
              </w:rPr>
              <w:t xml:space="preserve"> </w:t>
            </w:r>
            <w:r w:rsidRPr="00794639">
              <w:rPr>
                <w:rFonts w:cs="Arial"/>
                <w:lang w:eastAsia="ja-JP"/>
              </w:rPr>
              <w:t xml:space="preserve">peer port; given by </w:t>
            </w:r>
            <w:r w:rsidRPr="00794639">
              <w:rPr>
                <w:rStyle w:val="Code"/>
              </w:rPr>
              <w:t>+KUDPSND</w:t>
            </w:r>
          </w:p>
          <w:p w14:paraId="5310227A" w14:textId="77777777" w:rsidR="00EF0EC9" w:rsidRPr="00794639" w:rsidRDefault="00EF0EC9">
            <w:pPr>
              <w:pStyle w:val="TableBody"/>
              <w:pPrChange w:id="8138" w:author="Elaine Baricante" w:date="2018-11-27T10:32:00Z">
                <w:pPr>
                  <w:spacing w:before="30" w:after="30"/>
                </w:pPr>
              </w:pPrChange>
            </w:pPr>
          </w:p>
          <w:p w14:paraId="2D07774A" w14:textId="77777777" w:rsidR="00EF0EC9" w:rsidRPr="00794639" w:rsidRDefault="00EF0EC9" w:rsidP="00EF0EC9">
            <w:pPr>
              <w:spacing w:before="30" w:after="30"/>
              <w:rPr>
                <w:rFonts w:cs="Arial"/>
                <w:lang w:eastAsia="ja-JP"/>
              </w:rPr>
            </w:pPr>
            <w:r w:rsidRPr="00794639">
              <w:rPr>
                <w:rFonts w:cs="Arial"/>
                <w:b/>
                <w:lang w:eastAsia="ja-JP"/>
              </w:rPr>
              <w:t>&lt;af&gt;</w:t>
            </w:r>
            <w:r w:rsidRPr="00794639">
              <w:rPr>
                <w:rFonts w:cs="Arial"/>
                <w:lang w:eastAsia="ja-JP"/>
              </w:rPr>
              <w:tab/>
              <w:t>Address family used for the connection.</w:t>
            </w:r>
          </w:p>
          <w:p w14:paraId="12782AFA" w14:textId="77777777" w:rsidR="00EF0EC9" w:rsidRPr="00794639" w:rsidRDefault="00EF0EC9" w:rsidP="00EF0EC9">
            <w:pPr>
              <w:spacing w:before="30" w:after="30"/>
              <w:rPr>
                <w:rFonts w:cs="Arial"/>
                <w:lang w:eastAsia="ja-JP"/>
              </w:rPr>
            </w:pPr>
            <w:r w:rsidRPr="00794639">
              <w:rPr>
                <w:rFonts w:cs="Arial"/>
                <w:u w:val="single"/>
                <w:lang w:eastAsia="ja-JP"/>
              </w:rPr>
              <w:t>0</w:t>
            </w:r>
            <w:r w:rsidRPr="00794639">
              <w:rPr>
                <w:rFonts w:cs="Arial"/>
                <w:lang w:eastAsia="ja-JP"/>
              </w:rPr>
              <w:tab/>
              <w:t>IPV4</w:t>
            </w:r>
          </w:p>
          <w:p w14:paraId="1294B01F" w14:textId="77777777" w:rsidR="00EF0EC9" w:rsidRPr="00794639" w:rsidRDefault="00EF0EC9" w:rsidP="00EF0EC9">
            <w:pPr>
              <w:spacing w:before="30" w:after="30"/>
              <w:rPr>
                <w:rFonts w:cs="Arial"/>
                <w:lang w:eastAsia="ja-JP"/>
              </w:rPr>
            </w:pPr>
            <w:r w:rsidRPr="00794639">
              <w:rPr>
                <w:rFonts w:cs="Arial"/>
                <w:lang w:eastAsia="ja-JP"/>
              </w:rPr>
              <w:t>1</w:t>
            </w:r>
            <w:r w:rsidRPr="00794639">
              <w:rPr>
                <w:rFonts w:cs="Arial"/>
                <w:lang w:eastAsia="ja-JP"/>
              </w:rPr>
              <w:tab/>
              <w:t>IPV6</w:t>
            </w:r>
          </w:p>
          <w:p w14:paraId="3BDCECB7" w14:textId="77777777" w:rsidR="0025199D" w:rsidRPr="00794639" w:rsidRDefault="0025199D">
            <w:pPr>
              <w:pStyle w:val="TableBody"/>
              <w:pPrChange w:id="8139" w:author="Elaine Baricante" w:date="2018-11-27T10:32:00Z">
                <w:pPr>
                  <w:spacing w:before="30" w:after="30"/>
                </w:pPr>
              </w:pPrChange>
            </w:pPr>
          </w:p>
          <w:p w14:paraId="1FBDB27F" w14:textId="32E33D34" w:rsidR="0025199D" w:rsidRPr="00DF20AD" w:rsidRDefault="0025199D" w:rsidP="00DF20AD">
            <w:pPr>
              <w:pStyle w:val="tablebody0"/>
            </w:pPr>
            <w:r w:rsidRPr="00F1037B">
              <w:rPr>
                <w:b/>
                <w:lang w:val="en-US"/>
              </w:rPr>
              <w:t>&lt;restore_on_boot&gt;</w:t>
            </w:r>
            <w:r w:rsidRPr="00F1037B">
              <w:rPr>
                <w:lang w:val="en-US"/>
              </w:rPr>
              <w:tab/>
              <w:t>Restore session on boot (only for server socket</w:t>
            </w:r>
            <w:r w:rsidR="00842F67" w:rsidRPr="00F1037B">
              <w:rPr>
                <w:lang w:val="en-US"/>
              </w:rPr>
              <w:t>)</w:t>
            </w:r>
          </w:p>
          <w:p w14:paraId="4B75830F" w14:textId="3FB7C354" w:rsidR="0025199D" w:rsidRPr="00DF20AD" w:rsidRDefault="0025199D" w:rsidP="00DF20AD">
            <w:pPr>
              <w:pStyle w:val="tablebody0"/>
            </w:pPr>
            <w:r w:rsidRPr="00F1037B">
              <w:rPr>
                <w:u w:val="single"/>
                <w:lang w:val="en-US"/>
              </w:rPr>
              <w:t>0</w:t>
            </w:r>
            <w:r w:rsidRPr="00F1037B">
              <w:rPr>
                <w:lang w:val="en-US"/>
              </w:rPr>
              <w:tab/>
            </w:r>
            <w:r w:rsidR="00396BD2" w:rsidRPr="00F1037B">
              <w:rPr>
                <w:lang w:val="en-US"/>
              </w:rPr>
              <w:t>S</w:t>
            </w:r>
            <w:r w:rsidRPr="00F1037B">
              <w:rPr>
                <w:lang w:val="en-US"/>
              </w:rPr>
              <w:t>ession is not restored on boot</w:t>
            </w:r>
          </w:p>
          <w:p w14:paraId="27156B2D" w14:textId="07CD3AEC" w:rsidR="0025199D" w:rsidRPr="00DF20AD" w:rsidRDefault="0025199D" w:rsidP="00DF20AD">
            <w:pPr>
              <w:pStyle w:val="tablebody0"/>
              <w:rPr>
                <w:b/>
                <w:u w:val="single"/>
                <w:lang w:eastAsia="ja-JP"/>
              </w:rPr>
            </w:pPr>
            <w:r w:rsidRPr="00F1037B">
              <w:rPr>
                <w:lang w:val="en-US"/>
              </w:rPr>
              <w:t>1</w:t>
            </w:r>
            <w:r w:rsidRPr="00F1037B">
              <w:rPr>
                <w:lang w:val="en-US"/>
              </w:rPr>
              <w:tab/>
            </w:r>
            <w:r w:rsidR="00396BD2" w:rsidRPr="00F1037B">
              <w:rPr>
                <w:lang w:val="en-US"/>
              </w:rPr>
              <w:t>S</w:t>
            </w:r>
            <w:r w:rsidRPr="00F1037B">
              <w:rPr>
                <w:lang w:val="en-US"/>
              </w:rPr>
              <w:t>ession is restored on boot</w:t>
            </w:r>
          </w:p>
        </w:tc>
      </w:tr>
      <w:tr w:rsidR="00EF0EC9" w:rsidRPr="00794639" w14:paraId="1A43AF7A" w14:textId="77777777" w:rsidTr="00953CD3">
        <w:tc>
          <w:tcPr>
            <w:tcW w:w="1707" w:type="dxa"/>
          </w:tcPr>
          <w:p w14:paraId="292E7C30" w14:textId="77777777" w:rsidR="00EF0EC9" w:rsidRPr="00794639" w:rsidRDefault="00EF0EC9" w:rsidP="00EF0EC9">
            <w:pPr>
              <w:spacing w:before="30" w:after="30"/>
              <w:rPr>
                <w:rFonts w:cs="Arial"/>
                <w:u w:val="single"/>
                <w:lang w:eastAsia="ja-JP"/>
              </w:rPr>
            </w:pPr>
            <w:r w:rsidRPr="00794639">
              <w:rPr>
                <w:rFonts w:cs="Arial"/>
                <w:u w:val="single"/>
                <w:lang w:eastAsia="ja-JP"/>
              </w:rPr>
              <w:lastRenderedPageBreak/>
              <w:t>Reference</w:t>
            </w:r>
          </w:p>
          <w:p w14:paraId="775F0631" w14:textId="77777777" w:rsidR="00EF0EC9" w:rsidRPr="00794639" w:rsidRDefault="00EF0EC9" w:rsidP="00EF0EC9">
            <w:pPr>
              <w:spacing w:before="30" w:after="30"/>
              <w:rPr>
                <w:rFonts w:cs="Arial"/>
                <w:lang w:eastAsia="ja-JP"/>
              </w:rPr>
            </w:pPr>
            <w:r w:rsidRPr="00794639">
              <w:rPr>
                <w:rFonts w:cs="Arial"/>
                <w:lang w:eastAsia="ja-JP"/>
              </w:rPr>
              <w:t>Sierra Wireless Proprietary</w:t>
            </w:r>
          </w:p>
        </w:tc>
        <w:tc>
          <w:tcPr>
            <w:tcW w:w="7290" w:type="dxa"/>
          </w:tcPr>
          <w:p w14:paraId="137D6DF4" w14:textId="77777777" w:rsidR="00EF0EC9" w:rsidRPr="00794639" w:rsidRDefault="00EF0EC9" w:rsidP="00EF0EC9">
            <w:pPr>
              <w:spacing w:before="30" w:after="30"/>
              <w:rPr>
                <w:rFonts w:cs="Arial"/>
                <w:u w:val="single"/>
                <w:lang w:eastAsia="ja-JP"/>
              </w:rPr>
            </w:pPr>
            <w:r w:rsidRPr="00794639">
              <w:rPr>
                <w:rFonts w:cs="Arial"/>
                <w:u w:val="single"/>
                <w:lang w:eastAsia="ja-JP"/>
              </w:rPr>
              <w:t>Notes</w:t>
            </w:r>
          </w:p>
          <w:p w14:paraId="4DEFEFB3" w14:textId="77777777" w:rsidR="00EF0EC9" w:rsidRPr="00794639" w:rsidRDefault="00EF0EC9" w:rsidP="00EF0EC9">
            <w:pPr>
              <w:numPr>
                <w:ilvl w:val="0"/>
                <w:numId w:val="75"/>
              </w:numPr>
              <w:spacing w:before="40" w:after="40"/>
              <w:rPr>
                <w:rFonts w:cs="Arial"/>
                <w:lang w:eastAsia="ja-JP"/>
              </w:rPr>
            </w:pPr>
            <w:r w:rsidRPr="00794639">
              <w:rPr>
                <w:rFonts w:cs="Arial"/>
                <w:lang w:eastAsia="ja-JP"/>
              </w:rPr>
              <w:t xml:space="preserve">For UDP socket in server mode, </w:t>
            </w:r>
            <w:r w:rsidRPr="00794639">
              <w:rPr>
                <w:rFonts w:cs="Arial"/>
                <w:lang w:eastAsia="zh-CN"/>
              </w:rPr>
              <w:t>it is</w:t>
            </w:r>
            <w:r w:rsidRPr="00794639">
              <w:rPr>
                <w:rFonts w:cs="Arial"/>
                <w:lang w:eastAsia="ja-JP"/>
              </w:rPr>
              <w:t xml:space="preserve"> bound to a defined port number, incoming connection are notified by </w:t>
            </w:r>
            <w:r w:rsidRPr="00794639">
              <w:rPr>
                <w:rStyle w:val="Code"/>
              </w:rPr>
              <w:t>+KUDP_DATA</w:t>
            </w:r>
            <w:r w:rsidRPr="00794639">
              <w:rPr>
                <w:rFonts w:cs="Arial"/>
                <w:lang w:eastAsia="ja-JP"/>
              </w:rPr>
              <w:t xml:space="preserve">. If remote address and port are given, they are saved for use in </w:t>
            </w:r>
            <w:r w:rsidRPr="00794639">
              <w:rPr>
                <w:rStyle w:val="Code"/>
              </w:rPr>
              <w:t>+KUDPSND</w:t>
            </w:r>
            <w:r w:rsidRPr="00794639">
              <w:rPr>
                <w:rFonts w:cs="Arial"/>
                <w:lang w:eastAsia="ja-JP"/>
              </w:rPr>
              <w:t>.</w:t>
            </w:r>
          </w:p>
          <w:p w14:paraId="08CB7980" w14:textId="77777777" w:rsidR="00EF0EC9" w:rsidRPr="00794639" w:rsidRDefault="00EF0EC9" w:rsidP="00EF0EC9">
            <w:pPr>
              <w:numPr>
                <w:ilvl w:val="0"/>
                <w:numId w:val="75"/>
              </w:numPr>
              <w:spacing w:before="40" w:after="40"/>
              <w:rPr>
                <w:rFonts w:cs="Arial"/>
                <w:u w:val="single"/>
                <w:lang w:eastAsia="ja-JP"/>
              </w:rPr>
            </w:pPr>
            <w:r w:rsidRPr="00794639">
              <w:rPr>
                <w:rFonts w:cs="Arial"/>
                <w:lang w:eastAsia="ja-JP"/>
              </w:rPr>
              <w:t xml:space="preserve">Maximum </w:t>
            </w:r>
            <w:r w:rsidRPr="00794639">
              <w:rPr>
                <w:rFonts w:eastAsia="SimSun" w:cs="Arial"/>
                <w:lang w:eastAsia="ja-JP"/>
              </w:rPr>
              <w:t>&lt;session_id&gt;</w:t>
            </w:r>
            <w:r w:rsidRPr="00794639">
              <w:rPr>
                <w:rFonts w:cs="Arial"/>
                <w:lang w:eastAsia="ja-JP"/>
              </w:rPr>
              <w:t xml:space="preserve"> is 32.</w:t>
            </w:r>
          </w:p>
          <w:p w14:paraId="0100E451" w14:textId="72CBE71A" w:rsidR="00EF0EC9" w:rsidRPr="00794639" w:rsidRDefault="00EF0EC9" w:rsidP="00EF0EC9">
            <w:pPr>
              <w:numPr>
                <w:ilvl w:val="0"/>
                <w:numId w:val="75"/>
              </w:numPr>
              <w:spacing w:before="40" w:after="40"/>
              <w:rPr>
                <w:rFonts w:cs="Arial"/>
                <w:u w:val="single"/>
                <w:lang w:eastAsia="ja-JP"/>
              </w:rPr>
            </w:pPr>
            <w:r w:rsidRPr="00794639">
              <w:rPr>
                <w:rStyle w:val="Code"/>
              </w:rPr>
              <w:t>+KCNXCFG</w:t>
            </w:r>
            <w:r w:rsidRPr="00794639">
              <w:rPr>
                <w:rFonts w:cs="Arial"/>
                <w:lang w:eastAsia="ja-JP"/>
              </w:rPr>
              <w:t xml:space="preserve"> configuration should be set up </w:t>
            </w:r>
            <w:r w:rsidR="006C45FE" w:rsidRPr="00794639">
              <w:rPr>
                <w:rFonts w:cs="Arial"/>
                <w:lang w:eastAsia="ja-JP"/>
              </w:rPr>
              <w:t>to</w:t>
            </w:r>
            <w:r w:rsidRPr="00794639">
              <w:rPr>
                <w:rFonts w:cs="Arial"/>
                <w:lang w:eastAsia="ja-JP"/>
              </w:rPr>
              <w:t xml:space="preserve"> start the connection properly.</w:t>
            </w:r>
          </w:p>
        </w:tc>
      </w:tr>
    </w:tbl>
    <w:p w14:paraId="31AF89B4"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40" w:name="_Toc448912350"/>
      <w:bookmarkStart w:id="8141" w:name="_Toc486251767"/>
      <w:bookmarkStart w:id="8142" w:name="_Toc489371254"/>
      <w:bookmarkStart w:id="8143" w:name="_Toc511294404"/>
      <w:bookmarkStart w:id="8144" w:name="_Ref518400918"/>
      <w:bookmarkStart w:id="8145" w:name="_Ref531008342"/>
      <w:bookmarkStart w:id="8146" w:name="_Ref531008345"/>
      <w:r w:rsidRPr="00794639">
        <w:rPr>
          <w:rFonts w:ascii="Arial" w:eastAsia="SimSun" w:hAnsi="Arial" w:cs="Arial"/>
          <w:b/>
          <w:sz w:val="32"/>
          <w:szCs w:val="28"/>
          <w:lang w:eastAsia="zh-CN"/>
        </w:rPr>
        <w:t>+KUDPRCV Command: Receive Data through a UDP Connection</w:t>
      </w:r>
      <w:bookmarkEnd w:id="8140"/>
      <w:bookmarkEnd w:id="8141"/>
      <w:bookmarkEnd w:id="8142"/>
      <w:bookmarkEnd w:id="8143"/>
      <w:bookmarkEnd w:id="8144"/>
      <w:bookmarkEnd w:id="8145"/>
      <w:bookmarkEnd w:id="8146"/>
    </w:p>
    <w:tbl>
      <w:tblPr>
        <w:tblStyle w:val="TableSWIleft1"/>
        <w:tblW w:w="8997" w:type="dxa"/>
        <w:tblLayout w:type="fixed"/>
        <w:tblLook w:val="04A0" w:firstRow="1" w:lastRow="0" w:firstColumn="1" w:lastColumn="0" w:noHBand="0" w:noVBand="1"/>
      </w:tblPr>
      <w:tblGrid>
        <w:gridCol w:w="1707"/>
        <w:gridCol w:w="7290"/>
      </w:tblGrid>
      <w:tr w:rsidR="00EF0EC9" w:rsidRPr="00794639" w14:paraId="325162A1"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36428E14" w14:textId="758CD308"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089E268B" w14:textId="77777777" w:rsidTr="00953CD3">
        <w:trPr>
          <w:cantSplit w:val="0"/>
        </w:trPr>
        <w:tc>
          <w:tcPr>
            <w:tcW w:w="1707" w:type="dxa"/>
          </w:tcPr>
          <w:p w14:paraId="7741960C" w14:textId="77777777" w:rsidR="00EF0EC9" w:rsidRPr="00794639" w:rsidRDefault="00EF0EC9" w:rsidP="00EF0EC9">
            <w:pPr>
              <w:spacing w:before="40" w:after="40"/>
              <w:rPr>
                <w:rFonts w:cs="Arial"/>
                <w:lang w:eastAsia="ja-JP"/>
              </w:rPr>
            </w:pPr>
            <w:r w:rsidRPr="00794639">
              <w:rPr>
                <w:rFonts w:cs="Arial"/>
                <w:i/>
                <w:lang w:eastAsia="ja-JP"/>
              </w:rPr>
              <w:t>Test command</w:t>
            </w:r>
          </w:p>
          <w:p w14:paraId="2A264937" w14:textId="77777777" w:rsidR="00EF0EC9" w:rsidRPr="00794639" w:rsidRDefault="00EF0EC9" w:rsidP="00EF0EC9">
            <w:pPr>
              <w:spacing w:before="40" w:after="40"/>
              <w:rPr>
                <w:rFonts w:cs="Arial"/>
                <w:lang w:eastAsia="ja-JP"/>
              </w:rPr>
            </w:pPr>
          </w:p>
          <w:p w14:paraId="19D38A64" w14:textId="77777777" w:rsidR="00EF0EC9" w:rsidRPr="00794639" w:rsidRDefault="00EF0EC9" w:rsidP="00EF0EC9">
            <w:pPr>
              <w:spacing w:before="40" w:after="40"/>
              <w:rPr>
                <w:rFonts w:cs="Arial"/>
                <w:lang w:eastAsia="ja-JP"/>
              </w:rPr>
            </w:pPr>
            <w:r w:rsidRPr="00794639">
              <w:rPr>
                <w:rFonts w:cs="Arial"/>
                <w:u w:val="single"/>
                <w:lang w:eastAsia="ja-JP"/>
              </w:rPr>
              <w:t>Syntax</w:t>
            </w:r>
          </w:p>
          <w:p w14:paraId="6370D5C6" w14:textId="77777777" w:rsidR="00EF0EC9" w:rsidRPr="00794639" w:rsidRDefault="00EF0EC9" w:rsidP="00EF0EC9">
            <w:pPr>
              <w:spacing w:before="40" w:after="40"/>
              <w:rPr>
                <w:rFonts w:cs="Arial"/>
                <w:b/>
                <w:lang w:eastAsia="ja-JP"/>
              </w:rPr>
            </w:pPr>
            <w:r w:rsidRPr="00794639">
              <w:rPr>
                <w:rFonts w:cs="Arial"/>
                <w:b/>
                <w:lang w:eastAsia="ja-JP"/>
              </w:rPr>
              <w:t>AT+KUDPRCV=?</w:t>
            </w:r>
          </w:p>
        </w:tc>
        <w:tc>
          <w:tcPr>
            <w:tcW w:w="7290" w:type="dxa"/>
          </w:tcPr>
          <w:p w14:paraId="7AC5F6A6" w14:textId="77777777" w:rsidR="00EF0EC9" w:rsidRPr="00794639" w:rsidRDefault="00EF0EC9" w:rsidP="00EF0EC9">
            <w:pPr>
              <w:spacing w:before="40" w:after="40"/>
              <w:rPr>
                <w:rFonts w:cs="Arial"/>
                <w:u w:val="single"/>
                <w:lang w:eastAsia="ja-JP"/>
              </w:rPr>
            </w:pPr>
          </w:p>
          <w:p w14:paraId="179449D3" w14:textId="77777777" w:rsidR="00EF0EC9" w:rsidRPr="00794639" w:rsidRDefault="00EF0EC9" w:rsidP="00EF0EC9">
            <w:pPr>
              <w:spacing w:before="40" w:after="40"/>
              <w:rPr>
                <w:rFonts w:cs="Arial"/>
                <w:lang w:eastAsia="ja-JP"/>
              </w:rPr>
            </w:pPr>
            <w:r w:rsidRPr="00794639">
              <w:rPr>
                <w:rFonts w:cs="Arial"/>
                <w:u w:val="single"/>
                <w:lang w:eastAsia="ja-JP"/>
              </w:rPr>
              <w:br/>
              <w:t>Response</w:t>
            </w:r>
          </w:p>
          <w:p w14:paraId="2EE0DF85" w14:textId="77777777" w:rsidR="00EF0EC9" w:rsidRPr="00794639" w:rsidRDefault="00EF0EC9" w:rsidP="00EF0EC9">
            <w:pPr>
              <w:spacing w:before="40" w:after="40"/>
              <w:rPr>
                <w:rFonts w:cs="Arial"/>
                <w:lang w:eastAsia="ja-JP"/>
              </w:rPr>
            </w:pPr>
            <w:r w:rsidRPr="00794639">
              <w:rPr>
                <w:rFonts w:cs="Arial"/>
                <w:b/>
                <w:lang w:eastAsia="ja-JP"/>
              </w:rPr>
              <w:t>+KUDPRCV:</w:t>
            </w:r>
            <w:r w:rsidRPr="00794639">
              <w:rPr>
                <w:rFonts w:cs="Arial"/>
                <w:lang w:eastAsia="ja-JP"/>
              </w:rPr>
              <w:t xml:space="preserve"> (list of possible </w:t>
            </w:r>
            <w:r w:rsidRPr="00794639">
              <w:rPr>
                <w:rFonts w:cs="Arial"/>
                <w:b/>
                <w:lang w:eastAsia="ja-JP"/>
              </w:rPr>
              <w:t>&lt;session_id&gt;</w:t>
            </w:r>
            <w:r w:rsidRPr="00794639">
              <w:rPr>
                <w:rFonts w:cs="Arial"/>
                <w:lang w:eastAsia="ja-JP"/>
              </w:rPr>
              <w:t xml:space="preserve">s),(list of possible </w:t>
            </w:r>
            <w:r w:rsidRPr="00794639">
              <w:rPr>
                <w:rFonts w:cs="Arial"/>
                <w:b/>
                <w:lang w:eastAsia="ja-JP"/>
              </w:rPr>
              <w:t>&lt;ndata&gt;</w:t>
            </w:r>
            <w:r w:rsidRPr="00794639">
              <w:rPr>
                <w:rFonts w:cs="Arial"/>
                <w:lang w:eastAsia="ja-JP"/>
              </w:rPr>
              <w:t>s)</w:t>
            </w:r>
          </w:p>
          <w:p w14:paraId="03EBD02E" w14:textId="77777777" w:rsidR="00EF0EC9" w:rsidRPr="00794639" w:rsidRDefault="00EF0EC9" w:rsidP="00EF0EC9">
            <w:pPr>
              <w:spacing w:before="40" w:after="40"/>
              <w:rPr>
                <w:rFonts w:cs="Arial"/>
                <w:b/>
                <w:lang w:eastAsia="ja-JP"/>
              </w:rPr>
            </w:pPr>
            <w:r w:rsidRPr="00794639">
              <w:rPr>
                <w:rFonts w:cs="Arial"/>
                <w:b/>
                <w:lang w:eastAsia="ja-JP"/>
              </w:rPr>
              <w:t>OK</w:t>
            </w:r>
          </w:p>
        </w:tc>
      </w:tr>
      <w:tr w:rsidR="00EF0EC9" w:rsidRPr="00794639" w14:paraId="1C874367" w14:textId="77777777" w:rsidTr="00953CD3">
        <w:trPr>
          <w:cantSplit w:val="0"/>
        </w:trPr>
        <w:tc>
          <w:tcPr>
            <w:tcW w:w="1707" w:type="dxa"/>
          </w:tcPr>
          <w:p w14:paraId="36394DF5" w14:textId="77777777" w:rsidR="00EF0EC9" w:rsidRPr="00794639" w:rsidRDefault="00EF0EC9" w:rsidP="00EF0EC9">
            <w:pPr>
              <w:spacing w:before="40" w:after="40"/>
              <w:rPr>
                <w:rFonts w:cs="Arial"/>
                <w:i/>
                <w:lang w:eastAsia="ja-JP"/>
              </w:rPr>
            </w:pPr>
            <w:r w:rsidRPr="00794639">
              <w:rPr>
                <w:rFonts w:cs="Arial"/>
                <w:i/>
                <w:lang w:eastAsia="ja-JP"/>
              </w:rPr>
              <w:t>Write command</w:t>
            </w:r>
          </w:p>
          <w:p w14:paraId="4F7070F7" w14:textId="77777777" w:rsidR="00EF0EC9" w:rsidRPr="00794639" w:rsidRDefault="00EF0EC9" w:rsidP="00EF0EC9">
            <w:pPr>
              <w:spacing w:before="40" w:after="40"/>
              <w:rPr>
                <w:rFonts w:cs="Arial"/>
                <w:lang w:eastAsia="ja-JP"/>
              </w:rPr>
            </w:pPr>
          </w:p>
          <w:p w14:paraId="27AAA014" w14:textId="77777777" w:rsidR="00EF0EC9" w:rsidRPr="00794639" w:rsidRDefault="00EF0EC9" w:rsidP="00EF0EC9">
            <w:pPr>
              <w:spacing w:before="40" w:after="40"/>
              <w:rPr>
                <w:rFonts w:cs="Arial"/>
                <w:u w:val="single"/>
                <w:lang w:eastAsia="ja-JP"/>
              </w:rPr>
            </w:pPr>
            <w:r w:rsidRPr="00794639">
              <w:rPr>
                <w:rFonts w:cs="Arial"/>
                <w:u w:val="single"/>
                <w:lang w:eastAsia="ja-JP"/>
              </w:rPr>
              <w:t>Syntax</w:t>
            </w:r>
          </w:p>
          <w:p w14:paraId="57CBEBC4" w14:textId="77777777" w:rsidR="00EF0EC9" w:rsidRPr="00794639" w:rsidRDefault="00EF0EC9" w:rsidP="00EF0EC9">
            <w:pPr>
              <w:spacing w:before="40" w:after="40"/>
              <w:rPr>
                <w:rFonts w:cs="Arial"/>
                <w:u w:val="single"/>
                <w:lang w:eastAsia="ja-JP"/>
              </w:rPr>
            </w:pPr>
            <w:r w:rsidRPr="00794639">
              <w:rPr>
                <w:rFonts w:cs="Arial"/>
                <w:b/>
                <w:lang w:eastAsia="ja-JP"/>
              </w:rPr>
              <w:t>AT+KUDPRCV=</w:t>
            </w:r>
            <w:r w:rsidRPr="00794639">
              <w:rPr>
                <w:rFonts w:cs="Arial"/>
                <w:b/>
                <w:lang w:eastAsia="ja-JP"/>
              </w:rPr>
              <w:br/>
              <w:t>&lt;session_id&gt;,</w:t>
            </w:r>
            <w:r w:rsidRPr="00794639">
              <w:rPr>
                <w:rFonts w:cs="Arial"/>
                <w:b/>
                <w:lang w:eastAsia="ja-JP"/>
              </w:rPr>
              <w:br/>
              <w:t>&lt;ndata&gt;</w:t>
            </w:r>
          </w:p>
        </w:tc>
        <w:tc>
          <w:tcPr>
            <w:tcW w:w="7290" w:type="dxa"/>
          </w:tcPr>
          <w:p w14:paraId="4520A980" w14:textId="77777777" w:rsidR="00EF0EC9" w:rsidRPr="00794639" w:rsidRDefault="00EF0EC9" w:rsidP="00EF0EC9">
            <w:pPr>
              <w:spacing w:before="40" w:after="40"/>
              <w:rPr>
                <w:rFonts w:cs="Arial"/>
                <w:u w:val="single"/>
                <w:lang w:eastAsia="ja-JP"/>
              </w:rPr>
            </w:pPr>
          </w:p>
          <w:p w14:paraId="1113718A" w14:textId="77777777" w:rsidR="00EF0EC9" w:rsidRPr="00794639" w:rsidRDefault="00EF0EC9" w:rsidP="00EF0EC9">
            <w:pPr>
              <w:spacing w:before="40" w:after="40"/>
              <w:rPr>
                <w:rFonts w:cs="Arial"/>
                <w:u w:val="single"/>
                <w:lang w:eastAsia="ja-JP"/>
              </w:rPr>
            </w:pPr>
          </w:p>
          <w:p w14:paraId="31F76D09" w14:textId="77777777" w:rsidR="00EF0EC9" w:rsidRPr="00794639" w:rsidRDefault="00EF0EC9" w:rsidP="00EF0EC9">
            <w:pPr>
              <w:spacing w:before="40" w:after="40"/>
              <w:rPr>
                <w:rFonts w:cs="Arial"/>
                <w:u w:val="single"/>
                <w:lang w:eastAsia="ja-JP"/>
              </w:rPr>
            </w:pPr>
            <w:r w:rsidRPr="00794639">
              <w:rPr>
                <w:rFonts w:cs="Arial"/>
                <w:u w:val="single"/>
                <w:lang w:eastAsia="ja-JP"/>
              </w:rPr>
              <w:t>Response</w:t>
            </w:r>
          </w:p>
          <w:p w14:paraId="7C1ECB0E" w14:textId="77777777" w:rsidR="00EF0EC9" w:rsidRPr="00794639" w:rsidRDefault="00EF0EC9" w:rsidP="00EF0EC9">
            <w:pPr>
              <w:spacing w:before="40" w:after="40"/>
              <w:rPr>
                <w:rFonts w:cs="Arial"/>
                <w:b/>
                <w:lang w:eastAsia="zh-CN"/>
              </w:rPr>
            </w:pPr>
            <w:r w:rsidRPr="00794639">
              <w:rPr>
                <w:rFonts w:cs="Arial"/>
                <w:b/>
                <w:lang w:eastAsia="ja-JP"/>
              </w:rPr>
              <w:t>CONNECT</w:t>
            </w:r>
          </w:p>
          <w:p w14:paraId="4460E1A8" w14:textId="77777777" w:rsidR="00EF0EC9" w:rsidRPr="00794639" w:rsidRDefault="00EF0EC9" w:rsidP="00EF0EC9">
            <w:pPr>
              <w:spacing w:before="40" w:after="40"/>
              <w:rPr>
                <w:rFonts w:cs="Arial"/>
                <w:b/>
                <w:lang w:eastAsia="zh-CN"/>
              </w:rPr>
            </w:pPr>
            <w:r w:rsidRPr="00794639">
              <w:rPr>
                <w:rFonts w:cs="Arial"/>
                <w:b/>
                <w:lang w:eastAsia="zh-CN"/>
              </w:rPr>
              <w:t>…</w:t>
            </w:r>
            <w:r w:rsidRPr="00794639">
              <w:rPr>
                <w:rFonts w:cs="Arial"/>
                <w:b/>
                <w:lang w:eastAsia="ja-JP"/>
              </w:rPr>
              <w:t>&lt;EOF pattern&gt;</w:t>
            </w:r>
          </w:p>
          <w:p w14:paraId="53BDB063" w14:textId="77777777" w:rsidR="00EF0EC9" w:rsidRPr="00794639" w:rsidRDefault="00EF0EC9" w:rsidP="00EF0EC9">
            <w:pPr>
              <w:spacing w:before="40" w:after="40"/>
              <w:rPr>
                <w:rFonts w:cs="Arial"/>
                <w:b/>
                <w:lang w:eastAsia="ja-JP"/>
              </w:rPr>
            </w:pPr>
            <w:r w:rsidRPr="00794639">
              <w:rPr>
                <w:rFonts w:cs="Arial"/>
                <w:b/>
                <w:lang w:eastAsia="ja-JP"/>
              </w:rPr>
              <w:t>OK</w:t>
            </w:r>
          </w:p>
          <w:p w14:paraId="2F24B54F" w14:textId="58E6A356" w:rsidR="00EF0EC9" w:rsidRPr="00794639" w:rsidRDefault="00EF0EC9" w:rsidP="00EF0EC9">
            <w:pPr>
              <w:spacing w:before="40" w:after="40"/>
              <w:rPr>
                <w:rFonts w:cs="Arial"/>
                <w:u w:val="single"/>
                <w:lang w:eastAsia="ja-JP"/>
              </w:rPr>
            </w:pPr>
            <w:r w:rsidRPr="00794639">
              <w:rPr>
                <w:rFonts w:cs="Arial"/>
                <w:b/>
                <w:lang w:eastAsia="ja-JP"/>
              </w:rPr>
              <w:t>+KUDP</w:t>
            </w:r>
            <w:r w:rsidRPr="00794639">
              <w:rPr>
                <w:rFonts w:cs="Arial"/>
                <w:b/>
                <w:lang w:eastAsia="zh-CN"/>
              </w:rPr>
              <w:t>_</w:t>
            </w:r>
            <w:r w:rsidRPr="00794639">
              <w:rPr>
                <w:rFonts w:cs="Arial"/>
                <w:b/>
                <w:lang w:eastAsia="ja-JP"/>
              </w:rPr>
              <w:t>RCV: &lt;udp remote address&gt;,&lt;udp remote port</w:t>
            </w:r>
            <w:del w:id="8147" w:author="Sevan Sirapian [2]" w:date="2018-11-26T11:12:00Z">
              <w:r w:rsidRPr="00794639">
                <w:rPr>
                  <w:rFonts w:cs="Arial"/>
                  <w:b/>
                  <w:lang w:eastAsia="ja-JP"/>
                </w:rPr>
                <w:delText>&gt;,&lt;ndata available&gt;</w:delText>
              </w:r>
            </w:del>
            <w:ins w:id="8148" w:author="Sevan Sirapian [2]" w:date="2018-11-26T11:12:00Z">
              <w:r w:rsidRPr="00794639">
                <w:rPr>
                  <w:rFonts w:cs="Arial"/>
                  <w:b/>
                  <w:lang w:eastAsia="ja-JP"/>
                </w:rPr>
                <w:t>&gt;</w:t>
              </w:r>
              <w:commentRangeStart w:id="8149"/>
              <w:commentRangeEnd w:id="8149"/>
              <w:r w:rsidR="00CA77E1">
                <w:rPr>
                  <w:rStyle w:val="CommentReference"/>
                  <w:rFonts w:ascii="Verdana" w:hAnsi="Verdana"/>
                </w:rPr>
                <w:commentReference w:id="8149"/>
              </w:r>
            </w:ins>
          </w:p>
          <w:p w14:paraId="2E4C6E65" w14:textId="77777777" w:rsidR="00EF0EC9" w:rsidRPr="00794639" w:rsidRDefault="00EF0EC9">
            <w:pPr>
              <w:pStyle w:val="tablebody0"/>
              <w:pPrChange w:id="8150" w:author="Elaine Baricante" w:date="2018-11-26T16:04:00Z">
                <w:pPr>
                  <w:spacing w:before="40" w:after="40"/>
                </w:pPr>
              </w:pPrChange>
            </w:pPr>
          </w:p>
          <w:p w14:paraId="4533D23D" w14:textId="77777777" w:rsidR="00EF0EC9" w:rsidRPr="00794639" w:rsidRDefault="00EF0EC9" w:rsidP="00EF0EC9">
            <w:pPr>
              <w:spacing w:before="40" w:after="40"/>
              <w:rPr>
                <w:rFonts w:cs="Arial"/>
                <w:lang w:eastAsia="ja-JP"/>
              </w:rPr>
            </w:pPr>
            <w:r w:rsidRPr="00794639">
              <w:rPr>
                <w:rFonts w:cs="Arial"/>
                <w:lang w:eastAsia="ja-JP"/>
              </w:rPr>
              <w:t>or</w:t>
            </w:r>
          </w:p>
          <w:p w14:paraId="701534D1" w14:textId="77777777" w:rsidR="00EF0EC9" w:rsidRPr="00794639" w:rsidRDefault="00EF0EC9" w:rsidP="00EF0EC9">
            <w:pPr>
              <w:spacing w:before="40" w:after="40"/>
              <w:rPr>
                <w:rFonts w:cs="Arial"/>
                <w:b/>
                <w:lang w:eastAsia="ja-JP"/>
              </w:rPr>
            </w:pPr>
            <w:r w:rsidRPr="00794639">
              <w:rPr>
                <w:rFonts w:cs="Arial"/>
                <w:b/>
                <w:lang w:eastAsia="ja-JP"/>
              </w:rPr>
              <w:t>NO CARRIER</w:t>
            </w:r>
          </w:p>
          <w:p w14:paraId="78981AC7" w14:textId="77777777" w:rsidR="00EF0EC9" w:rsidRPr="00794639" w:rsidRDefault="00EF0EC9" w:rsidP="00EF0EC9">
            <w:pPr>
              <w:spacing w:before="40" w:after="40"/>
              <w:rPr>
                <w:rFonts w:cs="Arial"/>
                <w:b/>
                <w:lang w:eastAsia="ja-JP"/>
              </w:rPr>
            </w:pPr>
            <w:r w:rsidRPr="00794639">
              <w:rPr>
                <w:rFonts w:cs="Arial"/>
                <w:b/>
                <w:lang w:eastAsia="ja-JP"/>
              </w:rPr>
              <w:t>+CME ERROR: &lt;err&gt;</w:t>
            </w:r>
          </w:p>
          <w:p w14:paraId="7E483103" w14:textId="77777777" w:rsidR="00EF0EC9" w:rsidRPr="00794639" w:rsidRDefault="00EF0EC9" w:rsidP="00EF0EC9">
            <w:pPr>
              <w:spacing w:before="40" w:after="40"/>
              <w:rPr>
                <w:rFonts w:cs="Arial"/>
                <w:b/>
                <w:lang w:eastAsia="ja-JP"/>
              </w:rPr>
            </w:pPr>
            <w:r w:rsidRPr="00794639">
              <w:rPr>
                <w:rFonts w:cs="Arial"/>
                <w:b/>
                <w:lang w:eastAsia="ja-JP"/>
              </w:rPr>
              <w:t>+KUDP_NOTIF: &lt;session_id&gt;,</w:t>
            </w:r>
            <w:r w:rsidRPr="00794639">
              <w:rPr>
                <w:rFonts w:cs="Arial"/>
                <w:b/>
                <w:lang w:eastAsia="zh-CN"/>
              </w:rPr>
              <w:t xml:space="preserve"> </w:t>
            </w:r>
            <w:r w:rsidRPr="00794639">
              <w:rPr>
                <w:rFonts w:cs="Arial"/>
                <w:b/>
                <w:lang w:eastAsia="ja-JP"/>
              </w:rPr>
              <w:t>&lt;udp_notif&gt;</w:t>
            </w:r>
          </w:p>
          <w:p w14:paraId="328D2F82" w14:textId="77777777" w:rsidR="00EF0EC9" w:rsidRPr="00794639" w:rsidRDefault="00EF0EC9" w:rsidP="00EF0EC9">
            <w:pPr>
              <w:spacing w:before="40" w:after="40"/>
              <w:rPr>
                <w:rFonts w:cs="Arial"/>
                <w:b/>
                <w:lang w:eastAsia="ja-JP"/>
              </w:rPr>
            </w:pPr>
            <w:r w:rsidRPr="00794639">
              <w:rPr>
                <w:rFonts w:cs="Arial"/>
                <w:b/>
                <w:lang w:eastAsia="ja-JP"/>
              </w:rPr>
              <w:t>+KUDP_DATA_MISSED: &lt;session_id&gt;,</w:t>
            </w:r>
            <w:r w:rsidRPr="00794639">
              <w:rPr>
                <w:rFonts w:cs="Arial"/>
                <w:b/>
                <w:lang w:eastAsia="zh-CN"/>
              </w:rPr>
              <w:t xml:space="preserve"> </w:t>
            </w:r>
            <w:r w:rsidRPr="00794639">
              <w:rPr>
                <w:rFonts w:cs="Arial"/>
                <w:b/>
                <w:lang w:eastAsia="ja-JP"/>
              </w:rPr>
              <w:t>&lt;ndata missed&gt;</w:t>
            </w:r>
          </w:p>
          <w:p w14:paraId="6D646BF6" w14:textId="77777777" w:rsidR="00EF0EC9" w:rsidRPr="00794639" w:rsidRDefault="00EF0EC9">
            <w:pPr>
              <w:pStyle w:val="tablebody0"/>
              <w:pPrChange w:id="8151" w:author="Elaine Baricante" w:date="2018-11-26T16:04:00Z">
                <w:pPr>
                  <w:spacing w:before="40" w:after="40"/>
                </w:pPr>
              </w:pPrChange>
            </w:pPr>
          </w:p>
          <w:p w14:paraId="408E9F1F" w14:textId="77777777" w:rsidR="00EF0EC9" w:rsidRPr="00794639" w:rsidRDefault="00EF0EC9" w:rsidP="00EF0EC9">
            <w:pPr>
              <w:spacing w:before="40" w:after="40"/>
              <w:rPr>
                <w:rFonts w:cs="Arial"/>
                <w:u w:val="single"/>
                <w:lang w:eastAsia="ja-JP"/>
              </w:rPr>
            </w:pPr>
            <w:r w:rsidRPr="00794639">
              <w:rPr>
                <w:rFonts w:cs="Arial"/>
                <w:u w:val="single"/>
                <w:lang w:eastAsia="ja-JP"/>
              </w:rPr>
              <w:t>Parameters</w:t>
            </w:r>
          </w:p>
          <w:p w14:paraId="3A7B51B0" w14:textId="77777777" w:rsidR="00EF0EC9" w:rsidRPr="00794639" w:rsidRDefault="00EF0EC9" w:rsidP="00EF0EC9">
            <w:pPr>
              <w:spacing w:before="40" w:after="40"/>
              <w:rPr>
                <w:rFonts w:cs="Arial"/>
                <w:lang w:eastAsia="ja-JP"/>
              </w:rPr>
            </w:pPr>
            <w:r w:rsidRPr="00794639">
              <w:rPr>
                <w:rFonts w:cs="Arial"/>
                <w:b/>
                <w:lang w:eastAsia="ja-JP"/>
              </w:rPr>
              <w:t>&lt;session_id&gt;</w:t>
            </w:r>
            <w:r w:rsidRPr="00794639">
              <w:rPr>
                <w:rFonts w:cs="Arial"/>
                <w:lang w:eastAsia="ja-JP"/>
              </w:rPr>
              <w:tab/>
              <w:t>UDP session index</w:t>
            </w:r>
          </w:p>
          <w:p w14:paraId="27F99638" w14:textId="77777777" w:rsidR="00EF0EC9" w:rsidRPr="00794639" w:rsidRDefault="00EF0EC9">
            <w:pPr>
              <w:pStyle w:val="tablebody0"/>
              <w:pPrChange w:id="8152" w:author="Elaine Baricante" w:date="2018-11-26T16:04:00Z">
                <w:pPr>
                  <w:spacing w:before="40" w:after="40"/>
                </w:pPr>
              </w:pPrChange>
            </w:pPr>
          </w:p>
          <w:p w14:paraId="2D04AE8C" w14:textId="77777777" w:rsidR="00EF0EC9" w:rsidRPr="00794639" w:rsidRDefault="00EF0EC9" w:rsidP="00EF0EC9">
            <w:pPr>
              <w:spacing w:before="40" w:after="40"/>
              <w:rPr>
                <w:rFonts w:cs="Arial"/>
                <w:lang w:eastAsia="ja-JP"/>
              </w:rPr>
            </w:pPr>
            <w:r w:rsidRPr="00794639">
              <w:rPr>
                <w:rFonts w:cs="Arial"/>
                <w:b/>
                <w:lang w:eastAsia="ja-JP"/>
              </w:rPr>
              <w:t>&lt;ndata&gt;</w:t>
            </w:r>
            <w:r w:rsidRPr="00794639">
              <w:rPr>
                <w:rFonts w:cs="Arial"/>
                <w:lang w:eastAsia="ja-JP"/>
              </w:rPr>
              <w:tab/>
            </w:r>
            <w:r w:rsidRPr="00794639">
              <w:rPr>
                <w:rFonts w:cs="Arial"/>
                <w:lang w:eastAsia="zh-CN"/>
              </w:rPr>
              <w:t>N</w:t>
            </w:r>
            <w:r w:rsidRPr="00794639">
              <w:rPr>
                <w:rFonts w:cs="Arial"/>
                <w:lang w:eastAsia="ja-JP"/>
              </w:rPr>
              <w:t xml:space="preserve">umber of bytes the device wants to </w:t>
            </w:r>
            <w:r w:rsidRPr="00794639">
              <w:rPr>
                <w:rFonts w:cs="Arial"/>
                <w:lang w:eastAsia="zh-CN"/>
              </w:rPr>
              <w:t xml:space="preserve">receive </w:t>
            </w:r>
            <w:r w:rsidRPr="00794639">
              <w:rPr>
                <w:rFonts w:cs="Arial"/>
                <w:lang w:eastAsia="ja-JP"/>
              </w:rPr>
              <w:t>(max value 4294967295)</w:t>
            </w:r>
          </w:p>
          <w:p w14:paraId="27A90049" w14:textId="77777777" w:rsidR="00EF0EC9" w:rsidRPr="00794639" w:rsidRDefault="00EF0EC9">
            <w:pPr>
              <w:pStyle w:val="tablebody0"/>
              <w:pPrChange w:id="8153" w:author="Elaine Baricante" w:date="2018-11-26T16:04:00Z">
                <w:pPr>
                  <w:spacing w:before="40" w:after="40"/>
                </w:pPr>
              </w:pPrChange>
            </w:pPr>
          </w:p>
          <w:p w14:paraId="197CB8AE" w14:textId="77777777" w:rsidR="00EF0EC9" w:rsidRPr="00794639" w:rsidRDefault="00EF0EC9" w:rsidP="00EF0EC9">
            <w:pPr>
              <w:spacing w:before="40" w:after="40"/>
              <w:rPr>
                <w:rFonts w:cs="Arial"/>
                <w:lang w:eastAsia="ja-JP"/>
              </w:rPr>
            </w:pPr>
            <w:r w:rsidRPr="00794639">
              <w:rPr>
                <w:rFonts w:cs="Arial"/>
                <w:b/>
                <w:lang w:eastAsia="ja-JP"/>
              </w:rPr>
              <w:t>&lt;udp remote address&gt;</w:t>
            </w:r>
            <w:r w:rsidRPr="00794639">
              <w:rPr>
                <w:rFonts w:cs="Arial"/>
                <w:lang w:eastAsia="ja-JP"/>
              </w:rPr>
              <w:tab/>
            </w:r>
            <w:r w:rsidRPr="00794639">
              <w:rPr>
                <w:rFonts w:cs="Arial"/>
                <w:lang w:eastAsia="zh-CN"/>
              </w:rPr>
              <w:t>IP address string of the remote host</w:t>
            </w:r>
            <w:r w:rsidRPr="00794639">
              <w:rPr>
                <w:rFonts w:cs="Arial"/>
                <w:lang w:eastAsia="ja-JP"/>
              </w:rPr>
              <w:t xml:space="preserve"> </w:t>
            </w:r>
          </w:p>
          <w:p w14:paraId="60C59B9D" w14:textId="77777777" w:rsidR="00EF0EC9" w:rsidRPr="00794639" w:rsidRDefault="00EF0EC9">
            <w:pPr>
              <w:pStyle w:val="tablebody0"/>
              <w:pPrChange w:id="8154" w:author="Elaine Baricante" w:date="2018-11-26T16:04:00Z">
                <w:pPr>
                  <w:spacing w:before="40" w:after="40"/>
                </w:pPr>
              </w:pPrChange>
            </w:pPr>
          </w:p>
          <w:p w14:paraId="17EFBCEA" w14:textId="77777777" w:rsidR="00EF0EC9" w:rsidRPr="00F1037B" w:rsidRDefault="00EF0EC9" w:rsidP="00EF0EC9">
            <w:pPr>
              <w:spacing w:before="40" w:after="40"/>
            </w:pPr>
            <w:r w:rsidRPr="00F1037B">
              <w:rPr>
                <w:b/>
              </w:rPr>
              <w:t>&lt;udp remote port&gt;</w:t>
            </w:r>
            <w:r w:rsidRPr="00F1037B">
              <w:rPr>
                <w:b/>
              </w:rPr>
              <w:tab/>
            </w:r>
            <w:r w:rsidRPr="00F1037B">
              <w:t>0 – 65535</w:t>
            </w:r>
            <w:r w:rsidRPr="00F1037B">
              <w:tab/>
              <w:t>Remote UDP port</w:t>
            </w:r>
          </w:p>
          <w:p w14:paraId="632F1F8B" w14:textId="77777777" w:rsidR="00EF0EC9" w:rsidRPr="00F1037B" w:rsidRDefault="00EF0EC9">
            <w:pPr>
              <w:pStyle w:val="tablebody0"/>
              <w:pPrChange w:id="8155" w:author="Elaine Baricante" w:date="2018-11-26T16:04:00Z">
                <w:pPr>
                  <w:spacing w:before="40" w:after="40"/>
                </w:pPr>
              </w:pPrChange>
            </w:pPr>
          </w:p>
          <w:p w14:paraId="231508C3" w14:textId="77777777" w:rsidR="00EF0EC9" w:rsidRPr="00794639" w:rsidRDefault="00EF0EC9" w:rsidP="00EF0EC9">
            <w:pPr>
              <w:spacing w:before="40" w:after="40"/>
              <w:rPr>
                <w:del w:id="8156" w:author="Sevan Sirapian [2]" w:date="2018-11-26T11:12:00Z"/>
                <w:rFonts w:cs="Arial"/>
                <w:lang w:eastAsia="ja-JP"/>
              </w:rPr>
            </w:pPr>
            <w:del w:id="8157" w:author="Sevan Sirapian [2]" w:date="2018-11-26T11:12:00Z">
              <w:r w:rsidRPr="00794639">
                <w:rPr>
                  <w:rFonts w:cs="Arial"/>
                  <w:b/>
                  <w:lang w:eastAsia="ja-JP"/>
                </w:rPr>
                <w:delText>&lt;ndata available&gt;</w:delText>
              </w:r>
              <w:r w:rsidRPr="00794639">
                <w:rPr>
                  <w:rFonts w:cs="Arial"/>
                  <w:b/>
                  <w:lang w:eastAsia="ja-JP"/>
                </w:rPr>
                <w:tab/>
              </w:r>
              <w:r w:rsidRPr="00794639">
                <w:rPr>
                  <w:rFonts w:cs="Arial"/>
                  <w:lang w:eastAsia="ja-JP"/>
                </w:rPr>
                <w:delText>Number of bytes to be read in first received packet</w:delText>
              </w:r>
            </w:del>
          </w:p>
          <w:p w14:paraId="42C12E42" w14:textId="540BF6A6" w:rsidR="00EF0EC9" w:rsidRPr="00F1037B" w:rsidDel="00A704F6" w:rsidRDefault="00EF0EC9" w:rsidP="00EF0EC9">
            <w:pPr>
              <w:spacing w:before="40" w:after="40"/>
              <w:rPr>
                <w:del w:id="8158" w:author="Elaine Baricante" w:date="2018-11-26T16:04:00Z"/>
                <w:sz w:val="14"/>
              </w:rPr>
            </w:pPr>
          </w:p>
          <w:p w14:paraId="081866C8" w14:textId="3688CA4D" w:rsidR="00EF0EC9" w:rsidRPr="00794639" w:rsidRDefault="00EF0EC9" w:rsidP="00EF0EC9">
            <w:pPr>
              <w:spacing w:before="40" w:after="40"/>
              <w:rPr>
                <w:rFonts w:cs="Arial"/>
                <w:lang w:eastAsia="zh-CN"/>
              </w:rPr>
            </w:pPr>
            <w:r w:rsidRPr="00794639">
              <w:rPr>
                <w:rFonts w:cs="Arial"/>
                <w:b/>
                <w:lang w:eastAsia="ja-JP"/>
              </w:rPr>
              <w:t>&lt;</w:t>
            </w:r>
            <w:r w:rsidRPr="00794639">
              <w:rPr>
                <w:rFonts w:cs="Arial"/>
                <w:b/>
                <w:lang w:eastAsia="zh-CN"/>
              </w:rPr>
              <w:t>udp</w:t>
            </w:r>
            <w:r w:rsidRPr="00794639">
              <w:rPr>
                <w:rFonts w:cs="Arial"/>
                <w:b/>
                <w:lang w:eastAsia="ja-JP"/>
              </w:rPr>
              <w:t>_notif&gt;</w:t>
            </w:r>
            <w:r w:rsidRPr="00794639">
              <w:rPr>
                <w:rFonts w:cs="Arial"/>
                <w:b/>
                <w:lang w:eastAsia="zh-CN"/>
              </w:rPr>
              <w:tab/>
            </w:r>
            <w:r w:rsidRPr="00794639">
              <w:rPr>
                <w:rFonts w:cs="Arial"/>
                <w:lang w:eastAsia="ja-JP"/>
              </w:rPr>
              <w:t xml:space="preserve">See </w:t>
            </w:r>
            <w:r w:rsidRPr="00794639">
              <w:rPr>
                <w:rStyle w:val="Code"/>
              </w:rPr>
              <w:t>AT+KUDPCFG</w:t>
            </w:r>
          </w:p>
          <w:p w14:paraId="2B2BC11A" w14:textId="77777777" w:rsidR="00EF0EC9" w:rsidRPr="00DF20AD" w:rsidRDefault="00EF0EC9">
            <w:pPr>
              <w:pStyle w:val="tablebody0"/>
              <w:pPrChange w:id="8159" w:author="Elaine Baricante" w:date="2018-11-26T16:04:00Z">
                <w:pPr>
                  <w:spacing w:before="40" w:after="40"/>
                </w:pPr>
              </w:pPrChange>
            </w:pPr>
          </w:p>
          <w:p w14:paraId="489BCFFF" w14:textId="77777777" w:rsidR="00EF0EC9" w:rsidRPr="00794639" w:rsidRDefault="00EF0EC9" w:rsidP="00EF0EC9">
            <w:pPr>
              <w:spacing w:before="40" w:after="40"/>
              <w:rPr>
                <w:rFonts w:cs="Arial"/>
                <w:u w:val="single"/>
                <w:lang w:eastAsia="ja-JP"/>
              </w:rPr>
            </w:pPr>
            <w:r w:rsidRPr="00794639">
              <w:rPr>
                <w:rFonts w:cs="Arial"/>
                <w:b/>
                <w:lang w:eastAsia="ja-JP"/>
              </w:rPr>
              <w:t>&lt;ndata missed&gt;</w:t>
            </w:r>
            <w:r w:rsidRPr="00794639">
              <w:rPr>
                <w:rFonts w:cs="Arial"/>
                <w:lang w:eastAsia="zh-CN"/>
              </w:rPr>
              <w:tab/>
            </w:r>
            <w:r w:rsidRPr="00794639">
              <w:rPr>
                <w:rFonts w:cs="Arial"/>
                <w:lang w:eastAsia="ja-JP"/>
              </w:rPr>
              <w:t>Number of bytes left in the UDP socket</w:t>
            </w:r>
          </w:p>
        </w:tc>
      </w:tr>
      <w:tr w:rsidR="00EF0EC9" w:rsidRPr="00794639" w14:paraId="1B0B241D" w14:textId="77777777" w:rsidTr="00953CD3">
        <w:tc>
          <w:tcPr>
            <w:tcW w:w="1707" w:type="dxa"/>
          </w:tcPr>
          <w:p w14:paraId="0C319120" w14:textId="77777777" w:rsidR="00EF0EC9" w:rsidRPr="00794639" w:rsidRDefault="00EF0EC9" w:rsidP="00EF0EC9">
            <w:pPr>
              <w:spacing w:before="40" w:after="40"/>
              <w:rPr>
                <w:rFonts w:cs="Arial"/>
                <w:u w:val="single"/>
                <w:lang w:eastAsia="ja-JP"/>
              </w:rPr>
            </w:pPr>
            <w:r w:rsidRPr="00794639">
              <w:rPr>
                <w:rFonts w:cs="Arial"/>
                <w:u w:val="single"/>
                <w:lang w:eastAsia="ja-JP"/>
              </w:rPr>
              <w:lastRenderedPageBreak/>
              <w:t>Reference</w:t>
            </w:r>
          </w:p>
          <w:p w14:paraId="64992FC5" w14:textId="77777777" w:rsidR="00EF0EC9" w:rsidRPr="00794639" w:rsidRDefault="00EF0EC9" w:rsidP="00EF0EC9">
            <w:pPr>
              <w:spacing w:before="40" w:after="40"/>
              <w:rPr>
                <w:rFonts w:cs="Arial"/>
                <w:lang w:eastAsia="ja-JP"/>
              </w:rPr>
            </w:pPr>
            <w:r w:rsidRPr="00794639">
              <w:rPr>
                <w:rFonts w:cs="Arial"/>
                <w:lang w:eastAsia="ja-JP"/>
              </w:rPr>
              <w:t>Sierra Wireless Proprietary</w:t>
            </w:r>
          </w:p>
        </w:tc>
        <w:tc>
          <w:tcPr>
            <w:tcW w:w="7290" w:type="dxa"/>
          </w:tcPr>
          <w:p w14:paraId="63CA8CC7" w14:textId="77777777" w:rsidR="00EF0EC9" w:rsidRPr="00794639" w:rsidRDefault="00EF0EC9" w:rsidP="00EF0EC9">
            <w:pPr>
              <w:spacing w:before="40" w:after="40"/>
              <w:rPr>
                <w:rFonts w:cs="Arial"/>
                <w:u w:val="single"/>
                <w:lang w:eastAsia="ja-JP"/>
              </w:rPr>
            </w:pPr>
            <w:r w:rsidRPr="00794639">
              <w:rPr>
                <w:rFonts w:cs="Arial"/>
                <w:u w:val="single"/>
                <w:lang w:eastAsia="ja-JP"/>
              </w:rPr>
              <w:t>Notes</w:t>
            </w:r>
            <w:r w:rsidRPr="00794639">
              <w:rPr>
                <w:rFonts w:cs="Arial"/>
                <w:lang w:eastAsia="zh-CN"/>
              </w:rPr>
              <w:t xml:space="preserve"> </w:t>
            </w:r>
          </w:p>
          <w:p w14:paraId="6C87A3EE" w14:textId="77777777" w:rsidR="00EF0EC9" w:rsidRPr="00794639" w:rsidRDefault="00EF0EC9" w:rsidP="00EF0EC9">
            <w:pPr>
              <w:numPr>
                <w:ilvl w:val="0"/>
                <w:numId w:val="76"/>
              </w:numPr>
              <w:spacing w:before="40" w:after="40"/>
              <w:rPr>
                <w:rFonts w:cs="Arial"/>
                <w:lang w:eastAsia="ja-JP"/>
              </w:rPr>
            </w:pPr>
            <w:r w:rsidRPr="00794639">
              <w:rPr>
                <w:rFonts w:cs="Arial"/>
                <w:lang w:eastAsia="ja-JP"/>
              </w:rPr>
              <w:t>This function is used to receive &lt;ndata&gt; data bytes through a previously opened UDP socket.</w:t>
            </w:r>
          </w:p>
          <w:p w14:paraId="2AA8C20C" w14:textId="532793DE" w:rsidR="00EF0EC9" w:rsidRPr="00794639" w:rsidRDefault="00EF0EC9" w:rsidP="00EF0EC9">
            <w:pPr>
              <w:numPr>
                <w:ilvl w:val="0"/>
                <w:numId w:val="76"/>
              </w:numPr>
              <w:spacing w:before="40" w:after="40"/>
              <w:rPr>
                <w:rFonts w:cs="Arial"/>
                <w:lang w:eastAsia="ja-JP"/>
              </w:rPr>
            </w:pPr>
            <w:r w:rsidRPr="00794639">
              <w:rPr>
                <w:rFonts w:cs="Arial"/>
                <w:lang w:eastAsia="ja-JP"/>
              </w:rPr>
              <w:t>&lt;ndata&gt; indicates the max data number that the terminal wishes to receive. If the UDP socket contains more data than &lt;ndata&gt; bytes, then only &lt;ndata&gt; bytes will be received</w:t>
            </w:r>
            <w:ins w:id="8160" w:author="Elaine Baricante" w:date="2018-11-27T09:57:00Z">
              <w:r w:rsidR="00BE65C6">
                <w:rPr>
                  <w:rFonts w:cs="Arial"/>
                  <w:lang w:eastAsia="ja-JP"/>
                </w:rPr>
                <w:t>,</w:t>
              </w:r>
            </w:ins>
            <w:r w:rsidRPr="00794639">
              <w:rPr>
                <w:rFonts w:cs="Arial"/>
                <w:lang w:eastAsia="ja-JP"/>
              </w:rPr>
              <w:t xml:space="preserve"> and more data can be read by running this command again.</w:t>
            </w:r>
          </w:p>
          <w:p w14:paraId="2728FF15" w14:textId="77777777" w:rsidR="00EF0EC9" w:rsidRPr="00794639" w:rsidRDefault="00EF0EC9" w:rsidP="00EF0EC9">
            <w:pPr>
              <w:numPr>
                <w:ilvl w:val="0"/>
                <w:numId w:val="76"/>
              </w:numPr>
              <w:spacing w:before="40" w:after="40"/>
              <w:rPr>
                <w:rFonts w:cs="Arial"/>
                <w:lang w:eastAsia="ja-JP"/>
              </w:rPr>
            </w:pPr>
            <w:r w:rsidRPr="00794639">
              <w:rPr>
                <w:rFonts w:cs="Arial"/>
                <w:lang w:eastAsia="ja-JP"/>
              </w:rPr>
              <w:t>&lt;EOF pattern&gt; would be added at the end of data automatically.</w:t>
            </w:r>
          </w:p>
          <w:p w14:paraId="6ACE8F5C" w14:textId="77777777" w:rsidR="00EF0EC9" w:rsidRPr="00794639" w:rsidRDefault="00EF0EC9" w:rsidP="00EF0EC9">
            <w:pPr>
              <w:numPr>
                <w:ilvl w:val="0"/>
                <w:numId w:val="76"/>
              </w:numPr>
              <w:spacing w:before="40" w:after="40"/>
              <w:rPr>
                <w:rFonts w:cs="Arial"/>
                <w:lang w:eastAsia="ja-JP"/>
              </w:rPr>
            </w:pPr>
            <w:r w:rsidRPr="00794639">
              <w:rPr>
                <w:rFonts w:cs="Arial"/>
                <w:lang w:eastAsia="ja-JP"/>
              </w:rPr>
              <w:t xml:space="preserve">When &lt;ndata&gt; (max value) bytes or only available data in the UDP socket have been received, the module returns to command </w:t>
            </w:r>
            <w:r w:rsidRPr="00794639">
              <w:rPr>
                <w:rFonts w:cs="Arial"/>
                <w:lang w:eastAsia="zh-CN"/>
              </w:rPr>
              <w:t>mode.</w:t>
            </w:r>
          </w:p>
          <w:p w14:paraId="115EA83F" w14:textId="77777777" w:rsidR="00EF0EC9" w:rsidRPr="00794639" w:rsidRDefault="00EF0EC9" w:rsidP="00EF0EC9">
            <w:pPr>
              <w:numPr>
                <w:ilvl w:val="0"/>
                <w:numId w:val="76"/>
              </w:numPr>
              <w:spacing w:before="40" w:after="40"/>
              <w:rPr>
                <w:rFonts w:cs="Arial"/>
                <w:lang w:eastAsia="ja-JP"/>
              </w:rPr>
            </w:pPr>
            <w:r w:rsidRPr="00794639">
              <w:rPr>
                <w:rFonts w:cs="Arial"/>
                <w:lang w:eastAsia="ja-JP"/>
              </w:rPr>
              <w:t xml:space="preserve">It is highly recommended to configure the module for hardware flow control using </w:t>
            </w:r>
            <w:r w:rsidRPr="00794639">
              <w:rPr>
                <w:rStyle w:val="Code"/>
              </w:rPr>
              <w:t>AT&amp;K3</w:t>
            </w:r>
            <w:r w:rsidRPr="00794639">
              <w:rPr>
                <w:rFonts w:cs="Arial"/>
                <w:lang w:eastAsia="ja-JP"/>
              </w:rPr>
              <w:t xml:space="preserve"> before using this command.</w:t>
            </w:r>
          </w:p>
          <w:p w14:paraId="77693B0C" w14:textId="77777777" w:rsidR="00EF0EC9" w:rsidRPr="00794639" w:rsidRDefault="00EF0EC9" w:rsidP="00EF0EC9">
            <w:pPr>
              <w:numPr>
                <w:ilvl w:val="0"/>
                <w:numId w:val="76"/>
              </w:numPr>
              <w:spacing w:before="40" w:after="40"/>
              <w:rPr>
                <w:rFonts w:cs="Arial"/>
                <w:u w:val="single"/>
                <w:lang w:eastAsia="ja-JP"/>
              </w:rPr>
            </w:pPr>
            <w:r w:rsidRPr="00794639">
              <w:rPr>
                <w:rFonts w:cs="Arial"/>
                <w:lang w:eastAsia="ja-JP"/>
              </w:rPr>
              <w:t xml:space="preserve">Refer to </w:t>
            </w:r>
            <w:r w:rsidRPr="00794639">
              <w:rPr>
                <w:rStyle w:val="Code"/>
              </w:rPr>
              <w:t>AT&amp;D</w:t>
            </w:r>
            <w:r w:rsidRPr="00794639">
              <w:rPr>
                <w:rFonts w:cs="Arial"/>
                <w:lang w:eastAsia="ja-JP"/>
              </w:rPr>
              <w:t xml:space="preserve"> for the behavior of DTR drop.</w:t>
            </w:r>
          </w:p>
        </w:tc>
      </w:tr>
    </w:tbl>
    <w:p w14:paraId="15751D9E"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61" w:name="_Toc448912351"/>
      <w:bookmarkStart w:id="8162" w:name="_Toc486251768"/>
      <w:bookmarkStart w:id="8163" w:name="_Ref489361855"/>
      <w:bookmarkStart w:id="8164" w:name="_Ref489361857"/>
      <w:bookmarkStart w:id="8165" w:name="_Toc489371255"/>
      <w:bookmarkStart w:id="8166" w:name="_Toc511294405"/>
      <w:bookmarkStart w:id="8167" w:name="_Ref518400913"/>
      <w:r w:rsidRPr="00794639">
        <w:rPr>
          <w:rFonts w:ascii="Arial" w:eastAsia="SimSun" w:hAnsi="Arial" w:cs="Arial"/>
          <w:b/>
          <w:sz w:val="32"/>
          <w:szCs w:val="28"/>
          <w:lang w:eastAsia="zh-CN"/>
        </w:rPr>
        <w:t>+KUDPSND Command: Send Data through a UDP Connection</w:t>
      </w:r>
      <w:bookmarkEnd w:id="8161"/>
      <w:bookmarkEnd w:id="8162"/>
      <w:bookmarkEnd w:id="8163"/>
      <w:bookmarkEnd w:id="8164"/>
      <w:bookmarkEnd w:id="8165"/>
      <w:bookmarkEnd w:id="8166"/>
      <w:bookmarkEnd w:id="8167"/>
    </w:p>
    <w:tbl>
      <w:tblPr>
        <w:tblStyle w:val="TableSWIleft1"/>
        <w:tblW w:w="8997" w:type="dxa"/>
        <w:tblLayout w:type="fixed"/>
        <w:tblLook w:val="04A0" w:firstRow="1" w:lastRow="0" w:firstColumn="1" w:lastColumn="0" w:noHBand="0" w:noVBand="1"/>
      </w:tblPr>
      <w:tblGrid>
        <w:gridCol w:w="1728"/>
        <w:gridCol w:w="7269"/>
      </w:tblGrid>
      <w:tr w:rsidR="00EF0EC9" w:rsidRPr="00794639" w14:paraId="4FDCA9BA"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8FDE8E6" w14:textId="38C5B122"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2C6ADF9A" w14:textId="77777777" w:rsidTr="00170927">
        <w:tc>
          <w:tcPr>
            <w:tcW w:w="0" w:type="dxa"/>
          </w:tcPr>
          <w:p w14:paraId="5F682D2B" w14:textId="77777777" w:rsidR="00EF0EC9" w:rsidRPr="00794639" w:rsidRDefault="00EF0EC9" w:rsidP="00EF0EC9">
            <w:pPr>
              <w:spacing w:before="40" w:after="40"/>
              <w:rPr>
                <w:rFonts w:cs="Arial"/>
                <w:lang w:eastAsia="ja-JP"/>
              </w:rPr>
            </w:pPr>
            <w:r w:rsidRPr="00794639">
              <w:rPr>
                <w:rFonts w:cs="Arial"/>
                <w:i/>
                <w:lang w:eastAsia="ja-JP"/>
              </w:rPr>
              <w:t>Test command</w:t>
            </w:r>
          </w:p>
          <w:p w14:paraId="3A99BA57" w14:textId="77777777" w:rsidR="00EF0EC9" w:rsidRPr="00794639" w:rsidRDefault="00EF0EC9" w:rsidP="00EF0EC9">
            <w:pPr>
              <w:spacing w:before="40" w:after="40"/>
              <w:rPr>
                <w:rFonts w:cs="Arial"/>
                <w:lang w:eastAsia="ja-JP"/>
              </w:rPr>
            </w:pPr>
          </w:p>
          <w:p w14:paraId="368E6EC7" w14:textId="77777777" w:rsidR="00EF0EC9" w:rsidRPr="00794639" w:rsidRDefault="00EF0EC9" w:rsidP="00EF0EC9">
            <w:pPr>
              <w:spacing w:before="40" w:after="40"/>
              <w:rPr>
                <w:rFonts w:cs="Arial"/>
                <w:lang w:eastAsia="ja-JP"/>
              </w:rPr>
            </w:pPr>
            <w:r w:rsidRPr="00794639">
              <w:rPr>
                <w:rFonts w:cs="Arial"/>
                <w:u w:val="single"/>
                <w:lang w:eastAsia="ja-JP"/>
              </w:rPr>
              <w:t>Syntax</w:t>
            </w:r>
          </w:p>
          <w:p w14:paraId="113C9399" w14:textId="77777777" w:rsidR="00EF0EC9" w:rsidRPr="00794639" w:rsidRDefault="00EF0EC9" w:rsidP="00EF0EC9">
            <w:pPr>
              <w:spacing w:before="40" w:after="40"/>
              <w:rPr>
                <w:rFonts w:cs="Arial"/>
                <w:b/>
                <w:lang w:eastAsia="ja-JP"/>
              </w:rPr>
            </w:pPr>
            <w:r w:rsidRPr="00794639">
              <w:rPr>
                <w:rFonts w:cs="Arial"/>
                <w:b/>
                <w:lang w:eastAsia="ja-JP"/>
              </w:rPr>
              <w:t>AT+KUDPSND=?</w:t>
            </w:r>
          </w:p>
        </w:tc>
        <w:tc>
          <w:tcPr>
            <w:tcW w:w="7269" w:type="dxa"/>
          </w:tcPr>
          <w:p w14:paraId="5BF71D1C" w14:textId="77777777" w:rsidR="00EF0EC9" w:rsidRPr="00794639" w:rsidRDefault="00EF0EC9" w:rsidP="00EF0EC9">
            <w:pPr>
              <w:spacing w:before="40" w:after="40"/>
              <w:rPr>
                <w:rFonts w:cs="Arial"/>
                <w:lang w:eastAsia="ja-JP"/>
              </w:rPr>
            </w:pPr>
          </w:p>
          <w:p w14:paraId="3224B4C8" w14:textId="77777777" w:rsidR="00EF0EC9" w:rsidRPr="00794639" w:rsidRDefault="00EF0EC9" w:rsidP="00EF0EC9">
            <w:pPr>
              <w:spacing w:before="40" w:after="40"/>
              <w:rPr>
                <w:rFonts w:cs="Arial"/>
                <w:lang w:eastAsia="ja-JP"/>
              </w:rPr>
            </w:pPr>
          </w:p>
          <w:p w14:paraId="45382EED" w14:textId="77777777" w:rsidR="00EF0EC9" w:rsidRPr="00794639" w:rsidRDefault="00EF0EC9" w:rsidP="00EF0EC9">
            <w:pPr>
              <w:spacing w:before="40" w:after="40"/>
              <w:rPr>
                <w:rFonts w:cs="Arial"/>
                <w:lang w:eastAsia="ja-JP"/>
              </w:rPr>
            </w:pPr>
            <w:r w:rsidRPr="00794639">
              <w:rPr>
                <w:rFonts w:cs="Arial"/>
                <w:u w:val="single"/>
                <w:lang w:eastAsia="ja-JP"/>
              </w:rPr>
              <w:t>Response</w:t>
            </w:r>
          </w:p>
          <w:p w14:paraId="176D24E0" w14:textId="77777777" w:rsidR="00EF0EC9" w:rsidRPr="00794639" w:rsidRDefault="00EF0EC9" w:rsidP="00EF0EC9">
            <w:pPr>
              <w:spacing w:before="40" w:after="40"/>
              <w:rPr>
                <w:rFonts w:cs="Arial"/>
                <w:b/>
                <w:lang w:eastAsia="ja-JP"/>
              </w:rPr>
            </w:pPr>
            <w:r w:rsidRPr="00794639">
              <w:rPr>
                <w:rFonts w:cs="Arial"/>
                <w:b/>
                <w:lang w:eastAsia="ja-JP"/>
              </w:rPr>
              <w:t>+KUDPSND: (</w:t>
            </w:r>
            <w:r w:rsidRPr="00794639">
              <w:rPr>
                <w:rFonts w:cs="Arial"/>
                <w:lang w:eastAsia="ja-JP"/>
              </w:rPr>
              <w:t xml:space="preserve">list of possible </w:t>
            </w:r>
            <w:r w:rsidRPr="00794639">
              <w:rPr>
                <w:rFonts w:cs="Arial"/>
                <w:b/>
                <w:lang w:eastAsia="ja-JP"/>
              </w:rPr>
              <w:t>&lt;session_id&gt;</w:t>
            </w:r>
            <w:r w:rsidRPr="00794639">
              <w:rPr>
                <w:rFonts w:cs="Arial"/>
                <w:lang w:eastAsia="ja-JP"/>
              </w:rPr>
              <w:t>s</w:t>
            </w:r>
            <w:r w:rsidRPr="00794639">
              <w:rPr>
                <w:rFonts w:cs="Arial"/>
                <w:b/>
                <w:lang w:eastAsia="ja-JP"/>
              </w:rPr>
              <w:t>),&lt;remote-name/ip&gt;,(</w:t>
            </w:r>
            <w:r w:rsidRPr="00794639">
              <w:rPr>
                <w:rFonts w:cs="Arial"/>
                <w:lang w:eastAsia="ja-JP"/>
              </w:rPr>
              <w:t xml:space="preserve">list of possible </w:t>
            </w:r>
            <w:r w:rsidRPr="00794639">
              <w:rPr>
                <w:rFonts w:cs="Arial"/>
                <w:b/>
                <w:lang w:eastAsia="ja-JP"/>
              </w:rPr>
              <w:t>&lt;udp_port&gt;</w:t>
            </w:r>
            <w:r w:rsidRPr="00794639">
              <w:rPr>
                <w:rFonts w:cs="Arial"/>
                <w:lang w:eastAsia="ja-JP"/>
              </w:rPr>
              <w:t>s</w:t>
            </w:r>
            <w:r w:rsidRPr="00794639">
              <w:rPr>
                <w:rFonts w:cs="Arial"/>
                <w:b/>
                <w:lang w:eastAsia="ja-JP"/>
              </w:rPr>
              <w:t>),(</w:t>
            </w:r>
            <w:r w:rsidRPr="00794639">
              <w:rPr>
                <w:rFonts w:cs="Arial"/>
                <w:lang w:eastAsia="ja-JP"/>
              </w:rPr>
              <w:t xml:space="preserve">list of possible </w:t>
            </w:r>
            <w:r w:rsidRPr="00794639">
              <w:rPr>
                <w:rFonts w:cs="Arial"/>
                <w:b/>
                <w:lang w:eastAsia="ja-JP"/>
              </w:rPr>
              <w:t>&lt;ndata&gt;</w:t>
            </w:r>
            <w:r w:rsidRPr="00794639">
              <w:rPr>
                <w:rFonts w:cs="Arial"/>
                <w:lang w:eastAsia="ja-JP"/>
              </w:rPr>
              <w:t>s</w:t>
            </w:r>
            <w:r w:rsidRPr="00794639">
              <w:rPr>
                <w:rFonts w:cs="Arial"/>
                <w:b/>
                <w:lang w:eastAsia="ja-JP"/>
              </w:rPr>
              <w:t>)</w:t>
            </w:r>
          </w:p>
          <w:p w14:paraId="512C52A2" w14:textId="77777777" w:rsidR="00EF0EC9" w:rsidRPr="00794639" w:rsidRDefault="00EF0EC9" w:rsidP="00EF0EC9">
            <w:pPr>
              <w:spacing w:before="40" w:after="40"/>
              <w:rPr>
                <w:rFonts w:cs="Arial"/>
                <w:lang w:eastAsia="ja-JP"/>
              </w:rPr>
            </w:pPr>
            <w:r w:rsidRPr="00794639">
              <w:rPr>
                <w:rFonts w:cs="Arial"/>
                <w:b/>
                <w:lang w:eastAsia="ja-JP"/>
              </w:rPr>
              <w:t>OK</w:t>
            </w:r>
          </w:p>
        </w:tc>
      </w:tr>
      <w:tr w:rsidR="00EF0EC9" w:rsidRPr="00794639" w14:paraId="0ED31818" w14:textId="77777777" w:rsidTr="00170927">
        <w:trPr>
          <w:cantSplit w:val="0"/>
        </w:trPr>
        <w:tc>
          <w:tcPr>
            <w:tcW w:w="1728" w:type="dxa"/>
          </w:tcPr>
          <w:p w14:paraId="1B10ED1E" w14:textId="77777777" w:rsidR="00EF0EC9" w:rsidRPr="00794639" w:rsidRDefault="00EF0EC9" w:rsidP="00EF0EC9">
            <w:pPr>
              <w:spacing w:before="40" w:after="40"/>
              <w:rPr>
                <w:rFonts w:cs="Arial"/>
                <w:i/>
                <w:lang w:eastAsia="ja-JP"/>
              </w:rPr>
            </w:pPr>
            <w:r w:rsidRPr="00794639">
              <w:rPr>
                <w:rFonts w:cs="Arial"/>
                <w:i/>
                <w:lang w:eastAsia="ja-JP"/>
              </w:rPr>
              <w:t>Write command</w:t>
            </w:r>
          </w:p>
          <w:p w14:paraId="73654707" w14:textId="77777777" w:rsidR="00EF0EC9" w:rsidRPr="00794639" w:rsidRDefault="00EF0EC9" w:rsidP="00EF0EC9">
            <w:pPr>
              <w:spacing w:before="40" w:after="40"/>
              <w:rPr>
                <w:rFonts w:cs="Arial"/>
                <w:lang w:eastAsia="ja-JP"/>
              </w:rPr>
            </w:pPr>
          </w:p>
          <w:p w14:paraId="0F62BB0D" w14:textId="77777777" w:rsidR="00EF0EC9" w:rsidRPr="00794639" w:rsidRDefault="00EF0EC9" w:rsidP="00EF0EC9">
            <w:pPr>
              <w:spacing w:before="40" w:after="40"/>
              <w:rPr>
                <w:rFonts w:cs="Arial"/>
                <w:u w:val="single"/>
                <w:lang w:eastAsia="ja-JP"/>
              </w:rPr>
            </w:pPr>
            <w:r w:rsidRPr="00794639">
              <w:rPr>
                <w:rFonts w:cs="Arial"/>
                <w:u w:val="single"/>
                <w:lang w:eastAsia="ja-JP"/>
              </w:rPr>
              <w:t>Syntax</w:t>
            </w:r>
          </w:p>
          <w:p w14:paraId="59AE9D97" w14:textId="77777777" w:rsidR="00EF0EC9" w:rsidRPr="00794639" w:rsidRDefault="00EF0EC9" w:rsidP="00EF0EC9">
            <w:pPr>
              <w:spacing w:before="40" w:after="40"/>
              <w:rPr>
                <w:rFonts w:cs="Arial"/>
                <w:b/>
                <w:lang w:eastAsia="zh-CN"/>
              </w:rPr>
            </w:pPr>
            <w:r w:rsidRPr="00794639">
              <w:rPr>
                <w:rFonts w:cs="Arial"/>
                <w:b/>
                <w:lang w:eastAsia="ja-JP"/>
              </w:rPr>
              <w:t>AT+KUDPSND=</w:t>
            </w:r>
          </w:p>
          <w:p w14:paraId="1AE088B8" w14:textId="77777777" w:rsidR="00EF0EC9" w:rsidRPr="00794639" w:rsidRDefault="00EF0EC9" w:rsidP="00EF0EC9">
            <w:pPr>
              <w:spacing w:before="40" w:after="40"/>
              <w:rPr>
                <w:rFonts w:cs="Arial"/>
                <w:b/>
                <w:lang w:eastAsia="ja-JP"/>
              </w:rPr>
            </w:pPr>
            <w:r w:rsidRPr="00794639">
              <w:rPr>
                <w:rFonts w:cs="Arial"/>
                <w:b/>
                <w:lang w:eastAsia="ja-JP"/>
              </w:rPr>
              <w:t>&lt;session_id&gt;,</w:t>
            </w:r>
            <w:r w:rsidRPr="00794639">
              <w:rPr>
                <w:rFonts w:cs="Arial"/>
                <w:b/>
                <w:lang w:eastAsia="ja-JP"/>
              </w:rPr>
              <w:br/>
              <w:t>&lt;udp remote address&gt;,</w:t>
            </w:r>
          </w:p>
          <w:p w14:paraId="32E9ACAC" w14:textId="77777777" w:rsidR="00EF0EC9" w:rsidRPr="00794639" w:rsidRDefault="00EF0EC9" w:rsidP="00EF0EC9">
            <w:pPr>
              <w:spacing w:before="40" w:after="40"/>
              <w:rPr>
                <w:rFonts w:cs="Arial"/>
                <w:u w:val="single"/>
                <w:lang w:eastAsia="ja-JP"/>
              </w:rPr>
            </w:pPr>
            <w:r w:rsidRPr="00794639">
              <w:rPr>
                <w:rFonts w:cs="Arial"/>
                <w:b/>
                <w:lang w:eastAsia="ja-JP"/>
              </w:rPr>
              <w:t>&lt;udp_port&gt;,</w:t>
            </w:r>
            <w:r w:rsidRPr="00794639">
              <w:rPr>
                <w:rFonts w:cs="Arial"/>
                <w:b/>
                <w:lang w:eastAsia="ja-JP"/>
              </w:rPr>
              <w:br/>
              <w:t>&lt;ndata&gt;</w:t>
            </w:r>
          </w:p>
        </w:tc>
        <w:tc>
          <w:tcPr>
            <w:tcW w:w="7269" w:type="dxa"/>
          </w:tcPr>
          <w:p w14:paraId="4992144E" w14:textId="77777777" w:rsidR="00EF0EC9" w:rsidRPr="00794639" w:rsidRDefault="00EF0EC9" w:rsidP="00EF0EC9">
            <w:pPr>
              <w:spacing w:before="40" w:after="40"/>
              <w:rPr>
                <w:rFonts w:cs="Arial"/>
                <w:lang w:eastAsia="ja-JP"/>
              </w:rPr>
            </w:pPr>
          </w:p>
          <w:p w14:paraId="0421DBAB" w14:textId="77777777" w:rsidR="00EF0EC9" w:rsidRPr="00794639" w:rsidRDefault="00EF0EC9" w:rsidP="00EF0EC9">
            <w:pPr>
              <w:spacing w:before="40" w:after="40"/>
              <w:rPr>
                <w:rFonts w:cs="Arial"/>
                <w:lang w:eastAsia="ja-JP"/>
              </w:rPr>
            </w:pPr>
          </w:p>
          <w:p w14:paraId="21F4CEBE" w14:textId="77777777" w:rsidR="00EF0EC9" w:rsidRPr="00794639" w:rsidRDefault="00EF0EC9" w:rsidP="00EF0EC9">
            <w:pPr>
              <w:spacing w:before="40" w:after="40"/>
              <w:rPr>
                <w:rFonts w:cs="Arial"/>
                <w:u w:val="single"/>
                <w:lang w:eastAsia="ja-JP"/>
              </w:rPr>
            </w:pPr>
            <w:r w:rsidRPr="00794639">
              <w:rPr>
                <w:rFonts w:cs="Arial"/>
                <w:u w:val="single"/>
                <w:lang w:eastAsia="ja-JP"/>
              </w:rPr>
              <w:t>Response</w:t>
            </w:r>
          </w:p>
          <w:p w14:paraId="47AC1B86" w14:textId="77777777" w:rsidR="00EF0EC9" w:rsidRPr="00794639" w:rsidRDefault="00EF0EC9" w:rsidP="00EF0EC9">
            <w:pPr>
              <w:spacing w:before="40" w:after="40"/>
              <w:rPr>
                <w:rFonts w:cs="Arial"/>
                <w:b/>
                <w:lang w:eastAsia="ja-JP"/>
              </w:rPr>
            </w:pPr>
            <w:r w:rsidRPr="00794639">
              <w:rPr>
                <w:rFonts w:cs="Arial"/>
                <w:b/>
                <w:lang w:eastAsia="ja-JP"/>
              </w:rPr>
              <w:t>CONNECT</w:t>
            </w:r>
          </w:p>
          <w:p w14:paraId="30A8CEFA" w14:textId="77777777" w:rsidR="00EF0EC9" w:rsidRPr="00794639" w:rsidRDefault="00EF0EC9" w:rsidP="00EF0EC9">
            <w:pPr>
              <w:spacing w:before="40" w:after="40"/>
              <w:rPr>
                <w:rFonts w:cs="Arial"/>
                <w:b/>
                <w:lang w:eastAsia="ja-JP"/>
              </w:rPr>
            </w:pPr>
            <w:r w:rsidRPr="00794639">
              <w:rPr>
                <w:rFonts w:cs="Arial"/>
                <w:b/>
                <w:lang w:eastAsia="ja-JP"/>
              </w:rPr>
              <w:t>OK</w:t>
            </w:r>
          </w:p>
          <w:p w14:paraId="57192ADB" w14:textId="77777777" w:rsidR="00EF0EC9" w:rsidRPr="00DF20AD" w:rsidRDefault="00EF0EC9">
            <w:pPr>
              <w:pStyle w:val="TableBody"/>
              <w:pPrChange w:id="8168" w:author="Elaine Baricante" w:date="2018-11-27T10:32:00Z">
                <w:pPr>
                  <w:spacing w:before="40" w:after="40"/>
                </w:pPr>
              </w:pPrChange>
            </w:pPr>
          </w:p>
          <w:p w14:paraId="7B8DEBD2" w14:textId="77777777" w:rsidR="00EF0EC9" w:rsidRPr="00794639" w:rsidRDefault="00EF0EC9" w:rsidP="00EF0EC9">
            <w:pPr>
              <w:spacing w:before="40" w:after="40"/>
              <w:rPr>
                <w:rFonts w:cs="Arial"/>
                <w:lang w:eastAsia="ja-JP"/>
              </w:rPr>
            </w:pPr>
            <w:r w:rsidRPr="00794639">
              <w:rPr>
                <w:rFonts w:cs="Arial"/>
                <w:lang w:eastAsia="ja-JP"/>
              </w:rPr>
              <w:t>or</w:t>
            </w:r>
          </w:p>
          <w:p w14:paraId="0E9CD672" w14:textId="77777777" w:rsidR="00EF0EC9" w:rsidRPr="00794639" w:rsidRDefault="00EF0EC9" w:rsidP="00EF0EC9">
            <w:pPr>
              <w:spacing w:before="40" w:after="40"/>
              <w:rPr>
                <w:rFonts w:cs="Arial"/>
                <w:b/>
                <w:lang w:eastAsia="ja-JP"/>
              </w:rPr>
            </w:pPr>
            <w:r w:rsidRPr="00794639">
              <w:rPr>
                <w:rFonts w:cs="Arial"/>
                <w:b/>
                <w:lang w:eastAsia="ja-JP"/>
              </w:rPr>
              <w:t>NO CARRIER</w:t>
            </w:r>
          </w:p>
          <w:p w14:paraId="31DB9055" w14:textId="77777777" w:rsidR="00EF0EC9" w:rsidRPr="00794639" w:rsidRDefault="00EF0EC9" w:rsidP="00EF0EC9">
            <w:pPr>
              <w:spacing w:before="40" w:after="40"/>
              <w:rPr>
                <w:rFonts w:cs="Arial"/>
                <w:b/>
                <w:lang w:eastAsia="ja-JP"/>
              </w:rPr>
            </w:pPr>
            <w:r w:rsidRPr="00794639">
              <w:rPr>
                <w:rFonts w:cs="Arial"/>
                <w:b/>
                <w:lang w:eastAsia="ja-JP"/>
              </w:rPr>
              <w:t>+CME ERROR: &lt;err&gt;</w:t>
            </w:r>
          </w:p>
          <w:p w14:paraId="4F3CDA34" w14:textId="77777777" w:rsidR="00EF0EC9" w:rsidRPr="00794639" w:rsidRDefault="00EF0EC9" w:rsidP="00EF0EC9">
            <w:pPr>
              <w:spacing w:before="40" w:after="40"/>
              <w:rPr>
                <w:rFonts w:cs="Arial"/>
                <w:b/>
                <w:lang w:eastAsia="ja-JP"/>
              </w:rPr>
            </w:pPr>
            <w:r w:rsidRPr="00794639">
              <w:rPr>
                <w:rFonts w:cs="Arial"/>
                <w:b/>
                <w:lang w:eastAsia="ja-JP"/>
              </w:rPr>
              <w:t>+KUDP_NOTIF: &lt;session_id&gt;,&lt;udp_notif&gt;</w:t>
            </w:r>
          </w:p>
          <w:p w14:paraId="6C8BE81C" w14:textId="60B9EA94" w:rsidR="00EF0EC9" w:rsidRPr="00DF20AD" w:rsidRDefault="00EF0EC9">
            <w:pPr>
              <w:pStyle w:val="TableBody"/>
              <w:pPrChange w:id="8169" w:author="Elaine Baricante" w:date="2018-11-27T10:32:00Z">
                <w:pPr>
                  <w:spacing w:before="40" w:after="40"/>
                </w:pPr>
              </w:pPrChange>
            </w:pPr>
          </w:p>
          <w:p w14:paraId="4E54779A" w14:textId="77777777" w:rsidR="00EF0EC9" w:rsidRPr="00794639" w:rsidRDefault="00EF0EC9" w:rsidP="00EF0EC9">
            <w:pPr>
              <w:spacing w:before="40" w:after="40"/>
              <w:rPr>
                <w:rFonts w:cs="Arial"/>
                <w:u w:val="single"/>
                <w:lang w:eastAsia="ja-JP"/>
              </w:rPr>
            </w:pPr>
            <w:r w:rsidRPr="00794639">
              <w:rPr>
                <w:rFonts w:cs="Arial"/>
                <w:u w:val="single"/>
                <w:lang w:eastAsia="ja-JP"/>
              </w:rPr>
              <w:t>Parameters</w:t>
            </w:r>
          </w:p>
          <w:p w14:paraId="197D2B7C" w14:textId="77777777" w:rsidR="00EF0EC9" w:rsidRPr="00794639" w:rsidRDefault="00EF0EC9" w:rsidP="00EF0EC9">
            <w:pPr>
              <w:spacing w:before="40" w:after="40"/>
              <w:rPr>
                <w:rFonts w:cs="Arial"/>
                <w:lang w:eastAsia="ja-JP"/>
              </w:rPr>
            </w:pPr>
            <w:r w:rsidRPr="00794639">
              <w:rPr>
                <w:rFonts w:cs="Arial"/>
                <w:b/>
                <w:lang w:eastAsia="ja-JP"/>
              </w:rPr>
              <w:t>&lt;session_id&gt;</w:t>
            </w:r>
            <w:r w:rsidRPr="00794639">
              <w:rPr>
                <w:rFonts w:cs="Arial"/>
                <w:lang w:eastAsia="zh-CN"/>
              </w:rPr>
              <w:tab/>
            </w:r>
            <w:r w:rsidRPr="00794639">
              <w:rPr>
                <w:rFonts w:cs="Arial"/>
                <w:lang w:eastAsia="ja-JP"/>
              </w:rPr>
              <w:t>UDP session index</w:t>
            </w:r>
          </w:p>
          <w:p w14:paraId="71F9F408" w14:textId="77777777" w:rsidR="00EF0EC9" w:rsidRPr="00DF20AD" w:rsidRDefault="00EF0EC9">
            <w:pPr>
              <w:pStyle w:val="TableBody"/>
              <w:pPrChange w:id="8170" w:author="Elaine Baricante" w:date="2018-11-27T10:32:00Z">
                <w:pPr>
                  <w:spacing w:before="40" w:after="40"/>
                </w:pPr>
              </w:pPrChange>
            </w:pPr>
          </w:p>
          <w:p w14:paraId="1D13DBC2" w14:textId="77777777" w:rsidR="00EF0EC9" w:rsidRPr="00794639" w:rsidRDefault="00EF0EC9" w:rsidP="00EF0EC9">
            <w:pPr>
              <w:spacing w:before="40" w:after="40"/>
              <w:rPr>
                <w:rFonts w:cs="Arial"/>
                <w:lang w:eastAsia="ja-JP"/>
              </w:rPr>
            </w:pPr>
            <w:r w:rsidRPr="00794639">
              <w:rPr>
                <w:rFonts w:cs="Arial"/>
                <w:b/>
                <w:lang w:eastAsia="ja-JP"/>
              </w:rPr>
              <w:t>&lt;udp remote address&gt;</w:t>
            </w:r>
            <w:r w:rsidRPr="00794639">
              <w:rPr>
                <w:rFonts w:cs="Arial"/>
                <w:b/>
                <w:lang w:eastAsia="ja-JP"/>
              </w:rPr>
              <w:tab/>
            </w:r>
            <w:r w:rsidRPr="00794639">
              <w:rPr>
                <w:rFonts w:cs="Arial"/>
                <w:lang w:eastAsia="zh-CN"/>
              </w:rPr>
              <w:t>IP address string</w:t>
            </w:r>
            <w:r w:rsidRPr="00794639">
              <w:rPr>
                <w:rFonts w:cs="Arial"/>
                <w:lang w:eastAsia="ja-JP"/>
              </w:rPr>
              <w:t xml:space="preserve"> or explicit name of the remote host</w:t>
            </w:r>
          </w:p>
          <w:p w14:paraId="1DE256E7" w14:textId="77777777" w:rsidR="00EF0EC9" w:rsidRPr="00DF20AD" w:rsidRDefault="00EF0EC9">
            <w:pPr>
              <w:pStyle w:val="TableBody"/>
              <w:pPrChange w:id="8171" w:author="Elaine Baricante" w:date="2018-11-27T10:32:00Z">
                <w:pPr>
                  <w:spacing w:before="40" w:after="40"/>
                </w:pPr>
              </w:pPrChange>
            </w:pPr>
          </w:p>
          <w:p w14:paraId="0F2CA2F4" w14:textId="77777777" w:rsidR="00EF0EC9" w:rsidRPr="00794639" w:rsidRDefault="00EF0EC9" w:rsidP="00EF0EC9">
            <w:pPr>
              <w:spacing w:before="40" w:after="40"/>
              <w:rPr>
                <w:rFonts w:cs="Arial"/>
                <w:lang w:eastAsia="ja-JP"/>
              </w:rPr>
            </w:pPr>
            <w:r w:rsidRPr="00794639">
              <w:rPr>
                <w:rFonts w:cs="Arial"/>
                <w:b/>
                <w:lang w:eastAsia="ja-JP"/>
              </w:rPr>
              <w:t>&lt;udp_port&gt;</w:t>
            </w:r>
            <w:r w:rsidRPr="00794639">
              <w:rPr>
                <w:rFonts w:cs="Arial"/>
                <w:lang w:eastAsia="ja-JP"/>
              </w:rPr>
              <w:tab/>
              <w:t>1 – 65535</w:t>
            </w:r>
            <w:r w:rsidRPr="00794639">
              <w:rPr>
                <w:rFonts w:cs="Arial"/>
                <w:lang w:eastAsia="ja-JP"/>
              </w:rPr>
              <w:tab/>
              <w:t>UDP peer port</w:t>
            </w:r>
          </w:p>
          <w:p w14:paraId="3E74259C" w14:textId="77777777" w:rsidR="00EF0EC9" w:rsidRPr="00DF20AD" w:rsidRDefault="00EF0EC9">
            <w:pPr>
              <w:pStyle w:val="TableBody"/>
              <w:pPrChange w:id="8172" w:author="Elaine Baricante" w:date="2018-11-27T10:32:00Z">
                <w:pPr>
                  <w:spacing w:before="40" w:after="40"/>
                </w:pPr>
              </w:pPrChange>
            </w:pPr>
          </w:p>
          <w:p w14:paraId="08D3A9A4" w14:textId="77777777" w:rsidR="00EF0EC9" w:rsidRPr="00794639" w:rsidRDefault="00EF0EC9" w:rsidP="00EF0EC9">
            <w:pPr>
              <w:spacing w:before="40" w:after="40"/>
              <w:rPr>
                <w:rFonts w:cs="Arial"/>
                <w:lang w:eastAsia="zh-CN"/>
              </w:rPr>
            </w:pPr>
            <w:r w:rsidRPr="00794639">
              <w:rPr>
                <w:rFonts w:cs="Arial"/>
                <w:b/>
                <w:lang w:eastAsia="ja-JP"/>
              </w:rPr>
              <w:t>&lt;ndata&gt;</w:t>
            </w:r>
            <w:r w:rsidRPr="00794639">
              <w:rPr>
                <w:rFonts w:cs="Arial"/>
                <w:lang w:eastAsia="zh-CN"/>
              </w:rPr>
              <w:tab/>
            </w:r>
            <w:r w:rsidRPr="00794639">
              <w:rPr>
                <w:rFonts w:cs="Arial"/>
                <w:lang w:eastAsia="ja-JP"/>
              </w:rPr>
              <w:t>Number of bytes (max value 4294967295)</w:t>
            </w:r>
          </w:p>
          <w:p w14:paraId="3B1FB57F" w14:textId="77777777" w:rsidR="00EF0EC9" w:rsidRPr="00DF20AD" w:rsidRDefault="00EF0EC9">
            <w:pPr>
              <w:pStyle w:val="TableBody"/>
              <w:pPrChange w:id="8173" w:author="Elaine Baricante" w:date="2018-11-27T10:32:00Z">
                <w:pPr>
                  <w:spacing w:before="40" w:after="40"/>
                </w:pPr>
              </w:pPrChange>
            </w:pPr>
          </w:p>
          <w:p w14:paraId="4A829676" w14:textId="132931EE" w:rsidR="00EF0EC9" w:rsidRPr="00794639" w:rsidRDefault="00EF0EC9" w:rsidP="00EF0EC9">
            <w:pPr>
              <w:spacing w:before="40" w:after="40"/>
              <w:rPr>
                <w:rFonts w:cs="Arial"/>
                <w:u w:val="single"/>
                <w:lang w:eastAsia="ja-JP"/>
              </w:rPr>
            </w:pPr>
            <w:r w:rsidRPr="00794639">
              <w:rPr>
                <w:rFonts w:cs="Arial"/>
                <w:b/>
                <w:lang w:eastAsia="ja-JP"/>
              </w:rPr>
              <w:t>&lt;</w:t>
            </w:r>
            <w:r w:rsidRPr="00794639">
              <w:rPr>
                <w:rFonts w:cs="Arial"/>
                <w:b/>
                <w:lang w:eastAsia="zh-CN"/>
              </w:rPr>
              <w:t>udp</w:t>
            </w:r>
            <w:r w:rsidRPr="00794639">
              <w:rPr>
                <w:rFonts w:cs="Arial"/>
                <w:b/>
                <w:lang w:eastAsia="ja-JP"/>
              </w:rPr>
              <w:t>_notif&gt;</w:t>
            </w:r>
            <w:r w:rsidRPr="00794639">
              <w:rPr>
                <w:rFonts w:cs="Arial"/>
                <w:b/>
                <w:lang w:eastAsia="ja-JP"/>
              </w:rPr>
              <w:tab/>
            </w:r>
            <w:r w:rsidRPr="00794639">
              <w:rPr>
                <w:rFonts w:cs="Arial"/>
                <w:lang w:eastAsia="ja-JP"/>
              </w:rPr>
              <w:t xml:space="preserve">See </w:t>
            </w:r>
            <w:r w:rsidRPr="00794639">
              <w:rPr>
                <w:rStyle w:val="Code"/>
              </w:rPr>
              <w:t>AT+KUDPCFG</w:t>
            </w:r>
          </w:p>
        </w:tc>
      </w:tr>
      <w:tr w:rsidR="00EF0EC9" w:rsidRPr="00794639" w14:paraId="19BDDF8E" w14:textId="77777777" w:rsidTr="00170927">
        <w:tc>
          <w:tcPr>
            <w:tcW w:w="0" w:type="dxa"/>
          </w:tcPr>
          <w:p w14:paraId="5350016C" w14:textId="77777777" w:rsidR="00EF0EC9" w:rsidRPr="00794639" w:rsidRDefault="00EF0EC9" w:rsidP="00EF0EC9">
            <w:pPr>
              <w:spacing w:before="40" w:after="40"/>
              <w:rPr>
                <w:rFonts w:cs="Arial"/>
                <w:u w:val="single"/>
                <w:lang w:eastAsia="ja-JP"/>
              </w:rPr>
            </w:pPr>
            <w:r w:rsidRPr="00794639">
              <w:rPr>
                <w:rFonts w:cs="Arial"/>
                <w:u w:val="single"/>
                <w:lang w:eastAsia="ja-JP"/>
              </w:rPr>
              <w:lastRenderedPageBreak/>
              <w:t>Reference</w:t>
            </w:r>
          </w:p>
          <w:p w14:paraId="3F53689F" w14:textId="77777777" w:rsidR="00EF0EC9" w:rsidRPr="00794639" w:rsidRDefault="00EF0EC9" w:rsidP="00EF0EC9">
            <w:pPr>
              <w:spacing w:before="40" w:after="40"/>
              <w:rPr>
                <w:rFonts w:cs="Arial"/>
                <w:lang w:eastAsia="ja-JP"/>
              </w:rPr>
            </w:pPr>
            <w:r w:rsidRPr="00794639">
              <w:rPr>
                <w:rFonts w:cs="Arial"/>
                <w:lang w:eastAsia="ja-JP"/>
              </w:rPr>
              <w:t>Sierra Wireless Proprietary</w:t>
            </w:r>
          </w:p>
        </w:tc>
        <w:tc>
          <w:tcPr>
            <w:tcW w:w="7269" w:type="dxa"/>
          </w:tcPr>
          <w:p w14:paraId="7DE1742C" w14:textId="77777777" w:rsidR="00EF0EC9" w:rsidRPr="00794639" w:rsidRDefault="00EF0EC9" w:rsidP="00EF0EC9">
            <w:pPr>
              <w:spacing w:before="40" w:after="40"/>
              <w:rPr>
                <w:rFonts w:cs="Arial"/>
                <w:u w:val="single"/>
                <w:lang w:eastAsia="zh-CN"/>
              </w:rPr>
            </w:pPr>
            <w:r w:rsidRPr="00794639">
              <w:rPr>
                <w:rFonts w:cs="Arial"/>
                <w:u w:val="single"/>
                <w:lang w:eastAsia="ja-JP"/>
              </w:rPr>
              <w:t>Notes</w:t>
            </w:r>
          </w:p>
          <w:p w14:paraId="4D32C913" w14:textId="77777777" w:rsidR="00EF0EC9" w:rsidRPr="00794639" w:rsidRDefault="00EF0EC9" w:rsidP="00EF0EC9">
            <w:pPr>
              <w:numPr>
                <w:ilvl w:val="0"/>
                <w:numId w:val="77"/>
              </w:numPr>
              <w:spacing w:before="40" w:after="40"/>
              <w:rPr>
                <w:rFonts w:cs="Arial"/>
                <w:lang w:eastAsia="ja-JP"/>
              </w:rPr>
            </w:pPr>
            <w:r w:rsidRPr="00794639">
              <w:rPr>
                <w:rFonts w:cs="Arial"/>
                <w:lang w:eastAsia="ja-JP"/>
              </w:rPr>
              <w:t xml:space="preserve">All data </w:t>
            </w:r>
            <w:r w:rsidRPr="00794639">
              <w:rPr>
                <w:rFonts w:cs="Arial"/>
                <w:lang w:eastAsia="zh-CN"/>
              </w:rPr>
              <w:t>will</w:t>
            </w:r>
            <w:r w:rsidRPr="00794639">
              <w:rPr>
                <w:rFonts w:cs="Arial"/>
                <w:lang w:eastAsia="ja-JP"/>
              </w:rPr>
              <w:t xml:space="preserve"> be sent out ignoring </w:t>
            </w:r>
            <w:r w:rsidRPr="00794639">
              <w:rPr>
                <w:rFonts w:eastAsia="SimSun" w:cs="Arial"/>
                <w:lang w:eastAsia="ja-JP"/>
              </w:rPr>
              <w:t>&lt;ndata&gt;</w:t>
            </w:r>
            <w:r w:rsidRPr="00794639">
              <w:rPr>
                <w:rFonts w:cs="Arial"/>
                <w:lang w:eastAsia="ja-JP"/>
              </w:rPr>
              <w:t xml:space="preserve">. If data </w:t>
            </w:r>
            <w:r w:rsidRPr="00794639">
              <w:rPr>
                <w:rFonts w:cs="Arial"/>
                <w:lang w:eastAsia="zh-CN"/>
              </w:rPr>
              <w:t xml:space="preserve">sent </w:t>
            </w:r>
            <w:r w:rsidRPr="00794639">
              <w:rPr>
                <w:rFonts w:cs="Arial"/>
                <w:lang w:eastAsia="ja-JP"/>
              </w:rPr>
              <w:t xml:space="preserve">is not equal to </w:t>
            </w:r>
            <w:r w:rsidRPr="00794639">
              <w:rPr>
                <w:rFonts w:eastAsia="SimSun" w:cs="Arial"/>
                <w:lang w:eastAsia="ja-JP"/>
              </w:rPr>
              <w:t>&lt;ndata&gt;</w:t>
            </w:r>
            <w:r w:rsidRPr="00794639">
              <w:rPr>
                <w:rFonts w:cs="Arial"/>
                <w:lang w:eastAsia="ja-JP"/>
              </w:rPr>
              <w:t xml:space="preserve"> then </w:t>
            </w:r>
            <w:r w:rsidRPr="00794639">
              <w:rPr>
                <w:rStyle w:val="Code"/>
              </w:rPr>
              <w:t>+</w:t>
            </w:r>
            <w:r w:rsidRPr="00794639">
              <w:rPr>
                <w:rStyle w:val="Code"/>
                <w:rFonts w:eastAsia="SimSun"/>
              </w:rPr>
              <w:t>KUDP_NOTIF</w:t>
            </w:r>
            <w:r w:rsidRPr="00794639">
              <w:rPr>
                <w:rFonts w:cs="Arial"/>
                <w:lang w:eastAsia="ja-JP"/>
              </w:rPr>
              <w:t xml:space="preserve"> will be displayed.</w:t>
            </w:r>
          </w:p>
          <w:p w14:paraId="3058B8F1" w14:textId="77777777" w:rsidR="00EF0EC9" w:rsidRPr="00794639" w:rsidRDefault="00EF0EC9" w:rsidP="00EF0EC9">
            <w:pPr>
              <w:numPr>
                <w:ilvl w:val="0"/>
                <w:numId w:val="77"/>
              </w:numPr>
              <w:spacing w:before="40" w:after="40"/>
              <w:rPr>
                <w:rFonts w:cs="Arial"/>
                <w:lang w:eastAsia="zh-CN"/>
              </w:rPr>
            </w:pPr>
            <w:r w:rsidRPr="00794639">
              <w:rPr>
                <w:rFonts w:eastAsia="SimSun" w:cs="Arial"/>
                <w:lang w:eastAsia="ja-JP"/>
              </w:rPr>
              <w:t>&lt;ndata&gt;</w:t>
            </w:r>
            <w:r w:rsidRPr="00794639">
              <w:rPr>
                <w:rFonts w:cs="Arial"/>
                <w:lang w:eastAsia="ja-JP"/>
              </w:rPr>
              <w:t xml:space="preserve"> is the </w:t>
            </w:r>
            <w:r w:rsidRPr="00794639">
              <w:rPr>
                <w:rFonts w:cs="Arial"/>
                <w:lang w:eastAsia="zh-CN"/>
              </w:rPr>
              <w:t xml:space="preserve">data </w:t>
            </w:r>
            <w:r w:rsidRPr="00794639">
              <w:rPr>
                <w:rFonts w:cs="Arial"/>
                <w:lang w:eastAsia="ja-JP"/>
              </w:rPr>
              <w:t xml:space="preserve">size without </w:t>
            </w:r>
            <w:r w:rsidRPr="00794639">
              <w:rPr>
                <w:rFonts w:eastAsia="SimSun" w:cs="Arial"/>
                <w:lang w:eastAsia="ja-JP"/>
              </w:rPr>
              <w:t>&lt;EOF pattern&gt;.</w:t>
            </w:r>
          </w:p>
          <w:p w14:paraId="56BBC3A0" w14:textId="77777777" w:rsidR="00EF0EC9" w:rsidRPr="00794639" w:rsidRDefault="00EF0EC9" w:rsidP="00EF0EC9">
            <w:pPr>
              <w:numPr>
                <w:ilvl w:val="0"/>
                <w:numId w:val="77"/>
              </w:numPr>
              <w:spacing w:before="40" w:after="40"/>
              <w:rPr>
                <w:rFonts w:cs="Arial"/>
                <w:lang w:eastAsia="zh-CN"/>
              </w:rPr>
            </w:pPr>
            <w:r w:rsidRPr="00794639">
              <w:rPr>
                <w:rFonts w:cs="Arial"/>
                <w:lang w:eastAsia="zh-CN"/>
              </w:rPr>
              <w:t xml:space="preserve">It is highly recommended to configure the module for hardware flow control using </w:t>
            </w:r>
            <w:r w:rsidRPr="00794639">
              <w:rPr>
                <w:rStyle w:val="Code"/>
              </w:rPr>
              <w:t>AT&amp;K3</w:t>
            </w:r>
            <w:r w:rsidRPr="00794639">
              <w:rPr>
                <w:rFonts w:cs="Arial"/>
                <w:lang w:eastAsia="zh-CN"/>
              </w:rPr>
              <w:t xml:space="preserve"> before using this command.</w:t>
            </w:r>
          </w:p>
          <w:p w14:paraId="7C4CB54D" w14:textId="77777777" w:rsidR="00EF0EC9" w:rsidRPr="00794639" w:rsidRDefault="00EF0EC9" w:rsidP="00EF0EC9">
            <w:pPr>
              <w:numPr>
                <w:ilvl w:val="0"/>
                <w:numId w:val="77"/>
              </w:numPr>
              <w:spacing w:before="40" w:after="40"/>
              <w:rPr>
                <w:rFonts w:cs="Arial"/>
                <w:lang w:eastAsia="ja-JP"/>
              </w:rPr>
            </w:pPr>
            <w:r w:rsidRPr="00794639">
              <w:rPr>
                <w:rFonts w:cs="Arial"/>
                <w:lang w:eastAsia="ja-JP"/>
              </w:rPr>
              <w:t xml:space="preserve">Refer to </w:t>
            </w:r>
            <w:r w:rsidRPr="00794639">
              <w:rPr>
                <w:rStyle w:val="Code"/>
              </w:rPr>
              <w:t>AT&amp;D</w:t>
            </w:r>
            <w:r w:rsidRPr="00794639">
              <w:rPr>
                <w:rFonts w:cs="Arial"/>
                <w:lang w:eastAsia="ja-JP"/>
              </w:rPr>
              <w:t xml:space="preserve"> for the behavior of DTR drop</w:t>
            </w:r>
            <w:r w:rsidRPr="00794639">
              <w:rPr>
                <w:rFonts w:eastAsia="SimSun" w:cs="Arial"/>
                <w:lang w:eastAsia="ja-JP"/>
              </w:rPr>
              <w:t>.</w:t>
            </w:r>
          </w:p>
          <w:p w14:paraId="25D4458F" w14:textId="77777777" w:rsidR="00EF0EC9" w:rsidRPr="00794639" w:rsidRDefault="00EF0EC9" w:rsidP="00EF0EC9">
            <w:pPr>
              <w:numPr>
                <w:ilvl w:val="0"/>
                <w:numId w:val="77"/>
              </w:numPr>
              <w:spacing w:before="40" w:after="40"/>
              <w:rPr>
                <w:rFonts w:cs="Arial"/>
                <w:lang w:eastAsia="ja-JP"/>
              </w:rPr>
            </w:pPr>
            <w:r w:rsidRPr="00794639">
              <w:rPr>
                <w:rFonts w:cs="Arial"/>
                <w:lang w:eastAsia="ja-JP"/>
              </w:rPr>
              <w:t>The maximum transmission unit (MTU) is 1500 Bytes.</w:t>
            </w:r>
          </w:p>
          <w:p w14:paraId="5B7D38B8" w14:textId="77777777" w:rsidR="00EF0EC9" w:rsidRPr="00794639" w:rsidRDefault="00EF0EC9" w:rsidP="00EF0EC9">
            <w:pPr>
              <w:numPr>
                <w:ilvl w:val="0"/>
                <w:numId w:val="77"/>
              </w:numPr>
              <w:spacing w:before="40" w:after="40"/>
              <w:rPr>
                <w:rFonts w:cs="Arial"/>
                <w:u w:val="single"/>
                <w:lang w:eastAsia="ja-JP"/>
              </w:rPr>
            </w:pPr>
            <w:r w:rsidRPr="00794639">
              <w:rPr>
                <w:rFonts w:cs="Arial"/>
                <w:lang w:eastAsia="ja-JP"/>
              </w:rPr>
              <w:t xml:space="preserve">The &lt;udp remote address&gt; and &lt;udp_port&gt; are saved internally such that they can be omitted in subsequent calls of </w:t>
            </w:r>
            <w:r w:rsidRPr="00794639">
              <w:rPr>
                <w:rStyle w:val="Code"/>
              </w:rPr>
              <w:t>+KUDPSND</w:t>
            </w:r>
            <w:r w:rsidRPr="00794639">
              <w:rPr>
                <w:rFonts w:cs="Arial"/>
                <w:lang w:eastAsia="ja-JP"/>
              </w:rPr>
              <w:t>.</w:t>
            </w:r>
          </w:p>
          <w:p w14:paraId="6DF5C667" w14:textId="77777777" w:rsidR="00EF0EC9" w:rsidRPr="00794639" w:rsidRDefault="00EF0EC9" w:rsidP="00EF0EC9">
            <w:pPr>
              <w:numPr>
                <w:ilvl w:val="0"/>
                <w:numId w:val="77"/>
              </w:numPr>
              <w:spacing w:before="40" w:after="40"/>
              <w:rPr>
                <w:rFonts w:cs="Arial"/>
                <w:lang w:eastAsia="ja-JP"/>
              </w:rPr>
            </w:pPr>
            <w:r w:rsidRPr="00794639">
              <w:rPr>
                <w:rFonts w:cs="Arial"/>
                <w:lang w:eastAsia="ja-JP"/>
              </w:rPr>
              <w:t xml:space="preserve">The packet segmentation is controlled by </w:t>
            </w:r>
            <w:r w:rsidRPr="00794639">
              <w:rPr>
                <w:rStyle w:val="Code"/>
              </w:rPr>
              <w:t>+KIPOPT</w:t>
            </w:r>
            <w:r w:rsidRPr="00794639">
              <w:rPr>
                <w:rFonts w:cs="Arial"/>
                <w:lang w:eastAsia="ja-JP"/>
              </w:rPr>
              <w:t xml:space="preserve"> with &lt;option_id&gt;=0, and the maximum UDP packet size is limited by &lt;send size v4&gt; (1472 bytes) or &lt;send size v6&gt; (1452 bytes). Default value for both parameters is 1020 bytes.</w:t>
            </w:r>
          </w:p>
          <w:p w14:paraId="2FE5B0D6" w14:textId="7E71214F" w:rsidR="00EF0EC9" w:rsidRPr="00794639" w:rsidRDefault="00EF0EC9" w:rsidP="00EF0EC9">
            <w:pPr>
              <w:numPr>
                <w:ilvl w:val="0"/>
                <w:numId w:val="77"/>
              </w:numPr>
              <w:spacing w:before="40" w:after="40"/>
              <w:rPr>
                <w:rFonts w:cs="Arial"/>
                <w:lang w:eastAsia="ja-JP"/>
              </w:rPr>
            </w:pPr>
            <w:r w:rsidRPr="00794639">
              <w:rPr>
                <w:rFonts w:cs="Arial"/>
                <w:lang w:eastAsia="ja-JP"/>
              </w:rPr>
              <w:t>The data session can also be ended by &lt;EOF pattern&gt;, +++ or DTR.</w:t>
            </w:r>
          </w:p>
        </w:tc>
      </w:tr>
    </w:tbl>
    <w:p w14:paraId="24360DF3"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74" w:name="_Toc448912352"/>
      <w:bookmarkStart w:id="8175" w:name="_Toc486251769"/>
      <w:bookmarkStart w:id="8176" w:name="_Toc489371256"/>
      <w:bookmarkStart w:id="8177" w:name="_Toc511294406"/>
      <w:bookmarkStart w:id="8178" w:name="_Ref518400901"/>
      <w:r w:rsidRPr="00794639">
        <w:rPr>
          <w:rFonts w:ascii="Arial" w:eastAsia="SimSun" w:hAnsi="Arial" w:cs="Arial"/>
          <w:b/>
          <w:sz w:val="32"/>
          <w:szCs w:val="28"/>
          <w:lang w:eastAsia="zh-CN"/>
        </w:rPr>
        <w:t>+KUDPCLOSE Command: Close Current UDP Operation</w:t>
      </w:r>
      <w:bookmarkEnd w:id="8174"/>
      <w:bookmarkEnd w:id="8175"/>
      <w:bookmarkEnd w:id="8176"/>
      <w:bookmarkEnd w:id="8177"/>
      <w:bookmarkEnd w:id="8178"/>
    </w:p>
    <w:tbl>
      <w:tblPr>
        <w:tblStyle w:val="TableSWIleft1"/>
        <w:tblW w:w="8997" w:type="dxa"/>
        <w:tblLayout w:type="fixed"/>
        <w:tblLook w:val="04A0" w:firstRow="1" w:lastRow="0" w:firstColumn="1" w:lastColumn="0" w:noHBand="0" w:noVBand="1"/>
      </w:tblPr>
      <w:tblGrid>
        <w:gridCol w:w="1728"/>
        <w:gridCol w:w="7269"/>
      </w:tblGrid>
      <w:tr w:rsidR="00EF0EC9" w:rsidRPr="00794639" w14:paraId="510A884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8C1E211" w14:textId="2E6D435D"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47E5D727" w14:textId="77777777" w:rsidTr="00170927">
        <w:trPr>
          <w:cantSplit w:val="0"/>
        </w:trPr>
        <w:tc>
          <w:tcPr>
            <w:tcW w:w="0" w:type="dxa"/>
          </w:tcPr>
          <w:p w14:paraId="1C1A1CE7" w14:textId="77777777" w:rsidR="00EF0EC9" w:rsidRPr="00794639" w:rsidRDefault="00EF0EC9" w:rsidP="00EF0EC9">
            <w:pPr>
              <w:spacing w:before="40" w:after="40"/>
              <w:rPr>
                <w:rFonts w:cs="Arial"/>
                <w:lang w:eastAsia="ja-JP"/>
              </w:rPr>
            </w:pPr>
            <w:r w:rsidRPr="00794639">
              <w:rPr>
                <w:rFonts w:cs="Arial"/>
                <w:i/>
                <w:lang w:eastAsia="ja-JP"/>
              </w:rPr>
              <w:t>Test command</w:t>
            </w:r>
          </w:p>
          <w:p w14:paraId="30D383FD" w14:textId="77777777" w:rsidR="00EF0EC9" w:rsidRPr="00794639" w:rsidRDefault="00EF0EC9" w:rsidP="00EF0EC9">
            <w:pPr>
              <w:spacing w:before="40" w:after="40"/>
              <w:rPr>
                <w:rFonts w:cs="Arial"/>
                <w:lang w:eastAsia="ja-JP"/>
              </w:rPr>
            </w:pPr>
          </w:p>
          <w:p w14:paraId="3D7B51FC" w14:textId="77777777" w:rsidR="00EF0EC9" w:rsidRPr="00794639" w:rsidRDefault="00EF0EC9" w:rsidP="00EF0EC9">
            <w:pPr>
              <w:spacing w:before="40" w:after="40"/>
              <w:rPr>
                <w:rFonts w:cs="Arial"/>
                <w:lang w:eastAsia="ja-JP"/>
              </w:rPr>
            </w:pPr>
            <w:r w:rsidRPr="00794639">
              <w:rPr>
                <w:rFonts w:cs="Arial"/>
                <w:u w:val="single"/>
                <w:lang w:eastAsia="ja-JP"/>
              </w:rPr>
              <w:t>Syntax</w:t>
            </w:r>
          </w:p>
          <w:p w14:paraId="3F04F88E" w14:textId="77777777" w:rsidR="00EF0EC9" w:rsidRPr="00794639" w:rsidDel="00587C8D" w:rsidRDefault="00EF0EC9" w:rsidP="00EF0EC9">
            <w:pPr>
              <w:spacing w:before="40" w:after="40"/>
              <w:rPr>
                <w:rFonts w:cs="Arial"/>
                <w:b/>
                <w:lang w:eastAsia="ja-JP"/>
              </w:rPr>
            </w:pPr>
            <w:r w:rsidRPr="00794639">
              <w:rPr>
                <w:rFonts w:cs="Arial"/>
                <w:b/>
                <w:lang w:eastAsia="ja-JP"/>
              </w:rPr>
              <w:t>AT+KUDPCLOSE=?</w:t>
            </w:r>
          </w:p>
        </w:tc>
        <w:tc>
          <w:tcPr>
            <w:tcW w:w="7269" w:type="dxa"/>
          </w:tcPr>
          <w:p w14:paraId="3CC0286B" w14:textId="77777777" w:rsidR="00EF0EC9" w:rsidRPr="00794639" w:rsidRDefault="00EF0EC9" w:rsidP="00EF0EC9">
            <w:pPr>
              <w:spacing w:before="40" w:after="40"/>
              <w:rPr>
                <w:rFonts w:cs="Arial"/>
                <w:u w:val="single"/>
                <w:lang w:eastAsia="ja-JP"/>
              </w:rPr>
            </w:pPr>
          </w:p>
          <w:p w14:paraId="32DB59A1" w14:textId="77777777" w:rsidR="00EF0EC9" w:rsidRPr="00794639" w:rsidRDefault="00EF0EC9" w:rsidP="00EF0EC9">
            <w:pPr>
              <w:spacing w:before="40" w:after="40"/>
              <w:rPr>
                <w:rFonts w:cs="Arial"/>
                <w:u w:val="single"/>
                <w:lang w:eastAsia="ja-JP"/>
              </w:rPr>
            </w:pPr>
          </w:p>
          <w:p w14:paraId="240A3747" w14:textId="77777777" w:rsidR="00EF0EC9" w:rsidRPr="00794639" w:rsidRDefault="00EF0EC9" w:rsidP="00EF0EC9">
            <w:pPr>
              <w:spacing w:before="40" w:after="40"/>
              <w:rPr>
                <w:rFonts w:cs="Arial"/>
                <w:lang w:eastAsia="ja-JP"/>
              </w:rPr>
            </w:pPr>
            <w:r w:rsidRPr="00794639">
              <w:rPr>
                <w:rFonts w:cs="Arial"/>
                <w:u w:val="single"/>
                <w:lang w:eastAsia="ja-JP"/>
              </w:rPr>
              <w:t>Response</w:t>
            </w:r>
          </w:p>
          <w:p w14:paraId="36F764B4" w14:textId="77777777" w:rsidR="00EF0EC9" w:rsidRPr="00794639" w:rsidRDefault="00EF0EC9" w:rsidP="00EF0EC9">
            <w:pPr>
              <w:spacing w:before="40" w:after="40"/>
              <w:rPr>
                <w:rFonts w:cs="Arial"/>
                <w:b/>
                <w:lang w:eastAsia="ja-JP"/>
              </w:rPr>
            </w:pPr>
            <w:r w:rsidRPr="00794639">
              <w:rPr>
                <w:rFonts w:cs="Arial"/>
                <w:b/>
                <w:lang w:eastAsia="ja-JP"/>
              </w:rPr>
              <w:t>+KUDPCLOSE: (</w:t>
            </w:r>
            <w:r w:rsidRPr="00794639">
              <w:rPr>
                <w:rFonts w:cs="Arial"/>
                <w:lang w:eastAsia="ja-JP"/>
              </w:rPr>
              <w:t xml:space="preserve">list of possible </w:t>
            </w:r>
            <w:r w:rsidRPr="00794639">
              <w:rPr>
                <w:rFonts w:cs="Arial"/>
                <w:b/>
                <w:lang w:eastAsia="ja-JP"/>
              </w:rPr>
              <w:t>&lt;session_id&gt;</w:t>
            </w:r>
            <w:r w:rsidRPr="00794639">
              <w:rPr>
                <w:rFonts w:cs="Arial"/>
                <w:lang w:eastAsia="ja-JP"/>
              </w:rPr>
              <w:t>s</w:t>
            </w:r>
            <w:r w:rsidRPr="00794639">
              <w:rPr>
                <w:rFonts w:cs="Arial"/>
                <w:b/>
                <w:lang w:eastAsia="ja-JP"/>
              </w:rPr>
              <w:t>),(</w:t>
            </w:r>
            <w:r w:rsidRPr="00794639">
              <w:rPr>
                <w:rFonts w:cs="Arial"/>
                <w:lang w:eastAsia="ja-JP"/>
              </w:rPr>
              <w:t xml:space="preserve">list of possible </w:t>
            </w:r>
            <w:r w:rsidRPr="00794639">
              <w:rPr>
                <w:rFonts w:cs="Arial"/>
                <w:b/>
                <w:lang w:eastAsia="ja-JP"/>
              </w:rPr>
              <w:t>&lt;keep_cfg&gt;</w:t>
            </w:r>
            <w:r w:rsidRPr="00794639">
              <w:rPr>
                <w:rFonts w:cs="Arial"/>
                <w:lang w:eastAsia="ja-JP"/>
              </w:rPr>
              <w:t>s</w:t>
            </w:r>
            <w:r w:rsidRPr="00794639">
              <w:rPr>
                <w:rFonts w:cs="Arial"/>
                <w:b/>
                <w:lang w:eastAsia="ja-JP"/>
              </w:rPr>
              <w:t>)</w:t>
            </w:r>
          </w:p>
          <w:p w14:paraId="4BDF12EC" w14:textId="77777777" w:rsidR="00EF0EC9" w:rsidRPr="00794639" w:rsidRDefault="00EF0EC9" w:rsidP="00EF0EC9">
            <w:pPr>
              <w:spacing w:before="40" w:after="40"/>
              <w:rPr>
                <w:rFonts w:cs="Arial"/>
                <w:lang w:eastAsia="ja-JP"/>
              </w:rPr>
            </w:pPr>
            <w:r w:rsidRPr="00794639">
              <w:rPr>
                <w:rFonts w:cs="Arial"/>
                <w:b/>
                <w:lang w:eastAsia="ja-JP"/>
              </w:rPr>
              <w:t>OK</w:t>
            </w:r>
          </w:p>
        </w:tc>
      </w:tr>
      <w:tr w:rsidR="00EF0EC9" w:rsidRPr="00794639" w14:paraId="2127D255" w14:textId="77777777" w:rsidTr="00170927">
        <w:trPr>
          <w:cantSplit w:val="0"/>
        </w:trPr>
        <w:tc>
          <w:tcPr>
            <w:tcW w:w="1728" w:type="dxa"/>
          </w:tcPr>
          <w:p w14:paraId="577BD0D4" w14:textId="77777777" w:rsidR="00EF0EC9" w:rsidRPr="00794639" w:rsidRDefault="00EF0EC9" w:rsidP="00EF0EC9">
            <w:pPr>
              <w:spacing w:before="40" w:after="40"/>
              <w:rPr>
                <w:rFonts w:cs="Arial"/>
                <w:i/>
                <w:lang w:eastAsia="ja-JP"/>
              </w:rPr>
            </w:pPr>
            <w:r w:rsidRPr="00794639">
              <w:rPr>
                <w:rFonts w:cs="Arial"/>
                <w:i/>
                <w:lang w:eastAsia="ja-JP"/>
              </w:rPr>
              <w:t>Write command</w:t>
            </w:r>
          </w:p>
          <w:p w14:paraId="440730CE" w14:textId="77777777" w:rsidR="00EF0EC9" w:rsidRPr="00794639" w:rsidRDefault="00EF0EC9" w:rsidP="00EF0EC9">
            <w:pPr>
              <w:spacing w:before="40" w:after="40"/>
              <w:rPr>
                <w:rFonts w:cs="Arial"/>
                <w:lang w:eastAsia="ja-JP"/>
              </w:rPr>
            </w:pPr>
          </w:p>
          <w:p w14:paraId="62E815DE" w14:textId="77777777" w:rsidR="00EF0EC9" w:rsidRPr="00794639" w:rsidRDefault="00EF0EC9" w:rsidP="00EF0EC9">
            <w:pPr>
              <w:spacing w:before="40" w:after="40"/>
              <w:rPr>
                <w:rFonts w:cs="Arial"/>
                <w:u w:val="single"/>
                <w:lang w:eastAsia="ja-JP"/>
              </w:rPr>
            </w:pPr>
            <w:r w:rsidRPr="00794639">
              <w:rPr>
                <w:rFonts w:cs="Arial"/>
                <w:u w:val="single"/>
                <w:lang w:eastAsia="ja-JP"/>
              </w:rPr>
              <w:t>Syntax</w:t>
            </w:r>
          </w:p>
          <w:p w14:paraId="7C9BC6FA" w14:textId="77777777" w:rsidR="00EF0EC9" w:rsidRPr="00794639" w:rsidRDefault="00EF0EC9" w:rsidP="00EF0EC9">
            <w:pPr>
              <w:spacing w:before="40" w:after="40"/>
              <w:rPr>
                <w:rFonts w:cs="Arial"/>
                <w:u w:val="single"/>
                <w:lang w:eastAsia="ja-JP"/>
              </w:rPr>
            </w:pPr>
            <w:r w:rsidRPr="00794639">
              <w:rPr>
                <w:rFonts w:cs="Arial"/>
                <w:b/>
                <w:lang w:eastAsia="ja-JP"/>
              </w:rPr>
              <w:t>AT+KUDPCLOSE=&lt;session_id&gt;</w:t>
            </w:r>
            <w:r w:rsidRPr="00794639">
              <w:rPr>
                <w:rFonts w:cs="Arial"/>
                <w:b/>
                <w:lang w:eastAsia="ja-JP"/>
              </w:rPr>
              <w:br/>
              <w:t>[,&lt;keep_cfg&gt;]</w:t>
            </w:r>
          </w:p>
        </w:tc>
        <w:tc>
          <w:tcPr>
            <w:tcW w:w="7269" w:type="dxa"/>
          </w:tcPr>
          <w:p w14:paraId="7F2D6325" w14:textId="77777777" w:rsidR="00EF0EC9" w:rsidRPr="00794639" w:rsidRDefault="00EF0EC9" w:rsidP="00EF0EC9">
            <w:pPr>
              <w:spacing w:before="40" w:after="40"/>
              <w:rPr>
                <w:rFonts w:cs="Arial"/>
                <w:u w:val="single"/>
                <w:lang w:eastAsia="ja-JP"/>
              </w:rPr>
            </w:pPr>
          </w:p>
          <w:p w14:paraId="0B418C3D" w14:textId="77777777" w:rsidR="00EF0EC9" w:rsidRPr="00794639" w:rsidRDefault="00EF0EC9" w:rsidP="00EF0EC9">
            <w:pPr>
              <w:spacing w:before="40" w:after="40"/>
              <w:rPr>
                <w:rFonts w:cs="Arial"/>
                <w:u w:val="single"/>
                <w:lang w:eastAsia="ja-JP"/>
              </w:rPr>
            </w:pPr>
          </w:p>
          <w:p w14:paraId="6CADB522" w14:textId="77777777" w:rsidR="00EF0EC9" w:rsidRPr="00794639" w:rsidRDefault="00EF0EC9" w:rsidP="00EF0EC9">
            <w:pPr>
              <w:spacing w:before="40" w:after="40"/>
              <w:rPr>
                <w:rFonts w:cs="Arial"/>
                <w:u w:val="single"/>
                <w:lang w:eastAsia="ja-JP"/>
              </w:rPr>
            </w:pPr>
            <w:r w:rsidRPr="00794639">
              <w:rPr>
                <w:rFonts w:cs="Arial"/>
                <w:u w:val="single"/>
                <w:lang w:eastAsia="ja-JP"/>
              </w:rPr>
              <w:t>Response</w:t>
            </w:r>
          </w:p>
          <w:p w14:paraId="5F0AC34C" w14:textId="77777777" w:rsidR="00EF0EC9" w:rsidRPr="00794639" w:rsidRDefault="00EF0EC9" w:rsidP="00EF0EC9">
            <w:pPr>
              <w:spacing w:before="40" w:after="40"/>
              <w:rPr>
                <w:rFonts w:cs="Arial"/>
                <w:b/>
                <w:lang w:eastAsia="ja-JP"/>
              </w:rPr>
            </w:pPr>
            <w:r w:rsidRPr="00794639">
              <w:rPr>
                <w:rFonts w:cs="Arial"/>
                <w:b/>
                <w:lang w:eastAsia="ja-JP"/>
              </w:rPr>
              <w:t>OK</w:t>
            </w:r>
          </w:p>
          <w:p w14:paraId="3AF334D1" w14:textId="77777777" w:rsidR="00EF0EC9" w:rsidRPr="00794639" w:rsidRDefault="00EF0EC9" w:rsidP="00EF0EC9">
            <w:pPr>
              <w:spacing w:before="40" w:after="40"/>
              <w:rPr>
                <w:rFonts w:cs="Arial"/>
                <w:lang w:eastAsia="ja-JP"/>
              </w:rPr>
            </w:pPr>
          </w:p>
          <w:p w14:paraId="1F3E1995" w14:textId="77777777" w:rsidR="00EF0EC9" w:rsidRPr="00794639" w:rsidRDefault="00EF0EC9" w:rsidP="00EF0EC9">
            <w:pPr>
              <w:spacing w:before="40" w:after="40"/>
              <w:rPr>
                <w:rFonts w:cs="Arial"/>
                <w:b/>
                <w:lang w:eastAsia="ja-JP"/>
              </w:rPr>
            </w:pPr>
            <w:r w:rsidRPr="00794639">
              <w:rPr>
                <w:rFonts w:cs="Arial"/>
                <w:lang w:eastAsia="ja-JP"/>
              </w:rPr>
              <w:t>or</w:t>
            </w:r>
          </w:p>
          <w:p w14:paraId="2C6832EF" w14:textId="77777777" w:rsidR="00EF0EC9" w:rsidRPr="00794639" w:rsidRDefault="00EF0EC9" w:rsidP="00EF0EC9">
            <w:pPr>
              <w:spacing w:before="40" w:after="40"/>
              <w:rPr>
                <w:rFonts w:cs="Arial"/>
                <w:b/>
                <w:lang w:eastAsia="ja-JP"/>
              </w:rPr>
            </w:pPr>
            <w:r w:rsidRPr="00794639">
              <w:rPr>
                <w:rFonts w:cs="Arial"/>
                <w:b/>
                <w:lang w:eastAsia="ja-JP"/>
              </w:rPr>
              <w:t>+KUDP_NOTIF: &lt;session_id&gt;,</w:t>
            </w:r>
            <w:r w:rsidRPr="00794639">
              <w:rPr>
                <w:rFonts w:cs="Arial"/>
                <w:b/>
                <w:lang w:eastAsia="zh-CN"/>
              </w:rPr>
              <w:t xml:space="preserve"> </w:t>
            </w:r>
            <w:r w:rsidRPr="00794639">
              <w:rPr>
                <w:rFonts w:cs="Arial"/>
                <w:b/>
                <w:lang w:eastAsia="ja-JP"/>
              </w:rPr>
              <w:t>&lt;udp_notif&gt;</w:t>
            </w:r>
          </w:p>
          <w:p w14:paraId="3476D171" w14:textId="77777777" w:rsidR="00EF0EC9" w:rsidRPr="00794639" w:rsidRDefault="00EF0EC9" w:rsidP="00EF0EC9">
            <w:pPr>
              <w:spacing w:before="40" w:after="40"/>
              <w:rPr>
                <w:rFonts w:cs="Arial"/>
                <w:u w:val="single"/>
                <w:lang w:eastAsia="ja-JP"/>
              </w:rPr>
            </w:pPr>
          </w:p>
          <w:p w14:paraId="4D4DB4FD" w14:textId="77777777" w:rsidR="00EF0EC9" w:rsidRPr="00794639" w:rsidRDefault="00EF0EC9" w:rsidP="00EF0EC9">
            <w:pPr>
              <w:spacing w:before="40" w:after="40"/>
              <w:rPr>
                <w:rFonts w:cs="Arial"/>
                <w:u w:val="single"/>
                <w:lang w:eastAsia="ja-JP"/>
              </w:rPr>
            </w:pPr>
            <w:r w:rsidRPr="00794639">
              <w:rPr>
                <w:rFonts w:cs="Arial"/>
                <w:u w:val="single"/>
                <w:lang w:eastAsia="ja-JP"/>
              </w:rPr>
              <w:t>Parameters</w:t>
            </w:r>
          </w:p>
          <w:p w14:paraId="39253F0D" w14:textId="77777777" w:rsidR="00EF0EC9" w:rsidRPr="00794639" w:rsidRDefault="00EF0EC9" w:rsidP="00EF0EC9">
            <w:pPr>
              <w:spacing w:before="40" w:after="40"/>
              <w:rPr>
                <w:rFonts w:cs="Arial"/>
                <w:lang w:eastAsia="ja-JP"/>
              </w:rPr>
            </w:pPr>
            <w:r w:rsidRPr="00794639">
              <w:rPr>
                <w:rFonts w:cs="Arial"/>
                <w:b/>
                <w:lang w:eastAsia="ja-JP"/>
              </w:rPr>
              <w:t>&lt;session_id&gt;</w:t>
            </w:r>
            <w:r w:rsidRPr="00794639">
              <w:rPr>
                <w:rFonts w:cs="Arial"/>
                <w:lang w:eastAsia="ja-JP"/>
              </w:rPr>
              <w:tab/>
              <w:t>UDP session index</w:t>
            </w:r>
          </w:p>
          <w:p w14:paraId="64F0BA33" w14:textId="77777777" w:rsidR="00EF0EC9" w:rsidRPr="00794639" w:rsidRDefault="00EF0EC9" w:rsidP="00EF0EC9">
            <w:pPr>
              <w:spacing w:before="40" w:after="40"/>
              <w:rPr>
                <w:rFonts w:cs="Arial"/>
                <w:b/>
                <w:lang w:eastAsia="ja-JP"/>
              </w:rPr>
            </w:pPr>
          </w:p>
          <w:p w14:paraId="022426A0" w14:textId="30BE20B3" w:rsidR="00EF0EC9" w:rsidRPr="00794639" w:rsidRDefault="00EF0EC9" w:rsidP="00EF0EC9">
            <w:pPr>
              <w:spacing w:before="40" w:after="40"/>
              <w:rPr>
                <w:rFonts w:cs="Arial"/>
                <w:lang w:eastAsia="zh-CN"/>
              </w:rPr>
            </w:pPr>
            <w:r w:rsidRPr="00794639">
              <w:rPr>
                <w:rFonts w:cs="Arial"/>
                <w:b/>
                <w:lang w:eastAsia="ja-JP"/>
              </w:rPr>
              <w:t>&lt;</w:t>
            </w:r>
            <w:r w:rsidRPr="00794639">
              <w:rPr>
                <w:rFonts w:cs="Arial"/>
                <w:b/>
                <w:lang w:eastAsia="zh-CN"/>
              </w:rPr>
              <w:t>udp</w:t>
            </w:r>
            <w:r w:rsidRPr="00794639">
              <w:rPr>
                <w:rFonts w:cs="Arial"/>
                <w:b/>
                <w:lang w:eastAsia="ja-JP"/>
              </w:rPr>
              <w:t>_notif&gt;</w:t>
            </w:r>
            <w:r w:rsidRPr="00794639">
              <w:rPr>
                <w:rFonts w:cs="Arial"/>
                <w:b/>
                <w:lang w:eastAsia="ja-JP"/>
              </w:rPr>
              <w:tab/>
            </w:r>
            <w:r w:rsidRPr="00794639">
              <w:rPr>
                <w:rFonts w:cs="Arial"/>
                <w:lang w:eastAsia="ja-JP"/>
              </w:rPr>
              <w:t xml:space="preserve">See </w:t>
            </w:r>
            <w:r w:rsidRPr="00794639">
              <w:rPr>
                <w:rStyle w:val="Code"/>
              </w:rPr>
              <w:t>AT+KUDPCFG</w:t>
            </w:r>
          </w:p>
          <w:p w14:paraId="3FEA7169" w14:textId="163B28EA" w:rsidR="00EF0EC9" w:rsidRPr="00794639" w:rsidRDefault="00EF0EC9" w:rsidP="00EF0EC9">
            <w:pPr>
              <w:spacing w:before="40" w:after="40"/>
              <w:rPr>
                <w:rFonts w:cs="Arial"/>
                <w:b/>
                <w:lang w:eastAsia="ja-JP"/>
              </w:rPr>
            </w:pPr>
          </w:p>
          <w:p w14:paraId="200DA636" w14:textId="77777777" w:rsidR="00EF0EC9" w:rsidRPr="00794639" w:rsidRDefault="00EF0EC9" w:rsidP="00EF0EC9">
            <w:pPr>
              <w:spacing w:before="40" w:after="40"/>
              <w:rPr>
                <w:rFonts w:cs="Arial"/>
                <w:lang w:eastAsia="ja-JP"/>
              </w:rPr>
            </w:pPr>
            <w:r w:rsidRPr="00794639">
              <w:rPr>
                <w:rFonts w:cs="Arial"/>
                <w:b/>
                <w:lang w:eastAsia="ja-JP"/>
              </w:rPr>
              <w:t>&lt;keep_cfg&gt;</w:t>
            </w:r>
            <w:r w:rsidRPr="00794639">
              <w:rPr>
                <w:rFonts w:cs="Arial"/>
                <w:lang w:eastAsia="ja-JP"/>
              </w:rPr>
              <w:tab/>
              <w:t>Specifies whether to delete the session configuration after closing it or not</w:t>
            </w:r>
          </w:p>
          <w:p w14:paraId="46AE20A9" w14:textId="77777777" w:rsidR="00EF0EC9" w:rsidRPr="00794639" w:rsidRDefault="00EF0EC9" w:rsidP="00EF0EC9">
            <w:pPr>
              <w:spacing w:before="40" w:after="40"/>
              <w:rPr>
                <w:rFonts w:cs="Arial"/>
                <w:u w:val="single"/>
                <w:lang w:eastAsia="ja-JP"/>
              </w:rPr>
            </w:pPr>
            <w:r w:rsidRPr="00794639">
              <w:rPr>
                <w:rFonts w:cs="Arial"/>
                <w:u w:val="single"/>
                <w:lang w:eastAsia="ja-JP"/>
              </w:rPr>
              <w:t>0</w:t>
            </w:r>
            <w:r w:rsidRPr="00794639">
              <w:rPr>
                <w:rFonts w:cs="Arial"/>
                <w:lang w:eastAsia="ja-JP"/>
              </w:rPr>
              <w:tab/>
              <w:t>Delete the session configuration</w:t>
            </w:r>
            <w:r w:rsidRPr="00794639">
              <w:rPr>
                <w:rFonts w:cs="Arial"/>
                <w:lang w:eastAsia="ja-JP"/>
              </w:rPr>
              <w:br/>
              <w:t>1</w:t>
            </w:r>
            <w:r w:rsidRPr="00794639">
              <w:rPr>
                <w:rFonts w:cs="Arial"/>
                <w:lang w:eastAsia="ja-JP"/>
              </w:rPr>
              <w:tab/>
              <w:t>Keep the session configuration</w:t>
            </w:r>
          </w:p>
        </w:tc>
      </w:tr>
      <w:tr w:rsidR="00EF0EC9" w:rsidRPr="00794639" w14:paraId="6128BD7A" w14:textId="77777777" w:rsidTr="00170927">
        <w:tc>
          <w:tcPr>
            <w:tcW w:w="0" w:type="dxa"/>
          </w:tcPr>
          <w:p w14:paraId="0FBCBFAE" w14:textId="77777777" w:rsidR="00EF0EC9" w:rsidRPr="00794639" w:rsidRDefault="00EF0EC9" w:rsidP="00EF0EC9">
            <w:pPr>
              <w:spacing w:before="40" w:after="40"/>
              <w:rPr>
                <w:rFonts w:cs="Arial"/>
                <w:u w:val="single"/>
                <w:lang w:eastAsia="ja-JP"/>
              </w:rPr>
            </w:pPr>
            <w:r w:rsidRPr="00794639">
              <w:rPr>
                <w:rFonts w:cs="Arial"/>
                <w:u w:val="single"/>
                <w:lang w:eastAsia="ja-JP"/>
              </w:rPr>
              <w:t>Reference</w:t>
            </w:r>
          </w:p>
          <w:p w14:paraId="57121D8C" w14:textId="77777777" w:rsidR="00EF0EC9" w:rsidRPr="00794639" w:rsidRDefault="00EF0EC9" w:rsidP="00EF0EC9">
            <w:pPr>
              <w:spacing w:before="40" w:after="40"/>
              <w:rPr>
                <w:rFonts w:cs="Arial"/>
                <w:lang w:eastAsia="ja-JP"/>
              </w:rPr>
            </w:pPr>
            <w:r w:rsidRPr="00794639">
              <w:rPr>
                <w:rFonts w:cs="Arial"/>
                <w:lang w:eastAsia="ja-JP"/>
              </w:rPr>
              <w:t>Sierra Wireless Proprietary</w:t>
            </w:r>
          </w:p>
        </w:tc>
        <w:tc>
          <w:tcPr>
            <w:tcW w:w="7269" w:type="dxa"/>
          </w:tcPr>
          <w:p w14:paraId="6D046B8F" w14:textId="77777777" w:rsidR="00EF0EC9" w:rsidRPr="00794639" w:rsidRDefault="00EF0EC9" w:rsidP="00EF0EC9">
            <w:pPr>
              <w:spacing w:before="40" w:after="40"/>
              <w:rPr>
                <w:rFonts w:cs="Arial"/>
                <w:u w:val="single"/>
                <w:lang w:eastAsia="ja-JP"/>
              </w:rPr>
            </w:pPr>
            <w:r w:rsidRPr="00794639">
              <w:rPr>
                <w:rFonts w:cs="Arial"/>
                <w:u w:val="single"/>
                <w:lang w:eastAsia="ja-JP"/>
              </w:rPr>
              <w:t>Notes</w:t>
            </w:r>
          </w:p>
          <w:p w14:paraId="5D9F35C6" w14:textId="77777777" w:rsidR="00EF0EC9" w:rsidRPr="00794639" w:rsidRDefault="00EF0EC9" w:rsidP="00EF0EC9">
            <w:pPr>
              <w:numPr>
                <w:ilvl w:val="0"/>
                <w:numId w:val="78"/>
              </w:numPr>
              <w:spacing w:before="40" w:after="40"/>
              <w:rPr>
                <w:rFonts w:cs="Arial"/>
                <w:lang w:eastAsia="ja-JP"/>
              </w:rPr>
            </w:pPr>
            <w:r w:rsidRPr="00794639">
              <w:rPr>
                <w:rFonts w:cs="Arial"/>
                <w:lang w:eastAsia="ja-JP"/>
              </w:rPr>
              <w:t xml:space="preserve">This function closes the UDP </w:t>
            </w:r>
            <w:r w:rsidRPr="00794639">
              <w:rPr>
                <w:rFonts w:cs="Arial"/>
                <w:lang w:eastAsia="zh-CN"/>
              </w:rPr>
              <w:t>session. I</w:t>
            </w:r>
            <w:r w:rsidRPr="00794639">
              <w:rPr>
                <w:rFonts w:cs="Arial"/>
                <w:lang w:eastAsia="ja-JP"/>
              </w:rPr>
              <w:t>f there is no other session running, the PDP context will be released.</w:t>
            </w:r>
          </w:p>
          <w:p w14:paraId="3FDECB44" w14:textId="77777777" w:rsidR="00EF0EC9" w:rsidRPr="00794639" w:rsidRDefault="00EF0EC9" w:rsidP="00EF0EC9">
            <w:pPr>
              <w:numPr>
                <w:ilvl w:val="0"/>
                <w:numId w:val="78"/>
              </w:numPr>
              <w:spacing w:before="40" w:after="40"/>
              <w:rPr>
                <w:rFonts w:cs="Arial"/>
                <w:u w:val="single"/>
                <w:lang w:eastAsia="ja-JP"/>
              </w:rPr>
            </w:pPr>
            <w:r w:rsidRPr="00794639">
              <w:rPr>
                <w:rFonts w:cs="Arial"/>
                <w:lang w:eastAsia="ja-JP"/>
              </w:rPr>
              <w:t>This function will delete the session configuration if &lt;keep_cfg&gt; = 0.</w:t>
            </w:r>
          </w:p>
        </w:tc>
      </w:tr>
    </w:tbl>
    <w:p w14:paraId="72F9DFFD"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79" w:name="_Toc448912353"/>
      <w:bookmarkStart w:id="8180" w:name="_Toc486251770"/>
      <w:bookmarkStart w:id="8181" w:name="_Toc489371257"/>
      <w:bookmarkStart w:id="8182" w:name="_Toc511294407"/>
      <w:bookmarkStart w:id="8183" w:name="_Ref518400905"/>
      <w:r w:rsidRPr="00794639">
        <w:rPr>
          <w:rFonts w:ascii="Arial" w:eastAsia="SimSun" w:hAnsi="Arial" w:cs="Arial"/>
          <w:b/>
          <w:sz w:val="32"/>
          <w:szCs w:val="28"/>
          <w:lang w:eastAsia="zh-CN"/>
        </w:rPr>
        <w:lastRenderedPageBreak/>
        <w:t>+KUDPDEL Command: Delete a Configured UDP Session</w:t>
      </w:r>
      <w:bookmarkEnd w:id="8179"/>
      <w:bookmarkEnd w:id="8180"/>
      <w:bookmarkEnd w:id="8181"/>
      <w:bookmarkEnd w:id="8182"/>
      <w:bookmarkEnd w:id="8183"/>
    </w:p>
    <w:tbl>
      <w:tblPr>
        <w:tblStyle w:val="TableSWIleft1"/>
        <w:tblW w:w="8997" w:type="dxa"/>
        <w:tblLayout w:type="fixed"/>
        <w:tblLook w:val="04A0" w:firstRow="1" w:lastRow="0" w:firstColumn="1" w:lastColumn="0" w:noHBand="0" w:noVBand="1"/>
      </w:tblPr>
      <w:tblGrid>
        <w:gridCol w:w="1707"/>
        <w:gridCol w:w="7290"/>
      </w:tblGrid>
      <w:tr w:rsidR="00EF0EC9" w:rsidRPr="00794639" w14:paraId="280052AC"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712D19C" w14:textId="08F94BAC"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2F0324DC" w14:textId="77777777" w:rsidTr="00953CD3">
        <w:trPr>
          <w:trHeight w:val="35"/>
        </w:trPr>
        <w:tc>
          <w:tcPr>
            <w:tcW w:w="1707" w:type="dxa"/>
          </w:tcPr>
          <w:p w14:paraId="2F7053D9" w14:textId="77777777" w:rsidR="00EF0EC9" w:rsidRPr="00794639" w:rsidRDefault="00EF0EC9" w:rsidP="00EF0EC9">
            <w:pPr>
              <w:keepNext/>
              <w:spacing w:before="40" w:after="40"/>
              <w:rPr>
                <w:rFonts w:cs="Arial"/>
                <w:lang w:eastAsia="ja-JP"/>
              </w:rPr>
            </w:pPr>
            <w:r w:rsidRPr="00794639">
              <w:rPr>
                <w:rFonts w:cs="Arial"/>
                <w:i/>
                <w:lang w:eastAsia="ja-JP"/>
              </w:rPr>
              <w:t>Test command</w:t>
            </w:r>
          </w:p>
          <w:p w14:paraId="034D6AA0" w14:textId="77777777" w:rsidR="00EF0EC9" w:rsidRPr="00794639" w:rsidRDefault="00EF0EC9" w:rsidP="00EF0EC9">
            <w:pPr>
              <w:keepNext/>
              <w:spacing w:before="40" w:after="40"/>
              <w:rPr>
                <w:rFonts w:cs="Arial"/>
                <w:lang w:eastAsia="ja-JP"/>
              </w:rPr>
            </w:pPr>
          </w:p>
          <w:p w14:paraId="4C0037D8" w14:textId="77777777" w:rsidR="00EF0EC9" w:rsidRPr="00794639" w:rsidRDefault="00EF0EC9" w:rsidP="00EF0EC9">
            <w:pPr>
              <w:keepNext/>
              <w:spacing w:before="40" w:after="40"/>
              <w:rPr>
                <w:rFonts w:cs="Arial"/>
                <w:lang w:eastAsia="ja-JP"/>
              </w:rPr>
            </w:pPr>
            <w:r w:rsidRPr="00794639">
              <w:rPr>
                <w:rFonts w:cs="Arial"/>
                <w:u w:val="single"/>
                <w:lang w:eastAsia="ja-JP"/>
              </w:rPr>
              <w:t>Syntax</w:t>
            </w:r>
          </w:p>
          <w:p w14:paraId="3F6B2A65" w14:textId="77777777" w:rsidR="00EF0EC9" w:rsidRPr="00794639" w:rsidRDefault="00EF0EC9" w:rsidP="00EF0EC9">
            <w:pPr>
              <w:keepNext/>
              <w:spacing w:before="40" w:after="40"/>
              <w:rPr>
                <w:rFonts w:cs="Arial"/>
                <w:b/>
                <w:lang w:eastAsia="ja-JP"/>
              </w:rPr>
            </w:pPr>
            <w:r w:rsidRPr="00794639">
              <w:rPr>
                <w:rFonts w:cs="Arial"/>
                <w:b/>
                <w:lang w:eastAsia="ja-JP"/>
              </w:rPr>
              <w:t>AT+KUDPDEL=?</w:t>
            </w:r>
          </w:p>
        </w:tc>
        <w:tc>
          <w:tcPr>
            <w:tcW w:w="7290" w:type="dxa"/>
          </w:tcPr>
          <w:p w14:paraId="0D4635C4" w14:textId="77777777" w:rsidR="00EF0EC9" w:rsidRPr="00794639" w:rsidRDefault="00EF0EC9" w:rsidP="00EF0EC9">
            <w:pPr>
              <w:keepNext/>
              <w:spacing w:before="40" w:after="40"/>
              <w:rPr>
                <w:rFonts w:cs="Arial"/>
                <w:u w:val="single"/>
                <w:lang w:eastAsia="ja-JP"/>
              </w:rPr>
            </w:pPr>
          </w:p>
          <w:p w14:paraId="59896835" w14:textId="77777777" w:rsidR="00EF0EC9" w:rsidRPr="00794639" w:rsidRDefault="00EF0EC9" w:rsidP="00EF0EC9">
            <w:pPr>
              <w:keepNext/>
              <w:spacing w:before="40" w:after="40"/>
              <w:rPr>
                <w:rFonts w:cs="Arial"/>
                <w:u w:val="single"/>
                <w:lang w:eastAsia="ja-JP"/>
              </w:rPr>
            </w:pPr>
          </w:p>
          <w:p w14:paraId="076FA874" w14:textId="77777777" w:rsidR="00EF0EC9" w:rsidRPr="00794639" w:rsidRDefault="00EF0EC9" w:rsidP="00EF0EC9">
            <w:pPr>
              <w:keepNext/>
              <w:spacing w:before="40" w:after="40"/>
              <w:rPr>
                <w:rFonts w:cs="Arial"/>
                <w:u w:val="single"/>
                <w:lang w:eastAsia="ja-JP"/>
              </w:rPr>
            </w:pPr>
            <w:r w:rsidRPr="00794639">
              <w:rPr>
                <w:rFonts w:cs="Arial"/>
                <w:u w:val="single"/>
                <w:lang w:eastAsia="ja-JP"/>
              </w:rPr>
              <w:t>Response</w:t>
            </w:r>
          </w:p>
          <w:p w14:paraId="619E0C88" w14:textId="77777777" w:rsidR="00EF0EC9" w:rsidRPr="00794639" w:rsidRDefault="00EF0EC9" w:rsidP="00EF0EC9">
            <w:pPr>
              <w:keepNext/>
              <w:spacing w:before="40" w:after="40"/>
              <w:rPr>
                <w:rFonts w:cs="Arial"/>
                <w:lang w:eastAsia="ja-JP"/>
              </w:rPr>
            </w:pPr>
            <w:r w:rsidRPr="00794639">
              <w:rPr>
                <w:rFonts w:cs="Arial"/>
                <w:b/>
                <w:lang w:eastAsia="ja-JP"/>
              </w:rPr>
              <w:t>+KUDPDEL: (</w:t>
            </w:r>
            <w:r w:rsidRPr="00794639">
              <w:rPr>
                <w:rFonts w:cs="Arial"/>
                <w:lang w:eastAsia="ja-JP"/>
              </w:rPr>
              <w:t xml:space="preserve">list of possible </w:t>
            </w:r>
            <w:r w:rsidRPr="00794639">
              <w:rPr>
                <w:rFonts w:cs="Arial"/>
                <w:b/>
                <w:lang w:eastAsia="ja-JP"/>
              </w:rPr>
              <w:t>&lt;session_id&gt;</w:t>
            </w:r>
            <w:r w:rsidRPr="00794639">
              <w:rPr>
                <w:rFonts w:cs="Arial"/>
                <w:lang w:eastAsia="ja-JP"/>
              </w:rPr>
              <w:t>s</w:t>
            </w:r>
            <w:r w:rsidRPr="00794639">
              <w:rPr>
                <w:rFonts w:cs="Arial"/>
                <w:b/>
                <w:lang w:eastAsia="ja-JP"/>
              </w:rPr>
              <w:t>)</w:t>
            </w:r>
          </w:p>
          <w:p w14:paraId="0753A58F" w14:textId="77777777" w:rsidR="00EF0EC9" w:rsidRPr="00794639" w:rsidRDefault="00EF0EC9" w:rsidP="00EF0EC9">
            <w:pPr>
              <w:keepNext/>
              <w:spacing w:before="40" w:after="40"/>
              <w:rPr>
                <w:rFonts w:cs="Arial"/>
                <w:b/>
                <w:u w:val="single"/>
                <w:lang w:eastAsia="ja-JP"/>
              </w:rPr>
            </w:pPr>
            <w:r w:rsidRPr="00794639">
              <w:rPr>
                <w:rFonts w:cs="Arial"/>
                <w:b/>
                <w:lang w:eastAsia="ja-JP"/>
              </w:rPr>
              <w:t>OK</w:t>
            </w:r>
          </w:p>
        </w:tc>
      </w:tr>
      <w:tr w:rsidR="00EF0EC9" w:rsidRPr="00794639" w14:paraId="7308A2C3" w14:textId="77777777" w:rsidTr="00953CD3">
        <w:trPr>
          <w:trHeight w:val="1058"/>
        </w:trPr>
        <w:tc>
          <w:tcPr>
            <w:tcW w:w="1707" w:type="dxa"/>
          </w:tcPr>
          <w:p w14:paraId="26A9D175" w14:textId="77777777" w:rsidR="00EF0EC9" w:rsidRPr="00794639" w:rsidRDefault="00EF0EC9" w:rsidP="00EF0EC9">
            <w:pPr>
              <w:keepNext/>
              <w:spacing w:before="40" w:after="40"/>
              <w:rPr>
                <w:rFonts w:cs="Arial"/>
                <w:b/>
                <w:i/>
                <w:lang w:eastAsia="ja-JP"/>
              </w:rPr>
            </w:pPr>
            <w:r w:rsidRPr="00794639">
              <w:rPr>
                <w:rFonts w:cs="Arial"/>
                <w:i/>
                <w:lang w:eastAsia="ja-JP"/>
              </w:rPr>
              <w:t>Write command</w:t>
            </w:r>
          </w:p>
          <w:p w14:paraId="5BD53E8F" w14:textId="77777777" w:rsidR="00EF0EC9" w:rsidRPr="00794639" w:rsidRDefault="00EF0EC9" w:rsidP="00EF0EC9">
            <w:pPr>
              <w:keepNext/>
              <w:spacing w:before="40" w:after="40"/>
              <w:rPr>
                <w:rFonts w:cs="Arial"/>
                <w:lang w:eastAsia="ja-JP"/>
              </w:rPr>
            </w:pPr>
          </w:p>
          <w:p w14:paraId="1ECDD19D" w14:textId="77777777" w:rsidR="00EF0EC9" w:rsidRPr="00794639" w:rsidRDefault="00EF0EC9" w:rsidP="00EF0EC9">
            <w:pPr>
              <w:keepNext/>
              <w:spacing w:before="40" w:after="40"/>
              <w:rPr>
                <w:rFonts w:cs="Arial"/>
                <w:u w:val="single"/>
                <w:lang w:eastAsia="ja-JP"/>
              </w:rPr>
            </w:pPr>
            <w:r w:rsidRPr="00794639">
              <w:rPr>
                <w:rFonts w:cs="Arial"/>
                <w:u w:val="single"/>
                <w:lang w:eastAsia="ja-JP"/>
              </w:rPr>
              <w:t>Syntax</w:t>
            </w:r>
          </w:p>
          <w:p w14:paraId="58EF2975" w14:textId="77777777" w:rsidR="00EF0EC9" w:rsidRPr="00794639" w:rsidRDefault="00EF0EC9" w:rsidP="00EF0EC9">
            <w:pPr>
              <w:keepNext/>
              <w:spacing w:before="40" w:after="40"/>
              <w:rPr>
                <w:rFonts w:cs="Arial"/>
                <w:b/>
                <w:lang w:eastAsia="ja-JP"/>
              </w:rPr>
            </w:pPr>
            <w:r w:rsidRPr="00794639">
              <w:rPr>
                <w:rFonts w:cs="Arial"/>
                <w:b/>
                <w:lang w:eastAsia="ja-JP"/>
              </w:rPr>
              <w:t>AT+KUDPDEL=</w:t>
            </w:r>
          </w:p>
          <w:p w14:paraId="6A165AE6" w14:textId="77777777" w:rsidR="00EF0EC9" w:rsidRPr="00794639" w:rsidRDefault="00EF0EC9" w:rsidP="00EF0EC9">
            <w:pPr>
              <w:keepNext/>
              <w:spacing w:before="40" w:after="40"/>
              <w:rPr>
                <w:rFonts w:cs="Arial"/>
                <w:lang w:eastAsia="ja-JP"/>
              </w:rPr>
            </w:pPr>
            <w:r w:rsidRPr="00794639">
              <w:rPr>
                <w:rFonts w:cs="Arial"/>
                <w:b/>
                <w:lang w:eastAsia="ja-JP"/>
              </w:rPr>
              <w:t>&lt;session_id&gt;</w:t>
            </w:r>
          </w:p>
        </w:tc>
        <w:tc>
          <w:tcPr>
            <w:tcW w:w="7290" w:type="dxa"/>
          </w:tcPr>
          <w:p w14:paraId="76AA0AE2" w14:textId="77777777" w:rsidR="00EF0EC9" w:rsidRPr="00794639" w:rsidRDefault="00EF0EC9" w:rsidP="00EF0EC9">
            <w:pPr>
              <w:keepNext/>
              <w:spacing w:before="40" w:after="40"/>
              <w:rPr>
                <w:rFonts w:cs="Arial"/>
                <w:u w:val="single"/>
                <w:lang w:eastAsia="ja-JP"/>
              </w:rPr>
            </w:pPr>
          </w:p>
          <w:p w14:paraId="74707E6E" w14:textId="77777777" w:rsidR="00EF0EC9" w:rsidRPr="00794639" w:rsidRDefault="00EF0EC9" w:rsidP="00EF0EC9">
            <w:pPr>
              <w:keepNext/>
              <w:spacing w:before="40" w:after="40"/>
              <w:rPr>
                <w:rFonts w:cs="Arial"/>
                <w:u w:val="single"/>
                <w:lang w:eastAsia="ja-JP"/>
              </w:rPr>
            </w:pPr>
          </w:p>
          <w:p w14:paraId="1AAF2565" w14:textId="77777777" w:rsidR="00EF0EC9" w:rsidRPr="00794639" w:rsidRDefault="00EF0EC9" w:rsidP="00EF0EC9">
            <w:pPr>
              <w:keepNext/>
              <w:spacing w:before="40" w:after="40"/>
              <w:rPr>
                <w:rFonts w:cs="Arial"/>
                <w:u w:val="single"/>
                <w:lang w:eastAsia="ja-JP"/>
              </w:rPr>
            </w:pPr>
            <w:r w:rsidRPr="00794639">
              <w:rPr>
                <w:rFonts w:cs="Arial"/>
                <w:u w:val="single"/>
                <w:lang w:eastAsia="ja-JP"/>
              </w:rPr>
              <w:t>Response</w:t>
            </w:r>
          </w:p>
          <w:p w14:paraId="4C3A48AA" w14:textId="77777777" w:rsidR="00EF0EC9" w:rsidRPr="00794639" w:rsidRDefault="00EF0EC9" w:rsidP="00EF0EC9">
            <w:pPr>
              <w:spacing w:before="40" w:after="40"/>
              <w:rPr>
                <w:rFonts w:cs="Arial"/>
                <w:b/>
                <w:lang w:eastAsia="ja-JP"/>
              </w:rPr>
            </w:pPr>
            <w:r w:rsidRPr="00794639">
              <w:rPr>
                <w:rFonts w:cs="Arial"/>
                <w:b/>
                <w:lang w:eastAsia="ja-JP"/>
              </w:rPr>
              <w:t>OK</w:t>
            </w:r>
          </w:p>
          <w:p w14:paraId="73028BB4" w14:textId="77777777" w:rsidR="00EF0EC9" w:rsidRPr="00794639" w:rsidRDefault="00EF0EC9" w:rsidP="00EF0EC9">
            <w:pPr>
              <w:spacing w:before="40" w:after="40"/>
              <w:rPr>
                <w:rFonts w:cs="Arial"/>
                <w:lang w:eastAsia="ja-JP"/>
              </w:rPr>
            </w:pPr>
          </w:p>
          <w:p w14:paraId="43B67273" w14:textId="77777777" w:rsidR="00EF0EC9" w:rsidRPr="00794639" w:rsidRDefault="00EF0EC9" w:rsidP="00EF0EC9">
            <w:pPr>
              <w:keepNext/>
              <w:spacing w:before="40" w:after="40"/>
              <w:rPr>
                <w:rFonts w:cs="Arial"/>
                <w:b/>
                <w:lang w:eastAsia="ja-JP"/>
              </w:rPr>
            </w:pPr>
            <w:r w:rsidRPr="00794639">
              <w:rPr>
                <w:rFonts w:cs="Arial"/>
                <w:lang w:eastAsia="ja-JP"/>
              </w:rPr>
              <w:t>or</w:t>
            </w:r>
          </w:p>
          <w:p w14:paraId="49517B92" w14:textId="77777777" w:rsidR="00EF0EC9" w:rsidRPr="00794639" w:rsidRDefault="00EF0EC9" w:rsidP="00EF0EC9">
            <w:pPr>
              <w:keepNext/>
              <w:spacing w:before="40" w:after="40"/>
              <w:rPr>
                <w:rFonts w:cs="Arial"/>
                <w:b/>
                <w:lang w:eastAsia="ja-JP"/>
              </w:rPr>
            </w:pPr>
            <w:r w:rsidRPr="00794639">
              <w:rPr>
                <w:rFonts w:cs="Arial"/>
                <w:b/>
                <w:lang w:eastAsia="ja-JP"/>
              </w:rPr>
              <w:t>+CME ERROR: &lt;err&gt;</w:t>
            </w:r>
          </w:p>
          <w:p w14:paraId="55FE690E" w14:textId="77777777" w:rsidR="00EF0EC9" w:rsidRPr="00794639" w:rsidRDefault="00EF0EC9" w:rsidP="00EF0EC9">
            <w:pPr>
              <w:keepNext/>
              <w:spacing w:before="40" w:after="40"/>
              <w:rPr>
                <w:rFonts w:cs="Arial"/>
                <w:lang w:eastAsia="ja-JP"/>
              </w:rPr>
            </w:pPr>
          </w:p>
          <w:p w14:paraId="1C110FD6" w14:textId="77777777" w:rsidR="00EF0EC9" w:rsidRPr="00794639" w:rsidRDefault="00EF0EC9" w:rsidP="00EF0EC9">
            <w:pPr>
              <w:keepNext/>
              <w:spacing w:before="40" w:after="40"/>
              <w:rPr>
                <w:rFonts w:cs="Arial"/>
                <w:u w:val="single"/>
                <w:lang w:eastAsia="ja-JP"/>
              </w:rPr>
            </w:pPr>
            <w:r w:rsidRPr="00794639">
              <w:rPr>
                <w:rFonts w:cs="Arial"/>
                <w:u w:val="single"/>
                <w:lang w:eastAsia="ja-JP"/>
              </w:rPr>
              <w:t>Parameters</w:t>
            </w:r>
          </w:p>
          <w:p w14:paraId="55993EBC" w14:textId="77777777" w:rsidR="00EF0EC9" w:rsidRPr="00794639" w:rsidRDefault="00EF0EC9" w:rsidP="00EF0EC9">
            <w:pPr>
              <w:keepNext/>
              <w:spacing w:before="40" w:after="40"/>
              <w:rPr>
                <w:rFonts w:cs="Arial"/>
                <w:lang w:eastAsia="zh-CN"/>
              </w:rPr>
            </w:pPr>
            <w:r w:rsidRPr="00794639">
              <w:rPr>
                <w:rFonts w:cs="Arial"/>
                <w:b/>
                <w:lang w:eastAsia="ja-JP"/>
              </w:rPr>
              <w:t>&lt;session_id&gt;</w:t>
            </w:r>
            <w:r w:rsidRPr="00794639">
              <w:rPr>
                <w:rFonts w:cs="Arial"/>
                <w:b/>
                <w:lang w:eastAsia="ja-JP"/>
              </w:rPr>
              <w:tab/>
            </w:r>
            <w:r w:rsidRPr="00794639">
              <w:rPr>
                <w:rFonts w:cs="Arial"/>
                <w:lang w:eastAsia="ja-JP"/>
              </w:rPr>
              <w:t>UDP session index</w:t>
            </w:r>
          </w:p>
        </w:tc>
      </w:tr>
      <w:tr w:rsidR="00EF0EC9" w:rsidRPr="00794639" w14:paraId="2E9C5327" w14:textId="77777777" w:rsidTr="00953CD3">
        <w:trPr>
          <w:trHeight w:val="604"/>
        </w:trPr>
        <w:tc>
          <w:tcPr>
            <w:tcW w:w="1707" w:type="dxa"/>
          </w:tcPr>
          <w:p w14:paraId="2D590555" w14:textId="77777777" w:rsidR="00EF0EC9" w:rsidRPr="00794639" w:rsidRDefault="00EF0EC9" w:rsidP="00EF0EC9">
            <w:pPr>
              <w:spacing w:before="40" w:after="40"/>
              <w:rPr>
                <w:rFonts w:cs="Arial"/>
                <w:u w:val="single"/>
                <w:lang w:eastAsia="ja-JP"/>
              </w:rPr>
            </w:pPr>
            <w:r w:rsidRPr="00794639">
              <w:rPr>
                <w:rFonts w:cs="Arial"/>
                <w:u w:val="single"/>
                <w:lang w:eastAsia="ja-JP"/>
              </w:rPr>
              <w:t>Reference</w:t>
            </w:r>
          </w:p>
          <w:p w14:paraId="4B2E5656" w14:textId="77777777" w:rsidR="00EF0EC9" w:rsidRPr="00794639" w:rsidRDefault="00EF0EC9" w:rsidP="00EF0EC9">
            <w:pPr>
              <w:spacing w:before="40" w:after="40"/>
              <w:rPr>
                <w:rFonts w:cs="Arial"/>
                <w:u w:val="single"/>
                <w:lang w:eastAsia="ja-JP"/>
              </w:rPr>
            </w:pPr>
            <w:r w:rsidRPr="00794639">
              <w:rPr>
                <w:rFonts w:cs="Arial"/>
                <w:lang w:eastAsia="ja-JP"/>
              </w:rPr>
              <w:t>Sierra Wireless Proprietary</w:t>
            </w:r>
          </w:p>
        </w:tc>
        <w:tc>
          <w:tcPr>
            <w:tcW w:w="7290" w:type="dxa"/>
          </w:tcPr>
          <w:p w14:paraId="4BB2ED85" w14:textId="77777777" w:rsidR="00EF0EC9" w:rsidRPr="00794639" w:rsidRDefault="00EF0EC9" w:rsidP="00EF0EC9">
            <w:pPr>
              <w:spacing w:before="40" w:after="40"/>
              <w:rPr>
                <w:rFonts w:cs="Arial"/>
                <w:u w:val="single"/>
                <w:lang w:eastAsia="ja-JP"/>
              </w:rPr>
            </w:pPr>
            <w:r w:rsidRPr="00794639">
              <w:rPr>
                <w:rFonts w:cs="Arial"/>
                <w:u w:val="single"/>
                <w:lang w:eastAsia="ja-JP"/>
              </w:rPr>
              <w:t>Notes</w:t>
            </w:r>
          </w:p>
          <w:p w14:paraId="2A4EDDB6" w14:textId="77777777" w:rsidR="00EF0EC9" w:rsidRPr="00794639" w:rsidRDefault="00EF0EC9" w:rsidP="00EF0EC9">
            <w:pPr>
              <w:spacing w:before="40" w:after="40"/>
              <w:rPr>
                <w:rFonts w:cs="Arial"/>
                <w:lang w:eastAsia="ja-JP"/>
              </w:rPr>
            </w:pPr>
            <w:r w:rsidRPr="00794639">
              <w:rPr>
                <w:rFonts w:cs="Arial"/>
                <w:lang w:eastAsia="ja-JP"/>
              </w:rPr>
              <w:t xml:space="preserve">The session must be closed (using </w:t>
            </w:r>
            <w:r w:rsidRPr="00794639">
              <w:rPr>
                <w:rStyle w:val="Code"/>
              </w:rPr>
              <w:t>+KUDPCLOSE</w:t>
            </w:r>
            <w:r w:rsidRPr="00794639">
              <w:rPr>
                <w:rFonts w:cs="Arial"/>
                <w:lang w:eastAsia="ja-JP"/>
              </w:rPr>
              <w:t>) before using this command.</w:t>
            </w:r>
          </w:p>
        </w:tc>
      </w:tr>
    </w:tbl>
    <w:p w14:paraId="3E2ED64F"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84" w:name="_Toc448912354"/>
      <w:bookmarkStart w:id="8185" w:name="_Toc486251771"/>
      <w:bookmarkStart w:id="8186" w:name="_Toc489371258"/>
      <w:bookmarkStart w:id="8187" w:name="_Toc511294408"/>
      <w:bookmarkStart w:id="8188" w:name="_Ref518400909"/>
      <w:r w:rsidRPr="00794639">
        <w:rPr>
          <w:rFonts w:ascii="Arial" w:eastAsia="SimSun" w:hAnsi="Arial" w:cs="Arial"/>
          <w:b/>
          <w:sz w:val="32"/>
          <w:szCs w:val="28"/>
          <w:lang w:eastAsia="zh-CN"/>
        </w:rPr>
        <w:t>+KUDP_IND Notification: UDP Status</w:t>
      </w:r>
      <w:bookmarkEnd w:id="8184"/>
      <w:bookmarkEnd w:id="8185"/>
      <w:bookmarkEnd w:id="8186"/>
      <w:bookmarkEnd w:id="8187"/>
      <w:bookmarkEnd w:id="8188"/>
    </w:p>
    <w:tbl>
      <w:tblPr>
        <w:tblStyle w:val="TableSWIleft1"/>
        <w:tblW w:w="8997" w:type="dxa"/>
        <w:tblLayout w:type="fixed"/>
        <w:tblLook w:val="04A0" w:firstRow="1" w:lastRow="0" w:firstColumn="1" w:lastColumn="0" w:noHBand="0" w:noVBand="1"/>
      </w:tblPr>
      <w:tblGrid>
        <w:gridCol w:w="1728"/>
        <w:gridCol w:w="7269"/>
      </w:tblGrid>
      <w:tr w:rsidR="00EF0EC9" w:rsidRPr="00794639" w14:paraId="2F6A856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25E0780E" w14:textId="5ED8B463"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04158298" w14:textId="77777777" w:rsidTr="00170927">
        <w:trPr>
          <w:cantSplit w:val="0"/>
          <w:trHeight w:val="1058"/>
        </w:trPr>
        <w:tc>
          <w:tcPr>
            <w:tcW w:w="0" w:type="dxa"/>
          </w:tcPr>
          <w:p w14:paraId="248BC157" w14:textId="77777777" w:rsidR="00EF0EC9" w:rsidRPr="00794639" w:rsidRDefault="00EF0EC9" w:rsidP="00EF0EC9">
            <w:pPr>
              <w:spacing w:before="40" w:after="40"/>
              <w:rPr>
                <w:rFonts w:cs="Arial"/>
                <w:i/>
                <w:lang w:eastAsia="ja-JP"/>
              </w:rPr>
            </w:pPr>
            <w:r w:rsidRPr="00794639">
              <w:rPr>
                <w:rFonts w:cs="Arial"/>
                <w:i/>
                <w:lang w:eastAsia="ja-JP"/>
              </w:rPr>
              <w:t>Unsolicited Notification</w:t>
            </w:r>
          </w:p>
        </w:tc>
        <w:tc>
          <w:tcPr>
            <w:tcW w:w="7269" w:type="dxa"/>
          </w:tcPr>
          <w:p w14:paraId="2084FE0D" w14:textId="77777777" w:rsidR="00EF0EC9" w:rsidRPr="00794639" w:rsidRDefault="00EF0EC9" w:rsidP="00EF0EC9">
            <w:pPr>
              <w:spacing w:before="40" w:after="40"/>
              <w:rPr>
                <w:rFonts w:cs="Arial"/>
                <w:u w:val="single"/>
                <w:lang w:eastAsia="ja-JP"/>
              </w:rPr>
            </w:pPr>
            <w:r w:rsidRPr="00794639">
              <w:rPr>
                <w:rFonts w:cs="Arial"/>
                <w:u w:val="single"/>
                <w:lang w:eastAsia="ja-JP"/>
              </w:rPr>
              <w:t>Response</w:t>
            </w:r>
          </w:p>
          <w:p w14:paraId="2912EB3A" w14:textId="77777777" w:rsidR="00EF0EC9" w:rsidRPr="00794639" w:rsidRDefault="00EF0EC9" w:rsidP="00EF0EC9">
            <w:pPr>
              <w:spacing w:before="40" w:after="40"/>
              <w:rPr>
                <w:rFonts w:cs="Arial"/>
                <w:b/>
                <w:lang w:eastAsia="ja-JP"/>
              </w:rPr>
            </w:pPr>
            <w:r w:rsidRPr="00794639">
              <w:rPr>
                <w:rFonts w:cs="Arial"/>
                <w:b/>
                <w:lang w:eastAsia="ja-JP"/>
              </w:rPr>
              <w:t>+KUDP_IND: &lt;session_id&gt;,&lt;status&gt;</w:t>
            </w:r>
          </w:p>
          <w:p w14:paraId="55D6D3E1" w14:textId="77777777" w:rsidR="00EF0EC9" w:rsidRPr="00794639" w:rsidRDefault="00EF0EC9" w:rsidP="00EF0EC9">
            <w:pPr>
              <w:spacing w:before="40" w:after="40"/>
              <w:rPr>
                <w:rFonts w:cs="Arial"/>
                <w:lang w:eastAsia="ja-JP"/>
              </w:rPr>
            </w:pPr>
          </w:p>
          <w:p w14:paraId="2D8B4757" w14:textId="77777777" w:rsidR="00EF0EC9" w:rsidRPr="00794639" w:rsidRDefault="00EF0EC9" w:rsidP="00EF0EC9">
            <w:pPr>
              <w:spacing w:before="40" w:after="40"/>
              <w:rPr>
                <w:rFonts w:cs="Arial"/>
                <w:u w:val="single"/>
                <w:lang w:eastAsia="ja-JP"/>
              </w:rPr>
            </w:pPr>
            <w:r w:rsidRPr="00794639">
              <w:rPr>
                <w:rFonts w:cs="Arial"/>
                <w:u w:val="single"/>
                <w:lang w:eastAsia="ja-JP"/>
              </w:rPr>
              <w:t>Parameters</w:t>
            </w:r>
          </w:p>
          <w:p w14:paraId="533C9DF6" w14:textId="77777777" w:rsidR="00EF0EC9" w:rsidRPr="00794639" w:rsidRDefault="00EF0EC9" w:rsidP="00EF0EC9">
            <w:pPr>
              <w:spacing w:before="40" w:after="40"/>
              <w:rPr>
                <w:rFonts w:cs="Arial"/>
                <w:lang w:eastAsia="ja-JP"/>
              </w:rPr>
            </w:pPr>
            <w:r w:rsidRPr="00794639">
              <w:rPr>
                <w:rFonts w:cs="Arial"/>
                <w:b/>
                <w:lang w:eastAsia="ja-JP"/>
              </w:rPr>
              <w:t>&lt;session_id&gt;</w:t>
            </w:r>
            <w:r w:rsidRPr="00794639">
              <w:rPr>
                <w:rFonts w:cs="Arial"/>
                <w:lang w:eastAsia="ja-JP"/>
              </w:rPr>
              <w:tab/>
              <w:t>UDP session index</w:t>
            </w:r>
          </w:p>
          <w:p w14:paraId="5784B989" w14:textId="77777777" w:rsidR="00EF0EC9" w:rsidRPr="00794639" w:rsidRDefault="00EF0EC9" w:rsidP="00EF0EC9">
            <w:pPr>
              <w:spacing w:before="40" w:after="40"/>
              <w:rPr>
                <w:rFonts w:cs="Arial"/>
                <w:lang w:eastAsia="ja-JP"/>
              </w:rPr>
            </w:pPr>
          </w:p>
          <w:p w14:paraId="19CEAE70" w14:textId="77777777" w:rsidR="00EF0EC9" w:rsidRPr="00794639" w:rsidRDefault="00EF0EC9" w:rsidP="00EF0EC9">
            <w:pPr>
              <w:spacing w:before="40" w:after="40"/>
              <w:rPr>
                <w:rFonts w:cs="Arial"/>
                <w:lang w:eastAsia="ja-JP"/>
              </w:rPr>
            </w:pPr>
            <w:r w:rsidRPr="00794639">
              <w:rPr>
                <w:rFonts w:cs="Arial"/>
                <w:b/>
                <w:lang w:eastAsia="ja-JP"/>
              </w:rPr>
              <w:t>&lt;status&gt;</w:t>
            </w:r>
            <w:r w:rsidRPr="00794639">
              <w:rPr>
                <w:rFonts w:cs="Arial"/>
                <w:b/>
                <w:lang w:eastAsia="ja-JP"/>
              </w:rPr>
              <w:tab/>
            </w:r>
            <w:r w:rsidRPr="00794639">
              <w:rPr>
                <w:rFonts w:cs="Arial"/>
                <w:lang w:eastAsia="ja-JP"/>
              </w:rPr>
              <w:t>UDP session status.</w:t>
            </w:r>
          </w:p>
          <w:p w14:paraId="2906C738" w14:textId="77777777" w:rsidR="00EF0EC9" w:rsidRPr="00794639" w:rsidRDefault="00EF0EC9" w:rsidP="00EF0EC9">
            <w:pPr>
              <w:spacing w:before="40" w:after="40"/>
              <w:rPr>
                <w:rFonts w:cs="Arial"/>
                <w:lang w:eastAsia="zh-CN"/>
              </w:rPr>
            </w:pPr>
            <w:r w:rsidRPr="00794639">
              <w:rPr>
                <w:rFonts w:cs="Arial"/>
                <w:lang w:eastAsia="ja-JP"/>
              </w:rPr>
              <w:t>1</w:t>
            </w:r>
            <w:r w:rsidRPr="00794639">
              <w:rPr>
                <w:rFonts w:cs="Arial"/>
                <w:lang w:eastAsia="zh-CN"/>
              </w:rPr>
              <w:tab/>
              <w:t>S</w:t>
            </w:r>
            <w:r w:rsidRPr="00794639">
              <w:rPr>
                <w:rFonts w:cs="Arial"/>
                <w:lang w:eastAsia="ja-JP"/>
              </w:rPr>
              <w:t>ession is set up and ready for operation</w:t>
            </w:r>
          </w:p>
        </w:tc>
      </w:tr>
      <w:tr w:rsidR="00EF0EC9" w:rsidRPr="00794639" w14:paraId="7E312E98" w14:textId="77777777" w:rsidTr="00170927">
        <w:trPr>
          <w:trHeight w:val="53"/>
        </w:trPr>
        <w:tc>
          <w:tcPr>
            <w:tcW w:w="1728" w:type="dxa"/>
          </w:tcPr>
          <w:p w14:paraId="4DE18F66" w14:textId="0F8AA6D6" w:rsidR="00EF0EC9" w:rsidRPr="00794639" w:rsidRDefault="00EF0EC9">
            <w:pPr>
              <w:spacing w:before="40" w:after="40"/>
              <w:rPr>
                <w:rFonts w:cs="Arial"/>
                <w:u w:val="single"/>
                <w:lang w:eastAsia="ja-JP"/>
              </w:rPr>
            </w:pPr>
            <w:r w:rsidRPr="00794639">
              <w:rPr>
                <w:rFonts w:cs="Arial"/>
                <w:u w:val="single"/>
                <w:lang w:eastAsia="ja-JP"/>
              </w:rPr>
              <w:t>Reference</w:t>
            </w:r>
          </w:p>
        </w:tc>
        <w:tc>
          <w:tcPr>
            <w:tcW w:w="7269" w:type="dxa"/>
          </w:tcPr>
          <w:p w14:paraId="61470FAC" w14:textId="3E46032E" w:rsidR="00EF0EC9" w:rsidRPr="00794639" w:rsidRDefault="00C90E01" w:rsidP="00EF0EC9">
            <w:pPr>
              <w:spacing w:before="40" w:after="40"/>
              <w:rPr>
                <w:rFonts w:cs="Arial"/>
                <w:lang w:eastAsia="ja-JP"/>
              </w:rPr>
            </w:pPr>
            <w:r w:rsidRPr="00794639">
              <w:rPr>
                <w:rFonts w:cs="Arial"/>
                <w:lang w:eastAsia="ja-JP"/>
              </w:rPr>
              <w:t>Sierra Wireless Proprietary</w:t>
            </w:r>
          </w:p>
        </w:tc>
      </w:tr>
    </w:tbl>
    <w:p w14:paraId="3FD579C0" w14:textId="77777777" w:rsidR="00EF0EC9" w:rsidRPr="00794639" w:rsidRDefault="00EF0EC9" w:rsidP="00EF0EC9">
      <w:pPr>
        <w:keepNext/>
        <w:numPr>
          <w:ilvl w:val="2"/>
          <w:numId w:val="180"/>
        </w:numPr>
        <w:tabs>
          <w:tab w:val="num" w:pos="360"/>
          <w:tab w:val="left" w:pos="1260"/>
          <w:tab w:val="left" w:pos="1620"/>
          <w:tab w:val="left" w:pos="1980"/>
        </w:tabs>
        <w:spacing w:before="480" w:after="240"/>
        <w:ind w:left="1260" w:hanging="1260"/>
        <w:outlineLvl w:val="2"/>
        <w:rPr>
          <w:rFonts w:ascii="Arial" w:eastAsia="SimSun" w:hAnsi="Arial" w:cs="Arial"/>
          <w:b/>
          <w:sz w:val="32"/>
          <w:szCs w:val="28"/>
          <w:lang w:eastAsia="zh-CN"/>
        </w:rPr>
      </w:pPr>
      <w:bookmarkStart w:id="8189" w:name="_Toc448912355"/>
      <w:bookmarkStart w:id="8190" w:name="_Toc486251772"/>
      <w:bookmarkStart w:id="8191" w:name="_Toc489371259"/>
      <w:bookmarkStart w:id="8192" w:name="_Toc511294409"/>
      <w:bookmarkStart w:id="8193" w:name="_Ref518400897"/>
      <w:r w:rsidRPr="00794639">
        <w:rPr>
          <w:rFonts w:ascii="Arial" w:eastAsia="SimSun" w:hAnsi="Arial" w:cs="Arial"/>
          <w:b/>
          <w:sz w:val="32"/>
          <w:szCs w:val="28"/>
          <w:lang w:eastAsia="zh-CN"/>
        </w:rPr>
        <w:t>+KUDP_DATA Notification: Incoming Data through a UDP Connection</w:t>
      </w:r>
      <w:bookmarkEnd w:id="8189"/>
      <w:bookmarkEnd w:id="8190"/>
      <w:bookmarkEnd w:id="8191"/>
      <w:bookmarkEnd w:id="8192"/>
      <w:bookmarkEnd w:id="8193"/>
    </w:p>
    <w:tbl>
      <w:tblPr>
        <w:tblStyle w:val="TableSWIleft1"/>
        <w:tblW w:w="8997" w:type="dxa"/>
        <w:tblLayout w:type="fixed"/>
        <w:tblLook w:val="04A0" w:firstRow="1" w:lastRow="0" w:firstColumn="1" w:lastColumn="0" w:noHBand="0" w:noVBand="1"/>
      </w:tblPr>
      <w:tblGrid>
        <w:gridCol w:w="1707"/>
        <w:gridCol w:w="7290"/>
      </w:tblGrid>
      <w:tr w:rsidR="00EF0EC9" w:rsidRPr="00794639" w14:paraId="262C3DC5"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7BAC9064" w14:textId="3A8D2EEE" w:rsidR="00EF0EC9" w:rsidRPr="00794639" w:rsidRDefault="00EF0EC9" w:rsidP="00EF0EC9">
            <w:pPr>
              <w:spacing w:before="144" w:after="144"/>
              <w:rPr>
                <w:b/>
                <w:color w:val="000000" w:themeColor="text1"/>
              </w:rPr>
            </w:pPr>
            <w:r w:rsidRPr="00794639">
              <w:rPr>
                <w:b/>
                <w:color w:val="000000" w:themeColor="text1"/>
              </w:rPr>
              <w:t>HL78</w:t>
            </w:r>
            <w:r w:rsidR="002834FC" w:rsidRPr="00794639">
              <w:rPr>
                <w:b/>
                <w:color w:val="000000" w:themeColor="text1"/>
              </w:rPr>
              <w:t>00</w:t>
            </w:r>
          </w:p>
        </w:tc>
      </w:tr>
      <w:tr w:rsidR="00EF0EC9" w:rsidRPr="00794639" w14:paraId="187F2357" w14:textId="77777777" w:rsidTr="00953CD3">
        <w:trPr>
          <w:cantSplit w:val="0"/>
          <w:trHeight w:val="50"/>
        </w:trPr>
        <w:tc>
          <w:tcPr>
            <w:tcW w:w="1707" w:type="dxa"/>
          </w:tcPr>
          <w:p w14:paraId="0A4A88B5" w14:textId="77777777" w:rsidR="00EF0EC9" w:rsidRPr="00794639" w:rsidRDefault="00EF0EC9" w:rsidP="00EF0EC9">
            <w:pPr>
              <w:spacing w:before="40" w:after="40"/>
              <w:rPr>
                <w:rFonts w:cs="Arial"/>
                <w:i/>
                <w:lang w:eastAsia="ja-JP"/>
              </w:rPr>
            </w:pPr>
            <w:r w:rsidRPr="00794639">
              <w:rPr>
                <w:rFonts w:cs="Arial"/>
                <w:i/>
                <w:lang w:eastAsia="ja-JP"/>
              </w:rPr>
              <w:t>Unsolicited Notification</w:t>
            </w:r>
          </w:p>
        </w:tc>
        <w:tc>
          <w:tcPr>
            <w:tcW w:w="7290" w:type="dxa"/>
          </w:tcPr>
          <w:p w14:paraId="686B4EEF" w14:textId="77777777" w:rsidR="00EF0EC9" w:rsidRPr="00794639" w:rsidRDefault="00EF0EC9" w:rsidP="00EF0EC9">
            <w:pPr>
              <w:spacing w:before="40" w:after="40"/>
              <w:rPr>
                <w:rFonts w:cs="Arial"/>
                <w:u w:val="single"/>
                <w:lang w:eastAsia="ja-JP"/>
              </w:rPr>
            </w:pPr>
            <w:r w:rsidRPr="00794639">
              <w:rPr>
                <w:rFonts w:cs="Arial"/>
                <w:u w:val="single"/>
                <w:lang w:eastAsia="ja-JP"/>
              </w:rPr>
              <w:t>Response</w:t>
            </w:r>
          </w:p>
          <w:p w14:paraId="77C01617" w14:textId="77777777" w:rsidR="00EF0EC9" w:rsidRPr="00794639" w:rsidRDefault="00EF0EC9" w:rsidP="00EF0EC9">
            <w:pPr>
              <w:spacing w:before="40" w:after="40"/>
              <w:rPr>
                <w:rFonts w:cs="Arial"/>
                <w:b/>
                <w:lang w:eastAsia="ja-JP"/>
              </w:rPr>
            </w:pPr>
            <w:r w:rsidRPr="00794639">
              <w:rPr>
                <w:rFonts w:cs="Arial"/>
                <w:b/>
                <w:lang w:eastAsia="ja-JP"/>
              </w:rPr>
              <w:t>+KUDP_DATA: &lt;session_id&gt;,&lt;ndata available&gt;</w:t>
            </w:r>
            <w:r w:rsidRPr="00794639">
              <w:rPr>
                <w:rFonts w:cs="Arial"/>
                <w:b/>
                <w:lang w:eastAsia="zh-CN"/>
              </w:rPr>
              <w:t>[,&lt;udp remote address&gt;,&lt;udp remote port&gt;,&lt;data&gt;]</w:t>
            </w:r>
          </w:p>
          <w:p w14:paraId="1F92E115" w14:textId="77777777" w:rsidR="00EF0EC9" w:rsidRPr="00794639" w:rsidRDefault="00EF0EC9" w:rsidP="00EF0EC9">
            <w:pPr>
              <w:keepNext/>
              <w:spacing w:before="40" w:after="40"/>
              <w:rPr>
                <w:rFonts w:cs="Arial"/>
                <w:u w:val="single"/>
                <w:lang w:eastAsia="ja-JP"/>
              </w:rPr>
            </w:pPr>
            <w:r w:rsidRPr="00794639">
              <w:rPr>
                <w:rFonts w:cs="Arial"/>
                <w:u w:val="single"/>
                <w:lang w:eastAsia="ja-JP"/>
              </w:rPr>
              <w:lastRenderedPageBreak/>
              <w:t>Parameters</w:t>
            </w:r>
          </w:p>
          <w:p w14:paraId="60D1A8E9" w14:textId="77777777" w:rsidR="00EF0EC9" w:rsidRPr="00794639" w:rsidRDefault="00EF0EC9" w:rsidP="00EF0EC9">
            <w:pPr>
              <w:keepNext/>
              <w:spacing w:before="40" w:after="40"/>
              <w:rPr>
                <w:rFonts w:cs="Arial"/>
                <w:lang w:eastAsia="ja-JP"/>
              </w:rPr>
            </w:pPr>
            <w:r w:rsidRPr="00794639">
              <w:rPr>
                <w:rFonts w:cs="Arial"/>
                <w:b/>
                <w:lang w:eastAsia="ja-JP"/>
              </w:rPr>
              <w:t>&lt;session_id&gt;</w:t>
            </w:r>
            <w:r w:rsidRPr="00794639">
              <w:rPr>
                <w:rFonts w:cs="Arial"/>
                <w:lang w:eastAsia="ja-JP"/>
              </w:rPr>
              <w:tab/>
              <w:t>UDP session index</w:t>
            </w:r>
          </w:p>
          <w:p w14:paraId="6649DB05" w14:textId="77777777" w:rsidR="00EF0EC9" w:rsidRPr="00794639" w:rsidRDefault="00EF0EC9" w:rsidP="00EF0EC9">
            <w:pPr>
              <w:keepNext/>
              <w:spacing w:before="40" w:after="40"/>
              <w:rPr>
                <w:rFonts w:cs="Arial"/>
                <w:lang w:eastAsia="ja-JP"/>
              </w:rPr>
            </w:pPr>
          </w:p>
          <w:p w14:paraId="3A6429A1" w14:textId="77777777" w:rsidR="00EF0EC9" w:rsidRPr="00794639" w:rsidRDefault="00EF0EC9" w:rsidP="00EF0EC9">
            <w:pPr>
              <w:keepNext/>
              <w:spacing w:before="40" w:after="40"/>
              <w:rPr>
                <w:rFonts w:cs="Arial"/>
                <w:lang w:eastAsia="zh-CN"/>
              </w:rPr>
            </w:pPr>
            <w:r w:rsidRPr="00794639">
              <w:rPr>
                <w:rFonts w:cs="Arial"/>
                <w:b/>
                <w:lang w:eastAsia="ja-JP"/>
              </w:rPr>
              <w:t>&lt;ndata available&gt;</w:t>
            </w:r>
            <w:r w:rsidRPr="00794639">
              <w:rPr>
                <w:rFonts w:cs="Arial"/>
                <w:lang w:eastAsia="ja-JP"/>
              </w:rPr>
              <w:tab/>
              <w:t>Number of bytes to be read</w:t>
            </w:r>
          </w:p>
          <w:p w14:paraId="2F9DE506" w14:textId="77777777" w:rsidR="00EF0EC9" w:rsidRPr="00794639" w:rsidRDefault="00EF0EC9" w:rsidP="00EF0EC9">
            <w:pPr>
              <w:keepNext/>
              <w:spacing w:before="40" w:after="40"/>
              <w:rPr>
                <w:rFonts w:cs="Arial"/>
                <w:b/>
                <w:lang w:eastAsia="ja-JP"/>
              </w:rPr>
            </w:pPr>
          </w:p>
          <w:p w14:paraId="5767E15C" w14:textId="77777777" w:rsidR="00EF0EC9" w:rsidRPr="00794639" w:rsidRDefault="00EF0EC9" w:rsidP="00EF0EC9">
            <w:pPr>
              <w:keepNext/>
              <w:spacing w:before="40" w:after="40"/>
              <w:rPr>
                <w:rFonts w:cs="Arial"/>
                <w:lang w:eastAsia="zh-CN"/>
              </w:rPr>
            </w:pPr>
            <w:r w:rsidRPr="00794639">
              <w:rPr>
                <w:rFonts w:cs="Arial"/>
                <w:b/>
                <w:lang w:eastAsia="ja-JP"/>
              </w:rPr>
              <w:t>&lt;udp remote address&gt;</w:t>
            </w:r>
            <w:r w:rsidRPr="00794639">
              <w:rPr>
                <w:rFonts w:cs="Arial"/>
                <w:lang w:eastAsia="ja-JP"/>
              </w:rPr>
              <w:tab/>
            </w:r>
            <w:r w:rsidRPr="00794639">
              <w:rPr>
                <w:rFonts w:cs="Arial"/>
                <w:lang w:eastAsia="zh-CN"/>
              </w:rPr>
              <w:t>IP address string of the remote host</w:t>
            </w:r>
          </w:p>
          <w:p w14:paraId="473D5984" w14:textId="77777777" w:rsidR="00EF0EC9" w:rsidRPr="00794639" w:rsidRDefault="00EF0EC9" w:rsidP="00EF0EC9">
            <w:pPr>
              <w:keepNext/>
              <w:spacing w:before="40" w:after="40"/>
              <w:rPr>
                <w:rFonts w:cs="Arial"/>
                <w:b/>
                <w:lang w:eastAsia="ja-JP"/>
              </w:rPr>
            </w:pPr>
          </w:p>
          <w:p w14:paraId="17A007A7" w14:textId="77777777" w:rsidR="00EF0EC9" w:rsidRPr="00F1037B" w:rsidRDefault="00EF0EC9" w:rsidP="00EF0EC9">
            <w:pPr>
              <w:keepNext/>
              <w:spacing w:before="40" w:after="40"/>
              <w:rPr>
                <w:lang w:val="fr-FR"/>
              </w:rPr>
            </w:pPr>
            <w:r w:rsidRPr="00F1037B">
              <w:rPr>
                <w:b/>
                <w:lang w:val="fr-FR"/>
              </w:rPr>
              <w:t>&lt;udp remote port&gt;</w:t>
            </w:r>
            <w:r w:rsidRPr="00F1037B">
              <w:rPr>
                <w:b/>
                <w:lang w:val="fr-FR"/>
              </w:rPr>
              <w:tab/>
            </w:r>
            <w:r w:rsidRPr="00F1037B">
              <w:rPr>
                <w:lang w:val="fr-FR"/>
              </w:rPr>
              <w:t>0 – 65535</w:t>
            </w:r>
            <w:r w:rsidRPr="00F1037B">
              <w:rPr>
                <w:lang w:val="fr-FR"/>
              </w:rPr>
              <w:tab/>
              <w:t>Remote UDP port</w:t>
            </w:r>
          </w:p>
          <w:p w14:paraId="71525E51" w14:textId="77777777" w:rsidR="00EF0EC9" w:rsidRPr="00F1037B" w:rsidRDefault="00EF0EC9" w:rsidP="00EF0EC9">
            <w:pPr>
              <w:spacing w:before="40" w:after="40"/>
              <w:rPr>
                <w:b/>
                <w:lang w:val="fr-FR"/>
              </w:rPr>
            </w:pPr>
          </w:p>
          <w:p w14:paraId="7FF942A8" w14:textId="77777777" w:rsidR="00EF0EC9" w:rsidRPr="00794639" w:rsidRDefault="00EF0EC9" w:rsidP="00EF0EC9">
            <w:pPr>
              <w:spacing w:before="40" w:after="40"/>
              <w:rPr>
                <w:rFonts w:cs="Arial"/>
                <w:u w:val="single"/>
                <w:lang w:eastAsia="ja-JP"/>
              </w:rPr>
            </w:pPr>
            <w:r w:rsidRPr="00794639">
              <w:rPr>
                <w:rFonts w:cs="Arial"/>
                <w:b/>
                <w:lang w:eastAsia="zh-CN"/>
              </w:rPr>
              <w:t>&lt;data&gt;</w:t>
            </w:r>
            <w:r w:rsidRPr="00794639">
              <w:rPr>
                <w:rFonts w:cs="Arial"/>
                <w:b/>
                <w:lang w:eastAsia="zh-CN"/>
              </w:rPr>
              <w:tab/>
            </w:r>
            <w:r w:rsidRPr="00794639">
              <w:rPr>
                <w:rFonts w:cs="Arial"/>
                <w:lang w:eastAsia="ja-JP"/>
              </w:rPr>
              <w:t>Data</w:t>
            </w:r>
            <w:r w:rsidRPr="00794639">
              <w:rPr>
                <w:rFonts w:cs="Arial"/>
                <w:lang w:eastAsia="zh-CN"/>
              </w:rPr>
              <w:t xml:space="preserve"> in octet. </w:t>
            </w:r>
            <w:r w:rsidRPr="00794639">
              <w:rPr>
                <w:rFonts w:cs="Arial"/>
                <w:lang w:eastAsia="ja-JP"/>
              </w:rPr>
              <w:t xml:space="preserve">The length of data </w:t>
            </w:r>
            <w:r w:rsidRPr="00794639">
              <w:rPr>
                <w:rFonts w:cs="Arial"/>
                <w:lang w:eastAsia="zh-CN"/>
              </w:rPr>
              <w:t xml:space="preserve">is specified by </w:t>
            </w:r>
            <w:r w:rsidRPr="00794639">
              <w:rPr>
                <w:rFonts w:cs="Arial"/>
                <w:lang w:eastAsia="ja-JP"/>
              </w:rPr>
              <w:t>&lt;ndata_available&gt;</w:t>
            </w:r>
            <w:r w:rsidRPr="00794639">
              <w:rPr>
                <w:rFonts w:cs="Arial"/>
                <w:lang w:eastAsia="zh-CN"/>
              </w:rPr>
              <w:t>.</w:t>
            </w:r>
          </w:p>
        </w:tc>
      </w:tr>
      <w:tr w:rsidR="00EF0EC9" w:rsidRPr="00794639" w14:paraId="732ACEC1" w14:textId="77777777" w:rsidTr="00953CD3">
        <w:tc>
          <w:tcPr>
            <w:tcW w:w="1707" w:type="dxa"/>
          </w:tcPr>
          <w:p w14:paraId="607B8144" w14:textId="77777777" w:rsidR="00EF0EC9" w:rsidRPr="00794639" w:rsidRDefault="00EF0EC9" w:rsidP="00EF0EC9">
            <w:pPr>
              <w:spacing w:before="40" w:after="40"/>
              <w:rPr>
                <w:rFonts w:cs="Arial"/>
                <w:u w:val="single"/>
                <w:lang w:eastAsia="ja-JP"/>
              </w:rPr>
            </w:pPr>
            <w:r w:rsidRPr="00794639">
              <w:rPr>
                <w:rFonts w:cs="Arial"/>
                <w:u w:val="single"/>
                <w:lang w:eastAsia="ja-JP"/>
              </w:rPr>
              <w:lastRenderedPageBreak/>
              <w:t>Reference</w:t>
            </w:r>
          </w:p>
          <w:p w14:paraId="7D1B0489" w14:textId="77777777" w:rsidR="00EF0EC9" w:rsidRPr="00794639" w:rsidRDefault="00EF0EC9" w:rsidP="00EF0EC9">
            <w:pPr>
              <w:spacing w:before="40" w:after="40"/>
              <w:rPr>
                <w:rFonts w:cs="Arial"/>
                <w:lang w:eastAsia="ja-JP"/>
              </w:rPr>
            </w:pPr>
            <w:r w:rsidRPr="00794639">
              <w:rPr>
                <w:rFonts w:cs="Arial"/>
                <w:lang w:eastAsia="ja-JP"/>
              </w:rPr>
              <w:t>Sierra Wireless Proprietary</w:t>
            </w:r>
          </w:p>
        </w:tc>
        <w:tc>
          <w:tcPr>
            <w:tcW w:w="7290" w:type="dxa"/>
          </w:tcPr>
          <w:p w14:paraId="1089FF1F" w14:textId="77777777" w:rsidR="00EF0EC9" w:rsidRPr="00794639" w:rsidRDefault="00EF0EC9" w:rsidP="00EF0EC9">
            <w:pPr>
              <w:spacing w:before="40" w:after="40"/>
              <w:rPr>
                <w:rFonts w:cs="Arial"/>
                <w:u w:val="single"/>
                <w:lang w:eastAsia="ja-JP"/>
              </w:rPr>
            </w:pPr>
            <w:r w:rsidRPr="00794639">
              <w:rPr>
                <w:rFonts w:cs="Arial"/>
                <w:u w:val="single"/>
                <w:lang w:eastAsia="ja-JP"/>
              </w:rPr>
              <w:t>Notes</w:t>
            </w:r>
          </w:p>
          <w:p w14:paraId="190D0BC6" w14:textId="77777777" w:rsidR="00EF0EC9" w:rsidRPr="00794639" w:rsidRDefault="00EF0EC9" w:rsidP="00EF0EC9">
            <w:pPr>
              <w:numPr>
                <w:ilvl w:val="0"/>
                <w:numId w:val="79"/>
              </w:numPr>
              <w:spacing w:before="40" w:after="40"/>
              <w:rPr>
                <w:rFonts w:cs="Arial"/>
                <w:lang w:eastAsia="ja-JP"/>
              </w:rPr>
            </w:pPr>
            <w:r w:rsidRPr="00794639">
              <w:rPr>
                <w:rFonts w:cs="Arial"/>
                <w:lang w:eastAsia="ja-JP"/>
              </w:rPr>
              <w:t>As soon as the UDP socket is created, the module can receive data through this socket. This notification is sent when data are available in the receive buffer.</w:t>
            </w:r>
          </w:p>
          <w:p w14:paraId="248977A9" w14:textId="552F1889" w:rsidR="00EF0EC9" w:rsidRPr="00794639" w:rsidRDefault="00EF0EC9" w:rsidP="00EF0EC9">
            <w:pPr>
              <w:numPr>
                <w:ilvl w:val="0"/>
                <w:numId w:val="79"/>
              </w:numPr>
              <w:spacing w:before="40" w:after="40"/>
              <w:rPr>
                <w:rFonts w:cs="Arial"/>
                <w:lang w:eastAsia="ja-JP"/>
              </w:rPr>
            </w:pPr>
            <w:r w:rsidRPr="00794639">
              <w:rPr>
                <w:rFonts w:cs="Arial"/>
                <w:lang w:eastAsia="zh-CN"/>
              </w:rPr>
              <w:t>T</w:t>
            </w:r>
            <w:r w:rsidRPr="00794639">
              <w:rPr>
                <w:rFonts w:cs="Arial"/>
                <w:lang w:eastAsia="ja-JP"/>
              </w:rPr>
              <w:t>his notification will be sent one time. When &lt;data_mode&gt; was set to 0</w:t>
            </w:r>
            <w:r w:rsidRPr="00794639">
              <w:rPr>
                <w:rFonts w:cs="Arial"/>
                <w:lang w:eastAsia="zh-CN"/>
              </w:rPr>
              <w:t xml:space="preserve"> </w:t>
            </w:r>
            <w:r w:rsidRPr="00794639">
              <w:rPr>
                <w:rFonts w:cs="Arial"/>
                <w:lang w:eastAsia="ja-JP"/>
              </w:rPr>
              <w:t>(do not display data in URC)</w:t>
            </w:r>
            <w:r w:rsidRPr="00794639">
              <w:rPr>
                <w:rFonts w:cs="Arial"/>
                <w:lang w:eastAsia="zh-CN"/>
              </w:rPr>
              <w:t>, t</w:t>
            </w:r>
            <w:r w:rsidRPr="00794639">
              <w:rPr>
                <w:rFonts w:cs="Arial"/>
                <w:lang w:eastAsia="ja-JP"/>
              </w:rPr>
              <w:t xml:space="preserve">he controlling software must read the buffer with </w:t>
            </w:r>
            <w:r w:rsidRPr="00794639">
              <w:rPr>
                <w:rStyle w:val="Code"/>
              </w:rPr>
              <w:t>+KUDPRCV</w:t>
            </w:r>
            <w:r w:rsidRPr="00794639">
              <w:rPr>
                <w:rFonts w:cs="Arial"/>
                <w:lang w:eastAsia="ja-JP"/>
              </w:rPr>
              <w:t xml:space="preserve"> </w:t>
            </w:r>
            <w:r w:rsidR="006C45FE" w:rsidRPr="00794639">
              <w:rPr>
                <w:rFonts w:cs="Arial"/>
                <w:lang w:eastAsia="ja-JP"/>
              </w:rPr>
              <w:t>to</w:t>
            </w:r>
            <w:r w:rsidRPr="00794639">
              <w:rPr>
                <w:rFonts w:cs="Arial"/>
                <w:lang w:eastAsia="ja-JP"/>
              </w:rPr>
              <w:t xml:space="preserve"> activate the notification again.</w:t>
            </w:r>
          </w:p>
          <w:p w14:paraId="48C041DF" w14:textId="77777777" w:rsidR="00EF0EC9" w:rsidRPr="00794639" w:rsidRDefault="00EF0EC9" w:rsidP="00EF0EC9">
            <w:pPr>
              <w:numPr>
                <w:ilvl w:val="0"/>
                <w:numId w:val="79"/>
              </w:numPr>
              <w:spacing w:before="40" w:after="40"/>
              <w:rPr>
                <w:rFonts w:cs="Arial"/>
                <w:lang w:eastAsia="ja-JP"/>
              </w:rPr>
            </w:pPr>
            <w:r w:rsidRPr="00794639">
              <w:rPr>
                <w:rFonts w:cs="Arial"/>
                <w:lang w:eastAsia="ja-JP"/>
              </w:rPr>
              <w:t>When &lt;data_mode&gt; was set to 1, &lt;ndata_available&gt; will range from 1 – 1500 in the URC. If the user application sends over 1500 bytes of data to the module, the module will display those data with several URCs. It is possible for other applications (e.g. from Windows) to send more than 1472 bytes UDP packets to the module but the packet will be segmented and reassembled by the network stack.</w:t>
            </w:r>
          </w:p>
          <w:p w14:paraId="12ABD9B0" w14:textId="77777777" w:rsidR="00EF0EC9" w:rsidRPr="00794639" w:rsidRDefault="00EF0EC9" w:rsidP="00EF0EC9">
            <w:pPr>
              <w:numPr>
                <w:ilvl w:val="0"/>
                <w:numId w:val="79"/>
              </w:numPr>
              <w:spacing w:before="40" w:after="40"/>
              <w:rPr>
                <w:rFonts w:cs="Arial"/>
                <w:lang w:eastAsia="ja-JP"/>
              </w:rPr>
            </w:pPr>
            <w:r w:rsidRPr="00794639">
              <w:rPr>
                <w:rFonts w:cs="Arial"/>
                <w:lang w:eastAsia="ja-JP"/>
              </w:rPr>
              <w:t xml:space="preserve">When &lt;data_mode&gt; is set to 1, URC </w:t>
            </w:r>
            <w:r w:rsidRPr="00794639">
              <w:rPr>
                <w:rStyle w:val="Code"/>
              </w:rPr>
              <w:t>+KUDP_RCV</w:t>
            </w:r>
            <w:r w:rsidRPr="00794639">
              <w:rPr>
                <w:rFonts w:cs="Arial"/>
                <w:lang w:eastAsia="zh-CN"/>
              </w:rPr>
              <w:t xml:space="preserve"> will not be displayed </w:t>
            </w:r>
            <w:r w:rsidRPr="00794639">
              <w:rPr>
                <w:rFonts w:cs="Arial"/>
                <w:lang w:eastAsia="ja-JP"/>
              </w:rPr>
              <w:t xml:space="preserve">after </w:t>
            </w:r>
            <w:r w:rsidRPr="00794639">
              <w:rPr>
                <w:rStyle w:val="Code"/>
              </w:rPr>
              <w:t>+KUDP_DATA</w:t>
            </w:r>
            <w:r w:rsidRPr="00794639">
              <w:rPr>
                <w:rFonts w:cs="Arial"/>
                <w:lang w:eastAsia="ja-JP"/>
              </w:rPr>
              <w:t>.</w:t>
            </w:r>
          </w:p>
          <w:p w14:paraId="3431BCF5" w14:textId="6A291D92" w:rsidR="00EF0EC9" w:rsidRPr="00794639" w:rsidRDefault="00EF0EC9">
            <w:pPr>
              <w:numPr>
                <w:ilvl w:val="0"/>
                <w:numId w:val="79"/>
              </w:numPr>
              <w:spacing w:before="40" w:after="40"/>
              <w:rPr>
                <w:rFonts w:cs="Arial"/>
                <w:u w:val="single"/>
                <w:lang w:eastAsia="ja-JP"/>
              </w:rPr>
            </w:pPr>
            <w:r w:rsidRPr="00794639">
              <w:rPr>
                <w:rFonts w:cs="Arial"/>
                <w:lang w:eastAsia="ja-JP"/>
              </w:rPr>
              <w:t xml:space="preserve">When &lt;data_mode&gt; was set to 1, the fields &lt;udp remote address&gt; and &lt;udp remote port&gt; will be displayed in URC </w:t>
            </w:r>
            <w:r w:rsidRPr="00794639">
              <w:rPr>
                <w:rStyle w:val="Code"/>
              </w:rPr>
              <w:t>+KUDP_DATA</w:t>
            </w:r>
            <w:r w:rsidRPr="00794639">
              <w:rPr>
                <w:rFonts w:cs="Arial"/>
                <w:lang w:eastAsia="ja-JP"/>
              </w:rPr>
              <w:t xml:space="preserve">. When &lt;data_mode&gt; was set to 0, they will be displayed in URC </w:t>
            </w:r>
            <w:r w:rsidRPr="00794639">
              <w:rPr>
                <w:rStyle w:val="Code"/>
              </w:rPr>
              <w:t>+KUDP_RCV</w:t>
            </w:r>
            <w:r w:rsidRPr="00794639">
              <w:rPr>
                <w:rFonts w:cs="Arial"/>
                <w:lang w:eastAsia="ja-JP"/>
              </w:rPr>
              <w:t>.</w:t>
            </w:r>
          </w:p>
        </w:tc>
      </w:tr>
      <w:bookmarkEnd w:id="8110"/>
      <w:bookmarkEnd w:id="8111"/>
      <w:bookmarkEnd w:id="8112"/>
      <w:bookmarkEnd w:id="8113"/>
    </w:tbl>
    <w:p w14:paraId="06263AF2" w14:textId="77777777" w:rsidR="00E93456" w:rsidRPr="00794639" w:rsidRDefault="00E93456" w:rsidP="006E65B6">
      <w:pPr>
        <w:pStyle w:val="Heading1"/>
        <w:sectPr w:rsidR="00E93456" w:rsidRPr="00794639" w:rsidSect="004F7779">
          <w:pgSz w:w="11909" w:h="16834" w:code="9"/>
          <w:pgMar w:top="1440" w:right="1440" w:bottom="1440" w:left="1440" w:header="720" w:footer="720" w:gutter="0"/>
          <w:cols w:space="720"/>
          <w:titlePg/>
          <w:docGrid w:linePitch="360"/>
        </w:sectPr>
      </w:pPr>
    </w:p>
    <w:p w14:paraId="3296E519" w14:textId="6FB7A2D2" w:rsidR="006E65B6" w:rsidRPr="00794639" w:rsidRDefault="006E65B6" w:rsidP="006E65B6">
      <w:pPr>
        <w:pStyle w:val="Heading1"/>
      </w:pPr>
      <w:bookmarkStart w:id="8194" w:name="_Ref439773498"/>
      <w:bookmarkStart w:id="8195" w:name="_Ref439773500"/>
      <w:bookmarkStart w:id="8196" w:name="_Ref446421401"/>
      <w:bookmarkStart w:id="8197" w:name="_Ref446421404"/>
      <w:bookmarkStart w:id="8198" w:name="_Toc464721848"/>
      <w:bookmarkStart w:id="8199" w:name="_Toc531701017"/>
      <w:bookmarkStart w:id="8200" w:name="_Hlk524613113"/>
      <w:bookmarkEnd w:id="8114"/>
      <w:r w:rsidRPr="00794639">
        <w:lastRenderedPageBreak/>
        <w:t>AVMS Commands</w:t>
      </w:r>
      <w:bookmarkEnd w:id="8194"/>
      <w:bookmarkEnd w:id="8195"/>
      <w:bookmarkEnd w:id="8196"/>
      <w:bookmarkEnd w:id="8197"/>
      <w:bookmarkEnd w:id="8198"/>
      <w:bookmarkEnd w:id="8199"/>
    </w:p>
    <w:p w14:paraId="72EE5449" w14:textId="56B0247B" w:rsidR="009F1364" w:rsidRPr="000656F8" w:rsidRDefault="00B466C8" w:rsidP="0053479F">
      <w:pPr>
        <w:pStyle w:val="Note"/>
      </w:pPr>
      <w:r w:rsidRPr="00794639">
        <w:t xml:space="preserve">Two </w:t>
      </w:r>
      <w:r w:rsidR="009F1364" w:rsidRPr="00794639">
        <w:t>IP sessions are required</w:t>
      </w:r>
      <w:r w:rsidR="00DF338C" w:rsidRPr="00794639">
        <w:t xml:space="preserve"> during an AVMS FOTA session (connection to AirVantage and FOTA upgrade)</w:t>
      </w:r>
      <w:r w:rsidR="009F1364" w:rsidRPr="00794639">
        <w:t>.</w:t>
      </w:r>
      <w:r w:rsidR="00DF338C" w:rsidRPr="00794639">
        <w:t xml:space="preserve"> Refer to section </w:t>
      </w:r>
      <w:r w:rsidR="00DF338C" w:rsidRPr="000656F8">
        <w:fldChar w:fldCharType="begin"/>
      </w:r>
      <w:r w:rsidR="00DF338C" w:rsidRPr="00794639">
        <w:instrText xml:space="preserve"> REF _Ref525913292 \w \h  \* MERGEFORMAT </w:instrText>
      </w:r>
      <w:r w:rsidR="00DF338C" w:rsidRPr="000656F8">
        <w:fldChar w:fldCharType="separate"/>
      </w:r>
      <w:ins w:id="8201" w:author="Elaine Baricante" w:date="2018-11-27T10:41:00Z">
        <w:r w:rsidR="003C1515">
          <w:t>9.3</w:t>
        </w:r>
      </w:ins>
      <w:del w:id="8202" w:author="Elaine Baricante" w:date="2018-11-26T16:08:00Z">
        <w:r w:rsidR="00DF338C" w:rsidRPr="000656F8" w:rsidDel="00EF34B1">
          <w:delText>10.3</w:delText>
        </w:r>
      </w:del>
      <w:r w:rsidR="00DF338C" w:rsidRPr="000656F8">
        <w:fldChar w:fldCharType="end"/>
      </w:r>
      <w:r w:rsidR="00DF338C" w:rsidRPr="00794639">
        <w:t xml:space="preserve"> </w:t>
      </w:r>
      <w:r w:rsidR="00DF338C" w:rsidRPr="000656F8">
        <w:fldChar w:fldCharType="begin"/>
      </w:r>
      <w:r w:rsidR="00DF338C" w:rsidRPr="00794639">
        <w:instrText xml:space="preserve"> REF _Ref525913294 \h  \* MERGEFORMAT </w:instrText>
      </w:r>
      <w:r w:rsidR="00DF338C" w:rsidRPr="000656F8">
        <w:fldChar w:fldCharType="separate"/>
      </w:r>
      <w:r w:rsidR="003C1515" w:rsidRPr="00794639">
        <w:t>Session ID</w:t>
      </w:r>
      <w:r w:rsidR="00DF338C" w:rsidRPr="000656F8">
        <w:fldChar w:fldCharType="end"/>
      </w:r>
      <w:r w:rsidR="00DF338C" w:rsidRPr="00794639">
        <w:t xml:space="preserve"> for session ID details.</w:t>
      </w:r>
    </w:p>
    <w:p w14:paraId="1504F547" w14:textId="697232C1" w:rsidR="002834FC" w:rsidRPr="005C602E" w:rsidRDefault="002834FC" w:rsidP="002834FC">
      <w:pPr>
        <w:pStyle w:val="Heading2"/>
        <w:spacing w:line="256" w:lineRule="auto"/>
      </w:pPr>
      <w:bookmarkStart w:id="8203" w:name="_Ref520816253"/>
      <w:bookmarkStart w:id="8204" w:name="_Ref520816255"/>
      <w:bookmarkStart w:id="8205" w:name="_Toc531701018"/>
      <w:bookmarkStart w:id="8206" w:name="_Toc510103999"/>
      <w:bookmarkStart w:id="8207" w:name="_Toc133649734"/>
      <w:bookmarkStart w:id="8208" w:name="_Toc232914898"/>
      <w:bookmarkStart w:id="8209" w:name="_Ref518401902"/>
      <w:bookmarkEnd w:id="8200"/>
      <w:r w:rsidRPr="0048226A">
        <w:t>+WDS</w:t>
      </w:r>
      <w:r w:rsidRPr="007E4A1F">
        <w:t xml:space="preserve">C Command: Device Services </w:t>
      </w:r>
      <w:r w:rsidRPr="00006D08">
        <w:t>Configuration</w:t>
      </w:r>
      <w:bookmarkEnd w:id="8203"/>
      <w:bookmarkEnd w:id="8204"/>
      <w:bookmarkEnd w:id="8205"/>
    </w:p>
    <w:tbl>
      <w:tblPr>
        <w:tblStyle w:val="TableSWIleft"/>
        <w:tblW w:w="8997" w:type="dxa"/>
        <w:tblLayout w:type="fixed"/>
        <w:tblLook w:val="04A0" w:firstRow="1" w:lastRow="0" w:firstColumn="1" w:lastColumn="0" w:noHBand="0" w:noVBand="1"/>
      </w:tblPr>
      <w:tblGrid>
        <w:gridCol w:w="1707"/>
        <w:gridCol w:w="7290"/>
      </w:tblGrid>
      <w:tr w:rsidR="002834FC" w:rsidRPr="00794639" w14:paraId="5FBC8FAA" w14:textId="77777777" w:rsidTr="00076AEF">
        <w:trPr>
          <w:cnfStyle w:val="100000000000" w:firstRow="1" w:lastRow="0" w:firstColumn="0" w:lastColumn="0" w:oddVBand="0" w:evenVBand="0" w:oddHBand="0" w:evenHBand="0" w:firstRowFirstColumn="0" w:firstRowLastColumn="0" w:lastRowFirstColumn="0" w:lastRowLastColumn="0"/>
        </w:trPr>
        <w:tc>
          <w:tcPr>
            <w:tcW w:w="8997" w:type="dxa"/>
            <w:gridSpan w:val="2"/>
            <w:hideMark/>
          </w:tcPr>
          <w:p w14:paraId="7A426228" w14:textId="77777777" w:rsidR="002834FC" w:rsidRPr="005C602E" w:rsidRDefault="002834FC">
            <w:pPr>
              <w:pStyle w:val="TableRowHead"/>
              <w:spacing w:before="144" w:after="144"/>
              <w:rPr>
                <w:bCs w:val="0"/>
              </w:rPr>
            </w:pPr>
            <w:r w:rsidRPr="005C602E">
              <w:t>HL7800</w:t>
            </w:r>
          </w:p>
        </w:tc>
      </w:tr>
      <w:tr w:rsidR="002834FC" w:rsidRPr="00794639" w14:paraId="7A0AEB26" w14:textId="77777777" w:rsidTr="00953CD3">
        <w:trPr>
          <w:trHeight w:val="978"/>
        </w:trPr>
        <w:tc>
          <w:tcPr>
            <w:tcW w:w="1707" w:type="dxa"/>
          </w:tcPr>
          <w:p w14:paraId="1C2E5393" w14:textId="77777777" w:rsidR="002834FC" w:rsidRPr="00794639" w:rsidRDefault="002834FC" w:rsidP="002834FC">
            <w:pPr>
              <w:pStyle w:val="TableBody"/>
              <w:rPr>
                <w:i/>
              </w:rPr>
            </w:pPr>
            <w:r w:rsidRPr="00794639">
              <w:rPr>
                <w:i/>
              </w:rPr>
              <w:t>Test command</w:t>
            </w:r>
          </w:p>
          <w:p w14:paraId="3848F3C9" w14:textId="77777777" w:rsidR="002834FC" w:rsidRPr="00794639" w:rsidRDefault="002834FC" w:rsidP="002834FC">
            <w:pPr>
              <w:pStyle w:val="TableBody"/>
            </w:pPr>
          </w:p>
          <w:p w14:paraId="61BD4780" w14:textId="77777777" w:rsidR="002834FC" w:rsidRPr="00794639" w:rsidRDefault="002834FC" w:rsidP="002834FC">
            <w:pPr>
              <w:pStyle w:val="TableBody"/>
              <w:rPr>
                <w:u w:val="single"/>
              </w:rPr>
            </w:pPr>
            <w:r w:rsidRPr="00794639">
              <w:rPr>
                <w:u w:val="single"/>
              </w:rPr>
              <w:t>Syntax</w:t>
            </w:r>
          </w:p>
          <w:p w14:paraId="24D378F1" w14:textId="356CDF67" w:rsidR="002834FC" w:rsidRPr="00794639" w:rsidRDefault="002834FC" w:rsidP="002834FC">
            <w:pPr>
              <w:pStyle w:val="TableBody"/>
              <w:keepNext/>
              <w:rPr>
                <w:b/>
              </w:rPr>
            </w:pPr>
            <w:r w:rsidRPr="00794639">
              <w:rPr>
                <w:b/>
              </w:rPr>
              <w:t>AT+WDSC=?</w:t>
            </w:r>
          </w:p>
        </w:tc>
        <w:tc>
          <w:tcPr>
            <w:tcW w:w="7290" w:type="dxa"/>
          </w:tcPr>
          <w:p w14:paraId="2073FD0A" w14:textId="77777777" w:rsidR="002834FC" w:rsidRPr="00794639" w:rsidRDefault="002834FC" w:rsidP="002834FC">
            <w:pPr>
              <w:pStyle w:val="TableBody"/>
              <w:rPr>
                <w:u w:val="single"/>
              </w:rPr>
            </w:pPr>
          </w:p>
          <w:p w14:paraId="1CBF1C7C" w14:textId="77777777" w:rsidR="002834FC" w:rsidRPr="00794639" w:rsidRDefault="002834FC" w:rsidP="002834FC">
            <w:pPr>
              <w:pStyle w:val="TableBody"/>
              <w:rPr>
                <w:u w:val="single"/>
              </w:rPr>
            </w:pPr>
          </w:p>
          <w:p w14:paraId="6AB48F32" w14:textId="77777777" w:rsidR="002834FC" w:rsidRPr="00794639" w:rsidRDefault="002834FC" w:rsidP="002834FC">
            <w:pPr>
              <w:pStyle w:val="TableBody"/>
              <w:rPr>
                <w:u w:val="single"/>
              </w:rPr>
            </w:pPr>
            <w:r w:rsidRPr="00794639">
              <w:rPr>
                <w:u w:val="single"/>
              </w:rPr>
              <w:t>Response</w:t>
            </w:r>
          </w:p>
          <w:p w14:paraId="2BE65C50" w14:textId="77777777" w:rsidR="002834FC" w:rsidRPr="00794639" w:rsidRDefault="002834FC" w:rsidP="002834FC">
            <w:pPr>
              <w:pStyle w:val="TableBody"/>
              <w:rPr>
                <w:b/>
              </w:rPr>
            </w:pPr>
            <w:r w:rsidRPr="00794639">
              <w:rPr>
                <w:b/>
              </w:rPr>
              <w:t>+WDSC: (0-2,5,6),(</w:t>
            </w:r>
            <w:r w:rsidRPr="00794639">
              <w:t>list of supported</w:t>
            </w:r>
            <w:r w:rsidRPr="00794639">
              <w:rPr>
                <w:b/>
              </w:rPr>
              <w:t xml:space="preserve"> &lt;State&gt;</w:t>
            </w:r>
            <w:r w:rsidRPr="00794639">
              <w:t>s</w:t>
            </w:r>
            <w:r w:rsidRPr="00794639">
              <w:rPr>
                <w:b/>
              </w:rPr>
              <w:t xml:space="preserve">) </w:t>
            </w:r>
          </w:p>
          <w:p w14:paraId="3F703929" w14:textId="77777777" w:rsidR="002834FC" w:rsidRPr="00794639" w:rsidRDefault="002834FC" w:rsidP="002834FC">
            <w:pPr>
              <w:pStyle w:val="TableBody"/>
              <w:rPr>
                <w:b/>
              </w:rPr>
            </w:pPr>
            <w:r w:rsidRPr="00794639">
              <w:rPr>
                <w:b/>
              </w:rPr>
              <w:t>+WDSC: 3,(</w:t>
            </w:r>
            <w:r w:rsidRPr="00794639">
              <w:t>list of supported</w:t>
            </w:r>
            <w:r w:rsidRPr="00794639">
              <w:rPr>
                <w:b/>
              </w:rPr>
              <w:t xml:space="preserve"> &lt;State&gt;</w:t>
            </w:r>
            <w:r w:rsidRPr="00794639">
              <w:t>s</w:t>
            </w:r>
            <w:r w:rsidRPr="00794639">
              <w:rPr>
                <w:b/>
              </w:rPr>
              <w:t>)</w:t>
            </w:r>
          </w:p>
          <w:p w14:paraId="4F4DBA67" w14:textId="45C1FA68" w:rsidR="002834FC" w:rsidRPr="00794639" w:rsidRDefault="002834FC" w:rsidP="002834FC">
            <w:pPr>
              <w:pStyle w:val="TableBody"/>
              <w:rPr>
                <w:b/>
              </w:rPr>
            </w:pPr>
            <w:r w:rsidRPr="00794639">
              <w:rPr>
                <w:b/>
              </w:rPr>
              <w:t>+WDSC: 4,(</w:t>
            </w:r>
            <w:r w:rsidRPr="00794639">
              <w:t>list of supported</w:t>
            </w:r>
            <w:r w:rsidRPr="00794639">
              <w:rPr>
                <w:b/>
              </w:rPr>
              <w:t xml:space="preserve"> &lt;Timer_1&gt;</w:t>
            </w:r>
            <w:r w:rsidRPr="00794639">
              <w:t>s</w:t>
            </w:r>
            <w:r w:rsidRPr="00794639">
              <w:rPr>
                <w:b/>
              </w:rPr>
              <w:t>),(</w:t>
            </w:r>
            <w:r w:rsidRPr="00794639">
              <w:t>list of supported</w:t>
            </w:r>
            <w:r w:rsidRPr="00794639">
              <w:rPr>
                <w:b/>
              </w:rPr>
              <w:t xml:space="preserve"> &lt;Timer_2&gt;</w:t>
            </w:r>
            <w:r w:rsidRPr="00794639">
              <w:t>s</w:t>
            </w:r>
            <w:r w:rsidRPr="00794639">
              <w:rPr>
                <w:b/>
              </w:rPr>
              <w:t>),(</w:t>
            </w:r>
            <w:r w:rsidRPr="00794639">
              <w:t>list of supported</w:t>
            </w:r>
            <w:r w:rsidRPr="00794639">
              <w:rPr>
                <w:b/>
              </w:rPr>
              <w:t xml:space="preserve"> &lt;Timer_3&gt;</w:t>
            </w:r>
            <w:r w:rsidRPr="00794639">
              <w:t>s</w:t>
            </w:r>
            <w:r w:rsidRPr="00794639">
              <w:rPr>
                <w:b/>
              </w:rPr>
              <w:t>),(</w:t>
            </w:r>
            <w:r w:rsidRPr="00794639">
              <w:t>list of supported</w:t>
            </w:r>
            <w:r w:rsidRPr="00794639">
              <w:rPr>
                <w:b/>
              </w:rPr>
              <w:t xml:space="preserve"> &lt;Timer_4&gt;</w:t>
            </w:r>
            <w:r w:rsidRPr="00794639">
              <w:t>s</w:t>
            </w:r>
            <w:r w:rsidRPr="00794639">
              <w:rPr>
                <w:b/>
              </w:rPr>
              <w:t>),(</w:t>
            </w:r>
            <w:r w:rsidRPr="00794639">
              <w:t>list of supported</w:t>
            </w:r>
            <w:r w:rsidRPr="00794639">
              <w:rPr>
                <w:b/>
              </w:rPr>
              <w:t xml:space="preserve"> &lt;Timer_5&gt;</w:t>
            </w:r>
            <w:r w:rsidRPr="00794639">
              <w:t>s</w:t>
            </w:r>
            <w:r w:rsidRPr="00794639">
              <w:rPr>
                <w:b/>
              </w:rPr>
              <w:t>),</w:t>
            </w:r>
            <w:r w:rsidRPr="00794639">
              <w:rPr>
                <w:b/>
              </w:rPr>
              <w:br/>
              <w:t>(</w:t>
            </w:r>
            <w:r w:rsidRPr="00794639">
              <w:t>list of supported</w:t>
            </w:r>
            <w:r w:rsidRPr="00794639">
              <w:rPr>
                <w:b/>
              </w:rPr>
              <w:t xml:space="preserve"> &lt;Timer_6&gt;</w:t>
            </w:r>
            <w:r w:rsidRPr="00794639">
              <w:t>s</w:t>
            </w:r>
            <w:r w:rsidRPr="00794639">
              <w:rPr>
                <w:b/>
              </w:rPr>
              <w:t>),(</w:t>
            </w:r>
            <w:r w:rsidRPr="00794639">
              <w:t>list of supported</w:t>
            </w:r>
            <w:r w:rsidRPr="00794639">
              <w:rPr>
                <w:b/>
              </w:rPr>
              <w:t xml:space="preserve"> &lt;Timer_7&gt;</w:t>
            </w:r>
            <w:r w:rsidRPr="00794639">
              <w:t>s</w:t>
            </w:r>
            <w:r w:rsidRPr="00794639">
              <w:rPr>
                <w:b/>
              </w:rPr>
              <w:t>),(</w:t>
            </w:r>
            <w:r w:rsidRPr="00794639">
              <w:t>list of supported</w:t>
            </w:r>
            <w:r w:rsidRPr="00794639">
              <w:rPr>
                <w:b/>
              </w:rPr>
              <w:t xml:space="preserve"> &lt;Timer_8&gt;</w:t>
            </w:r>
            <w:r w:rsidRPr="00794639">
              <w:t>s</w:t>
            </w:r>
            <w:r w:rsidRPr="00794639">
              <w:rPr>
                <w:b/>
              </w:rPr>
              <w:t>)</w:t>
            </w:r>
          </w:p>
          <w:p w14:paraId="1ECEAE8C" w14:textId="73F4D975" w:rsidR="002834FC" w:rsidRPr="00794639" w:rsidRDefault="002834FC" w:rsidP="002834FC">
            <w:pPr>
              <w:pStyle w:val="TableBody"/>
              <w:keepNext/>
            </w:pPr>
            <w:r w:rsidRPr="00794639">
              <w:rPr>
                <w:b/>
              </w:rPr>
              <w:t>OK</w:t>
            </w:r>
          </w:p>
        </w:tc>
      </w:tr>
      <w:tr w:rsidR="002834FC" w:rsidRPr="00794639" w14:paraId="0DEDC3C3" w14:textId="77777777" w:rsidTr="00953CD3">
        <w:trPr>
          <w:trHeight w:val="978"/>
        </w:trPr>
        <w:tc>
          <w:tcPr>
            <w:tcW w:w="1707" w:type="dxa"/>
          </w:tcPr>
          <w:p w14:paraId="757BBCB8" w14:textId="77777777" w:rsidR="002834FC" w:rsidRPr="00794639" w:rsidRDefault="002834FC" w:rsidP="00170927">
            <w:pPr>
              <w:pStyle w:val="TableBody"/>
              <w:rPr>
                <w:i/>
              </w:rPr>
            </w:pPr>
            <w:r w:rsidRPr="00794639">
              <w:rPr>
                <w:i/>
              </w:rPr>
              <w:t>Read command</w:t>
            </w:r>
          </w:p>
          <w:p w14:paraId="2703D77B" w14:textId="77777777" w:rsidR="002834FC" w:rsidRPr="00794639" w:rsidRDefault="002834FC" w:rsidP="00170927">
            <w:pPr>
              <w:pStyle w:val="TableBody"/>
            </w:pPr>
          </w:p>
          <w:p w14:paraId="596E4E3E" w14:textId="77777777" w:rsidR="002834FC" w:rsidRPr="00794639" w:rsidRDefault="002834FC" w:rsidP="00170927">
            <w:pPr>
              <w:pStyle w:val="TableBody"/>
              <w:rPr>
                <w:u w:val="single"/>
              </w:rPr>
            </w:pPr>
            <w:r w:rsidRPr="00794639">
              <w:rPr>
                <w:u w:val="single"/>
              </w:rPr>
              <w:t>Syntax</w:t>
            </w:r>
          </w:p>
          <w:p w14:paraId="65854EC3" w14:textId="77BC8214" w:rsidR="002834FC" w:rsidRPr="00794639" w:rsidRDefault="002834FC" w:rsidP="00BB4174">
            <w:pPr>
              <w:pStyle w:val="TableBody"/>
              <w:rPr>
                <w:b/>
              </w:rPr>
            </w:pPr>
            <w:r w:rsidRPr="00794639">
              <w:rPr>
                <w:b/>
              </w:rPr>
              <w:t>AT+WDSC?</w:t>
            </w:r>
          </w:p>
        </w:tc>
        <w:tc>
          <w:tcPr>
            <w:tcW w:w="7290" w:type="dxa"/>
          </w:tcPr>
          <w:p w14:paraId="15D72624" w14:textId="77777777" w:rsidR="002834FC" w:rsidRPr="00794639" w:rsidRDefault="002834FC" w:rsidP="00170927">
            <w:pPr>
              <w:pStyle w:val="TableBody"/>
            </w:pPr>
          </w:p>
          <w:p w14:paraId="79DEE3B4" w14:textId="77777777" w:rsidR="002834FC" w:rsidRPr="00794639" w:rsidRDefault="002834FC" w:rsidP="00170927">
            <w:pPr>
              <w:pStyle w:val="TableBody"/>
            </w:pPr>
          </w:p>
          <w:p w14:paraId="76D26C2B" w14:textId="77777777" w:rsidR="002834FC" w:rsidRPr="00794639" w:rsidRDefault="002834FC" w:rsidP="00170927">
            <w:pPr>
              <w:pStyle w:val="TableBody"/>
              <w:rPr>
                <w:u w:val="single"/>
              </w:rPr>
            </w:pPr>
            <w:r w:rsidRPr="00794639">
              <w:rPr>
                <w:u w:val="single"/>
              </w:rPr>
              <w:t>Response</w:t>
            </w:r>
          </w:p>
          <w:p w14:paraId="018CB086" w14:textId="77777777" w:rsidR="002834FC" w:rsidRPr="00794639" w:rsidRDefault="002834FC" w:rsidP="00170927">
            <w:pPr>
              <w:pStyle w:val="TableBody"/>
              <w:rPr>
                <w:b/>
              </w:rPr>
            </w:pPr>
            <w:r w:rsidRPr="00794639">
              <w:rPr>
                <w:b/>
              </w:rPr>
              <w:t>+WDSC: 0,&lt;State&gt;</w:t>
            </w:r>
          </w:p>
          <w:p w14:paraId="0D5CC4BF" w14:textId="77777777" w:rsidR="002834FC" w:rsidRPr="00794639" w:rsidRDefault="002834FC" w:rsidP="00170927">
            <w:pPr>
              <w:pStyle w:val="TableBody"/>
              <w:rPr>
                <w:b/>
              </w:rPr>
            </w:pPr>
            <w:r w:rsidRPr="00794639">
              <w:rPr>
                <w:b/>
              </w:rPr>
              <w:t>+WDSC: 1,&lt;State&gt;</w:t>
            </w:r>
          </w:p>
          <w:p w14:paraId="3AF4927A" w14:textId="77777777" w:rsidR="002834FC" w:rsidRPr="00794639" w:rsidRDefault="002834FC" w:rsidP="00170927">
            <w:pPr>
              <w:pStyle w:val="TableBody"/>
              <w:rPr>
                <w:b/>
              </w:rPr>
            </w:pPr>
            <w:r w:rsidRPr="00794639">
              <w:rPr>
                <w:b/>
              </w:rPr>
              <w:t>+WDSC: 2,&lt;State&gt;</w:t>
            </w:r>
          </w:p>
          <w:p w14:paraId="53A43569" w14:textId="77777777" w:rsidR="002834FC" w:rsidRPr="00794639" w:rsidRDefault="002834FC" w:rsidP="00170927">
            <w:pPr>
              <w:pStyle w:val="TableBody"/>
              <w:rPr>
                <w:b/>
              </w:rPr>
            </w:pPr>
            <w:r w:rsidRPr="00794639">
              <w:rPr>
                <w:b/>
              </w:rPr>
              <w:t>+WDSC: 3,&lt;State&gt;</w:t>
            </w:r>
          </w:p>
          <w:p w14:paraId="5DA1F2A1" w14:textId="77777777" w:rsidR="002834FC" w:rsidRPr="00794639" w:rsidRDefault="002834FC" w:rsidP="00170927">
            <w:pPr>
              <w:pStyle w:val="TableBody"/>
              <w:rPr>
                <w:b/>
              </w:rPr>
            </w:pPr>
            <w:r w:rsidRPr="00794639">
              <w:rPr>
                <w:b/>
              </w:rPr>
              <w:t>+WDSC: 4,&lt;Timer_1&gt;[[,&lt;Timer_2&gt;]...[,&lt;Timer_n&gt;]]</w:t>
            </w:r>
          </w:p>
          <w:p w14:paraId="28E60380" w14:textId="77777777" w:rsidR="002834FC" w:rsidRPr="00794639" w:rsidRDefault="002834FC" w:rsidP="00170927">
            <w:pPr>
              <w:pStyle w:val="TableBody"/>
              <w:rPr>
                <w:b/>
              </w:rPr>
            </w:pPr>
            <w:r w:rsidRPr="00794639">
              <w:rPr>
                <w:b/>
              </w:rPr>
              <w:t>+WDSC: 5,&lt;State&gt;</w:t>
            </w:r>
          </w:p>
          <w:p w14:paraId="1B210664" w14:textId="77777777" w:rsidR="002834FC" w:rsidRPr="00794639" w:rsidRDefault="002834FC" w:rsidP="00BB4174">
            <w:pPr>
              <w:pStyle w:val="TableBody"/>
              <w:rPr>
                <w:b/>
              </w:rPr>
            </w:pPr>
            <w:r w:rsidRPr="00794639">
              <w:rPr>
                <w:b/>
              </w:rPr>
              <w:t>+WDSC: 6,&lt;State&gt;</w:t>
            </w:r>
          </w:p>
          <w:p w14:paraId="462B8082" w14:textId="5CFEE957" w:rsidR="002834FC" w:rsidRPr="00794639" w:rsidRDefault="002834FC" w:rsidP="00BB4174">
            <w:pPr>
              <w:pStyle w:val="TableBody"/>
            </w:pPr>
            <w:r w:rsidRPr="00794639">
              <w:rPr>
                <w:b/>
              </w:rPr>
              <w:t>OK</w:t>
            </w:r>
          </w:p>
        </w:tc>
      </w:tr>
      <w:tr w:rsidR="002834FC" w:rsidRPr="00794639" w14:paraId="3DBAD44F" w14:textId="77777777" w:rsidTr="00953CD3">
        <w:trPr>
          <w:cantSplit w:val="0"/>
          <w:trHeight w:val="978"/>
        </w:trPr>
        <w:tc>
          <w:tcPr>
            <w:tcW w:w="1707" w:type="dxa"/>
          </w:tcPr>
          <w:p w14:paraId="436FA926" w14:textId="77777777" w:rsidR="002834FC" w:rsidRPr="00794639" w:rsidRDefault="002834FC" w:rsidP="00BB4174">
            <w:pPr>
              <w:pStyle w:val="TableBody"/>
              <w:rPr>
                <w:i/>
              </w:rPr>
            </w:pPr>
            <w:r w:rsidRPr="00794639">
              <w:rPr>
                <w:i/>
              </w:rPr>
              <w:t>Write command</w:t>
            </w:r>
          </w:p>
          <w:p w14:paraId="2DB8F777" w14:textId="77777777" w:rsidR="002834FC" w:rsidRPr="00794639" w:rsidRDefault="002834FC" w:rsidP="00BB4174">
            <w:pPr>
              <w:pStyle w:val="TableBody"/>
            </w:pPr>
          </w:p>
          <w:p w14:paraId="2BFA4FD9" w14:textId="77777777" w:rsidR="002834FC" w:rsidRPr="00794639" w:rsidRDefault="002834FC" w:rsidP="00F03D65">
            <w:pPr>
              <w:pStyle w:val="TableBody"/>
              <w:rPr>
                <w:u w:val="single"/>
              </w:rPr>
            </w:pPr>
            <w:r w:rsidRPr="00794639">
              <w:rPr>
                <w:u w:val="single"/>
              </w:rPr>
              <w:t>Syntax</w:t>
            </w:r>
          </w:p>
          <w:p w14:paraId="3CD5F37A" w14:textId="6964E960" w:rsidR="002834FC" w:rsidRPr="00794639" w:rsidRDefault="002834FC" w:rsidP="00F03D65">
            <w:pPr>
              <w:pStyle w:val="TableBody"/>
            </w:pPr>
            <w:r w:rsidRPr="00794639">
              <w:t>For &lt;Mode&gt;= 0, 1, 2, 3, 5, 6:</w:t>
            </w:r>
          </w:p>
          <w:p w14:paraId="76EA5946" w14:textId="55F281C0" w:rsidR="002834FC" w:rsidRPr="00794639" w:rsidRDefault="002834FC" w:rsidP="00F03D65">
            <w:pPr>
              <w:pStyle w:val="TableBody"/>
              <w:rPr>
                <w:b/>
              </w:rPr>
            </w:pPr>
            <w:r w:rsidRPr="00794639">
              <w:rPr>
                <w:b/>
              </w:rPr>
              <w:t>AT+WDSC=</w:t>
            </w:r>
            <w:r w:rsidRPr="00794639">
              <w:rPr>
                <w:b/>
              </w:rPr>
              <w:br/>
              <w:t>&lt;Mode&gt;,&lt;State&gt;</w:t>
            </w:r>
          </w:p>
          <w:p w14:paraId="176FB6FC" w14:textId="77777777" w:rsidR="002834FC" w:rsidRPr="00794639" w:rsidRDefault="002834FC" w:rsidP="00F03D65">
            <w:pPr>
              <w:pStyle w:val="TableBody"/>
            </w:pPr>
          </w:p>
          <w:p w14:paraId="33CBB265" w14:textId="284CEFC3" w:rsidR="002834FC" w:rsidRPr="00794639" w:rsidRDefault="002834FC" w:rsidP="00F03D65">
            <w:pPr>
              <w:pStyle w:val="TableBody"/>
            </w:pPr>
            <w:r w:rsidRPr="00794639">
              <w:t>For &lt;Mode&gt;=4:</w:t>
            </w:r>
          </w:p>
          <w:p w14:paraId="3922BFDA" w14:textId="4379F6A2" w:rsidR="002834FC" w:rsidRPr="00794639" w:rsidRDefault="002834FC" w:rsidP="00170927">
            <w:pPr>
              <w:pStyle w:val="TableBody"/>
              <w:rPr>
                <w:b/>
              </w:rPr>
            </w:pPr>
            <w:r w:rsidRPr="00794639">
              <w:rPr>
                <w:b/>
              </w:rPr>
              <w:t>AT+WDSC=</w:t>
            </w:r>
            <w:r w:rsidRPr="00794639">
              <w:rPr>
                <w:b/>
              </w:rPr>
              <w:br/>
              <w:t>&lt;Mode&gt;,</w:t>
            </w:r>
            <w:r w:rsidRPr="00794639">
              <w:rPr>
                <w:b/>
              </w:rPr>
              <w:br/>
              <w:t>&lt;Timer_1&gt;</w:t>
            </w:r>
            <w:r w:rsidRPr="00794639">
              <w:rPr>
                <w:b/>
              </w:rPr>
              <w:br/>
              <w:t>[[,&lt;Timer_2&gt;]...</w:t>
            </w:r>
            <w:r w:rsidRPr="00794639">
              <w:rPr>
                <w:b/>
              </w:rPr>
              <w:br/>
              <w:t>[,&lt;Timer_n&gt;]]</w:t>
            </w:r>
          </w:p>
        </w:tc>
        <w:tc>
          <w:tcPr>
            <w:tcW w:w="7290" w:type="dxa"/>
          </w:tcPr>
          <w:p w14:paraId="01892E94" w14:textId="77777777" w:rsidR="002834FC" w:rsidRPr="00794639" w:rsidRDefault="002834FC" w:rsidP="002834FC">
            <w:pPr>
              <w:pStyle w:val="TableBody"/>
              <w:rPr>
                <w:u w:val="single"/>
              </w:rPr>
            </w:pPr>
          </w:p>
          <w:p w14:paraId="4DC9A355" w14:textId="77777777" w:rsidR="002834FC" w:rsidRPr="00794639" w:rsidRDefault="002834FC" w:rsidP="002834FC">
            <w:pPr>
              <w:pStyle w:val="TableBody"/>
              <w:rPr>
                <w:u w:val="single"/>
              </w:rPr>
            </w:pPr>
          </w:p>
          <w:p w14:paraId="76FE21B9" w14:textId="37D3A765" w:rsidR="002834FC" w:rsidRPr="00794639" w:rsidRDefault="002834FC" w:rsidP="00170927">
            <w:pPr>
              <w:pStyle w:val="TableBody"/>
              <w:rPr>
                <w:u w:val="single"/>
              </w:rPr>
            </w:pPr>
            <w:r w:rsidRPr="00794639">
              <w:rPr>
                <w:u w:val="single"/>
              </w:rPr>
              <w:t>Response</w:t>
            </w:r>
          </w:p>
          <w:p w14:paraId="0E60A435" w14:textId="77777777" w:rsidR="002834FC" w:rsidRPr="00794639" w:rsidRDefault="002834FC" w:rsidP="00170927">
            <w:pPr>
              <w:pStyle w:val="TableBody"/>
              <w:rPr>
                <w:b/>
              </w:rPr>
            </w:pPr>
            <w:r w:rsidRPr="00794639">
              <w:rPr>
                <w:b/>
              </w:rPr>
              <w:t>OK</w:t>
            </w:r>
          </w:p>
          <w:p w14:paraId="2C882B3E" w14:textId="77777777" w:rsidR="002834FC" w:rsidRPr="00794639" w:rsidRDefault="002834FC" w:rsidP="00170927">
            <w:pPr>
              <w:pStyle w:val="TableBody"/>
            </w:pPr>
          </w:p>
          <w:p w14:paraId="7EEFC6E1" w14:textId="77777777" w:rsidR="002834FC" w:rsidRPr="00794639" w:rsidRDefault="002834FC" w:rsidP="00170927">
            <w:pPr>
              <w:pStyle w:val="TableBody"/>
            </w:pPr>
            <w:r w:rsidRPr="00794639">
              <w:t>or</w:t>
            </w:r>
          </w:p>
          <w:p w14:paraId="4FADB261" w14:textId="77777777" w:rsidR="002834FC" w:rsidRPr="00794639" w:rsidRDefault="002834FC" w:rsidP="00170927">
            <w:pPr>
              <w:pStyle w:val="TableBody"/>
              <w:rPr>
                <w:b/>
              </w:rPr>
            </w:pPr>
            <w:r w:rsidRPr="00794639">
              <w:rPr>
                <w:b/>
              </w:rPr>
              <w:t>+CME ERROR &lt;err&gt;</w:t>
            </w:r>
          </w:p>
          <w:p w14:paraId="55A10AD4" w14:textId="77777777" w:rsidR="002834FC" w:rsidRPr="00794639" w:rsidRDefault="002834FC" w:rsidP="00170927">
            <w:pPr>
              <w:pStyle w:val="TableBody"/>
            </w:pPr>
          </w:p>
          <w:p w14:paraId="1E294DD2" w14:textId="77777777" w:rsidR="002834FC" w:rsidRPr="00794639" w:rsidRDefault="002834FC" w:rsidP="00170927">
            <w:pPr>
              <w:pStyle w:val="TableBody"/>
              <w:rPr>
                <w:u w:val="single"/>
              </w:rPr>
            </w:pPr>
            <w:r w:rsidRPr="00794639">
              <w:rPr>
                <w:u w:val="single"/>
              </w:rPr>
              <w:t>Parameters</w:t>
            </w:r>
          </w:p>
          <w:p w14:paraId="2914B6E9" w14:textId="04113011" w:rsidR="002834FC" w:rsidRPr="00794639" w:rsidRDefault="002834FC" w:rsidP="00170927">
            <w:pPr>
              <w:pStyle w:val="TableBody"/>
            </w:pPr>
            <w:r w:rsidRPr="00794639">
              <w:rPr>
                <w:b/>
              </w:rPr>
              <w:t>&lt;Mode&gt;</w:t>
            </w:r>
            <w:r w:rsidRPr="00794639">
              <w:tab/>
              <w:t>0</w:t>
            </w:r>
            <w:r w:rsidRPr="00794639">
              <w:tab/>
              <w:t>User agreement for AVMS connection</w:t>
            </w:r>
          </w:p>
          <w:p w14:paraId="1AB9CAF5" w14:textId="137D312D" w:rsidR="002834FC" w:rsidRPr="00794639" w:rsidRDefault="002834FC" w:rsidP="00170927">
            <w:pPr>
              <w:pStyle w:val="TableBody"/>
            </w:pPr>
            <w:r w:rsidRPr="00794639">
              <w:tab/>
            </w:r>
            <w:r w:rsidRPr="00794639">
              <w:tab/>
            </w:r>
            <w:r w:rsidRPr="00794639">
              <w:tab/>
              <w:t xml:space="preserve">When this mode is activated, an indication (see </w:t>
            </w:r>
            <w:r w:rsidRPr="00794639">
              <w:rPr>
                <w:rStyle w:val="Code"/>
              </w:rPr>
              <w:t xml:space="preserve">+WDSI </w:t>
            </w:r>
            <w:r w:rsidRPr="00794639">
              <w:t xml:space="preserve">for more </w:t>
            </w:r>
            <w:r w:rsidRPr="00794639">
              <w:tab/>
            </w:r>
            <w:r w:rsidRPr="00794639">
              <w:tab/>
            </w:r>
            <w:r w:rsidRPr="00794639">
              <w:tab/>
              <w:t xml:space="preserve">information) is returned by the embedded module to request for an </w:t>
            </w:r>
            <w:r w:rsidRPr="00794639">
              <w:tab/>
            </w:r>
            <w:r w:rsidRPr="00794639">
              <w:tab/>
            </w:r>
            <w:r w:rsidRPr="00794639">
              <w:tab/>
              <w:t>agreement before connecting to the server</w:t>
            </w:r>
          </w:p>
          <w:p w14:paraId="64ABE953" w14:textId="06F34110" w:rsidR="002834FC" w:rsidRPr="00794639" w:rsidRDefault="002834FC" w:rsidP="00170927">
            <w:pPr>
              <w:pStyle w:val="TableBody"/>
            </w:pPr>
            <w:r w:rsidRPr="00794639">
              <w:tab/>
            </w:r>
            <w:r w:rsidRPr="00794639">
              <w:tab/>
              <w:t>1</w:t>
            </w:r>
            <w:r w:rsidRPr="00794639">
              <w:tab/>
              <w:t>User agreement for package download</w:t>
            </w:r>
          </w:p>
          <w:p w14:paraId="32230A91" w14:textId="3C649831" w:rsidR="002834FC" w:rsidRPr="00794639" w:rsidRDefault="002834FC" w:rsidP="00170927">
            <w:pPr>
              <w:pStyle w:val="TableBody"/>
            </w:pPr>
            <w:r w:rsidRPr="00794639">
              <w:tab/>
            </w:r>
            <w:r w:rsidRPr="00794639">
              <w:tab/>
            </w:r>
            <w:r w:rsidRPr="00794639">
              <w:tab/>
              <w:t xml:space="preserve">When this mode is activated, an indication (see </w:t>
            </w:r>
            <w:r w:rsidRPr="00794639">
              <w:rPr>
                <w:rStyle w:val="Code"/>
              </w:rPr>
              <w:t xml:space="preserve">+WDSI </w:t>
            </w:r>
            <w:r w:rsidRPr="00794639">
              <w:t xml:space="preserve">for more </w:t>
            </w:r>
            <w:r w:rsidRPr="00794639">
              <w:tab/>
            </w:r>
            <w:r w:rsidRPr="00794639">
              <w:tab/>
            </w:r>
            <w:r w:rsidRPr="00794639">
              <w:tab/>
              <w:t xml:space="preserve">information) is returned by the embedded module to request for an </w:t>
            </w:r>
            <w:r w:rsidRPr="00794639">
              <w:tab/>
            </w:r>
            <w:r w:rsidRPr="00794639">
              <w:tab/>
            </w:r>
            <w:r w:rsidRPr="00794639">
              <w:tab/>
              <w:t>agreement before downloading any package</w:t>
            </w:r>
          </w:p>
          <w:p w14:paraId="0559285B" w14:textId="404B083D" w:rsidR="002834FC" w:rsidRPr="00794639" w:rsidRDefault="002834FC" w:rsidP="00170927">
            <w:pPr>
              <w:pStyle w:val="TableBody"/>
            </w:pPr>
            <w:r w:rsidRPr="00794639">
              <w:tab/>
            </w:r>
            <w:r w:rsidRPr="00794639">
              <w:tab/>
              <w:t>2</w:t>
            </w:r>
            <w:r w:rsidRPr="00794639">
              <w:tab/>
              <w:t>User agreements for package install</w:t>
            </w:r>
          </w:p>
          <w:p w14:paraId="486DF011" w14:textId="43F11427" w:rsidR="002834FC" w:rsidRPr="00794639" w:rsidRDefault="002834FC" w:rsidP="00170927">
            <w:pPr>
              <w:pStyle w:val="TableBody"/>
            </w:pPr>
            <w:r w:rsidRPr="00794639">
              <w:tab/>
            </w:r>
            <w:r w:rsidRPr="00794639">
              <w:tab/>
            </w:r>
            <w:r w:rsidRPr="00794639">
              <w:tab/>
              <w:t xml:space="preserve">When this mode is activated, an indication (see </w:t>
            </w:r>
            <w:r w:rsidRPr="00794639">
              <w:rPr>
                <w:rStyle w:val="Code"/>
              </w:rPr>
              <w:t xml:space="preserve">+WDSI </w:t>
            </w:r>
            <w:r w:rsidRPr="00794639">
              <w:t xml:space="preserve">for more </w:t>
            </w:r>
            <w:r w:rsidRPr="00794639">
              <w:tab/>
            </w:r>
            <w:r w:rsidRPr="00794639">
              <w:tab/>
            </w:r>
            <w:r w:rsidRPr="00794639">
              <w:tab/>
              <w:t xml:space="preserve">information) is returned by the embedded module to request for an </w:t>
            </w:r>
            <w:r w:rsidRPr="00794639">
              <w:tab/>
            </w:r>
            <w:r w:rsidRPr="00794639">
              <w:tab/>
            </w:r>
            <w:r w:rsidRPr="00794639">
              <w:tab/>
              <w:t>agreement before installing any package</w:t>
            </w:r>
          </w:p>
          <w:p w14:paraId="3C9FA12E" w14:textId="54A53787" w:rsidR="002834FC" w:rsidRPr="00794639" w:rsidRDefault="002834FC" w:rsidP="00170927">
            <w:pPr>
              <w:pStyle w:val="TableBody"/>
            </w:pPr>
            <w:r w:rsidRPr="00794639">
              <w:lastRenderedPageBreak/>
              <w:tab/>
            </w:r>
            <w:r w:rsidRPr="00794639">
              <w:tab/>
              <w:t>3</w:t>
            </w:r>
            <w:r w:rsidRPr="00794639">
              <w:tab/>
              <w:t>Polling mode</w:t>
            </w:r>
          </w:p>
          <w:p w14:paraId="52F735DB" w14:textId="45F885DE" w:rsidR="002834FC" w:rsidRPr="00794639" w:rsidRDefault="002834FC" w:rsidP="00170927">
            <w:pPr>
              <w:pStyle w:val="TableBody"/>
            </w:pPr>
            <w:r w:rsidRPr="00794639">
              <w:tab/>
            </w:r>
            <w:r w:rsidRPr="00794639">
              <w:tab/>
            </w:r>
            <w:r w:rsidRPr="00794639">
              <w:tab/>
              <w:t xml:space="preserve">The embedded module will initiate a connection to the Device </w:t>
            </w:r>
            <w:r w:rsidRPr="00794639">
              <w:tab/>
            </w:r>
            <w:r w:rsidRPr="00794639">
              <w:tab/>
            </w:r>
            <w:r w:rsidRPr="00794639">
              <w:tab/>
            </w:r>
            <w:r w:rsidRPr="00794639">
              <w:tab/>
              <w:t>Services server according to the defined timer</w:t>
            </w:r>
          </w:p>
          <w:p w14:paraId="70D9EBB8" w14:textId="365137F1" w:rsidR="002834FC" w:rsidRPr="00794639" w:rsidRDefault="002834FC" w:rsidP="00170927">
            <w:pPr>
              <w:pStyle w:val="TableBody"/>
            </w:pPr>
            <w:r w:rsidRPr="00794639">
              <w:tab/>
            </w:r>
            <w:r w:rsidRPr="00794639">
              <w:tab/>
              <w:t>4</w:t>
            </w:r>
            <w:r w:rsidRPr="00794639">
              <w:tab/>
              <w:t>Retry mode</w:t>
            </w:r>
          </w:p>
          <w:p w14:paraId="7334F7E3" w14:textId="24399AA2" w:rsidR="002834FC" w:rsidRPr="00794639" w:rsidRDefault="002834FC" w:rsidP="00170927">
            <w:pPr>
              <w:pStyle w:val="TableBody"/>
            </w:pPr>
            <w:r w:rsidRPr="00794639">
              <w:tab/>
            </w:r>
            <w:r w:rsidRPr="00794639">
              <w:tab/>
            </w:r>
            <w:r w:rsidRPr="00794639">
              <w:tab/>
              <w:t xml:space="preserve">If an error occurs during a connection to the Device Services </w:t>
            </w:r>
            <w:r w:rsidRPr="00794639">
              <w:tab/>
            </w:r>
            <w:r w:rsidRPr="00794639">
              <w:tab/>
            </w:r>
            <w:r w:rsidRPr="00794639">
              <w:tab/>
            </w:r>
            <w:r w:rsidRPr="00794639">
              <w:tab/>
              <w:t xml:space="preserve">server (WWAN DATA establishment failed, http error code </w:t>
            </w:r>
            <w:r w:rsidRPr="00794639">
              <w:tab/>
            </w:r>
            <w:r w:rsidRPr="00794639">
              <w:tab/>
            </w:r>
            <w:r w:rsidRPr="00794639">
              <w:tab/>
            </w:r>
            <w:r w:rsidRPr="00794639">
              <w:tab/>
              <w:t xml:space="preserve">received), the embedded module will initiate a new connection </w:t>
            </w:r>
            <w:r w:rsidRPr="00794639">
              <w:tab/>
            </w:r>
            <w:r w:rsidRPr="00794639">
              <w:tab/>
            </w:r>
            <w:r w:rsidRPr="00794639">
              <w:tab/>
            </w:r>
            <w:r w:rsidRPr="00794639">
              <w:tab/>
              <w:t xml:space="preserve">according to the defined timers. This mechanism is persistent to </w:t>
            </w:r>
            <w:r w:rsidRPr="00794639">
              <w:tab/>
            </w:r>
            <w:r w:rsidRPr="00794639">
              <w:tab/>
            </w:r>
            <w:r w:rsidRPr="00794639">
              <w:tab/>
              <w:t>the reset.</w:t>
            </w:r>
          </w:p>
          <w:p w14:paraId="5216BE05" w14:textId="1FDD62E3" w:rsidR="002834FC" w:rsidRPr="00794639" w:rsidRDefault="002834FC" w:rsidP="00170927">
            <w:pPr>
              <w:pStyle w:val="TableBody"/>
            </w:pPr>
            <w:r w:rsidRPr="00794639">
              <w:tab/>
            </w:r>
            <w:r w:rsidRPr="00794639">
              <w:tab/>
              <w:t>5</w:t>
            </w:r>
            <w:r w:rsidRPr="00794639">
              <w:tab/>
              <w:t>User agreements for device reboot</w:t>
            </w:r>
          </w:p>
          <w:p w14:paraId="4D8497B6" w14:textId="715C95B5" w:rsidR="002834FC" w:rsidRPr="00794639" w:rsidRDefault="002834FC" w:rsidP="00170927">
            <w:pPr>
              <w:pStyle w:val="TableBody"/>
            </w:pPr>
            <w:r w:rsidRPr="00794639">
              <w:tab/>
            </w:r>
            <w:r w:rsidRPr="00794639">
              <w:tab/>
            </w:r>
            <w:r w:rsidRPr="00794639">
              <w:tab/>
              <w:t xml:space="preserve">When this mode is activated, an indication (see </w:t>
            </w:r>
            <w:r w:rsidRPr="00794639">
              <w:rPr>
                <w:rStyle w:val="Code"/>
              </w:rPr>
              <w:t xml:space="preserve">+WDSI </w:t>
            </w:r>
            <w:r w:rsidRPr="00794639">
              <w:t xml:space="preserve">for more </w:t>
            </w:r>
            <w:r w:rsidRPr="00794639">
              <w:tab/>
            </w:r>
            <w:r w:rsidRPr="00794639">
              <w:tab/>
            </w:r>
            <w:r w:rsidRPr="00794639">
              <w:tab/>
              <w:t xml:space="preserve">information) is returned by the embedded module to request for an </w:t>
            </w:r>
            <w:r w:rsidRPr="00794639">
              <w:tab/>
            </w:r>
            <w:r w:rsidRPr="00794639">
              <w:tab/>
            </w:r>
            <w:r w:rsidRPr="00794639">
              <w:tab/>
              <w:t>agreement before rebooting the device</w:t>
            </w:r>
          </w:p>
          <w:p w14:paraId="72BD0F69" w14:textId="4824E54B" w:rsidR="002834FC" w:rsidRPr="00794639" w:rsidRDefault="002834FC" w:rsidP="00170927">
            <w:pPr>
              <w:pStyle w:val="TableBody"/>
            </w:pPr>
            <w:r w:rsidRPr="00794639">
              <w:tab/>
            </w:r>
            <w:r w:rsidRPr="00794639">
              <w:tab/>
              <w:t>6</w:t>
            </w:r>
            <w:r w:rsidRPr="00794639">
              <w:tab/>
              <w:t>User agreements for application uninstall (SW update)</w:t>
            </w:r>
          </w:p>
          <w:p w14:paraId="5A05175E" w14:textId="26A08FA1" w:rsidR="002834FC" w:rsidRPr="00794639" w:rsidRDefault="002834FC" w:rsidP="00170927">
            <w:pPr>
              <w:pStyle w:val="TableBody"/>
            </w:pPr>
            <w:r w:rsidRPr="00794639">
              <w:tab/>
            </w:r>
            <w:r w:rsidRPr="00794639">
              <w:tab/>
            </w:r>
            <w:r w:rsidRPr="00794639">
              <w:tab/>
              <w:t>When this mode is activated, an indication (see +</w:t>
            </w:r>
            <w:r w:rsidRPr="00794639">
              <w:rPr>
                <w:rStyle w:val="Code"/>
              </w:rPr>
              <w:t>WDSI</w:t>
            </w:r>
            <w:r w:rsidRPr="00794639">
              <w:t xml:space="preserve"> for more </w:t>
            </w:r>
            <w:r w:rsidRPr="00794639">
              <w:tab/>
            </w:r>
            <w:r w:rsidRPr="00794639">
              <w:tab/>
            </w:r>
            <w:r w:rsidRPr="00794639">
              <w:tab/>
              <w:t xml:space="preserve">information) is returned by the embedded module to request for an </w:t>
            </w:r>
            <w:r w:rsidRPr="00794639">
              <w:tab/>
            </w:r>
            <w:r w:rsidRPr="00794639">
              <w:tab/>
            </w:r>
            <w:r w:rsidRPr="00794639">
              <w:tab/>
              <w:t>agreement before uninstalling an application.</w:t>
            </w:r>
            <w:r w:rsidRPr="00794639">
              <w:br/>
            </w:r>
          </w:p>
          <w:p w14:paraId="105E6477" w14:textId="5891B06D" w:rsidR="002834FC" w:rsidRPr="00794639" w:rsidRDefault="002834FC" w:rsidP="00170927">
            <w:pPr>
              <w:pStyle w:val="TableBody"/>
            </w:pPr>
            <w:r w:rsidRPr="00794639">
              <w:rPr>
                <w:b/>
              </w:rPr>
              <w:t>&lt;State&gt;</w:t>
            </w:r>
            <w:r w:rsidRPr="00794639">
              <w:tab/>
              <w:t>Status of the mode</w:t>
            </w:r>
          </w:p>
          <w:p w14:paraId="1040F19D" w14:textId="702A9579" w:rsidR="002834FC" w:rsidRPr="00794639" w:rsidRDefault="002834FC" w:rsidP="00170927">
            <w:pPr>
              <w:pStyle w:val="TableBody"/>
            </w:pPr>
            <w:r w:rsidRPr="00794639">
              <w:t>For &lt;Mode&gt; = 0, 1, 2, 5 or 6:</w:t>
            </w:r>
          </w:p>
          <w:p w14:paraId="2681D959" w14:textId="77777777" w:rsidR="002834FC" w:rsidRPr="00794639" w:rsidRDefault="002834FC" w:rsidP="00170927">
            <w:pPr>
              <w:pStyle w:val="TableBody"/>
            </w:pPr>
            <w:r w:rsidRPr="00794639">
              <w:t>0</w:t>
            </w:r>
            <w:r w:rsidRPr="00794639">
              <w:tab/>
              <w:t>Disabled (default value)</w:t>
            </w:r>
          </w:p>
          <w:p w14:paraId="5E7BDF7B" w14:textId="77777777" w:rsidR="002834FC" w:rsidRPr="00794639" w:rsidRDefault="002834FC" w:rsidP="00170927">
            <w:pPr>
              <w:pStyle w:val="TableBody"/>
            </w:pPr>
            <w:r w:rsidRPr="00794639">
              <w:t>1</w:t>
            </w:r>
            <w:r w:rsidRPr="00794639">
              <w:tab/>
              <w:t>Enabled</w:t>
            </w:r>
          </w:p>
          <w:p w14:paraId="2A0B915B" w14:textId="77777777" w:rsidR="002834FC" w:rsidRPr="00794639" w:rsidRDefault="002834FC" w:rsidP="002834FC">
            <w:pPr>
              <w:pStyle w:val="TableBody"/>
            </w:pPr>
            <w:r w:rsidRPr="00794639">
              <w:t>For &lt;Mode&gt; = 3:</w:t>
            </w:r>
          </w:p>
          <w:p w14:paraId="2080096B" w14:textId="5F721279" w:rsidR="002834FC" w:rsidRPr="00794639" w:rsidRDefault="002834FC" w:rsidP="00170927">
            <w:pPr>
              <w:pStyle w:val="TableBody"/>
            </w:pPr>
            <w:r w:rsidRPr="00794639">
              <w:t>Range = 0 – 525600 (units:min)</w:t>
            </w:r>
          </w:p>
          <w:p w14:paraId="6AF61F77" w14:textId="77777777" w:rsidR="002834FC" w:rsidRPr="00794639" w:rsidRDefault="002834FC" w:rsidP="00170927">
            <w:pPr>
              <w:pStyle w:val="TableBody"/>
            </w:pPr>
            <w:r w:rsidRPr="00794639">
              <w:t>0</w:t>
            </w:r>
            <w:r w:rsidRPr="00794639">
              <w:tab/>
              <w:t>The polling mode is deactivated</w:t>
            </w:r>
          </w:p>
          <w:p w14:paraId="7F221103" w14:textId="77777777" w:rsidR="002834FC" w:rsidRPr="00794639" w:rsidRDefault="002834FC" w:rsidP="00170927">
            <w:pPr>
              <w:pStyle w:val="TableBody"/>
            </w:pPr>
          </w:p>
          <w:p w14:paraId="58F398CC" w14:textId="3677AF1F" w:rsidR="002834FC" w:rsidRPr="00794639" w:rsidRDefault="002834FC" w:rsidP="00170927">
            <w:pPr>
              <w:pStyle w:val="TableBody"/>
            </w:pPr>
            <w:r w:rsidRPr="00794639">
              <w:rPr>
                <w:b/>
              </w:rPr>
              <w:t>&lt;Timer_1&gt;</w:t>
            </w:r>
            <w:r w:rsidRPr="00794639">
              <w:tab/>
              <w:t xml:space="preserve">Timer between the first failed connection and the next attempt. Range = 0 – 20160 (units: min). </w:t>
            </w:r>
          </w:p>
          <w:p w14:paraId="1439BBEE" w14:textId="77777777" w:rsidR="002834FC" w:rsidRPr="00794639" w:rsidRDefault="002834FC" w:rsidP="00170927">
            <w:pPr>
              <w:pStyle w:val="TableBody"/>
            </w:pPr>
            <w:r w:rsidRPr="00794639">
              <w:t>0</w:t>
            </w:r>
            <w:r w:rsidRPr="00794639">
              <w:tab/>
              <w:t>The retry mode is deactivated</w:t>
            </w:r>
          </w:p>
          <w:p w14:paraId="05EB4992" w14:textId="77777777" w:rsidR="002834FC" w:rsidRPr="00794639" w:rsidRDefault="002834FC" w:rsidP="00170927">
            <w:pPr>
              <w:pStyle w:val="TableBody"/>
            </w:pPr>
            <w:r w:rsidRPr="00794639">
              <w:rPr>
                <w:u w:val="single"/>
              </w:rPr>
              <w:t>15</w:t>
            </w:r>
            <w:r w:rsidRPr="00794639">
              <w:tab/>
              <w:t>Default value</w:t>
            </w:r>
          </w:p>
          <w:p w14:paraId="2E720AAE" w14:textId="77777777" w:rsidR="002834FC" w:rsidRPr="00794639" w:rsidRDefault="002834FC" w:rsidP="00170927">
            <w:pPr>
              <w:pStyle w:val="TableBody"/>
            </w:pPr>
          </w:p>
          <w:p w14:paraId="6810883B" w14:textId="109F1B45" w:rsidR="002834FC" w:rsidRPr="00F1037B" w:rsidRDefault="002834FC" w:rsidP="00170927">
            <w:pPr>
              <w:pStyle w:val="TableBody"/>
            </w:pPr>
            <w:r w:rsidRPr="00794639">
              <w:rPr>
                <w:b/>
              </w:rPr>
              <w:t>&lt;Timer_n&gt;</w:t>
            </w:r>
            <w:r w:rsidRPr="00794639">
              <w:tab/>
              <w:t>Timer between the nth failed attempt connection and the (n+1)</w:t>
            </w:r>
            <w:r w:rsidRPr="00794639">
              <w:rPr>
                <w:vertAlign w:val="superscript"/>
              </w:rPr>
              <w:t>th</w:t>
            </w:r>
            <w:r w:rsidRPr="00794639">
              <w:t xml:space="preserve"> connection (n ≤ 7). </w:t>
            </w:r>
            <w:r w:rsidRPr="00F1037B">
              <w:t>Range = 1 – 20160 (units: min)</w:t>
            </w:r>
          </w:p>
          <w:p w14:paraId="5D472329" w14:textId="77777777" w:rsidR="002834FC" w:rsidRPr="00F1037B" w:rsidRDefault="002834FC" w:rsidP="00170927">
            <w:pPr>
              <w:pStyle w:val="TableBody"/>
            </w:pPr>
            <w:r w:rsidRPr="00F1037B">
              <w:t>Default values:</w:t>
            </w:r>
          </w:p>
          <w:p w14:paraId="0D1CD309" w14:textId="77777777" w:rsidR="002834FC" w:rsidRPr="00F1037B" w:rsidRDefault="002834FC" w:rsidP="00170927">
            <w:pPr>
              <w:pStyle w:val="TableBody"/>
            </w:pPr>
            <w:r w:rsidRPr="00F1037B">
              <w:t>&lt;Timer_2&gt;=</w:t>
            </w:r>
            <w:r w:rsidRPr="00F1037B">
              <w:rPr>
                <w:u w:val="single"/>
              </w:rPr>
              <w:t>60</w:t>
            </w:r>
          </w:p>
          <w:p w14:paraId="25D8AC67" w14:textId="77777777" w:rsidR="002834FC" w:rsidRPr="00F1037B" w:rsidRDefault="002834FC" w:rsidP="00170927">
            <w:pPr>
              <w:pStyle w:val="TableBody"/>
            </w:pPr>
            <w:r w:rsidRPr="00F1037B">
              <w:t>&lt;Timer_3&gt;=</w:t>
            </w:r>
            <w:r w:rsidRPr="00F1037B">
              <w:rPr>
                <w:u w:val="single"/>
              </w:rPr>
              <w:t>240</w:t>
            </w:r>
          </w:p>
          <w:p w14:paraId="045AC4BD" w14:textId="77777777" w:rsidR="002834FC" w:rsidRPr="00F1037B" w:rsidRDefault="002834FC" w:rsidP="00170927">
            <w:pPr>
              <w:pStyle w:val="TableBody"/>
            </w:pPr>
            <w:r w:rsidRPr="00F1037B">
              <w:t>&lt;Timer_4&gt;=</w:t>
            </w:r>
            <w:r w:rsidRPr="00F1037B">
              <w:rPr>
                <w:u w:val="single"/>
              </w:rPr>
              <w:t>960</w:t>
            </w:r>
          </w:p>
          <w:p w14:paraId="293A278E" w14:textId="77777777" w:rsidR="002834FC" w:rsidRPr="00F1037B" w:rsidRDefault="002834FC" w:rsidP="00170927">
            <w:pPr>
              <w:pStyle w:val="TableBody"/>
            </w:pPr>
            <w:r w:rsidRPr="00F1037B">
              <w:t>&lt;Timer_5&gt;=</w:t>
            </w:r>
            <w:r w:rsidRPr="00F1037B">
              <w:rPr>
                <w:u w:val="single"/>
              </w:rPr>
              <w:t>2880</w:t>
            </w:r>
          </w:p>
          <w:p w14:paraId="370C4276" w14:textId="77777777" w:rsidR="002834FC" w:rsidRPr="00F1037B" w:rsidRDefault="002834FC" w:rsidP="00170927">
            <w:pPr>
              <w:pStyle w:val="TableBody"/>
            </w:pPr>
            <w:r w:rsidRPr="00F1037B">
              <w:t>&lt;Timer_6&gt;=</w:t>
            </w:r>
            <w:r w:rsidRPr="00F1037B">
              <w:rPr>
                <w:u w:val="single"/>
              </w:rPr>
              <w:t>10080</w:t>
            </w:r>
          </w:p>
          <w:p w14:paraId="0526D4B5" w14:textId="6C5E7478" w:rsidR="002834FC" w:rsidRPr="00794639" w:rsidRDefault="002834FC" w:rsidP="00170927">
            <w:pPr>
              <w:pStyle w:val="TableBody"/>
            </w:pPr>
            <w:r w:rsidRPr="00794639">
              <w:t>&lt;Timer_7&gt;=</w:t>
            </w:r>
            <w:r w:rsidRPr="00794639">
              <w:rPr>
                <w:u w:val="single"/>
              </w:rPr>
              <w:t>10080</w:t>
            </w:r>
          </w:p>
        </w:tc>
      </w:tr>
      <w:tr w:rsidR="002834FC" w:rsidRPr="00794639" w14:paraId="173EA43E" w14:textId="77777777" w:rsidTr="00953CD3">
        <w:trPr>
          <w:trHeight w:val="978"/>
        </w:trPr>
        <w:tc>
          <w:tcPr>
            <w:tcW w:w="1707" w:type="dxa"/>
          </w:tcPr>
          <w:p w14:paraId="592F8EC7" w14:textId="77777777" w:rsidR="002834FC" w:rsidRPr="00794639" w:rsidRDefault="002834FC" w:rsidP="002834FC">
            <w:pPr>
              <w:pStyle w:val="TableBody"/>
            </w:pPr>
            <w:r w:rsidRPr="00794639">
              <w:rPr>
                <w:u w:val="single"/>
              </w:rPr>
              <w:lastRenderedPageBreak/>
              <w:t>Reference</w:t>
            </w:r>
          </w:p>
          <w:p w14:paraId="0EAEAAB0" w14:textId="1085413C" w:rsidR="002834FC" w:rsidRPr="00794639" w:rsidRDefault="002834FC" w:rsidP="002834FC">
            <w:pPr>
              <w:pStyle w:val="TableBody"/>
              <w:rPr>
                <w:i/>
              </w:rPr>
            </w:pPr>
            <w:r w:rsidRPr="00794639">
              <w:t>Sierra Wireless Proprietary Command</w:t>
            </w:r>
          </w:p>
        </w:tc>
        <w:tc>
          <w:tcPr>
            <w:tcW w:w="7290" w:type="dxa"/>
          </w:tcPr>
          <w:p w14:paraId="63246593" w14:textId="77777777" w:rsidR="002834FC" w:rsidRPr="00794639" w:rsidRDefault="002834FC" w:rsidP="002834FC">
            <w:pPr>
              <w:pStyle w:val="TableBody"/>
            </w:pPr>
            <w:r w:rsidRPr="00794639">
              <w:rPr>
                <w:u w:val="single"/>
              </w:rPr>
              <w:t>Notes</w:t>
            </w:r>
          </w:p>
          <w:p w14:paraId="06599CE3" w14:textId="77777777" w:rsidR="002834FC" w:rsidRPr="00794639" w:rsidRDefault="002834FC" w:rsidP="002834FC">
            <w:pPr>
              <w:pStyle w:val="TableBody"/>
              <w:numPr>
                <w:ilvl w:val="0"/>
                <w:numId w:val="47"/>
              </w:numPr>
            </w:pPr>
            <w:r w:rsidRPr="00794639">
              <w:t xml:space="preserve">This command is available when the embedded module has finished the Device Services initialization (see </w:t>
            </w:r>
            <w:r w:rsidRPr="00794639">
              <w:rPr>
                <w:rStyle w:val="Code"/>
              </w:rPr>
              <w:t>+WDSI</w:t>
            </w:r>
            <w:r w:rsidRPr="00794639">
              <w:t xml:space="preserve">) and when the AVMS services are in prohibited state (see </w:t>
            </w:r>
            <w:r w:rsidRPr="00794639">
              <w:rPr>
                <w:rStyle w:val="Code"/>
              </w:rPr>
              <w:t>+WDSG</w:t>
            </w:r>
            <w:r w:rsidRPr="00794639">
              <w:t>).</w:t>
            </w:r>
          </w:p>
          <w:p w14:paraId="756D0C47" w14:textId="77777777" w:rsidR="002834FC" w:rsidRPr="00794639" w:rsidRDefault="002834FC" w:rsidP="002834FC">
            <w:pPr>
              <w:pStyle w:val="TableBody"/>
              <w:numPr>
                <w:ilvl w:val="0"/>
                <w:numId w:val="47"/>
              </w:numPr>
              <w:rPr>
                <w:u w:val="single"/>
              </w:rPr>
            </w:pPr>
            <w:r w:rsidRPr="00794639">
              <w:t xml:space="preserve">Parameters &lt;State&gt; and &lt;Timer_1&gt; to &lt;Timer_n&gt; are stored in non-volatile memory without sending the </w:t>
            </w:r>
            <w:r w:rsidRPr="00794639">
              <w:rPr>
                <w:rStyle w:val="Code"/>
              </w:rPr>
              <w:t>&amp;W</w:t>
            </w:r>
            <w:r w:rsidRPr="00794639">
              <w:t xml:space="preserve"> command. The </w:t>
            </w:r>
            <w:r w:rsidRPr="00794639">
              <w:rPr>
                <w:rStyle w:val="Code"/>
              </w:rPr>
              <w:t>&amp;F</w:t>
            </w:r>
            <w:r w:rsidRPr="00794639">
              <w:t xml:space="preserve"> command has no impact on these values.</w:t>
            </w:r>
          </w:p>
          <w:p w14:paraId="5DD6DF3A" w14:textId="0BD54092" w:rsidR="002834FC" w:rsidRPr="00794639" w:rsidRDefault="002834FC" w:rsidP="00170927">
            <w:pPr>
              <w:pStyle w:val="TableBody"/>
              <w:numPr>
                <w:ilvl w:val="0"/>
                <w:numId w:val="47"/>
              </w:numPr>
              <w:rPr>
                <w:u w:val="single"/>
              </w:rPr>
            </w:pPr>
            <w:r w:rsidRPr="00794639">
              <w:t xml:space="preserve">The network registration is considered as “failed” when all connections configured by the retry mode have failed. This registration is forbidden while the APN is not set by </w:t>
            </w:r>
            <w:r w:rsidRPr="00794639">
              <w:rPr>
                <w:rStyle w:val="Code"/>
              </w:rPr>
              <w:t>+WDSS</w:t>
            </w:r>
            <w:r w:rsidRPr="00794639">
              <w:t>.</w:t>
            </w:r>
          </w:p>
        </w:tc>
      </w:tr>
      <w:tr w:rsidR="002834FC" w:rsidRPr="00794639" w14:paraId="39B4D9FB" w14:textId="77777777" w:rsidTr="00953CD3">
        <w:trPr>
          <w:trHeight w:val="978"/>
        </w:trPr>
        <w:tc>
          <w:tcPr>
            <w:tcW w:w="1707" w:type="dxa"/>
          </w:tcPr>
          <w:p w14:paraId="5290BCDC" w14:textId="6A1B3372" w:rsidR="002834FC" w:rsidRPr="00794639" w:rsidRDefault="002834FC" w:rsidP="002834FC">
            <w:pPr>
              <w:pStyle w:val="TableBody"/>
              <w:rPr>
                <w:u w:val="single"/>
              </w:rPr>
            </w:pPr>
            <w:r w:rsidRPr="00794639">
              <w:rPr>
                <w:u w:val="single"/>
              </w:rPr>
              <w:lastRenderedPageBreak/>
              <w:t>Examples</w:t>
            </w:r>
          </w:p>
        </w:tc>
        <w:tc>
          <w:tcPr>
            <w:tcW w:w="7290" w:type="dxa"/>
          </w:tcPr>
          <w:p w14:paraId="30917E46" w14:textId="77777777" w:rsidR="002834FC" w:rsidRPr="00794639" w:rsidRDefault="002834FC" w:rsidP="00170927">
            <w:pPr>
              <w:pStyle w:val="TableBody"/>
              <w:rPr>
                <w:b/>
              </w:rPr>
            </w:pPr>
            <w:r w:rsidRPr="00794639">
              <w:rPr>
                <w:b/>
              </w:rPr>
              <w:t>AT+WDSC=?</w:t>
            </w:r>
          </w:p>
          <w:p w14:paraId="58A5FF72" w14:textId="775FEFD3" w:rsidR="002834FC" w:rsidRPr="000656F8" w:rsidRDefault="002834FC" w:rsidP="00170927">
            <w:pPr>
              <w:pStyle w:val="TableBody"/>
              <w:rPr>
                <w:b/>
              </w:rPr>
            </w:pPr>
            <w:r w:rsidRPr="00794639">
              <w:rPr>
                <w:b/>
              </w:rPr>
              <w:t>+WDSC:(0-2</w:t>
            </w:r>
            <w:commentRangeStart w:id="8210"/>
            <w:r w:rsidR="00A37A42" w:rsidRPr="00794639">
              <w:rPr>
                <w:b/>
              </w:rPr>
              <w:t>,5,6</w:t>
            </w:r>
            <w:commentRangeEnd w:id="8210"/>
            <w:r w:rsidR="00A37A42" w:rsidRPr="00794639">
              <w:rPr>
                <w:rStyle w:val="CommentReference"/>
                <w:rFonts w:ascii="Verdana" w:hAnsi="Verdana" w:cs="Times New Roman"/>
                <w:lang w:eastAsia="en-US"/>
              </w:rPr>
              <w:commentReference w:id="8210"/>
            </w:r>
            <w:r w:rsidRPr="00794639">
              <w:rPr>
                <w:b/>
              </w:rPr>
              <w:t>),(0-1)</w:t>
            </w:r>
          </w:p>
          <w:p w14:paraId="7345A535" w14:textId="77777777" w:rsidR="002834FC" w:rsidRPr="007E4A1F" w:rsidRDefault="002834FC" w:rsidP="00170927">
            <w:pPr>
              <w:pStyle w:val="TableBody"/>
              <w:rPr>
                <w:b/>
              </w:rPr>
            </w:pPr>
            <w:r w:rsidRPr="0048226A">
              <w:rPr>
                <w:b/>
              </w:rPr>
              <w:t>+WDSC:3,(0-525600)</w:t>
            </w:r>
          </w:p>
          <w:p w14:paraId="51AEC4DE" w14:textId="550ABFF0" w:rsidR="00A37A42" w:rsidRPr="00006D08" w:rsidRDefault="002834FC" w:rsidP="00A37A42">
            <w:pPr>
              <w:pStyle w:val="TableBody"/>
              <w:rPr>
                <w:b/>
              </w:rPr>
            </w:pPr>
            <w:r w:rsidRPr="007E4A1F">
              <w:rPr>
                <w:b/>
              </w:rPr>
              <w:t>+WDSC:4,(0-20160),(1-20160),(1-20160),(1-20160),(1-20160),(1-20160),(1-20160)</w:t>
            </w:r>
          </w:p>
          <w:p w14:paraId="13840553" w14:textId="77777777" w:rsidR="002834FC" w:rsidRPr="005C602E" w:rsidRDefault="002834FC" w:rsidP="00170927">
            <w:pPr>
              <w:pStyle w:val="TableBody"/>
              <w:rPr>
                <w:b/>
              </w:rPr>
            </w:pPr>
            <w:r w:rsidRPr="005C602E">
              <w:rPr>
                <w:b/>
              </w:rPr>
              <w:t>OK</w:t>
            </w:r>
          </w:p>
          <w:p w14:paraId="4ACD020A" w14:textId="77777777" w:rsidR="002834FC" w:rsidRPr="003010FE" w:rsidRDefault="002834FC" w:rsidP="00170927">
            <w:pPr>
              <w:pStyle w:val="TableBody"/>
              <w:rPr>
                <w:b/>
                <w:sz w:val="14"/>
                <w:szCs w:val="14"/>
              </w:rPr>
            </w:pPr>
          </w:p>
          <w:p w14:paraId="35D41F03" w14:textId="77777777" w:rsidR="002834FC" w:rsidRPr="001720D2" w:rsidRDefault="002834FC" w:rsidP="00170927">
            <w:pPr>
              <w:pStyle w:val="TableBody"/>
              <w:rPr>
                <w:b/>
              </w:rPr>
            </w:pPr>
            <w:r w:rsidRPr="00396BD2">
              <w:rPr>
                <w:b/>
              </w:rPr>
              <w:t xml:space="preserve">AT+WDSC? </w:t>
            </w:r>
          </w:p>
          <w:p w14:paraId="25B686B7" w14:textId="77777777" w:rsidR="002834FC" w:rsidRPr="00794639" w:rsidRDefault="002834FC" w:rsidP="00170927">
            <w:pPr>
              <w:pStyle w:val="TableBody"/>
            </w:pPr>
            <w:r w:rsidRPr="00794639">
              <w:t>// All modes are deactivated except retry mode which is used with default timers</w:t>
            </w:r>
          </w:p>
          <w:p w14:paraId="665ADF0A" w14:textId="77777777" w:rsidR="002834FC" w:rsidRPr="00794639" w:rsidRDefault="002834FC" w:rsidP="00170927">
            <w:pPr>
              <w:pStyle w:val="TableBody"/>
              <w:rPr>
                <w:b/>
              </w:rPr>
            </w:pPr>
            <w:r w:rsidRPr="00794639">
              <w:rPr>
                <w:b/>
              </w:rPr>
              <w:t>+WDSC: 0,0</w:t>
            </w:r>
          </w:p>
          <w:p w14:paraId="472B6430" w14:textId="77777777" w:rsidR="002834FC" w:rsidRPr="00794639" w:rsidRDefault="002834FC" w:rsidP="00170927">
            <w:pPr>
              <w:pStyle w:val="TableBody"/>
              <w:rPr>
                <w:b/>
              </w:rPr>
            </w:pPr>
            <w:r w:rsidRPr="00794639">
              <w:rPr>
                <w:b/>
              </w:rPr>
              <w:t>+WDSC: 1,0</w:t>
            </w:r>
          </w:p>
          <w:p w14:paraId="66AF724E" w14:textId="77777777" w:rsidR="002834FC" w:rsidRPr="00794639" w:rsidRDefault="002834FC" w:rsidP="00170927">
            <w:pPr>
              <w:pStyle w:val="TableBody"/>
              <w:rPr>
                <w:b/>
              </w:rPr>
            </w:pPr>
            <w:r w:rsidRPr="00794639">
              <w:rPr>
                <w:b/>
              </w:rPr>
              <w:t>+WDSC: 2,0</w:t>
            </w:r>
          </w:p>
          <w:p w14:paraId="73C1179D" w14:textId="77777777" w:rsidR="002834FC" w:rsidRPr="00794639" w:rsidRDefault="002834FC" w:rsidP="00170927">
            <w:pPr>
              <w:pStyle w:val="TableBody"/>
              <w:rPr>
                <w:b/>
              </w:rPr>
            </w:pPr>
            <w:r w:rsidRPr="00794639">
              <w:rPr>
                <w:b/>
              </w:rPr>
              <w:t>+WDSC: 3,0</w:t>
            </w:r>
          </w:p>
          <w:p w14:paraId="51B3D6D9" w14:textId="2E5CCC3D" w:rsidR="002834FC" w:rsidRPr="00794639" w:rsidRDefault="002834FC" w:rsidP="00170927">
            <w:pPr>
              <w:pStyle w:val="TableBody"/>
              <w:rPr>
                <w:b/>
              </w:rPr>
            </w:pPr>
            <w:r w:rsidRPr="00794639">
              <w:rPr>
                <w:b/>
              </w:rPr>
              <w:t>+WDSC: 4,15,60,240,960,2880,10080,10080</w:t>
            </w:r>
          </w:p>
          <w:p w14:paraId="6E9CC426" w14:textId="77777777" w:rsidR="00A37A42" w:rsidRPr="00794639" w:rsidRDefault="00A37A42" w:rsidP="00A37A42">
            <w:pPr>
              <w:pStyle w:val="TableBody"/>
              <w:rPr>
                <w:b/>
              </w:rPr>
            </w:pPr>
            <w:commentRangeStart w:id="8211"/>
            <w:r w:rsidRPr="00794639">
              <w:rPr>
                <w:b/>
              </w:rPr>
              <w:t>+WDSC: 5,0</w:t>
            </w:r>
          </w:p>
          <w:p w14:paraId="3913FA15" w14:textId="615D512B" w:rsidR="00A37A42" w:rsidRPr="00794639" w:rsidRDefault="00A37A42" w:rsidP="00170927">
            <w:pPr>
              <w:pStyle w:val="TableBody"/>
              <w:rPr>
                <w:b/>
              </w:rPr>
            </w:pPr>
            <w:r w:rsidRPr="00794639">
              <w:rPr>
                <w:b/>
              </w:rPr>
              <w:t>+WDSC: 6,0</w:t>
            </w:r>
            <w:commentRangeEnd w:id="8211"/>
            <w:r w:rsidRPr="00794639">
              <w:rPr>
                <w:rStyle w:val="CommentReference"/>
                <w:rFonts w:ascii="Verdana" w:hAnsi="Verdana" w:cs="Times New Roman"/>
                <w:lang w:eastAsia="en-US"/>
              </w:rPr>
              <w:commentReference w:id="8211"/>
            </w:r>
          </w:p>
          <w:p w14:paraId="7B462390" w14:textId="77777777" w:rsidR="002834FC" w:rsidRPr="0048226A" w:rsidRDefault="002834FC" w:rsidP="00170927">
            <w:pPr>
              <w:pStyle w:val="TableBody"/>
              <w:rPr>
                <w:b/>
              </w:rPr>
            </w:pPr>
            <w:r w:rsidRPr="000656F8">
              <w:rPr>
                <w:b/>
              </w:rPr>
              <w:t>OK</w:t>
            </w:r>
          </w:p>
          <w:p w14:paraId="4CCF3842" w14:textId="77777777" w:rsidR="002834FC" w:rsidRPr="007E4A1F" w:rsidRDefault="002834FC" w:rsidP="00170927">
            <w:pPr>
              <w:pStyle w:val="TableBody"/>
              <w:rPr>
                <w:b/>
                <w:sz w:val="14"/>
                <w:szCs w:val="14"/>
              </w:rPr>
            </w:pPr>
          </w:p>
          <w:p w14:paraId="44AE1A03" w14:textId="77777777" w:rsidR="002834FC" w:rsidRPr="00006D08" w:rsidRDefault="002834FC" w:rsidP="00170927">
            <w:pPr>
              <w:pStyle w:val="TableBody"/>
              <w:rPr>
                <w:b/>
              </w:rPr>
            </w:pPr>
            <w:r w:rsidRPr="007E4A1F">
              <w:rPr>
                <w:b/>
              </w:rPr>
              <w:t>AT+WDSC=0,1</w:t>
            </w:r>
          </w:p>
          <w:p w14:paraId="6628BD5A" w14:textId="77777777" w:rsidR="002834FC" w:rsidRPr="005C602E" w:rsidRDefault="002834FC" w:rsidP="00170927">
            <w:pPr>
              <w:pStyle w:val="TableBody"/>
              <w:rPr>
                <w:b/>
              </w:rPr>
            </w:pPr>
            <w:r w:rsidRPr="005C602E">
              <w:rPr>
                <w:b/>
              </w:rPr>
              <w:t>OK</w:t>
            </w:r>
          </w:p>
          <w:p w14:paraId="43F524D9" w14:textId="77777777" w:rsidR="002834FC" w:rsidRPr="003010FE" w:rsidRDefault="002834FC" w:rsidP="00170927">
            <w:pPr>
              <w:pStyle w:val="TableBody"/>
              <w:rPr>
                <w:b/>
                <w:sz w:val="14"/>
                <w:szCs w:val="14"/>
              </w:rPr>
            </w:pPr>
          </w:p>
          <w:p w14:paraId="2E937C0A" w14:textId="77777777" w:rsidR="002834FC" w:rsidRPr="001720D2" w:rsidRDefault="002834FC" w:rsidP="00170927">
            <w:pPr>
              <w:pStyle w:val="TableBody"/>
              <w:rPr>
                <w:b/>
              </w:rPr>
            </w:pPr>
            <w:r w:rsidRPr="00396BD2">
              <w:rPr>
                <w:b/>
              </w:rPr>
              <w:t>AT+WDSC?</w:t>
            </w:r>
          </w:p>
          <w:p w14:paraId="6B0A51FD" w14:textId="77777777" w:rsidR="002834FC" w:rsidRPr="00794639" w:rsidRDefault="002834FC" w:rsidP="00170927">
            <w:pPr>
              <w:pStyle w:val="TableBody"/>
              <w:rPr>
                <w:b/>
              </w:rPr>
            </w:pPr>
            <w:r w:rsidRPr="00794639">
              <w:rPr>
                <w:b/>
              </w:rPr>
              <w:t>+WDSC: 0,1</w:t>
            </w:r>
          </w:p>
          <w:p w14:paraId="05F84642" w14:textId="77777777" w:rsidR="002834FC" w:rsidRPr="00794639" w:rsidRDefault="002834FC" w:rsidP="00170927">
            <w:pPr>
              <w:pStyle w:val="TableBody"/>
              <w:rPr>
                <w:b/>
              </w:rPr>
            </w:pPr>
            <w:r w:rsidRPr="00794639">
              <w:rPr>
                <w:b/>
              </w:rPr>
              <w:t>+WDSC: 1,0</w:t>
            </w:r>
          </w:p>
          <w:p w14:paraId="20AC0275" w14:textId="77777777" w:rsidR="002834FC" w:rsidRPr="00794639" w:rsidRDefault="002834FC" w:rsidP="00170927">
            <w:pPr>
              <w:pStyle w:val="TableBody"/>
              <w:rPr>
                <w:b/>
              </w:rPr>
            </w:pPr>
            <w:r w:rsidRPr="00794639">
              <w:rPr>
                <w:b/>
              </w:rPr>
              <w:t>+WDSC: 2,0</w:t>
            </w:r>
          </w:p>
          <w:p w14:paraId="01E709FD" w14:textId="77777777" w:rsidR="002834FC" w:rsidRPr="00794639" w:rsidRDefault="002834FC" w:rsidP="00170927">
            <w:pPr>
              <w:pStyle w:val="TableBody"/>
              <w:rPr>
                <w:b/>
              </w:rPr>
            </w:pPr>
            <w:r w:rsidRPr="00794639">
              <w:rPr>
                <w:b/>
              </w:rPr>
              <w:t>+WDSC: 3,0</w:t>
            </w:r>
          </w:p>
          <w:p w14:paraId="1776ED54" w14:textId="3F4D8E69" w:rsidR="002834FC" w:rsidRPr="00794639" w:rsidRDefault="002834FC" w:rsidP="00170927">
            <w:pPr>
              <w:pStyle w:val="TableBody"/>
              <w:rPr>
                <w:b/>
              </w:rPr>
            </w:pPr>
            <w:r w:rsidRPr="00794639">
              <w:rPr>
                <w:b/>
              </w:rPr>
              <w:t>+WDSC: 4,15,60,240,960,2880,10080,10080</w:t>
            </w:r>
          </w:p>
          <w:p w14:paraId="45A13891" w14:textId="77777777" w:rsidR="00A37A42" w:rsidRPr="00794639" w:rsidRDefault="00A37A42" w:rsidP="00A37A42">
            <w:pPr>
              <w:pStyle w:val="TableBody"/>
              <w:rPr>
                <w:b/>
              </w:rPr>
            </w:pPr>
            <w:commentRangeStart w:id="8212"/>
            <w:r w:rsidRPr="00794639">
              <w:rPr>
                <w:b/>
              </w:rPr>
              <w:t>+WDSC: 5,0</w:t>
            </w:r>
          </w:p>
          <w:p w14:paraId="1D5D3A86" w14:textId="7DB4076B" w:rsidR="00A37A42" w:rsidRPr="00794639" w:rsidRDefault="00A37A42" w:rsidP="00170927">
            <w:pPr>
              <w:pStyle w:val="TableBody"/>
              <w:rPr>
                <w:b/>
              </w:rPr>
            </w:pPr>
            <w:r w:rsidRPr="00794639">
              <w:rPr>
                <w:b/>
              </w:rPr>
              <w:t>+WDSC: 6,0</w:t>
            </w:r>
            <w:commentRangeEnd w:id="8212"/>
            <w:r w:rsidRPr="00794639">
              <w:rPr>
                <w:rStyle w:val="CommentReference"/>
                <w:rFonts w:ascii="Verdana" w:hAnsi="Verdana" w:cs="Times New Roman"/>
                <w:lang w:eastAsia="en-US"/>
              </w:rPr>
              <w:commentReference w:id="8212"/>
            </w:r>
          </w:p>
          <w:p w14:paraId="15AA1A04" w14:textId="487B6EC2" w:rsidR="002834FC" w:rsidRPr="0048226A" w:rsidRDefault="002834FC" w:rsidP="00BB4174">
            <w:pPr>
              <w:pStyle w:val="TableBody"/>
              <w:rPr>
                <w:b/>
              </w:rPr>
            </w:pPr>
            <w:r w:rsidRPr="000656F8">
              <w:rPr>
                <w:b/>
              </w:rPr>
              <w:t>OK</w:t>
            </w:r>
          </w:p>
        </w:tc>
      </w:tr>
    </w:tbl>
    <w:p w14:paraId="1704846E" w14:textId="481FE8B7" w:rsidR="006E65B6" w:rsidRPr="00794639" w:rsidRDefault="006E65B6" w:rsidP="00DF71C3">
      <w:pPr>
        <w:pStyle w:val="Heading2"/>
        <w:spacing w:line="256" w:lineRule="auto"/>
      </w:pPr>
      <w:bookmarkStart w:id="8213" w:name="_Ref520814812"/>
      <w:bookmarkStart w:id="8214" w:name="_Toc531701019"/>
      <w:r w:rsidRPr="00794639">
        <w:t>+WDSD Command: Device Services Local Download</w:t>
      </w:r>
      <w:bookmarkEnd w:id="8206"/>
      <w:bookmarkEnd w:id="8207"/>
      <w:bookmarkEnd w:id="8208"/>
      <w:bookmarkEnd w:id="8209"/>
      <w:bookmarkEnd w:id="8213"/>
      <w:bookmarkEnd w:id="8214"/>
    </w:p>
    <w:tbl>
      <w:tblPr>
        <w:tblStyle w:val="TableSWIleft"/>
        <w:tblW w:w="8997" w:type="dxa"/>
        <w:tblLayout w:type="fixed"/>
        <w:tblLook w:val="04A0" w:firstRow="1" w:lastRow="0" w:firstColumn="1" w:lastColumn="0" w:noHBand="0" w:noVBand="1"/>
      </w:tblPr>
      <w:tblGrid>
        <w:gridCol w:w="1707"/>
        <w:gridCol w:w="7290"/>
      </w:tblGrid>
      <w:tr w:rsidR="006E65B6" w:rsidRPr="00794639" w14:paraId="316E864C" w14:textId="77777777" w:rsidTr="00953CD3">
        <w:trPr>
          <w:cnfStyle w:val="100000000000" w:firstRow="1" w:lastRow="0" w:firstColumn="0" w:lastColumn="0" w:oddVBand="0" w:evenVBand="0" w:oddHBand="0" w:evenHBand="0" w:firstRowFirstColumn="0" w:firstRowLastColumn="0" w:lastRowFirstColumn="0" w:lastRowLastColumn="0"/>
        </w:trPr>
        <w:tc>
          <w:tcPr>
            <w:tcW w:w="0" w:type="dxa"/>
            <w:gridSpan w:val="2"/>
            <w:hideMark/>
          </w:tcPr>
          <w:p w14:paraId="23593C64" w14:textId="77777777" w:rsidR="006E65B6" w:rsidRPr="00794639" w:rsidRDefault="006E65B6">
            <w:pPr>
              <w:pStyle w:val="TableRowHead"/>
              <w:spacing w:before="144" w:after="144"/>
              <w:rPr>
                <w:bCs w:val="0"/>
              </w:rPr>
            </w:pPr>
            <w:r w:rsidRPr="00794639">
              <w:t>HL7800</w:t>
            </w:r>
          </w:p>
        </w:tc>
      </w:tr>
      <w:tr w:rsidR="006E65B6" w:rsidRPr="00794639" w14:paraId="01ECF61E" w14:textId="77777777" w:rsidTr="00953CD3">
        <w:trPr>
          <w:trHeight w:val="978"/>
        </w:trPr>
        <w:tc>
          <w:tcPr>
            <w:tcW w:w="1707" w:type="dxa"/>
          </w:tcPr>
          <w:p w14:paraId="7822CD66" w14:textId="77777777" w:rsidR="006E65B6" w:rsidRPr="00794639" w:rsidRDefault="006E65B6">
            <w:pPr>
              <w:pStyle w:val="TableBody"/>
              <w:keepNext/>
              <w:rPr>
                <w:i/>
              </w:rPr>
            </w:pPr>
            <w:r w:rsidRPr="00794639">
              <w:rPr>
                <w:i/>
              </w:rPr>
              <w:t>Test command</w:t>
            </w:r>
          </w:p>
          <w:p w14:paraId="6A2EC04E" w14:textId="77777777" w:rsidR="006E65B6" w:rsidRPr="00794639" w:rsidRDefault="006E65B6">
            <w:pPr>
              <w:pStyle w:val="TableBody"/>
              <w:keepNext/>
            </w:pPr>
          </w:p>
          <w:p w14:paraId="1E947317" w14:textId="77777777" w:rsidR="006E65B6" w:rsidRPr="00794639" w:rsidRDefault="006E65B6">
            <w:pPr>
              <w:pStyle w:val="TableBody"/>
              <w:keepNext/>
              <w:rPr>
                <w:u w:val="single"/>
              </w:rPr>
            </w:pPr>
            <w:r w:rsidRPr="00794639">
              <w:rPr>
                <w:u w:val="single"/>
              </w:rPr>
              <w:t>Syntax</w:t>
            </w:r>
          </w:p>
          <w:p w14:paraId="400FEB68" w14:textId="77777777" w:rsidR="006E65B6" w:rsidRPr="00794639" w:rsidRDefault="006E65B6">
            <w:pPr>
              <w:pStyle w:val="TableBody"/>
              <w:keepNext/>
              <w:rPr>
                <w:b/>
              </w:rPr>
            </w:pPr>
            <w:r w:rsidRPr="00794639">
              <w:rPr>
                <w:b/>
              </w:rPr>
              <w:t>AT+WDSD=?</w:t>
            </w:r>
          </w:p>
        </w:tc>
        <w:tc>
          <w:tcPr>
            <w:tcW w:w="7290" w:type="dxa"/>
          </w:tcPr>
          <w:p w14:paraId="3DC6DB82" w14:textId="77777777" w:rsidR="006E65B6" w:rsidRPr="00794639" w:rsidRDefault="006E65B6">
            <w:pPr>
              <w:pStyle w:val="TableBody"/>
              <w:keepNext/>
              <w:rPr>
                <w:u w:val="single"/>
              </w:rPr>
            </w:pPr>
          </w:p>
          <w:p w14:paraId="10DFE531" w14:textId="77777777" w:rsidR="006E65B6" w:rsidRPr="00794639" w:rsidRDefault="006E65B6">
            <w:pPr>
              <w:pStyle w:val="TableBody"/>
              <w:keepNext/>
              <w:rPr>
                <w:u w:val="single"/>
              </w:rPr>
            </w:pPr>
          </w:p>
          <w:p w14:paraId="78684FE8" w14:textId="77777777" w:rsidR="006E65B6" w:rsidRPr="00794639" w:rsidRDefault="006E65B6">
            <w:pPr>
              <w:pStyle w:val="TableBody"/>
              <w:keepNext/>
              <w:rPr>
                <w:u w:val="single"/>
              </w:rPr>
            </w:pPr>
            <w:r w:rsidRPr="00794639">
              <w:rPr>
                <w:u w:val="single"/>
              </w:rPr>
              <w:t>Response</w:t>
            </w:r>
          </w:p>
          <w:p w14:paraId="54CE5F95" w14:textId="77777777" w:rsidR="006E65B6" w:rsidRPr="00794639" w:rsidRDefault="006E65B6">
            <w:pPr>
              <w:pStyle w:val="TableBody"/>
              <w:keepNext/>
            </w:pPr>
            <w:r w:rsidRPr="00794639">
              <w:rPr>
                <w:b/>
              </w:rPr>
              <w:t xml:space="preserve">+WDSD: </w:t>
            </w:r>
            <w:r w:rsidRPr="00794639">
              <w:rPr>
                <w:szCs w:val="18"/>
              </w:rPr>
              <w:t xml:space="preserve">(list of supported </w:t>
            </w:r>
            <w:r w:rsidRPr="00794639">
              <w:rPr>
                <w:b/>
                <w:bCs/>
                <w:szCs w:val="18"/>
              </w:rPr>
              <w:t>&lt;Size&gt;</w:t>
            </w:r>
            <w:r w:rsidRPr="00794639">
              <w:rPr>
                <w:szCs w:val="18"/>
              </w:rPr>
              <w:t>s)</w:t>
            </w:r>
          </w:p>
          <w:p w14:paraId="0C35AAFA" w14:textId="77777777" w:rsidR="006E65B6" w:rsidRPr="00794639" w:rsidRDefault="006E65B6">
            <w:pPr>
              <w:pStyle w:val="TableBody"/>
              <w:keepNext/>
            </w:pPr>
            <w:r w:rsidRPr="00794639">
              <w:rPr>
                <w:b/>
              </w:rPr>
              <w:t>OK</w:t>
            </w:r>
          </w:p>
        </w:tc>
      </w:tr>
      <w:tr w:rsidR="006E65B6" w:rsidRPr="00794639" w14:paraId="07AE7242" w14:textId="77777777" w:rsidTr="00953CD3">
        <w:trPr>
          <w:trHeight w:val="65"/>
        </w:trPr>
        <w:tc>
          <w:tcPr>
            <w:tcW w:w="1707" w:type="dxa"/>
          </w:tcPr>
          <w:p w14:paraId="7AAA8056" w14:textId="77777777" w:rsidR="006E65B6" w:rsidRPr="00794639" w:rsidRDefault="006E65B6">
            <w:pPr>
              <w:pStyle w:val="TableBody"/>
              <w:rPr>
                <w:i/>
              </w:rPr>
            </w:pPr>
            <w:r w:rsidRPr="00794639">
              <w:rPr>
                <w:i/>
              </w:rPr>
              <w:t>Write command</w:t>
            </w:r>
          </w:p>
          <w:p w14:paraId="7A0A6039" w14:textId="77777777" w:rsidR="006E65B6" w:rsidRPr="00794639" w:rsidRDefault="006E65B6">
            <w:pPr>
              <w:pStyle w:val="TableBody"/>
            </w:pPr>
          </w:p>
          <w:p w14:paraId="7B1A5AB9" w14:textId="77777777" w:rsidR="006E65B6" w:rsidRPr="00794639" w:rsidRDefault="006E65B6">
            <w:pPr>
              <w:pStyle w:val="TableBody"/>
              <w:rPr>
                <w:u w:val="single"/>
              </w:rPr>
            </w:pPr>
            <w:r w:rsidRPr="00794639">
              <w:rPr>
                <w:u w:val="single"/>
              </w:rPr>
              <w:t>Syntax</w:t>
            </w:r>
          </w:p>
          <w:p w14:paraId="3D175A54" w14:textId="6838AA37" w:rsidR="006E65B6" w:rsidRPr="00794639" w:rsidRDefault="006E65B6">
            <w:pPr>
              <w:pStyle w:val="TableBody"/>
              <w:rPr>
                <w:b/>
              </w:rPr>
            </w:pPr>
            <w:r w:rsidRPr="00794639">
              <w:rPr>
                <w:b/>
              </w:rPr>
              <w:t>AT+WDSD=</w:t>
            </w:r>
            <w:r w:rsidR="00DF71C3" w:rsidRPr="00794639">
              <w:rPr>
                <w:b/>
              </w:rPr>
              <w:br/>
            </w:r>
            <w:r w:rsidRPr="00794639">
              <w:rPr>
                <w:b/>
              </w:rPr>
              <w:t>&lt;Size&gt;</w:t>
            </w:r>
          </w:p>
        </w:tc>
        <w:tc>
          <w:tcPr>
            <w:tcW w:w="7290" w:type="dxa"/>
          </w:tcPr>
          <w:p w14:paraId="43F10A61" w14:textId="77777777" w:rsidR="006E65B6" w:rsidRPr="00794639" w:rsidRDefault="006E65B6">
            <w:pPr>
              <w:pStyle w:val="TableBody"/>
              <w:rPr>
                <w:u w:val="single"/>
              </w:rPr>
            </w:pPr>
          </w:p>
          <w:p w14:paraId="1127F81E" w14:textId="77777777" w:rsidR="006E65B6" w:rsidRPr="00794639" w:rsidRDefault="006E65B6">
            <w:pPr>
              <w:pStyle w:val="TableBody"/>
              <w:rPr>
                <w:u w:val="single"/>
              </w:rPr>
            </w:pPr>
          </w:p>
          <w:p w14:paraId="45665850" w14:textId="77777777" w:rsidR="006E65B6" w:rsidRPr="00794639" w:rsidRDefault="006E65B6">
            <w:pPr>
              <w:pStyle w:val="TableBody"/>
              <w:rPr>
                <w:u w:val="single"/>
              </w:rPr>
            </w:pPr>
            <w:r w:rsidRPr="00794639">
              <w:rPr>
                <w:u w:val="single"/>
              </w:rPr>
              <w:t>Response</w:t>
            </w:r>
          </w:p>
          <w:p w14:paraId="0256BE7F" w14:textId="77777777" w:rsidR="006E65B6" w:rsidRPr="00794639" w:rsidRDefault="006E65B6">
            <w:pPr>
              <w:autoSpaceDE w:val="0"/>
              <w:autoSpaceDN w:val="0"/>
              <w:adjustRightInd w:val="0"/>
              <w:rPr>
                <w:rFonts w:cs="Arial"/>
                <w:b/>
                <w:bCs/>
                <w:szCs w:val="18"/>
              </w:rPr>
            </w:pPr>
            <w:r w:rsidRPr="00794639">
              <w:rPr>
                <w:rFonts w:cs="Arial"/>
                <w:b/>
                <w:bCs/>
                <w:szCs w:val="18"/>
              </w:rPr>
              <w:t>&lt;NACK&gt;</w:t>
            </w:r>
          </w:p>
          <w:p w14:paraId="54D6C1E9" w14:textId="77777777" w:rsidR="006E65B6" w:rsidRPr="00794639" w:rsidRDefault="006E65B6">
            <w:pPr>
              <w:autoSpaceDE w:val="0"/>
              <w:autoSpaceDN w:val="0"/>
              <w:adjustRightInd w:val="0"/>
              <w:rPr>
                <w:rFonts w:cs="Arial"/>
                <w:i/>
                <w:iCs/>
                <w:szCs w:val="18"/>
              </w:rPr>
            </w:pPr>
            <w:r w:rsidRPr="00794639">
              <w:rPr>
                <w:rFonts w:cs="Arial"/>
                <w:i/>
                <w:iCs/>
                <w:szCs w:val="18"/>
              </w:rPr>
              <w:t>// User sends data</w:t>
            </w:r>
          </w:p>
          <w:p w14:paraId="4DD9F531" w14:textId="77777777" w:rsidR="006E65B6" w:rsidRPr="00794639" w:rsidRDefault="006E65B6">
            <w:pPr>
              <w:autoSpaceDE w:val="0"/>
              <w:autoSpaceDN w:val="0"/>
              <w:adjustRightInd w:val="0"/>
              <w:rPr>
                <w:rFonts w:cs="Arial"/>
                <w:b/>
                <w:bCs/>
                <w:szCs w:val="18"/>
              </w:rPr>
            </w:pPr>
            <w:r w:rsidRPr="00794639">
              <w:rPr>
                <w:rFonts w:cs="Arial"/>
                <w:b/>
                <w:bCs/>
                <w:szCs w:val="18"/>
              </w:rPr>
              <w:t>OK</w:t>
            </w:r>
          </w:p>
          <w:p w14:paraId="3DA038B6" w14:textId="77777777" w:rsidR="006E65B6" w:rsidRPr="00794639" w:rsidRDefault="006E65B6">
            <w:pPr>
              <w:autoSpaceDE w:val="0"/>
              <w:autoSpaceDN w:val="0"/>
              <w:adjustRightInd w:val="0"/>
              <w:rPr>
                <w:rFonts w:cs="Arial"/>
                <w:bCs/>
                <w:sz w:val="14"/>
                <w:szCs w:val="14"/>
              </w:rPr>
            </w:pPr>
          </w:p>
          <w:p w14:paraId="46AC64C6" w14:textId="77777777" w:rsidR="006E65B6" w:rsidRPr="00794639" w:rsidRDefault="006E65B6">
            <w:pPr>
              <w:autoSpaceDE w:val="0"/>
              <w:autoSpaceDN w:val="0"/>
              <w:adjustRightInd w:val="0"/>
              <w:rPr>
                <w:rFonts w:cs="Arial"/>
                <w:szCs w:val="18"/>
              </w:rPr>
            </w:pPr>
            <w:r w:rsidRPr="00794639">
              <w:rPr>
                <w:rFonts w:cs="Arial"/>
                <w:szCs w:val="18"/>
              </w:rPr>
              <w:t>or</w:t>
            </w:r>
          </w:p>
          <w:p w14:paraId="5EA2E4C8" w14:textId="544B8BCB" w:rsidR="006E65B6" w:rsidRPr="00794639" w:rsidRDefault="006E65B6">
            <w:pPr>
              <w:autoSpaceDE w:val="0"/>
              <w:autoSpaceDN w:val="0"/>
              <w:adjustRightInd w:val="0"/>
              <w:rPr>
                <w:rFonts w:cs="Arial"/>
                <w:b/>
                <w:bCs/>
                <w:szCs w:val="18"/>
              </w:rPr>
            </w:pPr>
            <w:r w:rsidRPr="00794639">
              <w:rPr>
                <w:rFonts w:cs="Arial"/>
                <w:b/>
                <w:bCs/>
                <w:szCs w:val="18"/>
              </w:rPr>
              <w:t>+CME ERROR &lt;err&gt;</w:t>
            </w:r>
          </w:p>
          <w:p w14:paraId="713ED105" w14:textId="2E37909A" w:rsidR="00135A53" w:rsidRPr="00DF20AD" w:rsidRDefault="00135A53" w:rsidP="00953CD3">
            <w:pPr>
              <w:pStyle w:val="tablebody0"/>
              <w:rPr>
                <w:lang w:val="en-US"/>
              </w:rPr>
            </w:pPr>
          </w:p>
          <w:p w14:paraId="2A2FB93B" w14:textId="77777777" w:rsidR="006E65B6" w:rsidRPr="000656F8" w:rsidRDefault="006E65B6">
            <w:pPr>
              <w:autoSpaceDE w:val="0"/>
              <w:autoSpaceDN w:val="0"/>
              <w:adjustRightInd w:val="0"/>
              <w:rPr>
                <w:rFonts w:cs="Arial"/>
                <w:szCs w:val="18"/>
                <w:u w:val="single"/>
              </w:rPr>
            </w:pPr>
            <w:r w:rsidRPr="00794639">
              <w:rPr>
                <w:rFonts w:cs="Arial"/>
                <w:szCs w:val="18"/>
                <w:u w:val="single"/>
              </w:rPr>
              <w:t>Parameter</w:t>
            </w:r>
            <w:del w:id="8215" w:author="Elaine Baricante" w:date="2018-11-27T10:33:00Z">
              <w:r w:rsidRPr="00794639" w:rsidDel="00EF6F02">
                <w:rPr>
                  <w:rFonts w:cs="Arial"/>
                  <w:szCs w:val="18"/>
                  <w:u w:val="single"/>
                </w:rPr>
                <w:delText>s</w:delText>
              </w:r>
            </w:del>
          </w:p>
          <w:p w14:paraId="03E1C77B" w14:textId="4AB46558" w:rsidR="006E65B6" w:rsidRPr="005C602E" w:rsidRDefault="006E65B6">
            <w:pPr>
              <w:pStyle w:val="TableBody"/>
              <w:rPr>
                <w:szCs w:val="18"/>
              </w:rPr>
            </w:pPr>
            <w:r w:rsidRPr="0048226A">
              <w:rPr>
                <w:b/>
                <w:bCs/>
                <w:szCs w:val="18"/>
              </w:rPr>
              <w:t xml:space="preserve">&lt;Size&gt; </w:t>
            </w:r>
            <w:r w:rsidRPr="007E4A1F">
              <w:rPr>
                <w:szCs w:val="18"/>
              </w:rPr>
              <w:t>1 – &lt;maximum size</w:t>
            </w:r>
            <w:r w:rsidR="00DF71C3" w:rsidRPr="007E4A1F">
              <w:rPr>
                <w:szCs w:val="18"/>
              </w:rPr>
              <w:t>&gt;</w:t>
            </w:r>
            <w:r w:rsidR="00DF71C3" w:rsidRPr="007E4A1F">
              <w:rPr>
                <w:szCs w:val="18"/>
              </w:rPr>
              <w:tab/>
            </w:r>
            <w:r w:rsidRPr="00006D08">
              <w:rPr>
                <w:szCs w:val="18"/>
              </w:rPr>
              <w:t>Package size in bytes</w:t>
            </w:r>
          </w:p>
        </w:tc>
      </w:tr>
      <w:tr w:rsidR="00DF71C3" w:rsidRPr="00794639" w14:paraId="0BCA5A81" w14:textId="77777777" w:rsidTr="00953CD3">
        <w:trPr>
          <w:trHeight w:val="815"/>
        </w:trPr>
        <w:tc>
          <w:tcPr>
            <w:tcW w:w="1707" w:type="dxa"/>
            <w:hideMark/>
          </w:tcPr>
          <w:p w14:paraId="20FB1FCD" w14:textId="77777777" w:rsidR="00DF71C3" w:rsidRPr="00794639" w:rsidRDefault="00DF71C3" w:rsidP="009E30CD">
            <w:pPr>
              <w:pStyle w:val="TableBody"/>
              <w:rPr>
                <w:szCs w:val="18"/>
              </w:rPr>
            </w:pPr>
            <w:r w:rsidRPr="00794639">
              <w:rPr>
                <w:szCs w:val="18"/>
                <w:u w:val="single"/>
              </w:rPr>
              <w:lastRenderedPageBreak/>
              <w:t>Reference</w:t>
            </w:r>
          </w:p>
          <w:p w14:paraId="5CFFC43A" w14:textId="77777777" w:rsidR="00DF71C3" w:rsidRPr="00794639" w:rsidRDefault="00DF71C3" w:rsidP="009E30CD">
            <w:pPr>
              <w:pStyle w:val="TableBody"/>
              <w:rPr>
                <w:i/>
                <w:szCs w:val="22"/>
              </w:rPr>
            </w:pPr>
            <w:r w:rsidRPr="00794639">
              <w:rPr>
                <w:szCs w:val="18"/>
              </w:rPr>
              <w:t>Sierra Wireless Proprietary</w:t>
            </w:r>
          </w:p>
        </w:tc>
        <w:tc>
          <w:tcPr>
            <w:tcW w:w="7290" w:type="dxa"/>
            <w:hideMark/>
          </w:tcPr>
          <w:p w14:paraId="5B17CD38" w14:textId="77777777" w:rsidR="00DF71C3" w:rsidRPr="00794639" w:rsidRDefault="00DF71C3" w:rsidP="009E30CD">
            <w:pPr>
              <w:pStyle w:val="TableBody"/>
              <w:rPr>
                <w:szCs w:val="18"/>
                <w:lang w:eastAsia="zh-CN"/>
              </w:rPr>
            </w:pPr>
            <w:r w:rsidRPr="00794639">
              <w:rPr>
                <w:szCs w:val="18"/>
                <w:u w:val="single"/>
              </w:rPr>
              <w:t>Notes</w:t>
            </w:r>
          </w:p>
          <w:p w14:paraId="26CB77EF" w14:textId="04562FEA" w:rsidR="00DF71C3" w:rsidRPr="00794639" w:rsidRDefault="00DF71C3" w:rsidP="009E30CD">
            <w:pPr>
              <w:pStyle w:val="TableBody"/>
              <w:numPr>
                <w:ilvl w:val="0"/>
                <w:numId w:val="202"/>
              </w:numPr>
            </w:pPr>
            <w:r w:rsidRPr="00794639">
              <w:t>This command is available when the module has finished its initialization.</w:t>
            </w:r>
          </w:p>
          <w:p w14:paraId="66C4D4E1" w14:textId="327BEC0A" w:rsidR="00DF71C3" w:rsidRPr="00794639" w:rsidRDefault="00DF71C3" w:rsidP="009E30CD">
            <w:pPr>
              <w:pStyle w:val="TableBody"/>
              <w:numPr>
                <w:ilvl w:val="0"/>
                <w:numId w:val="202"/>
              </w:numPr>
            </w:pPr>
            <w:r w:rsidRPr="00794639">
              <w:t xml:space="preserve">The response to </w:t>
            </w:r>
            <w:r w:rsidRPr="00794639">
              <w:rPr>
                <w:rStyle w:val="Code"/>
              </w:rPr>
              <w:t>AT+WDSD=&lt;Size&gt;</w:t>
            </w:r>
            <w:r w:rsidRPr="00794639">
              <w:t xml:space="preserve"> is the &lt;NACK&gt; character when the device is ready to receive data using the 1K-Xmodem or 128-Xmodem protocol.</w:t>
            </w:r>
          </w:p>
          <w:p w14:paraId="28279967" w14:textId="77777777" w:rsidR="00DF71C3" w:rsidRPr="00794639" w:rsidRDefault="00DF71C3" w:rsidP="009E30CD">
            <w:pPr>
              <w:pStyle w:val="TableBody"/>
              <w:numPr>
                <w:ilvl w:val="0"/>
                <w:numId w:val="202"/>
              </w:numPr>
            </w:pPr>
            <w:r w:rsidRPr="00794639">
              <w:t>No reset is made during the package download.</w:t>
            </w:r>
          </w:p>
          <w:p w14:paraId="1234B9D8" w14:textId="77777777" w:rsidR="00DF71C3" w:rsidRPr="00794639" w:rsidRDefault="00DF71C3" w:rsidP="009E30CD">
            <w:pPr>
              <w:pStyle w:val="TableBody"/>
              <w:numPr>
                <w:ilvl w:val="0"/>
                <w:numId w:val="202"/>
              </w:numPr>
              <w:rPr>
                <w:rFonts w:cstheme="minorBidi"/>
                <w:szCs w:val="22"/>
              </w:rPr>
            </w:pPr>
            <w:r w:rsidRPr="00794639">
              <w:t>A timeout will happen (and a +CME ERROR: 3 is returned) if no data is sent to the device in 5 minutes.</w:t>
            </w:r>
          </w:p>
        </w:tc>
      </w:tr>
      <w:tr w:rsidR="006E65B6" w:rsidRPr="00794639" w14:paraId="1DC7A013" w14:textId="77777777" w:rsidTr="00953CD3">
        <w:trPr>
          <w:trHeight w:val="815"/>
        </w:trPr>
        <w:tc>
          <w:tcPr>
            <w:tcW w:w="1707" w:type="dxa"/>
            <w:hideMark/>
          </w:tcPr>
          <w:p w14:paraId="4A6206C6" w14:textId="77777777" w:rsidR="006E65B6" w:rsidRPr="00794639" w:rsidRDefault="006E65B6">
            <w:pPr>
              <w:pStyle w:val="TableBody"/>
              <w:rPr>
                <w:i/>
                <w:szCs w:val="22"/>
              </w:rPr>
            </w:pPr>
            <w:r w:rsidRPr="00794639">
              <w:rPr>
                <w:u w:val="single"/>
              </w:rPr>
              <w:t>Examples</w:t>
            </w:r>
          </w:p>
        </w:tc>
        <w:tc>
          <w:tcPr>
            <w:tcW w:w="7290" w:type="dxa"/>
            <w:hideMark/>
          </w:tcPr>
          <w:p w14:paraId="0D265CBC" w14:textId="7978E14C" w:rsidR="00033AE1" w:rsidRPr="00794639" w:rsidRDefault="006E65B6" w:rsidP="009E30CD">
            <w:pPr>
              <w:pStyle w:val="TableBody"/>
              <w:rPr>
                <w:b/>
              </w:rPr>
            </w:pPr>
            <w:r w:rsidRPr="00794639">
              <w:rPr>
                <w:b/>
              </w:rPr>
              <w:t>AT+WDSD=?</w:t>
            </w:r>
          </w:p>
          <w:p w14:paraId="536419E3" w14:textId="2D6810C7" w:rsidR="00033AE1" w:rsidRPr="00794639" w:rsidRDefault="006E65B6" w:rsidP="009E30CD">
            <w:pPr>
              <w:pStyle w:val="TableBody"/>
              <w:rPr>
                <w:b/>
              </w:rPr>
            </w:pPr>
            <w:r w:rsidRPr="00794639">
              <w:rPr>
                <w:b/>
              </w:rPr>
              <w:t>+WDSD: (1-24643584)</w:t>
            </w:r>
          </w:p>
          <w:p w14:paraId="68002143" w14:textId="1355CF82" w:rsidR="006E65B6" w:rsidRPr="00794639" w:rsidRDefault="006E65B6" w:rsidP="009E30CD">
            <w:pPr>
              <w:pStyle w:val="TableBody"/>
              <w:rPr>
                <w:b/>
              </w:rPr>
            </w:pPr>
            <w:r w:rsidRPr="00794639">
              <w:rPr>
                <w:b/>
              </w:rPr>
              <w:t>OK</w:t>
            </w:r>
          </w:p>
          <w:p w14:paraId="5E066A78" w14:textId="77777777" w:rsidR="00033AE1" w:rsidRPr="00794639" w:rsidRDefault="00033AE1" w:rsidP="009E30CD">
            <w:pPr>
              <w:pStyle w:val="TableBody"/>
            </w:pPr>
          </w:p>
          <w:p w14:paraId="6808E599" w14:textId="0C5878FD" w:rsidR="006E65B6" w:rsidRPr="00794639" w:rsidRDefault="006E65B6" w:rsidP="009E30CD">
            <w:pPr>
              <w:pStyle w:val="TableBody"/>
            </w:pPr>
            <w:r w:rsidRPr="00794639">
              <w:rPr>
                <w:b/>
              </w:rPr>
              <w:t>AT+WDSD=1024</w:t>
            </w:r>
            <w:r w:rsidR="00DF71C3" w:rsidRPr="00794639">
              <w:tab/>
            </w:r>
            <w:r w:rsidRPr="00794639">
              <w:t>//download a 1kBytes package</w:t>
            </w:r>
          </w:p>
          <w:p w14:paraId="385D0BC1" w14:textId="39263B75" w:rsidR="006E65B6" w:rsidRPr="00794639" w:rsidRDefault="006E65B6" w:rsidP="009E30CD">
            <w:pPr>
              <w:pStyle w:val="TableBody"/>
            </w:pPr>
            <w:r w:rsidRPr="00794639">
              <w:rPr>
                <w:b/>
              </w:rPr>
              <w:t>&lt;NACK&gt;</w:t>
            </w:r>
            <w:r w:rsidR="00DF71C3" w:rsidRPr="00794639">
              <w:tab/>
            </w:r>
            <w:r w:rsidR="00DF71C3" w:rsidRPr="00794639">
              <w:tab/>
            </w:r>
            <w:r w:rsidRPr="00794639">
              <w:t>//the device is ready to receive data</w:t>
            </w:r>
          </w:p>
          <w:p w14:paraId="6498B78A" w14:textId="77777777" w:rsidR="006E65B6" w:rsidRPr="00794639" w:rsidRDefault="006E65B6" w:rsidP="009E30CD">
            <w:pPr>
              <w:pStyle w:val="TableBody"/>
            </w:pPr>
            <w:r w:rsidRPr="00794639">
              <w:t>//send data</w:t>
            </w:r>
          </w:p>
          <w:p w14:paraId="51C60D76" w14:textId="0AC3BE2A" w:rsidR="006E65B6" w:rsidRPr="00794639" w:rsidRDefault="006E65B6" w:rsidP="009E30CD">
            <w:pPr>
              <w:pStyle w:val="TableBody"/>
            </w:pPr>
            <w:r w:rsidRPr="00794639">
              <w:rPr>
                <w:b/>
              </w:rPr>
              <w:t>OK</w:t>
            </w:r>
            <w:r w:rsidR="00DF71C3" w:rsidRPr="00794639">
              <w:tab/>
            </w:r>
            <w:r w:rsidR="00DF71C3" w:rsidRPr="00794639">
              <w:tab/>
            </w:r>
            <w:r w:rsidR="00DF71C3" w:rsidRPr="00794639">
              <w:tab/>
            </w:r>
            <w:r w:rsidRPr="00794639">
              <w:t>//All data are well received by the module</w:t>
            </w:r>
          </w:p>
          <w:p w14:paraId="35FF4A06" w14:textId="571AF806" w:rsidR="006E65B6" w:rsidRPr="00794639" w:rsidRDefault="006E65B6">
            <w:pPr>
              <w:pStyle w:val="TableBody"/>
              <w:rPr>
                <w:szCs w:val="22"/>
                <w:u w:val="single"/>
              </w:rPr>
            </w:pPr>
            <w:r w:rsidRPr="00794639">
              <w:rPr>
                <w:b/>
              </w:rPr>
              <w:t>+WDSI: 3</w:t>
            </w:r>
            <w:r w:rsidRPr="00794639">
              <w:t xml:space="preserve"> </w:t>
            </w:r>
            <w:r w:rsidR="00DF71C3" w:rsidRPr="00794639">
              <w:tab/>
            </w:r>
            <w:r w:rsidR="00DF71C3" w:rsidRPr="00794639">
              <w:tab/>
            </w:r>
            <w:r w:rsidRPr="00794639">
              <w:t xml:space="preserve">//A package is ready to install (see </w:t>
            </w:r>
            <w:r w:rsidRPr="00794639">
              <w:rPr>
                <w:rStyle w:val="Code"/>
              </w:rPr>
              <w:t>+WDSI</w:t>
            </w:r>
            <w:r w:rsidRPr="00794639">
              <w:t xml:space="preserve"> and </w:t>
            </w:r>
            <w:r w:rsidRPr="00794639">
              <w:rPr>
                <w:rStyle w:val="Code"/>
              </w:rPr>
              <w:t>+WDSR</w:t>
            </w:r>
            <w:r w:rsidRPr="00794639">
              <w:t>)</w:t>
            </w:r>
          </w:p>
        </w:tc>
      </w:tr>
    </w:tbl>
    <w:p w14:paraId="78FB0FBA" w14:textId="77777777" w:rsidR="00380225" w:rsidRPr="00794639" w:rsidRDefault="00380225" w:rsidP="00380225">
      <w:pPr>
        <w:pStyle w:val="Heading2"/>
      </w:pPr>
      <w:bookmarkStart w:id="8216" w:name="_Toc520820473"/>
      <w:bookmarkStart w:id="8217" w:name="_Toc520820474"/>
      <w:bookmarkStart w:id="8218" w:name="_Toc520820475"/>
      <w:bookmarkStart w:id="8219" w:name="_Toc368586244"/>
      <w:bookmarkStart w:id="8220" w:name="_Toc364183937"/>
      <w:bookmarkStart w:id="8221" w:name="_Toc367724479"/>
      <w:bookmarkStart w:id="8222" w:name="_Ref369094892"/>
      <w:bookmarkStart w:id="8223" w:name="_Ref369094904"/>
      <w:bookmarkStart w:id="8224" w:name="_Ref446429545"/>
      <w:bookmarkStart w:id="8225" w:name="_Toc513815828"/>
      <w:bookmarkStart w:id="8226" w:name="_Ref518401905"/>
      <w:bookmarkStart w:id="8227" w:name="_Toc531701020"/>
      <w:bookmarkEnd w:id="8216"/>
      <w:bookmarkEnd w:id="8217"/>
      <w:bookmarkEnd w:id="8218"/>
      <w:commentRangeStart w:id="8228"/>
      <w:r w:rsidRPr="00794639">
        <w:t xml:space="preserve">+WDSE Command: Device </w:t>
      </w:r>
      <w:bookmarkEnd w:id="8219"/>
      <w:r w:rsidRPr="00794639">
        <w:t>Services Error</w:t>
      </w:r>
      <w:bookmarkEnd w:id="8220"/>
      <w:bookmarkEnd w:id="8221"/>
      <w:bookmarkEnd w:id="8222"/>
      <w:bookmarkEnd w:id="8223"/>
      <w:bookmarkEnd w:id="8224"/>
      <w:bookmarkEnd w:id="8225"/>
      <w:bookmarkEnd w:id="8226"/>
      <w:commentRangeEnd w:id="8228"/>
      <w:r w:rsidR="002F3C41" w:rsidRPr="00794639">
        <w:rPr>
          <w:rStyle w:val="CommentReference"/>
          <w:rFonts w:ascii="Verdana" w:eastAsia="Times New Roman" w:hAnsi="Verdana" w:cs="Times New Roman"/>
          <w:b w:val="0"/>
          <w:lang w:eastAsia="en-US"/>
        </w:rPr>
        <w:commentReference w:id="8228"/>
      </w:r>
      <w:bookmarkEnd w:id="8227"/>
    </w:p>
    <w:tbl>
      <w:tblPr>
        <w:tblStyle w:val="TableSWIleft"/>
        <w:tblW w:w="8997" w:type="dxa"/>
        <w:tblLayout w:type="fixed"/>
        <w:tblLook w:val="04A0" w:firstRow="1" w:lastRow="0" w:firstColumn="1" w:lastColumn="0" w:noHBand="0" w:noVBand="1"/>
      </w:tblPr>
      <w:tblGrid>
        <w:gridCol w:w="1707"/>
        <w:gridCol w:w="7290"/>
      </w:tblGrid>
      <w:tr w:rsidR="00380225" w:rsidRPr="00794639" w14:paraId="0EF6AE38"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52973C71" w14:textId="14C3D289" w:rsidR="00380225" w:rsidRPr="000656F8" w:rsidRDefault="00380225">
            <w:pPr>
              <w:pStyle w:val="TableRowHead"/>
              <w:spacing w:before="144" w:after="144"/>
              <w:rPr>
                <w:bCs w:val="0"/>
              </w:rPr>
            </w:pPr>
            <w:r w:rsidRPr="000656F8">
              <w:rPr>
                <w:lang w:eastAsia="zh-CN"/>
              </w:rPr>
              <w:t>HL7800</w:t>
            </w:r>
          </w:p>
        </w:tc>
      </w:tr>
      <w:tr w:rsidR="00380225" w:rsidRPr="00794639" w14:paraId="0E5BDA6A" w14:textId="77777777" w:rsidTr="00953CD3">
        <w:trPr>
          <w:cantSplit w:val="0"/>
        </w:trPr>
        <w:tc>
          <w:tcPr>
            <w:tcW w:w="1707" w:type="dxa"/>
          </w:tcPr>
          <w:p w14:paraId="288654CA" w14:textId="18723800" w:rsidR="00380225" w:rsidRPr="00794639" w:rsidRDefault="00802A2C" w:rsidP="004B39CC">
            <w:pPr>
              <w:pStyle w:val="TableBody"/>
            </w:pPr>
            <w:r w:rsidRPr="00794639">
              <w:rPr>
                <w:i/>
              </w:rPr>
              <w:t xml:space="preserve">Execute </w:t>
            </w:r>
            <w:r w:rsidR="00380225" w:rsidRPr="00794639">
              <w:rPr>
                <w:i/>
              </w:rPr>
              <w:t>command</w:t>
            </w:r>
          </w:p>
          <w:p w14:paraId="446F96EF" w14:textId="77777777" w:rsidR="00380225" w:rsidRPr="00794639" w:rsidRDefault="00380225" w:rsidP="004B39CC">
            <w:pPr>
              <w:pStyle w:val="TableBody"/>
            </w:pPr>
          </w:p>
          <w:p w14:paraId="07FE2898" w14:textId="77777777" w:rsidR="00380225" w:rsidRPr="00794639" w:rsidRDefault="00380225" w:rsidP="004B39CC">
            <w:pPr>
              <w:pStyle w:val="TableBody"/>
              <w:rPr>
                <w:u w:val="single"/>
              </w:rPr>
            </w:pPr>
            <w:r w:rsidRPr="00794639">
              <w:rPr>
                <w:u w:val="single"/>
              </w:rPr>
              <w:t>Syntax</w:t>
            </w:r>
          </w:p>
          <w:p w14:paraId="3C67F38F" w14:textId="77777777" w:rsidR="00380225" w:rsidRPr="00794639" w:rsidRDefault="00380225" w:rsidP="004B39CC">
            <w:pPr>
              <w:pStyle w:val="TableBody"/>
            </w:pPr>
            <w:r w:rsidRPr="00794639">
              <w:rPr>
                <w:b/>
              </w:rPr>
              <w:t>AT+WDSE</w:t>
            </w:r>
          </w:p>
        </w:tc>
        <w:tc>
          <w:tcPr>
            <w:tcW w:w="0" w:type="dxa"/>
          </w:tcPr>
          <w:p w14:paraId="7AF79275" w14:textId="77777777" w:rsidR="00380225" w:rsidRPr="00794639" w:rsidRDefault="00380225" w:rsidP="004B39CC">
            <w:pPr>
              <w:pStyle w:val="TableBody"/>
              <w:rPr>
                <w:u w:val="single"/>
              </w:rPr>
            </w:pPr>
          </w:p>
          <w:p w14:paraId="06BA86B9" w14:textId="77777777" w:rsidR="00380225" w:rsidRPr="00794639" w:rsidRDefault="00380225" w:rsidP="004B39CC">
            <w:pPr>
              <w:pStyle w:val="TableBody"/>
              <w:rPr>
                <w:u w:val="single"/>
              </w:rPr>
            </w:pPr>
          </w:p>
          <w:p w14:paraId="3CCF1031" w14:textId="77777777" w:rsidR="00380225" w:rsidRPr="00794639" w:rsidRDefault="00380225" w:rsidP="004B39CC">
            <w:pPr>
              <w:pStyle w:val="TableBody"/>
              <w:rPr>
                <w:u w:val="single"/>
              </w:rPr>
            </w:pPr>
            <w:r w:rsidRPr="00794639">
              <w:rPr>
                <w:u w:val="single"/>
              </w:rPr>
              <w:t>Response</w:t>
            </w:r>
          </w:p>
          <w:p w14:paraId="6EAD0F59" w14:textId="77777777" w:rsidR="00380225" w:rsidRPr="00794639" w:rsidRDefault="00380225" w:rsidP="004B39CC">
            <w:pPr>
              <w:pStyle w:val="TableBody"/>
              <w:rPr>
                <w:b/>
                <w:snapToGrid w:val="0"/>
              </w:rPr>
            </w:pPr>
            <w:r w:rsidRPr="00794639">
              <w:rPr>
                <w:b/>
                <w:snapToGrid w:val="0"/>
              </w:rPr>
              <w:t>[+WDSE:&lt;HTTP_Status&gt;]</w:t>
            </w:r>
          </w:p>
          <w:p w14:paraId="0032CA96" w14:textId="77777777" w:rsidR="00380225" w:rsidRPr="00794639" w:rsidRDefault="00380225" w:rsidP="004B39CC">
            <w:pPr>
              <w:pStyle w:val="TableBody"/>
              <w:rPr>
                <w:snapToGrid w:val="0"/>
              </w:rPr>
            </w:pPr>
            <w:r w:rsidRPr="00794639">
              <w:rPr>
                <w:b/>
                <w:snapToGrid w:val="0"/>
              </w:rPr>
              <w:t>OK</w:t>
            </w:r>
          </w:p>
          <w:p w14:paraId="37929CB5" w14:textId="77777777" w:rsidR="00380225" w:rsidRPr="00794639" w:rsidRDefault="00380225" w:rsidP="004B39CC">
            <w:pPr>
              <w:pStyle w:val="TableBody"/>
              <w:rPr>
                <w:b/>
              </w:rPr>
            </w:pPr>
            <w:r w:rsidRPr="00794639">
              <w:rPr>
                <w:b/>
              </w:rPr>
              <w:t>+CME ERROR &lt;err&gt;</w:t>
            </w:r>
          </w:p>
          <w:p w14:paraId="0E9298C9" w14:textId="77777777" w:rsidR="00380225" w:rsidRPr="00794639" w:rsidRDefault="00380225" w:rsidP="004B39CC">
            <w:pPr>
              <w:pStyle w:val="TableBody"/>
              <w:rPr>
                <w:u w:val="single"/>
              </w:rPr>
            </w:pPr>
          </w:p>
          <w:p w14:paraId="28FC0E65" w14:textId="77777777" w:rsidR="00380225" w:rsidRPr="00794639" w:rsidRDefault="00380225" w:rsidP="004B39CC">
            <w:pPr>
              <w:pStyle w:val="TableBody"/>
              <w:rPr>
                <w:u w:val="single"/>
                <w:lang w:eastAsia="zh-CN"/>
              </w:rPr>
            </w:pPr>
            <w:r w:rsidRPr="00794639">
              <w:rPr>
                <w:u w:val="single"/>
              </w:rPr>
              <w:t>Parameter</w:t>
            </w:r>
            <w:del w:id="8229" w:author="Elaine Baricante" w:date="2018-11-27T10:33:00Z">
              <w:r w:rsidRPr="00794639" w:rsidDel="00EF6F02">
                <w:rPr>
                  <w:u w:val="single"/>
                </w:rPr>
                <w:delText>s</w:delText>
              </w:r>
            </w:del>
          </w:p>
          <w:p w14:paraId="68C0F515" w14:textId="40A9E774" w:rsidR="00380225" w:rsidRPr="00794639" w:rsidRDefault="00380225" w:rsidP="004B39CC">
            <w:pPr>
              <w:pStyle w:val="TableBody"/>
            </w:pPr>
            <w:r w:rsidRPr="00794639">
              <w:rPr>
                <w:b/>
              </w:rPr>
              <w:t>&lt;HTTP_Status&gt;</w:t>
            </w:r>
            <w:r w:rsidRPr="00794639">
              <w:tab/>
              <w:t xml:space="preserve">Integer type – Last HTTP response received by the </w:t>
            </w:r>
            <w:r w:rsidR="00BD64FF" w:rsidRPr="00794639">
              <w:t>m</w:t>
            </w:r>
            <w:r w:rsidRPr="00794639">
              <w:t>odule</w:t>
            </w:r>
          </w:p>
          <w:p w14:paraId="4D870FE7" w14:textId="77777777" w:rsidR="00380225" w:rsidRPr="00794639" w:rsidRDefault="00380225" w:rsidP="004B39CC">
            <w:pPr>
              <w:pStyle w:val="TableBody"/>
            </w:pPr>
            <w:r w:rsidRPr="00794639">
              <w:t>100</w:t>
            </w:r>
            <w:r w:rsidRPr="00794639">
              <w:tab/>
              <w:t>Continue</w:t>
            </w:r>
          </w:p>
          <w:p w14:paraId="5179F2A0" w14:textId="77777777" w:rsidR="00380225" w:rsidRPr="00794639" w:rsidRDefault="00380225" w:rsidP="004B39CC">
            <w:pPr>
              <w:pStyle w:val="TableBody"/>
            </w:pPr>
            <w:r w:rsidRPr="00794639">
              <w:t>101</w:t>
            </w:r>
            <w:r w:rsidRPr="00794639">
              <w:tab/>
              <w:t>Switching Protocols</w:t>
            </w:r>
          </w:p>
          <w:p w14:paraId="4E5DB892" w14:textId="77777777" w:rsidR="00380225" w:rsidRPr="00794639" w:rsidRDefault="00380225" w:rsidP="004B39CC">
            <w:pPr>
              <w:pStyle w:val="TableBody"/>
            </w:pPr>
            <w:r w:rsidRPr="00794639">
              <w:t>200</w:t>
            </w:r>
            <w:r w:rsidRPr="00794639">
              <w:tab/>
              <w:t>OK</w:t>
            </w:r>
          </w:p>
          <w:p w14:paraId="7C7E87B6" w14:textId="77777777" w:rsidR="00380225" w:rsidRPr="00794639" w:rsidRDefault="00380225" w:rsidP="004B39CC">
            <w:pPr>
              <w:pStyle w:val="TableBody"/>
            </w:pPr>
            <w:r w:rsidRPr="00794639">
              <w:t>201</w:t>
            </w:r>
            <w:r w:rsidRPr="00794639">
              <w:tab/>
              <w:t>Created</w:t>
            </w:r>
          </w:p>
          <w:p w14:paraId="1D2946AF" w14:textId="77777777" w:rsidR="00380225" w:rsidRPr="00794639" w:rsidRDefault="00380225" w:rsidP="004B39CC">
            <w:pPr>
              <w:pStyle w:val="TableBody"/>
            </w:pPr>
            <w:r w:rsidRPr="00794639">
              <w:t>202</w:t>
            </w:r>
            <w:r w:rsidRPr="00794639">
              <w:tab/>
              <w:t>Accepted</w:t>
            </w:r>
          </w:p>
          <w:p w14:paraId="53895AE6" w14:textId="77777777" w:rsidR="00380225" w:rsidRPr="00794639" w:rsidRDefault="00380225" w:rsidP="004B39CC">
            <w:pPr>
              <w:pStyle w:val="TableBody"/>
            </w:pPr>
            <w:r w:rsidRPr="00794639">
              <w:t>203</w:t>
            </w:r>
            <w:r w:rsidRPr="00794639">
              <w:tab/>
              <w:t>Non-Authoritative Information</w:t>
            </w:r>
          </w:p>
          <w:p w14:paraId="577113A7" w14:textId="77777777" w:rsidR="00380225" w:rsidRPr="00794639" w:rsidRDefault="00380225" w:rsidP="004B39CC">
            <w:pPr>
              <w:pStyle w:val="TableBody"/>
            </w:pPr>
            <w:r w:rsidRPr="00794639">
              <w:t>204</w:t>
            </w:r>
            <w:r w:rsidRPr="00794639">
              <w:tab/>
              <w:t>No Content</w:t>
            </w:r>
          </w:p>
          <w:p w14:paraId="280BCF4D" w14:textId="77777777" w:rsidR="00380225" w:rsidRPr="00794639" w:rsidRDefault="00380225" w:rsidP="004B39CC">
            <w:pPr>
              <w:pStyle w:val="TableBody"/>
            </w:pPr>
            <w:r w:rsidRPr="00794639">
              <w:t>205</w:t>
            </w:r>
            <w:r w:rsidRPr="00794639">
              <w:tab/>
              <w:t>Reset Content</w:t>
            </w:r>
          </w:p>
          <w:p w14:paraId="681C8A72" w14:textId="77777777" w:rsidR="00380225" w:rsidRPr="00794639" w:rsidRDefault="00380225" w:rsidP="004B39CC">
            <w:pPr>
              <w:pStyle w:val="TableBody"/>
            </w:pPr>
            <w:r w:rsidRPr="00794639">
              <w:t>206</w:t>
            </w:r>
            <w:r w:rsidRPr="00794639">
              <w:tab/>
              <w:t>Partial content</w:t>
            </w:r>
          </w:p>
          <w:p w14:paraId="29F83093" w14:textId="77777777" w:rsidR="00380225" w:rsidRPr="00794639" w:rsidRDefault="00380225" w:rsidP="004B39CC">
            <w:pPr>
              <w:pStyle w:val="TableBody"/>
            </w:pPr>
            <w:r w:rsidRPr="00794639">
              <w:t>300</w:t>
            </w:r>
            <w:r w:rsidRPr="00794639">
              <w:tab/>
              <w:t>Multiple Choices</w:t>
            </w:r>
          </w:p>
          <w:p w14:paraId="316C463A" w14:textId="77777777" w:rsidR="00380225" w:rsidRPr="00794639" w:rsidRDefault="00380225" w:rsidP="004B39CC">
            <w:pPr>
              <w:pStyle w:val="TableBody"/>
            </w:pPr>
            <w:r w:rsidRPr="00794639">
              <w:t>301</w:t>
            </w:r>
            <w:r w:rsidRPr="00794639">
              <w:tab/>
              <w:t>Moved Permanently</w:t>
            </w:r>
          </w:p>
          <w:p w14:paraId="21CEFC35" w14:textId="77777777" w:rsidR="00380225" w:rsidRPr="00794639" w:rsidRDefault="00380225" w:rsidP="004B39CC">
            <w:pPr>
              <w:pStyle w:val="TableBody"/>
            </w:pPr>
            <w:r w:rsidRPr="00794639">
              <w:t>302</w:t>
            </w:r>
            <w:r w:rsidRPr="00794639">
              <w:tab/>
              <w:t>Found</w:t>
            </w:r>
          </w:p>
          <w:p w14:paraId="1CAE4EA1" w14:textId="77777777" w:rsidR="00380225" w:rsidRPr="00794639" w:rsidRDefault="00380225" w:rsidP="004B39CC">
            <w:pPr>
              <w:pStyle w:val="TableBody"/>
            </w:pPr>
            <w:r w:rsidRPr="00794639">
              <w:t>303</w:t>
            </w:r>
            <w:r w:rsidRPr="00794639">
              <w:tab/>
              <w:t>See Other</w:t>
            </w:r>
          </w:p>
          <w:p w14:paraId="660B3401" w14:textId="77777777" w:rsidR="00380225" w:rsidRPr="00794639" w:rsidRDefault="00380225" w:rsidP="004B39CC">
            <w:pPr>
              <w:pStyle w:val="TableBody"/>
            </w:pPr>
            <w:r w:rsidRPr="00794639">
              <w:t>304</w:t>
            </w:r>
            <w:r w:rsidRPr="00794639">
              <w:tab/>
              <w:t>Not Modified</w:t>
            </w:r>
          </w:p>
          <w:p w14:paraId="56D6E912" w14:textId="77777777" w:rsidR="00380225" w:rsidRPr="00794639" w:rsidRDefault="00380225" w:rsidP="004B39CC">
            <w:pPr>
              <w:pStyle w:val="TableBody"/>
            </w:pPr>
            <w:r w:rsidRPr="00794639">
              <w:t>305</w:t>
            </w:r>
            <w:r w:rsidRPr="00794639">
              <w:tab/>
              <w:t>Use Proxy</w:t>
            </w:r>
          </w:p>
          <w:p w14:paraId="0DB84829" w14:textId="77777777" w:rsidR="00380225" w:rsidRPr="00794639" w:rsidRDefault="00380225" w:rsidP="004B39CC">
            <w:pPr>
              <w:pStyle w:val="TableBody"/>
            </w:pPr>
            <w:r w:rsidRPr="00794639">
              <w:t>307</w:t>
            </w:r>
            <w:r w:rsidRPr="00794639">
              <w:tab/>
              <w:t>Temporary Redirect</w:t>
            </w:r>
          </w:p>
          <w:p w14:paraId="71B50098" w14:textId="77777777" w:rsidR="00380225" w:rsidRPr="00794639" w:rsidRDefault="00380225" w:rsidP="004B39CC">
            <w:pPr>
              <w:pStyle w:val="TableBody"/>
            </w:pPr>
            <w:r w:rsidRPr="00794639">
              <w:t>400</w:t>
            </w:r>
            <w:r w:rsidRPr="00794639">
              <w:tab/>
              <w:t>Bad Request</w:t>
            </w:r>
          </w:p>
          <w:p w14:paraId="47E4ADCC" w14:textId="77777777" w:rsidR="00380225" w:rsidRPr="00794639" w:rsidRDefault="00380225" w:rsidP="004B39CC">
            <w:pPr>
              <w:pStyle w:val="TableBody"/>
            </w:pPr>
            <w:r w:rsidRPr="00794639">
              <w:t>401</w:t>
            </w:r>
            <w:r w:rsidRPr="00794639">
              <w:tab/>
              <w:t>Unauthorized</w:t>
            </w:r>
          </w:p>
          <w:p w14:paraId="2AEC3836" w14:textId="77777777" w:rsidR="00380225" w:rsidRPr="00794639" w:rsidRDefault="00380225" w:rsidP="004B39CC">
            <w:pPr>
              <w:pStyle w:val="TableBody"/>
            </w:pPr>
            <w:r w:rsidRPr="00794639">
              <w:t>402</w:t>
            </w:r>
            <w:r w:rsidRPr="00794639">
              <w:tab/>
              <w:t>Payment Required</w:t>
            </w:r>
          </w:p>
          <w:p w14:paraId="433545EF" w14:textId="77777777" w:rsidR="00380225" w:rsidRPr="00794639" w:rsidRDefault="00380225" w:rsidP="004B39CC">
            <w:pPr>
              <w:pStyle w:val="TableBody"/>
            </w:pPr>
            <w:r w:rsidRPr="00794639">
              <w:t>403</w:t>
            </w:r>
            <w:r w:rsidRPr="00794639">
              <w:tab/>
              <w:t>Forbidden</w:t>
            </w:r>
          </w:p>
          <w:p w14:paraId="6DC8C540" w14:textId="77777777" w:rsidR="00380225" w:rsidRPr="00794639" w:rsidRDefault="00380225" w:rsidP="004B39CC">
            <w:pPr>
              <w:pStyle w:val="TableBody"/>
            </w:pPr>
            <w:r w:rsidRPr="00794639">
              <w:t>404</w:t>
            </w:r>
            <w:r w:rsidRPr="00794639">
              <w:tab/>
              <w:t>Not Found</w:t>
            </w:r>
          </w:p>
          <w:p w14:paraId="4A4429E0" w14:textId="77777777" w:rsidR="00380225" w:rsidRPr="00794639" w:rsidRDefault="00380225" w:rsidP="004B39CC">
            <w:pPr>
              <w:pStyle w:val="TableBody"/>
            </w:pPr>
            <w:r w:rsidRPr="00794639">
              <w:lastRenderedPageBreak/>
              <w:t>405</w:t>
            </w:r>
            <w:r w:rsidRPr="00794639">
              <w:tab/>
              <w:t>Method Not Allowed</w:t>
            </w:r>
          </w:p>
          <w:p w14:paraId="34075982" w14:textId="77777777" w:rsidR="00380225" w:rsidRPr="00794639" w:rsidRDefault="00380225" w:rsidP="004B39CC">
            <w:pPr>
              <w:pStyle w:val="TableBody"/>
            </w:pPr>
            <w:r w:rsidRPr="00794639">
              <w:t>406</w:t>
            </w:r>
            <w:r w:rsidRPr="00794639">
              <w:tab/>
              <w:t>Not Acceptable</w:t>
            </w:r>
          </w:p>
          <w:p w14:paraId="19018F9E" w14:textId="77777777" w:rsidR="00380225" w:rsidRPr="00794639" w:rsidRDefault="00380225" w:rsidP="004B39CC">
            <w:pPr>
              <w:pStyle w:val="TableBody"/>
            </w:pPr>
            <w:r w:rsidRPr="00794639">
              <w:t>407</w:t>
            </w:r>
            <w:r w:rsidRPr="00794639">
              <w:tab/>
              <w:t>Proxy Authentication Required</w:t>
            </w:r>
          </w:p>
          <w:p w14:paraId="6BEF6D7F" w14:textId="77777777" w:rsidR="00380225" w:rsidRPr="00794639" w:rsidRDefault="00380225" w:rsidP="004B39CC">
            <w:pPr>
              <w:pStyle w:val="TableBody"/>
            </w:pPr>
            <w:r w:rsidRPr="00794639">
              <w:t>408</w:t>
            </w:r>
            <w:r w:rsidRPr="00794639">
              <w:tab/>
              <w:t>Request time-out</w:t>
            </w:r>
          </w:p>
          <w:p w14:paraId="5B489DD1" w14:textId="77777777" w:rsidR="00380225" w:rsidRPr="00794639" w:rsidRDefault="00380225" w:rsidP="004B39CC">
            <w:pPr>
              <w:pStyle w:val="TableBody"/>
            </w:pPr>
            <w:r w:rsidRPr="00794639">
              <w:t>409</w:t>
            </w:r>
            <w:r w:rsidRPr="00794639">
              <w:tab/>
              <w:t>Conflict</w:t>
            </w:r>
          </w:p>
          <w:p w14:paraId="0BDB3E5C" w14:textId="77777777" w:rsidR="00380225" w:rsidRPr="00794639" w:rsidRDefault="00380225" w:rsidP="004B39CC">
            <w:pPr>
              <w:pStyle w:val="TableBody"/>
            </w:pPr>
            <w:r w:rsidRPr="00794639">
              <w:t>410</w:t>
            </w:r>
            <w:r w:rsidRPr="00794639">
              <w:tab/>
              <w:t>Gone</w:t>
            </w:r>
          </w:p>
          <w:p w14:paraId="74F40451" w14:textId="77777777" w:rsidR="00380225" w:rsidRPr="00794639" w:rsidRDefault="00380225" w:rsidP="004B39CC">
            <w:pPr>
              <w:pStyle w:val="TableBody"/>
            </w:pPr>
            <w:r w:rsidRPr="00794639">
              <w:t>411</w:t>
            </w:r>
            <w:r w:rsidRPr="00794639">
              <w:tab/>
              <w:t>Length Required</w:t>
            </w:r>
          </w:p>
          <w:p w14:paraId="5056A0C5" w14:textId="77777777" w:rsidR="00380225" w:rsidRPr="00794639" w:rsidRDefault="00380225" w:rsidP="004B39CC">
            <w:pPr>
              <w:pStyle w:val="TableBody"/>
            </w:pPr>
            <w:r w:rsidRPr="00794639">
              <w:t>412</w:t>
            </w:r>
            <w:r w:rsidRPr="00794639">
              <w:tab/>
              <w:t>Precondition Failed</w:t>
            </w:r>
          </w:p>
          <w:p w14:paraId="26627D76" w14:textId="77777777" w:rsidR="00380225" w:rsidRPr="00794639" w:rsidRDefault="00380225" w:rsidP="004B39CC">
            <w:pPr>
              <w:pStyle w:val="TableBody"/>
            </w:pPr>
            <w:r w:rsidRPr="00794639">
              <w:t>413</w:t>
            </w:r>
            <w:r w:rsidRPr="00794639">
              <w:tab/>
              <w:t>Request Entity too large</w:t>
            </w:r>
          </w:p>
          <w:p w14:paraId="2B73CDD1" w14:textId="77777777" w:rsidR="00380225" w:rsidRPr="00794639" w:rsidRDefault="00380225" w:rsidP="004B39CC">
            <w:pPr>
              <w:pStyle w:val="TableBody"/>
            </w:pPr>
            <w:r w:rsidRPr="00794639">
              <w:t>414</w:t>
            </w:r>
            <w:r w:rsidRPr="00794639">
              <w:tab/>
              <w:t>Request URI too large</w:t>
            </w:r>
          </w:p>
          <w:p w14:paraId="14AB9C60" w14:textId="77777777" w:rsidR="00380225" w:rsidRPr="00794639" w:rsidRDefault="00380225" w:rsidP="004B39CC">
            <w:pPr>
              <w:pStyle w:val="TableBody"/>
            </w:pPr>
            <w:r w:rsidRPr="00794639">
              <w:t>415</w:t>
            </w:r>
            <w:r w:rsidRPr="00794639">
              <w:tab/>
              <w:t>Unsupported Media type</w:t>
            </w:r>
          </w:p>
          <w:p w14:paraId="169AD35D" w14:textId="77777777" w:rsidR="00380225" w:rsidRPr="00794639" w:rsidRDefault="00380225" w:rsidP="004B39CC">
            <w:pPr>
              <w:pStyle w:val="TableBody"/>
            </w:pPr>
            <w:r w:rsidRPr="00794639">
              <w:t>416</w:t>
            </w:r>
            <w:r w:rsidRPr="00794639">
              <w:tab/>
              <w:t>Request range unsatisfiable</w:t>
            </w:r>
          </w:p>
          <w:p w14:paraId="4CAB4B02" w14:textId="77777777" w:rsidR="00380225" w:rsidRPr="00794639" w:rsidRDefault="00380225" w:rsidP="004B39CC">
            <w:pPr>
              <w:pStyle w:val="TableBody"/>
            </w:pPr>
            <w:r w:rsidRPr="00794639">
              <w:t>417</w:t>
            </w:r>
            <w:r w:rsidRPr="00794639">
              <w:tab/>
              <w:t>Expectation failed</w:t>
            </w:r>
          </w:p>
          <w:p w14:paraId="62697CB7" w14:textId="77777777" w:rsidR="00380225" w:rsidRPr="00794639" w:rsidRDefault="00380225" w:rsidP="004B39CC">
            <w:pPr>
              <w:pStyle w:val="TableBody"/>
            </w:pPr>
            <w:r w:rsidRPr="00794639">
              <w:t>500</w:t>
            </w:r>
            <w:r w:rsidRPr="00794639">
              <w:tab/>
              <w:t>Internal server error</w:t>
            </w:r>
          </w:p>
          <w:p w14:paraId="03E27564" w14:textId="77777777" w:rsidR="00380225" w:rsidRPr="00794639" w:rsidRDefault="00380225" w:rsidP="004B39CC">
            <w:pPr>
              <w:pStyle w:val="TableBody"/>
            </w:pPr>
            <w:r w:rsidRPr="00794639">
              <w:t>501</w:t>
            </w:r>
            <w:r w:rsidRPr="00794639">
              <w:tab/>
              <w:t>Not implemented</w:t>
            </w:r>
          </w:p>
          <w:p w14:paraId="21BE28F0" w14:textId="77777777" w:rsidR="00380225" w:rsidRPr="00794639" w:rsidRDefault="00380225" w:rsidP="004B39CC">
            <w:pPr>
              <w:pStyle w:val="TableBody"/>
            </w:pPr>
            <w:r w:rsidRPr="00794639">
              <w:t>502</w:t>
            </w:r>
            <w:r w:rsidRPr="00794639">
              <w:tab/>
              <w:t>Bad Gateway</w:t>
            </w:r>
          </w:p>
          <w:p w14:paraId="17354E17" w14:textId="77777777" w:rsidR="00380225" w:rsidRPr="00794639" w:rsidRDefault="00380225" w:rsidP="004B39CC">
            <w:pPr>
              <w:pStyle w:val="TableBody"/>
            </w:pPr>
            <w:r w:rsidRPr="00794639">
              <w:t>503</w:t>
            </w:r>
            <w:r w:rsidRPr="00794639">
              <w:tab/>
              <w:t>Service unavailable</w:t>
            </w:r>
          </w:p>
          <w:p w14:paraId="73018618" w14:textId="77777777" w:rsidR="00380225" w:rsidRPr="00794639" w:rsidRDefault="00380225" w:rsidP="004B39CC">
            <w:pPr>
              <w:pStyle w:val="TableBody"/>
            </w:pPr>
            <w:r w:rsidRPr="00794639">
              <w:t>504</w:t>
            </w:r>
            <w:r w:rsidRPr="00794639">
              <w:tab/>
              <w:t>Gateway time-out</w:t>
            </w:r>
          </w:p>
          <w:p w14:paraId="1C823A56" w14:textId="77777777" w:rsidR="00380225" w:rsidRPr="00794639" w:rsidRDefault="00380225" w:rsidP="004B39CC">
            <w:pPr>
              <w:pStyle w:val="TableBody"/>
              <w:rPr>
                <w:snapToGrid w:val="0"/>
              </w:rPr>
            </w:pPr>
            <w:r w:rsidRPr="00794639">
              <w:t>505</w:t>
            </w:r>
            <w:r w:rsidRPr="00794639">
              <w:tab/>
              <w:t>HTTP version not supported</w:t>
            </w:r>
          </w:p>
          <w:p w14:paraId="4B04B335" w14:textId="77777777" w:rsidR="00380225" w:rsidRPr="00794639" w:rsidRDefault="00380225" w:rsidP="004B39CC">
            <w:pPr>
              <w:pStyle w:val="TableBody"/>
              <w:rPr>
                <w:b/>
              </w:rPr>
            </w:pPr>
            <w:r w:rsidRPr="00794639">
              <w:rPr>
                <w:snapToGrid w:val="0"/>
              </w:rPr>
              <w:t>If no session was made with the server, AT+WDSE only returns OK, without +WDSE: &lt;HTTP_Status&gt; intermediary response.</w:t>
            </w:r>
          </w:p>
        </w:tc>
      </w:tr>
      <w:tr w:rsidR="003A6CC0" w:rsidRPr="00794639" w14:paraId="363CB4BD" w14:textId="77777777" w:rsidTr="00953CD3">
        <w:trPr>
          <w:trHeight w:val="815"/>
        </w:trPr>
        <w:tc>
          <w:tcPr>
            <w:tcW w:w="1707" w:type="dxa"/>
          </w:tcPr>
          <w:p w14:paraId="5286840D" w14:textId="77777777" w:rsidR="003A6CC0" w:rsidRPr="00794639" w:rsidRDefault="003A6CC0" w:rsidP="00076AEF">
            <w:pPr>
              <w:pStyle w:val="TableBody"/>
            </w:pPr>
            <w:r w:rsidRPr="00794639">
              <w:rPr>
                <w:u w:val="single"/>
              </w:rPr>
              <w:lastRenderedPageBreak/>
              <w:t>Reference</w:t>
            </w:r>
          </w:p>
          <w:p w14:paraId="0D84CEBA" w14:textId="77777777" w:rsidR="003A6CC0" w:rsidRPr="00794639" w:rsidRDefault="003A6CC0" w:rsidP="00076AEF">
            <w:pPr>
              <w:pStyle w:val="TableBody"/>
            </w:pPr>
            <w:r w:rsidRPr="00794639">
              <w:t>Sierra Wireless Proprietary Command</w:t>
            </w:r>
          </w:p>
        </w:tc>
        <w:tc>
          <w:tcPr>
            <w:tcW w:w="0" w:type="dxa"/>
          </w:tcPr>
          <w:p w14:paraId="3AFB6D8B" w14:textId="77777777" w:rsidR="003A6CC0" w:rsidRPr="00794639" w:rsidRDefault="003A6CC0" w:rsidP="00076AEF">
            <w:pPr>
              <w:pStyle w:val="TableBody"/>
            </w:pPr>
            <w:r w:rsidRPr="00794639">
              <w:rPr>
                <w:u w:val="single"/>
              </w:rPr>
              <w:t>Notes</w:t>
            </w:r>
          </w:p>
          <w:p w14:paraId="5AA63B45" w14:textId="77777777" w:rsidR="003A6CC0" w:rsidRPr="00794639" w:rsidRDefault="003A6CC0" w:rsidP="00076AEF">
            <w:pPr>
              <w:pStyle w:val="TableBody"/>
            </w:pPr>
            <w:r w:rsidRPr="00794639">
              <w:t>This command is available when the embedded module has finished the Device Services initialization (see +WDSI) and when the AVMS services are in activated state (see +WDSG).</w:t>
            </w:r>
          </w:p>
        </w:tc>
      </w:tr>
      <w:tr w:rsidR="00380225" w:rsidRPr="00794639" w14:paraId="784EA071" w14:textId="77777777" w:rsidTr="00953CD3">
        <w:trPr>
          <w:cantSplit w:val="0"/>
        </w:trPr>
        <w:tc>
          <w:tcPr>
            <w:tcW w:w="1707" w:type="dxa"/>
          </w:tcPr>
          <w:p w14:paraId="74D6C608" w14:textId="77777777" w:rsidR="00380225" w:rsidRPr="00794639" w:rsidRDefault="00380225" w:rsidP="004B39CC">
            <w:pPr>
              <w:pStyle w:val="TableBody"/>
              <w:rPr>
                <w:i/>
              </w:rPr>
            </w:pPr>
            <w:r w:rsidRPr="00794639">
              <w:rPr>
                <w:u w:val="single"/>
              </w:rPr>
              <w:t>Examples</w:t>
            </w:r>
          </w:p>
        </w:tc>
        <w:tc>
          <w:tcPr>
            <w:tcW w:w="0" w:type="dxa"/>
          </w:tcPr>
          <w:p w14:paraId="6E782394" w14:textId="77777777" w:rsidR="00380225" w:rsidRPr="00794639" w:rsidRDefault="00380225" w:rsidP="004B39CC">
            <w:pPr>
              <w:pStyle w:val="TableBody"/>
              <w:rPr>
                <w:b/>
              </w:rPr>
            </w:pPr>
            <w:r w:rsidRPr="00794639">
              <w:rPr>
                <w:b/>
              </w:rPr>
              <w:t xml:space="preserve">AT+WDSS=1,1  </w:t>
            </w:r>
            <w:r w:rsidRPr="00794639">
              <w:rPr>
                <w:b/>
              </w:rPr>
              <w:tab/>
            </w:r>
            <w:r w:rsidRPr="00794639">
              <w:t>//A session was made with the server</w:t>
            </w:r>
          </w:p>
          <w:p w14:paraId="11F9DC94" w14:textId="77777777" w:rsidR="00380225" w:rsidRPr="00794639" w:rsidRDefault="00380225" w:rsidP="004B39CC">
            <w:pPr>
              <w:pStyle w:val="TableBody"/>
              <w:rPr>
                <w:b/>
              </w:rPr>
            </w:pPr>
            <w:r w:rsidRPr="00794639">
              <w:rPr>
                <w:b/>
              </w:rPr>
              <w:t>OK</w:t>
            </w:r>
          </w:p>
          <w:p w14:paraId="398FDE53" w14:textId="77777777" w:rsidR="00380225" w:rsidRPr="00794639" w:rsidRDefault="00380225" w:rsidP="004B39CC">
            <w:pPr>
              <w:pStyle w:val="TableBody"/>
              <w:rPr>
                <w:b/>
              </w:rPr>
            </w:pPr>
          </w:p>
          <w:p w14:paraId="5F50F7B5" w14:textId="77777777" w:rsidR="00380225" w:rsidRPr="00794639" w:rsidRDefault="00380225" w:rsidP="004B39CC">
            <w:pPr>
              <w:pStyle w:val="TableBody"/>
              <w:rPr>
                <w:b/>
              </w:rPr>
            </w:pPr>
            <w:r w:rsidRPr="00794639">
              <w:rPr>
                <w:b/>
              </w:rPr>
              <w:t>AT+WDSE</w:t>
            </w:r>
          </w:p>
          <w:p w14:paraId="403BC7A0" w14:textId="77777777" w:rsidR="00380225" w:rsidRPr="00794639" w:rsidRDefault="00380225" w:rsidP="004B39CC">
            <w:pPr>
              <w:pStyle w:val="TableBody"/>
            </w:pPr>
            <w:r w:rsidRPr="00794639">
              <w:rPr>
                <w:b/>
              </w:rPr>
              <w:t>+WDSE: 200</w:t>
            </w:r>
            <w:r w:rsidRPr="00794639">
              <w:t xml:space="preserve">     </w:t>
            </w:r>
            <w:r w:rsidRPr="00794639">
              <w:tab/>
              <w:t>//The last HTTP response received is “OK”</w:t>
            </w:r>
          </w:p>
          <w:p w14:paraId="50661C0B" w14:textId="77777777" w:rsidR="00380225" w:rsidRPr="00794639" w:rsidRDefault="00380225" w:rsidP="004B39CC">
            <w:pPr>
              <w:pStyle w:val="TableBody"/>
              <w:rPr>
                <w:u w:val="single"/>
              </w:rPr>
            </w:pPr>
            <w:r w:rsidRPr="00794639">
              <w:rPr>
                <w:b/>
              </w:rPr>
              <w:t>OK</w:t>
            </w:r>
          </w:p>
        </w:tc>
      </w:tr>
    </w:tbl>
    <w:p w14:paraId="702B72B9" w14:textId="77777777" w:rsidR="00380225" w:rsidRPr="00794639" w:rsidRDefault="00380225" w:rsidP="00380225">
      <w:pPr>
        <w:pStyle w:val="Heading2"/>
      </w:pPr>
      <w:bookmarkStart w:id="8230" w:name="_Toc368586246"/>
      <w:bookmarkStart w:id="8231" w:name="_Toc364183945"/>
      <w:bookmarkStart w:id="8232" w:name="_Toc367724481"/>
      <w:bookmarkStart w:id="8233" w:name="_Ref369094930"/>
      <w:bookmarkStart w:id="8234" w:name="_Ref393184909"/>
      <w:bookmarkStart w:id="8235" w:name="_Ref393184911"/>
      <w:bookmarkStart w:id="8236" w:name="_Ref396743274"/>
      <w:bookmarkStart w:id="8237" w:name="_Ref396743276"/>
      <w:bookmarkStart w:id="8238" w:name="_Toc513815830"/>
      <w:bookmarkStart w:id="8239" w:name="_Ref518401916"/>
      <w:bookmarkStart w:id="8240" w:name="_Toc531701021"/>
      <w:commentRangeStart w:id="8241"/>
      <w:r w:rsidRPr="00794639">
        <w:t xml:space="preserve">+WDSG Command: Device Services General </w:t>
      </w:r>
      <w:bookmarkEnd w:id="8230"/>
      <w:r w:rsidRPr="00794639">
        <w:t>Status</w:t>
      </w:r>
      <w:bookmarkEnd w:id="8231"/>
      <w:bookmarkEnd w:id="8232"/>
      <w:bookmarkEnd w:id="8233"/>
      <w:bookmarkEnd w:id="8234"/>
      <w:bookmarkEnd w:id="8235"/>
      <w:bookmarkEnd w:id="8236"/>
      <w:bookmarkEnd w:id="8237"/>
      <w:bookmarkEnd w:id="8238"/>
      <w:bookmarkEnd w:id="8239"/>
      <w:commentRangeEnd w:id="8241"/>
      <w:r w:rsidR="002F3C41" w:rsidRPr="00794639">
        <w:rPr>
          <w:rStyle w:val="CommentReference"/>
          <w:rFonts w:ascii="Verdana" w:eastAsia="Times New Roman" w:hAnsi="Verdana" w:cs="Times New Roman"/>
          <w:b w:val="0"/>
          <w:lang w:eastAsia="en-US"/>
        </w:rPr>
        <w:commentReference w:id="8241"/>
      </w:r>
      <w:bookmarkEnd w:id="8240"/>
    </w:p>
    <w:tbl>
      <w:tblPr>
        <w:tblStyle w:val="TableSWIleft"/>
        <w:tblW w:w="8997" w:type="dxa"/>
        <w:tblLayout w:type="fixed"/>
        <w:tblLook w:val="04A0" w:firstRow="1" w:lastRow="0" w:firstColumn="1" w:lastColumn="0" w:noHBand="0" w:noVBand="1"/>
      </w:tblPr>
      <w:tblGrid>
        <w:gridCol w:w="1707"/>
        <w:gridCol w:w="7290"/>
      </w:tblGrid>
      <w:tr w:rsidR="00380225" w:rsidRPr="00794639" w14:paraId="3722EAC9"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4DDD2009" w14:textId="38C906CF" w:rsidR="00380225" w:rsidRPr="000656F8" w:rsidRDefault="00380225">
            <w:pPr>
              <w:pStyle w:val="TableRowHead"/>
              <w:spacing w:before="144" w:after="144"/>
              <w:rPr>
                <w:bCs w:val="0"/>
              </w:rPr>
            </w:pPr>
            <w:r w:rsidRPr="000656F8">
              <w:rPr>
                <w:lang w:eastAsia="zh-CN"/>
              </w:rPr>
              <w:t>HL7800</w:t>
            </w:r>
          </w:p>
        </w:tc>
      </w:tr>
      <w:tr w:rsidR="00380225" w:rsidRPr="00794639" w14:paraId="2D80D43B" w14:textId="77777777" w:rsidTr="00953CD3">
        <w:trPr>
          <w:trHeight w:val="978"/>
        </w:trPr>
        <w:tc>
          <w:tcPr>
            <w:tcW w:w="1707" w:type="dxa"/>
          </w:tcPr>
          <w:p w14:paraId="519601FA" w14:textId="77777777" w:rsidR="00380225" w:rsidRPr="00794639" w:rsidRDefault="00380225" w:rsidP="004B39CC">
            <w:pPr>
              <w:pStyle w:val="TableBody"/>
              <w:rPr>
                <w:i/>
              </w:rPr>
            </w:pPr>
            <w:r w:rsidRPr="00794639">
              <w:rPr>
                <w:i/>
              </w:rPr>
              <w:t>Test command</w:t>
            </w:r>
          </w:p>
          <w:p w14:paraId="02D6AF50" w14:textId="77777777" w:rsidR="00380225" w:rsidRPr="00794639" w:rsidRDefault="00380225" w:rsidP="004B39CC">
            <w:pPr>
              <w:pStyle w:val="TableBody"/>
            </w:pPr>
          </w:p>
          <w:p w14:paraId="01103B3A" w14:textId="77777777" w:rsidR="00380225" w:rsidRPr="00794639" w:rsidRDefault="00380225" w:rsidP="004B39CC">
            <w:pPr>
              <w:pStyle w:val="TableBody"/>
              <w:rPr>
                <w:u w:val="single"/>
              </w:rPr>
            </w:pPr>
            <w:r w:rsidRPr="00794639">
              <w:rPr>
                <w:u w:val="single"/>
              </w:rPr>
              <w:t>Syntax</w:t>
            </w:r>
          </w:p>
          <w:p w14:paraId="66BCC529" w14:textId="77777777" w:rsidR="00380225" w:rsidRPr="00794639" w:rsidRDefault="00380225" w:rsidP="004B39CC">
            <w:pPr>
              <w:pStyle w:val="TableBody"/>
              <w:rPr>
                <w:b/>
              </w:rPr>
            </w:pPr>
            <w:r w:rsidRPr="00794639">
              <w:rPr>
                <w:b/>
              </w:rPr>
              <w:t>AT+WDSG=?</w:t>
            </w:r>
          </w:p>
        </w:tc>
        <w:tc>
          <w:tcPr>
            <w:tcW w:w="0" w:type="dxa"/>
          </w:tcPr>
          <w:p w14:paraId="72E4A35B" w14:textId="77777777" w:rsidR="00380225" w:rsidRPr="00794639" w:rsidRDefault="00380225" w:rsidP="004B39CC">
            <w:pPr>
              <w:pStyle w:val="TableBody"/>
              <w:rPr>
                <w:u w:val="single"/>
              </w:rPr>
            </w:pPr>
          </w:p>
          <w:p w14:paraId="485BD59D" w14:textId="77777777" w:rsidR="00380225" w:rsidRPr="00794639" w:rsidRDefault="00380225" w:rsidP="004B39CC">
            <w:pPr>
              <w:pStyle w:val="TableBody"/>
              <w:rPr>
                <w:u w:val="single"/>
              </w:rPr>
            </w:pPr>
          </w:p>
          <w:p w14:paraId="061ED61C" w14:textId="77777777" w:rsidR="00380225" w:rsidRPr="00794639" w:rsidRDefault="00380225" w:rsidP="004B39CC">
            <w:pPr>
              <w:pStyle w:val="TableBody"/>
              <w:rPr>
                <w:u w:val="single"/>
              </w:rPr>
            </w:pPr>
            <w:r w:rsidRPr="00794639">
              <w:rPr>
                <w:u w:val="single"/>
              </w:rPr>
              <w:t>Response</w:t>
            </w:r>
          </w:p>
          <w:p w14:paraId="68089D20" w14:textId="77777777" w:rsidR="00380225" w:rsidRPr="00794639" w:rsidRDefault="00380225" w:rsidP="004B39CC">
            <w:pPr>
              <w:pStyle w:val="TableBody"/>
            </w:pPr>
            <w:r w:rsidRPr="00794639">
              <w:rPr>
                <w:b/>
              </w:rPr>
              <w:t>OK</w:t>
            </w:r>
          </w:p>
        </w:tc>
      </w:tr>
      <w:tr w:rsidR="00380225" w:rsidRPr="00794639" w14:paraId="154757C4" w14:textId="77777777" w:rsidTr="00953CD3">
        <w:trPr>
          <w:cantSplit w:val="0"/>
          <w:trHeight w:val="53"/>
        </w:trPr>
        <w:tc>
          <w:tcPr>
            <w:tcW w:w="1707" w:type="dxa"/>
          </w:tcPr>
          <w:p w14:paraId="425A9BB9" w14:textId="77777777" w:rsidR="00380225" w:rsidRPr="00794639" w:rsidRDefault="00380225" w:rsidP="004B39CC">
            <w:pPr>
              <w:pStyle w:val="TableBody"/>
              <w:rPr>
                <w:i/>
              </w:rPr>
            </w:pPr>
            <w:r w:rsidRPr="00794639">
              <w:rPr>
                <w:i/>
              </w:rPr>
              <w:t>Write command</w:t>
            </w:r>
          </w:p>
          <w:p w14:paraId="2914DC34" w14:textId="77777777" w:rsidR="00380225" w:rsidRPr="00794639" w:rsidRDefault="00380225" w:rsidP="004B39CC">
            <w:pPr>
              <w:pStyle w:val="TableBody"/>
            </w:pPr>
          </w:p>
          <w:p w14:paraId="2050821F" w14:textId="77777777" w:rsidR="00380225" w:rsidRPr="00794639" w:rsidRDefault="00380225" w:rsidP="004B39CC">
            <w:pPr>
              <w:pStyle w:val="TableBody"/>
              <w:rPr>
                <w:u w:val="single"/>
              </w:rPr>
            </w:pPr>
            <w:r w:rsidRPr="00794639">
              <w:rPr>
                <w:u w:val="single"/>
              </w:rPr>
              <w:t>Syntax</w:t>
            </w:r>
          </w:p>
          <w:p w14:paraId="4B9CA0D3" w14:textId="77777777" w:rsidR="00380225" w:rsidRPr="00794639" w:rsidRDefault="00380225" w:rsidP="004B39CC">
            <w:pPr>
              <w:pStyle w:val="TableBody"/>
              <w:rPr>
                <w:b/>
              </w:rPr>
            </w:pPr>
            <w:r w:rsidRPr="00794639">
              <w:rPr>
                <w:b/>
              </w:rPr>
              <w:t>AT+WDSG</w:t>
            </w:r>
          </w:p>
        </w:tc>
        <w:tc>
          <w:tcPr>
            <w:tcW w:w="0" w:type="dxa"/>
          </w:tcPr>
          <w:p w14:paraId="52D29605" w14:textId="77777777" w:rsidR="00380225" w:rsidRPr="00794639" w:rsidRDefault="00380225" w:rsidP="004B39CC">
            <w:pPr>
              <w:pStyle w:val="TableBody"/>
              <w:rPr>
                <w:u w:val="single"/>
              </w:rPr>
            </w:pPr>
          </w:p>
          <w:p w14:paraId="73D20FB6" w14:textId="77777777" w:rsidR="00380225" w:rsidRPr="00794639" w:rsidRDefault="00380225" w:rsidP="004B39CC">
            <w:pPr>
              <w:pStyle w:val="TableBody"/>
              <w:rPr>
                <w:u w:val="single"/>
              </w:rPr>
            </w:pPr>
          </w:p>
          <w:p w14:paraId="5CB1A769" w14:textId="77777777" w:rsidR="00380225" w:rsidRPr="00794639" w:rsidRDefault="00380225" w:rsidP="004B39CC">
            <w:pPr>
              <w:pStyle w:val="TableBody"/>
              <w:rPr>
                <w:u w:val="single"/>
              </w:rPr>
            </w:pPr>
            <w:r w:rsidRPr="00794639">
              <w:rPr>
                <w:u w:val="single"/>
              </w:rPr>
              <w:t>Response</w:t>
            </w:r>
          </w:p>
          <w:p w14:paraId="26704F5F" w14:textId="77777777" w:rsidR="00380225" w:rsidRPr="00794639" w:rsidRDefault="00380225" w:rsidP="004B39CC">
            <w:pPr>
              <w:pStyle w:val="TableBody"/>
              <w:rPr>
                <w:b/>
                <w:snapToGrid w:val="0"/>
              </w:rPr>
            </w:pPr>
            <w:r w:rsidRPr="00794639">
              <w:rPr>
                <w:b/>
                <w:snapToGrid w:val="0"/>
              </w:rPr>
              <w:t>+WDSG: &lt;Indication&gt;,&lt;State&gt;</w:t>
            </w:r>
          </w:p>
          <w:p w14:paraId="3DA1BC63" w14:textId="77777777" w:rsidR="00380225" w:rsidRPr="00794639" w:rsidRDefault="00380225" w:rsidP="004B39CC">
            <w:pPr>
              <w:pStyle w:val="TableBody"/>
              <w:rPr>
                <w:b/>
                <w:snapToGrid w:val="0"/>
              </w:rPr>
            </w:pPr>
            <w:r w:rsidRPr="00794639">
              <w:rPr>
                <w:b/>
                <w:snapToGrid w:val="0"/>
              </w:rPr>
              <w:t>[+WDSG: &lt;Indication&gt;,&lt;State&gt;[…]]</w:t>
            </w:r>
          </w:p>
          <w:p w14:paraId="00C509BF" w14:textId="77777777" w:rsidR="00380225" w:rsidRPr="00794639" w:rsidRDefault="00380225" w:rsidP="004B39CC">
            <w:pPr>
              <w:pStyle w:val="TableBody"/>
              <w:rPr>
                <w:snapToGrid w:val="0"/>
              </w:rPr>
            </w:pPr>
            <w:r w:rsidRPr="00794639">
              <w:rPr>
                <w:b/>
                <w:snapToGrid w:val="0"/>
              </w:rPr>
              <w:t>OK</w:t>
            </w:r>
          </w:p>
          <w:p w14:paraId="22138775" w14:textId="77777777" w:rsidR="00380225" w:rsidRPr="00794639" w:rsidRDefault="00380225" w:rsidP="004B39CC">
            <w:pPr>
              <w:pStyle w:val="TableBody"/>
            </w:pPr>
          </w:p>
          <w:p w14:paraId="62404747" w14:textId="77777777" w:rsidR="00380225" w:rsidRPr="00794639" w:rsidRDefault="00380225" w:rsidP="004B39CC">
            <w:pPr>
              <w:pStyle w:val="TableBody"/>
            </w:pPr>
            <w:r w:rsidRPr="00794639">
              <w:t>or</w:t>
            </w:r>
          </w:p>
          <w:p w14:paraId="56FB67D7" w14:textId="6CD489D9" w:rsidR="00380225" w:rsidRPr="00794639" w:rsidRDefault="00380225" w:rsidP="004B39CC">
            <w:pPr>
              <w:pStyle w:val="TableBody"/>
              <w:rPr>
                <w:b/>
              </w:rPr>
            </w:pPr>
            <w:r w:rsidRPr="00794639">
              <w:rPr>
                <w:b/>
              </w:rPr>
              <w:t>+CME ERROR &lt;err&gt;</w:t>
            </w:r>
          </w:p>
          <w:p w14:paraId="30B9477D" w14:textId="77777777" w:rsidR="00135A53" w:rsidRPr="00794639" w:rsidRDefault="00135A53" w:rsidP="004B39CC">
            <w:pPr>
              <w:pStyle w:val="TableBody"/>
              <w:rPr>
                <w:b/>
              </w:rPr>
            </w:pPr>
          </w:p>
          <w:p w14:paraId="6A2C0598" w14:textId="77777777" w:rsidR="00380225" w:rsidRPr="00794639" w:rsidRDefault="00380225" w:rsidP="004B39CC">
            <w:pPr>
              <w:pStyle w:val="TableBody"/>
              <w:rPr>
                <w:u w:val="single"/>
                <w:lang w:eastAsia="zh-CN"/>
              </w:rPr>
            </w:pPr>
            <w:r w:rsidRPr="00794639">
              <w:rPr>
                <w:u w:val="single"/>
              </w:rPr>
              <w:t>Parameters</w:t>
            </w:r>
          </w:p>
          <w:p w14:paraId="35DF7E46" w14:textId="77777777" w:rsidR="00380225" w:rsidRPr="00794639" w:rsidRDefault="00380225" w:rsidP="004B39CC">
            <w:pPr>
              <w:pStyle w:val="TableBody"/>
            </w:pPr>
            <w:r w:rsidRPr="00794639">
              <w:rPr>
                <w:b/>
              </w:rPr>
              <w:t>&lt;Indication&gt;</w:t>
            </w:r>
            <w:r w:rsidRPr="00794639">
              <w:t xml:space="preserve"> Integer type</w:t>
            </w:r>
          </w:p>
          <w:p w14:paraId="59FC060A" w14:textId="77777777" w:rsidR="00380225" w:rsidRPr="00794639" w:rsidRDefault="00380225" w:rsidP="004B39CC">
            <w:pPr>
              <w:pStyle w:val="TableBody"/>
            </w:pPr>
            <w:r w:rsidRPr="00794639">
              <w:t>0</w:t>
            </w:r>
            <w:r w:rsidRPr="00794639">
              <w:tab/>
              <w:t>Device services activation state</w:t>
            </w:r>
          </w:p>
          <w:p w14:paraId="348099D5" w14:textId="77777777" w:rsidR="00380225" w:rsidRPr="00794639" w:rsidRDefault="00380225" w:rsidP="004B39CC">
            <w:pPr>
              <w:pStyle w:val="TableBody"/>
            </w:pPr>
            <w:r w:rsidRPr="00794639">
              <w:t>1</w:t>
            </w:r>
            <w:r w:rsidRPr="00794639">
              <w:tab/>
              <w:t>Session and package indication</w:t>
            </w:r>
          </w:p>
          <w:p w14:paraId="449A3EF2" w14:textId="77777777" w:rsidR="00380225" w:rsidRPr="00794639" w:rsidRDefault="00380225" w:rsidP="004B39CC">
            <w:pPr>
              <w:pStyle w:val="TableBody"/>
              <w:rPr>
                <w:b/>
              </w:rPr>
            </w:pPr>
          </w:p>
          <w:p w14:paraId="6C6D9716" w14:textId="77777777" w:rsidR="00380225" w:rsidRPr="00794639" w:rsidRDefault="00380225" w:rsidP="004B39CC">
            <w:pPr>
              <w:pStyle w:val="TableBody"/>
            </w:pPr>
            <w:r w:rsidRPr="00794639">
              <w:rPr>
                <w:b/>
              </w:rPr>
              <w:t>&lt;State&gt;</w:t>
            </w:r>
            <w:r w:rsidRPr="00794639">
              <w:tab/>
              <w:t>Status of indication</w:t>
            </w:r>
          </w:p>
          <w:p w14:paraId="434A2AA4" w14:textId="77777777" w:rsidR="00380225" w:rsidRPr="00794639" w:rsidRDefault="00380225" w:rsidP="004B39CC">
            <w:pPr>
              <w:pStyle w:val="TableBody"/>
              <w:tabs>
                <w:tab w:val="left" w:pos="235"/>
              </w:tabs>
            </w:pPr>
            <w:r w:rsidRPr="00794639">
              <w:t>For &lt;Indication&gt;=0</w:t>
            </w:r>
          </w:p>
          <w:p w14:paraId="0F52B4F7" w14:textId="77777777" w:rsidR="00380225" w:rsidRPr="00794639" w:rsidRDefault="00380225" w:rsidP="004B39CC">
            <w:pPr>
              <w:pStyle w:val="TableBody"/>
            </w:pPr>
            <w:r w:rsidRPr="00794639">
              <w:t>0</w:t>
            </w:r>
            <w:r w:rsidRPr="00794639">
              <w:tab/>
              <w:t>Device services are prohibited. Devices services will never be activated.</w:t>
            </w:r>
          </w:p>
          <w:p w14:paraId="72F523F8" w14:textId="51212ED9" w:rsidR="00380225" w:rsidRPr="00794639" w:rsidRDefault="00380225" w:rsidP="004B39CC">
            <w:pPr>
              <w:pStyle w:val="TableBody"/>
            </w:pPr>
            <w:r w:rsidRPr="00794639">
              <w:t>1</w:t>
            </w:r>
            <w:r w:rsidRPr="00794639">
              <w:tab/>
              <w:t xml:space="preserve">Device services are deactivated. Connection parameters to a device services </w:t>
            </w:r>
            <w:r w:rsidR="00BD64FF" w:rsidRPr="00794639">
              <w:tab/>
            </w:r>
            <w:r w:rsidR="00C90E01" w:rsidRPr="00794639">
              <w:t>must</w:t>
            </w:r>
            <w:r w:rsidRPr="00794639">
              <w:t xml:space="preserve"> be provisioned.</w:t>
            </w:r>
          </w:p>
          <w:p w14:paraId="4171E2CB" w14:textId="010F0F48" w:rsidR="00380225" w:rsidRPr="00794639" w:rsidRDefault="00380225" w:rsidP="004B39CC">
            <w:pPr>
              <w:pStyle w:val="TableBody"/>
            </w:pPr>
            <w:r w:rsidRPr="00794639">
              <w:t>2</w:t>
            </w:r>
            <w:r w:rsidRPr="00794639">
              <w:tab/>
              <w:t xml:space="preserve">Device services have to be provisioned. NAP parameters </w:t>
            </w:r>
            <w:r w:rsidR="00BD64FF" w:rsidRPr="00794639">
              <w:t>must</w:t>
            </w:r>
            <w:r w:rsidRPr="00794639">
              <w:t xml:space="preserve"> be provisioned.</w:t>
            </w:r>
          </w:p>
          <w:p w14:paraId="49166FC5" w14:textId="77777777" w:rsidR="00380225" w:rsidRPr="00794639" w:rsidRDefault="00380225" w:rsidP="004B39CC">
            <w:pPr>
              <w:pStyle w:val="TableBody"/>
            </w:pPr>
            <w:r w:rsidRPr="00794639">
              <w:t>3</w:t>
            </w:r>
            <w:r w:rsidRPr="00794639">
              <w:tab/>
              <w:t>Device services are activated.</w:t>
            </w:r>
          </w:p>
          <w:p w14:paraId="7CCAB33A" w14:textId="77777777" w:rsidR="00380225" w:rsidRPr="00794639" w:rsidRDefault="00380225" w:rsidP="004B39CC">
            <w:pPr>
              <w:pStyle w:val="TableBody"/>
            </w:pPr>
            <w:r w:rsidRPr="00794639">
              <w:t>If a device has never been activated (first use of device services on this device), &lt;State&gt; is set to 1. The connection parameters are automatically provisioned, no action is needed from the user.</w:t>
            </w:r>
          </w:p>
          <w:p w14:paraId="074AB009" w14:textId="77777777" w:rsidR="00380225" w:rsidRPr="00794639" w:rsidRDefault="00380225" w:rsidP="004B39CC">
            <w:pPr>
              <w:pStyle w:val="TableBody"/>
              <w:tabs>
                <w:tab w:val="left" w:pos="235"/>
              </w:tabs>
            </w:pPr>
          </w:p>
          <w:p w14:paraId="574FF567" w14:textId="77777777" w:rsidR="00380225" w:rsidRPr="00794639" w:rsidRDefault="00380225" w:rsidP="004B39CC">
            <w:pPr>
              <w:pStyle w:val="TableBody"/>
              <w:tabs>
                <w:tab w:val="left" w:pos="235"/>
              </w:tabs>
            </w:pPr>
            <w:r w:rsidRPr="00794639">
              <w:t>For &lt;Indication&gt;=1</w:t>
            </w:r>
          </w:p>
          <w:p w14:paraId="318649BC" w14:textId="77777777" w:rsidR="00380225" w:rsidRPr="00794639" w:rsidRDefault="00380225" w:rsidP="004B39CC">
            <w:pPr>
              <w:pStyle w:val="TableBody"/>
            </w:pPr>
            <w:r w:rsidRPr="00794639">
              <w:t>0</w:t>
            </w:r>
            <w:r w:rsidRPr="00794639">
              <w:tab/>
              <w:t>No session or package</w:t>
            </w:r>
          </w:p>
          <w:p w14:paraId="07C7788F" w14:textId="77777777" w:rsidR="00380225" w:rsidRPr="00794639" w:rsidRDefault="00380225" w:rsidP="004B39CC">
            <w:pPr>
              <w:pStyle w:val="TableBody"/>
            </w:pPr>
            <w:r w:rsidRPr="00794639">
              <w:t>1</w:t>
            </w:r>
            <w:r w:rsidRPr="00794639">
              <w:tab/>
              <w:t>A session is under treatment</w:t>
            </w:r>
          </w:p>
          <w:p w14:paraId="0A68AF77" w14:textId="77777777" w:rsidR="00380225" w:rsidRPr="00794639" w:rsidRDefault="00380225" w:rsidP="004B39CC">
            <w:pPr>
              <w:pStyle w:val="TableBody"/>
            </w:pPr>
            <w:r w:rsidRPr="00794639">
              <w:t>2</w:t>
            </w:r>
            <w:r w:rsidRPr="00794639">
              <w:tab/>
              <w:t>A package is available on the server.</w:t>
            </w:r>
          </w:p>
          <w:p w14:paraId="6D200D78" w14:textId="77777777" w:rsidR="00380225" w:rsidRPr="00794639" w:rsidRDefault="00380225" w:rsidP="004B39CC">
            <w:pPr>
              <w:pStyle w:val="TableBody"/>
            </w:pPr>
            <w:r w:rsidRPr="00794639">
              <w:t>3</w:t>
            </w:r>
            <w:r w:rsidRPr="00794639">
              <w:tab/>
              <w:t>A package was downloaded and ready to install</w:t>
            </w:r>
          </w:p>
          <w:p w14:paraId="01B19900" w14:textId="77777777" w:rsidR="00380225" w:rsidRPr="00794639" w:rsidRDefault="00380225" w:rsidP="004B39CC">
            <w:pPr>
              <w:pStyle w:val="TableBody"/>
              <w:rPr>
                <w:b/>
              </w:rPr>
            </w:pPr>
            <w:r w:rsidRPr="00794639">
              <w:t>When a package was installed or a recovery was made, &lt;State&gt; is set to 0.</w:t>
            </w:r>
          </w:p>
        </w:tc>
      </w:tr>
      <w:tr w:rsidR="00CE4E8F" w:rsidRPr="00794639" w14:paraId="2251F575" w14:textId="77777777" w:rsidTr="00953CD3">
        <w:trPr>
          <w:trHeight w:val="65"/>
        </w:trPr>
        <w:tc>
          <w:tcPr>
            <w:tcW w:w="1707" w:type="dxa"/>
          </w:tcPr>
          <w:p w14:paraId="413D2939" w14:textId="77777777" w:rsidR="00CE4E8F" w:rsidRPr="00794639" w:rsidRDefault="00CE4E8F" w:rsidP="00076AEF">
            <w:pPr>
              <w:pStyle w:val="TableBody"/>
            </w:pPr>
            <w:r w:rsidRPr="00794639">
              <w:rPr>
                <w:u w:val="single"/>
              </w:rPr>
              <w:lastRenderedPageBreak/>
              <w:t>Reference</w:t>
            </w:r>
          </w:p>
          <w:p w14:paraId="6263475F" w14:textId="77777777" w:rsidR="00CE4E8F" w:rsidRPr="00794639" w:rsidRDefault="00CE4E8F" w:rsidP="00076AEF">
            <w:pPr>
              <w:pStyle w:val="TableBody"/>
            </w:pPr>
            <w:r w:rsidRPr="00794639">
              <w:t>Sierra Wireless Proprietary Command</w:t>
            </w:r>
          </w:p>
        </w:tc>
        <w:tc>
          <w:tcPr>
            <w:tcW w:w="0" w:type="dxa"/>
          </w:tcPr>
          <w:p w14:paraId="15B5F549" w14:textId="77777777" w:rsidR="00CE4E8F" w:rsidRPr="00794639" w:rsidRDefault="00CE4E8F" w:rsidP="00076AEF">
            <w:pPr>
              <w:pStyle w:val="TableBody"/>
            </w:pPr>
            <w:r w:rsidRPr="00794639">
              <w:rPr>
                <w:u w:val="single"/>
              </w:rPr>
              <w:t>Notes</w:t>
            </w:r>
          </w:p>
          <w:p w14:paraId="008FA8F8" w14:textId="77777777" w:rsidR="00CE4E8F" w:rsidRPr="00794639" w:rsidRDefault="00CE4E8F" w:rsidP="00076AEF">
            <w:pPr>
              <w:pStyle w:val="TableBody"/>
            </w:pPr>
            <w:r w:rsidRPr="00794639">
              <w:t xml:space="preserve">This command is available when the embedded module has finished the Device Services initialization (see </w:t>
            </w:r>
            <w:r w:rsidRPr="00794639">
              <w:rPr>
                <w:rStyle w:val="Code"/>
              </w:rPr>
              <w:t>+WDSI</w:t>
            </w:r>
            <w:r w:rsidRPr="00794639">
              <w:t>).</w:t>
            </w:r>
          </w:p>
        </w:tc>
      </w:tr>
      <w:tr w:rsidR="00380225" w:rsidRPr="00794639" w14:paraId="5D0A1411" w14:textId="77777777" w:rsidTr="00953CD3">
        <w:trPr>
          <w:cantSplit w:val="0"/>
          <w:trHeight w:val="815"/>
        </w:trPr>
        <w:tc>
          <w:tcPr>
            <w:tcW w:w="1707" w:type="dxa"/>
          </w:tcPr>
          <w:p w14:paraId="6CFEA79C" w14:textId="77777777" w:rsidR="00380225" w:rsidRPr="00794639" w:rsidRDefault="00380225" w:rsidP="004B39CC">
            <w:pPr>
              <w:pStyle w:val="TableBody"/>
              <w:rPr>
                <w:u w:val="single"/>
              </w:rPr>
            </w:pPr>
            <w:r w:rsidRPr="00794639">
              <w:rPr>
                <w:u w:val="single"/>
              </w:rPr>
              <w:t>Examples</w:t>
            </w:r>
          </w:p>
        </w:tc>
        <w:tc>
          <w:tcPr>
            <w:tcW w:w="0" w:type="dxa"/>
          </w:tcPr>
          <w:p w14:paraId="0070FF5E" w14:textId="77777777" w:rsidR="00380225" w:rsidRPr="00794639" w:rsidRDefault="00380225" w:rsidP="004B39CC">
            <w:pPr>
              <w:pStyle w:val="TableBody"/>
              <w:rPr>
                <w:b/>
              </w:rPr>
            </w:pPr>
            <w:r w:rsidRPr="00794639">
              <w:rPr>
                <w:b/>
              </w:rPr>
              <w:t>AT+WDSG=?</w:t>
            </w:r>
          </w:p>
          <w:p w14:paraId="0A0157A6" w14:textId="77777777" w:rsidR="00380225" w:rsidRPr="00794639" w:rsidRDefault="00380225" w:rsidP="004B39CC">
            <w:pPr>
              <w:pStyle w:val="TableBody"/>
              <w:rPr>
                <w:b/>
              </w:rPr>
            </w:pPr>
            <w:r w:rsidRPr="00794639">
              <w:rPr>
                <w:b/>
              </w:rPr>
              <w:t>OK</w:t>
            </w:r>
          </w:p>
          <w:p w14:paraId="708C2C02" w14:textId="77777777" w:rsidR="00380225" w:rsidRPr="00794639" w:rsidRDefault="00380225" w:rsidP="004B39CC">
            <w:pPr>
              <w:pStyle w:val="TableBody"/>
              <w:rPr>
                <w:b/>
              </w:rPr>
            </w:pPr>
          </w:p>
          <w:p w14:paraId="4C81309D" w14:textId="77777777" w:rsidR="00380225" w:rsidRPr="00794639" w:rsidRDefault="00380225" w:rsidP="004B39CC">
            <w:pPr>
              <w:pStyle w:val="TableBody"/>
            </w:pPr>
            <w:r w:rsidRPr="00794639">
              <w:rPr>
                <w:b/>
              </w:rPr>
              <w:t>AT+WDSG</w:t>
            </w:r>
          </w:p>
          <w:p w14:paraId="1332DE37" w14:textId="77777777" w:rsidR="00380225" w:rsidRPr="00794639" w:rsidRDefault="00380225" w:rsidP="004B39CC">
            <w:pPr>
              <w:pStyle w:val="TableBody"/>
            </w:pPr>
            <w:r w:rsidRPr="00794639">
              <w:rPr>
                <w:b/>
              </w:rPr>
              <w:t>+WDSG: 0,3</w:t>
            </w:r>
            <w:r w:rsidRPr="00794639">
              <w:t xml:space="preserve">    </w:t>
            </w:r>
            <w:r w:rsidRPr="00794639">
              <w:tab/>
            </w:r>
            <w:r w:rsidRPr="00794639">
              <w:rPr>
                <w:i/>
              </w:rPr>
              <w:t>//Device services are activated,</w:t>
            </w:r>
          </w:p>
          <w:p w14:paraId="21839C07" w14:textId="77777777" w:rsidR="00380225" w:rsidRPr="00794639" w:rsidRDefault="00380225" w:rsidP="004B39CC">
            <w:pPr>
              <w:pStyle w:val="TableBody"/>
            </w:pPr>
            <w:r w:rsidRPr="00794639">
              <w:rPr>
                <w:b/>
              </w:rPr>
              <w:t>+WDSG: 1,0</w:t>
            </w:r>
            <w:r w:rsidRPr="00794639">
              <w:t xml:space="preserve">    </w:t>
            </w:r>
            <w:r w:rsidRPr="00794639">
              <w:tab/>
            </w:r>
            <w:r w:rsidRPr="00794639">
              <w:rPr>
                <w:i/>
              </w:rPr>
              <w:t>//No session to the server, no patch to download or to install</w:t>
            </w:r>
          </w:p>
          <w:p w14:paraId="51058D49" w14:textId="77777777" w:rsidR="00380225" w:rsidRPr="00794639" w:rsidRDefault="00380225" w:rsidP="004B39CC">
            <w:pPr>
              <w:pStyle w:val="TableBody"/>
              <w:rPr>
                <w:u w:val="single"/>
              </w:rPr>
            </w:pPr>
            <w:r w:rsidRPr="00794639">
              <w:rPr>
                <w:b/>
              </w:rPr>
              <w:t>OK</w:t>
            </w:r>
          </w:p>
        </w:tc>
      </w:tr>
    </w:tbl>
    <w:p w14:paraId="2A6D3E6B" w14:textId="77777777" w:rsidR="00380225" w:rsidRPr="00794639" w:rsidRDefault="00380225" w:rsidP="00380225">
      <w:pPr>
        <w:pStyle w:val="Heading2"/>
      </w:pPr>
      <w:bookmarkStart w:id="8242" w:name="_Toc369684282"/>
      <w:bookmarkStart w:id="8243" w:name="_Toc368586247"/>
      <w:bookmarkStart w:id="8244" w:name="_Toc364183951"/>
      <w:bookmarkStart w:id="8245" w:name="_Toc367724482"/>
      <w:bookmarkStart w:id="8246" w:name="_Ref369094944"/>
      <w:bookmarkStart w:id="8247" w:name="_Ref393184915"/>
      <w:bookmarkStart w:id="8248" w:name="_Ref393184919"/>
      <w:bookmarkStart w:id="8249" w:name="_Ref396743872"/>
      <w:bookmarkStart w:id="8250" w:name="_Ref396743874"/>
      <w:bookmarkStart w:id="8251" w:name="_Ref406767713"/>
      <w:bookmarkStart w:id="8252" w:name="_Ref406767719"/>
      <w:bookmarkStart w:id="8253" w:name="_Ref436210463"/>
      <w:bookmarkStart w:id="8254" w:name="_Ref436210465"/>
      <w:bookmarkStart w:id="8255" w:name="_Ref513805373"/>
      <w:bookmarkStart w:id="8256" w:name="_Ref513805375"/>
      <w:bookmarkStart w:id="8257" w:name="_Toc513815831"/>
      <w:bookmarkStart w:id="8258" w:name="_Ref518401920"/>
      <w:bookmarkStart w:id="8259" w:name="_Ref520816271"/>
      <w:bookmarkStart w:id="8260" w:name="_Ref520816273"/>
      <w:bookmarkStart w:id="8261" w:name="_Toc531701022"/>
      <w:bookmarkEnd w:id="8242"/>
      <w:commentRangeStart w:id="8262"/>
      <w:r w:rsidRPr="00794639">
        <w:t xml:space="preserve">+WDSI Command: Device </w:t>
      </w:r>
      <w:bookmarkEnd w:id="8243"/>
      <w:r w:rsidRPr="00794639">
        <w:t>Services Indications</w:t>
      </w:r>
      <w:bookmarkEnd w:id="8244"/>
      <w:bookmarkEnd w:id="8245"/>
      <w:bookmarkEnd w:id="8246"/>
      <w:bookmarkEnd w:id="8247"/>
      <w:bookmarkEnd w:id="8248"/>
      <w:bookmarkEnd w:id="8249"/>
      <w:bookmarkEnd w:id="8250"/>
      <w:bookmarkEnd w:id="8251"/>
      <w:bookmarkEnd w:id="8252"/>
      <w:bookmarkEnd w:id="8253"/>
      <w:bookmarkEnd w:id="8254"/>
      <w:bookmarkEnd w:id="8255"/>
      <w:bookmarkEnd w:id="8256"/>
      <w:bookmarkEnd w:id="8257"/>
      <w:bookmarkEnd w:id="8258"/>
      <w:commentRangeEnd w:id="8262"/>
      <w:r w:rsidR="002F3C41" w:rsidRPr="00794639">
        <w:rPr>
          <w:rStyle w:val="CommentReference"/>
          <w:rFonts w:ascii="Verdana" w:eastAsia="Times New Roman" w:hAnsi="Verdana" w:cs="Times New Roman"/>
          <w:b w:val="0"/>
          <w:lang w:eastAsia="en-US"/>
        </w:rPr>
        <w:commentReference w:id="8262"/>
      </w:r>
      <w:bookmarkEnd w:id="8259"/>
      <w:bookmarkEnd w:id="8260"/>
      <w:bookmarkEnd w:id="8261"/>
    </w:p>
    <w:tbl>
      <w:tblPr>
        <w:tblStyle w:val="TableSWIleft"/>
        <w:tblW w:w="4986" w:type="pct"/>
        <w:tblLayout w:type="fixed"/>
        <w:tblLook w:val="04A0" w:firstRow="1" w:lastRow="0" w:firstColumn="1" w:lastColumn="0" w:noHBand="0" w:noVBand="1"/>
      </w:tblPr>
      <w:tblGrid>
        <w:gridCol w:w="1708"/>
        <w:gridCol w:w="7290"/>
      </w:tblGrid>
      <w:tr w:rsidR="00380225" w:rsidRPr="00794639" w14:paraId="7DAD6559" w14:textId="77777777" w:rsidTr="0017092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2AD4E9A" w14:textId="39C9E578" w:rsidR="00380225" w:rsidRPr="000656F8" w:rsidRDefault="00380225">
            <w:pPr>
              <w:pStyle w:val="TableRowHead"/>
              <w:spacing w:before="144" w:after="144"/>
              <w:rPr>
                <w:lang w:eastAsia="zh-CN"/>
              </w:rPr>
            </w:pPr>
            <w:r w:rsidRPr="000656F8">
              <w:rPr>
                <w:lang w:eastAsia="zh-CN"/>
              </w:rPr>
              <w:t>HL</w:t>
            </w:r>
            <w:r w:rsidR="00276074" w:rsidRPr="000656F8">
              <w:rPr>
                <w:lang w:eastAsia="zh-CN"/>
              </w:rPr>
              <w:t>7800</w:t>
            </w:r>
          </w:p>
        </w:tc>
      </w:tr>
      <w:tr w:rsidR="00380225" w:rsidRPr="00794639" w14:paraId="0268A0AB" w14:textId="77777777" w:rsidTr="00170927">
        <w:trPr>
          <w:trHeight w:val="978"/>
        </w:trPr>
        <w:tc>
          <w:tcPr>
            <w:tcW w:w="949" w:type="pct"/>
          </w:tcPr>
          <w:p w14:paraId="2538F46A" w14:textId="77777777" w:rsidR="00380225" w:rsidRPr="00794639" w:rsidRDefault="00380225" w:rsidP="004B39CC">
            <w:pPr>
              <w:pStyle w:val="TableBody"/>
              <w:rPr>
                <w:i/>
              </w:rPr>
            </w:pPr>
            <w:r w:rsidRPr="00794639">
              <w:rPr>
                <w:i/>
              </w:rPr>
              <w:t>Test command</w:t>
            </w:r>
          </w:p>
          <w:p w14:paraId="15055E07" w14:textId="77777777" w:rsidR="00380225" w:rsidRPr="00794639" w:rsidRDefault="00380225" w:rsidP="004B39CC">
            <w:pPr>
              <w:pStyle w:val="TableBody"/>
            </w:pPr>
          </w:p>
          <w:p w14:paraId="09F4EC04" w14:textId="77777777" w:rsidR="00380225" w:rsidRPr="00794639" w:rsidRDefault="00380225" w:rsidP="004B39CC">
            <w:pPr>
              <w:pStyle w:val="TableBody"/>
              <w:rPr>
                <w:u w:val="single"/>
              </w:rPr>
            </w:pPr>
            <w:r w:rsidRPr="00794639">
              <w:rPr>
                <w:u w:val="single"/>
              </w:rPr>
              <w:t>Syntax</w:t>
            </w:r>
          </w:p>
          <w:p w14:paraId="140F1525" w14:textId="77777777" w:rsidR="00380225" w:rsidRPr="00794639" w:rsidRDefault="00380225" w:rsidP="004B39CC">
            <w:pPr>
              <w:pStyle w:val="TableBody"/>
              <w:rPr>
                <w:u w:val="single"/>
              </w:rPr>
            </w:pPr>
            <w:r w:rsidRPr="00794639">
              <w:rPr>
                <w:b/>
              </w:rPr>
              <w:t>AT+WDSI=?</w:t>
            </w:r>
          </w:p>
        </w:tc>
        <w:tc>
          <w:tcPr>
            <w:tcW w:w="4051" w:type="pct"/>
          </w:tcPr>
          <w:p w14:paraId="21AAEF0E" w14:textId="77777777" w:rsidR="00380225" w:rsidRPr="00794639" w:rsidRDefault="00380225" w:rsidP="004B39CC">
            <w:pPr>
              <w:pStyle w:val="TableBody"/>
              <w:rPr>
                <w:u w:val="single"/>
              </w:rPr>
            </w:pPr>
          </w:p>
          <w:p w14:paraId="35A1B1EC" w14:textId="77777777" w:rsidR="00380225" w:rsidRPr="00794639" w:rsidRDefault="00380225" w:rsidP="004B39CC">
            <w:pPr>
              <w:pStyle w:val="TableBody"/>
              <w:rPr>
                <w:u w:val="single"/>
              </w:rPr>
            </w:pPr>
          </w:p>
          <w:p w14:paraId="1733694D" w14:textId="77777777" w:rsidR="00380225" w:rsidRPr="00794639" w:rsidRDefault="00380225" w:rsidP="004B39CC">
            <w:pPr>
              <w:pStyle w:val="TableBody"/>
              <w:rPr>
                <w:u w:val="single"/>
              </w:rPr>
            </w:pPr>
            <w:r w:rsidRPr="00794639">
              <w:rPr>
                <w:u w:val="single"/>
              </w:rPr>
              <w:t>Response</w:t>
            </w:r>
          </w:p>
          <w:p w14:paraId="2A5B7C27" w14:textId="77777777" w:rsidR="00380225" w:rsidRPr="00794639" w:rsidRDefault="00380225" w:rsidP="004B39CC">
            <w:pPr>
              <w:pStyle w:val="TableBody"/>
            </w:pPr>
            <w:r w:rsidRPr="00794639">
              <w:rPr>
                <w:b/>
              </w:rPr>
              <w:t>+WDSI:</w:t>
            </w:r>
            <w:r w:rsidRPr="00794639">
              <w:t xml:space="preserve"> (list of supported </w:t>
            </w:r>
            <w:r w:rsidRPr="00794639">
              <w:rPr>
                <w:b/>
              </w:rPr>
              <w:t>&lt;Level&gt;</w:t>
            </w:r>
            <w:r w:rsidRPr="00794639">
              <w:t>s)</w:t>
            </w:r>
          </w:p>
          <w:p w14:paraId="12B69B18" w14:textId="77777777" w:rsidR="00380225" w:rsidRPr="00794639" w:rsidRDefault="00380225" w:rsidP="004B39CC">
            <w:pPr>
              <w:pStyle w:val="TableBody"/>
              <w:rPr>
                <w:u w:val="single"/>
              </w:rPr>
            </w:pPr>
            <w:r w:rsidRPr="00794639">
              <w:rPr>
                <w:b/>
              </w:rPr>
              <w:t>OK</w:t>
            </w:r>
          </w:p>
        </w:tc>
      </w:tr>
      <w:tr w:rsidR="00380225" w:rsidRPr="00794639" w14:paraId="4FD5F0C4" w14:textId="77777777" w:rsidTr="00170927">
        <w:trPr>
          <w:trHeight w:val="65"/>
        </w:trPr>
        <w:tc>
          <w:tcPr>
            <w:tcW w:w="949" w:type="pct"/>
          </w:tcPr>
          <w:p w14:paraId="77CA0470" w14:textId="77777777" w:rsidR="00380225" w:rsidRPr="00794639" w:rsidRDefault="00380225" w:rsidP="004B39CC">
            <w:pPr>
              <w:pStyle w:val="TableBody"/>
              <w:rPr>
                <w:i/>
              </w:rPr>
            </w:pPr>
            <w:r w:rsidRPr="00794639">
              <w:rPr>
                <w:i/>
              </w:rPr>
              <w:t>Read command</w:t>
            </w:r>
          </w:p>
          <w:p w14:paraId="1C194476" w14:textId="77777777" w:rsidR="00380225" w:rsidRPr="00794639" w:rsidRDefault="00380225" w:rsidP="004B39CC">
            <w:pPr>
              <w:pStyle w:val="TableBody"/>
            </w:pPr>
          </w:p>
          <w:p w14:paraId="10641B71" w14:textId="77777777" w:rsidR="00380225" w:rsidRPr="00794639" w:rsidRDefault="00380225" w:rsidP="004B39CC">
            <w:pPr>
              <w:pStyle w:val="TableBody"/>
              <w:rPr>
                <w:u w:val="single"/>
              </w:rPr>
            </w:pPr>
            <w:r w:rsidRPr="00794639">
              <w:rPr>
                <w:u w:val="single"/>
              </w:rPr>
              <w:t>Syntax</w:t>
            </w:r>
          </w:p>
          <w:p w14:paraId="6B7D76D8" w14:textId="77777777" w:rsidR="00380225" w:rsidRPr="00794639" w:rsidRDefault="00380225" w:rsidP="004B39CC">
            <w:pPr>
              <w:pStyle w:val="TableBody"/>
              <w:rPr>
                <w:u w:val="single"/>
              </w:rPr>
            </w:pPr>
            <w:r w:rsidRPr="00794639">
              <w:rPr>
                <w:b/>
              </w:rPr>
              <w:t>AT+WDSI?</w:t>
            </w:r>
          </w:p>
        </w:tc>
        <w:tc>
          <w:tcPr>
            <w:tcW w:w="4051" w:type="pct"/>
          </w:tcPr>
          <w:p w14:paraId="47453088" w14:textId="77777777" w:rsidR="00380225" w:rsidRPr="00794639" w:rsidRDefault="00380225" w:rsidP="004B39CC">
            <w:pPr>
              <w:pStyle w:val="TableBody"/>
              <w:rPr>
                <w:u w:val="single"/>
              </w:rPr>
            </w:pPr>
          </w:p>
          <w:p w14:paraId="4463B92F" w14:textId="77777777" w:rsidR="00380225" w:rsidRPr="00794639" w:rsidRDefault="00380225" w:rsidP="004B39CC">
            <w:pPr>
              <w:pStyle w:val="TableBody"/>
              <w:rPr>
                <w:u w:val="single"/>
              </w:rPr>
            </w:pPr>
          </w:p>
          <w:p w14:paraId="40C40981" w14:textId="77777777" w:rsidR="00380225" w:rsidRPr="00794639" w:rsidRDefault="00380225" w:rsidP="004B39CC">
            <w:pPr>
              <w:pStyle w:val="TableBody"/>
              <w:rPr>
                <w:u w:val="single"/>
              </w:rPr>
            </w:pPr>
            <w:r w:rsidRPr="00794639">
              <w:rPr>
                <w:u w:val="single"/>
              </w:rPr>
              <w:t>Response</w:t>
            </w:r>
          </w:p>
          <w:p w14:paraId="3BAD7401" w14:textId="77777777" w:rsidR="00380225" w:rsidRPr="00794639" w:rsidRDefault="00380225" w:rsidP="004B39CC">
            <w:pPr>
              <w:pStyle w:val="TableBody"/>
              <w:rPr>
                <w:b/>
                <w:snapToGrid w:val="0"/>
              </w:rPr>
            </w:pPr>
            <w:r w:rsidRPr="00794639">
              <w:rPr>
                <w:b/>
                <w:snapToGrid w:val="0"/>
              </w:rPr>
              <w:t>[+WDSI: &lt;Level&gt;]</w:t>
            </w:r>
          </w:p>
          <w:p w14:paraId="0848118D" w14:textId="77777777" w:rsidR="00380225" w:rsidRPr="00794639" w:rsidRDefault="00380225" w:rsidP="004B39CC">
            <w:pPr>
              <w:pStyle w:val="TableBody"/>
              <w:rPr>
                <w:u w:val="single"/>
              </w:rPr>
            </w:pPr>
            <w:r w:rsidRPr="00794639">
              <w:rPr>
                <w:b/>
                <w:snapToGrid w:val="0"/>
              </w:rPr>
              <w:t>OK</w:t>
            </w:r>
          </w:p>
        </w:tc>
      </w:tr>
      <w:tr w:rsidR="00380225" w:rsidRPr="00794639" w14:paraId="579A435E" w14:textId="77777777" w:rsidTr="00170927">
        <w:trPr>
          <w:cantSplit w:val="0"/>
          <w:trHeight w:val="49"/>
        </w:trPr>
        <w:tc>
          <w:tcPr>
            <w:tcW w:w="949" w:type="pct"/>
          </w:tcPr>
          <w:p w14:paraId="789C4626" w14:textId="77777777" w:rsidR="00380225" w:rsidRPr="00794639" w:rsidRDefault="00380225">
            <w:pPr>
              <w:pStyle w:val="TableBody"/>
              <w:rPr>
                <w:i/>
              </w:rPr>
            </w:pPr>
            <w:r w:rsidRPr="00794639">
              <w:rPr>
                <w:i/>
              </w:rPr>
              <w:lastRenderedPageBreak/>
              <w:t>Write command</w:t>
            </w:r>
          </w:p>
          <w:p w14:paraId="1E3C0BEE" w14:textId="77777777" w:rsidR="00380225" w:rsidRPr="00794639" w:rsidRDefault="00380225">
            <w:pPr>
              <w:pStyle w:val="TableBody"/>
            </w:pPr>
          </w:p>
          <w:p w14:paraId="00A26123" w14:textId="77777777" w:rsidR="00380225" w:rsidRPr="00794639" w:rsidRDefault="00380225">
            <w:pPr>
              <w:pStyle w:val="TableBody"/>
              <w:rPr>
                <w:u w:val="single"/>
              </w:rPr>
            </w:pPr>
            <w:r w:rsidRPr="00794639">
              <w:rPr>
                <w:u w:val="single"/>
              </w:rPr>
              <w:t>Syntax</w:t>
            </w:r>
          </w:p>
          <w:p w14:paraId="5A63DF30" w14:textId="70DB1B5C" w:rsidR="00380225" w:rsidRPr="00794639" w:rsidRDefault="00380225">
            <w:pPr>
              <w:pStyle w:val="TableBody"/>
              <w:rPr>
                <w:u w:val="single"/>
              </w:rPr>
            </w:pPr>
            <w:r w:rsidRPr="00794639">
              <w:rPr>
                <w:b/>
              </w:rPr>
              <w:t>AT+WDSI=</w:t>
            </w:r>
            <w:r w:rsidRPr="00794639">
              <w:rPr>
                <w:b/>
              </w:rPr>
              <w:br/>
              <w:t>&lt;Level&gt;</w:t>
            </w:r>
          </w:p>
        </w:tc>
        <w:tc>
          <w:tcPr>
            <w:tcW w:w="4051" w:type="pct"/>
          </w:tcPr>
          <w:p w14:paraId="44762342" w14:textId="77777777" w:rsidR="00380225" w:rsidRPr="00794639" w:rsidRDefault="00380225">
            <w:pPr>
              <w:pStyle w:val="TableBody"/>
              <w:rPr>
                <w:u w:val="single"/>
              </w:rPr>
            </w:pPr>
          </w:p>
          <w:p w14:paraId="03336742" w14:textId="77777777" w:rsidR="00380225" w:rsidRPr="00794639" w:rsidRDefault="00380225">
            <w:pPr>
              <w:pStyle w:val="TableBody"/>
              <w:rPr>
                <w:u w:val="single"/>
              </w:rPr>
            </w:pPr>
          </w:p>
          <w:p w14:paraId="660CFF01" w14:textId="77777777" w:rsidR="00380225" w:rsidRPr="00794639" w:rsidRDefault="00380225">
            <w:pPr>
              <w:pStyle w:val="TableBody"/>
              <w:rPr>
                <w:u w:val="single"/>
              </w:rPr>
            </w:pPr>
            <w:r w:rsidRPr="00794639">
              <w:rPr>
                <w:u w:val="single"/>
              </w:rPr>
              <w:t>Response</w:t>
            </w:r>
          </w:p>
          <w:p w14:paraId="1B9FB3C4" w14:textId="77777777" w:rsidR="00380225" w:rsidRPr="00794639" w:rsidRDefault="00380225">
            <w:pPr>
              <w:pStyle w:val="TableBody"/>
              <w:rPr>
                <w:b/>
                <w:snapToGrid w:val="0"/>
              </w:rPr>
            </w:pPr>
            <w:r w:rsidRPr="00794639">
              <w:rPr>
                <w:b/>
                <w:snapToGrid w:val="0"/>
              </w:rPr>
              <w:t>OK</w:t>
            </w:r>
          </w:p>
          <w:p w14:paraId="58C02DFC" w14:textId="77777777" w:rsidR="00380225" w:rsidRPr="00794639" w:rsidRDefault="00380225">
            <w:pPr>
              <w:pStyle w:val="TableBody"/>
              <w:rPr>
                <w:snapToGrid w:val="0"/>
              </w:rPr>
            </w:pPr>
          </w:p>
          <w:p w14:paraId="5FB0F6D5" w14:textId="77777777" w:rsidR="00380225" w:rsidRPr="00794639" w:rsidRDefault="00380225">
            <w:pPr>
              <w:pStyle w:val="TableBody"/>
              <w:rPr>
                <w:snapToGrid w:val="0"/>
              </w:rPr>
            </w:pPr>
            <w:r w:rsidRPr="00794639">
              <w:rPr>
                <w:snapToGrid w:val="0"/>
              </w:rPr>
              <w:t>or</w:t>
            </w:r>
          </w:p>
          <w:p w14:paraId="22FA44DD" w14:textId="77777777" w:rsidR="00380225" w:rsidRPr="00794639" w:rsidRDefault="00380225">
            <w:pPr>
              <w:pStyle w:val="TableBody"/>
              <w:rPr>
                <w:b/>
              </w:rPr>
            </w:pPr>
            <w:r w:rsidRPr="00794639">
              <w:rPr>
                <w:b/>
              </w:rPr>
              <w:t>+CME ERROR &lt;err&gt;</w:t>
            </w:r>
          </w:p>
          <w:p w14:paraId="763092F2" w14:textId="77777777" w:rsidR="00380225" w:rsidRPr="00794639" w:rsidRDefault="00380225">
            <w:pPr>
              <w:pStyle w:val="TableBody"/>
              <w:rPr>
                <w:u w:val="single"/>
              </w:rPr>
            </w:pPr>
          </w:p>
          <w:p w14:paraId="408244C0" w14:textId="77777777" w:rsidR="00380225" w:rsidRPr="00794639" w:rsidRDefault="00380225">
            <w:pPr>
              <w:pStyle w:val="TableBody"/>
              <w:rPr>
                <w:u w:val="single"/>
                <w:lang w:eastAsia="zh-CN"/>
              </w:rPr>
            </w:pPr>
            <w:r w:rsidRPr="00794639">
              <w:rPr>
                <w:u w:val="single"/>
              </w:rPr>
              <w:t>Parameters</w:t>
            </w:r>
          </w:p>
          <w:p w14:paraId="609456E2" w14:textId="77777777" w:rsidR="00380225" w:rsidRPr="00794639" w:rsidRDefault="00380225">
            <w:pPr>
              <w:pStyle w:val="TableBody"/>
            </w:pPr>
            <w:r w:rsidRPr="00794639">
              <w:rPr>
                <w:b/>
              </w:rPr>
              <w:t>&lt;Level&gt;</w:t>
            </w:r>
            <w:r w:rsidRPr="00794639">
              <w:tab/>
              <w:t>Indication level, bit field (default value = 0)</w:t>
            </w:r>
          </w:p>
          <w:p w14:paraId="35D613D7" w14:textId="77777777" w:rsidR="00380225" w:rsidRPr="00794639" w:rsidRDefault="00380225">
            <w:pPr>
              <w:pStyle w:val="TableBody"/>
            </w:pPr>
            <w:r w:rsidRPr="00794639">
              <w:t>Bit set to 0</w:t>
            </w:r>
            <w:r w:rsidRPr="00794639">
              <w:tab/>
              <w:t>Indication deactivated</w:t>
            </w:r>
          </w:p>
          <w:p w14:paraId="70C3DC9E" w14:textId="77777777" w:rsidR="00380225" w:rsidRPr="00794639" w:rsidRDefault="00380225">
            <w:pPr>
              <w:pStyle w:val="TableBody"/>
            </w:pPr>
            <w:r w:rsidRPr="00794639">
              <w:t>Bit set to 1</w:t>
            </w:r>
            <w:r w:rsidRPr="00794639">
              <w:tab/>
              <w:t>Indication activated</w:t>
            </w:r>
          </w:p>
          <w:p w14:paraId="24F39E79" w14:textId="77777777" w:rsidR="00380225" w:rsidRPr="00794639" w:rsidRDefault="00380225">
            <w:pPr>
              <w:pStyle w:val="TableBody"/>
            </w:pPr>
            <w:r w:rsidRPr="00794639">
              <w:t>0</w:t>
            </w:r>
            <w:r w:rsidRPr="00794639">
              <w:tab/>
              <w:t>No indication</w:t>
            </w:r>
          </w:p>
          <w:p w14:paraId="31135236" w14:textId="77777777" w:rsidR="00380225" w:rsidRPr="00794639" w:rsidRDefault="00380225">
            <w:pPr>
              <w:pStyle w:val="TableBody"/>
            </w:pPr>
            <w:r w:rsidRPr="00794639">
              <w:t>1</w:t>
            </w:r>
            <w:r w:rsidRPr="00794639">
              <w:tab/>
              <w:t>Activate the initialization end indication (&lt;Event&gt; = 0)</w:t>
            </w:r>
          </w:p>
          <w:p w14:paraId="4D45BBAE" w14:textId="2947EFAF" w:rsidR="00380225" w:rsidRPr="00794639" w:rsidRDefault="00380225">
            <w:pPr>
              <w:pStyle w:val="TableBody"/>
            </w:pPr>
            <w:r w:rsidRPr="00794639">
              <w:t>2</w:t>
            </w:r>
            <w:r w:rsidRPr="00794639">
              <w:tab/>
              <w:t xml:space="preserve">Activate the server request for a user agreement </w:t>
            </w:r>
            <w:r w:rsidRPr="00794639">
              <w:tab/>
              <w:t>indication (&lt;Event&gt;</w:t>
            </w:r>
            <w:r w:rsidR="00E85D09" w:rsidRPr="00794639">
              <w:t xml:space="preserve"> </w:t>
            </w:r>
            <w:r w:rsidRPr="00794639">
              <w:t>=</w:t>
            </w:r>
            <w:r w:rsidR="00E85D09" w:rsidRPr="00794639">
              <w:t xml:space="preserve"> </w:t>
            </w:r>
            <w:r w:rsidRPr="00794639">
              <w:t>1, 2</w:t>
            </w:r>
            <w:r w:rsidR="00EA79F7" w:rsidRPr="00794639">
              <w:t>,</w:t>
            </w:r>
            <w:r w:rsidRPr="00794639">
              <w:t xml:space="preserve"> 3</w:t>
            </w:r>
            <w:r w:rsidR="00EA79F7" w:rsidRPr="00794639">
              <w:t xml:space="preserve">, 24 </w:t>
            </w:r>
            <w:r w:rsidR="00EA79F7" w:rsidRPr="00794639">
              <w:tab/>
              <w:t>and 25</w:t>
            </w:r>
            <w:r w:rsidRPr="00794639">
              <w:t>)</w:t>
            </w:r>
          </w:p>
          <w:p w14:paraId="073DE8CB" w14:textId="47C2C48C" w:rsidR="00380225" w:rsidRPr="00794639" w:rsidRDefault="00380225">
            <w:pPr>
              <w:pStyle w:val="TableBody"/>
            </w:pPr>
            <w:r w:rsidRPr="00794639">
              <w:t>4</w:t>
            </w:r>
            <w:r w:rsidRPr="00794639">
              <w:tab/>
              <w:t xml:space="preserve">Activate the authentication indications (&lt;Event&gt; = 4 </w:t>
            </w:r>
            <w:r w:rsidR="00E85D09" w:rsidRPr="00794639">
              <w:t>and</w:t>
            </w:r>
            <w:r w:rsidRPr="00794639">
              <w:t xml:space="preserve"> 5)</w:t>
            </w:r>
          </w:p>
          <w:p w14:paraId="6D185A68" w14:textId="58BAC185" w:rsidR="00380225" w:rsidRPr="00794639" w:rsidRDefault="00380225">
            <w:pPr>
              <w:pStyle w:val="TableBody"/>
            </w:pPr>
            <w:commentRangeStart w:id="8263"/>
            <w:r w:rsidRPr="00794639">
              <w:t>8</w:t>
            </w:r>
            <w:r w:rsidRPr="00794639">
              <w:tab/>
              <w:t xml:space="preserve">Activate the session indication (&lt;Event&gt; = 6, 7, 8 </w:t>
            </w:r>
            <w:r w:rsidR="00E85D09" w:rsidRPr="00794639">
              <w:t xml:space="preserve">and </w:t>
            </w:r>
            <w:r w:rsidRPr="00794639">
              <w:t>23)</w:t>
            </w:r>
            <w:commentRangeEnd w:id="8263"/>
            <w:r w:rsidRPr="00794639">
              <w:rPr>
                <w:rStyle w:val="CommentReference"/>
                <w:rFonts w:ascii="Verdana" w:hAnsi="Verdana" w:cs="Times New Roman"/>
                <w:lang w:eastAsia="en-US"/>
              </w:rPr>
              <w:commentReference w:id="8263"/>
            </w:r>
          </w:p>
          <w:p w14:paraId="5A513D7E" w14:textId="5F6ACE73" w:rsidR="00380225" w:rsidRPr="00006D08" w:rsidRDefault="00380225">
            <w:pPr>
              <w:pStyle w:val="TableBody"/>
            </w:pPr>
            <w:r w:rsidRPr="000656F8">
              <w:t>16</w:t>
            </w:r>
            <w:r w:rsidRPr="000656F8">
              <w:tab/>
            </w:r>
            <w:r w:rsidRPr="0048226A">
              <w:t xml:space="preserve">Activate the package download indications (&lt;Event&gt; = 9, 10 </w:t>
            </w:r>
            <w:r w:rsidR="00E85D09" w:rsidRPr="007E4A1F">
              <w:t>and</w:t>
            </w:r>
            <w:r w:rsidRPr="007E4A1F">
              <w:t xml:space="preserve"> 11)</w:t>
            </w:r>
          </w:p>
          <w:p w14:paraId="79B0F265" w14:textId="1F7EFB6E" w:rsidR="00380225" w:rsidRPr="00396BD2" w:rsidRDefault="00380225">
            <w:pPr>
              <w:pStyle w:val="TableBody"/>
            </w:pPr>
            <w:r w:rsidRPr="005C602E">
              <w:t>32</w:t>
            </w:r>
            <w:r w:rsidRPr="005C602E">
              <w:tab/>
              <w:t xml:space="preserve">Activate the certified downloaded package indication (&lt;Event&gt; = 12 </w:t>
            </w:r>
            <w:r w:rsidR="00E85D09" w:rsidRPr="005C602E">
              <w:t>and</w:t>
            </w:r>
            <w:r w:rsidRPr="003010FE">
              <w:t xml:space="preserve"> 13)</w:t>
            </w:r>
          </w:p>
          <w:p w14:paraId="145014EA" w14:textId="658062C8" w:rsidR="00380225" w:rsidRPr="00794639" w:rsidRDefault="00380225">
            <w:pPr>
              <w:pStyle w:val="TableBody"/>
            </w:pPr>
            <w:r w:rsidRPr="00794639">
              <w:t>64</w:t>
            </w:r>
            <w:r w:rsidRPr="00794639">
              <w:tab/>
              <w:t xml:space="preserve">Activate the update indications (&lt;Event&gt; = 14, 15 </w:t>
            </w:r>
            <w:r w:rsidR="00E85D09" w:rsidRPr="00794639">
              <w:t>and</w:t>
            </w:r>
            <w:r w:rsidRPr="00794639">
              <w:t xml:space="preserve"> 16)</w:t>
            </w:r>
          </w:p>
          <w:p w14:paraId="1182BFB8" w14:textId="77777777" w:rsidR="00380225" w:rsidRPr="00794639" w:rsidRDefault="00380225">
            <w:pPr>
              <w:pStyle w:val="TableBody"/>
            </w:pPr>
            <w:r w:rsidRPr="00794639">
              <w:t>256</w:t>
            </w:r>
            <w:r w:rsidRPr="00794639">
              <w:tab/>
              <w:t>Activate download progress indication (&lt;Event&gt; = 18)</w:t>
            </w:r>
          </w:p>
          <w:p w14:paraId="59F8B953" w14:textId="565B8CCD" w:rsidR="00EA79F7" w:rsidRPr="00794639" w:rsidRDefault="00EA79F7">
            <w:pPr>
              <w:pStyle w:val="TableBody"/>
            </w:pPr>
            <w:r w:rsidRPr="00794639">
              <w:t>512</w:t>
            </w:r>
            <w:r w:rsidRPr="00794639">
              <w:tab/>
              <w:t>Activate memory pre-emption indication (&lt;Event&gt; = 19)</w:t>
            </w:r>
          </w:p>
          <w:p w14:paraId="35EA91F3" w14:textId="68F60A82" w:rsidR="00EA79F7" w:rsidRPr="00794639" w:rsidRDefault="00EA79F7">
            <w:pPr>
              <w:pStyle w:val="TableBody"/>
            </w:pPr>
            <w:r w:rsidRPr="00794639">
              <w:t>1024</w:t>
            </w:r>
            <w:r w:rsidRPr="00794639">
              <w:tab/>
              <w:t>Activate User Pin request indication for bootstrap (&lt;Event&gt; = 20)</w:t>
            </w:r>
          </w:p>
          <w:p w14:paraId="02EDE73B" w14:textId="77777777" w:rsidR="00EA79F7" w:rsidRPr="00794639" w:rsidRDefault="00EA79F7">
            <w:pPr>
              <w:pStyle w:val="TableBody"/>
            </w:pPr>
            <w:r w:rsidRPr="00794639">
              <w:t>2048</w:t>
            </w:r>
            <w:r w:rsidRPr="00794639">
              <w:tab/>
              <w:t>Reserved</w:t>
            </w:r>
          </w:p>
          <w:p w14:paraId="7BCC6EA3" w14:textId="7F29144B" w:rsidR="00EA79F7" w:rsidRPr="00794639" w:rsidRDefault="00EA79F7">
            <w:pPr>
              <w:pStyle w:val="TableBody"/>
              <w:rPr>
                <w:snapToGrid w:val="0"/>
              </w:rPr>
            </w:pPr>
            <w:r w:rsidRPr="00794639">
              <w:t>4096</w:t>
            </w:r>
            <w:r w:rsidRPr="00794639">
              <w:tab/>
              <w:t>Activate Bootstrap event indications (&lt;Event&gt; = 23)</w:t>
            </w:r>
          </w:p>
          <w:p w14:paraId="2DB2AE46" w14:textId="77777777" w:rsidR="00380225" w:rsidRPr="00794639" w:rsidRDefault="00380225">
            <w:pPr>
              <w:pStyle w:val="TableBody"/>
              <w:rPr>
                <w:b/>
                <w:snapToGrid w:val="0"/>
              </w:rPr>
            </w:pPr>
          </w:p>
          <w:p w14:paraId="3AD47EA9" w14:textId="2FBAE040" w:rsidR="00380225" w:rsidRPr="00794639" w:rsidRDefault="00380225">
            <w:pPr>
              <w:pStyle w:val="TableBody"/>
            </w:pPr>
            <w:r w:rsidRPr="00794639">
              <w:rPr>
                <w:b/>
                <w:snapToGrid w:val="0"/>
              </w:rPr>
              <w:t>&lt;Event&gt;</w:t>
            </w:r>
            <w:r w:rsidRPr="00794639">
              <w:rPr>
                <w:bCs/>
              </w:rPr>
              <w:tab/>
            </w:r>
            <w:r w:rsidRPr="00794639">
              <w:t>0</w:t>
            </w:r>
            <w:r w:rsidR="00C90E01" w:rsidRPr="00794639">
              <w:tab/>
            </w:r>
            <w:r w:rsidRPr="00794639">
              <w:t xml:space="preserve">Device services are initialized and can be used. Devices services </w:t>
            </w:r>
            <w:r w:rsidR="00FC364F" w:rsidRPr="00794639">
              <w:tab/>
            </w:r>
            <w:r w:rsidR="00FC364F" w:rsidRPr="00794639">
              <w:tab/>
            </w:r>
            <w:r w:rsidR="00FC364F" w:rsidRPr="00794639">
              <w:tab/>
            </w:r>
            <w:r w:rsidRPr="00794639">
              <w:t xml:space="preserve">are initialized when the SIM is </w:t>
            </w:r>
            <w:r w:rsidR="00EA79F7" w:rsidRPr="00794639">
              <w:t xml:space="preserve">registered on network </w:t>
            </w:r>
            <w:r w:rsidRPr="00794639">
              <w:t xml:space="preserve">and a </w:t>
            </w:r>
            <w:r w:rsidR="00FC364F" w:rsidRPr="00794639">
              <w:tab/>
            </w:r>
            <w:r w:rsidR="00FC364F" w:rsidRPr="00794639">
              <w:tab/>
            </w:r>
            <w:r w:rsidR="00FC364F" w:rsidRPr="00794639">
              <w:tab/>
            </w:r>
            <w:r w:rsidR="00FC364F" w:rsidRPr="00794639">
              <w:tab/>
            </w:r>
            <w:r w:rsidRPr="00794639">
              <w:t>dedicated NAP is configured</w:t>
            </w:r>
            <w:r w:rsidR="00EA79F7" w:rsidRPr="00794639">
              <w:t>.</w:t>
            </w:r>
          </w:p>
          <w:p w14:paraId="050BDAF6" w14:textId="2CB34C70" w:rsidR="00380225" w:rsidRPr="00794639" w:rsidRDefault="00380225">
            <w:pPr>
              <w:pStyle w:val="TableBody"/>
            </w:pPr>
            <w:r w:rsidRPr="00794639">
              <w:tab/>
            </w:r>
            <w:r w:rsidRPr="00794639">
              <w:tab/>
              <w:t>1</w:t>
            </w:r>
            <w:r w:rsidR="00C90E01" w:rsidRPr="00794639">
              <w:tab/>
            </w:r>
            <w:r w:rsidRPr="00794639">
              <w:t xml:space="preserve">The Device Services server requests the device to make a </w:t>
            </w:r>
            <w:r w:rsidR="00FC364F" w:rsidRPr="00794639">
              <w:tab/>
            </w:r>
            <w:r w:rsidR="00FC364F" w:rsidRPr="00794639">
              <w:tab/>
            </w:r>
            <w:r w:rsidR="00FC364F" w:rsidRPr="00794639">
              <w:tab/>
            </w:r>
            <w:r w:rsidR="00FC364F" w:rsidRPr="00794639">
              <w:tab/>
            </w:r>
            <w:r w:rsidRPr="00794639">
              <w:t xml:space="preserve">connection. The device requests a user agreement to allow the </w:t>
            </w:r>
            <w:r w:rsidR="00FC364F" w:rsidRPr="00794639">
              <w:tab/>
            </w:r>
            <w:r w:rsidR="00FC364F" w:rsidRPr="00794639">
              <w:tab/>
            </w:r>
            <w:r w:rsidR="00FC364F" w:rsidRPr="00794639">
              <w:tab/>
            </w:r>
            <w:r w:rsidRPr="00794639">
              <w:t xml:space="preserve">module to make the connection. The response can be sent using </w:t>
            </w:r>
            <w:r w:rsidR="00FC364F" w:rsidRPr="00794639">
              <w:tab/>
            </w:r>
            <w:r w:rsidR="00FC364F" w:rsidRPr="00794639">
              <w:tab/>
            </w:r>
            <w:r w:rsidR="00FC364F" w:rsidRPr="00794639">
              <w:tab/>
            </w:r>
            <w:r w:rsidRPr="00794639">
              <w:rPr>
                <w:rStyle w:val="Code"/>
              </w:rPr>
              <w:t>+WDSR</w:t>
            </w:r>
            <w:r w:rsidRPr="00794639">
              <w:t xml:space="preserve"> and this indication can be returned by the </w:t>
            </w:r>
            <w:r w:rsidR="00FC364F" w:rsidRPr="00794639">
              <w:tab/>
            </w:r>
            <w:r w:rsidRPr="00794639">
              <w:t xml:space="preserve">device if the user </w:t>
            </w:r>
            <w:r w:rsidR="00FC364F" w:rsidRPr="00794639">
              <w:tab/>
            </w:r>
            <w:r w:rsidR="00FC364F" w:rsidRPr="00794639">
              <w:tab/>
            </w:r>
            <w:r w:rsidR="00FC364F" w:rsidRPr="00794639">
              <w:tab/>
            </w:r>
            <w:r w:rsidRPr="00794639">
              <w:t>has activated the user agreement for connection</w:t>
            </w:r>
            <w:r w:rsidR="00EA79F7" w:rsidRPr="00794639">
              <w:t>.</w:t>
            </w:r>
          </w:p>
          <w:p w14:paraId="32DBC05F" w14:textId="66694CD4" w:rsidR="00380225" w:rsidRPr="00794639" w:rsidRDefault="00380225">
            <w:pPr>
              <w:pStyle w:val="TableBody"/>
            </w:pPr>
            <w:r w:rsidRPr="00794639">
              <w:tab/>
            </w:r>
            <w:r w:rsidRPr="00794639">
              <w:tab/>
              <w:t>2</w:t>
            </w:r>
            <w:r w:rsidR="00C90E01" w:rsidRPr="00794639">
              <w:tab/>
            </w:r>
            <w:r w:rsidRPr="00794639">
              <w:t xml:space="preserve">The Device Services server requests the device to make a package </w:t>
            </w:r>
            <w:r w:rsidR="00C90E01" w:rsidRPr="00794639">
              <w:tab/>
            </w:r>
            <w:r w:rsidR="00C90E01" w:rsidRPr="00794639">
              <w:tab/>
            </w:r>
            <w:r w:rsidR="00C90E01" w:rsidRPr="00794639">
              <w:tab/>
            </w:r>
            <w:r w:rsidRPr="00794639">
              <w:t xml:space="preserve">download. The device requests a user agreement to allow the </w:t>
            </w:r>
            <w:r w:rsidR="00C90E01" w:rsidRPr="00794639">
              <w:tab/>
            </w:r>
            <w:r w:rsidR="00C90E01" w:rsidRPr="00794639">
              <w:tab/>
            </w:r>
            <w:r w:rsidR="00C90E01" w:rsidRPr="00794639">
              <w:tab/>
            </w:r>
            <w:r w:rsidR="00C90E01" w:rsidRPr="00794639">
              <w:tab/>
            </w:r>
            <w:r w:rsidRPr="00794639">
              <w:t xml:space="preserve">module to make the download. The response can be sent </w:t>
            </w:r>
            <w:r w:rsidR="00C90E01" w:rsidRPr="00794639">
              <w:tab/>
            </w:r>
            <w:r w:rsidR="00C90E01" w:rsidRPr="00794639">
              <w:tab/>
            </w:r>
            <w:r w:rsidR="00C90E01" w:rsidRPr="00794639">
              <w:tab/>
            </w:r>
            <w:r w:rsidR="00C90E01" w:rsidRPr="00794639">
              <w:tab/>
            </w:r>
            <w:r w:rsidRPr="00794639">
              <w:t xml:space="preserve">using </w:t>
            </w:r>
            <w:r w:rsidRPr="00794639">
              <w:rPr>
                <w:rStyle w:val="Code"/>
              </w:rPr>
              <w:t>+WDSR</w:t>
            </w:r>
            <w:r w:rsidRPr="00794639">
              <w:t xml:space="preserve"> and this indication can be returned by the </w:t>
            </w:r>
            <w:r w:rsidR="00C90E01" w:rsidRPr="00794639">
              <w:tab/>
            </w:r>
            <w:r w:rsidR="00C90E01" w:rsidRPr="00794639">
              <w:tab/>
            </w:r>
            <w:r w:rsidR="00C90E01" w:rsidRPr="00794639">
              <w:tab/>
            </w:r>
            <w:r w:rsidR="00C90E01" w:rsidRPr="00794639">
              <w:tab/>
            </w:r>
            <w:r w:rsidR="00FC364F" w:rsidRPr="00794639">
              <w:tab/>
            </w:r>
            <w:r w:rsidRPr="00794639">
              <w:t>device if the user has activated the user agreement for download.</w:t>
            </w:r>
          </w:p>
          <w:p w14:paraId="336FCE69" w14:textId="09C85494" w:rsidR="00380225" w:rsidRPr="00794639" w:rsidRDefault="00380225">
            <w:pPr>
              <w:pStyle w:val="TableBody"/>
            </w:pPr>
            <w:r w:rsidRPr="00794639">
              <w:tab/>
            </w:r>
            <w:r w:rsidRPr="00794639">
              <w:tab/>
              <w:t>3</w:t>
            </w:r>
            <w:r w:rsidRPr="00794639">
              <w:tab/>
              <w:t xml:space="preserve">The device has downloaded a package. The device requests a </w:t>
            </w:r>
            <w:r w:rsidR="00FC364F" w:rsidRPr="00794639">
              <w:tab/>
            </w:r>
            <w:r w:rsidR="00FC364F" w:rsidRPr="00794639">
              <w:tab/>
            </w:r>
            <w:r w:rsidR="00FC364F" w:rsidRPr="00794639">
              <w:tab/>
            </w:r>
            <w:r w:rsidR="00FC364F" w:rsidRPr="00794639">
              <w:tab/>
            </w:r>
            <w:r w:rsidRPr="00794639">
              <w:t>user agreement to</w:t>
            </w:r>
            <w:r w:rsidR="00C90E01" w:rsidRPr="00794639">
              <w:t xml:space="preserve"> </w:t>
            </w:r>
            <w:r w:rsidRPr="00794639">
              <w:t>install the downloaded package. The</w:t>
            </w:r>
            <w:r w:rsidR="00C90E01" w:rsidRPr="00794639">
              <w:t xml:space="preserve"> </w:t>
            </w:r>
            <w:r w:rsidRPr="00794639">
              <w:t xml:space="preserve">response </w:t>
            </w:r>
            <w:r w:rsidR="00FC364F" w:rsidRPr="00794639">
              <w:tab/>
            </w:r>
            <w:r w:rsidR="00FC364F" w:rsidRPr="00794639">
              <w:tab/>
            </w:r>
            <w:r w:rsidR="00FC364F" w:rsidRPr="00794639">
              <w:tab/>
            </w:r>
            <w:r w:rsidRPr="00794639">
              <w:t xml:space="preserve">can be sent using </w:t>
            </w:r>
            <w:r w:rsidRPr="00794639">
              <w:rPr>
                <w:rStyle w:val="Code"/>
              </w:rPr>
              <w:t>+WDSR</w:t>
            </w:r>
            <w:r w:rsidRPr="00794639">
              <w:t xml:space="preserve"> and this indication can be</w:t>
            </w:r>
            <w:r w:rsidR="00C90E01" w:rsidRPr="00794639">
              <w:t xml:space="preserve"> </w:t>
            </w:r>
            <w:r w:rsidRPr="00794639">
              <w:t xml:space="preserve">returned by </w:t>
            </w:r>
            <w:r w:rsidR="00C90E01" w:rsidRPr="00794639">
              <w:tab/>
            </w:r>
            <w:r w:rsidR="00C90E01" w:rsidRPr="00794639">
              <w:tab/>
            </w:r>
            <w:r w:rsidR="00C90E01" w:rsidRPr="00794639">
              <w:tab/>
            </w:r>
            <w:r w:rsidRPr="00794639">
              <w:t>the device if the user has activated the user agreement for install.</w:t>
            </w:r>
          </w:p>
          <w:p w14:paraId="634E5A13" w14:textId="14CD1324" w:rsidR="00380225" w:rsidRPr="00794639" w:rsidRDefault="00380225">
            <w:pPr>
              <w:pStyle w:val="TableBody"/>
            </w:pPr>
            <w:r w:rsidRPr="00794639">
              <w:tab/>
            </w:r>
            <w:r w:rsidRPr="00794639">
              <w:tab/>
              <w:t>4</w:t>
            </w:r>
            <w:r w:rsidRPr="00794639">
              <w:tab/>
              <w:t xml:space="preserve">The embedded module starts </w:t>
            </w:r>
            <w:r w:rsidR="00EA79F7" w:rsidRPr="00794639">
              <w:t xml:space="preserve">authentication with </w:t>
            </w:r>
            <w:r w:rsidRPr="00794639">
              <w:t>the server</w:t>
            </w:r>
          </w:p>
          <w:p w14:paraId="4FE27320" w14:textId="62C6A098" w:rsidR="00380225" w:rsidRPr="00794639" w:rsidRDefault="00380225">
            <w:pPr>
              <w:pStyle w:val="TableBody"/>
            </w:pPr>
            <w:r w:rsidRPr="00794639">
              <w:tab/>
            </w:r>
            <w:r w:rsidRPr="00794639">
              <w:tab/>
              <w:t>5</w:t>
            </w:r>
            <w:r w:rsidRPr="00794639">
              <w:tab/>
              <w:t>Authentication with the server failed</w:t>
            </w:r>
            <w:r w:rsidR="00EA79F7" w:rsidRPr="00794639">
              <w:t xml:space="preserve">. This event is sent when the </w:t>
            </w:r>
            <w:r w:rsidR="00EA79F7" w:rsidRPr="00794639">
              <w:tab/>
            </w:r>
            <w:r w:rsidR="00EA79F7" w:rsidRPr="00794639">
              <w:tab/>
            </w:r>
            <w:r w:rsidR="00EA79F7" w:rsidRPr="00794639">
              <w:tab/>
              <w:t xml:space="preserve">server rejects the device authentication request. Example of </w:t>
            </w:r>
            <w:r w:rsidR="00FC364F" w:rsidRPr="00794639">
              <w:tab/>
            </w:r>
            <w:r w:rsidR="00FC364F" w:rsidRPr="00794639">
              <w:tab/>
            </w:r>
            <w:r w:rsidR="00FC364F" w:rsidRPr="00794639">
              <w:tab/>
            </w:r>
            <w:r w:rsidR="00FC364F" w:rsidRPr="00794639">
              <w:tab/>
            </w:r>
            <w:r w:rsidR="00EA79F7" w:rsidRPr="00794639">
              <w:t>rejection cause: authentication keys mismatch.</w:t>
            </w:r>
          </w:p>
          <w:p w14:paraId="3D6785DD" w14:textId="1A63FE5C" w:rsidR="00380225" w:rsidRPr="00794639" w:rsidRDefault="00380225">
            <w:pPr>
              <w:pStyle w:val="TableBody"/>
            </w:pPr>
            <w:r w:rsidRPr="00794639">
              <w:tab/>
            </w:r>
            <w:r w:rsidRPr="00794639">
              <w:tab/>
              <w:t>6</w:t>
            </w:r>
            <w:r w:rsidRPr="00794639">
              <w:tab/>
              <w:t>Authentication has succeeded, a</w:t>
            </w:r>
            <w:r w:rsidR="00EA79F7" w:rsidRPr="00794639">
              <w:t>nd</w:t>
            </w:r>
            <w:r w:rsidRPr="00794639">
              <w:t xml:space="preserve"> session with the server started</w:t>
            </w:r>
            <w:r w:rsidR="00EA79F7" w:rsidRPr="00794639">
              <w:t>.</w:t>
            </w:r>
          </w:p>
          <w:p w14:paraId="47875710" w14:textId="538FA765" w:rsidR="00380225" w:rsidRPr="00794639" w:rsidRDefault="00380225">
            <w:pPr>
              <w:pStyle w:val="TableBody"/>
            </w:pPr>
            <w:r w:rsidRPr="00794639">
              <w:tab/>
            </w:r>
            <w:r w:rsidRPr="00794639">
              <w:tab/>
              <w:t>7</w:t>
            </w:r>
            <w:r w:rsidRPr="00794639">
              <w:tab/>
              <w:t>Session with the server failed</w:t>
            </w:r>
            <w:r w:rsidR="00EA79F7" w:rsidRPr="00794639">
              <w:t xml:space="preserve">. This event is sent when the server </w:t>
            </w:r>
            <w:r w:rsidR="00EA79F7" w:rsidRPr="00794639">
              <w:tab/>
            </w:r>
            <w:r w:rsidR="00EA79F7" w:rsidRPr="00794639">
              <w:tab/>
            </w:r>
            <w:r w:rsidR="00EA79F7" w:rsidRPr="00794639">
              <w:tab/>
              <w:t xml:space="preserve">rejects the device connection request. Example of rejection cause: </w:t>
            </w:r>
            <w:r w:rsidR="00EA79F7" w:rsidRPr="00794639">
              <w:tab/>
            </w:r>
            <w:r w:rsidR="00EA79F7" w:rsidRPr="00794639">
              <w:tab/>
            </w:r>
            <w:r w:rsidR="00EA79F7" w:rsidRPr="00794639">
              <w:tab/>
              <w:t>device not registered on server side.</w:t>
            </w:r>
          </w:p>
          <w:p w14:paraId="2E23CA3E" w14:textId="4915B71E" w:rsidR="00380225" w:rsidRPr="00794639" w:rsidRDefault="00380225">
            <w:pPr>
              <w:pStyle w:val="TableBody"/>
            </w:pPr>
            <w:r w:rsidRPr="00794639">
              <w:tab/>
            </w:r>
            <w:r w:rsidRPr="00794639">
              <w:tab/>
              <w:t>8</w:t>
            </w:r>
            <w:r w:rsidRPr="00794639">
              <w:tab/>
              <w:t>Session with the server is finished</w:t>
            </w:r>
            <w:r w:rsidR="00EA79F7" w:rsidRPr="00794639">
              <w:t xml:space="preserve">. Example of session termination </w:t>
            </w:r>
            <w:r w:rsidR="00EA79F7" w:rsidRPr="00794639">
              <w:tab/>
            </w:r>
            <w:r w:rsidR="00EA79F7" w:rsidRPr="00794639">
              <w:tab/>
            </w:r>
            <w:r w:rsidR="00EA79F7" w:rsidRPr="00794639">
              <w:tab/>
              <w:t>cause: connection loss, user initiated using +WDSS=1,0 or reboot.</w:t>
            </w:r>
          </w:p>
          <w:p w14:paraId="2E1286AA" w14:textId="743287E9" w:rsidR="00380225" w:rsidRPr="00794639" w:rsidRDefault="00380225">
            <w:pPr>
              <w:pStyle w:val="TableBody"/>
            </w:pPr>
            <w:r w:rsidRPr="00794639">
              <w:tab/>
            </w:r>
            <w:r w:rsidRPr="00794639">
              <w:tab/>
              <w:t>9</w:t>
            </w:r>
            <w:r w:rsidRPr="00794639">
              <w:tab/>
              <w:t xml:space="preserve">A package is available on the server and can be downloaded by </w:t>
            </w:r>
            <w:r w:rsidR="00FC364F" w:rsidRPr="00794639">
              <w:tab/>
            </w:r>
            <w:r w:rsidR="00FC364F" w:rsidRPr="00794639">
              <w:tab/>
            </w:r>
            <w:r w:rsidR="00FC364F" w:rsidRPr="00794639">
              <w:tab/>
            </w:r>
            <w:r w:rsidRPr="00794639">
              <w:t>the module. A &lt;Data&gt; parameter is returned</w:t>
            </w:r>
            <w:r w:rsidR="00C90E01" w:rsidRPr="00794639">
              <w:t xml:space="preserve"> </w:t>
            </w:r>
            <w:r w:rsidRPr="00794639">
              <w:t xml:space="preserve">indicating the </w:t>
            </w:r>
            <w:r w:rsidR="00C90E01" w:rsidRPr="00794639">
              <w:tab/>
            </w:r>
            <w:r w:rsidR="00C90E01" w:rsidRPr="00794639">
              <w:tab/>
            </w:r>
            <w:r w:rsidR="00C90E01" w:rsidRPr="00794639">
              <w:tab/>
            </w:r>
            <w:r w:rsidR="00C90E01" w:rsidRPr="00794639">
              <w:tab/>
            </w:r>
            <w:r w:rsidRPr="00794639">
              <w:t>package size in kB</w:t>
            </w:r>
          </w:p>
          <w:p w14:paraId="17C4EEF1" w14:textId="067C9DBA" w:rsidR="00380225" w:rsidRPr="00794639" w:rsidRDefault="00380225">
            <w:pPr>
              <w:pStyle w:val="TableBody"/>
            </w:pPr>
            <w:r w:rsidRPr="00794639">
              <w:lastRenderedPageBreak/>
              <w:tab/>
            </w:r>
            <w:r w:rsidRPr="00794639">
              <w:tab/>
              <w:t>10</w:t>
            </w:r>
            <w:r w:rsidRPr="00794639">
              <w:tab/>
              <w:t>A package was successfully downloaded and stored in flash</w:t>
            </w:r>
          </w:p>
          <w:p w14:paraId="790F5C74" w14:textId="2BC696E8" w:rsidR="00380225" w:rsidRPr="00794639" w:rsidRDefault="00380225">
            <w:pPr>
              <w:pStyle w:val="TableBody"/>
            </w:pPr>
            <w:r w:rsidRPr="00794639">
              <w:tab/>
            </w:r>
            <w:r w:rsidRPr="00794639">
              <w:tab/>
              <w:t>11</w:t>
            </w:r>
            <w:r w:rsidRPr="00794639">
              <w:tab/>
              <w:t xml:space="preserve">An issue happens during the package download. If the download </w:t>
            </w:r>
            <w:r w:rsidR="00FC364F" w:rsidRPr="00794639">
              <w:tab/>
            </w:r>
            <w:r w:rsidR="00FC364F" w:rsidRPr="00794639">
              <w:tab/>
            </w:r>
            <w:r w:rsidR="00FC364F" w:rsidRPr="00794639">
              <w:tab/>
            </w:r>
            <w:r w:rsidRPr="00794639">
              <w:t>has not started (</w:t>
            </w:r>
            <w:r w:rsidRPr="00794639">
              <w:rPr>
                <w:rStyle w:val="Code"/>
              </w:rPr>
              <w:t>+WDSI: 9</w:t>
            </w:r>
            <w:r w:rsidRPr="00794639">
              <w:t xml:space="preserve"> was not returned),</w:t>
            </w:r>
            <w:r w:rsidR="00C90E01" w:rsidRPr="00794639">
              <w:t xml:space="preserve"> </w:t>
            </w:r>
            <w:r w:rsidRPr="00794639">
              <w:t xml:space="preserve">this indication </w:t>
            </w:r>
            <w:r w:rsidR="00C90E01" w:rsidRPr="00794639">
              <w:tab/>
            </w:r>
            <w:r w:rsidR="00C90E01" w:rsidRPr="00794639">
              <w:tab/>
            </w:r>
            <w:r w:rsidR="00C90E01" w:rsidRPr="00794639">
              <w:tab/>
            </w:r>
            <w:r w:rsidR="00C90E01" w:rsidRPr="00794639">
              <w:tab/>
            </w:r>
            <w:r w:rsidRPr="00794639">
              <w:t xml:space="preserve">indicates that there is not enough space in the device to download </w:t>
            </w:r>
            <w:r w:rsidRPr="00794639">
              <w:tab/>
            </w:r>
            <w:r w:rsidRPr="00794639">
              <w:tab/>
            </w:r>
            <w:r w:rsidRPr="00794639">
              <w:tab/>
              <w:t>the update package. If the download has started (</w:t>
            </w:r>
            <w:r w:rsidRPr="00794639">
              <w:rPr>
                <w:rStyle w:val="Code"/>
              </w:rPr>
              <w:t>+WDSI: 9</w:t>
            </w:r>
            <w:r w:rsidRPr="00794639">
              <w:t xml:space="preserve"> was </w:t>
            </w:r>
            <w:r w:rsidR="00FC364F" w:rsidRPr="00794639">
              <w:tab/>
            </w:r>
            <w:r w:rsidR="00FC364F" w:rsidRPr="00794639">
              <w:tab/>
            </w:r>
            <w:r w:rsidR="00FC364F" w:rsidRPr="00794639">
              <w:tab/>
            </w:r>
            <w:r w:rsidRPr="00794639">
              <w:t xml:space="preserve">returned), a flash problem implies that the package has not been </w:t>
            </w:r>
            <w:r w:rsidR="00C90E01" w:rsidRPr="00794639">
              <w:tab/>
            </w:r>
            <w:r w:rsidR="00C90E01" w:rsidRPr="00794639">
              <w:tab/>
            </w:r>
            <w:r w:rsidR="00C90E01" w:rsidRPr="00794639">
              <w:tab/>
            </w:r>
            <w:r w:rsidRPr="00794639">
              <w:t>saved in the device</w:t>
            </w:r>
          </w:p>
          <w:p w14:paraId="5D5AC43A" w14:textId="7C9804F7" w:rsidR="00380225" w:rsidRPr="00794639" w:rsidRDefault="00380225">
            <w:pPr>
              <w:pStyle w:val="TableBody"/>
            </w:pPr>
            <w:r w:rsidRPr="00794639">
              <w:tab/>
            </w:r>
            <w:r w:rsidRPr="00794639">
              <w:tab/>
              <w:t>12</w:t>
            </w:r>
            <w:r w:rsidRPr="00794639">
              <w:tab/>
              <w:t xml:space="preserve">Downloaded package is certified to be sent by the AirPrime </w:t>
            </w:r>
            <w:r w:rsidR="00C90E01" w:rsidRPr="00794639">
              <w:tab/>
            </w:r>
            <w:r w:rsidR="00C90E01" w:rsidRPr="00794639">
              <w:tab/>
            </w:r>
            <w:r w:rsidR="00C90E01" w:rsidRPr="00794639">
              <w:tab/>
            </w:r>
            <w:r w:rsidR="00C90E01" w:rsidRPr="00794639">
              <w:tab/>
            </w:r>
            <w:r w:rsidRPr="00794639">
              <w:t>Management Services server</w:t>
            </w:r>
          </w:p>
          <w:p w14:paraId="7E26C919" w14:textId="6F036AE5" w:rsidR="00380225" w:rsidRPr="00794639" w:rsidRDefault="00380225">
            <w:pPr>
              <w:pStyle w:val="TableBody"/>
            </w:pPr>
            <w:r w:rsidRPr="00794639">
              <w:tab/>
            </w:r>
            <w:r w:rsidRPr="00794639">
              <w:tab/>
              <w:t>13</w:t>
            </w:r>
            <w:r w:rsidRPr="00794639">
              <w:tab/>
              <w:t xml:space="preserve">Downloaded package is not certified to be sent by the AirPrime </w:t>
            </w:r>
            <w:r w:rsidR="00C90E01" w:rsidRPr="00794639">
              <w:tab/>
            </w:r>
            <w:r w:rsidR="00C90E01" w:rsidRPr="00794639">
              <w:tab/>
            </w:r>
            <w:r w:rsidR="00C90E01" w:rsidRPr="00794639">
              <w:tab/>
            </w:r>
            <w:r w:rsidRPr="00794639">
              <w:t>Management Services server</w:t>
            </w:r>
          </w:p>
          <w:p w14:paraId="30FDB0BB" w14:textId="77777777" w:rsidR="00380225" w:rsidRPr="00794639" w:rsidRDefault="00380225">
            <w:pPr>
              <w:pStyle w:val="TableBody"/>
            </w:pPr>
            <w:r w:rsidRPr="00794639">
              <w:tab/>
            </w:r>
            <w:r w:rsidRPr="00794639">
              <w:tab/>
              <w:t>14</w:t>
            </w:r>
            <w:r w:rsidRPr="00794639">
              <w:tab/>
              <w:t>Update will be launched</w:t>
            </w:r>
          </w:p>
          <w:p w14:paraId="0F71B819" w14:textId="37C06DF2" w:rsidR="00380225" w:rsidRPr="00794639" w:rsidRDefault="00380225">
            <w:pPr>
              <w:pStyle w:val="TableBody"/>
            </w:pPr>
            <w:r w:rsidRPr="00794639">
              <w:tab/>
            </w:r>
            <w:r w:rsidRPr="00794639">
              <w:tab/>
              <w:t>15</w:t>
            </w:r>
            <w:r w:rsidRPr="00794639">
              <w:tab/>
              <w:t>OTA update client has finished</w:t>
            </w:r>
            <w:r w:rsidR="00C90E01" w:rsidRPr="00794639">
              <w:t xml:space="preserve"> </w:t>
            </w:r>
            <w:r w:rsidRPr="00794639">
              <w:t>unsuccessfully</w:t>
            </w:r>
          </w:p>
          <w:p w14:paraId="18B05979" w14:textId="6C46AA63" w:rsidR="00380225" w:rsidRPr="00794639" w:rsidRDefault="00380225">
            <w:pPr>
              <w:pStyle w:val="TableBody"/>
            </w:pPr>
            <w:r w:rsidRPr="00794639">
              <w:tab/>
            </w:r>
            <w:r w:rsidRPr="00794639">
              <w:tab/>
              <w:t>16</w:t>
            </w:r>
            <w:r w:rsidRPr="00794639">
              <w:tab/>
              <w:t>OTA update client has finished</w:t>
            </w:r>
            <w:r w:rsidR="00C90E01" w:rsidRPr="00794639">
              <w:t xml:space="preserve"> </w:t>
            </w:r>
            <w:r w:rsidRPr="00794639">
              <w:t>successfully</w:t>
            </w:r>
          </w:p>
          <w:p w14:paraId="406527E3" w14:textId="6E03911F" w:rsidR="00380225" w:rsidRPr="00794639" w:rsidRDefault="00380225">
            <w:pPr>
              <w:pStyle w:val="TableBody"/>
            </w:pPr>
            <w:r w:rsidRPr="00794639">
              <w:tab/>
            </w:r>
            <w:r w:rsidRPr="00794639">
              <w:tab/>
              <w:t>17</w:t>
            </w:r>
            <w:r w:rsidRPr="00794639">
              <w:tab/>
            </w:r>
            <w:r w:rsidR="00EA79F7" w:rsidRPr="00794639">
              <w:t>Reserved</w:t>
            </w:r>
          </w:p>
          <w:p w14:paraId="03B7FA66" w14:textId="4191117F" w:rsidR="00380225" w:rsidRPr="00794639" w:rsidRDefault="00380225">
            <w:pPr>
              <w:pStyle w:val="TableBody"/>
            </w:pPr>
            <w:r w:rsidRPr="00794639">
              <w:tab/>
            </w:r>
            <w:r w:rsidRPr="00794639">
              <w:tab/>
              <w:t>18</w:t>
            </w:r>
            <w:r w:rsidRPr="00794639">
              <w:tab/>
              <w:t xml:space="preserve">Download progress. This event is returned without &lt;Data&gt; </w:t>
            </w:r>
            <w:r w:rsidR="00FC364F" w:rsidRPr="00794639">
              <w:tab/>
            </w:r>
            <w:r w:rsidR="00FC364F" w:rsidRPr="00794639">
              <w:tab/>
            </w:r>
            <w:r w:rsidR="00FC364F" w:rsidRPr="00794639">
              <w:tab/>
            </w:r>
            <w:r w:rsidR="00FC364F" w:rsidRPr="00794639">
              <w:tab/>
            </w:r>
            <w:r w:rsidRPr="00794639">
              <w:t xml:space="preserve">parameter to indicate that a download starts. During the download, </w:t>
            </w:r>
            <w:r w:rsidR="00FC364F" w:rsidRPr="00794639">
              <w:tab/>
            </w:r>
            <w:r w:rsidR="00FC364F" w:rsidRPr="00794639">
              <w:tab/>
            </w:r>
            <w:r w:rsidR="00FC364F" w:rsidRPr="00794639">
              <w:tab/>
            </w:r>
            <w:r w:rsidRPr="00794639">
              <w:t>a</w:t>
            </w:r>
            <w:r w:rsidR="00C90E01" w:rsidRPr="00794639">
              <w:t xml:space="preserve"> </w:t>
            </w:r>
            <w:r w:rsidRPr="00794639">
              <w:t>percentage progress is indicated in &lt;Data&gt; parameter</w:t>
            </w:r>
          </w:p>
          <w:p w14:paraId="440DC0BE" w14:textId="77777777" w:rsidR="00380225" w:rsidRPr="00794639" w:rsidRDefault="00380225">
            <w:pPr>
              <w:pStyle w:val="TableBody"/>
            </w:pPr>
            <w:r w:rsidRPr="00794639">
              <w:tab/>
            </w:r>
            <w:r w:rsidRPr="00794639">
              <w:tab/>
              <w:t>19</w:t>
            </w:r>
            <w:r w:rsidRPr="00794639">
              <w:tab/>
              <w:t>Reserved</w:t>
            </w:r>
          </w:p>
          <w:p w14:paraId="5EA820DF" w14:textId="19F91BC1" w:rsidR="00380225" w:rsidRPr="00794639" w:rsidRDefault="00380225">
            <w:pPr>
              <w:pStyle w:val="TableBody"/>
            </w:pPr>
            <w:r w:rsidRPr="00794639">
              <w:tab/>
            </w:r>
            <w:r w:rsidRPr="00794639">
              <w:tab/>
              <w:t>20</w:t>
            </w:r>
            <w:r w:rsidRPr="00794639">
              <w:tab/>
            </w:r>
            <w:r w:rsidR="00EA79F7" w:rsidRPr="00794639">
              <w:t>Reserved</w:t>
            </w:r>
          </w:p>
          <w:p w14:paraId="730201C5" w14:textId="23F14929" w:rsidR="00380225" w:rsidRPr="00794639" w:rsidRDefault="00380225">
            <w:pPr>
              <w:pStyle w:val="TableBody"/>
            </w:pPr>
            <w:r w:rsidRPr="00794639">
              <w:tab/>
            </w:r>
            <w:r w:rsidRPr="00794639">
              <w:tab/>
              <w:t>21</w:t>
            </w:r>
            <w:r w:rsidRPr="00794639">
              <w:tab/>
            </w:r>
            <w:r w:rsidR="00EA79F7" w:rsidRPr="00794639">
              <w:t>Reserved</w:t>
            </w:r>
          </w:p>
          <w:p w14:paraId="2F0ADEF3" w14:textId="638E6BB3" w:rsidR="00380225" w:rsidRPr="00794639" w:rsidRDefault="00380225">
            <w:pPr>
              <w:pStyle w:val="TableBody"/>
            </w:pPr>
            <w:r w:rsidRPr="00794639">
              <w:tab/>
            </w:r>
            <w:r w:rsidRPr="00794639">
              <w:tab/>
              <w:t>22</w:t>
            </w:r>
            <w:r w:rsidRPr="00794639">
              <w:tab/>
              <w:t>Reserved</w:t>
            </w:r>
          </w:p>
          <w:p w14:paraId="105000EB" w14:textId="60BEEF4A" w:rsidR="00EA79F7" w:rsidRPr="00794639" w:rsidRDefault="00EA79F7">
            <w:pPr>
              <w:pStyle w:val="TableBody"/>
            </w:pPr>
            <w:r w:rsidRPr="00794639">
              <w:tab/>
            </w:r>
            <w:r w:rsidRPr="00794639">
              <w:tab/>
              <w:t>23</w:t>
            </w:r>
            <w:r w:rsidRPr="00794639">
              <w:tab/>
              <w:t>Session type (only in LWM2M protocol)</w:t>
            </w:r>
          </w:p>
          <w:p w14:paraId="683FE920" w14:textId="0B32F6B2" w:rsidR="00EA79F7" w:rsidRPr="00794639" w:rsidRDefault="00EA79F7">
            <w:pPr>
              <w:pStyle w:val="TableBody"/>
            </w:pPr>
            <w:r w:rsidRPr="00794639">
              <w:tab/>
            </w:r>
            <w:r w:rsidRPr="00794639">
              <w:tab/>
              <w:t>24</w:t>
            </w:r>
            <w:r w:rsidRPr="00794639">
              <w:tab/>
              <w:t xml:space="preserve">The Device Services server requests the device to make a reboot. </w:t>
            </w:r>
            <w:r w:rsidR="00FC364F" w:rsidRPr="00794639">
              <w:tab/>
            </w:r>
            <w:r w:rsidR="00FC364F" w:rsidRPr="00794639">
              <w:tab/>
            </w:r>
            <w:r w:rsidR="00FC364F" w:rsidRPr="00794639">
              <w:tab/>
            </w:r>
            <w:r w:rsidRPr="00794639">
              <w:t xml:space="preserve">The device requests a user agreement to allow the embedded </w:t>
            </w:r>
            <w:r w:rsidR="00FC364F" w:rsidRPr="00794639">
              <w:tab/>
            </w:r>
            <w:r w:rsidR="00FC364F" w:rsidRPr="00794639">
              <w:tab/>
            </w:r>
            <w:r w:rsidR="00FC364F" w:rsidRPr="00794639">
              <w:tab/>
            </w:r>
            <w:r w:rsidR="00FC364F" w:rsidRPr="00794639">
              <w:tab/>
            </w:r>
            <w:r w:rsidRPr="00794639">
              <w:t xml:space="preserve">module to reboot. The response can be sent using </w:t>
            </w:r>
            <w:r w:rsidRPr="00794639">
              <w:rPr>
                <w:rStyle w:val="Code"/>
              </w:rPr>
              <w:t>+WDSR</w:t>
            </w:r>
            <w:r w:rsidRPr="00794639">
              <w:t xml:space="preserve"> and this </w:t>
            </w:r>
            <w:r w:rsidRPr="00794639">
              <w:tab/>
            </w:r>
            <w:r w:rsidRPr="00794639">
              <w:tab/>
            </w:r>
            <w:r w:rsidRPr="00794639">
              <w:tab/>
              <w:t xml:space="preserve">indication can be returned by the device if the user has activated </w:t>
            </w:r>
            <w:r w:rsidR="00FC364F" w:rsidRPr="00794639">
              <w:tab/>
            </w:r>
            <w:r w:rsidR="00FC364F" w:rsidRPr="00794639">
              <w:tab/>
            </w:r>
            <w:r w:rsidR="00FC364F" w:rsidRPr="00794639">
              <w:tab/>
            </w:r>
            <w:r w:rsidRPr="00794639">
              <w:t>the user agreement for connection.</w:t>
            </w:r>
          </w:p>
          <w:p w14:paraId="69C6A45E" w14:textId="33722EF8" w:rsidR="00EA79F7" w:rsidRPr="00794639" w:rsidRDefault="00EA79F7">
            <w:pPr>
              <w:pStyle w:val="TableBody"/>
            </w:pPr>
            <w:r w:rsidRPr="00794639">
              <w:tab/>
            </w:r>
            <w:r w:rsidRPr="00794639">
              <w:tab/>
              <w:t>25</w:t>
            </w:r>
            <w:r w:rsidRPr="00794639">
              <w:tab/>
              <w:t xml:space="preserve">The Device Services server requests the device to uninstall a SW </w:t>
            </w:r>
            <w:r w:rsidRPr="00794639">
              <w:tab/>
            </w:r>
            <w:r w:rsidRPr="00794639">
              <w:tab/>
            </w:r>
            <w:r w:rsidRPr="00794639">
              <w:tab/>
              <w:t xml:space="preserve">application. The device requests a user agreement to allow the </w:t>
            </w:r>
            <w:r w:rsidRPr="00794639">
              <w:tab/>
            </w:r>
            <w:r w:rsidRPr="00794639">
              <w:tab/>
            </w:r>
            <w:r w:rsidRPr="00794639">
              <w:tab/>
            </w:r>
            <w:r w:rsidRPr="00794639">
              <w:tab/>
              <w:t xml:space="preserve">embedded modeule to uninstall an application. The response can </w:t>
            </w:r>
            <w:r w:rsidR="00FC364F" w:rsidRPr="00794639">
              <w:tab/>
            </w:r>
            <w:r w:rsidR="00FC364F" w:rsidRPr="00794639">
              <w:tab/>
            </w:r>
            <w:r w:rsidR="00FC364F" w:rsidRPr="00794639">
              <w:tab/>
            </w:r>
            <w:r w:rsidRPr="00794639">
              <w:t xml:space="preserve">be sent using </w:t>
            </w:r>
            <w:r w:rsidRPr="00794639">
              <w:rPr>
                <w:rStyle w:val="Code"/>
              </w:rPr>
              <w:t>+WDSR</w:t>
            </w:r>
            <w:r w:rsidRPr="00794639">
              <w:t xml:space="preserve"> and this indication can be returned by</w:t>
            </w:r>
            <w:r w:rsidR="00FC364F" w:rsidRPr="00794639">
              <w:t xml:space="preserve"> </w:t>
            </w:r>
            <w:r w:rsidRPr="00794639">
              <w:t xml:space="preserve">the </w:t>
            </w:r>
            <w:r w:rsidR="00FC364F" w:rsidRPr="00794639">
              <w:tab/>
            </w:r>
            <w:r w:rsidR="00FC364F" w:rsidRPr="00794639">
              <w:tab/>
            </w:r>
            <w:r w:rsidR="00FC364F" w:rsidRPr="00794639">
              <w:tab/>
            </w:r>
            <w:r w:rsidR="00FC364F" w:rsidRPr="00794639">
              <w:tab/>
            </w:r>
            <w:r w:rsidRPr="00794639">
              <w:t>device if the user has activated the user agreement for uninstall.</w:t>
            </w:r>
          </w:p>
          <w:p w14:paraId="4F17D7D5" w14:textId="77777777" w:rsidR="00380225" w:rsidRPr="00794639" w:rsidRDefault="00380225">
            <w:pPr>
              <w:pStyle w:val="TableBody"/>
              <w:rPr>
                <w:sz w:val="14"/>
                <w:szCs w:val="14"/>
              </w:rPr>
            </w:pPr>
          </w:p>
          <w:p w14:paraId="60BFF220" w14:textId="77777777" w:rsidR="00380225" w:rsidRPr="00794639" w:rsidRDefault="00380225">
            <w:pPr>
              <w:pStyle w:val="TableBody"/>
            </w:pPr>
            <w:r w:rsidRPr="00794639">
              <w:rPr>
                <w:b/>
              </w:rPr>
              <w:t>&lt;Data&gt;</w:t>
            </w:r>
            <w:r w:rsidRPr="00794639">
              <w:tab/>
              <w:t>Specific data for some &lt;Event&gt;</w:t>
            </w:r>
          </w:p>
          <w:p w14:paraId="3EB8971B" w14:textId="77777777" w:rsidR="00380225" w:rsidRPr="00794639" w:rsidRDefault="00380225">
            <w:pPr>
              <w:pStyle w:val="TableBody"/>
            </w:pPr>
            <w:r w:rsidRPr="00794639">
              <w:t>For&lt;Event&gt;=9, &lt;Data&gt; indicates the package size in bytes, which will be downloaded</w:t>
            </w:r>
          </w:p>
          <w:p w14:paraId="4A89CCB6" w14:textId="77777777" w:rsidR="00380225" w:rsidRPr="00794639" w:rsidRDefault="00380225">
            <w:pPr>
              <w:pStyle w:val="TableBody"/>
            </w:pPr>
            <w:r w:rsidRPr="00794639">
              <w:t>For&lt;Event&gt;=17, &lt;Data&gt; indicates if the fallback was asked by the user or applied because a recovery was necessary</w:t>
            </w:r>
          </w:p>
          <w:p w14:paraId="237F3D28" w14:textId="77777777" w:rsidR="00380225" w:rsidRPr="00794639" w:rsidRDefault="00380225">
            <w:pPr>
              <w:pStyle w:val="TableBody"/>
            </w:pPr>
            <w:r w:rsidRPr="00794639">
              <w:t>0</w:t>
            </w:r>
            <w:r w:rsidRPr="00794639">
              <w:tab/>
              <w:t>Automatic recovery (a recovery mechanism was made)</w:t>
            </w:r>
          </w:p>
          <w:p w14:paraId="6359F59B" w14:textId="7A906E27" w:rsidR="00380225" w:rsidRPr="00794639" w:rsidRDefault="00380225">
            <w:pPr>
              <w:pStyle w:val="TableBody"/>
              <w:rPr>
                <w:snapToGrid w:val="0"/>
              </w:rPr>
            </w:pPr>
            <w:r w:rsidRPr="00794639">
              <w:t>1</w:t>
            </w:r>
            <w:r w:rsidRPr="00794639">
              <w:tab/>
              <w:t xml:space="preserve">Fallback asked by the user (see </w:t>
            </w:r>
            <w:r w:rsidRPr="00794639">
              <w:rPr>
                <w:rStyle w:val="Code"/>
              </w:rPr>
              <w:t>+WDSF</w:t>
            </w:r>
            <w:r w:rsidRPr="00794639">
              <w:t xml:space="preserve"> for more information)</w:t>
            </w:r>
          </w:p>
          <w:p w14:paraId="0D301F7E" w14:textId="77777777" w:rsidR="00380225" w:rsidRPr="00794639" w:rsidRDefault="00380225">
            <w:pPr>
              <w:pStyle w:val="TableBody"/>
            </w:pPr>
            <w:r w:rsidRPr="00794639">
              <w:t>For&lt;Event&gt;=18, &lt;Data&gt; indicates the download progress in percentage</w:t>
            </w:r>
          </w:p>
          <w:p w14:paraId="0A34D2A2" w14:textId="77777777" w:rsidR="00380225" w:rsidRPr="00794639" w:rsidRDefault="00380225">
            <w:pPr>
              <w:pStyle w:val="TableBody"/>
            </w:pPr>
            <w:r w:rsidRPr="00794639">
              <w:t>For&lt;Event&gt;=21, &lt;Data&gt; indicates the provisioned parameters</w:t>
            </w:r>
          </w:p>
          <w:p w14:paraId="27814AA0" w14:textId="77777777" w:rsidR="00380225" w:rsidRPr="00794639" w:rsidRDefault="00380225">
            <w:pPr>
              <w:pStyle w:val="TableBody"/>
            </w:pPr>
            <w:r w:rsidRPr="00794639">
              <w:t>0</w:t>
            </w:r>
            <w:r w:rsidRPr="00794639">
              <w:tab/>
              <w:t>Reserved</w:t>
            </w:r>
          </w:p>
          <w:p w14:paraId="26189153" w14:textId="3E80A088" w:rsidR="00380225" w:rsidRPr="00794639" w:rsidRDefault="00380225">
            <w:pPr>
              <w:pStyle w:val="TableBody"/>
            </w:pPr>
            <w:r w:rsidRPr="00794639">
              <w:t>1</w:t>
            </w:r>
            <w:r w:rsidRPr="00794639">
              <w:tab/>
              <w:t xml:space="preserve">Alarm (see </w:t>
            </w:r>
            <w:r w:rsidRPr="00794639">
              <w:rPr>
                <w:rStyle w:val="Code"/>
              </w:rPr>
              <w:t>+CALA</w:t>
            </w:r>
            <w:r w:rsidRPr="00794639">
              <w:t>)</w:t>
            </w:r>
          </w:p>
          <w:p w14:paraId="178BF5A5" w14:textId="77777777" w:rsidR="00380225" w:rsidRPr="00794639" w:rsidRDefault="00380225">
            <w:pPr>
              <w:pStyle w:val="TableBody"/>
            </w:pPr>
            <w:r w:rsidRPr="00794639">
              <w:t>2</w:t>
            </w:r>
            <w:r w:rsidRPr="00794639">
              <w:tab/>
              <w:t>Reserved</w:t>
            </w:r>
          </w:p>
          <w:p w14:paraId="6F5B8245" w14:textId="679B6356" w:rsidR="00380225" w:rsidRPr="00794639" w:rsidRDefault="00380225">
            <w:pPr>
              <w:pStyle w:val="TableBody"/>
            </w:pPr>
            <w:r w:rsidRPr="00794639">
              <w:t>3</w:t>
            </w:r>
            <w:r w:rsidRPr="00794639">
              <w:tab/>
              <w:t xml:space="preserve">Greeting (see </w:t>
            </w:r>
            <w:r w:rsidRPr="00794639">
              <w:rPr>
                <w:rStyle w:val="Code"/>
              </w:rPr>
              <w:t>+CGMI</w:t>
            </w:r>
            <w:r w:rsidRPr="00794639">
              <w:t>)</w:t>
            </w:r>
          </w:p>
          <w:p w14:paraId="24A18E46" w14:textId="4F3EC397" w:rsidR="00380225" w:rsidRPr="00794639" w:rsidRDefault="00380225">
            <w:pPr>
              <w:pStyle w:val="TableBody"/>
            </w:pPr>
            <w:r w:rsidRPr="00794639">
              <w:t>4</w:t>
            </w:r>
            <w:r w:rsidRPr="00794639">
              <w:tab/>
              <w:t xml:space="preserve">Preferred PLMN (see </w:t>
            </w:r>
            <w:r w:rsidRPr="00794639">
              <w:rPr>
                <w:rStyle w:val="Code"/>
              </w:rPr>
              <w:t>+CPOL</w:t>
            </w:r>
            <w:r w:rsidRPr="00794639">
              <w:t>)</w:t>
            </w:r>
          </w:p>
          <w:p w14:paraId="64DBDAFC" w14:textId="35E26088" w:rsidR="00380225" w:rsidRPr="00794639" w:rsidRDefault="00380225">
            <w:pPr>
              <w:pStyle w:val="TableBody"/>
            </w:pPr>
            <w:r w:rsidRPr="00794639">
              <w:t>5</w:t>
            </w:r>
            <w:r w:rsidRPr="00794639">
              <w:tab/>
              <w:t xml:space="preserve">PDP context (see </w:t>
            </w:r>
            <w:r w:rsidRPr="00794639">
              <w:rPr>
                <w:rStyle w:val="Code"/>
              </w:rPr>
              <w:t>+CGDCONT</w:t>
            </w:r>
            <w:r w:rsidRPr="00794639">
              <w:t xml:space="preserve"> and </w:t>
            </w:r>
            <w:r w:rsidRPr="00794639">
              <w:rPr>
                <w:rStyle w:val="Code"/>
              </w:rPr>
              <w:t>+WDSS</w:t>
            </w:r>
            <w:r w:rsidRPr="00794639">
              <w:t>)</w:t>
            </w:r>
          </w:p>
          <w:p w14:paraId="616CE14B" w14:textId="489E11BB" w:rsidR="00380225" w:rsidRPr="00794639" w:rsidRDefault="00380225">
            <w:pPr>
              <w:pStyle w:val="TableBody"/>
            </w:pPr>
            <w:r w:rsidRPr="00794639">
              <w:t>6</w:t>
            </w:r>
            <w:r w:rsidRPr="00794639">
              <w:tab/>
              <w:t xml:space="preserve">SIM PIN code activation state (see </w:t>
            </w:r>
            <w:r w:rsidRPr="00794639">
              <w:rPr>
                <w:rStyle w:val="Code"/>
              </w:rPr>
              <w:t>+CLCK</w:t>
            </w:r>
            <w:r w:rsidRPr="00794639">
              <w:t>)</w:t>
            </w:r>
          </w:p>
          <w:p w14:paraId="290BDBBB" w14:textId="77777777" w:rsidR="00380225" w:rsidRPr="00794639" w:rsidRDefault="00380225">
            <w:pPr>
              <w:pStyle w:val="TableBody"/>
            </w:pPr>
            <w:r w:rsidRPr="00794639">
              <w:t>7</w:t>
            </w:r>
            <w:r w:rsidRPr="00794639">
              <w:tab/>
              <w:t>Reserved</w:t>
            </w:r>
          </w:p>
          <w:p w14:paraId="46F95479" w14:textId="731B01FB" w:rsidR="00380225" w:rsidRPr="00794639" w:rsidRDefault="00380225">
            <w:pPr>
              <w:pStyle w:val="TableBody"/>
            </w:pPr>
            <w:r w:rsidRPr="00794639">
              <w:t>8</w:t>
            </w:r>
            <w:r w:rsidRPr="00794639">
              <w:tab/>
              <w:t xml:space="preserve">GPRS class (see </w:t>
            </w:r>
            <w:r w:rsidRPr="00794639">
              <w:rPr>
                <w:rStyle w:val="Code"/>
              </w:rPr>
              <w:t>+CGCLASS</w:t>
            </w:r>
            <w:r w:rsidRPr="00794639">
              <w:t>)</w:t>
            </w:r>
          </w:p>
          <w:p w14:paraId="662A80FE" w14:textId="6E27EC39" w:rsidR="00380225" w:rsidRPr="00794639" w:rsidRDefault="00380225">
            <w:pPr>
              <w:pStyle w:val="TableBody"/>
            </w:pPr>
            <w:r w:rsidRPr="00794639">
              <w:t>9</w:t>
            </w:r>
            <w:r w:rsidRPr="00794639">
              <w:tab/>
              <w:t xml:space="preserve">Device Service Polling mode (see </w:t>
            </w:r>
            <w:r w:rsidRPr="00794639">
              <w:rPr>
                <w:rStyle w:val="Code"/>
              </w:rPr>
              <w:t>+WDSC</w:t>
            </w:r>
            <w:r w:rsidRPr="00794639">
              <w:t xml:space="preserve"> for more information)</w:t>
            </w:r>
          </w:p>
          <w:p w14:paraId="07A384B7" w14:textId="2BF9CE16" w:rsidR="00380225" w:rsidRPr="00794639" w:rsidRDefault="00380225">
            <w:pPr>
              <w:pStyle w:val="TableBody"/>
            </w:pPr>
            <w:r w:rsidRPr="00794639">
              <w:t>10</w:t>
            </w:r>
            <w:r w:rsidRPr="00794639">
              <w:tab/>
              <w:t xml:space="preserve">Network selection (see </w:t>
            </w:r>
            <w:r w:rsidRPr="00794639">
              <w:rPr>
                <w:rStyle w:val="Code"/>
              </w:rPr>
              <w:t>+COPS</w:t>
            </w:r>
            <w:r w:rsidRPr="00794639">
              <w:t xml:space="preserve"> for more information)</w:t>
            </w:r>
          </w:p>
          <w:p w14:paraId="27271E4C" w14:textId="77777777" w:rsidR="00380225" w:rsidRPr="00794639" w:rsidRDefault="00380225">
            <w:pPr>
              <w:pStyle w:val="TableBody"/>
            </w:pPr>
            <w:r w:rsidRPr="00794639">
              <w:t>11</w:t>
            </w:r>
            <w:r w:rsidRPr="00794639">
              <w:tab/>
              <w:t>Reserved</w:t>
            </w:r>
          </w:p>
          <w:p w14:paraId="22C21DD5" w14:textId="2963F4DD" w:rsidR="00380225" w:rsidRPr="00794639" w:rsidRDefault="00380225">
            <w:pPr>
              <w:pStyle w:val="TableBody"/>
            </w:pPr>
            <w:r w:rsidRPr="00794639">
              <w:t>12</w:t>
            </w:r>
            <w:r w:rsidRPr="00794639">
              <w:tab/>
              <w:t xml:space="preserve">Retry mode (see </w:t>
            </w:r>
            <w:r w:rsidRPr="00794639">
              <w:rPr>
                <w:rStyle w:val="Code"/>
              </w:rPr>
              <w:t>+WDSC</w:t>
            </w:r>
            <w:r w:rsidRPr="00794639">
              <w:t xml:space="preserve"> for more information</w:t>
            </w:r>
            <w:r w:rsidR="000B0ABE" w:rsidRPr="00794639">
              <w:t xml:space="preserve"> </w:t>
            </w:r>
            <w:r w:rsidRPr="00794639">
              <w:t>(mode 4))</w:t>
            </w:r>
          </w:p>
          <w:p w14:paraId="0BFF2E27" w14:textId="6B3585BC" w:rsidR="00380225" w:rsidRPr="00794639" w:rsidRDefault="00380225">
            <w:pPr>
              <w:pStyle w:val="TableBody"/>
              <w:rPr>
                <w:u w:val="single"/>
              </w:rPr>
            </w:pPr>
            <w:r w:rsidRPr="00794639">
              <w:t>13</w:t>
            </w:r>
            <w:r w:rsidRPr="00794639">
              <w:tab/>
              <w:t xml:space="preserve">MSISDN (see </w:t>
            </w:r>
            <w:r w:rsidRPr="00794639">
              <w:rPr>
                <w:rStyle w:val="Code"/>
              </w:rPr>
              <w:t>+CPBS</w:t>
            </w:r>
            <w:r w:rsidRPr="00794639">
              <w:t xml:space="preserve"> for more </w:t>
            </w:r>
            <w:r w:rsidR="00F66955">
              <w:t>i</w:t>
            </w:r>
            <w:r w:rsidRPr="00794639">
              <w:t>nformation)</w:t>
            </w:r>
          </w:p>
        </w:tc>
      </w:tr>
      <w:tr w:rsidR="00CE4E8F" w:rsidRPr="00794639" w14:paraId="42CC75EC" w14:textId="77777777" w:rsidTr="00170927">
        <w:trPr>
          <w:trHeight w:val="65"/>
        </w:trPr>
        <w:tc>
          <w:tcPr>
            <w:tcW w:w="949" w:type="pct"/>
          </w:tcPr>
          <w:p w14:paraId="5671C917" w14:textId="77777777" w:rsidR="00CE4E8F" w:rsidRPr="00794639" w:rsidRDefault="00CE4E8F" w:rsidP="00802A2C">
            <w:pPr>
              <w:pStyle w:val="TableBody"/>
              <w:rPr>
                <w:u w:val="single"/>
              </w:rPr>
            </w:pPr>
            <w:r w:rsidRPr="00794639">
              <w:rPr>
                <w:i/>
              </w:rPr>
              <w:lastRenderedPageBreak/>
              <w:t>Unsolicited Notification</w:t>
            </w:r>
          </w:p>
        </w:tc>
        <w:tc>
          <w:tcPr>
            <w:tcW w:w="4051" w:type="pct"/>
          </w:tcPr>
          <w:p w14:paraId="663C5FBB" w14:textId="77777777" w:rsidR="00CE4E8F" w:rsidRPr="00794639" w:rsidRDefault="00CE4E8F" w:rsidP="00802A2C">
            <w:pPr>
              <w:pStyle w:val="TableBody"/>
              <w:rPr>
                <w:u w:val="single"/>
              </w:rPr>
            </w:pPr>
            <w:r w:rsidRPr="00794639">
              <w:rPr>
                <w:u w:val="single"/>
              </w:rPr>
              <w:t>Response</w:t>
            </w:r>
          </w:p>
          <w:p w14:paraId="353163BF" w14:textId="77777777" w:rsidR="00CE4E8F" w:rsidRPr="00794639" w:rsidRDefault="00CE4E8F" w:rsidP="00E91070">
            <w:pPr>
              <w:pStyle w:val="TableBody"/>
              <w:rPr>
                <w:u w:val="single"/>
              </w:rPr>
            </w:pPr>
            <w:r w:rsidRPr="00794639">
              <w:rPr>
                <w:b/>
              </w:rPr>
              <w:t>+WDSI: &lt;Event&gt;[,&lt;Data&gt;]</w:t>
            </w:r>
          </w:p>
        </w:tc>
      </w:tr>
      <w:tr w:rsidR="00CE4E8F" w:rsidRPr="00794639" w14:paraId="5D4429CC" w14:textId="77777777" w:rsidTr="00170927">
        <w:trPr>
          <w:trHeight w:val="815"/>
        </w:trPr>
        <w:tc>
          <w:tcPr>
            <w:tcW w:w="949" w:type="pct"/>
          </w:tcPr>
          <w:p w14:paraId="38D4A8EA" w14:textId="77777777" w:rsidR="00CE4E8F" w:rsidRPr="00794639" w:rsidRDefault="00CE4E8F" w:rsidP="00076AEF">
            <w:pPr>
              <w:pStyle w:val="TableBody"/>
            </w:pPr>
            <w:r w:rsidRPr="00794639">
              <w:rPr>
                <w:u w:val="single"/>
              </w:rPr>
              <w:t>Reference</w:t>
            </w:r>
          </w:p>
          <w:p w14:paraId="5160EC1A" w14:textId="77777777" w:rsidR="00CE4E8F" w:rsidRPr="00794639" w:rsidRDefault="00CE4E8F" w:rsidP="00076AEF">
            <w:pPr>
              <w:pStyle w:val="TableBody"/>
              <w:rPr>
                <w:u w:val="single"/>
              </w:rPr>
            </w:pPr>
            <w:r w:rsidRPr="00794639">
              <w:t>Sierra Wireless Proprietary Command</w:t>
            </w:r>
          </w:p>
        </w:tc>
        <w:tc>
          <w:tcPr>
            <w:tcW w:w="4051" w:type="pct"/>
          </w:tcPr>
          <w:p w14:paraId="0E4E8C26" w14:textId="77777777" w:rsidR="00CE4E8F" w:rsidRPr="00794639" w:rsidRDefault="00CE4E8F" w:rsidP="00076AEF">
            <w:pPr>
              <w:pStyle w:val="TableBody"/>
            </w:pPr>
            <w:r w:rsidRPr="00794639">
              <w:rPr>
                <w:u w:val="single"/>
              </w:rPr>
              <w:t>Notes</w:t>
            </w:r>
          </w:p>
          <w:p w14:paraId="76633417" w14:textId="77777777" w:rsidR="00CE4E8F" w:rsidRPr="00794639" w:rsidRDefault="00CE4E8F" w:rsidP="00076AEF">
            <w:pPr>
              <w:pStyle w:val="TableBody"/>
              <w:numPr>
                <w:ilvl w:val="0"/>
                <w:numId w:val="49"/>
              </w:numPr>
            </w:pPr>
            <w:r w:rsidRPr="00794639">
              <w:t>This command is available when the embedded module has finished its initialization.</w:t>
            </w:r>
          </w:p>
          <w:p w14:paraId="56D24F97" w14:textId="77777777" w:rsidR="00CE4E8F" w:rsidRPr="00794639" w:rsidRDefault="00CE4E8F" w:rsidP="00076AEF">
            <w:pPr>
              <w:pStyle w:val="TableBody"/>
              <w:numPr>
                <w:ilvl w:val="0"/>
                <w:numId w:val="49"/>
              </w:numPr>
              <w:rPr>
                <w:u w:val="single"/>
              </w:rPr>
            </w:pPr>
            <w:r w:rsidRPr="00794639">
              <w:t xml:space="preserve">To receive </w:t>
            </w:r>
            <w:r w:rsidRPr="00794639">
              <w:rPr>
                <w:rStyle w:val="Code"/>
              </w:rPr>
              <w:t>+WDSI</w:t>
            </w:r>
            <w:r w:rsidRPr="00794639">
              <w:t xml:space="preserve"> indications, the Device Services should be in activated state (see </w:t>
            </w:r>
            <w:r w:rsidRPr="00794639">
              <w:rPr>
                <w:rStyle w:val="Code"/>
              </w:rPr>
              <w:t>+WDSG</w:t>
            </w:r>
            <w:r w:rsidRPr="00794639">
              <w:t xml:space="preserve"> for more information).</w:t>
            </w:r>
          </w:p>
        </w:tc>
      </w:tr>
      <w:tr w:rsidR="00380225" w:rsidRPr="00794639" w14:paraId="3C6CB4F0" w14:textId="77777777" w:rsidTr="00170927">
        <w:trPr>
          <w:cantSplit w:val="0"/>
          <w:trHeight w:val="53"/>
        </w:trPr>
        <w:tc>
          <w:tcPr>
            <w:tcW w:w="949" w:type="pct"/>
          </w:tcPr>
          <w:p w14:paraId="29F06BD4" w14:textId="77777777" w:rsidR="00380225" w:rsidRPr="00794639" w:rsidRDefault="00380225" w:rsidP="004B39CC">
            <w:pPr>
              <w:pStyle w:val="TableBody"/>
              <w:rPr>
                <w:u w:val="single"/>
                <w:lang w:eastAsia="zh-CN"/>
              </w:rPr>
            </w:pPr>
            <w:r w:rsidRPr="00794639">
              <w:rPr>
                <w:u w:val="single"/>
              </w:rPr>
              <w:t>Examples</w:t>
            </w:r>
          </w:p>
          <w:p w14:paraId="0765734B" w14:textId="77777777" w:rsidR="00380225" w:rsidRPr="00794639" w:rsidRDefault="00380225" w:rsidP="004B39CC">
            <w:pPr>
              <w:pStyle w:val="TableBody"/>
              <w:rPr>
                <w:b/>
              </w:rPr>
            </w:pPr>
          </w:p>
        </w:tc>
        <w:tc>
          <w:tcPr>
            <w:tcW w:w="4051" w:type="pct"/>
          </w:tcPr>
          <w:p w14:paraId="5A04BE77" w14:textId="77777777" w:rsidR="00380225" w:rsidRPr="00794639" w:rsidRDefault="00380225" w:rsidP="004B39CC">
            <w:pPr>
              <w:pStyle w:val="TableBody"/>
              <w:rPr>
                <w:b/>
              </w:rPr>
            </w:pPr>
            <w:r w:rsidRPr="00794639">
              <w:rPr>
                <w:b/>
              </w:rPr>
              <w:t>AT+WDSI=?</w:t>
            </w:r>
          </w:p>
          <w:p w14:paraId="030BBA3E" w14:textId="79AA0CB3" w:rsidR="00380225" w:rsidRPr="00794639" w:rsidRDefault="00380225" w:rsidP="004B39CC">
            <w:pPr>
              <w:pStyle w:val="commandreponse"/>
              <w:keepNext w:val="0"/>
              <w:rPr>
                <w:rFonts w:ascii="Arial" w:hAnsi="Arial" w:cs="Arial"/>
                <w:b/>
                <w:color w:val="3D3E40"/>
                <w:sz w:val="18"/>
                <w:lang w:eastAsia="ja-JP"/>
              </w:rPr>
            </w:pPr>
            <w:r w:rsidRPr="00794639">
              <w:rPr>
                <w:rFonts w:ascii="Arial" w:hAnsi="Arial" w:cs="Arial"/>
                <w:b/>
                <w:color w:val="3D3E40"/>
                <w:sz w:val="18"/>
                <w:lang w:eastAsia="ja-JP"/>
              </w:rPr>
              <w:t>+WDSI: (0</w:t>
            </w:r>
            <w:r w:rsidR="00276074" w:rsidRPr="00794639">
              <w:rPr>
                <w:rFonts w:ascii="Arial" w:hAnsi="Arial" w:cs="Arial"/>
                <w:b/>
                <w:color w:val="3D3E40"/>
                <w:sz w:val="18"/>
                <w:lang w:eastAsia="ja-JP"/>
              </w:rPr>
              <w:t>-127,256-383,4096-4223,4352</w:t>
            </w:r>
            <w:r w:rsidRPr="00794639">
              <w:rPr>
                <w:rFonts w:ascii="Arial" w:hAnsi="Arial" w:cs="Arial"/>
                <w:b/>
                <w:color w:val="3D3E40"/>
                <w:sz w:val="18"/>
                <w:lang w:eastAsia="ja-JP"/>
              </w:rPr>
              <w:t>-</w:t>
            </w:r>
            <w:r w:rsidR="00095065" w:rsidRPr="00794639">
              <w:rPr>
                <w:rFonts w:ascii="Arial" w:hAnsi="Arial" w:cs="Arial"/>
                <w:b/>
                <w:color w:val="3D3E40"/>
                <w:sz w:val="18"/>
                <w:lang w:eastAsia="ja-JP"/>
              </w:rPr>
              <w:t>4479</w:t>
            </w:r>
            <w:r w:rsidRPr="00794639">
              <w:rPr>
                <w:rFonts w:ascii="Arial" w:hAnsi="Arial" w:cs="Arial"/>
                <w:b/>
                <w:color w:val="3D3E40"/>
                <w:sz w:val="18"/>
                <w:lang w:eastAsia="ja-JP"/>
              </w:rPr>
              <w:t>)</w:t>
            </w:r>
          </w:p>
          <w:p w14:paraId="73F49C49" w14:textId="77777777" w:rsidR="00380225" w:rsidRPr="00794639" w:rsidRDefault="00380225" w:rsidP="004B39CC">
            <w:pPr>
              <w:pStyle w:val="TableBody"/>
              <w:rPr>
                <w:b/>
              </w:rPr>
            </w:pPr>
            <w:r w:rsidRPr="00794639">
              <w:rPr>
                <w:b/>
              </w:rPr>
              <w:t>OK</w:t>
            </w:r>
          </w:p>
          <w:p w14:paraId="0A1C8C78" w14:textId="77777777" w:rsidR="00380225" w:rsidRPr="00EF6F02" w:rsidRDefault="00380225" w:rsidP="004B39CC">
            <w:pPr>
              <w:pStyle w:val="TableBody"/>
              <w:rPr>
                <w:b/>
                <w:sz w:val="14"/>
                <w:szCs w:val="14"/>
                <w:rPrChange w:id="8264" w:author="Elaine Baricante" w:date="2018-11-27T10:34:00Z">
                  <w:rPr>
                    <w:b/>
                  </w:rPr>
                </w:rPrChange>
              </w:rPr>
            </w:pPr>
          </w:p>
          <w:p w14:paraId="04458A06" w14:textId="77777777" w:rsidR="00380225" w:rsidRPr="00794639" w:rsidRDefault="00380225" w:rsidP="004B39CC">
            <w:pPr>
              <w:pStyle w:val="TableBody"/>
              <w:rPr>
                <w:b/>
              </w:rPr>
            </w:pPr>
            <w:r w:rsidRPr="00794639">
              <w:rPr>
                <w:b/>
              </w:rPr>
              <w:t>AT+WDSI?</w:t>
            </w:r>
          </w:p>
          <w:p w14:paraId="7ACCC505" w14:textId="77777777" w:rsidR="00380225" w:rsidRPr="00794639" w:rsidRDefault="00380225" w:rsidP="004B39CC">
            <w:pPr>
              <w:pStyle w:val="TableBody"/>
              <w:rPr>
                <w:i/>
              </w:rPr>
            </w:pPr>
            <w:r w:rsidRPr="00794639">
              <w:rPr>
                <w:b/>
              </w:rPr>
              <w:t>+WDSI: 0</w:t>
            </w:r>
            <w:r w:rsidRPr="00794639">
              <w:rPr>
                <w:b/>
              </w:rPr>
              <w:tab/>
            </w:r>
            <w:r w:rsidRPr="00794639">
              <w:tab/>
            </w:r>
            <w:r w:rsidRPr="00794639">
              <w:tab/>
            </w:r>
            <w:r w:rsidRPr="00794639">
              <w:rPr>
                <w:i/>
              </w:rPr>
              <w:t>// All indications are deactivated</w:t>
            </w:r>
          </w:p>
          <w:p w14:paraId="1CAF3D8A" w14:textId="77777777" w:rsidR="00380225" w:rsidRPr="00794639" w:rsidRDefault="00380225" w:rsidP="004B39CC">
            <w:pPr>
              <w:pStyle w:val="TableBody"/>
              <w:rPr>
                <w:b/>
              </w:rPr>
            </w:pPr>
            <w:r w:rsidRPr="00794639">
              <w:rPr>
                <w:b/>
              </w:rPr>
              <w:t>OK</w:t>
            </w:r>
          </w:p>
          <w:p w14:paraId="09D8A031" w14:textId="77777777" w:rsidR="00380225" w:rsidRPr="00EF6F02" w:rsidRDefault="00380225" w:rsidP="004B39CC">
            <w:pPr>
              <w:pStyle w:val="TableBody"/>
              <w:rPr>
                <w:sz w:val="14"/>
                <w:szCs w:val="14"/>
                <w:rPrChange w:id="8265" w:author="Elaine Baricante" w:date="2018-11-27T10:34:00Z">
                  <w:rPr/>
                </w:rPrChange>
              </w:rPr>
            </w:pPr>
          </w:p>
          <w:p w14:paraId="56862F19" w14:textId="77777777" w:rsidR="00380225" w:rsidRPr="00794639" w:rsidRDefault="00380225" w:rsidP="004B39CC">
            <w:pPr>
              <w:pStyle w:val="TableBody"/>
              <w:rPr>
                <w:b/>
              </w:rPr>
            </w:pPr>
            <w:r w:rsidRPr="00794639">
              <w:rPr>
                <w:b/>
              </w:rPr>
              <w:t>AT+WDSI=207</w:t>
            </w:r>
          </w:p>
          <w:p w14:paraId="74C9ADDE" w14:textId="77777777" w:rsidR="00380225" w:rsidRPr="00794639" w:rsidRDefault="00380225" w:rsidP="004B39CC">
            <w:pPr>
              <w:pStyle w:val="TableBody"/>
              <w:rPr>
                <w:b/>
              </w:rPr>
            </w:pPr>
            <w:r w:rsidRPr="00794639">
              <w:rPr>
                <w:b/>
              </w:rPr>
              <w:t>OK</w:t>
            </w:r>
          </w:p>
          <w:p w14:paraId="78200B0A" w14:textId="23981048" w:rsidR="00380225" w:rsidRPr="00794639" w:rsidRDefault="00380225" w:rsidP="004B39CC">
            <w:pPr>
              <w:pStyle w:val="TableBody"/>
              <w:rPr>
                <w:i/>
              </w:rPr>
            </w:pPr>
            <w:r w:rsidRPr="00794639">
              <w:rPr>
                <w:b/>
              </w:rPr>
              <w:t>+WDSI: 1</w:t>
            </w:r>
            <w:r w:rsidRPr="00794639">
              <w:tab/>
            </w:r>
            <w:r w:rsidRPr="00794639">
              <w:tab/>
            </w:r>
            <w:r w:rsidRPr="00794639">
              <w:tab/>
            </w:r>
            <w:r w:rsidRPr="00794639">
              <w:rPr>
                <w:i/>
              </w:rPr>
              <w:t>// The devices services server request</w:t>
            </w:r>
            <w:r w:rsidR="000B0ABE" w:rsidRPr="00794639">
              <w:rPr>
                <w:i/>
              </w:rPr>
              <w:t>s</w:t>
            </w:r>
            <w:r w:rsidRPr="00794639">
              <w:rPr>
                <w:i/>
              </w:rPr>
              <w:t xml:space="preserve"> a connection to the </w:t>
            </w:r>
            <w:r w:rsidRPr="00794639">
              <w:rPr>
                <w:i/>
              </w:rPr>
              <w:tab/>
            </w:r>
            <w:r w:rsidRPr="00794639">
              <w:rPr>
                <w:i/>
              </w:rPr>
              <w:tab/>
            </w:r>
            <w:r w:rsidRPr="00794639">
              <w:rPr>
                <w:i/>
              </w:rPr>
              <w:tab/>
            </w:r>
            <w:r w:rsidRPr="00794639">
              <w:rPr>
                <w:i/>
              </w:rPr>
              <w:tab/>
              <w:t>// embedded module</w:t>
            </w:r>
          </w:p>
          <w:p w14:paraId="00548655" w14:textId="6797F776" w:rsidR="00380225" w:rsidRPr="00EF6F02" w:rsidRDefault="00380225" w:rsidP="004B39CC">
            <w:pPr>
              <w:pStyle w:val="TableBody"/>
              <w:rPr>
                <w:i/>
                <w:sz w:val="14"/>
                <w:szCs w:val="14"/>
                <w:rPrChange w:id="8266" w:author="Elaine Baricante" w:date="2018-11-27T10:34:00Z">
                  <w:rPr>
                    <w:i/>
                  </w:rPr>
                </w:rPrChange>
              </w:rPr>
            </w:pPr>
          </w:p>
          <w:p w14:paraId="45B21C8E" w14:textId="77777777" w:rsidR="00380225" w:rsidRPr="00794639" w:rsidRDefault="00380225" w:rsidP="004B39CC">
            <w:pPr>
              <w:pStyle w:val="TableBody"/>
            </w:pPr>
            <w:r w:rsidRPr="00794639">
              <w:rPr>
                <w:b/>
              </w:rPr>
              <w:t>AT+WDSR=1</w:t>
            </w:r>
            <w:r w:rsidRPr="00794639">
              <w:rPr>
                <w:b/>
              </w:rPr>
              <w:tab/>
            </w:r>
            <w:r w:rsidRPr="00794639">
              <w:rPr>
                <w:b/>
              </w:rPr>
              <w:tab/>
            </w:r>
            <w:r w:rsidRPr="00794639">
              <w:rPr>
                <w:b/>
              </w:rPr>
              <w:tab/>
            </w:r>
            <w:r w:rsidRPr="00794639">
              <w:rPr>
                <w:i/>
              </w:rPr>
              <w:t>// Accept the connection</w:t>
            </w:r>
          </w:p>
          <w:p w14:paraId="5CFE5DD6" w14:textId="77777777" w:rsidR="00380225" w:rsidRPr="00794639" w:rsidRDefault="00380225" w:rsidP="004B39CC">
            <w:pPr>
              <w:pStyle w:val="TableBody"/>
              <w:rPr>
                <w:b/>
              </w:rPr>
            </w:pPr>
            <w:r w:rsidRPr="00794639">
              <w:rPr>
                <w:b/>
              </w:rPr>
              <w:t>OK</w:t>
            </w:r>
          </w:p>
          <w:p w14:paraId="2562B256" w14:textId="19F95D47" w:rsidR="00380225" w:rsidRPr="00794639" w:rsidRDefault="00380225" w:rsidP="004B39CC">
            <w:pPr>
              <w:pStyle w:val="TableBody"/>
              <w:rPr>
                <w:i/>
              </w:rPr>
            </w:pPr>
            <w:r w:rsidRPr="00794639">
              <w:rPr>
                <w:b/>
              </w:rPr>
              <w:t>+WDSI: 4</w:t>
            </w:r>
            <w:r w:rsidRPr="00794639">
              <w:tab/>
            </w:r>
            <w:r w:rsidRPr="00794639">
              <w:tab/>
            </w:r>
            <w:r w:rsidRPr="00794639">
              <w:tab/>
            </w:r>
            <w:r w:rsidRPr="00794639">
              <w:rPr>
                <w:i/>
              </w:rPr>
              <w:t xml:space="preserve">// The embedded module will send </w:t>
            </w:r>
            <w:r w:rsidRPr="00794639">
              <w:rPr>
                <w:i/>
              </w:rPr>
              <w:tab/>
              <w:t xml:space="preserve">the first data to the </w:t>
            </w:r>
            <w:r w:rsidR="00276074" w:rsidRPr="00794639">
              <w:rPr>
                <w:i/>
              </w:rPr>
              <w:tab/>
            </w:r>
            <w:r w:rsidR="00276074" w:rsidRPr="00794639">
              <w:rPr>
                <w:i/>
              </w:rPr>
              <w:tab/>
            </w:r>
            <w:r w:rsidR="00276074" w:rsidRPr="00794639">
              <w:rPr>
                <w:i/>
              </w:rPr>
              <w:tab/>
            </w:r>
            <w:r w:rsidR="00276074" w:rsidRPr="00794639">
              <w:rPr>
                <w:i/>
              </w:rPr>
              <w:tab/>
            </w:r>
            <w:r w:rsidR="00276074" w:rsidRPr="00794639">
              <w:rPr>
                <w:i/>
              </w:rPr>
              <w:tab/>
              <w:t xml:space="preserve">// </w:t>
            </w:r>
            <w:r w:rsidRPr="00794639">
              <w:rPr>
                <w:i/>
              </w:rPr>
              <w:t>AirPrime Management Services server</w:t>
            </w:r>
          </w:p>
          <w:p w14:paraId="56604DAE" w14:textId="77777777" w:rsidR="00380225" w:rsidRPr="00794639" w:rsidRDefault="00380225" w:rsidP="004B39CC">
            <w:pPr>
              <w:pStyle w:val="TableBody"/>
              <w:rPr>
                <w:i/>
              </w:rPr>
            </w:pPr>
            <w:r w:rsidRPr="00794639">
              <w:rPr>
                <w:b/>
              </w:rPr>
              <w:t>+WDSI: 6</w:t>
            </w:r>
            <w:r w:rsidRPr="00794639">
              <w:tab/>
            </w:r>
            <w:r w:rsidRPr="00794639">
              <w:tab/>
            </w:r>
            <w:r w:rsidRPr="00794639">
              <w:tab/>
            </w:r>
            <w:r w:rsidRPr="00794639">
              <w:rPr>
                <w:i/>
              </w:rPr>
              <w:t>// The authentication succeeded</w:t>
            </w:r>
          </w:p>
          <w:p w14:paraId="4790EE24" w14:textId="65D39866" w:rsidR="00380225" w:rsidRPr="00794639" w:rsidRDefault="00380225" w:rsidP="004B39CC">
            <w:pPr>
              <w:pStyle w:val="TableBody"/>
              <w:rPr>
                <w:i/>
              </w:rPr>
            </w:pPr>
            <w:r w:rsidRPr="00794639">
              <w:rPr>
                <w:b/>
              </w:rPr>
              <w:t>+WDSI: 8</w:t>
            </w:r>
            <w:r w:rsidRPr="00794639">
              <w:tab/>
            </w:r>
            <w:r w:rsidRPr="00794639">
              <w:tab/>
            </w:r>
            <w:r w:rsidRPr="00794639">
              <w:tab/>
            </w:r>
            <w:r w:rsidRPr="00794639">
              <w:rPr>
                <w:i/>
              </w:rPr>
              <w:t>// The session with the server is</w:t>
            </w:r>
            <w:r w:rsidR="000B0ABE" w:rsidRPr="00794639">
              <w:rPr>
                <w:i/>
              </w:rPr>
              <w:t xml:space="preserve"> </w:t>
            </w:r>
            <w:r w:rsidRPr="00794639">
              <w:rPr>
                <w:i/>
              </w:rPr>
              <w:t>over</w:t>
            </w:r>
          </w:p>
          <w:p w14:paraId="1E0CC46E" w14:textId="018A70C7" w:rsidR="00380225" w:rsidRPr="00794639" w:rsidRDefault="00380225" w:rsidP="004B39CC">
            <w:pPr>
              <w:pStyle w:val="TableBody"/>
              <w:rPr>
                <w:i/>
              </w:rPr>
            </w:pPr>
            <w:r w:rsidRPr="00794639">
              <w:rPr>
                <w:b/>
              </w:rPr>
              <w:t>+WDSI: 9,1000</w:t>
            </w:r>
            <w:r w:rsidRPr="00794639">
              <w:tab/>
            </w:r>
            <w:r w:rsidRPr="00794639">
              <w:tab/>
            </w:r>
            <w:r w:rsidRPr="00794639">
              <w:rPr>
                <w:i/>
              </w:rPr>
              <w:t>// A package will be downloaded, the size is 1kbytes</w:t>
            </w:r>
          </w:p>
          <w:p w14:paraId="6AD87245" w14:textId="0E7C36E7" w:rsidR="00380225" w:rsidRPr="00794639" w:rsidRDefault="00380225" w:rsidP="004B39CC">
            <w:pPr>
              <w:pStyle w:val="TableBody"/>
              <w:rPr>
                <w:i/>
              </w:rPr>
            </w:pPr>
            <w:r w:rsidRPr="00794639">
              <w:rPr>
                <w:b/>
              </w:rPr>
              <w:t>+WDSI: 18,</w:t>
            </w:r>
            <w:r w:rsidR="00276074" w:rsidRPr="00794639">
              <w:rPr>
                <w:b/>
              </w:rPr>
              <w:t>“</w:t>
            </w:r>
            <w:r w:rsidRPr="00794639">
              <w:rPr>
                <w:b/>
              </w:rPr>
              <w:t>1%”</w:t>
            </w:r>
            <w:r w:rsidRPr="00794639">
              <w:tab/>
            </w:r>
            <w:r w:rsidRPr="00794639">
              <w:tab/>
            </w:r>
            <w:r w:rsidRPr="00794639">
              <w:rPr>
                <w:i/>
              </w:rPr>
              <w:t>// 1% was downloaded</w:t>
            </w:r>
          </w:p>
          <w:p w14:paraId="0CA4B7C2" w14:textId="4E52E1AE" w:rsidR="00380225" w:rsidRPr="00794639" w:rsidRDefault="00380225" w:rsidP="004B39CC">
            <w:pPr>
              <w:pStyle w:val="TableBody"/>
              <w:rPr>
                <w:i/>
              </w:rPr>
            </w:pPr>
            <w:r w:rsidRPr="00794639">
              <w:rPr>
                <w:b/>
              </w:rPr>
              <w:t>+WDSI: 18,</w:t>
            </w:r>
            <w:r w:rsidR="00276074" w:rsidRPr="00794639">
              <w:rPr>
                <w:b/>
              </w:rPr>
              <w:t>“</w:t>
            </w:r>
            <w:r w:rsidRPr="00794639">
              <w:rPr>
                <w:b/>
              </w:rPr>
              <w:t>100%”</w:t>
            </w:r>
            <w:r w:rsidRPr="00794639">
              <w:rPr>
                <w:b/>
              </w:rPr>
              <w:tab/>
            </w:r>
            <w:r w:rsidRPr="00794639">
              <w:rPr>
                <w:b/>
              </w:rPr>
              <w:tab/>
            </w:r>
            <w:r w:rsidRPr="00794639">
              <w:rPr>
                <w:i/>
              </w:rPr>
              <w:t>// The whole package was downloaded</w:t>
            </w:r>
          </w:p>
          <w:p w14:paraId="262A362A" w14:textId="42BCC3C0" w:rsidR="00380225" w:rsidRPr="00794639" w:rsidRDefault="00380225" w:rsidP="004B39CC">
            <w:pPr>
              <w:pStyle w:val="TableBody"/>
              <w:rPr>
                <w:b/>
              </w:rPr>
            </w:pPr>
            <w:r w:rsidRPr="00794639">
              <w:rPr>
                <w:b/>
              </w:rPr>
              <w:t>+WDSI: 10</w:t>
            </w:r>
            <w:r w:rsidRPr="00794639">
              <w:rPr>
                <w:b/>
              </w:rPr>
              <w:tab/>
            </w:r>
            <w:r w:rsidRPr="00794639">
              <w:tab/>
            </w:r>
            <w:r w:rsidRPr="00794639">
              <w:tab/>
            </w:r>
            <w:r w:rsidRPr="00794639">
              <w:rPr>
                <w:i/>
              </w:rPr>
              <w:t>// The whole package was stored in flash</w:t>
            </w:r>
          </w:p>
        </w:tc>
      </w:tr>
    </w:tbl>
    <w:p w14:paraId="1B89D898" w14:textId="77777777" w:rsidR="00380225" w:rsidRPr="00794639" w:rsidRDefault="00380225" w:rsidP="00380225">
      <w:pPr>
        <w:pStyle w:val="Heading2"/>
      </w:pPr>
      <w:bookmarkStart w:id="8267" w:name="_Toc369684284"/>
      <w:bookmarkStart w:id="8268" w:name="_Toc364183957"/>
      <w:bookmarkStart w:id="8269" w:name="_Toc367724483"/>
      <w:bookmarkStart w:id="8270" w:name="_Ref369094959"/>
      <w:bookmarkStart w:id="8271" w:name="_Toc368586248"/>
      <w:bookmarkStart w:id="8272" w:name="_Ref393184922"/>
      <w:bookmarkStart w:id="8273" w:name="_Ref393184924"/>
      <w:bookmarkStart w:id="8274" w:name="_Ref397676138"/>
      <w:bookmarkStart w:id="8275" w:name="_Ref397676141"/>
      <w:bookmarkStart w:id="8276" w:name="_Ref436211298"/>
      <w:bookmarkStart w:id="8277" w:name="_Ref436211309"/>
      <w:bookmarkStart w:id="8278" w:name="_Ref500320993"/>
      <w:bookmarkStart w:id="8279" w:name="_Ref500320995"/>
      <w:bookmarkStart w:id="8280" w:name="_Ref513805379"/>
      <w:bookmarkStart w:id="8281" w:name="_Ref513805382"/>
      <w:bookmarkStart w:id="8282" w:name="_Toc513815832"/>
      <w:bookmarkStart w:id="8283" w:name="_Ref518401924"/>
      <w:bookmarkStart w:id="8284" w:name="_Ref528575850"/>
      <w:bookmarkStart w:id="8285" w:name="_Ref528575852"/>
      <w:bookmarkStart w:id="8286" w:name="_Toc531701023"/>
      <w:bookmarkEnd w:id="8267"/>
      <w:commentRangeStart w:id="8287"/>
      <w:r w:rsidRPr="00794639">
        <w:t>+WDSR Command: Device Services Reply</w:t>
      </w:r>
      <w:bookmarkEnd w:id="8268"/>
      <w:bookmarkEnd w:id="8269"/>
      <w:bookmarkEnd w:id="8270"/>
      <w:bookmarkEnd w:id="8271"/>
      <w:bookmarkEnd w:id="8272"/>
      <w:bookmarkEnd w:id="8273"/>
      <w:bookmarkEnd w:id="8274"/>
      <w:bookmarkEnd w:id="8275"/>
      <w:bookmarkEnd w:id="8276"/>
      <w:bookmarkEnd w:id="8277"/>
      <w:bookmarkEnd w:id="8278"/>
      <w:bookmarkEnd w:id="8279"/>
      <w:bookmarkEnd w:id="8280"/>
      <w:bookmarkEnd w:id="8281"/>
      <w:bookmarkEnd w:id="8282"/>
      <w:bookmarkEnd w:id="8283"/>
      <w:commentRangeEnd w:id="8287"/>
      <w:r w:rsidR="002F3C41" w:rsidRPr="00794639">
        <w:rPr>
          <w:rStyle w:val="CommentReference"/>
          <w:rFonts w:ascii="Verdana" w:eastAsia="Times New Roman" w:hAnsi="Verdana" w:cs="Times New Roman"/>
          <w:b w:val="0"/>
          <w:lang w:eastAsia="en-US"/>
        </w:rPr>
        <w:commentReference w:id="8287"/>
      </w:r>
      <w:bookmarkEnd w:id="8284"/>
      <w:bookmarkEnd w:id="8285"/>
      <w:bookmarkEnd w:id="8286"/>
    </w:p>
    <w:tbl>
      <w:tblPr>
        <w:tblStyle w:val="TableSWIleft"/>
        <w:tblW w:w="8997" w:type="dxa"/>
        <w:tblLayout w:type="fixed"/>
        <w:tblLook w:val="04A0" w:firstRow="1" w:lastRow="0" w:firstColumn="1" w:lastColumn="0" w:noHBand="0" w:noVBand="1"/>
      </w:tblPr>
      <w:tblGrid>
        <w:gridCol w:w="1707"/>
        <w:gridCol w:w="7290"/>
      </w:tblGrid>
      <w:tr w:rsidR="00380225" w:rsidRPr="00794639" w14:paraId="4ABBFB97"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12470C9F" w14:textId="1F46B6ED" w:rsidR="00380225" w:rsidRPr="000656F8" w:rsidRDefault="00380225">
            <w:pPr>
              <w:pStyle w:val="TableRowHead"/>
              <w:spacing w:before="144" w:after="144"/>
              <w:rPr>
                <w:bCs w:val="0"/>
              </w:rPr>
            </w:pPr>
            <w:r w:rsidRPr="000656F8">
              <w:rPr>
                <w:lang w:eastAsia="zh-CN"/>
              </w:rPr>
              <w:t>HL7800</w:t>
            </w:r>
          </w:p>
        </w:tc>
      </w:tr>
      <w:tr w:rsidR="00380225" w:rsidRPr="00794639" w14:paraId="598FD1CD" w14:textId="77777777" w:rsidTr="00170927">
        <w:trPr>
          <w:trHeight w:val="978"/>
        </w:trPr>
        <w:tc>
          <w:tcPr>
            <w:tcW w:w="0" w:type="dxa"/>
          </w:tcPr>
          <w:p w14:paraId="28AFA2CE" w14:textId="77777777" w:rsidR="00380225" w:rsidRPr="00794639" w:rsidRDefault="00380225" w:rsidP="004B39CC">
            <w:pPr>
              <w:pStyle w:val="TableBody"/>
              <w:rPr>
                <w:i/>
              </w:rPr>
            </w:pPr>
            <w:r w:rsidRPr="00794639">
              <w:rPr>
                <w:i/>
              </w:rPr>
              <w:t>Test command</w:t>
            </w:r>
          </w:p>
          <w:p w14:paraId="75056F3B" w14:textId="77777777" w:rsidR="00380225" w:rsidRPr="00794639" w:rsidRDefault="00380225" w:rsidP="004B39CC">
            <w:pPr>
              <w:pStyle w:val="TableBody"/>
            </w:pPr>
          </w:p>
          <w:p w14:paraId="6C8925B0" w14:textId="77777777" w:rsidR="00380225" w:rsidRPr="00794639" w:rsidRDefault="00380225" w:rsidP="004B39CC">
            <w:pPr>
              <w:pStyle w:val="TableBody"/>
              <w:rPr>
                <w:u w:val="single"/>
              </w:rPr>
            </w:pPr>
            <w:r w:rsidRPr="00794639">
              <w:rPr>
                <w:u w:val="single"/>
              </w:rPr>
              <w:t>Syntax</w:t>
            </w:r>
          </w:p>
          <w:p w14:paraId="6477C97F" w14:textId="77777777" w:rsidR="00380225" w:rsidRPr="00794639" w:rsidRDefault="00380225" w:rsidP="004B39CC">
            <w:pPr>
              <w:pStyle w:val="TableBody"/>
              <w:rPr>
                <w:b/>
              </w:rPr>
            </w:pPr>
            <w:r w:rsidRPr="00794639">
              <w:rPr>
                <w:b/>
              </w:rPr>
              <w:t>AT+WDSR=?</w:t>
            </w:r>
          </w:p>
        </w:tc>
        <w:tc>
          <w:tcPr>
            <w:tcW w:w="7290" w:type="dxa"/>
          </w:tcPr>
          <w:p w14:paraId="6279F104" w14:textId="77777777" w:rsidR="00380225" w:rsidRPr="00794639" w:rsidRDefault="00380225" w:rsidP="004B39CC">
            <w:pPr>
              <w:pStyle w:val="TableBody"/>
              <w:rPr>
                <w:u w:val="single"/>
              </w:rPr>
            </w:pPr>
          </w:p>
          <w:p w14:paraId="7B200529" w14:textId="77777777" w:rsidR="00380225" w:rsidRPr="00794639" w:rsidRDefault="00380225" w:rsidP="004B39CC">
            <w:pPr>
              <w:pStyle w:val="TableBody"/>
              <w:rPr>
                <w:u w:val="single"/>
              </w:rPr>
            </w:pPr>
          </w:p>
          <w:p w14:paraId="1672E684" w14:textId="77777777" w:rsidR="00380225" w:rsidRPr="00794639" w:rsidRDefault="00380225" w:rsidP="004B39CC">
            <w:pPr>
              <w:pStyle w:val="TableBody"/>
              <w:rPr>
                <w:u w:val="single"/>
              </w:rPr>
            </w:pPr>
            <w:r w:rsidRPr="00794639">
              <w:rPr>
                <w:u w:val="single"/>
              </w:rPr>
              <w:t>Response</w:t>
            </w:r>
          </w:p>
          <w:p w14:paraId="510209BA" w14:textId="77777777" w:rsidR="00380225" w:rsidRPr="00794639" w:rsidRDefault="00380225" w:rsidP="004B39CC">
            <w:pPr>
              <w:pStyle w:val="TableBody"/>
            </w:pPr>
            <w:r w:rsidRPr="00794639">
              <w:rPr>
                <w:b/>
              </w:rPr>
              <w:t>+WDSR:</w:t>
            </w:r>
            <w:r w:rsidRPr="00794639">
              <w:t xml:space="preserve"> (list of supported </w:t>
            </w:r>
            <w:r w:rsidRPr="00794639">
              <w:rPr>
                <w:b/>
              </w:rPr>
              <w:t>&lt;Reply&gt;</w:t>
            </w:r>
            <w:r w:rsidRPr="00794639">
              <w:t xml:space="preserve">s),(list of supported </w:t>
            </w:r>
            <w:r w:rsidRPr="00794639">
              <w:rPr>
                <w:b/>
              </w:rPr>
              <w:t>&lt;Timer&gt;</w:t>
            </w:r>
            <w:r w:rsidRPr="00794639">
              <w:t>s)</w:t>
            </w:r>
          </w:p>
          <w:p w14:paraId="563C121D" w14:textId="77777777" w:rsidR="00380225" w:rsidRPr="00794639" w:rsidRDefault="00380225" w:rsidP="004B39CC">
            <w:pPr>
              <w:pStyle w:val="TableBody"/>
            </w:pPr>
            <w:r w:rsidRPr="00794639">
              <w:rPr>
                <w:b/>
              </w:rPr>
              <w:t>OK</w:t>
            </w:r>
          </w:p>
        </w:tc>
      </w:tr>
      <w:tr w:rsidR="00380225" w:rsidRPr="00794639" w14:paraId="22B7F51F" w14:textId="77777777" w:rsidTr="00953CD3">
        <w:trPr>
          <w:cantSplit w:val="0"/>
          <w:trHeight w:val="815"/>
        </w:trPr>
        <w:tc>
          <w:tcPr>
            <w:tcW w:w="0" w:type="dxa"/>
          </w:tcPr>
          <w:p w14:paraId="7D709B8E" w14:textId="77777777" w:rsidR="00380225" w:rsidRPr="00794639" w:rsidRDefault="00380225" w:rsidP="004B39CC">
            <w:pPr>
              <w:pStyle w:val="TableBody"/>
              <w:rPr>
                <w:i/>
              </w:rPr>
            </w:pPr>
            <w:r w:rsidRPr="00794639">
              <w:rPr>
                <w:i/>
              </w:rPr>
              <w:t>Write command</w:t>
            </w:r>
          </w:p>
          <w:p w14:paraId="640CA0FA" w14:textId="77777777" w:rsidR="00380225" w:rsidRPr="00794639" w:rsidRDefault="00380225" w:rsidP="004B39CC">
            <w:pPr>
              <w:pStyle w:val="TableBody"/>
            </w:pPr>
          </w:p>
          <w:p w14:paraId="5388838A" w14:textId="77777777" w:rsidR="00380225" w:rsidRPr="00794639" w:rsidRDefault="00380225" w:rsidP="004B39CC">
            <w:pPr>
              <w:pStyle w:val="TableBody"/>
              <w:rPr>
                <w:u w:val="single"/>
              </w:rPr>
            </w:pPr>
            <w:r w:rsidRPr="00794639">
              <w:rPr>
                <w:u w:val="single"/>
              </w:rPr>
              <w:t>Syntax</w:t>
            </w:r>
          </w:p>
          <w:p w14:paraId="372B347A" w14:textId="77777777" w:rsidR="00380225" w:rsidRPr="00794639" w:rsidRDefault="00380225" w:rsidP="004B39CC">
            <w:pPr>
              <w:pStyle w:val="TableBody"/>
              <w:rPr>
                <w:b/>
              </w:rPr>
            </w:pPr>
            <w:r w:rsidRPr="00794639">
              <w:rPr>
                <w:b/>
              </w:rPr>
              <w:t>AT+WDSR=</w:t>
            </w:r>
            <w:r w:rsidRPr="00794639">
              <w:rPr>
                <w:b/>
              </w:rPr>
              <w:br/>
              <w:t>&lt;Reply&gt;</w:t>
            </w:r>
            <w:r w:rsidRPr="00794639">
              <w:rPr>
                <w:b/>
              </w:rPr>
              <w:br/>
              <w:t>[,&lt;Timer&gt;]</w:t>
            </w:r>
          </w:p>
        </w:tc>
        <w:tc>
          <w:tcPr>
            <w:tcW w:w="0" w:type="dxa"/>
          </w:tcPr>
          <w:p w14:paraId="0F890304" w14:textId="77777777" w:rsidR="00380225" w:rsidRPr="00794639" w:rsidRDefault="00380225" w:rsidP="004B39CC">
            <w:pPr>
              <w:pStyle w:val="TableBody"/>
              <w:rPr>
                <w:u w:val="single"/>
              </w:rPr>
            </w:pPr>
          </w:p>
          <w:p w14:paraId="16456A00" w14:textId="77777777" w:rsidR="00380225" w:rsidRPr="00794639" w:rsidRDefault="00380225" w:rsidP="004B39CC">
            <w:pPr>
              <w:pStyle w:val="TableBody"/>
              <w:rPr>
                <w:u w:val="single"/>
              </w:rPr>
            </w:pPr>
          </w:p>
          <w:p w14:paraId="000048A9" w14:textId="77777777" w:rsidR="00380225" w:rsidRPr="00794639" w:rsidRDefault="00380225" w:rsidP="004B39CC">
            <w:pPr>
              <w:pStyle w:val="TableBody"/>
              <w:rPr>
                <w:u w:val="single"/>
              </w:rPr>
            </w:pPr>
            <w:r w:rsidRPr="00794639">
              <w:rPr>
                <w:u w:val="single"/>
              </w:rPr>
              <w:t>Response</w:t>
            </w:r>
          </w:p>
          <w:p w14:paraId="25F039E3" w14:textId="77777777" w:rsidR="00380225" w:rsidRPr="00794639" w:rsidRDefault="00380225" w:rsidP="004B39CC">
            <w:pPr>
              <w:pStyle w:val="TableBody"/>
              <w:rPr>
                <w:b/>
                <w:snapToGrid w:val="0"/>
              </w:rPr>
            </w:pPr>
            <w:r w:rsidRPr="00794639">
              <w:rPr>
                <w:b/>
                <w:snapToGrid w:val="0"/>
              </w:rPr>
              <w:t>OK</w:t>
            </w:r>
          </w:p>
          <w:p w14:paraId="0BE97FAD" w14:textId="77777777" w:rsidR="00380225" w:rsidRPr="00EF6F02" w:rsidRDefault="00380225" w:rsidP="004B39CC">
            <w:pPr>
              <w:pStyle w:val="TableBody"/>
              <w:rPr>
                <w:snapToGrid w:val="0"/>
                <w:sz w:val="14"/>
                <w:szCs w:val="14"/>
                <w:rPrChange w:id="8288" w:author="Elaine Baricante" w:date="2018-11-27T10:34:00Z">
                  <w:rPr>
                    <w:snapToGrid w:val="0"/>
                  </w:rPr>
                </w:rPrChange>
              </w:rPr>
            </w:pPr>
          </w:p>
          <w:p w14:paraId="17D3D8AE" w14:textId="77777777" w:rsidR="00380225" w:rsidRPr="00794639" w:rsidRDefault="00380225" w:rsidP="004B39CC">
            <w:pPr>
              <w:pStyle w:val="TableBody"/>
              <w:rPr>
                <w:snapToGrid w:val="0"/>
              </w:rPr>
            </w:pPr>
            <w:r w:rsidRPr="00794639">
              <w:rPr>
                <w:snapToGrid w:val="0"/>
              </w:rPr>
              <w:t>or</w:t>
            </w:r>
          </w:p>
          <w:p w14:paraId="352C53F8" w14:textId="77777777" w:rsidR="00380225" w:rsidRPr="00794639" w:rsidRDefault="00380225" w:rsidP="004B39CC">
            <w:pPr>
              <w:pStyle w:val="TableBody"/>
              <w:rPr>
                <w:b/>
              </w:rPr>
            </w:pPr>
            <w:r w:rsidRPr="00794639">
              <w:rPr>
                <w:b/>
              </w:rPr>
              <w:t>+CME ERROR &lt;err&gt;</w:t>
            </w:r>
          </w:p>
          <w:p w14:paraId="21D9B54D" w14:textId="29554AB8" w:rsidR="00BD64FF" w:rsidRPr="00EF6F02" w:rsidRDefault="00BD64FF" w:rsidP="004B39CC">
            <w:pPr>
              <w:pStyle w:val="TableBody"/>
              <w:rPr>
                <w:sz w:val="14"/>
                <w:szCs w:val="14"/>
                <w:u w:val="single"/>
                <w:rPrChange w:id="8289" w:author="Elaine Baricante" w:date="2018-11-27T10:34:00Z">
                  <w:rPr>
                    <w:u w:val="single"/>
                  </w:rPr>
                </w:rPrChange>
              </w:rPr>
            </w:pPr>
          </w:p>
          <w:p w14:paraId="4B472E02" w14:textId="77777777" w:rsidR="00380225" w:rsidRPr="00794639" w:rsidRDefault="00380225" w:rsidP="004B39CC">
            <w:pPr>
              <w:pStyle w:val="TableBody"/>
              <w:rPr>
                <w:u w:val="single"/>
                <w:lang w:eastAsia="zh-CN"/>
              </w:rPr>
            </w:pPr>
            <w:r w:rsidRPr="00794639">
              <w:rPr>
                <w:u w:val="single"/>
              </w:rPr>
              <w:t>Parameters</w:t>
            </w:r>
          </w:p>
          <w:p w14:paraId="04BCEEA1" w14:textId="77777777" w:rsidR="00380225" w:rsidRPr="00794639" w:rsidRDefault="00380225" w:rsidP="004B39CC">
            <w:pPr>
              <w:pStyle w:val="TableBody"/>
            </w:pPr>
            <w:r w:rsidRPr="00794639">
              <w:rPr>
                <w:b/>
              </w:rPr>
              <w:t>&lt;Reply&gt;</w:t>
            </w:r>
            <w:r w:rsidRPr="00794639">
              <w:tab/>
              <w:t xml:space="preserve">Reply to user agreement request (see </w:t>
            </w:r>
            <w:r w:rsidRPr="00794639">
              <w:rPr>
                <w:rStyle w:val="Code"/>
              </w:rPr>
              <w:t>+WDSI</w:t>
            </w:r>
            <w:r w:rsidRPr="00794639">
              <w:t>)</w:t>
            </w:r>
          </w:p>
          <w:p w14:paraId="5F1B44A4" w14:textId="7F5875C7" w:rsidR="00380225" w:rsidRPr="000656F8" w:rsidRDefault="00380225" w:rsidP="004B39CC">
            <w:pPr>
              <w:pStyle w:val="TableBody"/>
            </w:pPr>
            <w:r w:rsidRPr="00794639">
              <w:t>0</w:t>
            </w:r>
            <w:r w:rsidR="00FC364F" w:rsidRPr="00794639">
              <w:tab/>
            </w:r>
            <w:r w:rsidRPr="00794639">
              <w:t xml:space="preserve">Delay </w:t>
            </w:r>
            <w:commentRangeStart w:id="8290"/>
            <w:r w:rsidRPr="00794639">
              <w:t>the</w:t>
            </w:r>
            <w:commentRangeEnd w:id="8290"/>
            <w:r w:rsidR="00C53575" w:rsidRPr="00794639">
              <w:rPr>
                <w:rStyle w:val="CommentReference"/>
                <w:rFonts w:ascii="Verdana" w:hAnsi="Verdana" w:cs="Times New Roman"/>
                <w:lang w:eastAsia="en-US"/>
              </w:rPr>
              <w:commentReference w:id="8290"/>
            </w:r>
            <w:r w:rsidRPr="00794639">
              <w:t xml:space="preserve"> connection to the server</w:t>
            </w:r>
          </w:p>
          <w:p w14:paraId="34254396" w14:textId="77777777" w:rsidR="00380225" w:rsidRPr="007E4A1F" w:rsidRDefault="00380225" w:rsidP="004B39CC">
            <w:pPr>
              <w:pStyle w:val="TableBody"/>
            </w:pPr>
            <w:r w:rsidRPr="0048226A">
              <w:t>1</w:t>
            </w:r>
            <w:r w:rsidRPr="0048226A">
              <w:tab/>
              <w:t>Accept the connection to the server</w:t>
            </w:r>
          </w:p>
          <w:p w14:paraId="149E9C93" w14:textId="7FAB567D" w:rsidR="00380225" w:rsidRPr="005C602E" w:rsidRDefault="00380225" w:rsidP="004B39CC">
            <w:pPr>
              <w:pStyle w:val="TableBody"/>
            </w:pPr>
            <w:r w:rsidRPr="007E4A1F">
              <w:lastRenderedPageBreak/>
              <w:t>2</w:t>
            </w:r>
            <w:r w:rsidRPr="007E4A1F">
              <w:tab/>
              <w:t xml:space="preserve">Delay </w:t>
            </w:r>
            <w:r w:rsidRPr="005C602E">
              <w:t xml:space="preserve">the download </w:t>
            </w:r>
          </w:p>
          <w:p w14:paraId="23E96708" w14:textId="77777777" w:rsidR="00380225" w:rsidRPr="00396BD2" w:rsidRDefault="00380225" w:rsidP="004B39CC">
            <w:pPr>
              <w:pStyle w:val="TableBody"/>
            </w:pPr>
            <w:r w:rsidRPr="003010FE">
              <w:t>3</w:t>
            </w:r>
            <w:r w:rsidRPr="003010FE">
              <w:tab/>
              <w:t>Accept the download</w:t>
            </w:r>
          </w:p>
          <w:p w14:paraId="4C225727" w14:textId="77777777" w:rsidR="00380225" w:rsidRPr="00794639" w:rsidRDefault="00380225" w:rsidP="004B39CC">
            <w:pPr>
              <w:pStyle w:val="TableBody"/>
            </w:pPr>
            <w:r w:rsidRPr="00794639">
              <w:t>4</w:t>
            </w:r>
            <w:r w:rsidRPr="00794639">
              <w:tab/>
              <w:t>Accept the install</w:t>
            </w:r>
          </w:p>
          <w:p w14:paraId="5C764450" w14:textId="5696F90D" w:rsidR="00380225" w:rsidRPr="00794639" w:rsidRDefault="00380225" w:rsidP="004B39CC">
            <w:pPr>
              <w:pStyle w:val="TableBody"/>
            </w:pPr>
            <w:r w:rsidRPr="00794639">
              <w:t>5</w:t>
            </w:r>
            <w:r w:rsidRPr="00794639">
              <w:tab/>
              <w:t xml:space="preserve">Delay the install </w:t>
            </w:r>
          </w:p>
          <w:p w14:paraId="319D40D3" w14:textId="50B5622F" w:rsidR="005F7973" w:rsidRPr="00794639" w:rsidRDefault="005F7973" w:rsidP="005F7973">
            <w:pPr>
              <w:pStyle w:val="TableBody"/>
            </w:pPr>
            <w:r w:rsidRPr="00794639">
              <w:t>6</w:t>
            </w:r>
            <w:r w:rsidR="00FC364F" w:rsidRPr="00794639">
              <w:tab/>
            </w:r>
            <w:r w:rsidRPr="00794639">
              <w:t>Accept the device reboot</w:t>
            </w:r>
          </w:p>
          <w:p w14:paraId="78CCA289" w14:textId="59847B77" w:rsidR="005F7973" w:rsidRPr="00794639" w:rsidRDefault="00FC364F" w:rsidP="005F7973">
            <w:pPr>
              <w:pStyle w:val="TableBody"/>
            </w:pPr>
            <w:r w:rsidRPr="00794639">
              <w:t>7</w:t>
            </w:r>
            <w:r w:rsidRPr="00794639">
              <w:tab/>
            </w:r>
            <w:r w:rsidR="005F7973" w:rsidRPr="00794639">
              <w:t>Delay the device reboot</w:t>
            </w:r>
          </w:p>
          <w:p w14:paraId="5D845156" w14:textId="14121CD9" w:rsidR="005F7973" w:rsidRPr="00794639" w:rsidRDefault="00FC364F" w:rsidP="005F7973">
            <w:pPr>
              <w:pStyle w:val="TableBody"/>
            </w:pPr>
            <w:r w:rsidRPr="00794639">
              <w:t>8</w:t>
            </w:r>
            <w:r w:rsidRPr="00794639">
              <w:tab/>
            </w:r>
            <w:r w:rsidR="005F7973" w:rsidRPr="00794639">
              <w:t>Accept the application uninstall</w:t>
            </w:r>
          </w:p>
          <w:p w14:paraId="78DD41EF" w14:textId="34E545F1" w:rsidR="005F7973" w:rsidRPr="00794639" w:rsidRDefault="00FC364F" w:rsidP="005F7973">
            <w:pPr>
              <w:pStyle w:val="TableBody"/>
            </w:pPr>
            <w:r w:rsidRPr="00794639">
              <w:t>9</w:t>
            </w:r>
            <w:r w:rsidRPr="00794639">
              <w:tab/>
            </w:r>
            <w:r w:rsidR="005F7973" w:rsidRPr="00794639">
              <w:t>Delay the application uninstall</w:t>
            </w:r>
          </w:p>
          <w:p w14:paraId="4027A667" w14:textId="77777777" w:rsidR="00380225" w:rsidRPr="00794639" w:rsidRDefault="00380225" w:rsidP="004B39CC">
            <w:pPr>
              <w:pStyle w:val="TableBody"/>
              <w:rPr>
                <w:b/>
              </w:rPr>
            </w:pPr>
          </w:p>
          <w:p w14:paraId="4C278220" w14:textId="11C24A2A" w:rsidR="00380225" w:rsidRPr="00794639" w:rsidRDefault="00380225" w:rsidP="004B39CC">
            <w:pPr>
              <w:pStyle w:val="TableBody"/>
              <w:rPr>
                <w:b/>
              </w:rPr>
            </w:pPr>
            <w:r w:rsidRPr="00794639">
              <w:rPr>
                <w:b/>
              </w:rPr>
              <w:t>&lt;timer&gt;</w:t>
            </w:r>
            <w:r w:rsidRPr="00794639">
              <w:tab/>
              <w:t>Timer until a new User agreement request is returned by the module. This parameter is only available for &lt;Reply&gt;=</w:t>
            </w:r>
            <w:r w:rsidR="005F7973" w:rsidRPr="00794639">
              <w:t>0, 2, 5, 7 or 9</w:t>
            </w:r>
            <w:r w:rsidRPr="00794639">
              <w:t xml:space="preserve">. Units: minutes. Range is from 0 to 1440. Default value = </w:t>
            </w:r>
            <w:r w:rsidRPr="00794639">
              <w:rPr>
                <w:u w:val="single"/>
              </w:rPr>
              <w:t>30</w:t>
            </w:r>
            <w:r w:rsidRPr="00794639">
              <w:t xml:space="preserve">. </w:t>
            </w:r>
          </w:p>
        </w:tc>
      </w:tr>
      <w:tr w:rsidR="005F7973" w:rsidRPr="00794639" w14:paraId="2BFD4A9C" w14:textId="77777777" w:rsidTr="00170927">
        <w:trPr>
          <w:trHeight w:val="53"/>
        </w:trPr>
        <w:tc>
          <w:tcPr>
            <w:tcW w:w="1707" w:type="dxa"/>
          </w:tcPr>
          <w:p w14:paraId="17476816" w14:textId="77777777" w:rsidR="005F7973" w:rsidRPr="00794639" w:rsidRDefault="005F7973" w:rsidP="00076AEF">
            <w:pPr>
              <w:pStyle w:val="TableBody"/>
            </w:pPr>
            <w:r w:rsidRPr="00794639">
              <w:rPr>
                <w:u w:val="single"/>
              </w:rPr>
              <w:lastRenderedPageBreak/>
              <w:t>Reference</w:t>
            </w:r>
          </w:p>
          <w:p w14:paraId="2970CB11" w14:textId="77777777" w:rsidR="005F7973" w:rsidRPr="00794639" w:rsidRDefault="005F7973" w:rsidP="00076AEF">
            <w:pPr>
              <w:pStyle w:val="TableBody"/>
            </w:pPr>
            <w:r w:rsidRPr="00794639">
              <w:t>Sierra Wireless Proprietary Command</w:t>
            </w:r>
          </w:p>
        </w:tc>
        <w:tc>
          <w:tcPr>
            <w:tcW w:w="7290" w:type="dxa"/>
          </w:tcPr>
          <w:p w14:paraId="672B120E" w14:textId="77777777" w:rsidR="005F7973" w:rsidRPr="00794639" w:rsidRDefault="005F7973" w:rsidP="00076AEF">
            <w:pPr>
              <w:pStyle w:val="TableBody"/>
            </w:pPr>
            <w:r w:rsidRPr="00794639">
              <w:rPr>
                <w:u w:val="single"/>
              </w:rPr>
              <w:t>Notes</w:t>
            </w:r>
          </w:p>
          <w:p w14:paraId="7A609CD7" w14:textId="77777777" w:rsidR="005F7973" w:rsidRPr="00794639" w:rsidRDefault="005F7973" w:rsidP="00076AEF">
            <w:pPr>
              <w:pStyle w:val="TableBody"/>
              <w:numPr>
                <w:ilvl w:val="0"/>
                <w:numId w:val="50"/>
              </w:numPr>
            </w:pPr>
            <w:r w:rsidRPr="00794639">
              <w:t xml:space="preserve">This command is available when the embedded module has finished the Device Services initialization (see </w:t>
            </w:r>
            <w:r w:rsidRPr="00794639">
              <w:rPr>
                <w:rStyle w:val="Code"/>
              </w:rPr>
              <w:t>+WDSI</w:t>
            </w:r>
            <w:r w:rsidRPr="00794639">
              <w:t xml:space="preserve">) and when the AVMS services are in activated state (see </w:t>
            </w:r>
            <w:r w:rsidRPr="00794639">
              <w:rPr>
                <w:rStyle w:val="Code"/>
              </w:rPr>
              <w:t>+WDSG</w:t>
            </w:r>
            <w:r w:rsidRPr="00794639">
              <w:t>)</w:t>
            </w:r>
          </w:p>
          <w:p w14:paraId="44EAA580" w14:textId="77777777" w:rsidR="005F7973" w:rsidRPr="00794639" w:rsidRDefault="005F7973" w:rsidP="00076AEF">
            <w:pPr>
              <w:pStyle w:val="TableBody"/>
              <w:numPr>
                <w:ilvl w:val="0"/>
                <w:numId w:val="50"/>
              </w:numPr>
              <w:rPr>
                <w:snapToGrid w:val="0"/>
              </w:rPr>
            </w:pPr>
            <w:r w:rsidRPr="00794639">
              <w:t>It is not possible to refuse:</w:t>
            </w:r>
          </w:p>
          <w:p w14:paraId="201F29D7" w14:textId="77777777" w:rsidR="005F7973" w:rsidRPr="00794639" w:rsidRDefault="005F7973" w:rsidP="005F7973">
            <w:pPr>
              <w:pStyle w:val="TableBody"/>
              <w:numPr>
                <w:ilvl w:val="1"/>
                <w:numId w:val="50"/>
              </w:numPr>
              <w:ind w:left="1056" w:hanging="270"/>
              <w:rPr>
                <w:snapToGrid w:val="0"/>
              </w:rPr>
            </w:pPr>
            <w:r w:rsidRPr="00794639">
              <w:t>an install request (</w:t>
            </w:r>
            <w:r w:rsidRPr="00794639">
              <w:rPr>
                <w:rStyle w:val="Code"/>
              </w:rPr>
              <w:t>AT+WDSR=5,0</w:t>
            </w:r>
            <w:r w:rsidRPr="00794639">
              <w:t>), and will return +CME ERROR: 3.</w:t>
            </w:r>
          </w:p>
          <w:p w14:paraId="123B399C" w14:textId="30A3BBCF" w:rsidR="005F7973" w:rsidRPr="00794639" w:rsidRDefault="005F7973" w:rsidP="004651D1">
            <w:pPr>
              <w:pStyle w:val="TableBody"/>
              <w:numPr>
                <w:ilvl w:val="1"/>
                <w:numId w:val="50"/>
              </w:numPr>
              <w:ind w:left="1056" w:hanging="270"/>
              <w:rPr>
                <w:snapToGrid w:val="0"/>
              </w:rPr>
            </w:pPr>
            <w:r w:rsidRPr="00794639">
              <w:rPr>
                <w:snapToGrid w:val="0"/>
              </w:rPr>
              <w:t>a device reboot request (</w:t>
            </w:r>
            <w:r w:rsidRPr="00794639">
              <w:rPr>
                <w:rStyle w:val="Code"/>
              </w:rPr>
              <w:t>AT+WDSR=7,0</w:t>
            </w:r>
            <w:r w:rsidRPr="00794639">
              <w:rPr>
                <w:snapToGrid w:val="0"/>
              </w:rPr>
              <w:t>) and will return +CME ERROR: 3.</w:t>
            </w:r>
          </w:p>
          <w:p w14:paraId="0FD008F8" w14:textId="7CDBE377" w:rsidR="005F7973" w:rsidRPr="00794639" w:rsidRDefault="005F7973" w:rsidP="004651D1">
            <w:pPr>
              <w:pStyle w:val="TableBody"/>
              <w:numPr>
                <w:ilvl w:val="1"/>
                <w:numId w:val="50"/>
              </w:numPr>
              <w:ind w:left="1056" w:hanging="270"/>
              <w:rPr>
                <w:snapToGrid w:val="0"/>
              </w:rPr>
            </w:pPr>
            <w:r w:rsidRPr="00794639">
              <w:rPr>
                <w:snapToGrid w:val="0"/>
              </w:rPr>
              <w:t>an uninstall request (</w:t>
            </w:r>
            <w:r w:rsidRPr="00794639">
              <w:rPr>
                <w:rStyle w:val="Code"/>
              </w:rPr>
              <w:t>AT+WDSR=9,0</w:t>
            </w:r>
            <w:r w:rsidRPr="00794639">
              <w:rPr>
                <w:snapToGrid w:val="0"/>
              </w:rPr>
              <w:t>) and will return +CME ERROR: 3.</w:t>
            </w:r>
          </w:p>
          <w:p w14:paraId="7ED0D160" w14:textId="77777777" w:rsidR="005F7973" w:rsidRPr="00794639" w:rsidRDefault="005F7973" w:rsidP="00076AEF">
            <w:pPr>
              <w:pStyle w:val="TableBody"/>
              <w:numPr>
                <w:ilvl w:val="0"/>
                <w:numId w:val="50"/>
              </w:numPr>
            </w:pPr>
            <w:r w:rsidRPr="00794639">
              <w:t>After an install delay if the embedded module is powered down until after the delay, it is not powered on and the new user agreement request should be returned at the newt start up.</w:t>
            </w:r>
          </w:p>
        </w:tc>
      </w:tr>
      <w:tr w:rsidR="00380225" w:rsidRPr="00794639" w14:paraId="1E80EFEA" w14:textId="77777777" w:rsidTr="00170927">
        <w:trPr>
          <w:cantSplit w:val="0"/>
          <w:trHeight w:val="53"/>
        </w:trPr>
        <w:tc>
          <w:tcPr>
            <w:tcW w:w="0" w:type="dxa"/>
          </w:tcPr>
          <w:p w14:paraId="06436488" w14:textId="77777777" w:rsidR="00380225" w:rsidRPr="00794639" w:rsidRDefault="00380225" w:rsidP="004B39CC">
            <w:pPr>
              <w:pStyle w:val="TableBody"/>
              <w:rPr>
                <w:u w:val="single"/>
              </w:rPr>
            </w:pPr>
            <w:r w:rsidRPr="00794639">
              <w:rPr>
                <w:u w:val="single"/>
              </w:rPr>
              <w:t>Examples</w:t>
            </w:r>
          </w:p>
        </w:tc>
        <w:tc>
          <w:tcPr>
            <w:tcW w:w="7290" w:type="dxa"/>
          </w:tcPr>
          <w:p w14:paraId="627466B5" w14:textId="77777777" w:rsidR="00380225" w:rsidRPr="00794639" w:rsidRDefault="00380225" w:rsidP="004B39CC">
            <w:pPr>
              <w:pStyle w:val="TableBody"/>
              <w:rPr>
                <w:b/>
              </w:rPr>
            </w:pPr>
            <w:r w:rsidRPr="00794639">
              <w:rPr>
                <w:b/>
              </w:rPr>
              <w:t>AT+WDSR=?</w:t>
            </w:r>
          </w:p>
          <w:p w14:paraId="26951B87" w14:textId="65281A9D" w:rsidR="00380225" w:rsidRPr="00794639" w:rsidRDefault="00380225" w:rsidP="004B39CC">
            <w:pPr>
              <w:pStyle w:val="TableBody"/>
              <w:rPr>
                <w:b/>
              </w:rPr>
            </w:pPr>
            <w:r w:rsidRPr="00794639">
              <w:rPr>
                <w:b/>
              </w:rPr>
              <w:t>+WDSR: (0-</w:t>
            </w:r>
            <w:r w:rsidR="005F7973" w:rsidRPr="00794639">
              <w:rPr>
                <w:b/>
              </w:rPr>
              <w:t>9</w:t>
            </w:r>
            <w:r w:rsidRPr="00794639">
              <w:rPr>
                <w:b/>
              </w:rPr>
              <w:t>),(0-1440)</w:t>
            </w:r>
          </w:p>
          <w:p w14:paraId="414DC17D" w14:textId="77777777" w:rsidR="00380225" w:rsidRPr="00794639" w:rsidRDefault="00380225" w:rsidP="004B39CC">
            <w:pPr>
              <w:pStyle w:val="TableBody"/>
              <w:rPr>
                <w:b/>
              </w:rPr>
            </w:pPr>
            <w:r w:rsidRPr="00794639">
              <w:rPr>
                <w:b/>
              </w:rPr>
              <w:t>OK</w:t>
            </w:r>
          </w:p>
          <w:p w14:paraId="5F04C222" w14:textId="4E91E0F6" w:rsidR="00380225" w:rsidRPr="00794639" w:rsidRDefault="00380225" w:rsidP="004B39CC">
            <w:pPr>
              <w:pStyle w:val="TableBody"/>
              <w:ind w:left="1064" w:hanging="1064"/>
              <w:rPr>
                <w:i/>
              </w:rPr>
            </w:pPr>
            <w:r w:rsidRPr="00794639">
              <w:rPr>
                <w:b/>
              </w:rPr>
              <w:t>+WDSI: 1</w:t>
            </w:r>
            <w:r w:rsidRPr="00794639">
              <w:tab/>
            </w:r>
            <w:r w:rsidRPr="00794639">
              <w:tab/>
            </w:r>
            <w:r w:rsidRPr="00794639">
              <w:rPr>
                <w:i/>
              </w:rPr>
              <w:t xml:space="preserve">//The device Services server requests the device to make a connection to </w:t>
            </w:r>
            <w:r w:rsidR="007A1C94" w:rsidRPr="00794639">
              <w:rPr>
                <w:i/>
              </w:rPr>
              <w:t>//</w:t>
            </w:r>
            <w:r w:rsidRPr="00794639">
              <w:rPr>
                <w:i/>
              </w:rPr>
              <w:t>the server. The user is requested to allow the connection.</w:t>
            </w:r>
          </w:p>
          <w:p w14:paraId="54987781" w14:textId="77777777" w:rsidR="00380225" w:rsidRPr="00794639" w:rsidRDefault="00380225" w:rsidP="004B39CC">
            <w:pPr>
              <w:pStyle w:val="TableBody"/>
            </w:pPr>
          </w:p>
          <w:p w14:paraId="782D71F1" w14:textId="77777777" w:rsidR="00380225" w:rsidRPr="00794639" w:rsidRDefault="00380225" w:rsidP="004B39CC">
            <w:pPr>
              <w:pStyle w:val="TableBody"/>
              <w:rPr>
                <w:b/>
              </w:rPr>
            </w:pPr>
            <w:r w:rsidRPr="00794639">
              <w:rPr>
                <w:b/>
              </w:rPr>
              <w:t>AT+WDSR=1</w:t>
            </w:r>
          </w:p>
          <w:p w14:paraId="027921D7" w14:textId="77777777" w:rsidR="00380225" w:rsidRPr="00794639" w:rsidRDefault="00380225" w:rsidP="004B39CC">
            <w:pPr>
              <w:pStyle w:val="TableBody"/>
              <w:rPr>
                <w:b/>
              </w:rPr>
            </w:pPr>
            <w:r w:rsidRPr="00794639">
              <w:rPr>
                <w:b/>
              </w:rPr>
              <w:t>OK</w:t>
            </w:r>
          </w:p>
          <w:p w14:paraId="7C13EF2C" w14:textId="4D7014BC" w:rsidR="00380225" w:rsidRPr="00794639" w:rsidRDefault="00380225" w:rsidP="004B39CC">
            <w:pPr>
              <w:pStyle w:val="TableBody"/>
              <w:rPr>
                <w:i/>
              </w:rPr>
            </w:pPr>
            <w:r w:rsidRPr="00794639">
              <w:rPr>
                <w:b/>
              </w:rPr>
              <w:t>+WDSI: 3</w:t>
            </w:r>
            <w:r w:rsidRPr="00794639">
              <w:tab/>
            </w:r>
            <w:r w:rsidRPr="00794639">
              <w:rPr>
                <w:i/>
              </w:rPr>
              <w:t>//A user agreement is requested to install a package</w:t>
            </w:r>
          </w:p>
          <w:p w14:paraId="23CB626D" w14:textId="77777777" w:rsidR="00380225" w:rsidRPr="00794639" w:rsidRDefault="00380225" w:rsidP="004B39CC">
            <w:pPr>
              <w:pStyle w:val="TableBody"/>
            </w:pPr>
          </w:p>
          <w:p w14:paraId="4C8BA851" w14:textId="77777777" w:rsidR="00380225" w:rsidRPr="00794639" w:rsidRDefault="00380225" w:rsidP="004B39CC">
            <w:pPr>
              <w:pStyle w:val="TableBody"/>
            </w:pPr>
            <w:r w:rsidRPr="00794639">
              <w:rPr>
                <w:b/>
              </w:rPr>
              <w:t>AT+WDSR=5,10</w:t>
            </w:r>
            <w:r w:rsidRPr="00794639">
              <w:tab/>
            </w:r>
            <w:r w:rsidRPr="00794639">
              <w:rPr>
                <w:i/>
              </w:rPr>
              <w:t>//A delay of 10 minutes is requested</w:t>
            </w:r>
          </w:p>
          <w:p w14:paraId="24C51886" w14:textId="77777777" w:rsidR="00380225" w:rsidRPr="00794639" w:rsidRDefault="00380225" w:rsidP="004B39CC">
            <w:pPr>
              <w:pStyle w:val="TableBody"/>
              <w:rPr>
                <w:b/>
              </w:rPr>
            </w:pPr>
            <w:r w:rsidRPr="00794639">
              <w:rPr>
                <w:b/>
              </w:rPr>
              <w:t>OK</w:t>
            </w:r>
          </w:p>
          <w:p w14:paraId="384A9224" w14:textId="5FD84231" w:rsidR="00380225" w:rsidRPr="00794639" w:rsidRDefault="00380225" w:rsidP="004B39CC">
            <w:pPr>
              <w:pStyle w:val="TableBody"/>
              <w:ind w:left="1064" w:hanging="1064"/>
              <w:rPr>
                <w:i/>
              </w:rPr>
            </w:pPr>
            <w:r w:rsidRPr="00794639">
              <w:rPr>
                <w:b/>
              </w:rPr>
              <w:t>+WDSI: 3</w:t>
            </w:r>
            <w:r w:rsidRPr="00794639">
              <w:tab/>
            </w:r>
            <w:r w:rsidRPr="00794639">
              <w:tab/>
            </w:r>
            <w:r w:rsidRPr="00794639">
              <w:rPr>
                <w:i/>
              </w:rPr>
              <w:t>//10 minutes later, a new user agreement is requested to install a package</w:t>
            </w:r>
          </w:p>
          <w:p w14:paraId="1FD5312B" w14:textId="77777777" w:rsidR="00380225" w:rsidRPr="00794639" w:rsidRDefault="00380225" w:rsidP="004B39CC">
            <w:pPr>
              <w:pStyle w:val="TableBody"/>
            </w:pPr>
          </w:p>
          <w:p w14:paraId="50CBFA0A" w14:textId="77777777" w:rsidR="00380225" w:rsidRPr="00794639" w:rsidRDefault="00380225" w:rsidP="004B39CC">
            <w:pPr>
              <w:pStyle w:val="TableBody"/>
            </w:pPr>
            <w:r w:rsidRPr="00794639">
              <w:rPr>
                <w:b/>
              </w:rPr>
              <w:t>AT+WDSR=4</w:t>
            </w:r>
            <w:r w:rsidRPr="00794639">
              <w:tab/>
            </w:r>
            <w:r w:rsidRPr="00794639">
              <w:tab/>
            </w:r>
            <w:r w:rsidRPr="00794639">
              <w:rPr>
                <w:i/>
              </w:rPr>
              <w:t>//The install is requested</w:t>
            </w:r>
          </w:p>
          <w:p w14:paraId="3C442D0C" w14:textId="77777777" w:rsidR="00380225" w:rsidRPr="00794639" w:rsidRDefault="00380225" w:rsidP="004B39CC">
            <w:pPr>
              <w:pStyle w:val="TableBody"/>
              <w:rPr>
                <w:u w:val="single"/>
              </w:rPr>
            </w:pPr>
            <w:r w:rsidRPr="00794639">
              <w:rPr>
                <w:b/>
              </w:rPr>
              <w:t>OK</w:t>
            </w:r>
          </w:p>
        </w:tc>
      </w:tr>
    </w:tbl>
    <w:p w14:paraId="214EB547" w14:textId="77777777" w:rsidR="00380225" w:rsidRPr="00794639" w:rsidRDefault="00380225" w:rsidP="00380225">
      <w:pPr>
        <w:pStyle w:val="Heading2"/>
      </w:pPr>
      <w:bookmarkStart w:id="8291" w:name="_Toc369684286"/>
      <w:bookmarkStart w:id="8292" w:name="_Toc368586249"/>
      <w:bookmarkStart w:id="8293" w:name="_Toc364183965"/>
      <w:bookmarkStart w:id="8294" w:name="_Toc367724484"/>
      <w:bookmarkStart w:id="8295" w:name="_Ref369094965"/>
      <w:bookmarkStart w:id="8296" w:name="_Ref393184927"/>
      <w:bookmarkStart w:id="8297" w:name="_Ref393184929"/>
      <w:bookmarkStart w:id="8298" w:name="_Ref396744620"/>
      <w:bookmarkStart w:id="8299" w:name="_Ref396744622"/>
      <w:bookmarkStart w:id="8300" w:name="_Ref401059936"/>
      <w:bookmarkStart w:id="8301" w:name="_Ref401059938"/>
      <w:bookmarkStart w:id="8302" w:name="_Ref500321000"/>
      <w:bookmarkStart w:id="8303" w:name="_Ref500321002"/>
      <w:bookmarkStart w:id="8304" w:name="_Ref513805385"/>
      <w:bookmarkStart w:id="8305" w:name="_Ref513805387"/>
      <w:bookmarkStart w:id="8306" w:name="_Toc513815833"/>
      <w:bookmarkStart w:id="8307" w:name="_Ref518401928"/>
      <w:bookmarkStart w:id="8308" w:name="_Ref528575884"/>
      <w:bookmarkStart w:id="8309" w:name="_Ref528575886"/>
      <w:bookmarkStart w:id="8310" w:name="_Toc531701024"/>
      <w:bookmarkEnd w:id="8291"/>
      <w:commentRangeStart w:id="8311"/>
      <w:r w:rsidRPr="00794639">
        <w:t xml:space="preserve">+WDSS Command: Device </w:t>
      </w:r>
      <w:bookmarkEnd w:id="8292"/>
      <w:r w:rsidRPr="00794639">
        <w:t>Services Session</w:t>
      </w:r>
      <w:bookmarkEnd w:id="8293"/>
      <w:bookmarkEnd w:id="8294"/>
      <w:bookmarkEnd w:id="8295"/>
      <w:bookmarkEnd w:id="8296"/>
      <w:bookmarkEnd w:id="8297"/>
      <w:bookmarkEnd w:id="8298"/>
      <w:bookmarkEnd w:id="8299"/>
      <w:bookmarkEnd w:id="8300"/>
      <w:bookmarkEnd w:id="8301"/>
      <w:bookmarkEnd w:id="8302"/>
      <w:bookmarkEnd w:id="8303"/>
      <w:bookmarkEnd w:id="8304"/>
      <w:bookmarkEnd w:id="8305"/>
      <w:bookmarkEnd w:id="8306"/>
      <w:bookmarkEnd w:id="8307"/>
      <w:commentRangeEnd w:id="8311"/>
      <w:r w:rsidR="002F3C41" w:rsidRPr="00794639">
        <w:rPr>
          <w:rStyle w:val="CommentReference"/>
          <w:rFonts w:ascii="Verdana" w:eastAsia="Times New Roman" w:hAnsi="Verdana" w:cs="Times New Roman"/>
          <w:b w:val="0"/>
          <w:lang w:eastAsia="en-US"/>
        </w:rPr>
        <w:commentReference w:id="8311"/>
      </w:r>
      <w:bookmarkEnd w:id="8308"/>
      <w:bookmarkEnd w:id="8309"/>
      <w:bookmarkEnd w:id="8310"/>
    </w:p>
    <w:tbl>
      <w:tblPr>
        <w:tblStyle w:val="TableSWIleft"/>
        <w:tblW w:w="8997" w:type="dxa"/>
        <w:tblLayout w:type="fixed"/>
        <w:tblLook w:val="04A0" w:firstRow="1" w:lastRow="0" w:firstColumn="1" w:lastColumn="0" w:noHBand="0" w:noVBand="1"/>
      </w:tblPr>
      <w:tblGrid>
        <w:gridCol w:w="1707"/>
        <w:gridCol w:w="7290"/>
      </w:tblGrid>
      <w:tr w:rsidR="00380225" w:rsidRPr="00794639" w14:paraId="368A0502" w14:textId="77777777" w:rsidTr="00170927">
        <w:trPr>
          <w:cnfStyle w:val="100000000000" w:firstRow="1" w:lastRow="0" w:firstColumn="0" w:lastColumn="0" w:oddVBand="0" w:evenVBand="0" w:oddHBand="0" w:evenHBand="0" w:firstRowFirstColumn="0" w:firstRowLastColumn="0" w:lastRowFirstColumn="0" w:lastRowLastColumn="0"/>
        </w:trPr>
        <w:tc>
          <w:tcPr>
            <w:tcW w:w="8997" w:type="dxa"/>
            <w:gridSpan w:val="2"/>
          </w:tcPr>
          <w:p w14:paraId="638D15CB" w14:textId="47F74B29" w:rsidR="00380225" w:rsidRPr="000656F8" w:rsidRDefault="00380225">
            <w:pPr>
              <w:pStyle w:val="TableRowHead"/>
              <w:spacing w:before="144" w:after="144"/>
              <w:rPr>
                <w:lang w:eastAsia="zh-CN"/>
              </w:rPr>
            </w:pPr>
            <w:r w:rsidRPr="000656F8">
              <w:rPr>
                <w:lang w:eastAsia="zh-CN"/>
              </w:rPr>
              <w:t>HL7800</w:t>
            </w:r>
          </w:p>
        </w:tc>
      </w:tr>
      <w:tr w:rsidR="00380225" w:rsidRPr="00794639" w14:paraId="59E21FFF" w14:textId="77777777" w:rsidTr="00953CD3">
        <w:trPr>
          <w:trHeight w:val="978"/>
        </w:trPr>
        <w:tc>
          <w:tcPr>
            <w:tcW w:w="1707" w:type="dxa"/>
          </w:tcPr>
          <w:p w14:paraId="67EEE5A8" w14:textId="77777777" w:rsidR="00380225" w:rsidRPr="00794639" w:rsidRDefault="00380225" w:rsidP="004B39CC">
            <w:pPr>
              <w:pStyle w:val="TableBody"/>
              <w:rPr>
                <w:i/>
              </w:rPr>
            </w:pPr>
            <w:r w:rsidRPr="00794639">
              <w:rPr>
                <w:i/>
              </w:rPr>
              <w:t>Test command</w:t>
            </w:r>
          </w:p>
          <w:p w14:paraId="52ED4641" w14:textId="77777777" w:rsidR="00380225" w:rsidRPr="00794639" w:rsidRDefault="00380225" w:rsidP="004B39CC">
            <w:pPr>
              <w:pStyle w:val="TableBody"/>
            </w:pPr>
          </w:p>
          <w:p w14:paraId="73AD1EDA" w14:textId="77777777" w:rsidR="00380225" w:rsidRPr="00794639" w:rsidRDefault="00380225" w:rsidP="004B39CC">
            <w:pPr>
              <w:pStyle w:val="TableBody"/>
              <w:rPr>
                <w:u w:val="single"/>
              </w:rPr>
            </w:pPr>
            <w:r w:rsidRPr="00794639">
              <w:rPr>
                <w:u w:val="single"/>
              </w:rPr>
              <w:t>Syntax</w:t>
            </w:r>
          </w:p>
          <w:p w14:paraId="538578F8" w14:textId="77777777" w:rsidR="00380225" w:rsidRPr="00794639" w:rsidRDefault="00380225" w:rsidP="004B39CC">
            <w:pPr>
              <w:pStyle w:val="TableBody"/>
              <w:rPr>
                <w:b/>
              </w:rPr>
            </w:pPr>
            <w:r w:rsidRPr="00794639">
              <w:rPr>
                <w:b/>
              </w:rPr>
              <w:t>AT+WDSS=?</w:t>
            </w:r>
          </w:p>
        </w:tc>
        <w:tc>
          <w:tcPr>
            <w:tcW w:w="0" w:type="dxa"/>
          </w:tcPr>
          <w:p w14:paraId="427EB1F6" w14:textId="77777777" w:rsidR="00380225" w:rsidRPr="00794639" w:rsidRDefault="00380225" w:rsidP="004B39CC">
            <w:pPr>
              <w:pStyle w:val="TableBody"/>
              <w:rPr>
                <w:u w:val="single"/>
              </w:rPr>
            </w:pPr>
          </w:p>
          <w:p w14:paraId="117E0B7A" w14:textId="77777777" w:rsidR="00380225" w:rsidRPr="00794639" w:rsidRDefault="00380225" w:rsidP="004B39CC">
            <w:pPr>
              <w:pStyle w:val="TableBody"/>
              <w:rPr>
                <w:u w:val="single"/>
              </w:rPr>
            </w:pPr>
          </w:p>
          <w:p w14:paraId="2B8B0A62" w14:textId="77777777" w:rsidR="00380225" w:rsidRPr="00794639" w:rsidRDefault="00380225" w:rsidP="004B39CC">
            <w:pPr>
              <w:pStyle w:val="TableBody"/>
              <w:rPr>
                <w:u w:val="single"/>
              </w:rPr>
            </w:pPr>
            <w:r w:rsidRPr="00794639">
              <w:rPr>
                <w:u w:val="single"/>
              </w:rPr>
              <w:t>Response</w:t>
            </w:r>
          </w:p>
          <w:p w14:paraId="54861C4D" w14:textId="35362909" w:rsidR="00380225" w:rsidRPr="00794639" w:rsidRDefault="00380225" w:rsidP="004B39CC">
            <w:pPr>
              <w:pStyle w:val="TableBody"/>
            </w:pPr>
            <w:r w:rsidRPr="00794639">
              <w:rPr>
                <w:b/>
              </w:rPr>
              <w:t>+WDSS: 1,(</w:t>
            </w:r>
            <w:r w:rsidRPr="00794639">
              <w:t xml:space="preserve">list of supported </w:t>
            </w:r>
            <w:r w:rsidRPr="00794639">
              <w:rPr>
                <w:b/>
              </w:rPr>
              <w:t>&lt;Action&gt;</w:t>
            </w:r>
            <w:r w:rsidRPr="00794639">
              <w:t xml:space="preserve">s for this </w:t>
            </w:r>
            <w:r w:rsidRPr="00794639">
              <w:rPr>
                <w:b/>
              </w:rPr>
              <w:t>&lt;Mode&gt;)</w:t>
            </w:r>
          </w:p>
          <w:p w14:paraId="79D1188E" w14:textId="763ECF9D" w:rsidR="00262E7B" w:rsidRPr="00794639" w:rsidRDefault="00262E7B" w:rsidP="004B39CC">
            <w:pPr>
              <w:pStyle w:val="TableBody"/>
            </w:pPr>
            <w:r w:rsidRPr="00794639">
              <w:rPr>
                <w:b/>
              </w:rPr>
              <w:t>+WDSS: 2,(</w:t>
            </w:r>
            <w:r w:rsidRPr="00794639">
              <w:t>range of supported PDP context identifiers</w:t>
            </w:r>
            <w:r w:rsidRPr="00794639">
              <w:rPr>
                <w:b/>
              </w:rPr>
              <w:t>)</w:t>
            </w:r>
          </w:p>
          <w:p w14:paraId="37F8ABC3" w14:textId="77777777" w:rsidR="00380225" w:rsidRPr="00794639" w:rsidRDefault="00380225" w:rsidP="004B39CC">
            <w:pPr>
              <w:pStyle w:val="TableBody"/>
              <w:rPr>
                <w:u w:val="single"/>
              </w:rPr>
            </w:pPr>
            <w:r w:rsidRPr="00794639">
              <w:rPr>
                <w:b/>
              </w:rPr>
              <w:t>OK</w:t>
            </w:r>
          </w:p>
        </w:tc>
      </w:tr>
      <w:tr w:rsidR="00380225" w:rsidRPr="00794639" w14:paraId="667B14B2" w14:textId="77777777" w:rsidTr="00953CD3">
        <w:trPr>
          <w:trHeight w:val="1486"/>
        </w:trPr>
        <w:tc>
          <w:tcPr>
            <w:tcW w:w="1707" w:type="dxa"/>
          </w:tcPr>
          <w:p w14:paraId="52F25067" w14:textId="77777777" w:rsidR="00380225" w:rsidRPr="00794639" w:rsidRDefault="00380225" w:rsidP="004B39CC">
            <w:pPr>
              <w:pStyle w:val="TableBody"/>
              <w:rPr>
                <w:i/>
              </w:rPr>
            </w:pPr>
            <w:r w:rsidRPr="00794639">
              <w:rPr>
                <w:i/>
              </w:rPr>
              <w:lastRenderedPageBreak/>
              <w:t>Read command</w:t>
            </w:r>
          </w:p>
          <w:p w14:paraId="3503664C" w14:textId="77777777" w:rsidR="00380225" w:rsidRPr="00794639" w:rsidRDefault="00380225" w:rsidP="004B39CC">
            <w:pPr>
              <w:pStyle w:val="TableBody"/>
            </w:pPr>
          </w:p>
          <w:p w14:paraId="5E783425" w14:textId="77777777" w:rsidR="00380225" w:rsidRPr="00794639" w:rsidRDefault="00380225" w:rsidP="004B39CC">
            <w:pPr>
              <w:pStyle w:val="TableBody"/>
              <w:rPr>
                <w:u w:val="single"/>
              </w:rPr>
            </w:pPr>
            <w:r w:rsidRPr="00794639">
              <w:rPr>
                <w:u w:val="single"/>
              </w:rPr>
              <w:t>Syntax</w:t>
            </w:r>
          </w:p>
          <w:p w14:paraId="447554AB" w14:textId="77777777" w:rsidR="00380225" w:rsidRPr="00794639" w:rsidRDefault="00380225" w:rsidP="004B39CC">
            <w:pPr>
              <w:pStyle w:val="TableBody"/>
              <w:rPr>
                <w:b/>
              </w:rPr>
            </w:pPr>
            <w:r w:rsidRPr="00794639">
              <w:rPr>
                <w:b/>
              </w:rPr>
              <w:t>AT+WDSS?</w:t>
            </w:r>
          </w:p>
        </w:tc>
        <w:tc>
          <w:tcPr>
            <w:tcW w:w="0" w:type="dxa"/>
          </w:tcPr>
          <w:p w14:paraId="643E0D2B" w14:textId="77777777" w:rsidR="00380225" w:rsidRPr="00794639" w:rsidRDefault="00380225" w:rsidP="004B39CC">
            <w:pPr>
              <w:pStyle w:val="TableBody"/>
              <w:rPr>
                <w:u w:val="single"/>
              </w:rPr>
            </w:pPr>
          </w:p>
          <w:p w14:paraId="3B8C1DC9" w14:textId="77777777" w:rsidR="00380225" w:rsidRPr="00794639" w:rsidRDefault="00380225" w:rsidP="004B39CC">
            <w:pPr>
              <w:pStyle w:val="TableBody"/>
              <w:rPr>
                <w:u w:val="single"/>
              </w:rPr>
            </w:pPr>
          </w:p>
          <w:p w14:paraId="095F88D5" w14:textId="77777777" w:rsidR="00380225" w:rsidRPr="00794639" w:rsidRDefault="00380225" w:rsidP="004B39CC">
            <w:pPr>
              <w:pStyle w:val="TableBody"/>
              <w:rPr>
                <w:u w:val="single"/>
              </w:rPr>
            </w:pPr>
            <w:r w:rsidRPr="00794639">
              <w:rPr>
                <w:u w:val="single"/>
              </w:rPr>
              <w:t>Response</w:t>
            </w:r>
          </w:p>
          <w:p w14:paraId="73696670" w14:textId="11728922" w:rsidR="00380225" w:rsidRPr="00794639" w:rsidRDefault="00380225" w:rsidP="004B39CC">
            <w:pPr>
              <w:pStyle w:val="TableBody"/>
              <w:rPr>
                <w:b/>
                <w:snapToGrid w:val="0"/>
              </w:rPr>
            </w:pPr>
            <w:r w:rsidRPr="00794639">
              <w:rPr>
                <w:b/>
                <w:snapToGrid w:val="0"/>
              </w:rPr>
              <w:t>[+WDSS: 1,&lt;Action&gt;]</w:t>
            </w:r>
          </w:p>
          <w:p w14:paraId="72038C2E" w14:textId="33765C2A" w:rsidR="00262E7B" w:rsidRPr="00794639" w:rsidRDefault="00262E7B" w:rsidP="004B39CC">
            <w:pPr>
              <w:pStyle w:val="TableBody"/>
              <w:rPr>
                <w:b/>
                <w:snapToGrid w:val="0"/>
              </w:rPr>
            </w:pPr>
            <w:r w:rsidRPr="00794639">
              <w:rPr>
                <w:b/>
                <w:snapToGrid w:val="0"/>
              </w:rPr>
              <w:t>[+WDSS: 2,&lt;Cid&gt;]</w:t>
            </w:r>
          </w:p>
          <w:p w14:paraId="2D8BC7C1" w14:textId="77777777" w:rsidR="00380225" w:rsidRPr="00794639" w:rsidRDefault="00380225" w:rsidP="004B39CC">
            <w:pPr>
              <w:pStyle w:val="TableBody"/>
              <w:rPr>
                <w:u w:val="single"/>
              </w:rPr>
            </w:pPr>
            <w:r w:rsidRPr="00794639">
              <w:rPr>
                <w:b/>
                <w:snapToGrid w:val="0"/>
              </w:rPr>
              <w:t>OK</w:t>
            </w:r>
          </w:p>
        </w:tc>
      </w:tr>
      <w:tr w:rsidR="00380225" w:rsidRPr="00794639" w14:paraId="7408CF8D" w14:textId="77777777" w:rsidTr="00953CD3">
        <w:trPr>
          <w:cantSplit w:val="0"/>
          <w:trHeight w:val="72"/>
        </w:trPr>
        <w:tc>
          <w:tcPr>
            <w:tcW w:w="1707" w:type="dxa"/>
          </w:tcPr>
          <w:p w14:paraId="1AD5EBD9" w14:textId="77777777" w:rsidR="00380225" w:rsidRPr="00794639" w:rsidRDefault="00380225" w:rsidP="004B39CC">
            <w:pPr>
              <w:pStyle w:val="TableBody"/>
              <w:rPr>
                <w:i/>
              </w:rPr>
            </w:pPr>
            <w:r w:rsidRPr="00794639">
              <w:rPr>
                <w:i/>
              </w:rPr>
              <w:t>Write command</w:t>
            </w:r>
          </w:p>
          <w:p w14:paraId="1BC5AEFD" w14:textId="77777777" w:rsidR="00380225" w:rsidRPr="00794639" w:rsidRDefault="00380225" w:rsidP="004B39CC">
            <w:pPr>
              <w:pStyle w:val="TableBody"/>
            </w:pPr>
          </w:p>
          <w:p w14:paraId="09D6DA82" w14:textId="77777777" w:rsidR="00380225" w:rsidRPr="00794639" w:rsidRDefault="00380225" w:rsidP="004B39CC">
            <w:pPr>
              <w:pStyle w:val="TableBody"/>
              <w:rPr>
                <w:u w:val="single"/>
              </w:rPr>
            </w:pPr>
            <w:r w:rsidRPr="00794639">
              <w:rPr>
                <w:u w:val="single"/>
              </w:rPr>
              <w:t>Syntax</w:t>
            </w:r>
          </w:p>
          <w:p w14:paraId="59325510" w14:textId="03677F1D" w:rsidR="005C2BAD" w:rsidRPr="00794639" w:rsidRDefault="005C2BAD" w:rsidP="004B39CC">
            <w:pPr>
              <w:pStyle w:val="TableBody"/>
            </w:pPr>
            <w:r w:rsidRPr="00794639">
              <w:t>For &lt;mode&gt;=1</w:t>
            </w:r>
          </w:p>
          <w:p w14:paraId="5A39B51E" w14:textId="77777777" w:rsidR="00380225" w:rsidRPr="00794639" w:rsidRDefault="00380225" w:rsidP="004B39CC">
            <w:pPr>
              <w:pStyle w:val="TableBody"/>
              <w:rPr>
                <w:b/>
              </w:rPr>
            </w:pPr>
            <w:r w:rsidRPr="00794639">
              <w:rPr>
                <w:b/>
              </w:rPr>
              <w:t>AT+WDSS=</w:t>
            </w:r>
            <w:r w:rsidRPr="00794639">
              <w:rPr>
                <w:b/>
              </w:rPr>
              <w:br/>
              <w:t>&lt;Mode&gt;,</w:t>
            </w:r>
            <w:r w:rsidR="007A1C94" w:rsidRPr="00794639">
              <w:rPr>
                <w:b/>
              </w:rPr>
              <w:br/>
            </w:r>
            <w:r w:rsidRPr="00794639">
              <w:rPr>
                <w:b/>
              </w:rPr>
              <w:t>&lt;Action&gt;</w:t>
            </w:r>
          </w:p>
          <w:p w14:paraId="370E8A17" w14:textId="77777777" w:rsidR="005C2BAD" w:rsidRPr="00794639" w:rsidRDefault="005C2BAD" w:rsidP="004B39CC">
            <w:pPr>
              <w:pStyle w:val="TableBody"/>
              <w:rPr>
                <w:b/>
              </w:rPr>
            </w:pPr>
          </w:p>
          <w:p w14:paraId="14FBE111" w14:textId="77777777" w:rsidR="005C2BAD" w:rsidRPr="00794639" w:rsidRDefault="005C2BAD" w:rsidP="004B39CC">
            <w:pPr>
              <w:pStyle w:val="TableBody"/>
            </w:pPr>
            <w:commentRangeStart w:id="8312"/>
            <w:r w:rsidRPr="00794639">
              <w:t>For &lt;mode&gt;=2</w:t>
            </w:r>
          </w:p>
          <w:p w14:paraId="33D98922" w14:textId="5F289FB0" w:rsidR="005C2BAD" w:rsidRPr="00794639" w:rsidRDefault="005C2BAD" w:rsidP="005C2BAD">
            <w:pPr>
              <w:pStyle w:val="TableBody"/>
              <w:rPr>
                <w:b/>
              </w:rPr>
            </w:pPr>
            <w:r w:rsidRPr="00794639">
              <w:rPr>
                <w:b/>
              </w:rPr>
              <w:t>AT+WDSS=</w:t>
            </w:r>
            <w:r w:rsidRPr="00794639">
              <w:rPr>
                <w:b/>
              </w:rPr>
              <w:br/>
              <w:t>&lt;Mode&gt;,</w:t>
            </w:r>
            <w:r w:rsidRPr="00794639">
              <w:rPr>
                <w:b/>
              </w:rPr>
              <w:br/>
              <w:t>&lt;Cid&gt;</w:t>
            </w:r>
            <w:commentRangeEnd w:id="8312"/>
            <w:r w:rsidR="00C9657F" w:rsidRPr="00794639">
              <w:rPr>
                <w:rStyle w:val="CommentReference"/>
                <w:rFonts w:ascii="Verdana" w:hAnsi="Verdana" w:cs="Times New Roman"/>
                <w:lang w:eastAsia="en-US"/>
              </w:rPr>
              <w:commentReference w:id="8312"/>
            </w:r>
          </w:p>
          <w:p w14:paraId="6AB72FEB" w14:textId="38F11D40" w:rsidR="005C2BAD" w:rsidRPr="000656F8" w:rsidRDefault="005C2BAD" w:rsidP="004B39CC">
            <w:pPr>
              <w:pStyle w:val="TableBody"/>
              <w:rPr>
                <w:b/>
              </w:rPr>
            </w:pPr>
          </w:p>
        </w:tc>
        <w:tc>
          <w:tcPr>
            <w:tcW w:w="0" w:type="dxa"/>
          </w:tcPr>
          <w:p w14:paraId="10B62B68" w14:textId="77777777" w:rsidR="00380225" w:rsidRPr="0048226A" w:rsidRDefault="00380225" w:rsidP="004B39CC">
            <w:pPr>
              <w:pStyle w:val="TableBody"/>
              <w:rPr>
                <w:u w:val="single"/>
              </w:rPr>
            </w:pPr>
          </w:p>
          <w:p w14:paraId="37ABF0E0" w14:textId="77777777" w:rsidR="00380225" w:rsidRPr="007E4A1F" w:rsidRDefault="00380225" w:rsidP="004B39CC">
            <w:pPr>
              <w:pStyle w:val="TableBody"/>
              <w:rPr>
                <w:u w:val="single"/>
              </w:rPr>
            </w:pPr>
          </w:p>
          <w:p w14:paraId="5A448EC6" w14:textId="77777777" w:rsidR="00380225" w:rsidRPr="00006D08" w:rsidRDefault="00380225" w:rsidP="004B39CC">
            <w:pPr>
              <w:pStyle w:val="TableBody"/>
              <w:rPr>
                <w:u w:val="single"/>
              </w:rPr>
            </w:pPr>
            <w:r w:rsidRPr="007E4A1F">
              <w:rPr>
                <w:u w:val="single"/>
              </w:rPr>
              <w:t>Response</w:t>
            </w:r>
          </w:p>
          <w:p w14:paraId="13263420" w14:textId="53CBF183" w:rsidR="00380225" w:rsidRPr="005C602E" w:rsidRDefault="00380225" w:rsidP="004B39CC">
            <w:pPr>
              <w:pStyle w:val="TableBody"/>
              <w:rPr>
                <w:b/>
                <w:snapToGrid w:val="0"/>
              </w:rPr>
            </w:pPr>
            <w:r w:rsidRPr="005C602E">
              <w:rPr>
                <w:b/>
                <w:snapToGrid w:val="0"/>
              </w:rPr>
              <w:t>OK</w:t>
            </w:r>
          </w:p>
          <w:p w14:paraId="51FD1DDC" w14:textId="588793C9" w:rsidR="00E66EF5" w:rsidRPr="003010FE" w:rsidRDefault="00E66EF5" w:rsidP="004B39CC">
            <w:pPr>
              <w:pStyle w:val="TableBody"/>
              <w:rPr>
                <w:snapToGrid w:val="0"/>
              </w:rPr>
            </w:pPr>
          </w:p>
          <w:p w14:paraId="643D652D" w14:textId="0FE66B8A" w:rsidR="00E66EF5" w:rsidRPr="001720D2" w:rsidRDefault="00E66EF5" w:rsidP="004B39CC">
            <w:pPr>
              <w:pStyle w:val="TableBody"/>
              <w:rPr>
                <w:snapToGrid w:val="0"/>
              </w:rPr>
            </w:pPr>
            <w:r w:rsidRPr="00396BD2">
              <w:rPr>
                <w:snapToGrid w:val="0"/>
              </w:rPr>
              <w:t>or</w:t>
            </w:r>
          </w:p>
          <w:p w14:paraId="3BAA5C35" w14:textId="77777777" w:rsidR="00380225" w:rsidRPr="00794639" w:rsidRDefault="00380225" w:rsidP="004B39CC">
            <w:pPr>
              <w:pStyle w:val="TableBody"/>
              <w:rPr>
                <w:b/>
              </w:rPr>
            </w:pPr>
            <w:r w:rsidRPr="00794639">
              <w:rPr>
                <w:b/>
              </w:rPr>
              <w:t>+CME ERROR &lt;err&gt;</w:t>
            </w:r>
          </w:p>
          <w:p w14:paraId="11A03A05" w14:textId="77777777" w:rsidR="00380225" w:rsidRPr="00794639" w:rsidRDefault="00380225" w:rsidP="004B39CC">
            <w:pPr>
              <w:pStyle w:val="TableBody"/>
              <w:rPr>
                <w:u w:val="single"/>
              </w:rPr>
            </w:pPr>
          </w:p>
          <w:p w14:paraId="4ADE8059" w14:textId="77777777" w:rsidR="00380225" w:rsidRPr="00794639" w:rsidRDefault="00380225" w:rsidP="004B39CC">
            <w:pPr>
              <w:pStyle w:val="TableBody"/>
              <w:rPr>
                <w:u w:val="single"/>
                <w:lang w:eastAsia="zh-CN"/>
              </w:rPr>
            </w:pPr>
            <w:r w:rsidRPr="00794639">
              <w:rPr>
                <w:u w:val="single"/>
              </w:rPr>
              <w:t>Parameters</w:t>
            </w:r>
          </w:p>
          <w:p w14:paraId="62C146FA" w14:textId="3DC2B92E" w:rsidR="00380225" w:rsidRPr="00794639" w:rsidRDefault="00380225" w:rsidP="004B39CC">
            <w:pPr>
              <w:pStyle w:val="TableBody"/>
            </w:pPr>
            <w:r w:rsidRPr="00794639">
              <w:rPr>
                <w:b/>
              </w:rPr>
              <w:t>&lt;Mode&gt;</w:t>
            </w:r>
            <w:r w:rsidRPr="00794639">
              <w:tab/>
              <w:t>0</w:t>
            </w:r>
            <w:r w:rsidRPr="00794639">
              <w:tab/>
            </w:r>
            <w:r w:rsidR="00262E7B" w:rsidRPr="00794639">
              <w:t xml:space="preserve">Deprecated and cannot be used anymore. Instead, use &lt;Mode&gt;=2 </w:t>
            </w:r>
            <w:r w:rsidR="00262E7B" w:rsidRPr="00794639">
              <w:tab/>
            </w:r>
            <w:r w:rsidR="00262E7B" w:rsidRPr="00794639">
              <w:tab/>
            </w:r>
            <w:r w:rsidR="00262E7B" w:rsidRPr="00794639">
              <w:tab/>
              <w:t xml:space="preserve">to set the profile to be used, and configure it using </w:t>
            </w:r>
            <w:r w:rsidR="00262E7B" w:rsidRPr="00794639">
              <w:rPr>
                <w:rStyle w:val="Code"/>
              </w:rPr>
              <w:t>AT+CGDCONT</w:t>
            </w:r>
            <w:r w:rsidR="00262E7B" w:rsidRPr="00794639">
              <w:t>.</w:t>
            </w:r>
          </w:p>
          <w:p w14:paraId="2BCCC0AF" w14:textId="4B49D3FB" w:rsidR="00380225" w:rsidRPr="00794639" w:rsidRDefault="00262E7B" w:rsidP="004B39CC">
            <w:pPr>
              <w:pStyle w:val="TableBody"/>
            </w:pPr>
            <w:r w:rsidRPr="00794639">
              <w:tab/>
            </w:r>
            <w:r w:rsidRPr="00794639">
              <w:tab/>
            </w:r>
            <w:r w:rsidR="00380225" w:rsidRPr="00794639">
              <w:t>1</w:t>
            </w:r>
            <w:r w:rsidR="00380225" w:rsidRPr="00794639">
              <w:tab/>
              <w:t xml:space="preserve">User </w:t>
            </w:r>
            <w:r w:rsidRPr="00794639">
              <w:t>i</w:t>
            </w:r>
            <w:r w:rsidR="00380225" w:rsidRPr="00794639">
              <w:t xml:space="preserve">nitiated connection to the </w:t>
            </w:r>
            <w:r w:rsidRPr="00794639">
              <w:t>D</w:t>
            </w:r>
            <w:r w:rsidR="00380225" w:rsidRPr="00794639">
              <w:t xml:space="preserve">evice </w:t>
            </w:r>
            <w:r w:rsidRPr="00794639">
              <w:t>S</w:t>
            </w:r>
            <w:r w:rsidR="00380225" w:rsidRPr="00794639">
              <w:t>ervices server</w:t>
            </w:r>
          </w:p>
          <w:p w14:paraId="45480C4A" w14:textId="29E02D39" w:rsidR="00262E7B" w:rsidRPr="00794639" w:rsidRDefault="00262E7B" w:rsidP="004B39CC">
            <w:pPr>
              <w:pStyle w:val="TableBody"/>
            </w:pPr>
            <w:r w:rsidRPr="00794639">
              <w:tab/>
            </w:r>
            <w:r w:rsidRPr="00794639">
              <w:tab/>
              <w:t>2</w:t>
            </w:r>
            <w:r w:rsidRPr="00794639">
              <w:tab/>
              <w:t>PDP context identifier configurations for Device Services</w:t>
            </w:r>
          </w:p>
          <w:p w14:paraId="6908C793" w14:textId="7C185679" w:rsidR="00380225" w:rsidRPr="00794639" w:rsidRDefault="00380225" w:rsidP="004B39CC">
            <w:pPr>
              <w:pStyle w:val="TableBody"/>
              <w:rPr>
                <w:b/>
              </w:rPr>
            </w:pPr>
          </w:p>
          <w:p w14:paraId="7A80EB24" w14:textId="77777777" w:rsidR="00380225" w:rsidRPr="00794639" w:rsidRDefault="00380225" w:rsidP="004B39CC">
            <w:pPr>
              <w:pStyle w:val="TableBody"/>
            </w:pPr>
            <w:r w:rsidRPr="00794639">
              <w:rPr>
                <w:b/>
              </w:rPr>
              <w:t>&lt;Action&gt;</w:t>
            </w:r>
            <w:r w:rsidRPr="00794639">
              <w:rPr>
                <w:b/>
              </w:rPr>
              <w:tab/>
            </w:r>
            <w:r w:rsidRPr="00794639">
              <w:t>For &lt;Mode&gt;=1 only</w:t>
            </w:r>
          </w:p>
          <w:p w14:paraId="3EC9BD3D" w14:textId="6313F207" w:rsidR="00380225" w:rsidRPr="00794639" w:rsidRDefault="00380225" w:rsidP="004B39CC">
            <w:pPr>
              <w:pStyle w:val="TableBody"/>
            </w:pPr>
            <w:r w:rsidRPr="00794639">
              <w:rPr>
                <w:u w:val="single"/>
              </w:rPr>
              <w:t>0</w:t>
            </w:r>
            <w:r w:rsidRPr="00794639">
              <w:tab/>
              <w:t xml:space="preserve">Release the current connection to the Device Services </w:t>
            </w:r>
            <w:r w:rsidR="00262E7B" w:rsidRPr="00794639">
              <w:t>s</w:t>
            </w:r>
            <w:r w:rsidRPr="00794639">
              <w:t>erver</w:t>
            </w:r>
          </w:p>
          <w:p w14:paraId="1DF7E10D" w14:textId="77777777" w:rsidR="00380225" w:rsidRPr="00794639" w:rsidRDefault="00380225" w:rsidP="004B39CC">
            <w:pPr>
              <w:pStyle w:val="TableBody"/>
            </w:pPr>
            <w:r w:rsidRPr="00794639">
              <w:t>1</w:t>
            </w:r>
            <w:r w:rsidRPr="00794639">
              <w:tab/>
              <w:t xml:space="preserve">Establish a connection to the Device Services </w:t>
            </w:r>
            <w:r w:rsidR="00262E7B" w:rsidRPr="00794639">
              <w:t>s</w:t>
            </w:r>
            <w:r w:rsidRPr="00794639">
              <w:t>erver</w:t>
            </w:r>
          </w:p>
          <w:p w14:paraId="558678CC" w14:textId="77777777" w:rsidR="005C2BAD" w:rsidRPr="00794639" w:rsidRDefault="005C2BAD" w:rsidP="004B39CC">
            <w:pPr>
              <w:pStyle w:val="TableBody"/>
              <w:rPr>
                <w:u w:val="single"/>
              </w:rPr>
            </w:pPr>
          </w:p>
          <w:p w14:paraId="5C6D9C0F" w14:textId="27C98B4D" w:rsidR="005C2BAD" w:rsidRPr="00794639" w:rsidRDefault="005C2BAD" w:rsidP="004B39CC">
            <w:pPr>
              <w:pStyle w:val="TableBody"/>
              <w:rPr>
                <w:u w:val="single"/>
              </w:rPr>
            </w:pPr>
            <w:r w:rsidRPr="00794639">
              <w:rPr>
                <w:b/>
              </w:rPr>
              <w:t>&lt;Cid&gt;</w:t>
            </w:r>
            <w:r w:rsidRPr="00794639">
              <w:tab/>
            </w:r>
            <w:r w:rsidRPr="00794639">
              <w:tab/>
              <w:t>For &lt;Mode&gt;=2 only, PDP context identifier</w:t>
            </w:r>
          </w:p>
        </w:tc>
      </w:tr>
      <w:tr w:rsidR="00CE4E8F" w:rsidRPr="00794639" w14:paraId="38BABD62" w14:textId="77777777" w:rsidTr="00953CD3">
        <w:trPr>
          <w:cantSplit w:val="0"/>
          <w:trHeight w:val="65"/>
        </w:trPr>
        <w:tc>
          <w:tcPr>
            <w:tcW w:w="1707" w:type="dxa"/>
          </w:tcPr>
          <w:p w14:paraId="13480063" w14:textId="77777777" w:rsidR="00CE4E8F" w:rsidRPr="00794639" w:rsidRDefault="00CE4E8F" w:rsidP="00076AEF">
            <w:pPr>
              <w:pStyle w:val="TableBody"/>
            </w:pPr>
            <w:r w:rsidRPr="00794639">
              <w:rPr>
                <w:u w:val="single"/>
              </w:rPr>
              <w:t>Reference</w:t>
            </w:r>
          </w:p>
          <w:p w14:paraId="4C439428" w14:textId="77777777" w:rsidR="00CE4E8F" w:rsidRPr="00794639" w:rsidRDefault="00CE4E8F" w:rsidP="00076AEF">
            <w:pPr>
              <w:pStyle w:val="TableBody"/>
            </w:pPr>
            <w:r w:rsidRPr="00794639">
              <w:t>Sierra Wireless Proprietary Command</w:t>
            </w:r>
          </w:p>
        </w:tc>
        <w:tc>
          <w:tcPr>
            <w:tcW w:w="0" w:type="dxa"/>
          </w:tcPr>
          <w:p w14:paraId="5797933A" w14:textId="77777777" w:rsidR="00CE4E8F" w:rsidRPr="00794639" w:rsidRDefault="00CE4E8F" w:rsidP="00076AEF">
            <w:pPr>
              <w:pStyle w:val="TableBody"/>
            </w:pPr>
            <w:r w:rsidRPr="00794639">
              <w:rPr>
                <w:u w:val="single"/>
              </w:rPr>
              <w:t>Notes</w:t>
            </w:r>
          </w:p>
          <w:p w14:paraId="6CF809F5" w14:textId="77777777" w:rsidR="00CE4E8F" w:rsidRPr="00794639" w:rsidRDefault="00CE4E8F" w:rsidP="00076AEF">
            <w:pPr>
              <w:pStyle w:val="TableBody"/>
              <w:numPr>
                <w:ilvl w:val="0"/>
                <w:numId w:val="51"/>
              </w:numPr>
            </w:pPr>
            <w:r w:rsidRPr="00794639">
              <w:t xml:space="preserve">This command is available when the embedded module has finished the Device Services initialization (see </w:t>
            </w:r>
            <w:r w:rsidRPr="00794639">
              <w:rPr>
                <w:rStyle w:val="Code"/>
              </w:rPr>
              <w:t>+WDSI</w:t>
            </w:r>
            <w:r w:rsidRPr="00794639">
              <w:t>)</w:t>
            </w:r>
          </w:p>
          <w:p w14:paraId="02A2FFCF" w14:textId="77777777" w:rsidR="00CE4E8F" w:rsidRPr="00794639" w:rsidRDefault="00CE4E8F" w:rsidP="00076AEF">
            <w:pPr>
              <w:pStyle w:val="TableBody"/>
              <w:numPr>
                <w:ilvl w:val="0"/>
                <w:numId w:val="51"/>
              </w:numPr>
            </w:pPr>
            <w:r w:rsidRPr="00794639">
              <w:rPr>
                <w:rStyle w:val="Code"/>
              </w:rPr>
              <w:t>AT+WDSS?</w:t>
            </w:r>
            <w:r w:rsidRPr="00794639">
              <w:t xml:space="preserve"> command only returns OK if no APN is defined.</w:t>
            </w:r>
          </w:p>
          <w:p w14:paraId="423C48CB" w14:textId="77777777" w:rsidR="00CE4E8F" w:rsidRPr="00794639" w:rsidRDefault="00CE4E8F" w:rsidP="00076AEF">
            <w:pPr>
              <w:pStyle w:val="TableBody"/>
              <w:numPr>
                <w:ilvl w:val="0"/>
                <w:numId w:val="51"/>
              </w:numPr>
            </w:pPr>
            <w:r w:rsidRPr="00794639">
              <w:t>When a request is sent to the embedded module to resume an inexistent or unsuspended session, +CME ERROR: 3 is returned.</w:t>
            </w:r>
          </w:p>
          <w:p w14:paraId="1DC16E1D" w14:textId="77777777" w:rsidR="00CE4E8F" w:rsidRPr="00794639" w:rsidRDefault="00CE4E8F" w:rsidP="00076AEF">
            <w:pPr>
              <w:pStyle w:val="TableBody"/>
              <w:numPr>
                <w:ilvl w:val="0"/>
                <w:numId w:val="51"/>
              </w:numPr>
            </w:pPr>
            <w:r w:rsidRPr="00794639">
              <w:t>When a request is sent to the embedded module to release an inexistent session, +CME ERROR: 3 is returned.</w:t>
            </w:r>
          </w:p>
          <w:p w14:paraId="20AA1B44" w14:textId="0727BA24" w:rsidR="00CE4E8F" w:rsidRPr="00794639" w:rsidRDefault="00CE4E8F" w:rsidP="00076AEF">
            <w:pPr>
              <w:pStyle w:val="TableBody"/>
              <w:numPr>
                <w:ilvl w:val="0"/>
                <w:numId w:val="51"/>
              </w:numPr>
            </w:pPr>
            <w:r w:rsidRPr="00794639">
              <w:t>When the PDP context cannot be activated because of bad AirPrime Management Services NAP configuration, the embedded module</w:t>
            </w:r>
            <w:r w:rsidRPr="00794639">
              <w:rPr>
                <w:vertAlign w:val="superscript"/>
              </w:rPr>
              <w:t xml:space="preserve"> </w:t>
            </w:r>
            <w:r w:rsidRPr="00794639">
              <w:t xml:space="preserve">will use a NAP defined by </w:t>
            </w:r>
            <w:r w:rsidRPr="00794639">
              <w:rPr>
                <w:rStyle w:val="Code"/>
              </w:rPr>
              <w:t>+CGDCONT</w:t>
            </w:r>
            <w:r w:rsidRPr="00794639">
              <w:t xml:space="preserve"> to activate the dedicated PDP context (but the initial NAP configuration is not erased).</w:t>
            </w:r>
          </w:p>
          <w:p w14:paraId="38E4B32E" w14:textId="77777777" w:rsidR="00CE4E8F" w:rsidRPr="00794639" w:rsidRDefault="00CE4E8F" w:rsidP="00076AEF">
            <w:pPr>
              <w:pStyle w:val="TableBody"/>
              <w:numPr>
                <w:ilvl w:val="0"/>
                <w:numId w:val="51"/>
              </w:numPr>
            </w:pPr>
            <w:r w:rsidRPr="00794639">
              <w:t>The activation is done if the embedded module is registered on the network. If the embedded module is not registered when the command is performed, the activation will be done at the next network registration (even if the embedded module resets).</w:t>
            </w:r>
          </w:p>
        </w:tc>
      </w:tr>
      <w:tr w:rsidR="00380225" w:rsidRPr="00794639" w14:paraId="70D0363D" w14:textId="77777777" w:rsidTr="00953CD3">
        <w:trPr>
          <w:trHeight w:val="815"/>
        </w:trPr>
        <w:tc>
          <w:tcPr>
            <w:tcW w:w="1707" w:type="dxa"/>
          </w:tcPr>
          <w:p w14:paraId="110F47D7" w14:textId="77777777" w:rsidR="00380225" w:rsidRPr="00794639" w:rsidRDefault="00380225" w:rsidP="004B39CC">
            <w:pPr>
              <w:pStyle w:val="TableBody"/>
              <w:rPr>
                <w:i/>
              </w:rPr>
            </w:pPr>
            <w:r w:rsidRPr="00794639">
              <w:rPr>
                <w:u w:val="single"/>
              </w:rPr>
              <w:t>Examples</w:t>
            </w:r>
          </w:p>
        </w:tc>
        <w:tc>
          <w:tcPr>
            <w:tcW w:w="0" w:type="dxa"/>
          </w:tcPr>
          <w:p w14:paraId="235F99A8" w14:textId="77777777" w:rsidR="00262E7B" w:rsidRPr="00794639" w:rsidRDefault="00262E7B" w:rsidP="00262E7B">
            <w:pPr>
              <w:pStyle w:val="TableBody"/>
              <w:rPr>
                <w:b/>
              </w:rPr>
            </w:pPr>
            <w:r w:rsidRPr="00794639">
              <w:rPr>
                <w:b/>
              </w:rPr>
              <w:t>AT+WDSS?</w:t>
            </w:r>
          </w:p>
          <w:p w14:paraId="259681A6" w14:textId="77777777" w:rsidR="00262E7B" w:rsidRPr="00794639" w:rsidRDefault="00262E7B" w:rsidP="00262E7B">
            <w:pPr>
              <w:pStyle w:val="TableBody"/>
              <w:rPr>
                <w:b/>
              </w:rPr>
            </w:pPr>
            <w:r w:rsidRPr="00794639">
              <w:rPr>
                <w:b/>
              </w:rPr>
              <w:t>OK</w:t>
            </w:r>
            <w:r w:rsidRPr="00794639">
              <w:rPr>
                <w:b/>
              </w:rPr>
              <w:tab/>
            </w:r>
            <w:r w:rsidRPr="00794639">
              <w:rPr>
                <w:b/>
              </w:rPr>
              <w:tab/>
            </w:r>
            <w:r w:rsidRPr="00794639">
              <w:rPr>
                <w:b/>
              </w:rPr>
              <w:tab/>
            </w:r>
            <w:r w:rsidRPr="00794639">
              <w:rPr>
                <w:b/>
              </w:rPr>
              <w:tab/>
            </w:r>
            <w:r w:rsidRPr="00794639">
              <w:rPr>
                <w:b/>
              </w:rPr>
              <w:tab/>
            </w:r>
          </w:p>
          <w:p w14:paraId="19F878F3" w14:textId="77777777" w:rsidR="00262E7B" w:rsidRPr="00794639" w:rsidRDefault="00262E7B" w:rsidP="00262E7B">
            <w:pPr>
              <w:pStyle w:val="TableBody"/>
              <w:rPr>
                <w:b/>
              </w:rPr>
            </w:pPr>
          </w:p>
          <w:p w14:paraId="6C44CC3B" w14:textId="77777777" w:rsidR="00262E7B" w:rsidRPr="00794639" w:rsidRDefault="00262E7B" w:rsidP="00262E7B">
            <w:pPr>
              <w:pStyle w:val="TableBody"/>
              <w:rPr>
                <w:b/>
              </w:rPr>
            </w:pPr>
            <w:r w:rsidRPr="00794639">
              <w:rPr>
                <w:b/>
              </w:rPr>
              <w:t>AT+WDSS=?</w:t>
            </w:r>
          </w:p>
          <w:p w14:paraId="265BD7FD" w14:textId="77777777" w:rsidR="00262E7B" w:rsidRPr="00794639" w:rsidRDefault="00262E7B" w:rsidP="00262E7B">
            <w:pPr>
              <w:pStyle w:val="TableBody"/>
              <w:rPr>
                <w:b/>
              </w:rPr>
            </w:pPr>
            <w:r w:rsidRPr="00794639">
              <w:rPr>
                <w:b/>
              </w:rPr>
              <w:t>+WDSS: 1,(0-1)</w:t>
            </w:r>
          </w:p>
          <w:p w14:paraId="2C79D5C2" w14:textId="4CD1172D" w:rsidR="00262E7B" w:rsidRPr="000656F8" w:rsidRDefault="00262E7B" w:rsidP="00262E7B">
            <w:pPr>
              <w:pStyle w:val="TableBody"/>
              <w:rPr>
                <w:b/>
              </w:rPr>
            </w:pPr>
            <w:r w:rsidRPr="00794639">
              <w:rPr>
                <w:b/>
              </w:rPr>
              <w:t>+WDSS: 2,(1-</w:t>
            </w:r>
            <w:commentRangeStart w:id="8313"/>
            <w:r w:rsidRPr="00794639">
              <w:rPr>
                <w:b/>
              </w:rPr>
              <w:t>1</w:t>
            </w:r>
            <w:commentRangeEnd w:id="8313"/>
            <w:r w:rsidR="00C9657F" w:rsidRPr="00794639">
              <w:rPr>
                <w:rStyle w:val="CommentReference"/>
                <w:rFonts w:ascii="Verdana" w:hAnsi="Verdana" w:cs="Times New Roman"/>
                <w:lang w:eastAsia="en-US"/>
              </w:rPr>
              <w:commentReference w:id="8313"/>
            </w:r>
            <w:r w:rsidRPr="00794639">
              <w:rPr>
                <w:b/>
              </w:rPr>
              <w:t>)</w:t>
            </w:r>
          </w:p>
          <w:p w14:paraId="590A4CF1" w14:textId="77777777" w:rsidR="00262E7B" w:rsidRPr="007E4A1F" w:rsidRDefault="00262E7B" w:rsidP="00262E7B">
            <w:pPr>
              <w:pStyle w:val="TableBody"/>
              <w:rPr>
                <w:b/>
              </w:rPr>
            </w:pPr>
            <w:r w:rsidRPr="0048226A">
              <w:rPr>
                <w:b/>
              </w:rPr>
              <w:t>OK</w:t>
            </w:r>
          </w:p>
          <w:p w14:paraId="7B368EBE" w14:textId="77777777" w:rsidR="00262E7B" w:rsidRPr="007E4A1F" w:rsidRDefault="00262E7B" w:rsidP="00262E7B">
            <w:pPr>
              <w:pStyle w:val="TableBody"/>
              <w:rPr>
                <w:b/>
              </w:rPr>
            </w:pPr>
          </w:p>
          <w:p w14:paraId="770EFD04" w14:textId="77777777" w:rsidR="00262E7B" w:rsidRPr="00794639" w:rsidRDefault="00262E7B" w:rsidP="00262E7B">
            <w:pPr>
              <w:pStyle w:val="TableBody"/>
            </w:pPr>
            <w:r w:rsidRPr="00006D08">
              <w:rPr>
                <w:b/>
              </w:rPr>
              <w:t>AT+WDSS=1,1</w:t>
            </w:r>
            <w:r w:rsidRPr="00794639">
              <w:tab/>
            </w:r>
            <w:r w:rsidRPr="00794639">
              <w:tab/>
              <w:t>//Initiation of a connection to the Device Services server</w:t>
            </w:r>
          </w:p>
          <w:p w14:paraId="150D752C" w14:textId="77777777" w:rsidR="00262E7B" w:rsidRPr="00794639" w:rsidRDefault="00262E7B" w:rsidP="00262E7B">
            <w:pPr>
              <w:pStyle w:val="TableBody"/>
              <w:rPr>
                <w:b/>
              </w:rPr>
            </w:pPr>
            <w:r w:rsidRPr="00794639">
              <w:rPr>
                <w:b/>
              </w:rPr>
              <w:t>OK</w:t>
            </w:r>
          </w:p>
          <w:p w14:paraId="4054D00F" w14:textId="77777777" w:rsidR="00262E7B" w:rsidRPr="00794639" w:rsidRDefault="00262E7B" w:rsidP="00262E7B">
            <w:pPr>
              <w:pStyle w:val="TableBody"/>
              <w:rPr>
                <w:b/>
              </w:rPr>
            </w:pPr>
          </w:p>
          <w:p w14:paraId="10BE9656" w14:textId="77777777" w:rsidR="00262E7B" w:rsidRPr="00794639" w:rsidRDefault="00262E7B" w:rsidP="00262E7B">
            <w:pPr>
              <w:pStyle w:val="TableBody"/>
            </w:pPr>
            <w:r w:rsidRPr="00794639">
              <w:rPr>
                <w:b/>
              </w:rPr>
              <w:t>AT+WDSS=1,0</w:t>
            </w:r>
            <w:r w:rsidRPr="00794639">
              <w:tab/>
            </w:r>
            <w:r w:rsidRPr="00794639">
              <w:tab/>
              <w:t>//Release connection to the Device Services server</w:t>
            </w:r>
          </w:p>
          <w:p w14:paraId="5A6BB373" w14:textId="2EF5C0C3" w:rsidR="00380225" w:rsidRPr="00794639" w:rsidRDefault="00262E7B" w:rsidP="004651D1">
            <w:pPr>
              <w:pStyle w:val="TableBody"/>
              <w:rPr>
                <w:b/>
              </w:rPr>
            </w:pPr>
            <w:r w:rsidRPr="00794639">
              <w:rPr>
                <w:b/>
              </w:rPr>
              <w:t>OK</w:t>
            </w:r>
          </w:p>
        </w:tc>
      </w:tr>
    </w:tbl>
    <w:p w14:paraId="78D13E8E" w14:textId="41C100F7" w:rsidR="004B39CC" w:rsidRPr="00794639" w:rsidRDefault="004B39CC" w:rsidP="004651D1">
      <w:pPr>
        <w:pStyle w:val="Heading1"/>
        <w:numPr>
          <w:ilvl w:val="0"/>
          <w:numId w:val="0"/>
        </w:numPr>
        <w:ind w:left="1440"/>
        <w:sectPr w:rsidR="004B39CC" w:rsidRPr="00794639" w:rsidSect="004F7779">
          <w:headerReference w:type="even" r:id="rId33"/>
          <w:pgSz w:w="11909" w:h="16834" w:code="9"/>
          <w:pgMar w:top="1440" w:right="1440" w:bottom="1440" w:left="1440" w:header="720" w:footer="720" w:gutter="0"/>
          <w:cols w:space="720"/>
          <w:titlePg/>
          <w:docGrid w:linePitch="360"/>
        </w:sectPr>
      </w:pPr>
    </w:p>
    <w:p w14:paraId="3C323500" w14:textId="193611EC" w:rsidR="00865778" w:rsidRDefault="00865778" w:rsidP="0059466D">
      <w:pPr>
        <w:pStyle w:val="Heading1"/>
        <w:rPr>
          <w:ins w:id="8314" w:author="Sevan Sirapian [2]" w:date="2018-11-26T11:12:00Z"/>
        </w:rPr>
      </w:pPr>
      <w:bookmarkStart w:id="8315" w:name="_Toc525916301"/>
      <w:bookmarkStart w:id="8316" w:name="_Toc525919537"/>
      <w:bookmarkStart w:id="8317" w:name="_Toc526242298"/>
      <w:bookmarkStart w:id="8318" w:name="_Toc526416382"/>
      <w:bookmarkStart w:id="8319" w:name="_Toc525916302"/>
      <w:bookmarkStart w:id="8320" w:name="_Toc525919538"/>
      <w:bookmarkStart w:id="8321" w:name="_Toc526242299"/>
      <w:bookmarkStart w:id="8322" w:name="_Toc526416383"/>
      <w:bookmarkStart w:id="8323" w:name="_Ref531008086"/>
      <w:bookmarkStart w:id="8324" w:name="_Ref531008091"/>
      <w:bookmarkStart w:id="8325" w:name="_Toc531701025"/>
      <w:bookmarkEnd w:id="8315"/>
      <w:bookmarkEnd w:id="8316"/>
      <w:bookmarkEnd w:id="8317"/>
      <w:bookmarkEnd w:id="8318"/>
      <w:bookmarkEnd w:id="8319"/>
      <w:bookmarkEnd w:id="8320"/>
      <w:bookmarkEnd w:id="8321"/>
      <w:bookmarkEnd w:id="8322"/>
      <w:commentRangeStart w:id="8326"/>
      <w:ins w:id="8327" w:author="Sevan Sirapian [2]" w:date="2018-11-26T11:12:00Z">
        <w:r>
          <w:lastRenderedPageBreak/>
          <w:t xml:space="preserve">Test </w:t>
        </w:r>
      </w:ins>
      <w:ins w:id="8328" w:author="Elaine Baricante" w:date="2018-11-26T11:49:00Z">
        <w:r w:rsidR="00F1037B">
          <w:t>C</w:t>
        </w:r>
      </w:ins>
      <w:ins w:id="8329" w:author="Sevan Sirapian [2]" w:date="2018-11-26T11:12:00Z">
        <w:del w:id="8330" w:author="Elaine Baricante" w:date="2018-11-26T11:49:00Z">
          <w:r w:rsidDel="00F1037B">
            <w:delText>c</w:delText>
          </w:r>
        </w:del>
        <w:r>
          <w:t>ommands</w:t>
        </w:r>
        <w:commentRangeEnd w:id="8326"/>
        <w:r w:rsidR="00196BB3">
          <w:rPr>
            <w:rStyle w:val="CommentReference"/>
            <w:rFonts w:ascii="Verdana" w:eastAsia="Times New Roman" w:hAnsi="Verdana" w:cs="Times New Roman"/>
            <w:b w:val="0"/>
            <w:lang w:eastAsia="en-US"/>
          </w:rPr>
          <w:commentReference w:id="8326"/>
        </w:r>
        <w:bookmarkEnd w:id="8323"/>
        <w:bookmarkEnd w:id="8324"/>
        <w:bookmarkEnd w:id="8325"/>
      </w:ins>
    </w:p>
    <w:p w14:paraId="181C1DB3" w14:textId="77777777" w:rsidR="00865778" w:rsidRDefault="00865778">
      <w:pPr>
        <w:pStyle w:val="Heading2"/>
        <w:rPr>
          <w:ins w:id="8331" w:author="Sevan Sirapian [2]" w:date="2018-11-26T11:12:00Z"/>
        </w:rPr>
        <w:pPrChange w:id="8332" w:author="Elaine Baricante" w:date="2018-11-26T15:18:00Z">
          <w:pPr>
            <w:pStyle w:val="Heading2"/>
            <w:ind w:left="792" w:hanging="432"/>
          </w:pPr>
        </w:pPrChange>
      </w:pPr>
      <w:bookmarkStart w:id="8333" w:name="_Toc511220829"/>
      <w:bookmarkStart w:id="8334" w:name="_Ref530662396"/>
      <w:bookmarkStart w:id="8335" w:name="_Ref530662418"/>
      <w:bookmarkStart w:id="8336" w:name="_Toc531701026"/>
      <w:ins w:id="8337" w:author="Sevan Sirapian [2]" w:date="2018-11-26T11:12:00Z">
        <w:r w:rsidRPr="00B86C92">
          <w:t>+WMTXPOWER Command: Test RF Tx</w:t>
        </w:r>
        <w:bookmarkEnd w:id="8333"/>
        <w:bookmarkEnd w:id="8334"/>
        <w:bookmarkEnd w:id="8335"/>
        <w:bookmarkEnd w:id="8336"/>
      </w:ins>
    </w:p>
    <w:tbl>
      <w:tblPr>
        <w:tblStyle w:val="TableSWIleft"/>
        <w:tblW w:w="9288" w:type="dxa"/>
        <w:tblLayout w:type="fixed"/>
        <w:tblLook w:val="04A0" w:firstRow="1" w:lastRow="0" w:firstColumn="1" w:lastColumn="0" w:noHBand="0" w:noVBand="1"/>
      </w:tblPr>
      <w:tblGrid>
        <w:gridCol w:w="1728"/>
        <w:gridCol w:w="7560"/>
      </w:tblGrid>
      <w:tr w:rsidR="00865778" w:rsidRPr="00671C8B" w14:paraId="2979B26D" w14:textId="77777777" w:rsidTr="00865778">
        <w:trPr>
          <w:cnfStyle w:val="100000000000" w:firstRow="1" w:lastRow="0" w:firstColumn="0" w:lastColumn="0" w:oddVBand="0" w:evenVBand="0" w:oddHBand="0" w:evenHBand="0" w:firstRowFirstColumn="0" w:firstRowLastColumn="0" w:lastRowFirstColumn="0" w:lastRowLastColumn="0"/>
          <w:ins w:id="8338" w:author="Sevan Sirapian [2]" w:date="2018-11-26T11:12:00Z"/>
        </w:trPr>
        <w:tc>
          <w:tcPr>
            <w:tcW w:w="9288" w:type="dxa"/>
            <w:gridSpan w:val="2"/>
          </w:tcPr>
          <w:p w14:paraId="09AC13A1" w14:textId="77777777" w:rsidR="00865778" w:rsidRPr="00671C8B" w:rsidRDefault="00865778" w:rsidP="00865778">
            <w:pPr>
              <w:pStyle w:val="TableRowHead"/>
              <w:spacing w:before="144" w:after="144"/>
              <w:rPr>
                <w:ins w:id="8339" w:author="Sevan Sirapian [2]" w:date="2018-11-26T11:12:00Z"/>
              </w:rPr>
            </w:pPr>
            <w:ins w:id="8340" w:author="Sevan Sirapian [2]" w:date="2018-11-26T11:12:00Z">
              <w:r>
                <w:t>HL78xx</w:t>
              </w:r>
            </w:ins>
          </w:p>
        </w:tc>
      </w:tr>
      <w:tr w:rsidR="00865778" w:rsidRPr="00671C8B" w14:paraId="49638FA9" w14:textId="77777777" w:rsidTr="00865778">
        <w:trPr>
          <w:trHeight w:val="523"/>
          <w:ins w:id="8341" w:author="Sevan Sirapian [2]" w:date="2018-11-26T11:12:00Z"/>
        </w:trPr>
        <w:tc>
          <w:tcPr>
            <w:tcW w:w="1728" w:type="dxa"/>
          </w:tcPr>
          <w:p w14:paraId="3CBEB625" w14:textId="77777777" w:rsidR="00865778" w:rsidRPr="00671C8B" w:rsidRDefault="00865778" w:rsidP="00865778">
            <w:pPr>
              <w:pStyle w:val="TableBody"/>
              <w:rPr>
                <w:ins w:id="8342" w:author="Sevan Sirapian [2]" w:date="2018-11-26T11:12:00Z"/>
                <w:rFonts w:ascii="Times New Roman" w:hAnsi="Times New Roman" w:cs="Times New Roman"/>
                <w:i/>
                <w:sz w:val="20"/>
                <w:szCs w:val="20"/>
              </w:rPr>
            </w:pPr>
            <w:ins w:id="8343" w:author="Sevan Sirapian [2]" w:date="2018-11-26T11:12:00Z">
              <w:r w:rsidRPr="00671C8B">
                <w:rPr>
                  <w:i/>
                </w:rPr>
                <w:t>Test command</w:t>
              </w:r>
            </w:ins>
          </w:p>
          <w:p w14:paraId="7B5E8C45" w14:textId="77777777" w:rsidR="00865778" w:rsidRPr="00940655" w:rsidRDefault="00865778">
            <w:pPr>
              <w:pStyle w:val="TableBody"/>
              <w:rPr>
                <w:ins w:id="8344" w:author="Sevan Sirapian [2]" w:date="2018-11-26T11:12:00Z"/>
                <w:sz w:val="14"/>
                <w:szCs w:val="14"/>
                <w:rPrChange w:id="8345" w:author="Elaine Baricante" w:date="2018-11-27T10:36:00Z">
                  <w:rPr>
                    <w:ins w:id="8346" w:author="Sevan Sirapian [2]" w:date="2018-11-26T11:12:00Z"/>
                  </w:rPr>
                </w:rPrChange>
              </w:rPr>
            </w:pPr>
          </w:p>
          <w:p w14:paraId="7538234E" w14:textId="77777777" w:rsidR="00865778" w:rsidRPr="00671C8B" w:rsidRDefault="00865778" w:rsidP="00865778">
            <w:pPr>
              <w:pStyle w:val="TableBody"/>
              <w:rPr>
                <w:ins w:id="8347" w:author="Sevan Sirapian [2]" w:date="2018-11-26T11:12:00Z"/>
                <w:u w:val="single"/>
              </w:rPr>
            </w:pPr>
            <w:ins w:id="8348" w:author="Sevan Sirapian [2]" w:date="2018-11-26T11:12:00Z">
              <w:r w:rsidRPr="00671C8B">
                <w:rPr>
                  <w:u w:val="single"/>
                </w:rPr>
                <w:t>Syntax</w:t>
              </w:r>
            </w:ins>
          </w:p>
          <w:p w14:paraId="05AF6B70" w14:textId="77777777" w:rsidR="00865778" w:rsidRPr="00671C8B" w:rsidRDefault="00865778" w:rsidP="00865778">
            <w:pPr>
              <w:pStyle w:val="TableBody"/>
              <w:rPr>
                <w:ins w:id="8349" w:author="Sevan Sirapian [2]" w:date="2018-11-26T11:12:00Z"/>
              </w:rPr>
            </w:pPr>
            <w:ins w:id="8350" w:author="Sevan Sirapian [2]" w:date="2018-11-26T11:12:00Z">
              <w:r w:rsidRPr="00671C8B">
                <w:rPr>
                  <w:b/>
                </w:rPr>
                <w:t>AT+</w:t>
              </w:r>
              <w:r w:rsidRPr="00671C8B">
                <w:rPr>
                  <w:b/>
                </w:rPr>
                <w:br/>
                <w:t>WMTXPOWER=?</w:t>
              </w:r>
            </w:ins>
          </w:p>
        </w:tc>
        <w:tc>
          <w:tcPr>
            <w:tcW w:w="7560" w:type="dxa"/>
          </w:tcPr>
          <w:p w14:paraId="35B96428" w14:textId="77777777" w:rsidR="00865778" w:rsidRPr="00671C8B" w:rsidRDefault="00865778" w:rsidP="00865778">
            <w:pPr>
              <w:pStyle w:val="TableBody"/>
              <w:rPr>
                <w:ins w:id="8351" w:author="Sevan Sirapian [2]" w:date="2018-11-26T11:12:00Z"/>
              </w:rPr>
            </w:pPr>
          </w:p>
          <w:p w14:paraId="24441C6A" w14:textId="77777777" w:rsidR="00865778" w:rsidRPr="00940655" w:rsidRDefault="00865778">
            <w:pPr>
              <w:pStyle w:val="TableBody"/>
              <w:rPr>
                <w:ins w:id="8352" w:author="Sevan Sirapian [2]" w:date="2018-11-26T11:12:00Z"/>
                <w:sz w:val="14"/>
                <w:szCs w:val="14"/>
                <w:rPrChange w:id="8353" w:author="Elaine Baricante" w:date="2018-11-27T10:36:00Z">
                  <w:rPr>
                    <w:ins w:id="8354" w:author="Sevan Sirapian [2]" w:date="2018-11-26T11:12:00Z"/>
                  </w:rPr>
                </w:rPrChange>
              </w:rPr>
            </w:pPr>
          </w:p>
          <w:p w14:paraId="6402C5BA" w14:textId="77777777" w:rsidR="00865778" w:rsidRPr="00C35F88" w:rsidRDefault="00865778" w:rsidP="00865778">
            <w:pPr>
              <w:pStyle w:val="TableBody"/>
              <w:rPr>
                <w:ins w:id="8355" w:author="Sevan Sirapian [2]" w:date="2018-11-26T11:12:00Z"/>
                <w:u w:val="single"/>
              </w:rPr>
            </w:pPr>
            <w:ins w:id="8356" w:author="Sevan Sirapian [2]" w:date="2018-11-26T11:12:00Z">
              <w:r w:rsidRPr="00671C8B">
                <w:rPr>
                  <w:u w:val="single"/>
                </w:rPr>
                <w:t>R</w:t>
              </w:r>
              <w:r w:rsidRPr="00C35F88">
                <w:rPr>
                  <w:u w:val="single"/>
                </w:rPr>
                <w:t>esponse</w:t>
              </w:r>
            </w:ins>
          </w:p>
          <w:p w14:paraId="59686BC0" w14:textId="77777777" w:rsidR="00865778" w:rsidRPr="00671C8B" w:rsidRDefault="00865778" w:rsidP="00865778">
            <w:pPr>
              <w:spacing w:before="40" w:after="40"/>
              <w:rPr>
                <w:ins w:id="8357" w:author="Sevan Sirapian [2]" w:date="2018-11-26T11:12:00Z"/>
                <w:rFonts w:eastAsia="SimSun" w:cs="Arial"/>
                <w:b/>
                <w:szCs w:val="18"/>
                <w:lang w:eastAsia="ja-JP"/>
              </w:rPr>
            </w:pPr>
            <w:ins w:id="8358" w:author="Sevan Sirapian [2]" w:date="2018-11-26T11:12:00Z">
              <w:r w:rsidRPr="00671C8B">
                <w:rPr>
                  <w:rFonts w:eastAsia="SimSun" w:cs="Arial"/>
                  <w:b/>
                  <w:szCs w:val="18"/>
                  <w:lang w:eastAsia="ja-JP"/>
                </w:rPr>
                <w:t xml:space="preserve">+WMTXPOWER: </w:t>
              </w:r>
              <w:r w:rsidRPr="00671C8B">
                <w:rPr>
                  <w:rFonts w:eastAsia="SimSun" w:cs="Arial"/>
                  <w:szCs w:val="18"/>
                  <w:lang w:eastAsia="ja-JP"/>
                </w:rPr>
                <w:t>(list of supported</w:t>
              </w:r>
              <w:r w:rsidRPr="00671C8B">
                <w:rPr>
                  <w:rFonts w:eastAsia="SimSun" w:cs="Arial"/>
                  <w:b/>
                  <w:szCs w:val="18"/>
                  <w:lang w:eastAsia="ja-JP"/>
                </w:rPr>
                <w:t xml:space="preserve"> &lt;ENABLE&gt;</w:t>
              </w:r>
              <w:r w:rsidRPr="00671C8B">
                <w:rPr>
                  <w:rFonts w:eastAsia="SimSun" w:cs="Arial"/>
                  <w:szCs w:val="18"/>
                  <w:lang w:eastAsia="ja-JP"/>
                </w:rPr>
                <w:t>s),(list of supported</w:t>
              </w:r>
              <w:r w:rsidRPr="00671C8B">
                <w:rPr>
                  <w:rFonts w:eastAsia="SimSun" w:cs="Arial"/>
                  <w:b/>
                  <w:szCs w:val="18"/>
                  <w:lang w:eastAsia="ja-JP"/>
                </w:rPr>
                <w:t>&lt;BAND&gt;</w:t>
              </w:r>
              <w:r w:rsidRPr="00671C8B">
                <w:rPr>
                  <w:rFonts w:eastAsia="SimSun" w:cs="Arial"/>
                  <w:szCs w:val="18"/>
                  <w:lang w:eastAsia="ja-JP"/>
                </w:rPr>
                <w:t>s),(list of supported</w:t>
              </w:r>
              <w:r w:rsidRPr="00671C8B">
                <w:rPr>
                  <w:rFonts w:eastAsia="SimSun" w:cs="Arial"/>
                  <w:b/>
                  <w:szCs w:val="18"/>
                  <w:lang w:eastAsia="ja-JP"/>
                </w:rPr>
                <w:t>&lt;CHANNEL&gt;</w:t>
              </w:r>
              <w:r w:rsidRPr="00671C8B">
                <w:rPr>
                  <w:rFonts w:eastAsia="SimSun" w:cs="Arial"/>
                  <w:szCs w:val="18"/>
                  <w:lang w:eastAsia="ja-JP"/>
                </w:rPr>
                <w:t>s),(list of supported</w:t>
              </w:r>
              <w:r w:rsidRPr="00671C8B">
                <w:rPr>
                  <w:rFonts w:eastAsia="SimSun" w:cs="Arial"/>
                  <w:b/>
                  <w:szCs w:val="18"/>
                  <w:lang w:eastAsia="ja-JP"/>
                </w:rPr>
                <w:t>&lt;POWER_LEVEL&gt;</w:t>
              </w:r>
              <w:r w:rsidRPr="00671C8B">
                <w:rPr>
                  <w:rFonts w:eastAsia="SimSun" w:cs="Arial"/>
                  <w:szCs w:val="18"/>
                  <w:lang w:eastAsia="ja-JP"/>
                </w:rPr>
                <w:t>s),(list of supported</w:t>
              </w:r>
              <w:r w:rsidRPr="00671C8B">
                <w:rPr>
                  <w:rFonts w:eastAsia="SimSun" w:cs="Arial"/>
                  <w:b/>
                  <w:szCs w:val="18"/>
                  <w:lang w:eastAsia="ja-JP"/>
                </w:rPr>
                <w:t xml:space="preserve"> &lt;</w:t>
              </w:r>
              <w:r>
                <w:rPr>
                  <w:b/>
                </w:rPr>
                <w:t>TX_TYPE</w:t>
              </w:r>
              <w:r w:rsidRPr="00671C8B">
                <w:rPr>
                  <w:rFonts w:eastAsia="SimSun" w:cs="Arial"/>
                  <w:b/>
                  <w:szCs w:val="18"/>
                  <w:lang w:eastAsia="ja-JP"/>
                </w:rPr>
                <w:t>&gt;</w:t>
              </w:r>
              <w:r w:rsidRPr="00671C8B">
                <w:rPr>
                  <w:rFonts w:eastAsia="SimSun" w:cs="Arial"/>
                  <w:szCs w:val="18"/>
                  <w:lang w:eastAsia="ja-JP"/>
                </w:rPr>
                <w:t>s)</w:t>
              </w:r>
              <w:r>
                <w:rPr>
                  <w:rFonts w:eastAsia="SimSun" w:cs="Arial"/>
                  <w:szCs w:val="18"/>
                  <w:lang w:eastAsia="ja-JP"/>
                </w:rPr>
                <w:t>,</w:t>
              </w:r>
              <w:r w:rsidRPr="00671C8B">
                <w:rPr>
                  <w:rFonts w:eastAsia="SimSun" w:cs="Arial"/>
                  <w:szCs w:val="18"/>
                  <w:lang w:eastAsia="ja-JP"/>
                </w:rPr>
                <w:t>(list of supported</w:t>
              </w:r>
              <w:r w:rsidRPr="00671C8B">
                <w:rPr>
                  <w:rFonts w:eastAsia="SimSun" w:cs="Arial"/>
                  <w:b/>
                  <w:szCs w:val="18"/>
                  <w:lang w:eastAsia="ja-JP"/>
                </w:rPr>
                <w:t xml:space="preserve"> </w:t>
              </w:r>
              <w:r w:rsidRPr="00671C8B">
                <w:rPr>
                  <w:b/>
                </w:rPr>
                <w:t>&lt;BANDWIDTH&gt;</w:t>
              </w:r>
              <w:r w:rsidRPr="00671C8B">
                <w:rPr>
                  <w:rFonts w:eastAsia="SimSun" w:cs="Arial"/>
                  <w:szCs w:val="18"/>
                  <w:lang w:eastAsia="ja-JP"/>
                </w:rPr>
                <w:t>s)</w:t>
              </w:r>
            </w:ins>
          </w:p>
          <w:p w14:paraId="15FA9645" w14:textId="77777777" w:rsidR="00865778" w:rsidRPr="00671C8B" w:rsidRDefault="00865778" w:rsidP="00865778">
            <w:pPr>
              <w:pStyle w:val="TableBody"/>
              <w:rPr>
                <w:ins w:id="8359" w:author="Sevan Sirapian [2]" w:date="2018-11-26T11:12:00Z"/>
              </w:rPr>
            </w:pPr>
            <w:ins w:id="8360" w:author="Sevan Sirapian [2]" w:date="2018-11-26T11:12:00Z">
              <w:r w:rsidRPr="00671C8B">
                <w:rPr>
                  <w:b/>
                </w:rPr>
                <w:t>OK</w:t>
              </w:r>
            </w:ins>
          </w:p>
        </w:tc>
      </w:tr>
      <w:tr w:rsidR="00865778" w:rsidRPr="00671C8B" w14:paraId="66CDA886" w14:textId="77777777" w:rsidTr="00865778">
        <w:trPr>
          <w:cantSplit w:val="0"/>
          <w:trHeight w:val="1316"/>
          <w:ins w:id="8361" w:author="Sevan Sirapian [2]" w:date="2018-11-26T11:12:00Z"/>
        </w:trPr>
        <w:tc>
          <w:tcPr>
            <w:tcW w:w="1728" w:type="dxa"/>
          </w:tcPr>
          <w:p w14:paraId="0B8B21E3" w14:textId="77777777" w:rsidR="00865778" w:rsidRPr="00671C8B" w:rsidRDefault="00865778" w:rsidP="00865778">
            <w:pPr>
              <w:pStyle w:val="TableBody"/>
              <w:rPr>
                <w:ins w:id="8362" w:author="Sevan Sirapian [2]" w:date="2018-11-26T11:12:00Z"/>
                <w:rFonts w:ascii="Times New Roman" w:hAnsi="Times New Roman" w:cs="Times New Roman"/>
                <w:i/>
                <w:sz w:val="20"/>
                <w:szCs w:val="20"/>
              </w:rPr>
            </w:pPr>
            <w:ins w:id="8363" w:author="Sevan Sirapian [2]" w:date="2018-11-26T11:12:00Z">
              <w:r w:rsidRPr="00671C8B">
                <w:rPr>
                  <w:i/>
                </w:rPr>
                <w:t>Read command</w:t>
              </w:r>
            </w:ins>
          </w:p>
          <w:p w14:paraId="739FAC9F" w14:textId="77777777" w:rsidR="00865778" w:rsidRPr="00940655" w:rsidRDefault="00865778">
            <w:pPr>
              <w:pStyle w:val="TableBody"/>
              <w:rPr>
                <w:ins w:id="8364" w:author="Sevan Sirapian [2]" w:date="2018-11-26T11:12:00Z"/>
                <w:sz w:val="14"/>
                <w:szCs w:val="14"/>
                <w:rPrChange w:id="8365" w:author="Elaine Baricante" w:date="2018-11-27T10:36:00Z">
                  <w:rPr>
                    <w:ins w:id="8366" w:author="Sevan Sirapian [2]" w:date="2018-11-26T11:12:00Z"/>
                  </w:rPr>
                </w:rPrChange>
              </w:rPr>
            </w:pPr>
          </w:p>
          <w:p w14:paraId="4FAE4194" w14:textId="77777777" w:rsidR="00865778" w:rsidRPr="00671C8B" w:rsidRDefault="00865778" w:rsidP="00865778">
            <w:pPr>
              <w:pStyle w:val="TableBody"/>
              <w:rPr>
                <w:ins w:id="8367" w:author="Sevan Sirapian [2]" w:date="2018-11-26T11:12:00Z"/>
                <w:u w:val="single"/>
              </w:rPr>
            </w:pPr>
            <w:ins w:id="8368" w:author="Sevan Sirapian [2]" w:date="2018-11-26T11:12:00Z">
              <w:r w:rsidRPr="00671C8B">
                <w:rPr>
                  <w:u w:val="single"/>
                </w:rPr>
                <w:t>Syntax</w:t>
              </w:r>
            </w:ins>
          </w:p>
          <w:p w14:paraId="6B16A14E" w14:textId="77777777" w:rsidR="00865778" w:rsidRPr="00671C8B" w:rsidRDefault="00865778" w:rsidP="00865778">
            <w:pPr>
              <w:pStyle w:val="TableBody"/>
              <w:rPr>
                <w:ins w:id="8369" w:author="Sevan Sirapian [2]" w:date="2018-11-26T11:12:00Z"/>
              </w:rPr>
            </w:pPr>
            <w:ins w:id="8370" w:author="Sevan Sirapian [2]" w:date="2018-11-26T11:12:00Z">
              <w:r w:rsidRPr="00671C8B">
                <w:rPr>
                  <w:b/>
                </w:rPr>
                <w:t>AT+</w:t>
              </w:r>
              <w:r w:rsidRPr="00671C8B">
                <w:rPr>
                  <w:b/>
                </w:rPr>
                <w:br/>
                <w:t>WMTXPOWER?</w:t>
              </w:r>
            </w:ins>
          </w:p>
        </w:tc>
        <w:tc>
          <w:tcPr>
            <w:tcW w:w="7560" w:type="dxa"/>
          </w:tcPr>
          <w:p w14:paraId="5E3725AB" w14:textId="77777777" w:rsidR="00865778" w:rsidRPr="00671C8B" w:rsidRDefault="00865778" w:rsidP="00865778">
            <w:pPr>
              <w:pStyle w:val="TableBody"/>
              <w:rPr>
                <w:ins w:id="8371" w:author="Sevan Sirapian [2]" w:date="2018-11-26T11:12:00Z"/>
              </w:rPr>
            </w:pPr>
          </w:p>
          <w:p w14:paraId="04AD068A" w14:textId="77777777" w:rsidR="00865778" w:rsidRPr="00940655" w:rsidRDefault="00865778">
            <w:pPr>
              <w:pStyle w:val="TableBody"/>
              <w:rPr>
                <w:ins w:id="8372" w:author="Sevan Sirapian [2]" w:date="2018-11-26T11:12:00Z"/>
                <w:sz w:val="14"/>
                <w:szCs w:val="14"/>
                <w:rPrChange w:id="8373" w:author="Elaine Baricante" w:date="2018-11-27T10:36:00Z">
                  <w:rPr>
                    <w:ins w:id="8374" w:author="Sevan Sirapian [2]" w:date="2018-11-26T11:12:00Z"/>
                  </w:rPr>
                </w:rPrChange>
              </w:rPr>
            </w:pPr>
          </w:p>
          <w:p w14:paraId="7CE08172" w14:textId="77777777" w:rsidR="00865778" w:rsidRPr="00630E07" w:rsidRDefault="00865778" w:rsidP="00865778">
            <w:pPr>
              <w:pStyle w:val="TableBody"/>
              <w:rPr>
                <w:ins w:id="8375" w:author="Sevan Sirapian [2]" w:date="2018-11-26T11:12:00Z"/>
                <w:rFonts w:eastAsia="SimSun"/>
              </w:rPr>
            </w:pPr>
            <w:ins w:id="8376" w:author="Sevan Sirapian [2]" w:date="2018-11-26T11:12:00Z">
              <w:r w:rsidRPr="00671C8B">
                <w:rPr>
                  <w:u w:val="single"/>
                </w:rPr>
                <w:t>Response</w:t>
              </w:r>
            </w:ins>
          </w:p>
          <w:p w14:paraId="4BD2DDC9" w14:textId="77777777" w:rsidR="00865778" w:rsidRPr="00671C8B" w:rsidRDefault="00865778" w:rsidP="00865778">
            <w:pPr>
              <w:spacing w:before="40" w:after="40"/>
              <w:rPr>
                <w:ins w:id="8377" w:author="Sevan Sirapian [2]" w:date="2018-11-26T11:12:00Z"/>
                <w:rFonts w:eastAsia="SimSun" w:cs="Arial"/>
                <w:b/>
                <w:lang w:eastAsia="ja-JP"/>
              </w:rPr>
            </w:pPr>
            <w:ins w:id="8378" w:author="Sevan Sirapian [2]" w:date="2018-11-26T11:12:00Z">
              <w:r w:rsidRPr="00671C8B">
                <w:rPr>
                  <w:rFonts w:eastAsia="SimSun" w:cs="Arial"/>
                  <w:b/>
                  <w:lang w:eastAsia="ja-JP"/>
                </w:rPr>
                <w:t>+WMTXPOWER: &lt;ENABLE&gt;[,&lt;BAND&gt;,&lt;CHANNEL&gt;,&lt;POWER_LEVEL&gt;,</w:t>
              </w:r>
              <w:r w:rsidRPr="00671C8B">
                <w:rPr>
                  <w:rFonts w:eastAsia="SimSun" w:cs="Arial"/>
                  <w:b/>
                  <w:lang w:eastAsia="ja-JP"/>
                </w:rPr>
                <w:br/>
                <w:t>&lt;</w:t>
              </w:r>
              <w:r>
                <w:rPr>
                  <w:b/>
                </w:rPr>
                <w:t>TX_TYPE</w:t>
              </w:r>
              <w:r w:rsidRPr="00671C8B">
                <w:rPr>
                  <w:rFonts w:eastAsia="SimSun" w:cs="Arial"/>
                  <w:b/>
                  <w:lang w:eastAsia="ja-JP"/>
                </w:rPr>
                <w:t>&gt;</w:t>
              </w:r>
              <w:r>
                <w:rPr>
                  <w:rFonts w:eastAsia="SimSun" w:cs="Arial"/>
                  <w:b/>
                  <w:lang w:eastAsia="ja-JP"/>
                </w:rPr>
                <w:t>[,</w:t>
              </w:r>
              <w:r w:rsidRPr="00671C8B">
                <w:rPr>
                  <w:b/>
                </w:rPr>
                <w:t>&lt;BANDWIDTH&gt;</w:t>
              </w:r>
              <w:r>
                <w:rPr>
                  <w:b/>
                </w:rPr>
                <w:t>]</w:t>
              </w:r>
              <w:r w:rsidRPr="00671C8B">
                <w:rPr>
                  <w:rFonts w:eastAsia="SimSun" w:cs="Arial"/>
                  <w:b/>
                  <w:lang w:eastAsia="ja-JP"/>
                </w:rPr>
                <w:t>]</w:t>
              </w:r>
            </w:ins>
          </w:p>
          <w:p w14:paraId="73934D18" w14:textId="77777777" w:rsidR="00865778" w:rsidRPr="00671C8B" w:rsidRDefault="00865778" w:rsidP="00865778">
            <w:pPr>
              <w:pStyle w:val="TableBody"/>
              <w:rPr>
                <w:ins w:id="8379" w:author="Sevan Sirapian [2]" w:date="2018-11-26T11:12:00Z"/>
                <w:b/>
              </w:rPr>
            </w:pPr>
            <w:ins w:id="8380" w:author="Sevan Sirapian [2]" w:date="2018-11-26T11:12:00Z">
              <w:r w:rsidRPr="00671C8B">
                <w:rPr>
                  <w:b/>
                </w:rPr>
                <w:t>OK</w:t>
              </w:r>
            </w:ins>
          </w:p>
          <w:p w14:paraId="75019331" w14:textId="77777777" w:rsidR="00865778" w:rsidRPr="00940655" w:rsidRDefault="00865778">
            <w:pPr>
              <w:pStyle w:val="TableBody"/>
              <w:rPr>
                <w:ins w:id="8381" w:author="Sevan Sirapian [2]" w:date="2018-11-26T11:12:00Z"/>
                <w:sz w:val="14"/>
                <w:szCs w:val="14"/>
                <w:rPrChange w:id="8382" w:author="Elaine Baricante" w:date="2018-11-27T10:36:00Z">
                  <w:rPr>
                    <w:ins w:id="8383" w:author="Sevan Sirapian [2]" w:date="2018-11-26T11:12:00Z"/>
                  </w:rPr>
                </w:rPrChange>
              </w:rPr>
            </w:pPr>
          </w:p>
          <w:p w14:paraId="5878BA35" w14:textId="77777777" w:rsidR="00865778" w:rsidRDefault="00865778" w:rsidP="00865778">
            <w:pPr>
              <w:pStyle w:val="TableBody"/>
              <w:rPr>
                <w:ins w:id="8384" w:author="Sevan Sirapian [2]" w:date="2018-11-26T11:12:00Z"/>
                <w:rFonts w:eastAsia="SimSun"/>
              </w:rPr>
            </w:pPr>
            <w:ins w:id="8385" w:author="Sevan Sirapian [2]" w:date="2018-11-26T11:12:00Z">
              <w:r w:rsidRPr="00671C8B">
                <w:t xml:space="preserve">Note that parameters </w:t>
              </w:r>
              <w:r w:rsidRPr="00671C8B">
                <w:rPr>
                  <w:rFonts w:eastAsia="SimSun"/>
                </w:rPr>
                <w:t xml:space="preserve">&lt;BAND&gt;, &lt;CHANNEL&gt;, &lt;POWER_LEVEL&gt; and </w:t>
              </w:r>
              <w:r w:rsidRPr="00D74144">
                <w:rPr>
                  <w:rFonts w:eastAsia="SimSun"/>
                </w:rPr>
                <w:t>&lt;</w:t>
              </w:r>
              <w:r w:rsidRPr="00D74144">
                <w:t>TX_TYPE</w:t>
              </w:r>
              <w:r w:rsidRPr="00D74144">
                <w:rPr>
                  <w:rFonts w:eastAsia="SimSun"/>
                </w:rPr>
                <w:t>&gt;</w:t>
              </w:r>
              <w:r w:rsidRPr="00671C8B">
                <w:rPr>
                  <w:rFonts w:eastAsia="SimSun"/>
                </w:rPr>
                <w:t xml:space="preserve"> </w:t>
              </w:r>
              <w:r>
                <w:rPr>
                  <w:rFonts w:eastAsia="SimSun"/>
                </w:rPr>
                <w:t>are</w:t>
              </w:r>
              <w:r w:rsidRPr="00671C8B">
                <w:rPr>
                  <w:rFonts w:eastAsia="SimSun"/>
                </w:rPr>
                <w:t xml:space="preserve"> only available if &lt;ENABLE&gt;=1.</w:t>
              </w:r>
            </w:ins>
          </w:p>
          <w:p w14:paraId="2A8C6363" w14:textId="0275ED96" w:rsidR="00865778" w:rsidRPr="00671C8B" w:rsidRDefault="00865778" w:rsidP="00865778">
            <w:pPr>
              <w:pStyle w:val="TableBody"/>
              <w:rPr>
                <w:ins w:id="8386" w:author="Sevan Sirapian [2]" w:date="2018-11-26T11:12:00Z"/>
              </w:rPr>
            </w:pPr>
            <w:ins w:id="8387" w:author="Sevan Sirapian [2]" w:date="2018-11-26T11:12:00Z">
              <w:r w:rsidRPr="001F1247">
                <w:t>&lt;BANDWIDTH&gt;</w:t>
              </w:r>
              <w:r>
                <w:t xml:space="preserve"> is only available if </w:t>
              </w:r>
              <w:r w:rsidRPr="00671C8B">
                <w:rPr>
                  <w:rFonts w:eastAsia="SimSun"/>
                </w:rPr>
                <w:t>&lt;ENABLE&gt;=1</w:t>
              </w:r>
              <w:r>
                <w:rPr>
                  <w:rFonts w:eastAsia="SimSun"/>
                </w:rPr>
                <w:t xml:space="preserve"> and if </w:t>
              </w:r>
              <w:r w:rsidRPr="00D74144">
                <w:rPr>
                  <w:rFonts w:eastAsia="SimSun"/>
                </w:rPr>
                <w:t>&lt;</w:t>
              </w:r>
              <w:r w:rsidRPr="00D74144">
                <w:t>TX_TYPE</w:t>
              </w:r>
              <w:r w:rsidRPr="00D74144">
                <w:rPr>
                  <w:rFonts w:eastAsia="SimSun"/>
                </w:rPr>
                <w:t>&gt;</w:t>
              </w:r>
              <w:del w:id="8388" w:author="Elaine Baricante" w:date="2018-11-27T10:34:00Z">
                <w:r w:rsidRPr="00671C8B" w:rsidDel="00EF6F02">
                  <w:rPr>
                    <w:rFonts w:eastAsia="SimSun"/>
                  </w:rPr>
                  <w:delText xml:space="preserve"> </w:delText>
                </w:r>
              </w:del>
              <w:r>
                <w:rPr>
                  <w:rFonts w:eastAsia="SimSun"/>
                </w:rPr>
                <w:t>=0</w:t>
              </w:r>
            </w:ins>
          </w:p>
        </w:tc>
      </w:tr>
      <w:tr w:rsidR="00865778" w:rsidRPr="00463CCF" w14:paraId="121C7A1D" w14:textId="77777777" w:rsidTr="00865778">
        <w:trPr>
          <w:cantSplit w:val="0"/>
          <w:trHeight w:val="65"/>
          <w:ins w:id="8389" w:author="Sevan Sirapian [2]" w:date="2018-11-26T11:12:00Z"/>
        </w:trPr>
        <w:tc>
          <w:tcPr>
            <w:tcW w:w="1728" w:type="dxa"/>
          </w:tcPr>
          <w:p w14:paraId="7AC71B88" w14:textId="77777777" w:rsidR="00865778" w:rsidRPr="00671C8B" w:rsidRDefault="00865778" w:rsidP="00865778">
            <w:pPr>
              <w:pStyle w:val="TableBody"/>
              <w:rPr>
                <w:ins w:id="8390" w:author="Sevan Sirapian [2]" w:date="2018-11-26T11:12:00Z"/>
                <w:i/>
              </w:rPr>
            </w:pPr>
            <w:ins w:id="8391" w:author="Sevan Sirapian [2]" w:date="2018-11-26T11:12:00Z">
              <w:r w:rsidRPr="00671C8B">
                <w:rPr>
                  <w:i/>
                </w:rPr>
                <w:t>Write command</w:t>
              </w:r>
            </w:ins>
          </w:p>
          <w:p w14:paraId="43781E1A" w14:textId="77777777" w:rsidR="00865778" w:rsidRPr="00940655" w:rsidRDefault="00865778">
            <w:pPr>
              <w:pStyle w:val="TableBody"/>
              <w:rPr>
                <w:ins w:id="8392" w:author="Sevan Sirapian [2]" w:date="2018-11-26T11:12:00Z"/>
                <w:sz w:val="14"/>
                <w:szCs w:val="14"/>
                <w:rPrChange w:id="8393" w:author="Elaine Baricante" w:date="2018-11-27T10:36:00Z">
                  <w:rPr>
                    <w:ins w:id="8394" w:author="Sevan Sirapian [2]" w:date="2018-11-26T11:12:00Z"/>
                  </w:rPr>
                </w:rPrChange>
              </w:rPr>
            </w:pPr>
          </w:p>
          <w:p w14:paraId="7227A249" w14:textId="77777777" w:rsidR="00865778" w:rsidRPr="00671C8B" w:rsidRDefault="00865778" w:rsidP="00865778">
            <w:pPr>
              <w:pStyle w:val="TableBody"/>
              <w:rPr>
                <w:ins w:id="8395" w:author="Sevan Sirapian [2]" w:date="2018-11-26T11:12:00Z"/>
                <w:u w:val="single"/>
              </w:rPr>
            </w:pPr>
            <w:ins w:id="8396" w:author="Sevan Sirapian [2]" w:date="2018-11-26T11:12:00Z">
              <w:r w:rsidRPr="00671C8B">
                <w:rPr>
                  <w:u w:val="single"/>
                </w:rPr>
                <w:t>Syntax</w:t>
              </w:r>
            </w:ins>
          </w:p>
          <w:p w14:paraId="7589B85D" w14:textId="2DA20773" w:rsidR="00865778" w:rsidRDefault="00865778" w:rsidP="00865778">
            <w:pPr>
              <w:pStyle w:val="TableBody"/>
              <w:rPr>
                <w:ins w:id="8397" w:author="Sevan Sirapian [2]" w:date="2018-11-26T11:12:00Z"/>
                <w:b/>
              </w:rPr>
            </w:pPr>
            <w:ins w:id="8398" w:author="Sevan Sirapian [2]" w:date="2018-11-26T11:12:00Z">
              <w:r w:rsidRPr="00671C8B">
                <w:rPr>
                  <w:b/>
                </w:rPr>
                <w:t>AT+</w:t>
              </w:r>
              <w:r w:rsidRPr="00671C8B">
                <w:rPr>
                  <w:b/>
                </w:rPr>
                <w:br/>
                <w:t>WMTXPOWER=</w:t>
              </w:r>
              <w:r w:rsidRPr="00671C8B">
                <w:rPr>
                  <w:b/>
                </w:rPr>
                <w:br/>
                <w:t>&lt;ENABLE&gt;</w:t>
              </w:r>
              <w:del w:id="8399" w:author="Elaine Baricante" w:date="2018-11-26T15:21:00Z">
                <w:r w:rsidRPr="00671C8B" w:rsidDel="00AE3683">
                  <w:rPr>
                    <w:b/>
                  </w:rPr>
                  <w:br/>
                </w:r>
              </w:del>
            </w:ins>
            <w:ins w:id="8400" w:author="Elaine Baricante" w:date="2018-11-26T15:21:00Z">
              <w:r w:rsidR="00AE3683">
                <w:rPr>
                  <w:b/>
                </w:rPr>
                <w:br/>
              </w:r>
            </w:ins>
            <w:ins w:id="8401" w:author="Sevan Sirapian [2]" w:date="2018-11-26T11:12:00Z">
              <w:r w:rsidRPr="00671C8B">
                <w:rPr>
                  <w:b/>
                </w:rPr>
                <w:t>[,&lt;BAND&gt;,</w:t>
              </w:r>
              <w:r w:rsidRPr="00671C8B">
                <w:rPr>
                  <w:b/>
                </w:rPr>
                <w:br/>
                <w:t>&lt;CHANNEL&gt;, &lt;POWER_</w:t>
              </w:r>
              <w:del w:id="8402" w:author="Elaine Baricante" w:date="2018-11-26T15:21:00Z">
                <w:r w:rsidRPr="00671C8B" w:rsidDel="00AE3683">
                  <w:rPr>
                    <w:b/>
                  </w:rPr>
                  <w:br/>
                </w:r>
              </w:del>
            </w:ins>
            <w:ins w:id="8403" w:author="Elaine Baricante" w:date="2018-11-26T15:21:00Z">
              <w:r w:rsidR="00AE3683">
                <w:rPr>
                  <w:b/>
                </w:rPr>
                <w:br/>
              </w:r>
            </w:ins>
            <w:ins w:id="8404" w:author="Sevan Sirapian [2]" w:date="2018-11-26T11:12:00Z">
              <w:r w:rsidRPr="00671C8B">
                <w:rPr>
                  <w:b/>
                </w:rPr>
                <w:t>LEVEL&gt;,</w:t>
              </w:r>
            </w:ins>
          </w:p>
          <w:p w14:paraId="3F72ACB7" w14:textId="77777777" w:rsidR="00865778" w:rsidRPr="00671C8B" w:rsidRDefault="00865778" w:rsidP="00865778">
            <w:pPr>
              <w:pStyle w:val="TableBody"/>
              <w:rPr>
                <w:ins w:id="8405" w:author="Sevan Sirapian [2]" w:date="2018-11-26T11:12:00Z"/>
              </w:rPr>
            </w:pPr>
            <w:ins w:id="8406" w:author="Sevan Sirapian [2]" w:date="2018-11-26T11:12:00Z">
              <w:r w:rsidRPr="00671C8B">
                <w:rPr>
                  <w:b/>
                </w:rPr>
                <w:t>&lt;</w:t>
              </w:r>
              <w:r>
                <w:rPr>
                  <w:b/>
                </w:rPr>
                <w:t>TX_TYPE</w:t>
              </w:r>
              <w:r w:rsidRPr="00671C8B">
                <w:rPr>
                  <w:b/>
                </w:rPr>
                <w:t>&gt;</w:t>
              </w:r>
              <w:r w:rsidRPr="00671C8B">
                <w:rPr>
                  <w:b/>
                </w:rPr>
                <w:br/>
              </w:r>
              <w:r>
                <w:rPr>
                  <w:b/>
                </w:rPr>
                <w:t>[,</w:t>
              </w:r>
              <w:r w:rsidRPr="00671C8B">
                <w:rPr>
                  <w:b/>
                </w:rPr>
                <w:t>&lt;BANDWIDTH&gt;</w:t>
              </w:r>
              <w:r>
                <w:rPr>
                  <w:b/>
                </w:rPr>
                <w:t>]</w:t>
              </w:r>
              <w:r w:rsidRPr="00671C8B">
                <w:rPr>
                  <w:b/>
                </w:rPr>
                <w:t>]</w:t>
              </w:r>
            </w:ins>
          </w:p>
        </w:tc>
        <w:tc>
          <w:tcPr>
            <w:tcW w:w="7560" w:type="dxa"/>
          </w:tcPr>
          <w:p w14:paraId="2D58B5BC" w14:textId="77777777" w:rsidR="00865778" w:rsidRPr="00671C8B" w:rsidRDefault="00865778" w:rsidP="00865778">
            <w:pPr>
              <w:pStyle w:val="TableBody"/>
              <w:rPr>
                <w:ins w:id="8407" w:author="Sevan Sirapian [2]" w:date="2018-11-26T11:12:00Z"/>
              </w:rPr>
            </w:pPr>
          </w:p>
          <w:p w14:paraId="3F40AB30" w14:textId="77777777" w:rsidR="00865778" w:rsidRPr="00940655" w:rsidRDefault="00865778">
            <w:pPr>
              <w:pStyle w:val="TableBody"/>
              <w:rPr>
                <w:ins w:id="8408" w:author="Sevan Sirapian [2]" w:date="2018-11-26T11:12:00Z"/>
                <w:sz w:val="14"/>
                <w:szCs w:val="14"/>
                <w:rPrChange w:id="8409" w:author="Elaine Baricante" w:date="2018-11-27T10:36:00Z">
                  <w:rPr>
                    <w:ins w:id="8410" w:author="Sevan Sirapian [2]" w:date="2018-11-26T11:12:00Z"/>
                  </w:rPr>
                </w:rPrChange>
              </w:rPr>
            </w:pPr>
          </w:p>
          <w:p w14:paraId="2EF42BA0" w14:textId="77777777" w:rsidR="00865778" w:rsidRPr="00671C8B" w:rsidRDefault="00865778" w:rsidP="00865778">
            <w:pPr>
              <w:pStyle w:val="TableBody"/>
              <w:rPr>
                <w:ins w:id="8411" w:author="Sevan Sirapian [2]" w:date="2018-11-26T11:12:00Z"/>
                <w:u w:val="single"/>
              </w:rPr>
            </w:pPr>
            <w:ins w:id="8412" w:author="Sevan Sirapian [2]" w:date="2018-11-26T11:12:00Z">
              <w:r w:rsidRPr="00671C8B">
                <w:rPr>
                  <w:u w:val="single"/>
                </w:rPr>
                <w:t>Response</w:t>
              </w:r>
            </w:ins>
          </w:p>
          <w:p w14:paraId="683A7523" w14:textId="77777777" w:rsidR="00865778" w:rsidRPr="00671C8B" w:rsidRDefault="00865778" w:rsidP="00865778">
            <w:pPr>
              <w:pStyle w:val="TableBody"/>
              <w:rPr>
                <w:ins w:id="8413" w:author="Sevan Sirapian [2]" w:date="2018-11-26T11:12:00Z"/>
                <w:b/>
              </w:rPr>
            </w:pPr>
            <w:ins w:id="8414" w:author="Sevan Sirapian [2]" w:date="2018-11-26T11:12:00Z">
              <w:r w:rsidRPr="00671C8B">
                <w:rPr>
                  <w:b/>
                </w:rPr>
                <w:t>OK</w:t>
              </w:r>
            </w:ins>
          </w:p>
          <w:p w14:paraId="25AC9BA7" w14:textId="77777777" w:rsidR="00865778" w:rsidRPr="00940655" w:rsidRDefault="00865778">
            <w:pPr>
              <w:pStyle w:val="TableBody"/>
              <w:rPr>
                <w:ins w:id="8415" w:author="Sevan Sirapian [2]" w:date="2018-11-26T11:12:00Z"/>
                <w:sz w:val="10"/>
                <w:szCs w:val="10"/>
                <w:rPrChange w:id="8416" w:author="Elaine Baricante" w:date="2018-11-27T10:36:00Z">
                  <w:rPr>
                    <w:ins w:id="8417" w:author="Sevan Sirapian [2]" w:date="2018-11-26T11:12:00Z"/>
                  </w:rPr>
                </w:rPrChange>
              </w:rPr>
            </w:pPr>
          </w:p>
          <w:p w14:paraId="69DC2AA2" w14:textId="77777777" w:rsidR="00865778" w:rsidRPr="00671C8B" w:rsidRDefault="00865778" w:rsidP="00865778">
            <w:pPr>
              <w:pStyle w:val="TableBody"/>
              <w:rPr>
                <w:ins w:id="8418" w:author="Sevan Sirapian [2]" w:date="2018-11-26T11:12:00Z"/>
              </w:rPr>
            </w:pPr>
            <w:ins w:id="8419" w:author="Sevan Sirapian [2]" w:date="2018-11-26T11:12:00Z">
              <w:r w:rsidRPr="00671C8B">
                <w:rPr>
                  <w:u w:val="single"/>
                </w:rPr>
                <w:t>Parameters</w:t>
              </w:r>
            </w:ins>
          </w:p>
          <w:p w14:paraId="3E5C884E" w14:textId="77777777" w:rsidR="00865778" w:rsidRPr="00671C8B" w:rsidRDefault="00865778" w:rsidP="00865778">
            <w:pPr>
              <w:pStyle w:val="TableBody"/>
              <w:rPr>
                <w:ins w:id="8420" w:author="Sevan Sirapian [2]" w:date="2018-11-26T11:12:00Z"/>
              </w:rPr>
            </w:pPr>
            <w:ins w:id="8421" w:author="Sevan Sirapian [2]" w:date="2018-11-26T11:12:00Z">
              <w:r w:rsidRPr="00671C8B">
                <w:rPr>
                  <w:b/>
                </w:rPr>
                <w:t>&lt;ENABLE&gt;</w:t>
              </w:r>
              <w:r w:rsidRPr="00671C8B">
                <w:tab/>
                <w:t>0</w:t>
              </w:r>
              <w:r w:rsidRPr="00671C8B">
                <w:tab/>
                <w:t>Stop the burst emission</w:t>
              </w:r>
            </w:ins>
          </w:p>
          <w:p w14:paraId="7EE5F10C" w14:textId="77777777" w:rsidR="00865778" w:rsidRPr="00671C8B" w:rsidRDefault="00865778" w:rsidP="00865778">
            <w:pPr>
              <w:pStyle w:val="TableBody"/>
              <w:rPr>
                <w:ins w:id="8422" w:author="Sevan Sirapian [2]" w:date="2018-11-26T11:12:00Z"/>
              </w:rPr>
            </w:pPr>
            <w:ins w:id="8423" w:author="Sevan Sirapian [2]" w:date="2018-11-26T11:12:00Z">
              <w:r w:rsidRPr="00671C8B">
                <w:tab/>
              </w:r>
              <w:r w:rsidRPr="00671C8B">
                <w:tab/>
                <w:t>1</w:t>
              </w:r>
              <w:r w:rsidRPr="00671C8B">
                <w:tab/>
                <w:t>Start the burst emission</w:t>
              </w:r>
            </w:ins>
          </w:p>
          <w:p w14:paraId="565D5BF5" w14:textId="77777777" w:rsidR="00865778" w:rsidRPr="00940655" w:rsidRDefault="00865778">
            <w:pPr>
              <w:pStyle w:val="TableBody"/>
              <w:rPr>
                <w:ins w:id="8424" w:author="Sevan Sirapian [2]" w:date="2018-11-26T11:12:00Z"/>
                <w:sz w:val="10"/>
                <w:szCs w:val="10"/>
                <w:rPrChange w:id="8425" w:author="Elaine Baricante" w:date="2018-11-27T10:36:00Z">
                  <w:rPr>
                    <w:ins w:id="8426" w:author="Sevan Sirapian [2]" w:date="2018-11-26T11:12:00Z"/>
                  </w:rPr>
                </w:rPrChange>
              </w:rPr>
            </w:pPr>
          </w:p>
          <w:p w14:paraId="569DB6EB" w14:textId="7B7E7508" w:rsidR="00865778" w:rsidRDefault="00865778" w:rsidP="00865778">
            <w:pPr>
              <w:pStyle w:val="TableBody"/>
              <w:rPr>
                <w:ins w:id="8427" w:author="Elaine Baricante" w:date="2018-11-26T15:19:00Z"/>
              </w:rPr>
            </w:pPr>
            <w:ins w:id="8428" w:author="Sevan Sirapian [2]" w:date="2018-11-26T11:12:00Z">
              <w:r w:rsidRPr="00671C8B">
                <w:rPr>
                  <w:b/>
                </w:rPr>
                <w:t>&lt;BAND&gt;</w:t>
              </w:r>
              <w:r w:rsidRPr="00671C8B">
                <w:tab/>
                <w:t>Tx burst band emission. This is a mandatory parameter if &lt;ENABLE&gt;=1, but is not allowed if &lt;ENABLE&gt;=0.</w:t>
              </w:r>
            </w:ins>
          </w:p>
          <w:p w14:paraId="3BD8939A" w14:textId="169DF0D8" w:rsidR="009B223B" w:rsidRDefault="009B223B" w:rsidP="009B223B">
            <w:pPr>
              <w:pStyle w:val="TableBody"/>
              <w:rPr>
                <w:ins w:id="8429" w:author="Elaine Baricante" w:date="2018-11-26T15:19:00Z"/>
              </w:rPr>
            </w:pPr>
            <w:ins w:id="8430" w:author="Elaine Baricante" w:date="2018-11-26T15:19:00Z">
              <w:r>
                <w:t>1</w:t>
              </w:r>
              <w:r>
                <w:tab/>
                <w:t>Band 1</w:t>
              </w:r>
            </w:ins>
          </w:p>
          <w:p w14:paraId="7EA35FCC" w14:textId="67C1BF09" w:rsidR="009B223B" w:rsidRDefault="009B223B" w:rsidP="009B223B">
            <w:pPr>
              <w:pStyle w:val="TableBody"/>
              <w:rPr>
                <w:ins w:id="8431" w:author="Elaine Baricante" w:date="2018-11-26T15:19:00Z"/>
              </w:rPr>
            </w:pPr>
            <w:ins w:id="8432" w:author="Elaine Baricante" w:date="2018-11-26T15:19:00Z">
              <w:r>
                <w:t>2</w:t>
              </w:r>
              <w:r>
                <w:tab/>
                <w:t xml:space="preserve">Band 2 </w:t>
              </w:r>
            </w:ins>
          </w:p>
          <w:p w14:paraId="5C9F01AE" w14:textId="568E859C" w:rsidR="009B223B" w:rsidRDefault="009B223B" w:rsidP="009B223B">
            <w:pPr>
              <w:pStyle w:val="TableBody"/>
              <w:rPr>
                <w:ins w:id="8433" w:author="Elaine Baricante" w:date="2018-11-26T15:19:00Z"/>
              </w:rPr>
            </w:pPr>
            <w:ins w:id="8434" w:author="Elaine Baricante" w:date="2018-11-26T15:19:00Z">
              <w:r>
                <w:t>3</w:t>
              </w:r>
              <w:r>
                <w:tab/>
                <w:t xml:space="preserve">Band 3 </w:t>
              </w:r>
            </w:ins>
          </w:p>
          <w:p w14:paraId="5B1051B1" w14:textId="32B6C45D" w:rsidR="009B223B" w:rsidRDefault="009B223B" w:rsidP="009B223B">
            <w:pPr>
              <w:pStyle w:val="TableBody"/>
              <w:rPr>
                <w:ins w:id="8435" w:author="Elaine Baricante" w:date="2018-11-26T15:19:00Z"/>
              </w:rPr>
            </w:pPr>
            <w:ins w:id="8436" w:author="Elaine Baricante" w:date="2018-11-26T15:19:00Z">
              <w:r>
                <w:t>4</w:t>
              </w:r>
              <w:r>
                <w:tab/>
                <w:t>Band 4</w:t>
              </w:r>
            </w:ins>
          </w:p>
          <w:p w14:paraId="1C1AD935" w14:textId="168FF394" w:rsidR="009B223B" w:rsidRDefault="009B223B" w:rsidP="009B223B">
            <w:pPr>
              <w:pStyle w:val="TableBody"/>
              <w:rPr>
                <w:ins w:id="8437" w:author="Elaine Baricante" w:date="2018-11-26T15:19:00Z"/>
              </w:rPr>
            </w:pPr>
            <w:ins w:id="8438" w:author="Elaine Baricante" w:date="2018-11-26T15:19:00Z">
              <w:r>
                <w:t>5</w:t>
              </w:r>
              <w:r>
                <w:tab/>
                <w:t xml:space="preserve">Band 5 </w:t>
              </w:r>
            </w:ins>
          </w:p>
          <w:p w14:paraId="4D0B7AEE" w14:textId="337C4AE9" w:rsidR="009B223B" w:rsidRDefault="009B223B" w:rsidP="009B223B">
            <w:pPr>
              <w:pStyle w:val="TableBody"/>
              <w:rPr>
                <w:ins w:id="8439" w:author="Elaine Baricante" w:date="2018-11-26T15:19:00Z"/>
              </w:rPr>
            </w:pPr>
            <w:ins w:id="8440" w:author="Elaine Baricante" w:date="2018-11-26T15:19:00Z">
              <w:r>
                <w:t>8</w:t>
              </w:r>
              <w:r>
                <w:tab/>
                <w:t xml:space="preserve">Band 8 </w:t>
              </w:r>
            </w:ins>
          </w:p>
          <w:p w14:paraId="4C77CA89" w14:textId="5FA1A1C8" w:rsidR="009B223B" w:rsidRDefault="009B223B" w:rsidP="009B223B">
            <w:pPr>
              <w:pStyle w:val="TableBody"/>
              <w:rPr>
                <w:ins w:id="8441" w:author="Elaine Baricante" w:date="2018-11-26T15:19:00Z"/>
              </w:rPr>
            </w:pPr>
            <w:ins w:id="8442" w:author="Elaine Baricante" w:date="2018-11-26T15:19:00Z">
              <w:r>
                <w:t>9</w:t>
              </w:r>
              <w:r>
                <w:tab/>
                <w:t xml:space="preserve">Band 9 </w:t>
              </w:r>
            </w:ins>
          </w:p>
          <w:p w14:paraId="2AA1CDF3" w14:textId="10E63F3F" w:rsidR="009B223B" w:rsidRDefault="009B223B" w:rsidP="009B223B">
            <w:pPr>
              <w:pStyle w:val="TableBody"/>
              <w:rPr>
                <w:ins w:id="8443" w:author="Elaine Baricante" w:date="2018-11-26T15:19:00Z"/>
              </w:rPr>
            </w:pPr>
            <w:ins w:id="8444" w:author="Elaine Baricante" w:date="2018-11-26T15:19:00Z">
              <w:r>
                <w:t>10</w:t>
              </w:r>
              <w:r>
                <w:tab/>
                <w:t xml:space="preserve">Band 10 </w:t>
              </w:r>
            </w:ins>
          </w:p>
          <w:p w14:paraId="1C66B780" w14:textId="641B4037" w:rsidR="009B223B" w:rsidRDefault="009B223B" w:rsidP="009B223B">
            <w:pPr>
              <w:pStyle w:val="TableBody"/>
              <w:rPr>
                <w:ins w:id="8445" w:author="Elaine Baricante" w:date="2018-11-26T15:19:00Z"/>
              </w:rPr>
            </w:pPr>
            <w:ins w:id="8446" w:author="Elaine Baricante" w:date="2018-11-26T15:19:00Z">
              <w:r>
                <w:t>12</w:t>
              </w:r>
              <w:r>
                <w:tab/>
                <w:t xml:space="preserve">Band 12 </w:t>
              </w:r>
            </w:ins>
          </w:p>
          <w:p w14:paraId="2B9A6345" w14:textId="7C15A4EC" w:rsidR="009B223B" w:rsidRDefault="009B223B" w:rsidP="009B223B">
            <w:pPr>
              <w:pStyle w:val="TableBody"/>
              <w:rPr>
                <w:ins w:id="8447" w:author="Elaine Baricante" w:date="2018-11-26T15:19:00Z"/>
              </w:rPr>
            </w:pPr>
            <w:ins w:id="8448" w:author="Elaine Baricante" w:date="2018-11-26T15:19:00Z">
              <w:r>
                <w:t>13</w:t>
              </w:r>
              <w:r>
                <w:tab/>
                <w:t xml:space="preserve">Band 13 </w:t>
              </w:r>
            </w:ins>
          </w:p>
          <w:p w14:paraId="5CDF29A1" w14:textId="07B49D29" w:rsidR="009B223B" w:rsidRDefault="009B223B" w:rsidP="009B223B">
            <w:pPr>
              <w:pStyle w:val="TableBody"/>
              <w:rPr>
                <w:ins w:id="8449" w:author="Elaine Baricante" w:date="2018-11-26T15:19:00Z"/>
              </w:rPr>
            </w:pPr>
            <w:ins w:id="8450" w:author="Elaine Baricante" w:date="2018-11-26T15:19:00Z">
              <w:r>
                <w:t>14</w:t>
              </w:r>
              <w:r>
                <w:tab/>
                <w:t xml:space="preserve">Band 14 </w:t>
              </w:r>
            </w:ins>
          </w:p>
          <w:p w14:paraId="784CDDFA" w14:textId="36C56DFD" w:rsidR="009B223B" w:rsidRDefault="009B223B" w:rsidP="009B223B">
            <w:pPr>
              <w:pStyle w:val="TableBody"/>
              <w:rPr>
                <w:ins w:id="8451" w:author="Elaine Baricante" w:date="2018-11-26T15:19:00Z"/>
              </w:rPr>
            </w:pPr>
            <w:ins w:id="8452" w:author="Elaine Baricante" w:date="2018-11-26T15:19:00Z">
              <w:r>
                <w:t>17</w:t>
              </w:r>
              <w:r>
                <w:tab/>
                <w:t xml:space="preserve">Band 17 </w:t>
              </w:r>
            </w:ins>
          </w:p>
          <w:p w14:paraId="37ECAD84" w14:textId="432F873A" w:rsidR="009B223B" w:rsidRDefault="009B223B" w:rsidP="009B223B">
            <w:pPr>
              <w:pStyle w:val="TableBody"/>
              <w:rPr>
                <w:ins w:id="8453" w:author="Elaine Baricante" w:date="2018-11-26T15:19:00Z"/>
              </w:rPr>
            </w:pPr>
            <w:ins w:id="8454" w:author="Elaine Baricante" w:date="2018-11-26T15:19:00Z">
              <w:r>
                <w:t>18</w:t>
              </w:r>
              <w:r>
                <w:tab/>
                <w:t xml:space="preserve">Band 18 </w:t>
              </w:r>
            </w:ins>
          </w:p>
          <w:p w14:paraId="0DC977CC" w14:textId="7A23BED0" w:rsidR="009B223B" w:rsidRDefault="009B223B" w:rsidP="009B223B">
            <w:pPr>
              <w:pStyle w:val="TableBody"/>
              <w:rPr>
                <w:ins w:id="8455" w:author="Elaine Baricante" w:date="2018-11-26T15:19:00Z"/>
              </w:rPr>
            </w:pPr>
            <w:ins w:id="8456" w:author="Elaine Baricante" w:date="2018-11-26T15:19:00Z">
              <w:r>
                <w:t>19</w:t>
              </w:r>
              <w:r>
                <w:tab/>
                <w:t xml:space="preserve">Band 19 </w:t>
              </w:r>
            </w:ins>
          </w:p>
          <w:p w14:paraId="3D5CAA5E" w14:textId="1D51DA13" w:rsidR="009B223B" w:rsidRDefault="009B223B" w:rsidP="009B223B">
            <w:pPr>
              <w:pStyle w:val="TableBody"/>
              <w:rPr>
                <w:ins w:id="8457" w:author="Elaine Baricante" w:date="2018-11-26T15:19:00Z"/>
              </w:rPr>
            </w:pPr>
            <w:ins w:id="8458" w:author="Elaine Baricante" w:date="2018-11-26T15:19:00Z">
              <w:r>
                <w:t>20</w:t>
              </w:r>
              <w:r>
                <w:tab/>
                <w:t>Band 20</w:t>
              </w:r>
            </w:ins>
          </w:p>
          <w:p w14:paraId="4A4ABA4C" w14:textId="040C2E89" w:rsidR="009B223B" w:rsidRDefault="009B223B" w:rsidP="009B223B">
            <w:pPr>
              <w:pStyle w:val="TableBody"/>
              <w:rPr>
                <w:ins w:id="8459" w:author="Elaine Baricante" w:date="2018-11-26T15:19:00Z"/>
              </w:rPr>
            </w:pPr>
            <w:ins w:id="8460" w:author="Elaine Baricante" w:date="2018-11-26T15:19:00Z">
              <w:r>
                <w:t>25</w:t>
              </w:r>
              <w:r>
                <w:tab/>
                <w:t xml:space="preserve">Band 25 </w:t>
              </w:r>
            </w:ins>
          </w:p>
          <w:p w14:paraId="2FD9CDF3" w14:textId="0305DF8D" w:rsidR="009B223B" w:rsidRDefault="009B223B" w:rsidP="009B223B">
            <w:pPr>
              <w:pStyle w:val="TableBody"/>
              <w:rPr>
                <w:ins w:id="8461" w:author="Elaine Baricante" w:date="2018-11-26T15:19:00Z"/>
              </w:rPr>
            </w:pPr>
            <w:ins w:id="8462" w:author="Elaine Baricante" w:date="2018-11-26T15:19:00Z">
              <w:r>
                <w:t>26</w:t>
              </w:r>
              <w:r>
                <w:tab/>
                <w:t xml:space="preserve">Band 26 </w:t>
              </w:r>
            </w:ins>
          </w:p>
          <w:p w14:paraId="51BEC309" w14:textId="6DC13B62" w:rsidR="009B223B" w:rsidRDefault="009B223B" w:rsidP="009B223B">
            <w:pPr>
              <w:pStyle w:val="TableBody"/>
              <w:rPr>
                <w:ins w:id="8463" w:author="Elaine Baricante" w:date="2018-11-26T15:19:00Z"/>
              </w:rPr>
            </w:pPr>
            <w:ins w:id="8464" w:author="Elaine Baricante" w:date="2018-11-26T15:19:00Z">
              <w:r>
                <w:t>27</w:t>
              </w:r>
              <w:r>
                <w:tab/>
                <w:t xml:space="preserve">Band 27 </w:t>
              </w:r>
            </w:ins>
          </w:p>
          <w:p w14:paraId="1E4D0F5B" w14:textId="10C4D223" w:rsidR="009B223B" w:rsidRDefault="009B223B" w:rsidP="009B223B">
            <w:pPr>
              <w:pStyle w:val="TableBody"/>
              <w:rPr>
                <w:ins w:id="8465" w:author="Elaine Baricante" w:date="2018-11-26T15:19:00Z"/>
              </w:rPr>
            </w:pPr>
            <w:ins w:id="8466" w:author="Elaine Baricante" w:date="2018-11-26T15:19:00Z">
              <w:r>
                <w:t>28</w:t>
              </w:r>
              <w:r>
                <w:tab/>
                <w:t xml:space="preserve">Band 28 </w:t>
              </w:r>
            </w:ins>
          </w:p>
          <w:p w14:paraId="0D52DCCB" w14:textId="265FB8DD" w:rsidR="009B223B" w:rsidRDefault="009B223B" w:rsidP="009B223B">
            <w:pPr>
              <w:pStyle w:val="TableBody"/>
              <w:rPr>
                <w:ins w:id="8467" w:author="Elaine Baricante" w:date="2018-11-26T15:19:00Z"/>
              </w:rPr>
            </w:pPr>
            <w:ins w:id="8468" w:author="Elaine Baricante" w:date="2018-11-26T15:19:00Z">
              <w:r>
                <w:t>66</w:t>
              </w:r>
            </w:ins>
            <w:ins w:id="8469" w:author="Elaine Baricante" w:date="2018-11-26T15:20:00Z">
              <w:r>
                <w:tab/>
              </w:r>
            </w:ins>
            <w:ins w:id="8470" w:author="Elaine Baricante" w:date="2018-11-26T15:19:00Z">
              <w:r>
                <w:t xml:space="preserve">Band 66 </w:t>
              </w:r>
            </w:ins>
          </w:p>
          <w:p w14:paraId="6827D7ED" w14:textId="0F3EA3B8" w:rsidR="009B223B" w:rsidRPr="00940655" w:rsidRDefault="009B223B">
            <w:pPr>
              <w:pStyle w:val="TableBody"/>
              <w:rPr>
                <w:ins w:id="8471" w:author="Sevan Sirapian [2]" w:date="2018-11-26T11:12:00Z"/>
                <w:sz w:val="14"/>
                <w:szCs w:val="14"/>
                <w:rPrChange w:id="8472" w:author="Elaine Baricante" w:date="2018-11-27T10:36:00Z">
                  <w:rPr>
                    <w:ins w:id="8473" w:author="Sevan Sirapian [2]" w:date="2018-11-26T11:12:00Z"/>
                  </w:rPr>
                </w:rPrChange>
              </w:rPr>
            </w:pPr>
          </w:p>
          <w:p w14:paraId="7B7F4B4E" w14:textId="3D3CA59F" w:rsidR="00865778" w:rsidRPr="00671C8B" w:rsidDel="009B223B" w:rsidRDefault="00865778" w:rsidP="00865778">
            <w:pPr>
              <w:pStyle w:val="TableBody"/>
              <w:rPr>
                <w:ins w:id="8474" w:author="Sevan Sirapian [2]" w:date="2018-11-26T11:12:00Z"/>
                <w:del w:id="8475" w:author="Elaine Baricante" w:date="2018-11-26T15:20:00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tblGrid>
            <w:tr w:rsidR="00865778" w:rsidDel="009B223B" w14:paraId="02FA995A" w14:textId="569F6019" w:rsidTr="00865778">
              <w:trPr>
                <w:ins w:id="8476" w:author="Sevan Sirapian [2]" w:date="2018-11-26T11:12:00Z"/>
                <w:del w:id="8477" w:author="Elaine Baricante" w:date="2018-11-26T15:20:00Z"/>
              </w:trPr>
              <w:tc>
                <w:tcPr>
                  <w:tcW w:w="3289" w:type="dxa"/>
                </w:tcPr>
                <w:p w14:paraId="5D78EBCA" w14:textId="43E22B2E" w:rsidR="00865778" w:rsidDel="009B223B" w:rsidRDefault="00865778" w:rsidP="00865778">
                  <w:pPr>
                    <w:pStyle w:val="TableBody"/>
                    <w:rPr>
                      <w:ins w:id="8478" w:author="Sevan Sirapian [2]" w:date="2018-11-26T11:12:00Z"/>
                      <w:del w:id="8479" w:author="Elaine Baricante" w:date="2018-11-26T15:20:00Z"/>
                      <w:u w:val="single"/>
                    </w:rPr>
                  </w:pPr>
                  <w:ins w:id="8480" w:author="Sevan Sirapian [2]" w:date="2018-11-26T11:12:00Z">
                    <w:del w:id="8481" w:author="Elaine Baricante" w:date="2018-11-26T15:20:00Z">
                      <w:r w:rsidDel="009B223B">
                        <w:rPr>
                          <w:lang w:eastAsia="zh-CN"/>
                        </w:rPr>
                        <w:delText xml:space="preserve">1  </w:delText>
                      </w:r>
                      <w:r w:rsidRPr="001C467A" w:rsidDel="009B223B">
                        <w:rPr>
                          <w:lang w:eastAsia="zh-CN"/>
                        </w:rPr>
                        <w:delText>Band 1</w:delText>
                      </w:r>
                    </w:del>
                  </w:ins>
                </w:p>
              </w:tc>
            </w:tr>
            <w:tr w:rsidR="00865778" w:rsidDel="009B223B" w14:paraId="54CA790D" w14:textId="0890045C" w:rsidTr="00865778">
              <w:trPr>
                <w:ins w:id="8482" w:author="Sevan Sirapian [2]" w:date="2018-11-26T11:12:00Z"/>
                <w:del w:id="8483" w:author="Elaine Baricante" w:date="2018-11-26T15:20:00Z"/>
              </w:trPr>
              <w:tc>
                <w:tcPr>
                  <w:tcW w:w="3289" w:type="dxa"/>
                </w:tcPr>
                <w:p w14:paraId="62D9B390" w14:textId="2FB9DE40" w:rsidR="00865778" w:rsidDel="009B223B" w:rsidRDefault="00865778" w:rsidP="00865778">
                  <w:pPr>
                    <w:pStyle w:val="TableBody"/>
                    <w:rPr>
                      <w:ins w:id="8484" w:author="Sevan Sirapian [2]" w:date="2018-11-26T11:12:00Z"/>
                      <w:del w:id="8485" w:author="Elaine Baricante" w:date="2018-11-26T15:20:00Z"/>
                      <w:u w:val="single"/>
                    </w:rPr>
                  </w:pPr>
                  <w:ins w:id="8486" w:author="Sevan Sirapian [2]" w:date="2018-11-26T11:12:00Z">
                    <w:del w:id="8487" w:author="Elaine Baricante" w:date="2018-11-26T15:20:00Z">
                      <w:r w:rsidDel="009B223B">
                        <w:rPr>
                          <w:lang w:eastAsia="zh-CN"/>
                        </w:rPr>
                        <w:delText xml:space="preserve">2  </w:delText>
                      </w:r>
                      <w:r w:rsidRPr="001C467A" w:rsidDel="009B223B">
                        <w:rPr>
                          <w:lang w:eastAsia="zh-CN"/>
                        </w:rPr>
                        <w:delText xml:space="preserve">Band 2 </w:delText>
                      </w:r>
                    </w:del>
                  </w:ins>
                </w:p>
              </w:tc>
            </w:tr>
            <w:tr w:rsidR="00865778" w:rsidDel="009B223B" w14:paraId="76214E1A" w14:textId="348F1761" w:rsidTr="00865778">
              <w:trPr>
                <w:ins w:id="8488" w:author="Sevan Sirapian [2]" w:date="2018-11-26T11:12:00Z"/>
                <w:del w:id="8489" w:author="Elaine Baricante" w:date="2018-11-26T15:20:00Z"/>
              </w:trPr>
              <w:tc>
                <w:tcPr>
                  <w:tcW w:w="3289" w:type="dxa"/>
                </w:tcPr>
                <w:p w14:paraId="7692BB1D" w14:textId="7676545B" w:rsidR="00865778" w:rsidDel="009B223B" w:rsidRDefault="00865778" w:rsidP="00865778">
                  <w:pPr>
                    <w:pStyle w:val="TableBody"/>
                    <w:rPr>
                      <w:ins w:id="8490" w:author="Sevan Sirapian [2]" w:date="2018-11-26T11:12:00Z"/>
                      <w:del w:id="8491" w:author="Elaine Baricante" w:date="2018-11-26T15:20:00Z"/>
                      <w:u w:val="single"/>
                    </w:rPr>
                  </w:pPr>
                  <w:ins w:id="8492" w:author="Sevan Sirapian [2]" w:date="2018-11-26T11:12:00Z">
                    <w:del w:id="8493" w:author="Elaine Baricante" w:date="2018-11-26T15:20:00Z">
                      <w:r w:rsidDel="009B223B">
                        <w:rPr>
                          <w:lang w:eastAsia="zh-CN"/>
                        </w:rPr>
                        <w:delText xml:space="preserve">3  </w:delText>
                      </w:r>
                      <w:r w:rsidRPr="001C467A" w:rsidDel="009B223B">
                        <w:rPr>
                          <w:lang w:eastAsia="zh-CN"/>
                        </w:rPr>
                        <w:delText xml:space="preserve">Band 3 </w:delText>
                      </w:r>
                    </w:del>
                  </w:ins>
                </w:p>
              </w:tc>
            </w:tr>
            <w:tr w:rsidR="00865778" w:rsidDel="009B223B" w14:paraId="7C50920C" w14:textId="79FF071C" w:rsidTr="00865778">
              <w:trPr>
                <w:ins w:id="8494" w:author="Sevan Sirapian [2]" w:date="2018-11-26T11:12:00Z"/>
                <w:del w:id="8495" w:author="Elaine Baricante" w:date="2018-11-26T15:20:00Z"/>
              </w:trPr>
              <w:tc>
                <w:tcPr>
                  <w:tcW w:w="3289" w:type="dxa"/>
                </w:tcPr>
                <w:p w14:paraId="76BE4456" w14:textId="66F256F6" w:rsidR="00865778" w:rsidDel="009B223B" w:rsidRDefault="00865778" w:rsidP="00865778">
                  <w:pPr>
                    <w:pStyle w:val="TableBody"/>
                    <w:rPr>
                      <w:ins w:id="8496" w:author="Sevan Sirapian [2]" w:date="2018-11-26T11:12:00Z"/>
                      <w:del w:id="8497" w:author="Elaine Baricante" w:date="2018-11-26T15:20:00Z"/>
                      <w:u w:val="single"/>
                    </w:rPr>
                  </w:pPr>
                  <w:ins w:id="8498" w:author="Sevan Sirapian [2]" w:date="2018-11-26T11:12:00Z">
                    <w:del w:id="8499" w:author="Elaine Baricante" w:date="2018-11-26T15:20:00Z">
                      <w:r w:rsidDel="009B223B">
                        <w:rPr>
                          <w:lang w:eastAsia="zh-CN"/>
                        </w:rPr>
                        <w:delText xml:space="preserve">4  </w:delText>
                      </w:r>
                      <w:r w:rsidRPr="001C467A" w:rsidDel="009B223B">
                        <w:rPr>
                          <w:lang w:eastAsia="zh-CN"/>
                        </w:rPr>
                        <w:delText>Band 4</w:delText>
                      </w:r>
                    </w:del>
                  </w:ins>
                </w:p>
              </w:tc>
            </w:tr>
            <w:tr w:rsidR="00865778" w:rsidDel="009B223B" w14:paraId="252DB734" w14:textId="25B24D0D" w:rsidTr="00865778">
              <w:trPr>
                <w:ins w:id="8500" w:author="Sevan Sirapian [2]" w:date="2018-11-26T11:12:00Z"/>
                <w:del w:id="8501" w:author="Elaine Baricante" w:date="2018-11-26T15:20:00Z"/>
              </w:trPr>
              <w:tc>
                <w:tcPr>
                  <w:tcW w:w="3289" w:type="dxa"/>
                </w:tcPr>
                <w:p w14:paraId="39FFCB79" w14:textId="12AA2DF8" w:rsidR="00865778" w:rsidDel="009B223B" w:rsidRDefault="00865778" w:rsidP="00865778">
                  <w:pPr>
                    <w:pStyle w:val="TableBody"/>
                    <w:rPr>
                      <w:ins w:id="8502" w:author="Sevan Sirapian [2]" w:date="2018-11-26T11:12:00Z"/>
                      <w:del w:id="8503" w:author="Elaine Baricante" w:date="2018-11-26T15:20:00Z"/>
                      <w:u w:val="single"/>
                    </w:rPr>
                  </w:pPr>
                  <w:ins w:id="8504" w:author="Sevan Sirapian [2]" w:date="2018-11-26T11:12:00Z">
                    <w:del w:id="8505" w:author="Elaine Baricante" w:date="2018-11-26T15:20:00Z">
                      <w:r w:rsidDel="009B223B">
                        <w:rPr>
                          <w:lang w:eastAsia="zh-CN"/>
                        </w:rPr>
                        <w:delText xml:space="preserve">5  </w:delText>
                      </w:r>
                      <w:r w:rsidRPr="001C467A" w:rsidDel="009B223B">
                        <w:rPr>
                          <w:lang w:eastAsia="zh-CN"/>
                        </w:rPr>
                        <w:delText xml:space="preserve">Band 5 </w:delText>
                      </w:r>
                    </w:del>
                  </w:ins>
                </w:p>
              </w:tc>
            </w:tr>
            <w:tr w:rsidR="00865778" w:rsidDel="009B223B" w14:paraId="76A4F84A" w14:textId="000AC435" w:rsidTr="00865778">
              <w:trPr>
                <w:ins w:id="8506" w:author="Sevan Sirapian [2]" w:date="2018-11-26T11:12:00Z"/>
                <w:del w:id="8507" w:author="Elaine Baricante" w:date="2018-11-26T15:20:00Z"/>
              </w:trPr>
              <w:tc>
                <w:tcPr>
                  <w:tcW w:w="3289" w:type="dxa"/>
                </w:tcPr>
                <w:p w14:paraId="65D9FBFD" w14:textId="14BF0AB7" w:rsidR="00865778" w:rsidDel="009B223B" w:rsidRDefault="00865778" w:rsidP="00865778">
                  <w:pPr>
                    <w:pStyle w:val="TableBody"/>
                    <w:rPr>
                      <w:ins w:id="8508" w:author="Sevan Sirapian [2]" w:date="2018-11-26T11:12:00Z"/>
                      <w:del w:id="8509" w:author="Elaine Baricante" w:date="2018-11-26T15:20:00Z"/>
                      <w:u w:val="single"/>
                    </w:rPr>
                  </w:pPr>
                  <w:ins w:id="8510" w:author="Sevan Sirapian [2]" w:date="2018-11-26T11:12:00Z">
                    <w:del w:id="8511" w:author="Elaine Baricante" w:date="2018-11-26T15:20:00Z">
                      <w:r w:rsidDel="009B223B">
                        <w:rPr>
                          <w:lang w:eastAsia="zh-CN"/>
                        </w:rPr>
                        <w:delText xml:space="preserve">8  </w:delText>
                      </w:r>
                      <w:r w:rsidRPr="001C467A" w:rsidDel="009B223B">
                        <w:rPr>
                          <w:lang w:eastAsia="zh-CN"/>
                        </w:rPr>
                        <w:delText xml:space="preserve">Band </w:delText>
                      </w:r>
                      <w:r w:rsidDel="009B223B">
                        <w:rPr>
                          <w:lang w:eastAsia="zh-CN"/>
                        </w:rPr>
                        <w:delText>8</w:delText>
                      </w:r>
                      <w:r w:rsidRPr="001C467A" w:rsidDel="009B223B">
                        <w:rPr>
                          <w:lang w:eastAsia="zh-CN"/>
                        </w:rPr>
                        <w:delText xml:space="preserve"> </w:delText>
                      </w:r>
                    </w:del>
                  </w:ins>
                </w:p>
              </w:tc>
            </w:tr>
            <w:tr w:rsidR="00865778" w:rsidRPr="00621B8A" w:rsidDel="009B223B" w14:paraId="02298189" w14:textId="2F7272A8" w:rsidTr="00865778">
              <w:trPr>
                <w:ins w:id="8512" w:author="Sevan Sirapian [2]" w:date="2018-11-26T11:12:00Z"/>
                <w:del w:id="8513" w:author="Elaine Baricante" w:date="2018-11-26T15:20:00Z"/>
              </w:trPr>
              <w:tc>
                <w:tcPr>
                  <w:tcW w:w="3289" w:type="dxa"/>
                </w:tcPr>
                <w:p w14:paraId="31D637DA" w14:textId="39529031" w:rsidR="00865778" w:rsidRPr="00621B8A" w:rsidDel="009B223B" w:rsidRDefault="00865778" w:rsidP="00865778">
                  <w:pPr>
                    <w:pStyle w:val="TableBody"/>
                    <w:keepNext/>
                    <w:rPr>
                      <w:ins w:id="8514" w:author="Sevan Sirapian [2]" w:date="2018-11-26T11:12:00Z"/>
                      <w:del w:id="8515" w:author="Elaine Baricante" w:date="2018-11-26T15:20:00Z"/>
                      <w:lang w:eastAsia="zh-CN"/>
                    </w:rPr>
                  </w:pPr>
                  <w:ins w:id="8516" w:author="Sevan Sirapian [2]" w:date="2018-11-26T11:12:00Z">
                    <w:del w:id="8517" w:author="Elaine Baricante" w:date="2018-11-26T15:20:00Z">
                      <w:r w:rsidDel="009B223B">
                        <w:rPr>
                          <w:lang w:eastAsia="zh-CN"/>
                        </w:rPr>
                        <w:delText xml:space="preserve">9  </w:delText>
                      </w:r>
                      <w:r w:rsidRPr="001C467A" w:rsidDel="009B223B">
                        <w:rPr>
                          <w:lang w:eastAsia="zh-CN"/>
                        </w:rPr>
                        <w:delText xml:space="preserve">Band </w:delText>
                      </w:r>
                      <w:r w:rsidDel="009B223B">
                        <w:rPr>
                          <w:lang w:eastAsia="zh-CN"/>
                        </w:rPr>
                        <w:delText>9</w:delText>
                      </w:r>
                      <w:r w:rsidRPr="001C467A" w:rsidDel="009B223B">
                        <w:rPr>
                          <w:lang w:eastAsia="zh-CN"/>
                        </w:rPr>
                        <w:delText xml:space="preserve"> </w:delText>
                      </w:r>
                    </w:del>
                  </w:ins>
                </w:p>
              </w:tc>
            </w:tr>
            <w:tr w:rsidR="00865778" w:rsidRPr="00621B8A" w:rsidDel="009B223B" w14:paraId="7D27FEC1" w14:textId="3954D25F" w:rsidTr="00865778">
              <w:trPr>
                <w:ins w:id="8518" w:author="Sevan Sirapian [2]" w:date="2018-11-26T11:12:00Z"/>
                <w:del w:id="8519" w:author="Elaine Baricante" w:date="2018-11-26T15:20:00Z"/>
              </w:trPr>
              <w:tc>
                <w:tcPr>
                  <w:tcW w:w="3289" w:type="dxa"/>
                </w:tcPr>
                <w:p w14:paraId="0D5B285C" w14:textId="1326248C" w:rsidR="00865778" w:rsidRPr="00621B8A" w:rsidDel="009B223B" w:rsidRDefault="00865778" w:rsidP="00865778">
                  <w:pPr>
                    <w:pStyle w:val="TableBody"/>
                    <w:keepNext/>
                    <w:rPr>
                      <w:ins w:id="8520" w:author="Sevan Sirapian [2]" w:date="2018-11-26T11:12:00Z"/>
                      <w:del w:id="8521" w:author="Elaine Baricante" w:date="2018-11-26T15:20:00Z"/>
                      <w:lang w:eastAsia="zh-CN"/>
                    </w:rPr>
                  </w:pPr>
                  <w:ins w:id="8522" w:author="Sevan Sirapian [2]" w:date="2018-11-26T11:12:00Z">
                    <w:del w:id="8523" w:author="Elaine Baricante" w:date="2018-11-26T15:20:00Z">
                      <w:r w:rsidDel="009B223B">
                        <w:rPr>
                          <w:lang w:eastAsia="zh-CN"/>
                        </w:rPr>
                        <w:delText xml:space="preserve">10  </w:delText>
                      </w:r>
                      <w:r w:rsidRPr="001C467A" w:rsidDel="009B223B">
                        <w:rPr>
                          <w:lang w:eastAsia="zh-CN"/>
                        </w:rPr>
                        <w:delText xml:space="preserve">Band </w:delText>
                      </w:r>
                      <w:r w:rsidDel="009B223B">
                        <w:rPr>
                          <w:lang w:eastAsia="zh-CN"/>
                        </w:rPr>
                        <w:delText>10</w:delText>
                      </w:r>
                      <w:r w:rsidRPr="001C467A" w:rsidDel="009B223B">
                        <w:rPr>
                          <w:lang w:eastAsia="zh-CN"/>
                        </w:rPr>
                        <w:delText xml:space="preserve"> </w:delText>
                      </w:r>
                    </w:del>
                  </w:ins>
                </w:p>
              </w:tc>
            </w:tr>
            <w:tr w:rsidR="00865778" w:rsidRPr="00621B8A" w:rsidDel="009B223B" w14:paraId="7C5CC0CB" w14:textId="18EB99E0" w:rsidTr="00865778">
              <w:trPr>
                <w:ins w:id="8524" w:author="Sevan Sirapian [2]" w:date="2018-11-26T11:12:00Z"/>
                <w:del w:id="8525" w:author="Elaine Baricante" w:date="2018-11-26T15:20:00Z"/>
              </w:trPr>
              <w:tc>
                <w:tcPr>
                  <w:tcW w:w="3289" w:type="dxa"/>
                </w:tcPr>
                <w:p w14:paraId="02651ED7" w14:textId="235542AD" w:rsidR="00865778" w:rsidRPr="00621B8A" w:rsidDel="009B223B" w:rsidRDefault="00865778" w:rsidP="00865778">
                  <w:pPr>
                    <w:pStyle w:val="TableBody"/>
                    <w:keepNext/>
                    <w:rPr>
                      <w:ins w:id="8526" w:author="Sevan Sirapian [2]" w:date="2018-11-26T11:12:00Z"/>
                      <w:del w:id="8527" w:author="Elaine Baricante" w:date="2018-11-26T15:20:00Z"/>
                      <w:lang w:eastAsia="zh-CN"/>
                    </w:rPr>
                  </w:pPr>
                  <w:ins w:id="8528" w:author="Sevan Sirapian [2]" w:date="2018-11-26T11:12:00Z">
                    <w:del w:id="8529" w:author="Elaine Baricante" w:date="2018-11-26T15:20:00Z">
                      <w:r w:rsidDel="009B223B">
                        <w:rPr>
                          <w:lang w:eastAsia="zh-CN"/>
                        </w:rPr>
                        <w:delText xml:space="preserve">12  </w:delText>
                      </w:r>
                      <w:r w:rsidRPr="001C467A" w:rsidDel="009B223B">
                        <w:rPr>
                          <w:lang w:eastAsia="zh-CN"/>
                        </w:rPr>
                        <w:delText xml:space="preserve">Band 12 </w:delText>
                      </w:r>
                    </w:del>
                  </w:ins>
                </w:p>
              </w:tc>
            </w:tr>
            <w:tr w:rsidR="00865778" w:rsidDel="009B223B" w14:paraId="4AFE8B6E" w14:textId="57DFA53F" w:rsidTr="00865778">
              <w:trPr>
                <w:ins w:id="8530" w:author="Sevan Sirapian [2]" w:date="2018-11-26T11:12:00Z"/>
                <w:del w:id="8531" w:author="Elaine Baricante" w:date="2018-11-26T15:20:00Z"/>
              </w:trPr>
              <w:tc>
                <w:tcPr>
                  <w:tcW w:w="3289" w:type="dxa"/>
                </w:tcPr>
                <w:p w14:paraId="0D5D2FC7" w14:textId="65F73601" w:rsidR="00865778" w:rsidDel="009B223B" w:rsidRDefault="00865778" w:rsidP="00865778">
                  <w:pPr>
                    <w:pStyle w:val="TableBody"/>
                    <w:rPr>
                      <w:ins w:id="8532" w:author="Sevan Sirapian [2]" w:date="2018-11-26T11:12:00Z"/>
                      <w:del w:id="8533" w:author="Elaine Baricante" w:date="2018-11-26T15:20:00Z"/>
                      <w:u w:val="single"/>
                    </w:rPr>
                  </w:pPr>
                  <w:ins w:id="8534" w:author="Sevan Sirapian [2]" w:date="2018-11-26T11:12:00Z">
                    <w:del w:id="8535" w:author="Elaine Baricante" w:date="2018-11-26T15:20:00Z">
                      <w:r w:rsidDel="009B223B">
                        <w:rPr>
                          <w:lang w:eastAsia="zh-CN"/>
                        </w:rPr>
                        <w:delText xml:space="preserve">13  </w:delText>
                      </w:r>
                      <w:r w:rsidRPr="001C467A" w:rsidDel="009B223B">
                        <w:rPr>
                          <w:lang w:eastAsia="zh-CN"/>
                        </w:rPr>
                        <w:delText xml:space="preserve">Band 13 </w:delText>
                      </w:r>
                    </w:del>
                  </w:ins>
                </w:p>
              </w:tc>
            </w:tr>
            <w:tr w:rsidR="00865778" w:rsidDel="009B223B" w14:paraId="55895003" w14:textId="20631DA0" w:rsidTr="00865778">
              <w:trPr>
                <w:ins w:id="8536" w:author="Sevan Sirapian [2]" w:date="2018-11-26T11:12:00Z"/>
                <w:del w:id="8537" w:author="Elaine Baricante" w:date="2018-11-26T15:20:00Z"/>
              </w:trPr>
              <w:tc>
                <w:tcPr>
                  <w:tcW w:w="3289" w:type="dxa"/>
                </w:tcPr>
                <w:p w14:paraId="2237E643" w14:textId="4079EC18" w:rsidR="00865778" w:rsidDel="009B223B" w:rsidRDefault="00865778" w:rsidP="00865778">
                  <w:pPr>
                    <w:pStyle w:val="TableBody"/>
                    <w:rPr>
                      <w:ins w:id="8538" w:author="Sevan Sirapian [2]" w:date="2018-11-26T11:12:00Z"/>
                      <w:del w:id="8539" w:author="Elaine Baricante" w:date="2018-11-26T15:20:00Z"/>
                      <w:u w:val="single"/>
                    </w:rPr>
                  </w:pPr>
                  <w:ins w:id="8540" w:author="Sevan Sirapian [2]" w:date="2018-11-26T11:12:00Z">
                    <w:del w:id="8541" w:author="Elaine Baricante" w:date="2018-11-26T15:20:00Z">
                      <w:r w:rsidDel="009B223B">
                        <w:rPr>
                          <w:lang w:eastAsia="zh-CN"/>
                        </w:rPr>
                        <w:delText xml:space="preserve">14  </w:delText>
                      </w:r>
                      <w:r w:rsidRPr="001C467A" w:rsidDel="009B223B">
                        <w:rPr>
                          <w:lang w:eastAsia="zh-CN"/>
                        </w:rPr>
                        <w:delText>Band 1</w:delText>
                      </w:r>
                      <w:r w:rsidDel="009B223B">
                        <w:rPr>
                          <w:lang w:eastAsia="zh-CN"/>
                        </w:rPr>
                        <w:delText>4</w:delText>
                      </w:r>
                      <w:r w:rsidRPr="001C467A" w:rsidDel="009B223B">
                        <w:rPr>
                          <w:lang w:eastAsia="zh-CN"/>
                        </w:rPr>
                        <w:delText xml:space="preserve"> </w:delText>
                      </w:r>
                    </w:del>
                  </w:ins>
                </w:p>
              </w:tc>
            </w:tr>
            <w:tr w:rsidR="00865778" w:rsidDel="009B223B" w14:paraId="20F08ADA" w14:textId="6750214D" w:rsidTr="00865778">
              <w:trPr>
                <w:ins w:id="8542" w:author="Sevan Sirapian [2]" w:date="2018-11-26T11:12:00Z"/>
                <w:del w:id="8543" w:author="Elaine Baricante" w:date="2018-11-26T15:20:00Z"/>
              </w:trPr>
              <w:tc>
                <w:tcPr>
                  <w:tcW w:w="3289" w:type="dxa"/>
                </w:tcPr>
                <w:p w14:paraId="0FCF5B5C" w14:textId="394A0289" w:rsidR="00865778" w:rsidRPr="004F0EA5" w:rsidDel="009B223B" w:rsidRDefault="00865778" w:rsidP="00865778">
                  <w:pPr>
                    <w:pStyle w:val="TableBody"/>
                    <w:rPr>
                      <w:ins w:id="8544" w:author="Sevan Sirapian [2]" w:date="2018-11-26T11:12:00Z"/>
                      <w:del w:id="8545" w:author="Elaine Baricante" w:date="2018-11-26T15:20:00Z"/>
                      <w:lang w:eastAsia="zh-CN"/>
                    </w:rPr>
                  </w:pPr>
                  <w:ins w:id="8546" w:author="Sevan Sirapian [2]" w:date="2018-11-26T11:12:00Z">
                    <w:del w:id="8547" w:author="Elaine Baricante" w:date="2018-11-26T15:20:00Z">
                      <w:r w:rsidDel="009B223B">
                        <w:rPr>
                          <w:lang w:eastAsia="zh-CN"/>
                        </w:rPr>
                        <w:delText xml:space="preserve">17  </w:delText>
                      </w:r>
                      <w:r w:rsidRPr="001C467A" w:rsidDel="009B223B">
                        <w:rPr>
                          <w:lang w:eastAsia="zh-CN"/>
                        </w:rPr>
                        <w:delText>Band 1</w:delText>
                      </w:r>
                      <w:r w:rsidDel="009B223B">
                        <w:rPr>
                          <w:lang w:eastAsia="zh-CN"/>
                        </w:rPr>
                        <w:delText>7</w:delText>
                      </w:r>
                      <w:r w:rsidRPr="001C467A" w:rsidDel="009B223B">
                        <w:rPr>
                          <w:lang w:eastAsia="zh-CN"/>
                        </w:rPr>
                        <w:delText xml:space="preserve"> </w:delText>
                      </w:r>
                    </w:del>
                  </w:ins>
                </w:p>
              </w:tc>
            </w:tr>
            <w:tr w:rsidR="00865778" w:rsidRPr="00621B8A" w:rsidDel="009B223B" w14:paraId="20BB67FE" w14:textId="0D168D1B" w:rsidTr="00865778">
              <w:trPr>
                <w:ins w:id="8548" w:author="Sevan Sirapian [2]" w:date="2018-11-26T11:12:00Z"/>
                <w:del w:id="8549" w:author="Elaine Baricante" w:date="2018-11-26T15:20:00Z"/>
              </w:trPr>
              <w:tc>
                <w:tcPr>
                  <w:tcW w:w="3289" w:type="dxa"/>
                </w:tcPr>
                <w:p w14:paraId="470B8A09" w14:textId="7C8B750E" w:rsidR="00865778" w:rsidRPr="00621B8A" w:rsidDel="009B223B" w:rsidRDefault="00865778" w:rsidP="00865778">
                  <w:pPr>
                    <w:pStyle w:val="TableBody"/>
                    <w:keepNext/>
                    <w:rPr>
                      <w:ins w:id="8550" w:author="Sevan Sirapian [2]" w:date="2018-11-26T11:12:00Z"/>
                      <w:del w:id="8551" w:author="Elaine Baricante" w:date="2018-11-26T15:20:00Z"/>
                      <w:lang w:eastAsia="zh-CN"/>
                    </w:rPr>
                  </w:pPr>
                  <w:ins w:id="8552" w:author="Sevan Sirapian [2]" w:date="2018-11-26T11:12:00Z">
                    <w:del w:id="8553" w:author="Elaine Baricante" w:date="2018-11-26T15:20:00Z">
                      <w:r w:rsidDel="009B223B">
                        <w:rPr>
                          <w:lang w:eastAsia="zh-CN"/>
                        </w:rPr>
                        <w:delText xml:space="preserve">18  </w:delText>
                      </w:r>
                      <w:r w:rsidRPr="001C467A" w:rsidDel="009B223B">
                        <w:rPr>
                          <w:lang w:eastAsia="zh-CN"/>
                        </w:rPr>
                        <w:delText xml:space="preserve">Band 18 </w:delText>
                      </w:r>
                    </w:del>
                  </w:ins>
                </w:p>
              </w:tc>
            </w:tr>
            <w:tr w:rsidR="00865778" w:rsidRPr="00621B8A" w:rsidDel="009B223B" w14:paraId="6FF4484D" w14:textId="3AD44A5F" w:rsidTr="00865778">
              <w:trPr>
                <w:ins w:id="8554" w:author="Sevan Sirapian [2]" w:date="2018-11-26T11:12:00Z"/>
                <w:del w:id="8555" w:author="Elaine Baricante" w:date="2018-11-26T15:20:00Z"/>
              </w:trPr>
              <w:tc>
                <w:tcPr>
                  <w:tcW w:w="3289" w:type="dxa"/>
                </w:tcPr>
                <w:p w14:paraId="50914441" w14:textId="0CF55541" w:rsidR="00865778" w:rsidRPr="00621B8A" w:rsidDel="009B223B" w:rsidRDefault="00865778" w:rsidP="00865778">
                  <w:pPr>
                    <w:pStyle w:val="TableBody"/>
                    <w:keepNext/>
                    <w:rPr>
                      <w:ins w:id="8556" w:author="Sevan Sirapian [2]" w:date="2018-11-26T11:12:00Z"/>
                      <w:del w:id="8557" w:author="Elaine Baricante" w:date="2018-11-26T15:20:00Z"/>
                      <w:lang w:eastAsia="zh-CN"/>
                    </w:rPr>
                  </w:pPr>
                  <w:ins w:id="8558" w:author="Sevan Sirapian [2]" w:date="2018-11-26T11:12:00Z">
                    <w:del w:id="8559" w:author="Elaine Baricante" w:date="2018-11-26T15:20:00Z">
                      <w:r w:rsidDel="009B223B">
                        <w:rPr>
                          <w:lang w:eastAsia="zh-CN"/>
                        </w:rPr>
                        <w:delText xml:space="preserve">19  </w:delText>
                      </w:r>
                      <w:r w:rsidRPr="001C467A" w:rsidDel="009B223B">
                        <w:rPr>
                          <w:lang w:eastAsia="zh-CN"/>
                        </w:rPr>
                        <w:delText xml:space="preserve">Band 19 </w:delText>
                      </w:r>
                    </w:del>
                  </w:ins>
                </w:p>
              </w:tc>
            </w:tr>
            <w:tr w:rsidR="00865778" w:rsidRPr="00621B8A" w:rsidDel="009B223B" w14:paraId="10570F8C" w14:textId="6061AD35" w:rsidTr="00865778">
              <w:trPr>
                <w:ins w:id="8560" w:author="Sevan Sirapian [2]" w:date="2018-11-26T11:12:00Z"/>
                <w:del w:id="8561" w:author="Elaine Baricante" w:date="2018-11-26T15:20:00Z"/>
              </w:trPr>
              <w:tc>
                <w:tcPr>
                  <w:tcW w:w="3289" w:type="dxa"/>
                </w:tcPr>
                <w:p w14:paraId="0986B83F" w14:textId="45B58950" w:rsidR="00865778" w:rsidRPr="00621B8A" w:rsidDel="009B223B" w:rsidRDefault="00865778" w:rsidP="00865778">
                  <w:pPr>
                    <w:pStyle w:val="TableBody"/>
                    <w:keepNext/>
                    <w:rPr>
                      <w:ins w:id="8562" w:author="Sevan Sirapian [2]" w:date="2018-11-26T11:12:00Z"/>
                      <w:del w:id="8563" w:author="Elaine Baricante" w:date="2018-11-26T15:20:00Z"/>
                      <w:lang w:eastAsia="zh-CN"/>
                    </w:rPr>
                  </w:pPr>
                  <w:ins w:id="8564" w:author="Sevan Sirapian [2]" w:date="2018-11-26T11:12:00Z">
                    <w:del w:id="8565" w:author="Elaine Baricante" w:date="2018-11-26T15:20:00Z">
                      <w:r w:rsidDel="009B223B">
                        <w:rPr>
                          <w:lang w:eastAsia="zh-CN"/>
                        </w:rPr>
                        <w:delText>20  Ba</w:delText>
                      </w:r>
                      <w:r w:rsidRPr="001C467A" w:rsidDel="009B223B">
                        <w:rPr>
                          <w:lang w:eastAsia="zh-CN"/>
                        </w:rPr>
                        <w:delText xml:space="preserve">nd 20 </w:delText>
                      </w:r>
                    </w:del>
                  </w:ins>
                </w:p>
              </w:tc>
            </w:tr>
            <w:tr w:rsidR="00865778" w:rsidRPr="00621B8A" w:rsidDel="009B223B" w14:paraId="433E3EE7" w14:textId="06C3557D" w:rsidTr="00865778">
              <w:trPr>
                <w:ins w:id="8566" w:author="Sevan Sirapian [2]" w:date="2018-11-26T11:12:00Z"/>
                <w:del w:id="8567" w:author="Elaine Baricante" w:date="2018-11-26T15:20:00Z"/>
              </w:trPr>
              <w:tc>
                <w:tcPr>
                  <w:tcW w:w="3289" w:type="dxa"/>
                </w:tcPr>
                <w:p w14:paraId="76FC2C59" w14:textId="387F4D40" w:rsidR="00865778" w:rsidRPr="00621B8A" w:rsidDel="009B223B" w:rsidRDefault="00865778" w:rsidP="00865778">
                  <w:pPr>
                    <w:pStyle w:val="TableBody"/>
                    <w:keepNext/>
                    <w:rPr>
                      <w:ins w:id="8568" w:author="Sevan Sirapian [2]" w:date="2018-11-26T11:12:00Z"/>
                      <w:del w:id="8569" w:author="Elaine Baricante" w:date="2018-11-26T15:20:00Z"/>
                      <w:lang w:eastAsia="zh-CN"/>
                    </w:rPr>
                  </w:pPr>
                  <w:ins w:id="8570" w:author="Sevan Sirapian [2]" w:date="2018-11-26T11:12:00Z">
                    <w:del w:id="8571" w:author="Elaine Baricante" w:date="2018-11-26T15:20:00Z">
                      <w:r w:rsidDel="009B223B">
                        <w:rPr>
                          <w:lang w:eastAsia="zh-CN"/>
                        </w:rPr>
                        <w:delText xml:space="preserve">25  </w:delText>
                      </w:r>
                      <w:r w:rsidRPr="001C467A" w:rsidDel="009B223B">
                        <w:rPr>
                          <w:lang w:eastAsia="zh-CN"/>
                        </w:rPr>
                        <w:delText>Band 2</w:delText>
                      </w:r>
                      <w:r w:rsidDel="009B223B">
                        <w:rPr>
                          <w:lang w:eastAsia="zh-CN"/>
                        </w:rPr>
                        <w:delText>5</w:delText>
                      </w:r>
                      <w:r w:rsidRPr="001C467A" w:rsidDel="009B223B">
                        <w:rPr>
                          <w:lang w:eastAsia="zh-CN"/>
                        </w:rPr>
                        <w:delText xml:space="preserve"> </w:delText>
                      </w:r>
                    </w:del>
                  </w:ins>
                </w:p>
              </w:tc>
            </w:tr>
            <w:tr w:rsidR="00865778" w:rsidRPr="00621B8A" w:rsidDel="009B223B" w14:paraId="09DBFFF6" w14:textId="1D25D201" w:rsidTr="00865778">
              <w:trPr>
                <w:ins w:id="8572" w:author="Sevan Sirapian [2]" w:date="2018-11-26T11:12:00Z"/>
                <w:del w:id="8573" w:author="Elaine Baricante" w:date="2018-11-26T15:20:00Z"/>
              </w:trPr>
              <w:tc>
                <w:tcPr>
                  <w:tcW w:w="3289" w:type="dxa"/>
                </w:tcPr>
                <w:p w14:paraId="46000566" w14:textId="1CDB1E4B" w:rsidR="00865778" w:rsidRPr="00621B8A" w:rsidDel="009B223B" w:rsidRDefault="00865778" w:rsidP="00865778">
                  <w:pPr>
                    <w:pStyle w:val="TableBody"/>
                    <w:rPr>
                      <w:ins w:id="8574" w:author="Sevan Sirapian [2]" w:date="2018-11-26T11:12:00Z"/>
                      <w:del w:id="8575" w:author="Elaine Baricante" w:date="2018-11-26T15:20:00Z"/>
                      <w:lang w:eastAsia="zh-CN"/>
                    </w:rPr>
                  </w:pPr>
                  <w:ins w:id="8576" w:author="Sevan Sirapian [2]" w:date="2018-11-26T11:12:00Z">
                    <w:del w:id="8577" w:author="Elaine Baricante" w:date="2018-11-26T15:20:00Z">
                      <w:r w:rsidDel="009B223B">
                        <w:rPr>
                          <w:lang w:eastAsia="zh-CN"/>
                        </w:rPr>
                        <w:delText xml:space="preserve">26  </w:delText>
                      </w:r>
                      <w:r w:rsidRPr="001C467A" w:rsidDel="009B223B">
                        <w:rPr>
                          <w:lang w:eastAsia="zh-CN"/>
                        </w:rPr>
                        <w:delText xml:space="preserve">Band 26 </w:delText>
                      </w:r>
                    </w:del>
                  </w:ins>
                </w:p>
              </w:tc>
            </w:tr>
            <w:tr w:rsidR="00865778" w:rsidRPr="00621B8A" w:rsidDel="009B223B" w14:paraId="41BAB512" w14:textId="3CA7232B" w:rsidTr="00865778">
              <w:trPr>
                <w:ins w:id="8578" w:author="Sevan Sirapian [2]" w:date="2018-11-26T11:12:00Z"/>
                <w:del w:id="8579" w:author="Elaine Baricante" w:date="2018-11-26T15:20:00Z"/>
              </w:trPr>
              <w:tc>
                <w:tcPr>
                  <w:tcW w:w="3289" w:type="dxa"/>
                </w:tcPr>
                <w:p w14:paraId="57F7350A" w14:textId="0FA80A7D" w:rsidR="00865778" w:rsidRPr="00621B8A" w:rsidDel="009B223B" w:rsidRDefault="00865778" w:rsidP="00865778">
                  <w:pPr>
                    <w:pStyle w:val="TableBody"/>
                    <w:rPr>
                      <w:ins w:id="8580" w:author="Sevan Sirapian [2]" w:date="2018-11-26T11:12:00Z"/>
                      <w:del w:id="8581" w:author="Elaine Baricante" w:date="2018-11-26T15:20:00Z"/>
                      <w:lang w:eastAsia="zh-CN"/>
                    </w:rPr>
                  </w:pPr>
                  <w:ins w:id="8582" w:author="Sevan Sirapian [2]" w:date="2018-11-26T11:12:00Z">
                    <w:del w:id="8583" w:author="Elaine Baricante" w:date="2018-11-26T15:20:00Z">
                      <w:r w:rsidDel="009B223B">
                        <w:rPr>
                          <w:lang w:eastAsia="zh-CN"/>
                        </w:rPr>
                        <w:delText xml:space="preserve">27  </w:delText>
                      </w:r>
                      <w:r w:rsidRPr="001C467A" w:rsidDel="009B223B">
                        <w:rPr>
                          <w:lang w:eastAsia="zh-CN"/>
                        </w:rPr>
                        <w:delText>Band 2</w:delText>
                      </w:r>
                      <w:r w:rsidDel="009B223B">
                        <w:rPr>
                          <w:lang w:eastAsia="zh-CN"/>
                        </w:rPr>
                        <w:delText xml:space="preserve">7 </w:delText>
                      </w:r>
                    </w:del>
                  </w:ins>
                </w:p>
              </w:tc>
            </w:tr>
            <w:tr w:rsidR="00865778" w:rsidRPr="00621B8A" w:rsidDel="009B223B" w14:paraId="3E4F0210" w14:textId="03B49302" w:rsidTr="00865778">
              <w:trPr>
                <w:ins w:id="8584" w:author="Sevan Sirapian [2]" w:date="2018-11-26T11:12:00Z"/>
                <w:del w:id="8585" w:author="Elaine Baricante" w:date="2018-11-26T15:20:00Z"/>
              </w:trPr>
              <w:tc>
                <w:tcPr>
                  <w:tcW w:w="3289" w:type="dxa"/>
                </w:tcPr>
                <w:p w14:paraId="32C157B8" w14:textId="3E775996" w:rsidR="00865778" w:rsidRPr="00621B8A" w:rsidDel="009B223B" w:rsidRDefault="00865778" w:rsidP="00865778">
                  <w:pPr>
                    <w:pStyle w:val="TableBody"/>
                    <w:keepNext/>
                    <w:rPr>
                      <w:ins w:id="8586" w:author="Sevan Sirapian [2]" w:date="2018-11-26T11:12:00Z"/>
                      <w:del w:id="8587" w:author="Elaine Baricante" w:date="2018-11-26T15:20:00Z"/>
                      <w:lang w:eastAsia="zh-CN"/>
                    </w:rPr>
                  </w:pPr>
                  <w:ins w:id="8588" w:author="Sevan Sirapian [2]" w:date="2018-11-26T11:12:00Z">
                    <w:del w:id="8589" w:author="Elaine Baricante" w:date="2018-11-26T15:20:00Z">
                      <w:r w:rsidDel="009B223B">
                        <w:rPr>
                          <w:lang w:eastAsia="zh-CN"/>
                        </w:rPr>
                        <w:delText xml:space="preserve">28  </w:delText>
                      </w:r>
                      <w:r w:rsidRPr="001C467A" w:rsidDel="009B223B">
                        <w:rPr>
                          <w:lang w:eastAsia="zh-CN"/>
                        </w:rPr>
                        <w:delText xml:space="preserve">Band 28 </w:delText>
                      </w:r>
                    </w:del>
                  </w:ins>
                </w:p>
              </w:tc>
            </w:tr>
            <w:tr w:rsidR="00865778" w:rsidRPr="00621B8A" w:rsidDel="009B223B" w14:paraId="727DC279" w14:textId="410DF385" w:rsidTr="00865778">
              <w:trPr>
                <w:ins w:id="8590" w:author="Sevan Sirapian [2]" w:date="2018-11-26T11:12:00Z"/>
                <w:del w:id="8591" w:author="Elaine Baricante" w:date="2018-11-26T15:20:00Z"/>
              </w:trPr>
              <w:tc>
                <w:tcPr>
                  <w:tcW w:w="3289" w:type="dxa"/>
                </w:tcPr>
                <w:p w14:paraId="780EFFF1" w14:textId="5DB34293" w:rsidR="00865778" w:rsidRPr="00621B8A" w:rsidDel="009B223B" w:rsidRDefault="00865778" w:rsidP="00865778">
                  <w:pPr>
                    <w:pStyle w:val="TableBody"/>
                    <w:keepNext/>
                    <w:rPr>
                      <w:ins w:id="8592" w:author="Sevan Sirapian [2]" w:date="2018-11-26T11:12:00Z"/>
                      <w:del w:id="8593" w:author="Elaine Baricante" w:date="2018-11-26T15:20:00Z"/>
                      <w:lang w:eastAsia="zh-CN"/>
                    </w:rPr>
                  </w:pPr>
                  <w:ins w:id="8594" w:author="Sevan Sirapian [2]" w:date="2018-11-26T11:12:00Z">
                    <w:del w:id="8595" w:author="Elaine Baricante" w:date="2018-11-26T15:20:00Z">
                      <w:r w:rsidDel="009B223B">
                        <w:rPr>
                          <w:lang w:eastAsia="zh-CN"/>
                        </w:rPr>
                        <w:delText xml:space="preserve">66  </w:delText>
                      </w:r>
                      <w:r w:rsidRPr="001C467A" w:rsidDel="009B223B">
                        <w:rPr>
                          <w:lang w:eastAsia="zh-CN"/>
                        </w:rPr>
                        <w:delText xml:space="preserve">Band </w:delText>
                      </w:r>
                      <w:r w:rsidDel="009B223B">
                        <w:rPr>
                          <w:lang w:eastAsia="zh-CN"/>
                        </w:rPr>
                        <w:delText>66</w:delText>
                      </w:r>
                      <w:r w:rsidRPr="001C467A" w:rsidDel="009B223B">
                        <w:rPr>
                          <w:lang w:eastAsia="zh-CN"/>
                        </w:rPr>
                        <w:delText xml:space="preserve"> </w:delText>
                      </w:r>
                    </w:del>
                  </w:ins>
                </w:p>
              </w:tc>
            </w:tr>
            <w:tr w:rsidR="00865778" w:rsidRPr="00621B8A" w:rsidDel="009B223B" w14:paraId="0F37A4B7" w14:textId="7EF27B20" w:rsidTr="00865778">
              <w:trPr>
                <w:ins w:id="8596" w:author="Sevan Sirapian [2]" w:date="2018-11-26T11:12:00Z"/>
                <w:del w:id="8597" w:author="Elaine Baricante" w:date="2018-11-26T15:20:00Z"/>
              </w:trPr>
              <w:tc>
                <w:tcPr>
                  <w:tcW w:w="3289" w:type="dxa"/>
                </w:tcPr>
                <w:p w14:paraId="5D9A9AF6" w14:textId="4F44014B" w:rsidR="00865778" w:rsidRPr="00621B8A" w:rsidDel="009B223B" w:rsidRDefault="00865778" w:rsidP="00865778">
                  <w:pPr>
                    <w:pStyle w:val="TableBody"/>
                    <w:keepNext/>
                    <w:rPr>
                      <w:ins w:id="8598" w:author="Sevan Sirapian [2]" w:date="2018-11-26T11:12:00Z"/>
                      <w:del w:id="8599" w:author="Elaine Baricante" w:date="2018-11-26T15:20:00Z"/>
                      <w:lang w:eastAsia="zh-CN"/>
                    </w:rPr>
                  </w:pPr>
                </w:p>
              </w:tc>
            </w:tr>
          </w:tbl>
          <w:p w14:paraId="64B6AFAF" w14:textId="4EA8910C" w:rsidR="00865778" w:rsidRPr="00671C8B" w:rsidDel="009B223B" w:rsidRDefault="00865778" w:rsidP="00865778">
            <w:pPr>
              <w:pStyle w:val="TableBody"/>
              <w:rPr>
                <w:ins w:id="8600" w:author="Sevan Sirapian [2]" w:date="2018-11-26T11:12:00Z"/>
                <w:del w:id="8601" w:author="Elaine Baricante" w:date="2018-11-26T15:20:00Z"/>
              </w:rPr>
            </w:pPr>
          </w:p>
          <w:p w14:paraId="4F7EB70C" w14:textId="05A2EADD" w:rsidR="00865778" w:rsidRPr="00630E07" w:rsidDel="00760B64" w:rsidRDefault="00865778" w:rsidP="00760B64">
            <w:pPr>
              <w:pStyle w:val="TableBody"/>
              <w:rPr>
                <w:ins w:id="8602" w:author="Sevan Sirapian [2]" w:date="2018-11-26T11:12:00Z"/>
                <w:del w:id="8603" w:author="Elaine Baricante" w:date="2018-11-26T15:26:00Z"/>
              </w:rPr>
            </w:pPr>
            <w:ins w:id="8604" w:author="Sevan Sirapian [2]" w:date="2018-11-26T11:12:00Z">
              <w:r w:rsidRPr="00671C8B">
                <w:rPr>
                  <w:b/>
                </w:rPr>
                <w:t>&lt;CHANNEL&gt;</w:t>
              </w:r>
              <w:r w:rsidRPr="00671C8B">
                <w:tab/>
                <w:t>Tx burst channel emission. This is a mandatory parameter if &lt;ENABLE&gt;=1, but is not allowed if &lt;ENABLE&gt;=0</w:t>
              </w:r>
              <w:r>
                <w:rPr>
                  <w:lang w:eastAsia="zh-CN"/>
                </w:rPr>
                <w:br/>
              </w:r>
            </w:ins>
          </w:p>
          <w:p w14:paraId="4B412578" w14:textId="77777777" w:rsidR="00865778" w:rsidRPr="008201A8" w:rsidRDefault="00865778" w:rsidP="00865778">
            <w:pPr>
              <w:pStyle w:val="TableBody"/>
              <w:rPr>
                <w:ins w:id="8605" w:author="Sevan Sirapian [2]" w:date="2018-11-26T11:12:00Z"/>
              </w:rPr>
            </w:pPr>
            <w:ins w:id="8606" w:author="Sevan Sirapian [2]" w:date="2018-11-26T11:12:00Z">
              <w:r w:rsidRPr="008201A8">
                <w:t>If &lt;BAND&gt;=</w:t>
              </w:r>
              <w:r>
                <w:t>1</w:t>
              </w:r>
              <w:r w:rsidRPr="008201A8">
                <w:tab/>
              </w:r>
              <w:r w:rsidRPr="008201A8">
                <w:tab/>
              </w:r>
              <w:bookmarkStart w:id="8607" w:name="_Hlk507488298"/>
              <w:r w:rsidRPr="00463CCF">
                <w:rPr>
                  <w:szCs w:val="18"/>
                </w:rPr>
                <w:t>18000 – 18599</w:t>
              </w:r>
            </w:ins>
          </w:p>
          <w:p w14:paraId="1D474BD4" w14:textId="77777777" w:rsidR="00865778" w:rsidRPr="008201A8" w:rsidRDefault="00865778" w:rsidP="00865778">
            <w:pPr>
              <w:pStyle w:val="TableBody"/>
              <w:rPr>
                <w:ins w:id="8608" w:author="Sevan Sirapian [2]" w:date="2018-11-26T11:12:00Z"/>
              </w:rPr>
            </w:pPr>
            <w:ins w:id="8609" w:author="Sevan Sirapian [2]" w:date="2018-11-26T11:12:00Z">
              <w:r w:rsidRPr="008201A8">
                <w:t>If &lt;BAND&gt;=2</w:t>
              </w:r>
              <w:r w:rsidRPr="008201A8">
                <w:tab/>
              </w:r>
              <w:r w:rsidRPr="008201A8">
                <w:tab/>
                <w:t>18600 – 19199</w:t>
              </w:r>
            </w:ins>
          </w:p>
          <w:p w14:paraId="5334D8AF" w14:textId="77777777" w:rsidR="00865778" w:rsidRPr="008201A8" w:rsidRDefault="00865778" w:rsidP="00865778">
            <w:pPr>
              <w:pStyle w:val="TableBody"/>
              <w:rPr>
                <w:ins w:id="8610" w:author="Sevan Sirapian [2]" w:date="2018-11-26T11:12:00Z"/>
              </w:rPr>
            </w:pPr>
            <w:ins w:id="8611" w:author="Sevan Sirapian [2]" w:date="2018-11-26T11:12:00Z">
              <w:r w:rsidRPr="008201A8">
                <w:t>If &lt;BAND&gt;=3</w:t>
              </w:r>
              <w:r w:rsidRPr="008201A8">
                <w:tab/>
              </w:r>
              <w:r w:rsidRPr="008201A8">
                <w:tab/>
                <w:t>19200 – 19949</w:t>
              </w:r>
            </w:ins>
          </w:p>
          <w:p w14:paraId="2D699528" w14:textId="77777777" w:rsidR="00865778" w:rsidRPr="008201A8" w:rsidRDefault="00865778" w:rsidP="00865778">
            <w:pPr>
              <w:pStyle w:val="TableBody"/>
              <w:rPr>
                <w:ins w:id="8612" w:author="Sevan Sirapian [2]" w:date="2018-11-26T11:12:00Z"/>
              </w:rPr>
            </w:pPr>
            <w:ins w:id="8613" w:author="Sevan Sirapian [2]" w:date="2018-11-26T11:12:00Z">
              <w:r w:rsidRPr="008201A8">
                <w:t>If &lt;BAND&gt;=4</w:t>
              </w:r>
              <w:r w:rsidRPr="008201A8">
                <w:tab/>
              </w:r>
              <w:r w:rsidRPr="008201A8">
                <w:tab/>
              </w:r>
              <w:bookmarkStart w:id="8614" w:name="_Hlk507493532"/>
              <w:r w:rsidRPr="008201A8">
                <w:t xml:space="preserve">19950 </w:t>
              </w:r>
              <w:bookmarkEnd w:id="8614"/>
              <w:r w:rsidRPr="008201A8">
                <w:t>– 20399</w:t>
              </w:r>
            </w:ins>
          </w:p>
          <w:p w14:paraId="468BE25E" w14:textId="77777777" w:rsidR="00865778" w:rsidRPr="008201A8" w:rsidRDefault="00865778" w:rsidP="00865778">
            <w:pPr>
              <w:pStyle w:val="TableBody"/>
              <w:rPr>
                <w:ins w:id="8615" w:author="Sevan Sirapian [2]" w:date="2018-11-26T11:12:00Z"/>
              </w:rPr>
            </w:pPr>
            <w:ins w:id="8616" w:author="Sevan Sirapian [2]" w:date="2018-11-26T11:12:00Z">
              <w:r w:rsidRPr="008201A8">
                <w:t>If &lt;BAND&gt;=5</w:t>
              </w:r>
              <w:r w:rsidRPr="008201A8">
                <w:tab/>
              </w:r>
              <w:r w:rsidRPr="008201A8">
                <w:tab/>
                <w:t>20400 – 20649</w:t>
              </w:r>
            </w:ins>
          </w:p>
          <w:p w14:paraId="7F780AE2" w14:textId="77777777" w:rsidR="00865778" w:rsidRDefault="00865778" w:rsidP="00865778">
            <w:pPr>
              <w:pStyle w:val="TableBody"/>
              <w:rPr>
                <w:ins w:id="8617" w:author="Sevan Sirapian [2]" w:date="2018-11-26T11:12:00Z"/>
              </w:rPr>
            </w:pPr>
            <w:ins w:id="8618" w:author="Sevan Sirapian [2]" w:date="2018-11-26T11:12:00Z">
              <w:r w:rsidRPr="008201A8">
                <w:t>If &lt;BAND&gt;=8</w:t>
              </w:r>
              <w:r w:rsidRPr="008201A8">
                <w:tab/>
              </w:r>
              <w:r w:rsidRPr="008201A8">
                <w:tab/>
                <w:t>21450 – 21799</w:t>
              </w:r>
            </w:ins>
          </w:p>
          <w:p w14:paraId="3B467F08" w14:textId="77777777" w:rsidR="00865778" w:rsidRDefault="00865778" w:rsidP="00865778">
            <w:pPr>
              <w:pStyle w:val="TableBody"/>
              <w:rPr>
                <w:ins w:id="8619" w:author="Sevan Sirapian [2]" w:date="2018-11-26T11:12:00Z"/>
              </w:rPr>
            </w:pPr>
            <w:ins w:id="8620" w:author="Sevan Sirapian [2]" w:date="2018-11-26T11:12:00Z">
              <w:r w:rsidRPr="008201A8">
                <w:t>If &lt;BAND&gt;=</w:t>
              </w:r>
              <w:r>
                <w:t>9</w:t>
              </w:r>
              <w:r w:rsidRPr="008201A8">
                <w:tab/>
              </w:r>
              <w:r w:rsidRPr="008201A8">
                <w:tab/>
                <w:t>21</w:t>
              </w:r>
              <w:r>
                <w:t>800</w:t>
              </w:r>
              <w:r w:rsidRPr="008201A8">
                <w:t xml:space="preserve"> – </w:t>
              </w:r>
              <w:r>
                <w:t>22149</w:t>
              </w:r>
            </w:ins>
          </w:p>
          <w:p w14:paraId="1A84245C" w14:textId="77777777" w:rsidR="00865778" w:rsidRDefault="00865778" w:rsidP="00865778">
            <w:pPr>
              <w:pStyle w:val="TableBody"/>
              <w:rPr>
                <w:ins w:id="8621" w:author="Sevan Sirapian [2]" w:date="2018-11-26T11:12:00Z"/>
              </w:rPr>
            </w:pPr>
            <w:ins w:id="8622" w:author="Sevan Sirapian [2]" w:date="2018-11-26T11:12:00Z">
              <w:r w:rsidRPr="008201A8">
                <w:t>If &lt;BAND&gt;=</w:t>
              </w:r>
              <w:r>
                <w:t>10</w:t>
              </w:r>
              <w:r w:rsidRPr="008201A8">
                <w:tab/>
                <w:t>2</w:t>
              </w:r>
              <w:r>
                <w:t>21</w:t>
              </w:r>
              <w:r w:rsidRPr="008201A8">
                <w:t>50 – 2</w:t>
              </w:r>
              <w:r>
                <w:t>2</w:t>
              </w:r>
              <w:r w:rsidRPr="008201A8">
                <w:t>7</w:t>
              </w:r>
              <w:r>
                <w:t>4</w:t>
              </w:r>
              <w:r w:rsidRPr="008201A8">
                <w:t>9</w:t>
              </w:r>
            </w:ins>
          </w:p>
          <w:p w14:paraId="5A7397B7" w14:textId="77777777" w:rsidR="00865778" w:rsidRPr="008201A8" w:rsidRDefault="00865778" w:rsidP="00865778">
            <w:pPr>
              <w:pStyle w:val="TableBody"/>
              <w:rPr>
                <w:ins w:id="8623" w:author="Sevan Sirapian [2]" w:date="2018-11-26T11:12:00Z"/>
              </w:rPr>
            </w:pPr>
            <w:ins w:id="8624" w:author="Sevan Sirapian [2]" w:date="2018-11-26T11:12:00Z">
              <w:r w:rsidRPr="00B914B8">
                <w:t>If &lt;BAND&gt;=12</w:t>
              </w:r>
              <w:r>
                <w:tab/>
              </w:r>
              <w:r w:rsidRPr="00B914B8">
                <w:t xml:space="preserve">23010 </w:t>
              </w:r>
              <w:r>
                <w:t>–</w:t>
              </w:r>
              <w:r w:rsidRPr="00B914B8">
                <w:t xml:space="preserve"> 23179</w:t>
              </w:r>
            </w:ins>
          </w:p>
          <w:p w14:paraId="1F902D76" w14:textId="77777777" w:rsidR="00865778" w:rsidRDefault="00865778" w:rsidP="00865778">
            <w:pPr>
              <w:pStyle w:val="TableBody"/>
              <w:rPr>
                <w:ins w:id="8625" w:author="Sevan Sirapian [2]" w:date="2018-11-26T11:12:00Z"/>
              </w:rPr>
            </w:pPr>
            <w:ins w:id="8626" w:author="Sevan Sirapian [2]" w:date="2018-11-26T11:12:00Z">
              <w:r w:rsidRPr="008201A8">
                <w:t>If &lt;BAND&gt;=13</w:t>
              </w:r>
              <w:r w:rsidRPr="008201A8">
                <w:tab/>
                <w:t>23180 – 23279</w:t>
              </w:r>
            </w:ins>
          </w:p>
          <w:p w14:paraId="792CC382" w14:textId="77777777" w:rsidR="00865778" w:rsidRDefault="00865778" w:rsidP="00865778">
            <w:pPr>
              <w:pStyle w:val="TableBody"/>
              <w:rPr>
                <w:ins w:id="8627" w:author="Sevan Sirapian [2]" w:date="2018-11-26T11:12:00Z"/>
              </w:rPr>
            </w:pPr>
            <w:ins w:id="8628" w:author="Sevan Sirapian [2]" w:date="2018-11-26T11:12:00Z">
              <w:r w:rsidRPr="008201A8">
                <w:t>If &lt;BAND&gt;=1</w:t>
              </w:r>
              <w:r>
                <w:t>4</w:t>
              </w:r>
              <w:r w:rsidRPr="008201A8">
                <w:tab/>
                <w:t>23</w:t>
              </w:r>
              <w:r>
                <w:t>28</w:t>
              </w:r>
              <w:r w:rsidRPr="008201A8">
                <w:t>0 – 23</w:t>
              </w:r>
              <w:r>
                <w:t>3</w:t>
              </w:r>
              <w:r w:rsidRPr="008201A8">
                <w:t>79</w:t>
              </w:r>
            </w:ins>
          </w:p>
          <w:p w14:paraId="4555428B" w14:textId="77777777" w:rsidR="00865778" w:rsidRPr="008201A8" w:rsidRDefault="00865778" w:rsidP="00865778">
            <w:pPr>
              <w:pStyle w:val="TableBody"/>
              <w:rPr>
                <w:ins w:id="8629" w:author="Sevan Sirapian [2]" w:date="2018-11-26T11:12:00Z"/>
              </w:rPr>
            </w:pPr>
            <w:ins w:id="8630" w:author="Sevan Sirapian [2]" w:date="2018-11-26T11:12:00Z">
              <w:r w:rsidRPr="008201A8">
                <w:t>If &lt;BAND&gt;=1</w:t>
              </w:r>
              <w:r>
                <w:t>7</w:t>
              </w:r>
              <w:r w:rsidRPr="008201A8">
                <w:tab/>
                <w:t>23</w:t>
              </w:r>
              <w:r>
                <w:t>73</w:t>
              </w:r>
              <w:r w:rsidRPr="008201A8">
                <w:t>0 – 23</w:t>
              </w:r>
              <w:r>
                <w:t>84</w:t>
              </w:r>
              <w:r w:rsidRPr="008201A8">
                <w:t>9</w:t>
              </w:r>
            </w:ins>
          </w:p>
          <w:p w14:paraId="72E6B31F" w14:textId="77777777" w:rsidR="00865778" w:rsidRPr="00463CCF" w:rsidRDefault="00865778" w:rsidP="00865778">
            <w:pPr>
              <w:pStyle w:val="TableBody"/>
              <w:rPr>
                <w:ins w:id="8631" w:author="Sevan Sirapian [2]" w:date="2018-11-26T11:12:00Z"/>
                <w:szCs w:val="18"/>
              </w:rPr>
            </w:pPr>
            <w:ins w:id="8632" w:author="Sevan Sirapian [2]" w:date="2018-11-26T11:12:00Z">
              <w:r w:rsidRPr="008201A8">
                <w:t>If &lt;BAND&gt;=1</w:t>
              </w:r>
              <w:r>
                <w:t>8</w:t>
              </w:r>
              <w:r w:rsidRPr="008201A8">
                <w:tab/>
              </w:r>
              <w:r w:rsidRPr="00463CCF">
                <w:rPr>
                  <w:szCs w:val="18"/>
                </w:rPr>
                <w:t>23850 – 23999</w:t>
              </w:r>
            </w:ins>
          </w:p>
          <w:p w14:paraId="1772AA4B" w14:textId="77777777" w:rsidR="00865778" w:rsidRPr="008201A8" w:rsidRDefault="00865778" w:rsidP="00865778">
            <w:pPr>
              <w:pStyle w:val="TableBody"/>
              <w:rPr>
                <w:ins w:id="8633" w:author="Sevan Sirapian [2]" w:date="2018-11-26T11:12:00Z"/>
              </w:rPr>
            </w:pPr>
            <w:ins w:id="8634" w:author="Sevan Sirapian [2]" w:date="2018-11-26T11:12:00Z">
              <w:r w:rsidRPr="008201A8">
                <w:t>If &lt;BAND&gt;=1</w:t>
              </w:r>
              <w:r>
                <w:t>9</w:t>
              </w:r>
              <w:r w:rsidRPr="008201A8">
                <w:tab/>
              </w:r>
              <w:r w:rsidRPr="00463CCF">
                <w:rPr>
                  <w:szCs w:val="18"/>
                </w:rPr>
                <w:t>24000 – 24149</w:t>
              </w:r>
            </w:ins>
          </w:p>
          <w:p w14:paraId="24FBC6CE" w14:textId="77777777" w:rsidR="00865778" w:rsidRDefault="00865778" w:rsidP="00865778">
            <w:pPr>
              <w:pStyle w:val="TableBody"/>
              <w:rPr>
                <w:ins w:id="8635" w:author="Sevan Sirapian [2]" w:date="2018-11-26T11:12:00Z"/>
              </w:rPr>
            </w:pPr>
            <w:ins w:id="8636" w:author="Sevan Sirapian [2]" w:date="2018-11-26T11:12:00Z">
              <w:r w:rsidRPr="00CE100F">
                <w:t>If &lt;BAND&gt;=20</w:t>
              </w:r>
              <w:r w:rsidRPr="00CE100F">
                <w:tab/>
                <w:t>24150 – 24449</w:t>
              </w:r>
            </w:ins>
          </w:p>
          <w:p w14:paraId="6A069238" w14:textId="77777777" w:rsidR="00865778" w:rsidRDefault="00865778" w:rsidP="00865778">
            <w:pPr>
              <w:pStyle w:val="TableBody"/>
              <w:rPr>
                <w:ins w:id="8637" w:author="Sevan Sirapian [2]" w:date="2018-11-26T11:12:00Z"/>
              </w:rPr>
            </w:pPr>
            <w:ins w:id="8638" w:author="Sevan Sirapian [2]" w:date="2018-11-26T11:12:00Z">
              <w:r w:rsidRPr="00CE100F">
                <w:t>If &lt;BAND&gt;=2</w:t>
              </w:r>
              <w:r>
                <w:t>5</w:t>
              </w:r>
              <w:r w:rsidRPr="00CE100F">
                <w:tab/>
                <w:t>2</w:t>
              </w:r>
              <w:r>
                <w:t>6040</w:t>
              </w:r>
              <w:r w:rsidRPr="00CE100F">
                <w:t xml:space="preserve"> – 2</w:t>
              </w:r>
              <w:r>
                <w:t>6689</w:t>
              </w:r>
            </w:ins>
          </w:p>
          <w:p w14:paraId="19244FD4" w14:textId="77777777" w:rsidR="00865778" w:rsidRDefault="00865778" w:rsidP="00865778">
            <w:pPr>
              <w:pStyle w:val="TableBody"/>
              <w:rPr>
                <w:ins w:id="8639" w:author="Sevan Sirapian [2]" w:date="2018-11-26T11:12:00Z"/>
                <w:szCs w:val="18"/>
              </w:rPr>
            </w:pPr>
            <w:ins w:id="8640" w:author="Sevan Sirapian [2]" w:date="2018-11-26T11:12:00Z">
              <w:r w:rsidRPr="00CE100F">
                <w:t>If &lt;BAND&gt;=2</w:t>
              </w:r>
              <w:r>
                <w:t>6</w:t>
              </w:r>
              <w:r w:rsidRPr="00CE100F">
                <w:tab/>
              </w:r>
              <w:r w:rsidRPr="00310C68">
                <w:rPr>
                  <w:szCs w:val="18"/>
                </w:rPr>
                <w:t xml:space="preserve">26690 </w:t>
              </w:r>
              <w:r>
                <w:rPr>
                  <w:szCs w:val="18"/>
                </w:rPr>
                <w:t>–</w:t>
              </w:r>
              <w:r w:rsidRPr="00310C68">
                <w:rPr>
                  <w:szCs w:val="18"/>
                </w:rPr>
                <w:t xml:space="preserve"> 27039</w:t>
              </w:r>
            </w:ins>
          </w:p>
          <w:p w14:paraId="2117378F" w14:textId="77777777" w:rsidR="00865778" w:rsidRDefault="00865778" w:rsidP="00865778">
            <w:pPr>
              <w:pStyle w:val="TableBody"/>
              <w:rPr>
                <w:ins w:id="8641" w:author="Sevan Sirapian [2]" w:date="2018-11-26T11:12:00Z"/>
                <w:szCs w:val="18"/>
              </w:rPr>
            </w:pPr>
            <w:ins w:id="8642" w:author="Sevan Sirapian [2]" w:date="2018-11-26T11:12:00Z">
              <w:r w:rsidRPr="00CE100F">
                <w:t>If &lt;BAND&gt;=2</w:t>
              </w:r>
              <w:r>
                <w:t>7</w:t>
              </w:r>
              <w:r w:rsidRPr="00CE100F">
                <w:tab/>
              </w:r>
              <w:r w:rsidRPr="00310C68">
                <w:rPr>
                  <w:szCs w:val="18"/>
                </w:rPr>
                <w:t>2</w:t>
              </w:r>
              <w:r>
                <w:rPr>
                  <w:szCs w:val="18"/>
                </w:rPr>
                <w:t>7040</w:t>
              </w:r>
              <w:r w:rsidRPr="00310C68">
                <w:rPr>
                  <w:szCs w:val="18"/>
                </w:rPr>
                <w:t xml:space="preserve"> </w:t>
              </w:r>
              <w:r>
                <w:rPr>
                  <w:szCs w:val="18"/>
                </w:rPr>
                <w:t>–</w:t>
              </w:r>
              <w:r w:rsidRPr="00310C68">
                <w:rPr>
                  <w:szCs w:val="18"/>
                </w:rPr>
                <w:t xml:space="preserve"> 27</w:t>
              </w:r>
              <w:r>
                <w:rPr>
                  <w:szCs w:val="18"/>
                </w:rPr>
                <w:t>209</w:t>
              </w:r>
            </w:ins>
          </w:p>
          <w:p w14:paraId="12BB1DA0" w14:textId="77777777" w:rsidR="00865778" w:rsidRDefault="00865778" w:rsidP="00865778">
            <w:pPr>
              <w:pStyle w:val="TableBody"/>
              <w:rPr>
                <w:ins w:id="8643" w:author="Sevan Sirapian [2]" w:date="2018-11-26T11:12:00Z"/>
              </w:rPr>
            </w:pPr>
            <w:ins w:id="8644" w:author="Sevan Sirapian [2]" w:date="2018-11-26T11:12:00Z">
              <w:r w:rsidRPr="00A2756C">
                <w:t>If &lt;BAND&gt;=28</w:t>
              </w:r>
              <w:r w:rsidRPr="00A2756C">
                <w:tab/>
                <w:t>27210 – 27659</w:t>
              </w:r>
            </w:ins>
          </w:p>
          <w:bookmarkEnd w:id="8607"/>
          <w:p w14:paraId="2F6C5134" w14:textId="77777777" w:rsidR="00865778" w:rsidRPr="00A2756C" w:rsidRDefault="00865778" w:rsidP="00865778">
            <w:pPr>
              <w:pStyle w:val="TableBody"/>
              <w:rPr>
                <w:ins w:id="8645" w:author="Sevan Sirapian [2]" w:date="2018-11-26T11:12:00Z"/>
              </w:rPr>
            </w:pPr>
            <w:ins w:id="8646" w:author="Sevan Sirapian [2]" w:date="2018-11-26T11:12:00Z">
              <w:r w:rsidRPr="00A2756C">
                <w:t>If &lt;BAND&gt;=</w:t>
              </w:r>
              <w:r>
                <w:t>66</w:t>
              </w:r>
              <w:r w:rsidRPr="00A2756C">
                <w:tab/>
              </w:r>
              <w:r>
                <w:t>131972</w:t>
              </w:r>
              <w:r w:rsidRPr="00A2756C">
                <w:t xml:space="preserve"> – </w:t>
              </w:r>
              <w:r>
                <w:t>132671</w:t>
              </w:r>
            </w:ins>
          </w:p>
          <w:p w14:paraId="6973F5B4" w14:textId="77777777" w:rsidR="00865778" w:rsidRPr="00940655" w:rsidRDefault="00865778">
            <w:pPr>
              <w:pStyle w:val="TableBody"/>
              <w:rPr>
                <w:ins w:id="8647" w:author="Sevan Sirapian [2]" w:date="2018-11-26T11:12:00Z"/>
                <w:sz w:val="14"/>
                <w:szCs w:val="14"/>
                <w:rPrChange w:id="8648" w:author="Elaine Baricante" w:date="2018-11-27T10:36:00Z">
                  <w:rPr>
                    <w:ins w:id="8649" w:author="Sevan Sirapian [2]" w:date="2018-11-26T11:12:00Z"/>
                  </w:rPr>
                </w:rPrChange>
              </w:rPr>
            </w:pPr>
          </w:p>
          <w:p w14:paraId="20A5F4FA" w14:textId="6252973C" w:rsidR="00865778" w:rsidRPr="00671C8B" w:rsidDel="009B223B" w:rsidRDefault="00865778" w:rsidP="00865778">
            <w:pPr>
              <w:pStyle w:val="TableBody"/>
              <w:rPr>
                <w:ins w:id="8650" w:author="Sevan Sirapian [2]" w:date="2018-11-26T11:12:00Z"/>
                <w:del w:id="8651" w:author="Elaine Baricante" w:date="2018-11-26T15:20:00Z"/>
                <w:b/>
              </w:rPr>
            </w:pPr>
          </w:p>
          <w:p w14:paraId="19B3D498" w14:textId="77777777" w:rsidR="00865778" w:rsidRPr="00671C8B" w:rsidRDefault="00865778" w:rsidP="00865778">
            <w:pPr>
              <w:pStyle w:val="TableBody"/>
              <w:rPr>
                <w:ins w:id="8652" w:author="Sevan Sirapian [2]" w:date="2018-11-26T11:12:00Z"/>
              </w:rPr>
            </w:pPr>
            <w:ins w:id="8653" w:author="Sevan Sirapian [2]" w:date="2018-11-26T11:12:00Z">
              <w:r w:rsidRPr="00671C8B">
                <w:rPr>
                  <w:b/>
                </w:rPr>
                <w:t>&lt;POWER_LEVEL&gt;</w:t>
              </w:r>
              <w:r w:rsidRPr="00671C8B">
                <w:tab/>
              </w:r>
              <w:r>
                <w:t>Absolute output power</w:t>
              </w:r>
              <w:r w:rsidRPr="00671C8B">
                <w:t>. This is a mandatory parameter if &lt;ENABLE&gt;=1, but is not allowed if &lt;ENABLE&gt;=0.</w:t>
              </w:r>
            </w:ins>
          </w:p>
          <w:p w14:paraId="22EF806C" w14:textId="294FBEDF" w:rsidR="00865778" w:rsidDel="009B223B" w:rsidRDefault="00865778" w:rsidP="00865778">
            <w:pPr>
              <w:pStyle w:val="TableBody"/>
              <w:rPr>
                <w:ins w:id="8654" w:author="Sevan Sirapian [2]" w:date="2018-11-26T11:12:00Z"/>
                <w:del w:id="8655" w:author="Elaine Baricante" w:date="2018-11-26T15:20:00Z"/>
              </w:rPr>
            </w:pPr>
            <w:ins w:id="8656" w:author="Sevan Sirapian [2]" w:date="2018-11-26T11:12:00Z">
              <w:r w:rsidRPr="00671C8B">
                <w:t>Range:</w:t>
              </w:r>
            </w:ins>
            <w:ins w:id="8657" w:author="Elaine Baricante" w:date="2018-11-26T15:20:00Z">
              <w:r w:rsidR="009B223B">
                <w:t xml:space="preserve"> </w:t>
              </w:r>
            </w:ins>
          </w:p>
          <w:p w14:paraId="591E615C" w14:textId="77777777" w:rsidR="00865778" w:rsidRPr="00671C8B" w:rsidRDefault="00865778" w:rsidP="00865778">
            <w:pPr>
              <w:pStyle w:val="TableBody"/>
              <w:rPr>
                <w:ins w:id="8658" w:author="Sevan Sirapian [2]" w:date="2018-11-26T11:12:00Z"/>
              </w:rPr>
            </w:pPr>
            <w:ins w:id="8659" w:author="Sevan Sirapian [2]" w:date="2018-11-26T11:12:00Z">
              <w:r>
                <w:t>0 (0 dBm) to 2300 (23 dBm) for all</w:t>
              </w:r>
              <w:r>
                <w:rPr>
                  <w:lang w:eastAsia="zh-CN"/>
                </w:rPr>
                <w:t xml:space="preserve"> </w:t>
              </w:r>
              <w:r>
                <w:t>bands</w:t>
              </w:r>
            </w:ins>
          </w:p>
          <w:p w14:paraId="7D89F41D" w14:textId="77777777" w:rsidR="00865778" w:rsidRPr="00940655" w:rsidRDefault="00865778">
            <w:pPr>
              <w:pStyle w:val="TableBody"/>
              <w:rPr>
                <w:ins w:id="8660" w:author="Sevan Sirapian [2]" w:date="2018-11-26T11:12:00Z"/>
                <w:sz w:val="14"/>
                <w:szCs w:val="14"/>
                <w:rPrChange w:id="8661" w:author="Elaine Baricante" w:date="2018-11-27T10:36:00Z">
                  <w:rPr>
                    <w:ins w:id="8662" w:author="Sevan Sirapian [2]" w:date="2018-11-26T11:12:00Z"/>
                  </w:rPr>
                </w:rPrChange>
              </w:rPr>
            </w:pPr>
          </w:p>
          <w:p w14:paraId="3066F9BE" w14:textId="1AD6DC95" w:rsidR="00865778" w:rsidRDefault="00865778" w:rsidP="00865778">
            <w:pPr>
              <w:pStyle w:val="TableBody"/>
              <w:rPr>
                <w:ins w:id="8663" w:author="Elaine Baricante" w:date="2018-11-26T15:20:00Z"/>
              </w:rPr>
            </w:pPr>
            <w:ins w:id="8664" w:author="Sevan Sirapian [2]" w:date="2018-11-26T11:12:00Z">
              <w:r w:rsidRPr="00671C8B">
                <w:rPr>
                  <w:b/>
                </w:rPr>
                <w:t>&lt;</w:t>
              </w:r>
              <w:r>
                <w:rPr>
                  <w:b/>
                </w:rPr>
                <w:t>TX_TYPE</w:t>
              </w:r>
              <w:r w:rsidRPr="00671C8B">
                <w:rPr>
                  <w:b/>
                </w:rPr>
                <w:t>&gt;</w:t>
              </w:r>
              <w:r>
                <w:rPr>
                  <w:b/>
                </w:rPr>
                <w:t xml:space="preserve"> </w:t>
              </w:r>
              <w:r w:rsidRPr="00FF6E6B">
                <w:t>defines the type of transmitted signal.</w:t>
              </w:r>
              <w:r>
                <w:rPr>
                  <w:b/>
                </w:rPr>
                <w:t xml:space="preserve"> </w:t>
              </w:r>
              <w:r w:rsidRPr="00671C8B">
                <w:t>This paramet</w:t>
              </w:r>
              <w:r>
                <w:t>er is not allowed if &lt;ENABLE&gt;=0.</w:t>
              </w:r>
            </w:ins>
          </w:p>
          <w:p w14:paraId="3FD8EECF" w14:textId="11CDEF41" w:rsidR="009B223B" w:rsidRDefault="009B223B" w:rsidP="00865778">
            <w:pPr>
              <w:pStyle w:val="TableBody"/>
              <w:rPr>
                <w:ins w:id="8665" w:author="Elaine Baricante" w:date="2018-11-26T15:20:00Z"/>
              </w:rPr>
            </w:pPr>
            <w:ins w:id="8666" w:author="Elaine Baricante" w:date="2018-11-26T15:20:00Z">
              <w:r>
                <w:t>0</w:t>
              </w:r>
              <w:r>
                <w:tab/>
                <w:t>SC-FDMA</w:t>
              </w:r>
            </w:ins>
          </w:p>
          <w:p w14:paraId="4412B832" w14:textId="7DB82E9E" w:rsidR="009B223B" w:rsidRPr="00D861D3" w:rsidDel="009B223B" w:rsidRDefault="009B223B" w:rsidP="00865778">
            <w:pPr>
              <w:pStyle w:val="TableBody"/>
              <w:rPr>
                <w:ins w:id="8667" w:author="Sevan Sirapian [2]" w:date="2018-11-26T11:12:00Z"/>
                <w:del w:id="8668" w:author="Elaine Baricante" w:date="2018-11-26T15:21:00Z"/>
              </w:rPr>
            </w:pPr>
            <w:ins w:id="8669" w:author="Elaine Baricante" w:date="2018-11-26T15:20:00Z">
              <w:r>
                <w:t>1</w:t>
              </w:r>
              <w:r>
                <w:tab/>
                <w:t xml:space="preserve">CW (continuous waveform). For customers, which don’t have CMW tester but only a </w:t>
              </w:r>
            </w:ins>
            <w:ins w:id="8670" w:author="Elaine Baricante" w:date="2018-11-26T15:21:00Z">
              <w:r>
                <w:tab/>
              </w:r>
            </w:ins>
            <w:ins w:id="8671" w:author="Elaine Baricante" w:date="2018-11-26T15:20:00Z">
              <w:r>
                <w:t>spectrum analyzer.</w:t>
              </w:r>
            </w:ins>
          </w:p>
          <w:p w14:paraId="7987B594" w14:textId="5961B429" w:rsidR="00865778" w:rsidDel="009B223B" w:rsidRDefault="00865778">
            <w:pPr>
              <w:pStyle w:val="TableBody"/>
              <w:rPr>
                <w:ins w:id="8672" w:author="Sevan Sirapian [2]" w:date="2018-11-26T11:12:00Z"/>
                <w:del w:id="8673" w:author="Elaine Baricante" w:date="2018-11-26T15:21:00Z"/>
              </w:rPr>
              <w:pPrChange w:id="8674" w:author="Elaine Baricante" w:date="2018-11-26T15:21:00Z">
                <w:pPr>
                  <w:pStyle w:val="TableBody"/>
                  <w:numPr>
                    <w:numId w:val="481"/>
                  </w:numPr>
                  <w:ind w:left="705" w:hanging="705"/>
                </w:pPr>
              </w:pPrChange>
            </w:pPr>
            <w:ins w:id="8675" w:author="Sevan Sirapian [2]" w:date="2018-11-26T11:12:00Z">
              <w:del w:id="8676" w:author="Elaine Baricante" w:date="2018-11-26T15:20:00Z">
                <w:r w:rsidDel="009B223B">
                  <w:delText>SC-FDMA</w:delText>
                </w:r>
              </w:del>
            </w:ins>
          </w:p>
          <w:p w14:paraId="664DDA83" w14:textId="3F746D12" w:rsidR="00865778" w:rsidRDefault="00865778">
            <w:pPr>
              <w:pStyle w:val="TableBody"/>
              <w:rPr>
                <w:ins w:id="8677" w:author="Sevan Sirapian [2]" w:date="2018-11-26T11:12:00Z"/>
              </w:rPr>
              <w:pPrChange w:id="8678" w:author="Elaine Baricante" w:date="2018-11-26T15:21:00Z">
                <w:pPr>
                  <w:pStyle w:val="TableBody"/>
                  <w:numPr>
                    <w:numId w:val="481"/>
                  </w:numPr>
                  <w:ind w:left="705" w:hanging="705"/>
                </w:pPr>
              </w:pPrChange>
            </w:pPr>
            <w:ins w:id="8679" w:author="Sevan Sirapian [2]" w:date="2018-11-26T11:12:00Z">
              <w:del w:id="8680" w:author="Elaine Baricante" w:date="2018-11-26T15:20:00Z">
                <w:r w:rsidDel="009B223B">
                  <w:delText xml:space="preserve">CW (continuous waveform). For customers, which don’t have CMW tester but only a spectrum analyzer. </w:delText>
                </w:r>
              </w:del>
            </w:ins>
          </w:p>
          <w:p w14:paraId="53C4B538" w14:textId="77777777" w:rsidR="00865778" w:rsidRPr="00940655" w:rsidRDefault="00865778">
            <w:pPr>
              <w:pStyle w:val="TableBody"/>
              <w:rPr>
                <w:ins w:id="8681" w:author="Sevan Sirapian [2]" w:date="2018-11-26T11:12:00Z"/>
                <w:sz w:val="14"/>
                <w:szCs w:val="14"/>
                <w:rPrChange w:id="8682" w:author="Elaine Baricante" w:date="2018-11-27T10:36:00Z">
                  <w:rPr>
                    <w:ins w:id="8683" w:author="Sevan Sirapian [2]" w:date="2018-11-26T11:12:00Z"/>
                  </w:rPr>
                </w:rPrChange>
              </w:rPr>
            </w:pPr>
          </w:p>
          <w:p w14:paraId="3C69192F" w14:textId="77777777" w:rsidR="00865778" w:rsidRDefault="00865778" w:rsidP="00865778">
            <w:pPr>
              <w:pStyle w:val="TableBody"/>
              <w:rPr>
                <w:ins w:id="8684" w:author="Sevan Sirapian [2]" w:date="2018-11-26T11:12:00Z"/>
                <w:b/>
              </w:rPr>
            </w:pPr>
            <w:ins w:id="8685" w:author="Sevan Sirapian [2]" w:date="2018-11-26T11:12:00Z">
              <w:r w:rsidRPr="00671C8B">
                <w:rPr>
                  <w:b/>
                </w:rPr>
                <w:t>&lt;BANDWIDTH&gt;</w:t>
              </w:r>
            </w:ins>
          </w:p>
          <w:p w14:paraId="26F7F2DF" w14:textId="77777777" w:rsidR="00865778" w:rsidRPr="00671C8B" w:rsidRDefault="00865778" w:rsidP="00865778">
            <w:pPr>
              <w:pStyle w:val="TableBody"/>
              <w:rPr>
                <w:ins w:id="8686" w:author="Sevan Sirapian [2]" w:date="2018-11-26T11:12:00Z"/>
              </w:rPr>
            </w:pPr>
            <w:ins w:id="8687" w:author="Sevan Sirapian [2]" w:date="2018-11-26T11:12:00Z">
              <w:r>
                <w:t>For SC-FDMA only, d</w:t>
              </w:r>
              <w:r w:rsidRPr="00671C8B">
                <w:t>efines the bandwidth of Tx burst emissions. This paramet</w:t>
              </w:r>
              <w:r>
                <w:t>er is not allowed if &lt;ENABLE&gt;=0 or if &lt;</w:t>
              </w:r>
              <w:r w:rsidRPr="009E4BAD">
                <w:t>TX_TYPE&gt;=</w:t>
              </w:r>
              <w:r>
                <w:t>1</w:t>
              </w:r>
              <w:r>
                <w:rPr>
                  <w:b/>
                </w:rPr>
                <w:t>.</w:t>
              </w:r>
            </w:ins>
          </w:p>
          <w:p w14:paraId="112D23D7" w14:textId="77777777" w:rsidR="00865778" w:rsidRPr="001F1247" w:rsidDel="00AE3683" w:rsidRDefault="00865778" w:rsidP="00865778">
            <w:pPr>
              <w:pStyle w:val="TableBody"/>
              <w:keepNext/>
              <w:rPr>
                <w:ins w:id="8688" w:author="Sevan Sirapian [2]" w:date="2018-11-26T11:12:00Z"/>
                <w:del w:id="8689" w:author="Elaine Baricante" w:date="2018-11-26T15:22:00Z"/>
              </w:rPr>
            </w:pPr>
            <w:ins w:id="8690" w:author="Sevan Sirapian [2]" w:date="2018-11-26T11:12:00Z">
              <w:r w:rsidRPr="00671C8B">
                <w:rPr>
                  <w:u w:val="single"/>
                </w:rPr>
                <w:t>0</w:t>
              </w:r>
              <w:r w:rsidRPr="00671C8B">
                <w:tab/>
                <w:t>1.4M</w:t>
              </w:r>
            </w:ins>
          </w:p>
          <w:p w14:paraId="0BC4A5E2" w14:textId="77777777" w:rsidR="00865778" w:rsidRPr="001F1247" w:rsidRDefault="00865778" w:rsidP="00865778">
            <w:pPr>
              <w:pStyle w:val="TableBody"/>
              <w:keepNext/>
              <w:rPr>
                <w:ins w:id="8691" w:author="Sevan Sirapian [2]" w:date="2018-11-26T11:12:00Z"/>
              </w:rPr>
            </w:pPr>
          </w:p>
        </w:tc>
      </w:tr>
      <w:tr w:rsidR="00865778" w:rsidRPr="00671C8B" w14:paraId="107B6F51" w14:textId="77777777" w:rsidTr="00865778">
        <w:trPr>
          <w:ins w:id="8692" w:author="Sevan Sirapian [2]" w:date="2018-11-26T11:12:00Z"/>
        </w:trPr>
        <w:tc>
          <w:tcPr>
            <w:tcW w:w="1728" w:type="dxa"/>
          </w:tcPr>
          <w:p w14:paraId="6985680D" w14:textId="77777777" w:rsidR="00865778" w:rsidRPr="00671C8B" w:rsidRDefault="00865778" w:rsidP="00865778">
            <w:pPr>
              <w:pStyle w:val="TableBody"/>
              <w:rPr>
                <w:ins w:id="8693" w:author="Sevan Sirapian [2]" w:date="2018-11-26T11:12:00Z"/>
                <w:u w:val="single"/>
              </w:rPr>
            </w:pPr>
            <w:ins w:id="8694" w:author="Sevan Sirapian [2]" w:date="2018-11-26T11:12:00Z">
              <w:r w:rsidRPr="00671C8B">
                <w:rPr>
                  <w:u w:val="single"/>
                </w:rPr>
                <w:lastRenderedPageBreak/>
                <w:t>Reference</w:t>
              </w:r>
            </w:ins>
          </w:p>
          <w:p w14:paraId="3DF5996F" w14:textId="77777777" w:rsidR="00865778" w:rsidRPr="00671C8B" w:rsidRDefault="00865778" w:rsidP="00865778">
            <w:pPr>
              <w:pStyle w:val="TableBody"/>
              <w:rPr>
                <w:ins w:id="8695" w:author="Sevan Sirapian [2]" w:date="2018-11-26T11:12:00Z"/>
              </w:rPr>
            </w:pPr>
            <w:ins w:id="8696" w:author="Sevan Sirapian [2]" w:date="2018-11-26T11:12:00Z">
              <w:r w:rsidRPr="00671C8B">
                <w:t>Sierra Wireless Proprietary</w:t>
              </w:r>
            </w:ins>
          </w:p>
        </w:tc>
        <w:tc>
          <w:tcPr>
            <w:tcW w:w="7560" w:type="dxa"/>
          </w:tcPr>
          <w:p w14:paraId="120C0195" w14:textId="77777777" w:rsidR="00865778" w:rsidRPr="00671C8B" w:rsidDel="00AE3683" w:rsidRDefault="00865778" w:rsidP="00865778">
            <w:pPr>
              <w:pStyle w:val="TableBody"/>
              <w:rPr>
                <w:ins w:id="8697" w:author="Sevan Sirapian [2]" w:date="2018-11-26T11:12:00Z"/>
                <w:del w:id="8698" w:author="Elaine Baricante" w:date="2018-11-26T15:22:00Z"/>
                <w:u w:val="single"/>
              </w:rPr>
            </w:pPr>
            <w:ins w:id="8699" w:author="Sevan Sirapian [2]" w:date="2018-11-26T11:12:00Z">
              <w:r w:rsidRPr="00671C8B">
                <w:rPr>
                  <w:u w:val="single"/>
                </w:rPr>
                <w:t>Notes</w:t>
              </w:r>
            </w:ins>
          </w:p>
          <w:p w14:paraId="71A564D4" w14:textId="77777777" w:rsidR="00865778" w:rsidRPr="00146E80" w:rsidRDefault="00865778">
            <w:pPr>
              <w:pStyle w:val="TableBody"/>
              <w:rPr>
                <w:ins w:id="8700" w:author="Sevan Sirapian [2]" w:date="2018-11-26T11:12:00Z"/>
                <w:szCs w:val="22"/>
              </w:rPr>
              <w:pPrChange w:id="8701" w:author="Elaine Baricante" w:date="2018-11-26T15:22:00Z">
                <w:pPr>
                  <w:pStyle w:val="TableBody"/>
                  <w:spacing w:line="256" w:lineRule="auto"/>
                  <w:ind w:left="720"/>
                </w:pPr>
              </w:pPrChange>
            </w:pPr>
          </w:p>
          <w:p w14:paraId="7119FF97" w14:textId="40DA596B" w:rsidR="00865778" w:rsidRPr="00F40D97" w:rsidRDefault="00865778" w:rsidP="00865778">
            <w:pPr>
              <w:pStyle w:val="TableBody"/>
              <w:numPr>
                <w:ilvl w:val="0"/>
                <w:numId w:val="175"/>
              </w:numPr>
              <w:spacing w:line="256" w:lineRule="auto"/>
              <w:rPr>
                <w:ins w:id="8702" w:author="Sevan Sirapian [2]" w:date="2018-11-26T11:12:00Z"/>
                <w:szCs w:val="22"/>
              </w:rPr>
            </w:pPr>
            <w:ins w:id="8703" w:author="Sevan Sirapian [2]" w:date="2018-11-26T11:12:00Z">
              <w:r>
                <w:t xml:space="preserve">Before using </w:t>
              </w:r>
              <w:del w:id="8704" w:author="Elaine Baricante" w:date="2018-11-26T15:23:00Z">
                <w:r w:rsidDel="00AE3683">
                  <w:delText xml:space="preserve">at+WMTXPOWER </w:delText>
                </w:r>
              </w:del>
            </w:ins>
            <w:ins w:id="8705" w:author="Elaine Baricante" w:date="2018-11-26T15:23:00Z">
              <w:r w:rsidR="00AE3683">
                <w:t xml:space="preserve">this </w:t>
              </w:r>
            </w:ins>
            <w:ins w:id="8706" w:author="Sevan Sirapian [2]" w:date="2018-11-26T11:12:00Z">
              <w:r>
                <w:t xml:space="preserve">command, it is necessary to verify that the configured LTE band(s) on which the module can operate is correctly set by using either </w:t>
              </w:r>
              <w:r w:rsidRPr="00AE3683">
                <w:rPr>
                  <w:rStyle w:val="Code"/>
                  <w:rPrChange w:id="8707" w:author="Elaine Baricante" w:date="2018-11-26T15:23:00Z">
                    <w:rPr/>
                  </w:rPrChange>
                </w:rPr>
                <w:t>AT+KBNDCFG</w:t>
              </w:r>
              <w:r>
                <w:t xml:space="preserve"> </w:t>
              </w:r>
              <w:del w:id="8708" w:author="Elaine Baricante" w:date="2018-11-26T15:22:00Z">
                <w:r w:rsidDel="00AE3683">
                  <w:delText xml:space="preserve">Read Command </w:delText>
                </w:r>
              </w:del>
              <w:r>
                <w:t xml:space="preserve">to read the configured band(s), or  </w:t>
              </w:r>
              <w:r w:rsidRPr="00AE3683">
                <w:rPr>
                  <w:rStyle w:val="Code"/>
                  <w:rPrChange w:id="8709" w:author="Elaine Baricante" w:date="2018-11-26T15:23:00Z">
                    <w:rPr/>
                  </w:rPrChange>
                </w:rPr>
                <w:t>AT+KBNDCFG</w:t>
              </w:r>
              <w:r>
                <w:t xml:space="preserve"> </w:t>
              </w:r>
              <w:del w:id="8710" w:author="Elaine Baricante" w:date="2018-11-26T15:22:00Z">
                <w:r w:rsidDel="00AE3683">
                  <w:delText xml:space="preserve">Execute command </w:delText>
                </w:r>
              </w:del>
              <w:r>
                <w:t>to set the configured LTE band(s) .</w:t>
              </w:r>
            </w:ins>
          </w:p>
          <w:p w14:paraId="0D6F3753" w14:textId="1E0A15F1" w:rsidR="00865778" w:rsidRPr="00901902" w:rsidDel="00AE3683" w:rsidRDefault="00865778" w:rsidP="00865778">
            <w:pPr>
              <w:pStyle w:val="TableBody"/>
              <w:ind w:left="720"/>
              <w:rPr>
                <w:ins w:id="8711" w:author="Sevan Sirapian [2]" w:date="2018-11-26T11:12:00Z"/>
                <w:del w:id="8712" w:author="Elaine Baricante" w:date="2018-11-26T15:22:00Z"/>
                <w:u w:val="single"/>
              </w:rPr>
            </w:pPr>
          </w:p>
          <w:p w14:paraId="7EAA1B2E" w14:textId="761A9A44" w:rsidR="00865778" w:rsidRPr="00671C8B" w:rsidRDefault="00865778" w:rsidP="00865778">
            <w:pPr>
              <w:pStyle w:val="TableBody"/>
              <w:numPr>
                <w:ilvl w:val="0"/>
                <w:numId w:val="87"/>
              </w:numPr>
              <w:rPr>
                <w:ins w:id="8713" w:author="Sevan Sirapian [2]" w:date="2018-11-26T11:12:00Z"/>
                <w:u w:val="single"/>
              </w:rPr>
            </w:pPr>
            <w:ins w:id="8714" w:author="Sevan Sirapian [2]" w:date="2018-11-26T11:12:00Z">
              <w:r w:rsidRPr="00671C8B">
                <w:t xml:space="preserve">This </w:t>
              </w:r>
              <w:del w:id="8715" w:author="Elaine Baricante" w:date="2018-11-26T15:33:00Z">
                <w:r w:rsidRPr="00671C8B" w:rsidDel="00E81416">
                  <w:delText xml:space="preserve">AT </w:delText>
                </w:r>
              </w:del>
              <w:r w:rsidRPr="00671C8B">
                <w:t xml:space="preserve">command is not available if </w:t>
              </w:r>
              <w:r w:rsidRPr="00AE3683">
                <w:rPr>
                  <w:rStyle w:val="Code"/>
                  <w:rPrChange w:id="8716" w:author="Elaine Baricante" w:date="2018-11-26T15:23:00Z">
                    <w:rPr/>
                  </w:rPrChange>
                </w:rPr>
                <w:t>AT+WMRXPOWER</w:t>
              </w:r>
              <w:r w:rsidRPr="00671C8B">
                <w:t xml:space="preserve"> is enabled</w:t>
              </w:r>
              <w:r>
                <w:t>.</w:t>
              </w:r>
            </w:ins>
          </w:p>
          <w:p w14:paraId="5EE19E1C" w14:textId="77777777" w:rsidR="00865778" w:rsidRPr="00671C8B" w:rsidRDefault="00865778" w:rsidP="00865778">
            <w:pPr>
              <w:pStyle w:val="TableBody"/>
              <w:numPr>
                <w:ilvl w:val="0"/>
                <w:numId w:val="87"/>
              </w:numPr>
              <w:rPr>
                <w:ins w:id="8717" w:author="Sevan Sirapian [2]" w:date="2018-11-26T11:12:00Z"/>
              </w:rPr>
            </w:pPr>
            <w:ins w:id="8718" w:author="Sevan Sirapian [2]" w:date="2018-11-26T11:12:00Z">
              <w:r w:rsidRPr="00671C8B">
                <w:t>The module must be restarted after using this command</w:t>
              </w:r>
              <w:r>
                <w:t>.</w:t>
              </w:r>
            </w:ins>
          </w:p>
        </w:tc>
      </w:tr>
      <w:tr w:rsidR="00865778" w:rsidRPr="00F764FC" w14:paraId="511A9D92" w14:textId="77777777" w:rsidTr="00865778">
        <w:trPr>
          <w:cantSplit w:val="0"/>
          <w:ins w:id="8719" w:author="Sevan Sirapian [2]" w:date="2018-11-26T11:12:00Z"/>
        </w:trPr>
        <w:tc>
          <w:tcPr>
            <w:tcW w:w="1728" w:type="dxa"/>
          </w:tcPr>
          <w:p w14:paraId="6A6A336A" w14:textId="77777777" w:rsidR="00865778" w:rsidRPr="00671C8B" w:rsidRDefault="00865778" w:rsidP="00865778">
            <w:pPr>
              <w:pStyle w:val="TableBody"/>
              <w:rPr>
                <w:ins w:id="8720" w:author="Sevan Sirapian [2]" w:date="2018-11-26T11:12:00Z"/>
                <w:u w:val="single"/>
              </w:rPr>
            </w:pPr>
            <w:ins w:id="8721" w:author="Sevan Sirapian [2]" w:date="2018-11-26T11:12:00Z">
              <w:r w:rsidRPr="00671C8B">
                <w:rPr>
                  <w:u w:val="single"/>
                </w:rPr>
                <w:t>Example</w:t>
              </w:r>
              <w:r>
                <w:rPr>
                  <w:u w:val="single"/>
                </w:rPr>
                <w:t>s</w:t>
              </w:r>
            </w:ins>
          </w:p>
        </w:tc>
        <w:tc>
          <w:tcPr>
            <w:tcW w:w="7560" w:type="dxa"/>
          </w:tcPr>
          <w:p w14:paraId="5A074D26" w14:textId="5C78C638" w:rsidR="00865778" w:rsidRPr="00A2756C" w:rsidRDefault="00865778" w:rsidP="00865778">
            <w:pPr>
              <w:pStyle w:val="TableBody"/>
              <w:rPr>
                <w:ins w:id="8722" w:author="Sevan Sirapian [2]" w:date="2018-11-26T11:12:00Z"/>
                <w:b/>
              </w:rPr>
            </w:pPr>
            <w:ins w:id="8723" w:author="Sevan Sirapian [2]" w:date="2018-11-26T11:12:00Z">
              <w:r w:rsidRPr="00A2756C">
                <w:rPr>
                  <w:b/>
                </w:rPr>
                <w:t>AT+WMTXPOWER=?</w:t>
              </w:r>
            </w:ins>
          </w:p>
          <w:p w14:paraId="652794FA" w14:textId="77777777" w:rsidR="00865778" w:rsidRPr="008661EB" w:rsidRDefault="00865778" w:rsidP="00865778">
            <w:pPr>
              <w:pStyle w:val="TableBody"/>
              <w:rPr>
                <w:ins w:id="8724" w:author="Sevan Sirapian [2]" w:date="2018-11-26T11:12:00Z"/>
                <w:b/>
              </w:rPr>
            </w:pPr>
            <w:ins w:id="8725" w:author="Sevan Sirapian [2]" w:date="2018-11-26T11:12:00Z">
              <w:r w:rsidRPr="008661EB">
                <w:rPr>
                  <w:b/>
                </w:rPr>
                <w:t>+WMTXPOWER: (0-1),(1,2,3,4,5,8,</w:t>
              </w:r>
              <w:r>
                <w:rPr>
                  <w:b/>
                </w:rPr>
                <w:t>9,10,</w:t>
              </w:r>
              <w:r w:rsidRPr="008661EB">
                <w:rPr>
                  <w:b/>
                </w:rPr>
                <w:t>12,13,</w:t>
              </w:r>
              <w:r>
                <w:rPr>
                  <w:b/>
                </w:rPr>
                <w:t>14,17,</w:t>
              </w:r>
              <w:r w:rsidRPr="008661EB">
                <w:rPr>
                  <w:b/>
                </w:rPr>
                <w:t>18,19,20,</w:t>
              </w:r>
              <w:r>
                <w:rPr>
                  <w:b/>
                </w:rPr>
                <w:t>25,</w:t>
              </w:r>
              <w:r w:rsidRPr="008661EB">
                <w:rPr>
                  <w:b/>
                </w:rPr>
                <w:t>26,</w:t>
              </w:r>
              <w:r>
                <w:rPr>
                  <w:b/>
                </w:rPr>
                <w:t>27,</w:t>
              </w:r>
              <w:r w:rsidRPr="008661EB">
                <w:rPr>
                  <w:b/>
                </w:rPr>
                <w:t>28</w:t>
              </w:r>
              <w:r>
                <w:rPr>
                  <w:b/>
                </w:rPr>
                <w:t>,66</w:t>
              </w:r>
              <w:r w:rsidRPr="008661EB">
                <w:rPr>
                  <w:b/>
                </w:rPr>
                <w:t>),</w:t>
              </w:r>
              <w:r w:rsidRPr="008661EB">
                <w:rPr>
                  <w:b/>
                  <w:szCs w:val="18"/>
                </w:rPr>
                <w:t>(18000–18599,</w:t>
              </w:r>
              <w:r w:rsidRPr="008661EB">
                <w:rPr>
                  <w:b/>
                </w:rPr>
                <w:t>18600–19199,19200–19949,19950–20399,20400–20649,21450–21799,</w:t>
              </w:r>
              <w:r>
                <w:rPr>
                  <w:b/>
                </w:rPr>
                <w:t>21800-22149,22150-22749,</w:t>
              </w:r>
              <w:r w:rsidRPr="008661EB">
                <w:rPr>
                  <w:b/>
                </w:rPr>
                <w:t>23010–23179,23180–23279,</w:t>
              </w:r>
              <w:r>
                <w:rPr>
                  <w:b/>
                </w:rPr>
                <w:t>23280-23379,23730-23849,</w:t>
              </w:r>
              <w:r w:rsidRPr="008661EB">
                <w:rPr>
                  <w:b/>
                  <w:szCs w:val="18"/>
                </w:rPr>
                <w:t>23850–23999</w:t>
              </w:r>
              <w:r w:rsidRPr="008661EB">
                <w:rPr>
                  <w:b/>
                </w:rPr>
                <w:t>,</w:t>
              </w:r>
              <w:r w:rsidRPr="008661EB">
                <w:rPr>
                  <w:b/>
                  <w:szCs w:val="18"/>
                </w:rPr>
                <w:t>24000–24149</w:t>
              </w:r>
              <w:r w:rsidRPr="008661EB">
                <w:rPr>
                  <w:b/>
                </w:rPr>
                <w:t>,24150–24449,</w:t>
              </w:r>
              <w:r>
                <w:rPr>
                  <w:b/>
                </w:rPr>
                <w:t>26040-26689,</w:t>
              </w:r>
              <w:r w:rsidRPr="008661EB">
                <w:rPr>
                  <w:b/>
                  <w:szCs w:val="18"/>
                </w:rPr>
                <w:t>26690–27039,</w:t>
              </w:r>
              <w:r>
                <w:rPr>
                  <w:b/>
                  <w:szCs w:val="18"/>
                </w:rPr>
                <w:t>27040-27209,</w:t>
              </w:r>
              <w:r w:rsidRPr="008661EB">
                <w:rPr>
                  <w:b/>
                </w:rPr>
                <w:t>27210–27659</w:t>
              </w:r>
              <w:r>
                <w:rPr>
                  <w:b/>
                </w:rPr>
                <w:t>,131972-132671</w:t>
              </w:r>
              <w:r w:rsidRPr="008661EB">
                <w:rPr>
                  <w:b/>
                </w:rPr>
                <w:t>),(0-2300),(0-1),(0)</w:t>
              </w:r>
            </w:ins>
          </w:p>
          <w:p w14:paraId="3A8B236C" w14:textId="77777777" w:rsidR="00865778" w:rsidRPr="00A2756C" w:rsidRDefault="00865778" w:rsidP="00865778">
            <w:pPr>
              <w:pStyle w:val="TableBody"/>
              <w:rPr>
                <w:ins w:id="8726" w:author="Sevan Sirapian [2]" w:date="2018-11-26T11:12:00Z"/>
                <w:b/>
              </w:rPr>
            </w:pPr>
            <w:ins w:id="8727" w:author="Sevan Sirapian [2]" w:date="2018-11-26T11:12:00Z">
              <w:r w:rsidRPr="00A2756C">
                <w:rPr>
                  <w:b/>
                </w:rPr>
                <w:t>OK</w:t>
              </w:r>
            </w:ins>
          </w:p>
          <w:p w14:paraId="06DAAF98" w14:textId="3A2F3B54" w:rsidR="00865778" w:rsidRPr="00940655" w:rsidRDefault="00865778">
            <w:pPr>
              <w:pStyle w:val="TableBody"/>
              <w:rPr>
                <w:ins w:id="8728" w:author="Elaine Baricante" w:date="2018-11-26T15:37:00Z"/>
                <w:sz w:val="10"/>
                <w:szCs w:val="10"/>
                <w:rPrChange w:id="8729" w:author="Elaine Baricante" w:date="2018-11-27T10:36:00Z">
                  <w:rPr>
                    <w:ins w:id="8730" w:author="Elaine Baricante" w:date="2018-11-26T15:37:00Z"/>
                  </w:rPr>
                </w:rPrChange>
              </w:rPr>
            </w:pPr>
          </w:p>
          <w:p w14:paraId="64C7CC0A" w14:textId="2A0413CA" w:rsidR="00250B77" w:rsidRPr="00E81416" w:rsidDel="00EF6F02" w:rsidRDefault="00250B77" w:rsidP="00760B64">
            <w:pPr>
              <w:pStyle w:val="TableBody"/>
              <w:rPr>
                <w:ins w:id="8731" w:author="Sevan Sirapian [2]" w:date="2018-11-26T11:12:00Z"/>
                <w:del w:id="8732" w:author="Elaine Baricante" w:date="2018-11-27T10:35:00Z"/>
                <w:sz w:val="14"/>
                <w:szCs w:val="14"/>
                <w:rPrChange w:id="8733" w:author="Elaine Baricante" w:date="2018-11-26T15:34:00Z">
                  <w:rPr>
                    <w:ins w:id="8734" w:author="Sevan Sirapian [2]" w:date="2018-11-26T11:12:00Z"/>
                    <w:del w:id="8735" w:author="Elaine Baricante" w:date="2018-11-27T10:35:00Z"/>
                    <w:b/>
                  </w:rPr>
                </w:rPrChange>
              </w:rPr>
            </w:pPr>
          </w:p>
          <w:p w14:paraId="0E8F0707" w14:textId="5BBC5634" w:rsidR="00865778" w:rsidRDefault="00865778" w:rsidP="00865778">
            <w:pPr>
              <w:pStyle w:val="TableBody"/>
              <w:rPr>
                <w:ins w:id="8736" w:author="Sevan Sirapian [2]" w:date="2018-11-26T11:12:00Z"/>
              </w:rPr>
            </w:pPr>
            <w:ins w:id="8737" w:author="Sevan Sirapian [2]" w:date="2018-11-26T11:12:00Z">
              <w:r w:rsidRPr="00A2756C">
                <w:rPr>
                  <w:b/>
                </w:rPr>
                <w:t>AT+WMTXPOWER=1,2,18600,</w:t>
              </w:r>
              <w:r>
                <w:rPr>
                  <w:b/>
                </w:rPr>
                <w:t>2300</w:t>
              </w:r>
              <w:r w:rsidRPr="00A2756C">
                <w:rPr>
                  <w:b/>
                </w:rPr>
                <w:t>,</w:t>
              </w:r>
              <w:r>
                <w:rPr>
                  <w:b/>
                </w:rPr>
                <w:t>0,0</w:t>
              </w:r>
              <w:r>
                <w:tab/>
                <w:t xml:space="preserve">// A Tx is emitted at Earfcn 18600 with a power                            </w:t>
              </w:r>
            </w:ins>
          </w:p>
          <w:p w14:paraId="200D62D9" w14:textId="77777777" w:rsidR="00865778" w:rsidRDefault="00865778" w:rsidP="00865778">
            <w:pPr>
              <w:pStyle w:val="TableBody"/>
              <w:rPr>
                <w:ins w:id="8738" w:author="Sevan Sirapian [2]" w:date="2018-11-26T11:12:00Z"/>
              </w:rPr>
            </w:pPr>
            <w:ins w:id="8739" w:author="Sevan Sirapian [2]" w:date="2018-11-26T11:12:00Z">
              <w:r w:rsidRPr="00A2756C">
                <w:rPr>
                  <w:b/>
                </w:rPr>
                <w:t>OK</w:t>
              </w:r>
              <w:r>
                <w:t xml:space="preserve">                                                              // level of 23dbm and with a SC-FDMA Tx type </w:t>
              </w:r>
            </w:ins>
          </w:p>
          <w:p w14:paraId="3C95E75D" w14:textId="77777777" w:rsidR="00865778" w:rsidRDefault="00865778" w:rsidP="00865778">
            <w:pPr>
              <w:pStyle w:val="TableBody"/>
              <w:rPr>
                <w:ins w:id="8740" w:author="Sevan Sirapian [2]" w:date="2018-11-26T11:12:00Z"/>
              </w:rPr>
            </w:pPr>
            <w:ins w:id="8741" w:author="Sevan Sirapian [2]" w:date="2018-11-26T11:12:00Z">
              <w:r>
                <w:t xml:space="preserve">                                                                   // and with a bandwidth of 1,4Mhz.</w:t>
              </w:r>
            </w:ins>
          </w:p>
          <w:p w14:paraId="5DD9AE07" w14:textId="77777777" w:rsidR="00865778" w:rsidRPr="00940655" w:rsidRDefault="00865778">
            <w:pPr>
              <w:pStyle w:val="TableBody"/>
              <w:rPr>
                <w:ins w:id="8742" w:author="Sevan Sirapian [2]" w:date="2018-11-26T11:12:00Z"/>
                <w:sz w:val="14"/>
                <w:szCs w:val="14"/>
                <w:rPrChange w:id="8743" w:author="Elaine Baricante" w:date="2018-11-27T10:36:00Z">
                  <w:rPr>
                    <w:ins w:id="8744" w:author="Sevan Sirapian [2]" w:date="2018-11-26T11:12:00Z"/>
                  </w:rPr>
                </w:rPrChange>
              </w:rPr>
            </w:pPr>
          </w:p>
          <w:p w14:paraId="02F63B2E" w14:textId="78B45C27" w:rsidR="00865778" w:rsidRDefault="00865778" w:rsidP="00865778">
            <w:pPr>
              <w:pStyle w:val="TableBody"/>
              <w:rPr>
                <w:ins w:id="8745" w:author="Sevan Sirapian [2]" w:date="2018-11-26T11:12:00Z"/>
              </w:rPr>
            </w:pPr>
            <w:ins w:id="8746" w:author="Sevan Sirapian [2]" w:date="2018-11-26T11:12:00Z">
              <w:r w:rsidRPr="00A2756C">
                <w:rPr>
                  <w:b/>
                </w:rPr>
                <w:t>AT+WMTXPOWER=1,2,18600,</w:t>
              </w:r>
              <w:r>
                <w:rPr>
                  <w:b/>
                </w:rPr>
                <w:t>2300</w:t>
              </w:r>
              <w:r w:rsidRPr="00A2756C">
                <w:rPr>
                  <w:b/>
                </w:rPr>
                <w:t>,</w:t>
              </w:r>
              <w:r>
                <w:rPr>
                  <w:b/>
                </w:rPr>
                <w:t xml:space="preserve">1   </w:t>
              </w:r>
              <w:r>
                <w:tab/>
                <w:t xml:space="preserve">// A Tx is emitted at Earfcn 18600 with a power                            </w:t>
              </w:r>
            </w:ins>
          </w:p>
          <w:p w14:paraId="3B49181F" w14:textId="77777777" w:rsidR="00865778" w:rsidRDefault="00865778" w:rsidP="00865778">
            <w:pPr>
              <w:pStyle w:val="TableBody"/>
              <w:rPr>
                <w:ins w:id="8747" w:author="Sevan Sirapian [2]" w:date="2018-11-26T11:12:00Z"/>
              </w:rPr>
            </w:pPr>
            <w:ins w:id="8748" w:author="Sevan Sirapian [2]" w:date="2018-11-26T11:12:00Z">
              <w:r w:rsidRPr="00A2756C">
                <w:rPr>
                  <w:b/>
                </w:rPr>
                <w:t>OK</w:t>
              </w:r>
              <w:r>
                <w:t xml:space="preserve">                                                              // level of 23dbm and with a Continuous </w:t>
              </w:r>
            </w:ins>
          </w:p>
          <w:p w14:paraId="7E2F30E1" w14:textId="77777777" w:rsidR="00865778" w:rsidRDefault="00865778" w:rsidP="00865778">
            <w:pPr>
              <w:pStyle w:val="TableBody"/>
              <w:rPr>
                <w:ins w:id="8749" w:author="Sevan Sirapian [2]" w:date="2018-11-26T11:12:00Z"/>
              </w:rPr>
            </w:pPr>
            <w:ins w:id="8750" w:author="Sevan Sirapian [2]" w:date="2018-11-26T11:12:00Z">
              <w:r>
                <w:t xml:space="preserve">                                                                   // Waveform Tx type.</w:t>
              </w:r>
            </w:ins>
          </w:p>
          <w:p w14:paraId="737333DA" w14:textId="23909BDE" w:rsidR="00865778" w:rsidRDefault="00865778">
            <w:pPr>
              <w:pStyle w:val="TableBody"/>
              <w:rPr>
                <w:ins w:id="8751" w:author="Sevan Sirapian [2]" w:date="2018-11-26T11:12:00Z"/>
              </w:rPr>
            </w:pPr>
            <w:ins w:id="8752" w:author="Sevan Sirapian [2]" w:date="2018-11-26T11:12:00Z">
              <w:del w:id="8753" w:author="Elaine Baricante" w:date="2018-11-27T10:37:00Z">
                <w:r w:rsidDel="00940655">
                  <w:delText xml:space="preserve">                               </w:delText>
                </w:r>
              </w:del>
              <w:r>
                <w:t xml:space="preserve">                                   </w:t>
              </w:r>
            </w:ins>
          </w:p>
          <w:p w14:paraId="2F39CF33" w14:textId="1238D79F" w:rsidR="00865778" w:rsidRPr="00A2756C" w:rsidRDefault="00865778" w:rsidP="00865778">
            <w:pPr>
              <w:pStyle w:val="TableBody"/>
              <w:rPr>
                <w:ins w:id="8754" w:author="Sevan Sirapian [2]" w:date="2018-11-26T11:12:00Z"/>
                <w:b/>
              </w:rPr>
            </w:pPr>
            <w:ins w:id="8755" w:author="Sevan Sirapian [2]" w:date="2018-11-26T11:12:00Z">
              <w:r w:rsidRPr="00A2756C">
                <w:rPr>
                  <w:b/>
                </w:rPr>
                <w:t>AT+WMTXPOWER=0</w:t>
              </w:r>
            </w:ins>
          </w:p>
          <w:p w14:paraId="57CEAF91" w14:textId="548A7650" w:rsidR="00865778" w:rsidDel="00AE3683" w:rsidRDefault="00865778" w:rsidP="00865778">
            <w:pPr>
              <w:pStyle w:val="TableBody"/>
              <w:rPr>
                <w:ins w:id="8756" w:author="Sevan Sirapian [2]" w:date="2018-11-26T11:12:00Z"/>
                <w:del w:id="8757" w:author="Elaine Baricante" w:date="2018-11-26T15:23:00Z"/>
              </w:rPr>
            </w:pPr>
            <w:ins w:id="8758" w:author="Sevan Sirapian [2]" w:date="2018-11-26T11:12:00Z">
              <w:r w:rsidRPr="00A2756C">
                <w:rPr>
                  <w:b/>
                </w:rPr>
                <w:t>OK</w:t>
              </w:r>
            </w:ins>
          </w:p>
          <w:p w14:paraId="2F3237ED" w14:textId="6848AFD5" w:rsidR="00865778" w:rsidDel="00AE3683" w:rsidRDefault="00865778" w:rsidP="00865778">
            <w:pPr>
              <w:pStyle w:val="TableBody"/>
              <w:rPr>
                <w:ins w:id="8759" w:author="Sevan Sirapian [2]" w:date="2018-11-26T11:12:00Z"/>
                <w:del w:id="8760" w:author="Elaine Baricante" w:date="2018-11-26T15:23:00Z"/>
              </w:rPr>
            </w:pPr>
          </w:p>
          <w:p w14:paraId="3498484E" w14:textId="77777777" w:rsidR="00865778" w:rsidRPr="00F764FC" w:rsidRDefault="00865778" w:rsidP="00865778">
            <w:pPr>
              <w:pStyle w:val="TableBody"/>
              <w:rPr>
                <w:ins w:id="8761" w:author="Sevan Sirapian [2]" w:date="2018-11-26T11:12:00Z"/>
              </w:rPr>
            </w:pPr>
          </w:p>
        </w:tc>
      </w:tr>
    </w:tbl>
    <w:p w14:paraId="1444EB47" w14:textId="4BB0F4FC" w:rsidR="00865778" w:rsidDel="00AE3683" w:rsidRDefault="00865778" w:rsidP="00865778">
      <w:pPr>
        <w:rPr>
          <w:ins w:id="8762" w:author="Sevan Sirapian [2]" w:date="2018-11-26T11:12:00Z"/>
          <w:del w:id="8763" w:author="Elaine Baricante" w:date="2018-11-26T15:24:00Z"/>
          <w:lang w:eastAsia="zh-CN"/>
        </w:rPr>
      </w:pPr>
      <w:bookmarkStart w:id="8764" w:name="_Toc531012242"/>
      <w:bookmarkStart w:id="8765" w:name="_Toc531076535"/>
      <w:bookmarkStart w:id="8766" w:name="_Toc531077826"/>
      <w:bookmarkStart w:id="8767" w:name="_Toc531079130"/>
      <w:bookmarkStart w:id="8768" w:name="_Toc531701027"/>
      <w:bookmarkEnd w:id="8764"/>
      <w:bookmarkEnd w:id="8765"/>
      <w:bookmarkEnd w:id="8766"/>
      <w:bookmarkEnd w:id="8767"/>
      <w:bookmarkEnd w:id="8768"/>
    </w:p>
    <w:p w14:paraId="7E499429" w14:textId="597DFD06" w:rsidR="00865778" w:rsidRDefault="00865778">
      <w:pPr>
        <w:pStyle w:val="Heading2"/>
        <w:rPr>
          <w:ins w:id="8769" w:author="Sevan Sirapian [2]" w:date="2018-11-26T11:12:00Z"/>
        </w:rPr>
        <w:pPrChange w:id="8770" w:author="Elaine Baricante" w:date="2018-11-26T15:24:00Z">
          <w:pPr/>
        </w:pPrChange>
      </w:pPr>
      <w:bookmarkStart w:id="8771" w:name="_Toc511220830"/>
      <w:bookmarkStart w:id="8772" w:name="_Ref530662423"/>
      <w:bookmarkStart w:id="8773" w:name="_Ref530662467"/>
      <w:bookmarkStart w:id="8774" w:name="_Toc531701028"/>
      <w:ins w:id="8775" w:author="Sevan Sirapian [2]" w:date="2018-11-26T11:12:00Z">
        <w:r w:rsidRPr="00B86C92">
          <w:t>+WM</w:t>
        </w:r>
        <w:r>
          <w:t>R</w:t>
        </w:r>
        <w:r w:rsidRPr="00B86C92">
          <w:t xml:space="preserve">XPOWER Command: Test RF </w:t>
        </w:r>
        <w:r>
          <w:t>R</w:t>
        </w:r>
        <w:r w:rsidRPr="00B86C92">
          <w:t>x</w:t>
        </w:r>
        <w:bookmarkEnd w:id="8771"/>
        <w:bookmarkEnd w:id="8772"/>
        <w:bookmarkEnd w:id="8773"/>
        <w:bookmarkEnd w:id="8774"/>
      </w:ins>
    </w:p>
    <w:tbl>
      <w:tblPr>
        <w:tblStyle w:val="TableSWIleft"/>
        <w:tblW w:w="9288" w:type="dxa"/>
        <w:tblLayout w:type="fixed"/>
        <w:tblLook w:val="04A0" w:firstRow="1" w:lastRow="0" w:firstColumn="1" w:lastColumn="0" w:noHBand="0" w:noVBand="1"/>
      </w:tblPr>
      <w:tblGrid>
        <w:gridCol w:w="1728"/>
        <w:gridCol w:w="7560"/>
      </w:tblGrid>
      <w:tr w:rsidR="00865778" w:rsidRPr="00671C8B" w14:paraId="2F04F066" w14:textId="77777777" w:rsidTr="00865778">
        <w:trPr>
          <w:cnfStyle w:val="100000000000" w:firstRow="1" w:lastRow="0" w:firstColumn="0" w:lastColumn="0" w:oddVBand="0" w:evenVBand="0" w:oddHBand="0" w:evenHBand="0" w:firstRowFirstColumn="0" w:firstRowLastColumn="0" w:lastRowFirstColumn="0" w:lastRowLastColumn="0"/>
          <w:ins w:id="8776" w:author="Sevan Sirapian [2]" w:date="2018-11-26T11:12:00Z"/>
        </w:trPr>
        <w:tc>
          <w:tcPr>
            <w:tcW w:w="9288" w:type="dxa"/>
            <w:gridSpan w:val="2"/>
          </w:tcPr>
          <w:p w14:paraId="67C5EC3E" w14:textId="77777777" w:rsidR="00865778" w:rsidRPr="00671C8B" w:rsidRDefault="00865778" w:rsidP="00865778">
            <w:pPr>
              <w:pStyle w:val="TableRowHead"/>
              <w:spacing w:before="144" w:after="144"/>
              <w:rPr>
                <w:ins w:id="8777" w:author="Sevan Sirapian [2]" w:date="2018-11-26T11:12:00Z"/>
              </w:rPr>
            </w:pPr>
            <w:ins w:id="8778" w:author="Sevan Sirapian [2]" w:date="2018-11-26T11:12:00Z">
              <w:r>
                <w:t>HL78xx</w:t>
              </w:r>
            </w:ins>
          </w:p>
        </w:tc>
      </w:tr>
      <w:tr w:rsidR="00865778" w:rsidRPr="00671C8B" w14:paraId="0F7083BE" w14:textId="77777777" w:rsidTr="00865778">
        <w:trPr>
          <w:trHeight w:val="523"/>
          <w:ins w:id="8779" w:author="Sevan Sirapian [2]" w:date="2018-11-26T11:12:00Z"/>
        </w:trPr>
        <w:tc>
          <w:tcPr>
            <w:tcW w:w="1728" w:type="dxa"/>
          </w:tcPr>
          <w:p w14:paraId="6B8745C7" w14:textId="77777777" w:rsidR="00865778" w:rsidRPr="00671C8B" w:rsidRDefault="00865778" w:rsidP="00865778">
            <w:pPr>
              <w:pStyle w:val="TableBody"/>
              <w:keepNext/>
              <w:rPr>
                <w:ins w:id="8780" w:author="Sevan Sirapian [2]" w:date="2018-11-26T11:12:00Z"/>
                <w:rFonts w:ascii="Times New Roman" w:hAnsi="Times New Roman" w:cs="Times New Roman"/>
                <w:i/>
                <w:sz w:val="20"/>
                <w:szCs w:val="20"/>
              </w:rPr>
            </w:pPr>
            <w:ins w:id="8781" w:author="Sevan Sirapian [2]" w:date="2018-11-26T11:12:00Z">
              <w:r w:rsidRPr="00671C8B">
                <w:rPr>
                  <w:i/>
                </w:rPr>
                <w:t>Test command</w:t>
              </w:r>
            </w:ins>
          </w:p>
          <w:p w14:paraId="3F8CE37F" w14:textId="77777777" w:rsidR="00865778" w:rsidRPr="00D34F43" w:rsidRDefault="00865778">
            <w:pPr>
              <w:pStyle w:val="TableBody"/>
              <w:rPr>
                <w:ins w:id="8782" w:author="Sevan Sirapian [2]" w:date="2018-11-26T11:12:00Z"/>
              </w:rPr>
              <w:pPrChange w:id="8783" w:author="Elaine Baricante" w:date="2018-11-27T10:35:00Z">
                <w:pPr>
                  <w:pStyle w:val="TableBody"/>
                  <w:keepNext/>
                </w:pPr>
              </w:pPrChange>
            </w:pPr>
          </w:p>
          <w:p w14:paraId="1B0050E3" w14:textId="77777777" w:rsidR="00865778" w:rsidRPr="00671C8B" w:rsidRDefault="00865778" w:rsidP="00865778">
            <w:pPr>
              <w:pStyle w:val="TableBody"/>
              <w:keepNext/>
              <w:rPr>
                <w:ins w:id="8784" w:author="Sevan Sirapian [2]" w:date="2018-11-26T11:12:00Z"/>
                <w:u w:val="single"/>
              </w:rPr>
            </w:pPr>
            <w:ins w:id="8785" w:author="Sevan Sirapian [2]" w:date="2018-11-26T11:12:00Z">
              <w:r w:rsidRPr="00671C8B">
                <w:rPr>
                  <w:u w:val="single"/>
                </w:rPr>
                <w:t>Syntax</w:t>
              </w:r>
            </w:ins>
          </w:p>
          <w:p w14:paraId="762BCE75" w14:textId="77777777" w:rsidR="00865778" w:rsidRPr="00671C8B" w:rsidRDefault="00865778" w:rsidP="00865778">
            <w:pPr>
              <w:pStyle w:val="TableBody"/>
              <w:keepNext/>
              <w:rPr>
                <w:ins w:id="8786" w:author="Sevan Sirapian [2]" w:date="2018-11-26T11:12:00Z"/>
              </w:rPr>
            </w:pPr>
            <w:ins w:id="8787" w:author="Sevan Sirapian [2]" w:date="2018-11-26T11:12:00Z">
              <w:r w:rsidRPr="00671C8B">
                <w:rPr>
                  <w:b/>
                </w:rPr>
                <w:t>AT+</w:t>
              </w:r>
              <w:r w:rsidRPr="00671C8B">
                <w:rPr>
                  <w:b/>
                </w:rPr>
                <w:br/>
                <w:t>WMRXPOWER=?</w:t>
              </w:r>
            </w:ins>
          </w:p>
        </w:tc>
        <w:tc>
          <w:tcPr>
            <w:tcW w:w="7560" w:type="dxa"/>
          </w:tcPr>
          <w:p w14:paraId="099C4EFA" w14:textId="77777777" w:rsidR="00865778" w:rsidRPr="00671C8B" w:rsidRDefault="00865778" w:rsidP="00865778">
            <w:pPr>
              <w:pStyle w:val="TableBody"/>
              <w:keepNext/>
              <w:rPr>
                <w:ins w:id="8788" w:author="Sevan Sirapian [2]" w:date="2018-11-26T11:12:00Z"/>
              </w:rPr>
            </w:pPr>
          </w:p>
          <w:p w14:paraId="4C8E72A9" w14:textId="77777777" w:rsidR="00865778" w:rsidRPr="00D34F43" w:rsidRDefault="00865778">
            <w:pPr>
              <w:pStyle w:val="TableBody"/>
              <w:rPr>
                <w:ins w:id="8789" w:author="Sevan Sirapian [2]" w:date="2018-11-26T11:12:00Z"/>
              </w:rPr>
              <w:pPrChange w:id="8790" w:author="Elaine Baricante" w:date="2018-11-27T10:35:00Z">
                <w:pPr>
                  <w:pStyle w:val="TableBody"/>
                  <w:keepNext/>
                </w:pPr>
              </w:pPrChange>
            </w:pPr>
          </w:p>
          <w:p w14:paraId="0FD18CD2" w14:textId="77777777" w:rsidR="00865778" w:rsidRPr="00C35F88" w:rsidRDefault="00865778" w:rsidP="00865778">
            <w:pPr>
              <w:pStyle w:val="TableBody"/>
              <w:keepNext/>
              <w:rPr>
                <w:ins w:id="8791" w:author="Sevan Sirapian [2]" w:date="2018-11-26T11:12:00Z"/>
                <w:u w:val="single"/>
              </w:rPr>
            </w:pPr>
            <w:ins w:id="8792" w:author="Sevan Sirapian [2]" w:date="2018-11-26T11:12:00Z">
              <w:r w:rsidRPr="00C35F88">
                <w:rPr>
                  <w:u w:val="single"/>
                </w:rPr>
                <w:t>Response</w:t>
              </w:r>
            </w:ins>
          </w:p>
          <w:p w14:paraId="75141C71" w14:textId="77777777" w:rsidR="00865778" w:rsidRPr="00671C8B" w:rsidRDefault="00865778" w:rsidP="00865778">
            <w:pPr>
              <w:spacing w:before="40" w:after="40"/>
              <w:rPr>
                <w:ins w:id="8793" w:author="Sevan Sirapian [2]" w:date="2018-11-26T11:12:00Z"/>
                <w:rFonts w:eastAsia="SimSun" w:cs="Arial"/>
                <w:b/>
                <w:szCs w:val="18"/>
                <w:lang w:eastAsia="ja-JP"/>
              </w:rPr>
            </w:pPr>
            <w:ins w:id="8794" w:author="Sevan Sirapian [2]" w:date="2018-11-26T11:12:00Z">
              <w:r w:rsidRPr="00671C8B">
                <w:rPr>
                  <w:rFonts w:eastAsia="SimSun" w:cs="Arial"/>
                  <w:b/>
                  <w:szCs w:val="18"/>
                  <w:lang w:eastAsia="ja-JP"/>
                </w:rPr>
                <w:t xml:space="preserve">+WMRXPOWER: </w:t>
              </w:r>
              <w:r w:rsidRPr="00671C8B">
                <w:rPr>
                  <w:rFonts w:eastAsia="SimSun" w:cs="Arial"/>
                  <w:szCs w:val="18"/>
                  <w:lang w:eastAsia="ja-JP"/>
                </w:rPr>
                <w:t>(list of supported</w:t>
              </w:r>
              <w:r w:rsidRPr="00671C8B">
                <w:rPr>
                  <w:rFonts w:eastAsia="SimSun" w:cs="Arial"/>
                  <w:b/>
                  <w:szCs w:val="18"/>
                  <w:lang w:eastAsia="ja-JP"/>
                </w:rPr>
                <w:t xml:space="preserve"> &lt;ENABLE&gt;</w:t>
              </w:r>
              <w:r w:rsidRPr="00671C8B">
                <w:rPr>
                  <w:rFonts w:eastAsia="SimSun" w:cs="Arial"/>
                  <w:szCs w:val="18"/>
                  <w:lang w:eastAsia="ja-JP"/>
                </w:rPr>
                <w:t>s),(list of supporte</w:t>
              </w:r>
              <w:r>
                <w:rPr>
                  <w:lang w:eastAsia="zh-CN"/>
                </w:rPr>
                <w:t xml:space="preserve">d </w:t>
              </w:r>
              <w:r w:rsidRPr="00671C8B">
                <w:rPr>
                  <w:rFonts w:eastAsia="SimSun" w:cs="Arial"/>
                  <w:b/>
                  <w:szCs w:val="18"/>
                  <w:lang w:eastAsia="ja-JP"/>
                </w:rPr>
                <w:t>&lt;BAND&gt;</w:t>
              </w:r>
              <w:r w:rsidRPr="00671C8B">
                <w:rPr>
                  <w:rFonts w:eastAsia="SimSun" w:cs="Arial"/>
                  <w:szCs w:val="18"/>
                  <w:lang w:eastAsia="ja-JP"/>
                </w:rPr>
                <w:t xml:space="preserve">s), (list of supported </w:t>
              </w:r>
              <w:r w:rsidRPr="00671C8B">
                <w:rPr>
                  <w:rFonts w:eastAsia="SimSun" w:cs="Arial"/>
                  <w:b/>
                  <w:szCs w:val="18"/>
                  <w:lang w:eastAsia="ja-JP"/>
                </w:rPr>
                <w:t>&lt;CHANNEL&gt;</w:t>
              </w:r>
              <w:r w:rsidRPr="00671C8B">
                <w:rPr>
                  <w:rFonts w:eastAsia="SimSun" w:cs="Arial"/>
                  <w:szCs w:val="18"/>
                  <w:lang w:eastAsia="ja-JP"/>
                </w:rPr>
                <w:t>s)</w:t>
              </w:r>
            </w:ins>
          </w:p>
          <w:p w14:paraId="1F94182F" w14:textId="77777777" w:rsidR="00865778" w:rsidRPr="00671C8B" w:rsidRDefault="00865778" w:rsidP="00865778">
            <w:pPr>
              <w:pStyle w:val="TableBody"/>
              <w:keepNext/>
              <w:rPr>
                <w:ins w:id="8795" w:author="Sevan Sirapian [2]" w:date="2018-11-26T11:12:00Z"/>
              </w:rPr>
            </w:pPr>
            <w:ins w:id="8796" w:author="Sevan Sirapian [2]" w:date="2018-11-26T11:12:00Z">
              <w:r w:rsidRPr="00671C8B">
                <w:rPr>
                  <w:b/>
                </w:rPr>
                <w:t>OK</w:t>
              </w:r>
            </w:ins>
          </w:p>
        </w:tc>
      </w:tr>
      <w:tr w:rsidR="00865778" w:rsidRPr="00671C8B" w14:paraId="6EAF6FE2" w14:textId="77777777" w:rsidTr="00865778">
        <w:trPr>
          <w:cantSplit w:val="0"/>
          <w:trHeight w:val="72"/>
          <w:ins w:id="8797" w:author="Sevan Sirapian [2]" w:date="2018-11-26T11:12:00Z"/>
        </w:trPr>
        <w:tc>
          <w:tcPr>
            <w:tcW w:w="1728" w:type="dxa"/>
          </w:tcPr>
          <w:p w14:paraId="6A7ABA22" w14:textId="77777777" w:rsidR="00865778" w:rsidRPr="00671C8B" w:rsidRDefault="00865778" w:rsidP="00865778">
            <w:pPr>
              <w:pStyle w:val="TableBody"/>
              <w:rPr>
                <w:ins w:id="8798" w:author="Sevan Sirapian [2]" w:date="2018-11-26T11:12:00Z"/>
                <w:rFonts w:ascii="Times New Roman" w:hAnsi="Times New Roman" w:cs="Times New Roman"/>
                <w:i/>
                <w:sz w:val="20"/>
                <w:szCs w:val="20"/>
              </w:rPr>
            </w:pPr>
            <w:ins w:id="8799" w:author="Sevan Sirapian [2]" w:date="2018-11-26T11:12:00Z">
              <w:r w:rsidRPr="00671C8B">
                <w:rPr>
                  <w:i/>
                </w:rPr>
                <w:t>Read command</w:t>
              </w:r>
            </w:ins>
          </w:p>
          <w:p w14:paraId="01438757" w14:textId="77777777" w:rsidR="00865778" w:rsidRPr="00D34F43" w:rsidRDefault="00865778">
            <w:pPr>
              <w:pStyle w:val="TableBody"/>
              <w:rPr>
                <w:ins w:id="8800" w:author="Sevan Sirapian [2]" w:date="2018-11-26T11:12:00Z"/>
              </w:rPr>
            </w:pPr>
          </w:p>
          <w:p w14:paraId="16ABD80B" w14:textId="77777777" w:rsidR="00865778" w:rsidRPr="00671C8B" w:rsidRDefault="00865778" w:rsidP="00865778">
            <w:pPr>
              <w:pStyle w:val="TableBody"/>
              <w:rPr>
                <w:ins w:id="8801" w:author="Sevan Sirapian [2]" w:date="2018-11-26T11:12:00Z"/>
                <w:u w:val="single"/>
              </w:rPr>
            </w:pPr>
            <w:ins w:id="8802" w:author="Sevan Sirapian [2]" w:date="2018-11-26T11:12:00Z">
              <w:r w:rsidRPr="00671C8B">
                <w:rPr>
                  <w:u w:val="single"/>
                </w:rPr>
                <w:t>Syntax</w:t>
              </w:r>
            </w:ins>
          </w:p>
          <w:p w14:paraId="598BE3C1" w14:textId="77777777" w:rsidR="00865778" w:rsidRPr="00671C8B" w:rsidRDefault="00865778" w:rsidP="00865778">
            <w:pPr>
              <w:pStyle w:val="TableBody"/>
              <w:rPr>
                <w:ins w:id="8803" w:author="Sevan Sirapian [2]" w:date="2018-11-26T11:12:00Z"/>
              </w:rPr>
            </w:pPr>
            <w:ins w:id="8804" w:author="Sevan Sirapian [2]" w:date="2018-11-26T11:12:00Z">
              <w:r w:rsidRPr="00671C8B">
                <w:rPr>
                  <w:b/>
                </w:rPr>
                <w:t>AT+</w:t>
              </w:r>
              <w:r w:rsidRPr="00671C8B">
                <w:rPr>
                  <w:b/>
                </w:rPr>
                <w:br/>
                <w:t>WMRXPOWER?</w:t>
              </w:r>
            </w:ins>
          </w:p>
        </w:tc>
        <w:tc>
          <w:tcPr>
            <w:tcW w:w="7560" w:type="dxa"/>
          </w:tcPr>
          <w:p w14:paraId="66AD4C93" w14:textId="77777777" w:rsidR="00865778" w:rsidRPr="00671C8B" w:rsidRDefault="00865778" w:rsidP="00865778">
            <w:pPr>
              <w:pStyle w:val="TableBody"/>
              <w:rPr>
                <w:ins w:id="8805" w:author="Sevan Sirapian [2]" w:date="2018-11-26T11:12:00Z"/>
              </w:rPr>
            </w:pPr>
          </w:p>
          <w:p w14:paraId="215F8350" w14:textId="77777777" w:rsidR="00865778" w:rsidRPr="00760B64" w:rsidRDefault="00865778">
            <w:pPr>
              <w:pStyle w:val="TableBody"/>
              <w:rPr>
                <w:ins w:id="8806" w:author="Sevan Sirapian [2]" w:date="2018-11-26T11:12:00Z"/>
                <w:rPrChange w:id="8807" w:author="Elaine Baricante" w:date="2018-11-26T15:26:00Z">
                  <w:rPr>
                    <w:ins w:id="8808" w:author="Sevan Sirapian [2]" w:date="2018-11-26T11:12:00Z"/>
                    <w:sz w:val="16"/>
                    <w:szCs w:val="16"/>
                  </w:rPr>
                </w:rPrChange>
              </w:rPr>
            </w:pPr>
          </w:p>
          <w:p w14:paraId="683D5AB8" w14:textId="77777777" w:rsidR="00865778" w:rsidRPr="00671C8B" w:rsidRDefault="00865778" w:rsidP="00865778">
            <w:pPr>
              <w:pStyle w:val="TableBody"/>
              <w:rPr>
                <w:ins w:id="8809" w:author="Sevan Sirapian [2]" w:date="2018-11-26T11:12:00Z"/>
                <w:u w:val="single"/>
              </w:rPr>
            </w:pPr>
            <w:ins w:id="8810" w:author="Sevan Sirapian [2]" w:date="2018-11-26T11:12:00Z">
              <w:r w:rsidRPr="00671C8B">
                <w:rPr>
                  <w:u w:val="single"/>
                </w:rPr>
                <w:t>Response</w:t>
              </w:r>
            </w:ins>
          </w:p>
          <w:p w14:paraId="14CE29B3" w14:textId="77777777" w:rsidR="00865778" w:rsidRPr="00671C8B" w:rsidRDefault="00865778" w:rsidP="00865778">
            <w:pPr>
              <w:spacing w:before="40" w:after="40"/>
              <w:rPr>
                <w:ins w:id="8811" w:author="Sevan Sirapian [2]" w:date="2018-11-26T11:12:00Z"/>
                <w:rFonts w:eastAsia="SimSun" w:cs="Arial"/>
                <w:b/>
                <w:lang w:eastAsia="ja-JP"/>
              </w:rPr>
            </w:pPr>
            <w:ins w:id="8812" w:author="Sevan Sirapian [2]" w:date="2018-11-26T11:12:00Z">
              <w:r w:rsidRPr="00671C8B">
                <w:rPr>
                  <w:rFonts w:eastAsia="SimSun" w:cs="Arial"/>
                  <w:b/>
                  <w:lang w:eastAsia="ja-JP"/>
                </w:rPr>
                <w:t>+WMRXPOWER: &lt;ENABLE&gt;[,&lt;BAND&gt;,&lt;CHANNEL&gt;]</w:t>
              </w:r>
            </w:ins>
          </w:p>
          <w:p w14:paraId="44227E3C" w14:textId="77777777" w:rsidR="00865778" w:rsidRPr="00671C8B" w:rsidRDefault="00865778" w:rsidP="00865778">
            <w:pPr>
              <w:pStyle w:val="TableBody"/>
              <w:rPr>
                <w:ins w:id="8813" w:author="Sevan Sirapian [2]" w:date="2018-11-26T11:12:00Z"/>
                <w:b/>
              </w:rPr>
            </w:pPr>
            <w:ins w:id="8814" w:author="Sevan Sirapian [2]" w:date="2018-11-26T11:12:00Z">
              <w:r w:rsidRPr="00671C8B">
                <w:rPr>
                  <w:b/>
                </w:rPr>
                <w:t>OK</w:t>
              </w:r>
            </w:ins>
          </w:p>
          <w:p w14:paraId="7A51A533" w14:textId="77777777" w:rsidR="00865778" w:rsidRPr="00A704F6" w:rsidRDefault="00865778">
            <w:pPr>
              <w:pStyle w:val="TableBody"/>
              <w:rPr>
                <w:ins w:id="8815" w:author="Sevan Sirapian [2]" w:date="2018-11-26T11:12:00Z"/>
              </w:rPr>
            </w:pPr>
          </w:p>
          <w:p w14:paraId="293B9AD4" w14:textId="77777777" w:rsidR="00865778" w:rsidRPr="00671C8B" w:rsidRDefault="00865778" w:rsidP="00865778">
            <w:pPr>
              <w:pStyle w:val="TableBody"/>
              <w:ind w:right="-86"/>
              <w:rPr>
                <w:ins w:id="8816" w:author="Sevan Sirapian [2]" w:date="2018-11-26T11:12:00Z"/>
              </w:rPr>
            </w:pPr>
            <w:ins w:id="8817" w:author="Sevan Sirapian [2]" w:date="2018-11-26T11:12:00Z">
              <w:r w:rsidRPr="00671C8B">
                <w:t xml:space="preserve">Note that parameters </w:t>
              </w:r>
              <w:r w:rsidRPr="00671C8B">
                <w:rPr>
                  <w:rFonts w:eastAsia="SimSun"/>
                </w:rPr>
                <w:t>&lt;BAND&gt; and &lt;CHANNEL&gt; are only available if &lt;ENABLE&gt;=1.</w:t>
              </w:r>
            </w:ins>
          </w:p>
        </w:tc>
      </w:tr>
      <w:tr w:rsidR="00865778" w:rsidRPr="00671C8B" w14:paraId="34652C81" w14:textId="77777777" w:rsidTr="00865778">
        <w:trPr>
          <w:cantSplit w:val="0"/>
          <w:trHeight w:val="65"/>
          <w:ins w:id="8818" w:author="Sevan Sirapian [2]" w:date="2018-11-26T11:12:00Z"/>
        </w:trPr>
        <w:tc>
          <w:tcPr>
            <w:tcW w:w="1728" w:type="dxa"/>
          </w:tcPr>
          <w:p w14:paraId="5B642C22" w14:textId="77777777" w:rsidR="00865778" w:rsidRPr="00671C8B" w:rsidRDefault="00865778" w:rsidP="00865778">
            <w:pPr>
              <w:pStyle w:val="TableBody"/>
              <w:rPr>
                <w:ins w:id="8819" w:author="Sevan Sirapian [2]" w:date="2018-11-26T11:12:00Z"/>
                <w:i/>
              </w:rPr>
            </w:pPr>
            <w:ins w:id="8820" w:author="Sevan Sirapian [2]" w:date="2018-11-26T11:12:00Z">
              <w:r w:rsidRPr="00671C8B">
                <w:rPr>
                  <w:i/>
                </w:rPr>
                <w:t>Write command</w:t>
              </w:r>
            </w:ins>
          </w:p>
          <w:p w14:paraId="2CFDF815" w14:textId="77777777" w:rsidR="00865778" w:rsidRPr="00D34F43" w:rsidRDefault="00865778">
            <w:pPr>
              <w:pStyle w:val="TableBody"/>
              <w:rPr>
                <w:ins w:id="8821" w:author="Sevan Sirapian [2]" w:date="2018-11-26T11:12:00Z"/>
              </w:rPr>
            </w:pPr>
          </w:p>
          <w:p w14:paraId="26230E67" w14:textId="77777777" w:rsidR="00865778" w:rsidRPr="00671C8B" w:rsidRDefault="00865778" w:rsidP="00865778">
            <w:pPr>
              <w:pStyle w:val="TableBody"/>
              <w:rPr>
                <w:ins w:id="8822" w:author="Sevan Sirapian [2]" w:date="2018-11-26T11:12:00Z"/>
                <w:u w:val="single"/>
              </w:rPr>
            </w:pPr>
            <w:ins w:id="8823" w:author="Sevan Sirapian [2]" w:date="2018-11-26T11:12:00Z">
              <w:r w:rsidRPr="00671C8B">
                <w:rPr>
                  <w:u w:val="single"/>
                </w:rPr>
                <w:t>Syntax</w:t>
              </w:r>
            </w:ins>
          </w:p>
          <w:p w14:paraId="29EC57EA" w14:textId="77777777" w:rsidR="00865778" w:rsidRPr="007B2327" w:rsidRDefault="00865778" w:rsidP="00865778">
            <w:pPr>
              <w:pStyle w:val="TableBody"/>
              <w:rPr>
                <w:ins w:id="8824" w:author="Sevan Sirapian [2]" w:date="2018-11-26T11:12:00Z"/>
                <w:b/>
              </w:rPr>
            </w:pPr>
            <w:ins w:id="8825" w:author="Sevan Sirapian [2]" w:date="2018-11-26T11:12:00Z">
              <w:r w:rsidRPr="00671C8B">
                <w:rPr>
                  <w:b/>
                </w:rPr>
                <w:t>AT+</w:t>
              </w:r>
              <w:r w:rsidRPr="00671C8B">
                <w:rPr>
                  <w:b/>
                </w:rPr>
                <w:br/>
                <w:t>WMRXPOWER=</w:t>
              </w:r>
              <w:r w:rsidRPr="00671C8B">
                <w:rPr>
                  <w:b/>
                </w:rPr>
                <w:br/>
                <w:t>&lt;ENABLE&gt;</w:t>
              </w:r>
              <w:r w:rsidRPr="00671C8B">
                <w:rPr>
                  <w:b/>
                </w:rPr>
                <w:br/>
                <w:t>[,&lt;BAND&gt;,</w:t>
              </w:r>
              <w:r w:rsidRPr="00671C8B">
                <w:rPr>
                  <w:b/>
                </w:rPr>
                <w:br/>
                <w:t>&lt;CHANNEL&gt;]</w:t>
              </w:r>
            </w:ins>
          </w:p>
        </w:tc>
        <w:tc>
          <w:tcPr>
            <w:tcW w:w="7560" w:type="dxa"/>
          </w:tcPr>
          <w:p w14:paraId="6AF58552" w14:textId="77777777" w:rsidR="00865778" w:rsidRPr="00671C8B" w:rsidRDefault="00865778" w:rsidP="00865778">
            <w:pPr>
              <w:pStyle w:val="TableBody"/>
              <w:rPr>
                <w:ins w:id="8826" w:author="Sevan Sirapian [2]" w:date="2018-11-26T11:12:00Z"/>
              </w:rPr>
            </w:pPr>
          </w:p>
          <w:p w14:paraId="68088868" w14:textId="77777777" w:rsidR="00865778" w:rsidRPr="00D34F43" w:rsidRDefault="00865778">
            <w:pPr>
              <w:pStyle w:val="TableBody"/>
              <w:rPr>
                <w:ins w:id="8827" w:author="Sevan Sirapian [2]" w:date="2018-11-26T11:12:00Z"/>
              </w:rPr>
            </w:pPr>
          </w:p>
          <w:p w14:paraId="2A65F418" w14:textId="77777777" w:rsidR="00865778" w:rsidRPr="00671C8B" w:rsidRDefault="00865778" w:rsidP="00865778">
            <w:pPr>
              <w:pStyle w:val="TableBody"/>
              <w:rPr>
                <w:ins w:id="8828" w:author="Sevan Sirapian [2]" w:date="2018-11-26T11:12:00Z"/>
                <w:u w:val="single"/>
              </w:rPr>
            </w:pPr>
            <w:ins w:id="8829" w:author="Sevan Sirapian [2]" w:date="2018-11-26T11:12:00Z">
              <w:r w:rsidRPr="00671C8B">
                <w:rPr>
                  <w:u w:val="single"/>
                </w:rPr>
                <w:t>Response</w:t>
              </w:r>
            </w:ins>
          </w:p>
          <w:p w14:paraId="24520F4B" w14:textId="77777777" w:rsidR="00865778" w:rsidRPr="00671C8B" w:rsidRDefault="00865778" w:rsidP="00865778">
            <w:pPr>
              <w:pStyle w:val="TableBody"/>
              <w:rPr>
                <w:ins w:id="8830" w:author="Sevan Sirapian [2]" w:date="2018-11-26T11:12:00Z"/>
                <w:b/>
              </w:rPr>
            </w:pPr>
            <w:ins w:id="8831" w:author="Sevan Sirapian [2]" w:date="2018-11-26T11:12:00Z">
              <w:r w:rsidRPr="00671C8B">
                <w:rPr>
                  <w:b/>
                </w:rPr>
                <w:t>+WMRXPOWER: &lt;POWER1&gt;</w:t>
              </w:r>
            </w:ins>
          </w:p>
          <w:p w14:paraId="7B216A2A" w14:textId="77777777" w:rsidR="00865778" w:rsidRPr="00671C8B" w:rsidRDefault="00865778" w:rsidP="00865778">
            <w:pPr>
              <w:pStyle w:val="TableBody"/>
              <w:rPr>
                <w:ins w:id="8832" w:author="Sevan Sirapian [2]" w:date="2018-11-26T11:12:00Z"/>
                <w:b/>
              </w:rPr>
            </w:pPr>
            <w:ins w:id="8833" w:author="Sevan Sirapian [2]" w:date="2018-11-26T11:12:00Z">
              <w:r w:rsidRPr="00671C8B">
                <w:rPr>
                  <w:b/>
                </w:rPr>
                <w:t>OK</w:t>
              </w:r>
            </w:ins>
          </w:p>
          <w:p w14:paraId="4BF2B6C2" w14:textId="77777777" w:rsidR="00865778" w:rsidRPr="00A704F6" w:rsidRDefault="00865778">
            <w:pPr>
              <w:pStyle w:val="TableBody"/>
              <w:rPr>
                <w:ins w:id="8834" w:author="Sevan Sirapian [2]" w:date="2018-11-26T11:12:00Z"/>
              </w:rPr>
            </w:pPr>
          </w:p>
          <w:p w14:paraId="395A00BA" w14:textId="77777777" w:rsidR="00865778" w:rsidRPr="00671C8B" w:rsidRDefault="00865778" w:rsidP="00865778">
            <w:pPr>
              <w:pStyle w:val="TableBody"/>
              <w:rPr>
                <w:ins w:id="8835" w:author="Sevan Sirapian [2]" w:date="2018-11-26T11:12:00Z"/>
              </w:rPr>
            </w:pPr>
            <w:ins w:id="8836" w:author="Sevan Sirapian [2]" w:date="2018-11-26T11:12:00Z">
              <w:r w:rsidRPr="00671C8B">
                <w:rPr>
                  <w:u w:val="single"/>
                </w:rPr>
                <w:t>Parameters</w:t>
              </w:r>
            </w:ins>
          </w:p>
          <w:p w14:paraId="4CDAA7A7" w14:textId="77777777" w:rsidR="00865778" w:rsidRPr="00671C8B" w:rsidRDefault="00865778" w:rsidP="00865778">
            <w:pPr>
              <w:pStyle w:val="TableBody"/>
              <w:rPr>
                <w:ins w:id="8837" w:author="Sevan Sirapian [2]" w:date="2018-11-26T11:12:00Z"/>
              </w:rPr>
            </w:pPr>
            <w:ins w:id="8838" w:author="Sevan Sirapian [2]" w:date="2018-11-26T11:12:00Z">
              <w:r w:rsidRPr="00671C8B">
                <w:rPr>
                  <w:b/>
                </w:rPr>
                <w:t>&lt;ENABLE&gt;</w:t>
              </w:r>
              <w:r w:rsidRPr="00671C8B">
                <w:tab/>
                <w:t>0</w:t>
              </w:r>
              <w:r w:rsidRPr="00671C8B">
                <w:tab/>
                <w:t>Stop the Rx measurement</w:t>
              </w:r>
            </w:ins>
          </w:p>
          <w:p w14:paraId="7B5E8177" w14:textId="77777777" w:rsidR="00865778" w:rsidRPr="00671C8B" w:rsidRDefault="00865778" w:rsidP="00865778">
            <w:pPr>
              <w:pStyle w:val="TableBody"/>
              <w:rPr>
                <w:ins w:id="8839" w:author="Sevan Sirapian [2]" w:date="2018-11-26T11:12:00Z"/>
              </w:rPr>
            </w:pPr>
            <w:ins w:id="8840" w:author="Sevan Sirapian [2]" w:date="2018-11-26T11:12:00Z">
              <w:r w:rsidRPr="00671C8B">
                <w:tab/>
              </w:r>
              <w:r w:rsidRPr="00671C8B">
                <w:tab/>
                <w:t>1</w:t>
              </w:r>
              <w:r w:rsidRPr="00671C8B">
                <w:tab/>
                <w:t>Start the Rx measurement</w:t>
              </w:r>
            </w:ins>
          </w:p>
          <w:p w14:paraId="73999D3A" w14:textId="77777777" w:rsidR="00865778" w:rsidRPr="00E81416" w:rsidRDefault="00865778">
            <w:pPr>
              <w:pStyle w:val="TableBody"/>
              <w:rPr>
                <w:ins w:id="8841" w:author="Sevan Sirapian [2]" w:date="2018-11-26T11:12:00Z"/>
                <w:rPrChange w:id="8842" w:author="Elaine Baricante" w:date="2018-11-26T15:35:00Z">
                  <w:rPr>
                    <w:ins w:id="8843" w:author="Sevan Sirapian [2]" w:date="2018-11-26T11:12:00Z"/>
                    <w:b/>
                    <w:sz w:val="14"/>
                    <w:szCs w:val="14"/>
                  </w:rPr>
                </w:rPrChange>
              </w:rPr>
            </w:pPr>
          </w:p>
          <w:p w14:paraId="6731A298" w14:textId="55019421" w:rsidR="00865778" w:rsidRDefault="00865778" w:rsidP="00865778">
            <w:pPr>
              <w:pStyle w:val="TableBody"/>
              <w:rPr>
                <w:ins w:id="8844" w:author="Elaine Baricante" w:date="2018-11-26T15:27:00Z"/>
              </w:rPr>
            </w:pPr>
            <w:ins w:id="8845" w:author="Sevan Sirapian [2]" w:date="2018-11-26T11:12:00Z">
              <w:r w:rsidRPr="00671C8B">
                <w:rPr>
                  <w:b/>
                </w:rPr>
                <w:t>&lt;BAND&gt;</w:t>
              </w:r>
              <w:r w:rsidRPr="00671C8B">
                <w:tab/>
                <w:t>Rx band to read. This is a mandatory parameter if &lt;ENABLE&gt;=1, but is not allowed if &lt;ENABLE&gt;=0.</w:t>
              </w:r>
            </w:ins>
          </w:p>
          <w:p w14:paraId="1962F4EB" w14:textId="05350CB6" w:rsidR="00760B64" w:rsidRDefault="00760B64" w:rsidP="00760B64">
            <w:pPr>
              <w:pStyle w:val="TableBody"/>
              <w:rPr>
                <w:ins w:id="8846" w:author="Elaine Baricante" w:date="2018-11-26T15:27:00Z"/>
              </w:rPr>
            </w:pPr>
            <w:ins w:id="8847" w:author="Elaine Baricante" w:date="2018-11-26T15:27:00Z">
              <w:r>
                <w:t>1</w:t>
              </w:r>
            </w:ins>
            <w:ins w:id="8848" w:author="Elaine Baricante" w:date="2018-11-26T15:28:00Z">
              <w:r>
                <w:tab/>
              </w:r>
            </w:ins>
            <w:ins w:id="8849" w:author="Elaine Baricante" w:date="2018-11-26T15:27:00Z">
              <w:r>
                <w:t>Band 1</w:t>
              </w:r>
            </w:ins>
          </w:p>
          <w:p w14:paraId="045AA76D" w14:textId="365635BD" w:rsidR="00760B64" w:rsidRDefault="00760B64" w:rsidP="00760B64">
            <w:pPr>
              <w:pStyle w:val="TableBody"/>
              <w:rPr>
                <w:ins w:id="8850" w:author="Elaine Baricante" w:date="2018-11-26T15:27:00Z"/>
              </w:rPr>
            </w:pPr>
            <w:ins w:id="8851" w:author="Elaine Baricante" w:date="2018-11-26T15:27:00Z">
              <w:r>
                <w:t>2</w:t>
              </w:r>
            </w:ins>
            <w:ins w:id="8852" w:author="Elaine Baricante" w:date="2018-11-26T15:28:00Z">
              <w:r>
                <w:tab/>
              </w:r>
            </w:ins>
            <w:ins w:id="8853" w:author="Elaine Baricante" w:date="2018-11-26T15:27:00Z">
              <w:r>
                <w:t>Band 2</w:t>
              </w:r>
            </w:ins>
          </w:p>
          <w:p w14:paraId="24D5C216" w14:textId="2FD244DA" w:rsidR="00760B64" w:rsidRDefault="00760B64" w:rsidP="00760B64">
            <w:pPr>
              <w:pStyle w:val="TableBody"/>
              <w:rPr>
                <w:ins w:id="8854" w:author="Elaine Baricante" w:date="2018-11-26T15:27:00Z"/>
              </w:rPr>
            </w:pPr>
            <w:ins w:id="8855" w:author="Elaine Baricante" w:date="2018-11-26T15:27:00Z">
              <w:r>
                <w:t>3</w:t>
              </w:r>
            </w:ins>
            <w:ins w:id="8856" w:author="Elaine Baricante" w:date="2018-11-26T15:28:00Z">
              <w:r>
                <w:tab/>
              </w:r>
            </w:ins>
            <w:ins w:id="8857" w:author="Elaine Baricante" w:date="2018-11-26T15:27:00Z">
              <w:r>
                <w:t>Band 3</w:t>
              </w:r>
            </w:ins>
          </w:p>
          <w:p w14:paraId="37839664" w14:textId="5C88DC5D" w:rsidR="00760B64" w:rsidRDefault="00760B64" w:rsidP="00760B64">
            <w:pPr>
              <w:pStyle w:val="TableBody"/>
              <w:rPr>
                <w:ins w:id="8858" w:author="Elaine Baricante" w:date="2018-11-26T15:27:00Z"/>
              </w:rPr>
            </w:pPr>
            <w:ins w:id="8859" w:author="Elaine Baricante" w:date="2018-11-26T15:27:00Z">
              <w:r>
                <w:t>4</w:t>
              </w:r>
            </w:ins>
            <w:ins w:id="8860" w:author="Elaine Baricante" w:date="2018-11-26T15:28:00Z">
              <w:r>
                <w:tab/>
              </w:r>
            </w:ins>
            <w:ins w:id="8861" w:author="Elaine Baricante" w:date="2018-11-26T15:27:00Z">
              <w:r>
                <w:t>Band 4</w:t>
              </w:r>
            </w:ins>
          </w:p>
          <w:p w14:paraId="4E2D5058" w14:textId="6CE8B518" w:rsidR="00760B64" w:rsidRDefault="00760B64" w:rsidP="00760B64">
            <w:pPr>
              <w:pStyle w:val="TableBody"/>
              <w:rPr>
                <w:ins w:id="8862" w:author="Elaine Baricante" w:date="2018-11-26T15:27:00Z"/>
              </w:rPr>
            </w:pPr>
            <w:ins w:id="8863" w:author="Elaine Baricante" w:date="2018-11-26T15:27:00Z">
              <w:r>
                <w:t>5</w:t>
              </w:r>
            </w:ins>
            <w:ins w:id="8864" w:author="Elaine Baricante" w:date="2018-11-26T15:28:00Z">
              <w:r>
                <w:tab/>
              </w:r>
            </w:ins>
            <w:ins w:id="8865" w:author="Elaine Baricante" w:date="2018-11-26T15:27:00Z">
              <w:r>
                <w:t>Band 5</w:t>
              </w:r>
            </w:ins>
          </w:p>
          <w:p w14:paraId="3B702DE4" w14:textId="706DB81D" w:rsidR="00760B64" w:rsidRDefault="00760B64" w:rsidP="00760B64">
            <w:pPr>
              <w:pStyle w:val="TableBody"/>
              <w:rPr>
                <w:ins w:id="8866" w:author="Elaine Baricante" w:date="2018-11-26T15:27:00Z"/>
              </w:rPr>
            </w:pPr>
            <w:ins w:id="8867" w:author="Elaine Baricante" w:date="2018-11-26T15:27:00Z">
              <w:r>
                <w:t>8</w:t>
              </w:r>
            </w:ins>
            <w:ins w:id="8868" w:author="Elaine Baricante" w:date="2018-11-26T15:28:00Z">
              <w:r>
                <w:tab/>
              </w:r>
            </w:ins>
            <w:ins w:id="8869" w:author="Elaine Baricante" w:date="2018-11-26T15:27:00Z">
              <w:r>
                <w:t xml:space="preserve">Band 8 </w:t>
              </w:r>
            </w:ins>
          </w:p>
          <w:p w14:paraId="599D4936" w14:textId="1A936A2F" w:rsidR="00760B64" w:rsidRDefault="00760B64" w:rsidP="00760B64">
            <w:pPr>
              <w:pStyle w:val="TableBody"/>
              <w:rPr>
                <w:ins w:id="8870" w:author="Elaine Baricante" w:date="2018-11-26T15:27:00Z"/>
              </w:rPr>
            </w:pPr>
            <w:ins w:id="8871" w:author="Elaine Baricante" w:date="2018-11-26T15:27:00Z">
              <w:r>
                <w:t>9</w:t>
              </w:r>
            </w:ins>
            <w:ins w:id="8872" w:author="Elaine Baricante" w:date="2018-11-26T15:28:00Z">
              <w:r>
                <w:tab/>
              </w:r>
            </w:ins>
            <w:ins w:id="8873" w:author="Elaine Baricante" w:date="2018-11-26T15:27:00Z">
              <w:r>
                <w:t xml:space="preserve">Band 9 </w:t>
              </w:r>
            </w:ins>
          </w:p>
          <w:p w14:paraId="020E7E1A" w14:textId="566C6738" w:rsidR="00760B64" w:rsidRDefault="00760B64" w:rsidP="00760B64">
            <w:pPr>
              <w:pStyle w:val="TableBody"/>
              <w:rPr>
                <w:ins w:id="8874" w:author="Elaine Baricante" w:date="2018-11-26T15:27:00Z"/>
              </w:rPr>
            </w:pPr>
            <w:ins w:id="8875" w:author="Elaine Baricante" w:date="2018-11-26T15:27:00Z">
              <w:r>
                <w:t>10</w:t>
              </w:r>
            </w:ins>
            <w:ins w:id="8876" w:author="Elaine Baricante" w:date="2018-11-26T15:28:00Z">
              <w:r>
                <w:tab/>
              </w:r>
            </w:ins>
            <w:ins w:id="8877" w:author="Elaine Baricante" w:date="2018-11-26T15:27:00Z">
              <w:r>
                <w:t>Band 10</w:t>
              </w:r>
            </w:ins>
          </w:p>
          <w:p w14:paraId="01086AFD" w14:textId="01298DBB" w:rsidR="00760B64" w:rsidRDefault="00760B64" w:rsidP="00760B64">
            <w:pPr>
              <w:pStyle w:val="TableBody"/>
              <w:rPr>
                <w:ins w:id="8878" w:author="Elaine Baricante" w:date="2018-11-26T15:27:00Z"/>
              </w:rPr>
            </w:pPr>
            <w:ins w:id="8879" w:author="Elaine Baricante" w:date="2018-11-26T15:27:00Z">
              <w:r>
                <w:t>12</w:t>
              </w:r>
            </w:ins>
            <w:ins w:id="8880" w:author="Elaine Baricante" w:date="2018-11-26T15:28:00Z">
              <w:r>
                <w:tab/>
              </w:r>
            </w:ins>
            <w:ins w:id="8881" w:author="Elaine Baricante" w:date="2018-11-26T15:27:00Z">
              <w:r>
                <w:t>Band 12</w:t>
              </w:r>
            </w:ins>
          </w:p>
          <w:p w14:paraId="3AFD2096" w14:textId="00FC3D2A" w:rsidR="00760B64" w:rsidRDefault="00760B64" w:rsidP="00760B64">
            <w:pPr>
              <w:pStyle w:val="TableBody"/>
              <w:rPr>
                <w:ins w:id="8882" w:author="Elaine Baricante" w:date="2018-11-26T15:27:00Z"/>
              </w:rPr>
            </w:pPr>
            <w:ins w:id="8883" w:author="Elaine Baricante" w:date="2018-11-26T15:27:00Z">
              <w:r>
                <w:t>13</w:t>
              </w:r>
            </w:ins>
            <w:ins w:id="8884" w:author="Elaine Baricante" w:date="2018-11-26T15:28:00Z">
              <w:r>
                <w:tab/>
              </w:r>
            </w:ins>
            <w:ins w:id="8885" w:author="Elaine Baricante" w:date="2018-11-26T15:27:00Z">
              <w:r>
                <w:t xml:space="preserve">Band 13 </w:t>
              </w:r>
            </w:ins>
          </w:p>
          <w:p w14:paraId="1BD7FF91" w14:textId="46297DE8" w:rsidR="00760B64" w:rsidRDefault="00760B64" w:rsidP="00760B64">
            <w:pPr>
              <w:pStyle w:val="TableBody"/>
              <w:rPr>
                <w:ins w:id="8886" w:author="Elaine Baricante" w:date="2018-11-26T15:27:00Z"/>
              </w:rPr>
            </w:pPr>
            <w:ins w:id="8887" w:author="Elaine Baricante" w:date="2018-11-26T15:27:00Z">
              <w:r>
                <w:t>14</w:t>
              </w:r>
            </w:ins>
            <w:ins w:id="8888" w:author="Elaine Baricante" w:date="2018-11-26T15:28:00Z">
              <w:r>
                <w:tab/>
              </w:r>
            </w:ins>
            <w:ins w:id="8889" w:author="Elaine Baricante" w:date="2018-11-26T15:27:00Z">
              <w:r>
                <w:t xml:space="preserve">Band 14 </w:t>
              </w:r>
            </w:ins>
          </w:p>
          <w:p w14:paraId="487425AF" w14:textId="1745720F" w:rsidR="00760B64" w:rsidRDefault="00760B64" w:rsidP="00760B64">
            <w:pPr>
              <w:pStyle w:val="TableBody"/>
              <w:rPr>
                <w:ins w:id="8890" w:author="Elaine Baricante" w:date="2018-11-26T15:27:00Z"/>
              </w:rPr>
            </w:pPr>
            <w:ins w:id="8891" w:author="Elaine Baricante" w:date="2018-11-26T15:27:00Z">
              <w:r>
                <w:t>17</w:t>
              </w:r>
            </w:ins>
            <w:ins w:id="8892" w:author="Elaine Baricante" w:date="2018-11-26T15:28:00Z">
              <w:r>
                <w:tab/>
              </w:r>
            </w:ins>
            <w:ins w:id="8893" w:author="Elaine Baricante" w:date="2018-11-26T15:27:00Z">
              <w:r>
                <w:t>Band 17</w:t>
              </w:r>
            </w:ins>
          </w:p>
          <w:p w14:paraId="2AD67368" w14:textId="2887F7C9" w:rsidR="00760B64" w:rsidRDefault="00760B64" w:rsidP="00760B64">
            <w:pPr>
              <w:pStyle w:val="TableBody"/>
              <w:rPr>
                <w:ins w:id="8894" w:author="Elaine Baricante" w:date="2018-11-26T15:27:00Z"/>
              </w:rPr>
            </w:pPr>
            <w:ins w:id="8895" w:author="Elaine Baricante" w:date="2018-11-26T15:27:00Z">
              <w:r>
                <w:t>18</w:t>
              </w:r>
            </w:ins>
            <w:ins w:id="8896" w:author="Elaine Baricante" w:date="2018-11-26T15:28:00Z">
              <w:r>
                <w:tab/>
              </w:r>
            </w:ins>
            <w:ins w:id="8897" w:author="Elaine Baricante" w:date="2018-11-26T15:27:00Z">
              <w:r>
                <w:t>Band 18</w:t>
              </w:r>
            </w:ins>
          </w:p>
          <w:p w14:paraId="0016258A" w14:textId="1501147F" w:rsidR="00760B64" w:rsidRDefault="00760B64" w:rsidP="00760B64">
            <w:pPr>
              <w:pStyle w:val="TableBody"/>
              <w:rPr>
                <w:ins w:id="8898" w:author="Elaine Baricante" w:date="2018-11-26T15:27:00Z"/>
              </w:rPr>
            </w:pPr>
            <w:ins w:id="8899" w:author="Elaine Baricante" w:date="2018-11-26T15:27:00Z">
              <w:r>
                <w:t>19</w:t>
              </w:r>
            </w:ins>
            <w:ins w:id="8900" w:author="Elaine Baricante" w:date="2018-11-26T15:28:00Z">
              <w:r>
                <w:tab/>
              </w:r>
            </w:ins>
            <w:ins w:id="8901" w:author="Elaine Baricante" w:date="2018-11-26T15:27:00Z">
              <w:r>
                <w:t>Band 19</w:t>
              </w:r>
            </w:ins>
          </w:p>
          <w:p w14:paraId="6CAAE0EB" w14:textId="1477114B" w:rsidR="00760B64" w:rsidRDefault="00760B64" w:rsidP="00760B64">
            <w:pPr>
              <w:pStyle w:val="TableBody"/>
              <w:rPr>
                <w:ins w:id="8902" w:author="Elaine Baricante" w:date="2018-11-26T15:27:00Z"/>
              </w:rPr>
            </w:pPr>
            <w:ins w:id="8903" w:author="Elaine Baricante" w:date="2018-11-26T15:27:00Z">
              <w:r>
                <w:lastRenderedPageBreak/>
                <w:t>20</w:t>
              </w:r>
            </w:ins>
            <w:ins w:id="8904" w:author="Elaine Baricante" w:date="2018-11-26T15:28:00Z">
              <w:r>
                <w:tab/>
              </w:r>
            </w:ins>
            <w:ins w:id="8905" w:author="Elaine Baricante" w:date="2018-11-26T15:27:00Z">
              <w:r>
                <w:t xml:space="preserve">Band 20 </w:t>
              </w:r>
            </w:ins>
          </w:p>
          <w:p w14:paraId="728383A4" w14:textId="3DEDA375" w:rsidR="00760B64" w:rsidRDefault="00760B64" w:rsidP="00760B64">
            <w:pPr>
              <w:pStyle w:val="TableBody"/>
              <w:rPr>
                <w:ins w:id="8906" w:author="Elaine Baricante" w:date="2018-11-26T15:27:00Z"/>
              </w:rPr>
            </w:pPr>
            <w:ins w:id="8907" w:author="Elaine Baricante" w:date="2018-11-26T15:27:00Z">
              <w:r>
                <w:t>25</w:t>
              </w:r>
            </w:ins>
            <w:ins w:id="8908" w:author="Elaine Baricante" w:date="2018-11-26T15:28:00Z">
              <w:r>
                <w:tab/>
              </w:r>
            </w:ins>
            <w:ins w:id="8909" w:author="Elaine Baricante" w:date="2018-11-26T15:27:00Z">
              <w:r>
                <w:t xml:space="preserve">Band 25 </w:t>
              </w:r>
            </w:ins>
          </w:p>
          <w:p w14:paraId="3A5E2430" w14:textId="2C25EE83" w:rsidR="00760B64" w:rsidRDefault="00760B64" w:rsidP="00760B64">
            <w:pPr>
              <w:pStyle w:val="TableBody"/>
              <w:rPr>
                <w:ins w:id="8910" w:author="Elaine Baricante" w:date="2018-11-26T15:27:00Z"/>
              </w:rPr>
            </w:pPr>
            <w:ins w:id="8911" w:author="Elaine Baricante" w:date="2018-11-26T15:27:00Z">
              <w:r>
                <w:t>26</w:t>
              </w:r>
            </w:ins>
            <w:ins w:id="8912" w:author="Elaine Baricante" w:date="2018-11-26T15:28:00Z">
              <w:r>
                <w:tab/>
              </w:r>
            </w:ins>
            <w:ins w:id="8913" w:author="Elaine Baricante" w:date="2018-11-26T15:27:00Z">
              <w:r>
                <w:t>Band 26</w:t>
              </w:r>
            </w:ins>
          </w:p>
          <w:p w14:paraId="489F17C9" w14:textId="503D0CCF" w:rsidR="00760B64" w:rsidRDefault="00760B64" w:rsidP="00760B64">
            <w:pPr>
              <w:pStyle w:val="TableBody"/>
              <w:rPr>
                <w:ins w:id="8914" w:author="Elaine Baricante" w:date="2018-11-26T15:27:00Z"/>
              </w:rPr>
            </w:pPr>
            <w:ins w:id="8915" w:author="Elaine Baricante" w:date="2018-11-26T15:27:00Z">
              <w:r>
                <w:t>27</w:t>
              </w:r>
            </w:ins>
            <w:ins w:id="8916" w:author="Elaine Baricante" w:date="2018-11-26T15:28:00Z">
              <w:r>
                <w:tab/>
              </w:r>
            </w:ins>
            <w:ins w:id="8917" w:author="Elaine Baricante" w:date="2018-11-26T15:27:00Z">
              <w:r>
                <w:t>Band 27</w:t>
              </w:r>
            </w:ins>
          </w:p>
          <w:p w14:paraId="1A604566" w14:textId="208D6D2B" w:rsidR="00760B64" w:rsidRDefault="00760B64" w:rsidP="00760B64">
            <w:pPr>
              <w:pStyle w:val="TableBody"/>
              <w:rPr>
                <w:ins w:id="8918" w:author="Elaine Baricante" w:date="2018-11-26T15:27:00Z"/>
              </w:rPr>
            </w:pPr>
            <w:ins w:id="8919" w:author="Elaine Baricante" w:date="2018-11-26T15:27:00Z">
              <w:r>
                <w:t>28</w:t>
              </w:r>
            </w:ins>
            <w:ins w:id="8920" w:author="Elaine Baricante" w:date="2018-11-26T15:28:00Z">
              <w:r>
                <w:tab/>
              </w:r>
            </w:ins>
            <w:ins w:id="8921" w:author="Elaine Baricante" w:date="2018-11-26T15:27:00Z">
              <w:r>
                <w:t xml:space="preserve">Band 28 </w:t>
              </w:r>
            </w:ins>
          </w:p>
          <w:p w14:paraId="7A53298D" w14:textId="2217C42A" w:rsidR="00760B64" w:rsidRDefault="00760B64" w:rsidP="00760B64">
            <w:pPr>
              <w:pStyle w:val="TableBody"/>
              <w:rPr>
                <w:ins w:id="8922" w:author="Elaine Baricante" w:date="2018-11-26T15:27:00Z"/>
              </w:rPr>
            </w:pPr>
            <w:ins w:id="8923" w:author="Elaine Baricante" w:date="2018-11-26T15:27:00Z">
              <w:r>
                <w:t>66</w:t>
              </w:r>
            </w:ins>
            <w:ins w:id="8924" w:author="Elaine Baricante" w:date="2018-11-26T15:28:00Z">
              <w:r>
                <w:tab/>
              </w:r>
            </w:ins>
            <w:ins w:id="8925" w:author="Elaine Baricante" w:date="2018-11-26T15:27:00Z">
              <w:r>
                <w:t>Band 66</w:t>
              </w:r>
            </w:ins>
          </w:p>
          <w:p w14:paraId="389CA2B6" w14:textId="77777777" w:rsidR="00760B64" w:rsidRPr="00E81416" w:rsidRDefault="00760B64">
            <w:pPr>
              <w:pStyle w:val="TableBody"/>
              <w:rPr>
                <w:ins w:id="8926" w:author="Sevan Sirapian [2]" w:date="2018-11-26T11:12:00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tblGrid>
            <w:tr w:rsidR="00865778" w:rsidRPr="00621B8A" w:rsidDel="00760B64" w14:paraId="1FEF101B" w14:textId="55E66F5A" w:rsidTr="00865778">
              <w:trPr>
                <w:ins w:id="8927" w:author="Sevan Sirapian [2]" w:date="2018-11-26T11:12:00Z"/>
                <w:del w:id="8928" w:author="Elaine Baricante" w:date="2018-11-26T15:27:00Z"/>
              </w:trPr>
              <w:tc>
                <w:tcPr>
                  <w:tcW w:w="3289" w:type="dxa"/>
                </w:tcPr>
                <w:p w14:paraId="76378A0A" w14:textId="0CBCD3FD" w:rsidR="00865778" w:rsidRPr="00671C8B" w:rsidDel="00760B64" w:rsidRDefault="00865778" w:rsidP="00865778">
                  <w:pPr>
                    <w:pStyle w:val="TableBody"/>
                    <w:rPr>
                      <w:ins w:id="8929" w:author="Sevan Sirapian [2]" w:date="2018-11-26T11:12:00Z"/>
                      <w:del w:id="8930" w:author="Elaine Baricante" w:date="2018-11-26T15:27:00Z"/>
                    </w:rPr>
                  </w:pPr>
                </w:p>
                <w:tbl>
                  <w:tblPr>
                    <w:tblStyle w:val="TableGrid"/>
                    <w:tblW w:w="3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tblGrid>
                  <w:tr w:rsidR="00865778" w:rsidDel="00760B64" w14:paraId="5F71F8EF" w14:textId="051089BD" w:rsidTr="00865778">
                    <w:trPr>
                      <w:ins w:id="8931" w:author="Sevan Sirapian [2]" w:date="2018-11-26T11:12:00Z"/>
                      <w:del w:id="8932" w:author="Elaine Baricante" w:date="2018-11-26T15:27:00Z"/>
                    </w:trPr>
                    <w:tc>
                      <w:tcPr>
                        <w:tcW w:w="3289" w:type="dxa"/>
                      </w:tcPr>
                      <w:p w14:paraId="4BB7A641" w14:textId="746941DC" w:rsidR="00865778" w:rsidDel="00760B64" w:rsidRDefault="00865778" w:rsidP="00865778">
                        <w:pPr>
                          <w:pStyle w:val="TableBody"/>
                          <w:rPr>
                            <w:ins w:id="8933" w:author="Sevan Sirapian [2]" w:date="2018-11-26T11:12:00Z"/>
                            <w:del w:id="8934" w:author="Elaine Baricante" w:date="2018-11-26T15:27:00Z"/>
                            <w:u w:val="single"/>
                          </w:rPr>
                        </w:pPr>
                        <w:ins w:id="8935" w:author="Sevan Sirapian [2]" w:date="2018-11-26T11:12:00Z">
                          <w:del w:id="8936" w:author="Elaine Baricante" w:date="2018-11-26T15:27:00Z">
                            <w:r w:rsidDel="00760B64">
                              <w:rPr>
                                <w:lang w:eastAsia="zh-CN"/>
                              </w:rPr>
                              <w:delText xml:space="preserve">1  </w:delText>
                            </w:r>
                            <w:r w:rsidRPr="001C467A" w:rsidDel="00760B64">
                              <w:rPr>
                                <w:lang w:eastAsia="zh-CN"/>
                              </w:rPr>
                              <w:delText>Band 1</w:delText>
                            </w:r>
                          </w:del>
                        </w:ins>
                      </w:p>
                    </w:tc>
                  </w:tr>
                  <w:tr w:rsidR="00865778" w:rsidDel="00760B64" w14:paraId="51B7E486" w14:textId="36AA5E04" w:rsidTr="00865778">
                    <w:trPr>
                      <w:ins w:id="8937" w:author="Sevan Sirapian [2]" w:date="2018-11-26T11:12:00Z"/>
                      <w:del w:id="8938" w:author="Elaine Baricante" w:date="2018-11-26T15:27:00Z"/>
                    </w:trPr>
                    <w:tc>
                      <w:tcPr>
                        <w:tcW w:w="3289" w:type="dxa"/>
                      </w:tcPr>
                      <w:p w14:paraId="3267C330" w14:textId="4657F04C" w:rsidR="00865778" w:rsidDel="00760B64" w:rsidRDefault="00865778" w:rsidP="00865778">
                        <w:pPr>
                          <w:pStyle w:val="TableBody"/>
                          <w:rPr>
                            <w:ins w:id="8939" w:author="Sevan Sirapian [2]" w:date="2018-11-26T11:12:00Z"/>
                            <w:del w:id="8940" w:author="Elaine Baricante" w:date="2018-11-26T15:27:00Z"/>
                            <w:u w:val="single"/>
                          </w:rPr>
                        </w:pPr>
                        <w:ins w:id="8941" w:author="Sevan Sirapian [2]" w:date="2018-11-26T11:12:00Z">
                          <w:del w:id="8942" w:author="Elaine Baricante" w:date="2018-11-26T15:27:00Z">
                            <w:r w:rsidDel="00760B64">
                              <w:rPr>
                                <w:lang w:eastAsia="zh-CN"/>
                              </w:rPr>
                              <w:delText xml:space="preserve">2  </w:delText>
                            </w:r>
                            <w:r w:rsidRPr="001C467A" w:rsidDel="00760B64">
                              <w:rPr>
                                <w:lang w:eastAsia="zh-CN"/>
                              </w:rPr>
                              <w:delText>Band 2</w:delText>
                            </w:r>
                          </w:del>
                        </w:ins>
                      </w:p>
                    </w:tc>
                  </w:tr>
                  <w:tr w:rsidR="00865778" w:rsidDel="00760B64" w14:paraId="637D0A57" w14:textId="2DF3A093" w:rsidTr="00865778">
                    <w:trPr>
                      <w:ins w:id="8943" w:author="Sevan Sirapian [2]" w:date="2018-11-26T11:12:00Z"/>
                      <w:del w:id="8944" w:author="Elaine Baricante" w:date="2018-11-26T15:27:00Z"/>
                    </w:trPr>
                    <w:tc>
                      <w:tcPr>
                        <w:tcW w:w="3289" w:type="dxa"/>
                      </w:tcPr>
                      <w:p w14:paraId="16C6CB96" w14:textId="7F63AD13" w:rsidR="00865778" w:rsidDel="00760B64" w:rsidRDefault="00865778" w:rsidP="00865778">
                        <w:pPr>
                          <w:pStyle w:val="TableBody"/>
                          <w:rPr>
                            <w:ins w:id="8945" w:author="Sevan Sirapian [2]" w:date="2018-11-26T11:12:00Z"/>
                            <w:del w:id="8946" w:author="Elaine Baricante" w:date="2018-11-26T15:27:00Z"/>
                            <w:u w:val="single"/>
                          </w:rPr>
                        </w:pPr>
                        <w:ins w:id="8947" w:author="Sevan Sirapian [2]" w:date="2018-11-26T11:12:00Z">
                          <w:del w:id="8948" w:author="Elaine Baricante" w:date="2018-11-26T15:27:00Z">
                            <w:r w:rsidDel="00760B64">
                              <w:rPr>
                                <w:lang w:eastAsia="zh-CN"/>
                              </w:rPr>
                              <w:delText xml:space="preserve">3  </w:delText>
                            </w:r>
                            <w:r w:rsidRPr="001C467A" w:rsidDel="00760B64">
                              <w:rPr>
                                <w:lang w:eastAsia="zh-CN"/>
                              </w:rPr>
                              <w:delText>Band 3</w:delText>
                            </w:r>
                          </w:del>
                        </w:ins>
                      </w:p>
                    </w:tc>
                  </w:tr>
                  <w:tr w:rsidR="00865778" w:rsidDel="00760B64" w14:paraId="2EB7D8BC" w14:textId="21483B23" w:rsidTr="00865778">
                    <w:trPr>
                      <w:ins w:id="8949" w:author="Sevan Sirapian [2]" w:date="2018-11-26T11:12:00Z"/>
                      <w:del w:id="8950" w:author="Elaine Baricante" w:date="2018-11-26T15:27:00Z"/>
                    </w:trPr>
                    <w:tc>
                      <w:tcPr>
                        <w:tcW w:w="3289" w:type="dxa"/>
                      </w:tcPr>
                      <w:p w14:paraId="4F028512" w14:textId="7E1907AC" w:rsidR="00865778" w:rsidDel="00760B64" w:rsidRDefault="00865778" w:rsidP="00865778">
                        <w:pPr>
                          <w:pStyle w:val="TableBody"/>
                          <w:rPr>
                            <w:ins w:id="8951" w:author="Sevan Sirapian [2]" w:date="2018-11-26T11:12:00Z"/>
                            <w:del w:id="8952" w:author="Elaine Baricante" w:date="2018-11-26T15:27:00Z"/>
                            <w:u w:val="single"/>
                          </w:rPr>
                        </w:pPr>
                        <w:ins w:id="8953" w:author="Sevan Sirapian [2]" w:date="2018-11-26T11:12:00Z">
                          <w:del w:id="8954" w:author="Elaine Baricante" w:date="2018-11-26T15:27:00Z">
                            <w:r w:rsidDel="00760B64">
                              <w:rPr>
                                <w:lang w:eastAsia="zh-CN"/>
                              </w:rPr>
                              <w:delText xml:space="preserve">4  </w:delText>
                            </w:r>
                            <w:r w:rsidRPr="001C467A" w:rsidDel="00760B64">
                              <w:rPr>
                                <w:lang w:eastAsia="zh-CN"/>
                              </w:rPr>
                              <w:delText>Band 4</w:delText>
                            </w:r>
                          </w:del>
                        </w:ins>
                      </w:p>
                    </w:tc>
                  </w:tr>
                  <w:tr w:rsidR="00865778" w:rsidDel="00760B64" w14:paraId="1DF355D1" w14:textId="2EBDF577" w:rsidTr="00865778">
                    <w:trPr>
                      <w:ins w:id="8955" w:author="Sevan Sirapian [2]" w:date="2018-11-26T11:12:00Z"/>
                      <w:del w:id="8956" w:author="Elaine Baricante" w:date="2018-11-26T15:27:00Z"/>
                    </w:trPr>
                    <w:tc>
                      <w:tcPr>
                        <w:tcW w:w="3289" w:type="dxa"/>
                      </w:tcPr>
                      <w:p w14:paraId="5E026BED" w14:textId="0C4ADAF1" w:rsidR="00865778" w:rsidDel="00760B64" w:rsidRDefault="00865778" w:rsidP="00865778">
                        <w:pPr>
                          <w:pStyle w:val="TableBody"/>
                          <w:rPr>
                            <w:ins w:id="8957" w:author="Sevan Sirapian [2]" w:date="2018-11-26T11:12:00Z"/>
                            <w:del w:id="8958" w:author="Elaine Baricante" w:date="2018-11-26T15:27:00Z"/>
                            <w:u w:val="single"/>
                          </w:rPr>
                        </w:pPr>
                        <w:ins w:id="8959" w:author="Sevan Sirapian [2]" w:date="2018-11-26T11:12:00Z">
                          <w:del w:id="8960" w:author="Elaine Baricante" w:date="2018-11-26T15:27:00Z">
                            <w:r w:rsidDel="00760B64">
                              <w:rPr>
                                <w:lang w:eastAsia="zh-CN"/>
                              </w:rPr>
                              <w:delText xml:space="preserve">5  </w:delText>
                            </w:r>
                            <w:r w:rsidRPr="001C467A" w:rsidDel="00760B64">
                              <w:rPr>
                                <w:lang w:eastAsia="zh-CN"/>
                              </w:rPr>
                              <w:delText>Band 5</w:delText>
                            </w:r>
                          </w:del>
                        </w:ins>
                      </w:p>
                    </w:tc>
                  </w:tr>
                  <w:tr w:rsidR="00865778" w:rsidRPr="00621B8A" w:rsidDel="00760B64" w14:paraId="182DE904" w14:textId="3FCE27F9" w:rsidTr="00865778">
                    <w:trPr>
                      <w:ins w:id="8961" w:author="Sevan Sirapian [2]" w:date="2018-11-26T11:12:00Z"/>
                      <w:del w:id="8962" w:author="Elaine Baricante" w:date="2018-11-26T15:27:00Z"/>
                    </w:trPr>
                    <w:tc>
                      <w:tcPr>
                        <w:tcW w:w="3289" w:type="dxa"/>
                      </w:tcPr>
                      <w:p w14:paraId="1B2FE9ED" w14:textId="52F2986B" w:rsidR="00865778" w:rsidRPr="00621B8A" w:rsidDel="00760B64" w:rsidRDefault="00865778" w:rsidP="00865778">
                        <w:pPr>
                          <w:pStyle w:val="TableBody"/>
                          <w:keepNext/>
                          <w:rPr>
                            <w:ins w:id="8963" w:author="Sevan Sirapian [2]" w:date="2018-11-26T11:12:00Z"/>
                            <w:del w:id="8964" w:author="Elaine Baricante" w:date="2018-11-26T15:27:00Z"/>
                            <w:lang w:eastAsia="zh-CN"/>
                          </w:rPr>
                        </w:pPr>
                        <w:ins w:id="8965" w:author="Sevan Sirapian [2]" w:date="2018-11-26T11:12:00Z">
                          <w:del w:id="8966" w:author="Elaine Baricante" w:date="2018-11-26T15:27:00Z">
                            <w:r w:rsidDel="00760B64">
                              <w:rPr>
                                <w:lang w:eastAsia="zh-CN"/>
                              </w:rPr>
                              <w:delText xml:space="preserve">8  </w:delText>
                            </w:r>
                            <w:r w:rsidRPr="001C467A" w:rsidDel="00760B64">
                              <w:rPr>
                                <w:lang w:eastAsia="zh-CN"/>
                              </w:rPr>
                              <w:delText xml:space="preserve">Band </w:delText>
                            </w:r>
                            <w:r w:rsidDel="00760B64">
                              <w:rPr>
                                <w:lang w:eastAsia="zh-CN"/>
                              </w:rPr>
                              <w:delText>8</w:delText>
                            </w:r>
                            <w:r w:rsidRPr="001C467A" w:rsidDel="00760B64">
                              <w:rPr>
                                <w:lang w:eastAsia="zh-CN"/>
                              </w:rPr>
                              <w:delText xml:space="preserve"> </w:delText>
                            </w:r>
                          </w:del>
                        </w:ins>
                      </w:p>
                    </w:tc>
                  </w:tr>
                  <w:tr w:rsidR="00865778" w:rsidRPr="00621B8A" w:rsidDel="00760B64" w14:paraId="2004ED25" w14:textId="5E8E5F6E" w:rsidTr="00865778">
                    <w:trPr>
                      <w:ins w:id="8967" w:author="Sevan Sirapian [2]" w:date="2018-11-26T11:12:00Z"/>
                      <w:del w:id="8968" w:author="Elaine Baricante" w:date="2018-11-26T15:27:00Z"/>
                    </w:trPr>
                    <w:tc>
                      <w:tcPr>
                        <w:tcW w:w="3289" w:type="dxa"/>
                      </w:tcPr>
                      <w:p w14:paraId="3450EF9B" w14:textId="373099F0" w:rsidR="00865778" w:rsidRPr="00621B8A" w:rsidDel="00760B64" w:rsidRDefault="00865778" w:rsidP="00865778">
                        <w:pPr>
                          <w:pStyle w:val="TableBody"/>
                          <w:keepNext/>
                          <w:rPr>
                            <w:ins w:id="8969" w:author="Sevan Sirapian [2]" w:date="2018-11-26T11:12:00Z"/>
                            <w:del w:id="8970" w:author="Elaine Baricante" w:date="2018-11-26T15:27:00Z"/>
                            <w:lang w:eastAsia="zh-CN"/>
                          </w:rPr>
                        </w:pPr>
                        <w:ins w:id="8971" w:author="Sevan Sirapian [2]" w:date="2018-11-26T11:12:00Z">
                          <w:del w:id="8972" w:author="Elaine Baricante" w:date="2018-11-26T15:27:00Z">
                            <w:r w:rsidDel="00760B64">
                              <w:rPr>
                                <w:lang w:eastAsia="zh-CN"/>
                              </w:rPr>
                              <w:delText xml:space="preserve">9  </w:delText>
                            </w:r>
                            <w:r w:rsidRPr="001C467A" w:rsidDel="00760B64">
                              <w:rPr>
                                <w:lang w:eastAsia="zh-CN"/>
                              </w:rPr>
                              <w:delText xml:space="preserve">Band </w:delText>
                            </w:r>
                            <w:r w:rsidDel="00760B64">
                              <w:rPr>
                                <w:lang w:eastAsia="zh-CN"/>
                              </w:rPr>
                              <w:delText>9</w:delText>
                            </w:r>
                            <w:r w:rsidRPr="001C467A" w:rsidDel="00760B64">
                              <w:rPr>
                                <w:lang w:eastAsia="zh-CN"/>
                              </w:rPr>
                              <w:delText xml:space="preserve"> </w:delText>
                            </w:r>
                          </w:del>
                        </w:ins>
                      </w:p>
                    </w:tc>
                  </w:tr>
                  <w:tr w:rsidR="00865778" w:rsidRPr="00621B8A" w:rsidDel="00760B64" w14:paraId="41B02EF7" w14:textId="36B88DB8" w:rsidTr="00865778">
                    <w:trPr>
                      <w:ins w:id="8973" w:author="Sevan Sirapian [2]" w:date="2018-11-26T11:12:00Z"/>
                      <w:del w:id="8974" w:author="Elaine Baricante" w:date="2018-11-26T15:27:00Z"/>
                    </w:trPr>
                    <w:tc>
                      <w:tcPr>
                        <w:tcW w:w="3289" w:type="dxa"/>
                      </w:tcPr>
                      <w:p w14:paraId="780A6421" w14:textId="42B862F1" w:rsidR="00865778" w:rsidRPr="00621B8A" w:rsidDel="00760B64" w:rsidRDefault="00865778" w:rsidP="00865778">
                        <w:pPr>
                          <w:pStyle w:val="TableBody"/>
                          <w:keepNext/>
                          <w:rPr>
                            <w:ins w:id="8975" w:author="Sevan Sirapian [2]" w:date="2018-11-26T11:12:00Z"/>
                            <w:del w:id="8976" w:author="Elaine Baricante" w:date="2018-11-26T15:27:00Z"/>
                            <w:lang w:eastAsia="zh-CN"/>
                          </w:rPr>
                        </w:pPr>
                        <w:ins w:id="8977" w:author="Sevan Sirapian [2]" w:date="2018-11-26T11:12:00Z">
                          <w:del w:id="8978" w:author="Elaine Baricante" w:date="2018-11-26T15:27:00Z">
                            <w:r w:rsidDel="00760B64">
                              <w:rPr>
                                <w:lang w:eastAsia="zh-CN"/>
                              </w:rPr>
                              <w:delText xml:space="preserve">10  </w:delText>
                            </w:r>
                            <w:r w:rsidRPr="001C467A" w:rsidDel="00760B64">
                              <w:rPr>
                                <w:lang w:eastAsia="zh-CN"/>
                              </w:rPr>
                              <w:delText xml:space="preserve">Band </w:delText>
                            </w:r>
                            <w:r w:rsidDel="00760B64">
                              <w:rPr>
                                <w:lang w:eastAsia="zh-CN"/>
                              </w:rPr>
                              <w:delText>10</w:delText>
                            </w:r>
                          </w:del>
                        </w:ins>
                      </w:p>
                    </w:tc>
                  </w:tr>
                  <w:tr w:rsidR="00865778" w:rsidRPr="00621B8A" w:rsidDel="00760B64" w14:paraId="575B7C1C" w14:textId="09390443" w:rsidTr="00865778">
                    <w:trPr>
                      <w:ins w:id="8979" w:author="Sevan Sirapian [2]" w:date="2018-11-26T11:12:00Z"/>
                      <w:del w:id="8980" w:author="Elaine Baricante" w:date="2018-11-26T15:27:00Z"/>
                    </w:trPr>
                    <w:tc>
                      <w:tcPr>
                        <w:tcW w:w="3289" w:type="dxa"/>
                      </w:tcPr>
                      <w:p w14:paraId="1F067FA4" w14:textId="7D2ED89D" w:rsidR="00865778" w:rsidRPr="00621B8A" w:rsidDel="00760B64" w:rsidRDefault="00865778" w:rsidP="00865778">
                        <w:pPr>
                          <w:pStyle w:val="TableBody"/>
                          <w:keepNext/>
                          <w:rPr>
                            <w:ins w:id="8981" w:author="Sevan Sirapian [2]" w:date="2018-11-26T11:12:00Z"/>
                            <w:del w:id="8982" w:author="Elaine Baricante" w:date="2018-11-26T15:27:00Z"/>
                            <w:lang w:eastAsia="zh-CN"/>
                          </w:rPr>
                        </w:pPr>
                        <w:ins w:id="8983" w:author="Sevan Sirapian [2]" w:date="2018-11-26T11:12:00Z">
                          <w:del w:id="8984" w:author="Elaine Baricante" w:date="2018-11-26T15:27:00Z">
                            <w:r w:rsidDel="00760B64">
                              <w:rPr>
                                <w:lang w:eastAsia="zh-CN"/>
                              </w:rPr>
                              <w:delText xml:space="preserve">12  </w:delText>
                            </w:r>
                            <w:r w:rsidRPr="001C467A" w:rsidDel="00760B64">
                              <w:rPr>
                                <w:lang w:eastAsia="zh-CN"/>
                              </w:rPr>
                              <w:delText>Band 12</w:delText>
                            </w:r>
                          </w:del>
                        </w:ins>
                      </w:p>
                    </w:tc>
                  </w:tr>
                  <w:tr w:rsidR="00865778" w:rsidRPr="00621B8A" w:rsidDel="00760B64" w14:paraId="20A2D785" w14:textId="401F9D74" w:rsidTr="00865778">
                    <w:trPr>
                      <w:ins w:id="8985" w:author="Sevan Sirapian [2]" w:date="2018-11-26T11:12:00Z"/>
                      <w:del w:id="8986" w:author="Elaine Baricante" w:date="2018-11-26T15:27:00Z"/>
                    </w:trPr>
                    <w:tc>
                      <w:tcPr>
                        <w:tcW w:w="3289" w:type="dxa"/>
                      </w:tcPr>
                      <w:p w14:paraId="6BB52D97" w14:textId="664A0145" w:rsidR="00865778" w:rsidRPr="00621B8A" w:rsidDel="00760B64" w:rsidRDefault="00865778" w:rsidP="00865778">
                        <w:pPr>
                          <w:pStyle w:val="TableBody"/>
                          <w:keepNext/>
                          <w:rPr>
                            <w:ins w:id="8987" w:author="Sevan Sirapian [2]" w:date="2018-11-26T11:12:00Z"/>
                            <w:del w:id="8988" w:author="Elaine Baricante" w:date="2018-11-26T15:27:00Z"/>
                            <w:lang w:eastAsia="zh-CN"/>
                          </w:rPr>
                        </w:pPr>
                        <w:ins w:id="8989" w:author="Sevan Sirapian [2]" w:date="2018-11-26T11:12:00Z">
                          <w:del w:id="8990" w:author="Elaine Baricante" w:date="2018-11-26T15:27:00Z">
                            <w:r w:rsidDel="00760B64">
                              <w:rPr>
                                <w:lang w:eastAsia="zh-CN"/>
                              </w:rPr>
                              <w:delText xml:space="preserve">13  </w:delText>
                            </w:r>
                            <w:r w:rsidRPr="001C467A" w:rsidDel="00760B64">
                              <w:rPr>
                                <w:lang w:eastAsia="zh-CN"/>
                              </w:rPr>
                              <w:delText xml:space="preserve">Band </w:delText>
                            </w:r>
                            <w:r w:rsidDel="00760B64">
                              <w:rPr>
                                <w:lang w:eastAsia="zh-CN"/>
                              </w:rPr>
                              <w:delText>13</w:delText>
                            </w:r>
                            <w:r w:rsidRPr="001C467A" w:rsidDel="00760B64">
                              <w:rPr>
                                <w:lang w:eastAsia="zh-CN"/>
                              </w:rPr>
                              <w:delText xml:space="preserve"> </w:delText>
                            </w:r>
                          </w:del>
                        </w:ins>
                      </w:p>
                    </w:tc>
                  </w:tr>
                  <w:tr w:rsidR="00865778" w:rsidRPr="00621B8A" w:rsidDel="00760B64" w14:paraId="0FD205CD" w14:textId="13414568" w:rsidTr="00865778">
                    <w:trPr>
                      <w:ins w:id="8991" w:author="Sevan Sirapian [2]" w:date="2018-11-26T11:12:00Z"/>
                      <w:del w:id="8992" w:author="Elaine Baricante" w:date="2018-11-26T15:27:00Z"/>
                    </w:trPr>
                    <w:tc>
                      <w:tcPr>
                        <w:tcW w:w="3289" w:type="dxa"/>
                      </w:tcPr>
                      <w:p w14:paraId="2232BEE4" w14:textId="74AC5B8E" w:rsidR="00865778" w:rsidRPr="00621B8A" w:rsidDel="00760B64" w:rsidRDefault="00865778" w:rsidP="00865778">
                        <w:pPr>
                          <w:pStyle w:val="TableBody"/>
                          <w:keepNext/>
                          <w:rPr>
                            <w:ins w:id="8993" w:author="Sevan Sirapian [2]" w:date="2018-11-26T11:12:00Z"/>
                            <w:del w:id="8994" w:author="Elaine Baricante" w:date="2018-11-26T15:27:00Z"/>
                            <w:lang w:eastAsia="zh-CN"/>
                          </w:rPr>
                        </w:pPr>
                        <w:ins w:id="8995" w:author="Sevan Sirapian [2]" w:date="2018-11-26T11:12:00Z">
                          <w:del w:id="8996" w:author="Elaine Baricante" w:date="2018-11-26T15:27:00Z">
                            <w:r w:rsidDel="00760B64">
                              <w:rPr>
                                <w:lang w:eastAsia="zh-CN"/>
                              </w:rPr>
                              <w:delText xml:space="preserve">14  </w:delText>
                            </w:r>
                            <w:r w:rsidRPr="001C467A" w:rsidDel="00760B64">
                              <w:rPr>
                                <w:lang w:eastAsia="zh-CN"/>
                              </w:rPr>
                              <w:delText xml:space="preserve">Band </w:delText>
                            </w:r>
                            <w:r w:rsidDel="00760B64">
                              <w:rPr>
                                <w:lang w:eastAsia="zh-CN"/>
                              </w:rPr>
                              <w:delText>14</w:delText>
                            </w:r>
                            <w:r w:rsidRPr="001C467A" w:rsidDel="00760B64">
                              <w:rPr>
                                <w:lang w:eastAsia="zh-CN"/>
                              </w:rPr>
                              <w:delText xml:space="preserve"> </w:delText>
                            </w:r>
                          </w:del>
                        </w:ins>
                      </w:p>
                    </w:tc>
                  </w:tr>
                  <w:tr w:rsidR="00865778" w:rsidDel="00760B64" w14:paraId="2053493F" w14:textId="5DD8BAF5" w:rsidTr="00865778">
                    <w:trPr>
                      <w:ins w:id="8997" w:author="Sevan Sirapian [2]" w:date="2018-11-26T11:12:00Z"/>
                      <w:del w:id="8998" w:author="Elaine Baricante" w:date="2018-11-26T15:27:00Z"/>
                    </w:trPr>
                    <w:tc>
                      <w:tcPr>
                        <w:tcW w:w="3289" w:type="dxa"/>
                      </w:tcPr>
                      <w:p w14:paraId="07353C34" w14:textId="52609248" w:rsidR="00865778" w:rsidRPr="00FE6B15" w:rsidDel="00760B64" w:rsidRDefault="00865778" w:rsidP="00865778">
                        <w:pPr>
                          <w:pStyle w:val="TableBody"/>
                          <w:rPr>
                            <w:ins w:id="8999" w:author="Sevan Sirapian [2]" w:date="2018-11-26T11:12:00Z"/>
                            <w:del w:id="9000" w:author="Elaine Baricante" w:date="2018-11-26T15:27:00Z"/>
                            <w:lang w:eastAsia="zh-CN"/>
                          </w:rPr>
                        </w:pPr>
                        <w:ins w:id="9001" w:author="Sevan Sirapian [2]" w:date="2018-11-26T11:12:00Z">
                          <w:del w:id="9002" w:author="Elaine Baricante" w:date="2018-11-26T15:27:00Z">
                            <w:r w:rsidDel="00760B64">
                              <w:rPr>
                                <w:lang w:eastAsia="zh-CN"/>
                              </w:rPr>
                              <w:delText xml:space="preserve">17  </w:delText>
                            </w:r>
                            <w:r w:rsidRPr="001C467A" w:rsidDel="00760B64">
                              <w:rPr>
                                <w:lang w:eastAsia="zh-CN"/>
                              </w:rPr>
                              <w:delText xml:space="preserve">Band </w:delText>
                            </w:r>
                            <w:r w:rsidDel="00760B64">
                              <w:rPr>
                                <w:lang w:eastAsia="zh-CN"/>
                              </w:rPr>
                              <w:delText>17</w:delText>
                            </w:r>
                          </w:del>
                        </w:ins>
                      </w:p>
                    </w:tc>
                  </w:tr>
                  <w:tr w:rsidR="00865778" w:rsidRPr="00621B8A" w:rsidDel="00760B64" w14:paraId="11232252" w14:textId="0E4D7FB9" w:rsidTr="00865778">
                    <w:trPr>
                      <w:ins w:id="9003" w:author="Sevan Sirapian [2]" w:date="2018-11-26T11:12:00Z"/>
                      <w:del w:id="9004" w:author="Elaine Baricante" w:date="2018-11-26T15:27:00Z"/>
                    </w:trPr>
                    <w:tc>
                      <w:tcPr>
                        <w:tcW w:w="3289" w:type="dxa"/>
                      </w:tcPr>
                      <w:p w14:paraId="362DABC3" w14:textId="0B170CAA" w:rsidR="00865778" w:rsidRPr="00621B8A" w:rsidDel="00760B64" w:rsidRDefault="00865778" w:rsidP="00865778">
                        <w:pPr>
                          <w:pStyle w:val="TableBody"/>
                          <w:keepNext/>
                          <w:rPr>
                            <w:ins w:id="9005" w:author="Sevan Sirapian [2]" w:date="2018-11-26T11:12:00Z"/>
                            <w:del w:id="9006" w:author="Elaine Baricante" w:date="2018-11-26T15:27:00Z"/>
                            <w:lang w:eastAsia="zh-CN"/>
                          </w:rPr>
                        </w:pPr>
                        <w:ins w:id="9007" w:author="Sevan Sirapian [2]" w:date="2018-11-26T11:12:00Z">
                          <w:del w:id="9008" w:author="Elaine Baricante" w:date="2018-11-26T15:27:00Z">
                            <w:r w:rsidDel="00760B64">
                              <w:rPr>
                                <w:lang w:eastAsia="zh-CN"/>
                              </w:rPr>
                              <w:delText xml:space="preserve">18  </w:delText>
                            </w:r>
                            <w:r w:rsidRPr="001C467A" w:rsidDel="00760B64">
                              <w:rPr>
                                <w:lang w:eastAsia="zh-CN"/>
                              </w:rPr>
                              <w:delText>Band 18</w:delText>
                            </w:r>
                          </w:del>
                        </w:ins>
                      </w:p>
                    </w:tc>
                  </w:tr>
                  <w:tr w:rsidR="00865778" w:rsidRPr="00621B8A" w:rsidDel="00760B64" w14:paraId="6E9338E7" w14:textId="1B8DA4D3" w:rsidTr="00865778">
                    <w:trPr>
                      <w:ins w:id="9009" w:author="Sevan Sirapian [2]" w:date="2018-11-26T11:12:00Z"/>
                      <w:del w:id="9010" w:author="Elaine Baricante" w:date="2018-11-26T15:27:00Z"/>
                    </w:trPr>
                    <w:tc>
                      <w:tcPr>
                        <w:tcW w:w="3289" w:type="dxa"/>
                      </w:tcPr>
                      <w:p w14:paraId="0BE86C66" w14:textId="7A800004" w:rsidR="00865778" w:rsidRPr="00621B8A" w:rsidDel="00760B64" w:rsidRDefault="00865778" w:rsidP="00865778">
                        <w:pPr>
                          <w:pStyle w:val="TableBody"/>
                          <w:keepNext/>
                          <w:rPr>
                            <w:ins w:id="9011" w:author="Sevan Sirapian [2]" w:date="2018-11-26T11:12:00Z"/>
                            <w:del w:id="9012" w:author="Elaine Baricante" w:date="2018-11-26T15:27:00Z"/>
                            <w:lang w:eastAsia="zh-CN"/>
                          </w:rPr>
                        </w:pPr>
                        <w:ins w:id="9013" w:author="Sevan Sirapian [2]" w:date="2018-11-26T11:12:00Z">
                          <w:del w:id="9014" w:author="Elaine Baricante" w:date="2018-11-26T15:27:00Z">
                            <w:r w:rsidDel="00760B64">
                              <w:rPr>
                                <w:lang w:eastAsia="zh-CN"/>
                              </w:rPr>
                              <w:delText xml:space="preserve">19  </w:delText>
                            </w:r>
                            <w:r w:rsidRPr="001C467A" w:rsidDel="00760B64">
                              <w:rPr>
                                <w:lang w:eastAsia="zh-CN"/>
                              </w:rPr>
                              <w:delText>Band 19</w:delText>
                            </w:r>
                          </w:del>
                        </w:ins>
                      </w:p>
                    </w:tc>
                  </w:tr>
                  <w:tr w:rsidR="00865778" w:rsidRPr="00621B8A" w:rsidDel="00760B64" w14:paraId="5500692F" w14:textId="40DB60AB" w:rsidTr="00865778">
                    <w:trPr>
                      <w:ins w:id="9015" w:author="Sevan Sirapian [2]" w:date="2018-11-26T11:12:00Z"/>
                      <w:del w:id="9016" w:author="Elaine Baricante" w:date="2018-11-26T15:27:00Z"/>
                    </w:trPr>
                    <w:tc>
                      <w:tcPr>
                        <w:tcW w:w="3289" w:type="dxa"/>
                      </w:tcPr>
                      <w:p w14:paraId="20FAEA6F" w14:textId="17FF8699" w:rsidR="00865778" w:rsidRPr="00621B8A" w:rsidDel="00760B64" w:rsidRDefault="00865778" w:rsidP="00865778">
                        <w:pPr>
                          <w:pStyle w:val="TableBody"/>
                          <w:keepNext/>
                          <w:rPr>
                            <w:ins w:id="9017" w:author="Sevan Sirapian [2]" w:date="2018-11-26T11:12:00Z"/>
                            <w:del w:id="9018" w:author="Elaine Baricante" w:date="2018-11-26T15:27:00Z"/>
                            <w:lang w:eastAsia="zh-CN"/>
                          </w:rPr>
                        </w:pPr>
                        <w:ins w:id="9019" w:author="Sevan Sirapian [2]" w:date="2018-11-26T11:12:00Z">
                          <w:del w:id="9020" w:author="Elaine Baricante" w:date="2018-11-26T15:27:00Z">
                            <w:r w:rsidDel="00760B64">
                              <w:rPr>
                                <w:lang w:eastAsia="zh-CN"/>
                              </w:rPr>
                              <w:delText xml:space="preserve">20  </w:delText>
                            </w:r>
                            <w:r w:rsidRPr="001C467A" w:rsidDel="00760B64">
                              <w:rPr>
                                <w:lang w:eastAsia="zh-CN"/>
                              </w:rPr>
                              <w:delText xml:space="preserve">Band </w:delText>
                            </w:r>
                            <w:r w:rsidDel="00760B64">
                              <w:rPr>
                                <w:lang w:eastAsia="zh-CN"/>
                              </w:rPr>
                              <w:delText>20</w:delText>
                            </w:r>
                            <w:r w:rsidRPr="001C467A" w:rsidDel="00760B64">
                              <w:rPr>
                                <w:lang w:eastAsia="zh-CN"/>
                              </w:rPr>
                              <w:delText xml:space="preserve"> </w:delText>
                            </w:r>
                          </w:del>
                        </w:ins>
                      </w:p>
                    </w:tc>
                  </w:tr>
                  <w:tr w:rsidR="00865778" w:rsidRPr="00621B8A" w:rsidDel="00760B64" w14:paraId="46AECC77" w14:textId="34515502" w:rsidTr="00865778">
                    <w:trPr>
                      <w:ins w:id="9021" w:author="Sevan Sirapian [2]" w:date="2018-11-26T11:12:00Z"/>
                      <w:del w:id="9022" w:author="Elaine Baricante" w:date="2018-11-26T15:27:00Z"/>
                    </w:trPr>
                    <w:tc>
                      <w:tcPr>
                        <w:tcW w:w="3289" w:type="dxa"/>
                      </w:tcPr>
                      <w:p w14:paraId="0BD00725" w14:textId="778494E7" w:rsidR="00865778" w:rsidRPr="00621B8A" w:rsidDel="00760B64" w:rsidRDefault="00865778" w:rsidP="00865778">
                        <w:pPr>
                          <w:pStyle w:val="TableBody"/>
                          <w:keepNext/>
                          <w:rPr>
                            <w:ins w:id="9023" w:author="Sevan Sirapian [2]" w:date="2018-11-26T11:12:00Z"/>
                            <w:del w:id="9024" w:author="Elaine Baricante" w:date="2018-11-26T15:27:00Z"/>
                            <w:lang w:eastAsia="zh-CN"/>
                          </w:rPr>
                        </w:pPr>
                        <w:ins w:id="9025" w:author="Sevan Sirapian [2]" w:date="2018-11-26T11:12:00Z">
                          <w:del w:id="9026" w:author="Elaine Baricante" w:date="2018-11-26T15:27:00Z">
                            <w:r w:rsidDel="00760B64">
                              <w:rPr>
                                <w:lang w:eastAsia="zh-CN"/>
                              </w:rPr>
                              <w:delText xml:space="preserve">25  </w:delText>
                            </w:r>
                            <w:r w:rsidRPr="001C467A" w:rsidDel="00760B64">
                              <w:rPr>
                                <w:lang w:eastAsia="zh-CN"/>
                              </w:rPr>
                              <w:delText xml:space="preserve">Band </w:delText>
                            </w:r>
                            <w:r w:rsidDel="00760B64">
                              <w:rPr>
                                <w:lang w:eastAsia="zh-CN"/>
                              </w:rPr>
                              <w:delText>25</w:delText>
                            </w:r>
                            <w:r w:rsidRPr="001C467A" w:rsidDel="00760B64">
                              <w:rPr>
                                <w:lang w:eastAsia="zh-CN"/>
                              </w:rPr>
                              <w:delText xml:space="preserve"> </w:delText>
                            </w:r>
                          </w:del>
                        </w:ins>
                      </w:p>
                    </w:tc>
                  </w:tr>
                  <w:tr w:rsidR="00865778" w:rsidRPr="00621B8A" w:rsidDel="00760B64" w14:paraId="42D2A5AB" w14:textId="22EFB2F4" w:rsidTr="00865778">
                    <w:trPr>
                      <w:ins w:id="9027" w:author="Sevan Sirapian [2]" w:date="2018-11-26T11:12:00Z"/>
                      <w:del w:id="9028" w:author="Elaine Baricante" w:date="2018-11-26T15:27:00Z"/>
                    </w:trPr>
                    <w:tc>
                      <w:tcPr>
                        <w:tcW w:w="3289" w:type="dxa"/>
                      </w:tcPr>
                      <w:p w14:paraId="3AE6C9A6" w14:textId="48ACA982" w:rsidR="00865778" w:rsidRPr="00621B8A" w:rsidDel="00760B64" w:rsidRDefault="00865778" w:rsidP="00865778">
                        <w:pPr>
                          <w:pStyle w:val="TableBody"/>
                          <w:keepNext/>
                          <w:rPr>
                            <w:ins w:id="9029" w:author="Sevan Sirapian [2]" w:date="2018-11-26T11:12:00Z"/>
                            <w:del w:id="9030" w:author="Elaine Baricante" w:date="2018-11-26T15:27:00Z"/>
                            <w:lang w:eastAsia="zh-CN"/>
                          </w:rPr>
                        </w:pPr>
                        <w:ins w:id="9031" w:author="Sevan Sirapian [2]" w:date="2018-11-26T11:12:00Z">
                          <w:del w:id="9032" w:author="Elaine Baricante" w:date="2018-11-26T15:27:00Z">
                            <w:r w:rsidDel="00760B64">
                              <w:rPr>
                                <w:lang w:eastAsia="zh-CN"/>
                              </w:rPr>
                              <w:delText xml:space="preserve">26  </w:delText>
                            </w:r>
                            <w:r w:rsidRPr="001C467A" w:rsidDel="00760B64">
                              <w:rPr>
                                <w:lang w:eastAsia="zh-CN"/>
                              </w:rPr>
                              <w:delText xml:space="preserve">Band </w:delText>
                            </w:r>
                            <w:r w:rsidDel="00760B64">
                              <w:rPr>
                                <w:lang w:eastAsia="zh-CN"/>
                              </w:rPr>
                              <w:delText>26</w:delText>
                            </w:r>
                          </w:del>
                        </w:ins>
                      </w:p>
                    </w:tc>
                  </w:tr>
                  <w:tr w:rsidR="00865778" w:rsidRPr="00621B8A" w:rsidDel="00760B64" w14:paraId="44814F19" w14:textId="1F6D24FD" w:rsidTr="00865778">
                    <w:trPr>
                      <w:ins w:id="9033" w:author="Sevan Sirapian [2]" w:date="2018-11-26T11:12:00Z"/>
                      <w:del w:id="9034" w:author="Elaine Baricante" w:date="2018-11-26T15:27:00Z"/>
                    </w:trPr>
                    <w:tc>
                      <w:tcPr>
                        <w:tcW w:w="3289" w:type="dxa"/>
                      </w:tcPr>
                      <w:p w14:paraId="262A6C16" w14:textId="7B5C4FC5" w:rsidR="00865778" w:rsidRPr="00621B8A" w:rsidDel="00760B64" w:rsidRDefault="00865778" w:rsidP="00865778">
                        <w:pPr>
                          <w:pStyle w:val="TableBody"/>
                          <w:rPr>
                            <w:ins w:id="9035" w:author="Sevan Sirapian [2]" w:date="2018-11-26T11:12:00Z"/>
                            <w:del w:id="9036" w:author="Elaine Baricante" w:date="2018-11-26T15:27:00Z"/>
                            <w:lang w:eastAsia="zh-CN"/>
                          </w:rPr>
                        </w:pPr>
                        <w:ins w:id="9037" w:author="Sevan Sirapian [2]" w:date="2018-11-26T11:12:00Z">
                          <w:del w:id="9038" w:author="Elaine Baricante" w:date="2018-11-26T15:27:00Z">
                            <w:r w:rsidDel="00760B64">
                              <w:rPr>
                                <w:lang w:eastAsia="zh-CN"/>
                              </w:rPr>
                              <w:delText xml:space="preserve">27  </w:delText>
                            </w:r>
                            <w:r w:rsidRPr="001C467A" w:rsidDel="00760B64">
                              <w:rPr>
                                <w:lang w:eastAsia="zh-CN"/>
                              </w:rPr>
                              <w:delText>Band 2</w:delText>
                            </w:r>
                            <w:r w:rsidDel="00760B64">
                              <w:rPr>
                                <w:lang w:eastAsia="zh-CN"/>
                              </w:rPr>
                              <w:delText>7</w:delText>
                            </w:r>
                          </w:del>
                        </w:ins>
                      </w:p>
                    </w:tc>
                  </w:tr>
                  <w:tr w:rsidR="00865778" w:rsidRPr="00621B8A" w:rsidDel="00760B64" w14:paraId="1ACC3573" w14:textId="50F6BD9D" w:rsidTr="00865778">
                    <w:trPr>
                      <w:ins w:id="9039" w:author="Sevan Sirapian [2]" w:date="2018-11-26T11:12:00Z"/>
                      <w:del w:id="9040" w:author="Elaine Baricante" w:date="2018-11-26T15:27:00Z"/>
                    </w:trPr>
                    <w:tc>
                      <w:tcPr>
                        <w:tcW w:w="3289" w:type="dxa"/>
                      </w:tcPr>
                      <w:p w14:paraId="2FC45A62" w14:textId="233C0774" w:rsidR="00865778" w:rsidRPr="00621B8A" w:rsidDel="00760B64" w:rsidRDefault="00865778" w:rsidP="00865778">
                        <w:pPr>
                          <w:pStyle w:val="TableBody"/>
                          <w:keepNext/>
                          <w:rPr>
                            <w:ins w:id="9041" w:author="Sevan Sirapian [2]" w:date="2018-11-26T11:12:00Z"/>
                            <w:del w:id="9042" w:author="Elaine Baricante" w:date="2018-11-26T15:27:00Z"/>
                            <w:lang w:eastAsia="zh-CN"/>
                          </w:rPr>
                        </w:pPr>
                        <w:ins w:id="9043" w:author="Sevan Sirapian [2]" w:date="2018-11-26T11:12:00Z">
                          <w:del w:id="9044" w:author="Elaine Baricante" w:date="2018-11-26T15:27:00Z">
                            <w:r w:rsidDel="00760B64">
                              <w:rPr>
                                <w:lang w:eastAsia="zh-CN"/>
                              </w:rPr>
                              <w:delText xml:space="preserve">28  </w:delText>
                            </w:r>
                            <w:r w:rsidRPr="001C467A" w:rsidDel="00760B64">
                              <w:rPr>
                                <w:lang w:eastAsia="zh-CN"/>
                              </w:rPr>
                              <w:delText xml:space="preserve">Band </w:delText>
                            </w:r>
                            <w:r w:rsidDel="00760B64">
                              <w:rPr>
                                <w:lang w:eastAsia="zh-CN"/>
                              </w:rPr>
                              <w:delText>28</w:delText>
                            </w:r>
                            <w:r w:rsidRPr="001C467A" w:rsidDel="00760B64">
                              <w:rPr>
                                <w:lang w:eastAsia="zh-CN"/>
                              </w:rPr>
                              <w:delText xml:space="preserve"> </w:delText>
                            </w:r>
                          </w:del>
                        </w:ins>
                      </w:p>
                    </w:tc>
                  </w:tr>
                  <w:tr w:rsidR="00865778" w:rsidRPr="00621B8A" w:rsidDel="00760B64" w14:paraId="2CE49C96" w14:textId="60DD9373" w:rsidTr="00865778">
                    <w:trPr>
                      <w:ins w:id="9045" w:author="Sevan Sirapian [2]" w:date="2018-11-26T11:12:00Z"/>
                      <w:del w:id="9046" w:author="Elaine Baricante" w:date="2018-11-26T15:27:00Z"/>
                    </w:trPr>
                    <w:tc>
                      <w:tcPr>
                        <w:tcW w:w="3289" w:type="dxa"/>
                      </w:tcPr>
                      <w:p w14:paraId="272B3A12" w14:textId="2C32957E" w:rsidR="00865778" w:rsidDel="00760B64" w:rsidRDefault="00865778" w:rsidP="00865778">
                        <w:pPr>
                          <w:pStyle w:val="TableBody"/>
                          <w:keepNext/>
                          <w:rPr>
                            <w:ins w:id="9047" w:author="Sevan Sirapian [2]" w:date="2018-11-26T11:12:00Z"/>
                            <w:del w:id="9048" w:author="Elaine Baricante" w:date="2018-11-26T15:27:00Z"/>
                            <w:lang w:eastAsia="zh-CN"/>
                          </w:rPr>
                        </w:pPr>
                        <w:ins w:id="9049" w:author="Sevan Sirapian [2]" w:date="2018-11-26T11:12:00Z">
                          <w:del w:id="9050" w:author="Elaine Baricante" w:date="2018-11-26T15:27:00Z">
                            <w:r w:rsidDel="00760B64">
                              <w:rPr>
                                <w:lang w:eastAsia="zh-CN"/>
                              </w:rPr>
                              <w:delText xml:space="preserve">66  </w:delText>
                            </w:r>
                            <w:r w:rsidRPr="001C467A" w:rsidDel="00760B64">
                              <w:rPr>
                                <w:lang w:eastAsia="zh-CN"/>
                              </w:rPr>
                              <w:delText xml:space="preserve">Band </w:delText>
                            </w:r>
                            <w:r w:rsidDel="00760B64">
                              <w:rPr>
                                <w:lang w:eastAsia="zh-CN"/>
                              </w:rPr>
                              <w:delText>66</w:delText>
                            </w:r>
                          </w:del>
                        </w:ins>
                      </w:p>
                      <w:p w14:paraId="405F8E58" w14:textId="2B9DD412" w:rsidR="00865778" w:rsidRPr="00621B8A" w:rsidDel="00760B64" w:rsidRDefault="00865778" w:rsidP="00865778">
                        <w:pPr>
                          <w:pStyle w:val="TableBody"/>
                          <w:keepNext/>
                          <w:rPr>
                            <w:ins w:id="9051" w:author="Sevan Sirapian [2]" w:date="2018-11-26T11:12:00Z"/>
                            <w:del w:id="9052" w:author="Elaine Baricante" w:date="2018-11-26T15:27:00Z"/>
                            <w:lang w:eastAsia="zh-CN"/>
                          </w:rPr>
                        </w:pPr>
                      </w:p>
                    </w:tc>
                  </w:tr>
                </w:tbl>
                <w:p w14:paraId="5957FF6E" w14:textId="431D4B81" w:rsidR="00865778" w:rsidRPr="00621B8A" w:rsidDel="00760B64" w:rsidRDefault="00865778" w:rsidP="00865778">
                  <w:pPr>
                    <w:pStyle w:val="TableBody"/>
                    <w:keepNext/>
                    <w:rPr>
                      <w:ins w:id="9053" w:author="Sevan Sirapian [2]" w:date="2018-11-26T11:12:00Z"/>
                      <w:del w:id="9054" w:author="Elaine Baricante" w:date="2018-11-26T15:27:00Z"/>
                      <w:lang w:eastAsia="zh-CN"/>
                    </w:rPr>
                  </w:pPr>
                </w:p>
              </w:tc>
            </w:tr>
          </w:tbl>
          <w:p w14:paraId="314999ED" w14:textId="044AA139" w:rsidR="00865778" w:rsidDel="00760B64" w:rsidRDefault="00865778" w:rsidP="00865778">
            <w:pPr>
              <w:pStyle w:val="TableBody"/>
              <w:rPr>
                <w:ins w:id="9055" w:author="Sevan Sirapian [2]" w:date="2018-11-26T11:12:00Z"/>
                <w:del w:id="9056" w:author="Elaine Baricante" w:date="2018-11-26T15:27:00Z"/>
                <w:sz w:val="14"/>
                <w:szCs w:val="14"/>
              </w:rPr>
            </w:pPr>
          </w:p>
          <w:p w14:paraId="6FA2E2D3" w14:textId="3E17ACCC" w:rsidR="00865778" w:rsidDel="00760B64" w:rsidRDefault="00865778" w:rsidP="00865778">
            <w:pPr>
              <w:pStyle w:val="TableBody"/>
              <w:rPr>
                <w:ins w:id="9057" w:author="Sevan Sirapian [2]" w:date="2018-11-26T11:12:00Z"/>
                <w:del w:id="9058" w:author="Elaine Baricante" w:date="2018-11-26T15:27:00Z"/>
                <w:sz w:val="14"/>
                <w:szCs w:val="14"/>
              </w:rPr>
            </w:pPr>
          </w:p>
          <w:p w14:paraId="56E4AEAA" w14:textId="2D4CE494" w:rsidR="00865778" w:rsidRPr="00D34F43" w:rsidDel="00760B64" w:rsidRDefault="00865778" w:rsidP="00865778">
            <w:pPr>
              <w:pStyle w:val="TableBody"/>
              <w:rPr>
                <w:ins w:id="9059" w:author="Sevan Sirapian [2]" w:date="2018-11-26T11:12:00Z"/>
                <w:del w:id="9060" w:author="Elaine Baricante" w:date="2018-11-26T15:27:00Z"/>
                <w:sz w:val="14"/>
                <w:szCs w:val="14"/>
              </w:rPr>
            </w:pPr>
          </w:p>
          <w:p w14:paraId="1E0D8CE5" w14:textId="77777777" w:rsidR="00865778" w:rsidDel="00760B64" w:rsidRDefault="00865778" w:rsidP="00865778">
            <w:pPr>
              <w:pStyle w:val="TableBody"/>
              <w:rPr>
                <w:ins w:id="9061" w:author="Sevan Sirapian [2]" w:date="2018-11-26T11:12:00Z"/>
                <w:del w:id="9062" w:author="Elaine Baricante" w:date="2018-11-26T15:28:00Z"/>
              </w:rPr>
            </w:pPr>
            <w:ins w:id="9063" w:author="Sevan Sirapian [2]" w:date="2018-11-26T11:12:00Z">
              <w:r w:rsidRPr="00671C8B">
                <w:rPr>
                  <w:b/>
                </w:rPr>
                <w:t>&lt;CHANNEL&gt;</w:t>
              </w:r>
              <w:r w:rsidRPr="00671C8B">
                <w:tab/>
                <w:t>Rx channel to read. This is a mandatory parameter if &lt;ENABLE&gt;=1, but is not allowed if &lt;ENABLE&gt;=0.</w:t>
              </w:r>
            </w:ins>
          </w:p>
          <w:p w14:paraId="08E2FE91" w14:textId="77777777" w:rsidR="00865778" w:rsidRDefault="00865778" w:rsidP="00865778">
            <w:pPr>
              <w:pStyle w:val="TableBody"/>
              <w:rPr>
                <w:ins w:id="9064" w:author="Sevan Sirapian [2]" w:date="2018-11-26T11:12:00Z"/>
              </w:rPr>
            </w:pPr>
          </w:p>
          <w:p w14:paraId="074CBE32" w14:textId="77777777" w:rsidR="00865778" w:rsidRDefault="00865778" w:rsidP="00865778">
            <w:pPr>
              <w:pStyle w:val="TableBody"/>
              <w:rPr>
                <w:ins w:id="9065" w:author="Sevan Sirapian [2]" w:date="2018-11-26T11:12:00Z"/>
              </w:rPr>
            </w:pPr>
            <w:ins w:id="9066" w:author="Sevan Sirapian [2]" w:date="2018-11-26T11:12:00Z">
              <w:r>
                <w:t>If &lt;BAND&gt;=1</w:t>
              </w:r>
              <w:r>
                <w:tab/>
              </w:r>
              <w:r>
                <w:tab/>
                <w:t xml:space="preserve">    0</w:t>
              </w:r>
              <w:r w:rsidRPr="00463CCF">
                <w:rPr>
                  <w:szCs w:val="18"/>
                </w:rPr>
                <w:t xml:space="preserve"> – 599</w:t>
              </w:r>
            </w:ins>
          </w:p>
          <w:p w14:paraId="26293C83" w14:textId="77777777" w:rsidR="00865778" w:rsidRDefault="00865778" w:rsidP="00865778">
            <w:pPr>
              <w:pStyle w:val="TableBody"/>
              <w:rPr>
                <w:ins w:id="9067" w:author="Sevan Sirapian [2]" w:date="2018-11-26T11:12:00Z"/>
              </w:rPr>
            </w:pPr>
            <w:ins w:id="9068" w:author="Sevan Sirapian [2]" w:date="2018-11-26T11:12:00Z">
              <w:r>
                <w:t>If &lt;BAND&gt;=2</w:t>
              </w:r>
              <w:r>
                <w:tab/>
              </w:r>
              <w:r>
                <w:tab/>
                <w:t>600 – 1199</w:t>
              </w:r>
            </w:ins>
          </w:p>
          <w:p w14:paraId="170337D9" w14:textId="77777777" w:rsidR="00865778" w:rsidRDefault="00865778" w:rsidP="00865778">
            <w:pPr>
              <w:pStyle w:val="TableBody"/>
              <w:rPr>
                <w:ins w:id="9069" w:author="Sevan Sirapian [2]" w:date="2018-11-26T11:12:00Z"/>
              </w:rPr>
            </w:pPr>
            <w:ins w:id="9070" w:author="Sevan Sirapian [2]" w:date="2018-11-26T11:12:00Z">
              <w:r w:rsidRPr="00503C51">
                <w:t>If &lt;BAND&gt;=3</w:t>
              </w:r>
              <w:r w:rsidRPr="00503C51">
                <w:tab/>
              </w:r>
              <w:r w:rsidRPr="00503C51">
                <w:tab/>
                <w:t xml:space="preserve">1200 </w:t>
              </w:r>
              <w:r>
                <w:t>–</w:t>
              </w:r>
              <w:r w:rsidRPr="00503C51">
                <w:t xml:space="preserve"> 1949</w:t>
              </w:r>
            </w:ins>
          </w:p>
          <w:p w14:paraId="71823388" w14:textId="77777777" w:rsidR="00865778" w:rsidRDefault="00865778" w:rsidP="00865778">
            <w:pPr>
              <w:pStyle w:val="TableBody"/>
              <w:rPr>
                <w:ins w:id="9071" w:author="Sevan Sirapian [2]" w:date="2018-11-26T11:12:00Z"/>
              </w:rPr>
            </w:pPr>
            <w:ins w:id="9072" w:author="Sevan Sirapian [2]" w:date="2018-11-26T11:12:00Z">
              <w:r>
                <w:t>If &lt;BAND&gt;=4</w:t>
              </w:r>
              <w:r>
                <w:tab/>
              </w:r>
              <w:r>
                <w:tab/>
                <w:t>1950 – 2399</w:t>
              </w:r>
            </w:ins>
          </w:p>
          <w:p w14:paraId="2AFFCEFC" w14:textId="77777777" w:rsidR="00865778" w:rsidRDefault="00865778" w:rsidP="00865778">
            <w:pPr>
              <w:pStyle w:val="TableBody"/>
              <w:rPr>
                <w:ins w:id="9073" w:author="Sevan Sirapian [2]" w:date="2018-11-26T11:12:00Z"/>
              </w:rPr>
            </w:pPr>
            <w:ins w:id="9074" w:author="Sevan Sirapian [2]" w:date="2018-11-26T11:12:00Z">
              <w:r w:rsidRPr="00503C51">
                <w:t>If &lt;BAND&gt;=5</w:t>
              </w:r>
              <w:r w:rsidRPr="00503C51">
                <w:tab/>
              </w:r>
              <w:r w:rsidRPr="00503C51">
                <w:tab/>
                <w:t>2400 – 2649</w:t>
              </w:r>
            </w:ins>
          </w:p>
          <w:p w14:paraId="32B466A6" w14:textId="77777777" w:rsidR="00865778" w:rsidRDefault="00865778" w:rsidP="00865778">
            <w:pPr>
              <w:pStyle w:val="TableBody"/>
              <w:rPr>
                <w:ins w:id="9075" w:author="Sevan Sirapian [2]" w:date="2018-11-26T11:12:00Z"/>
              </w:rPr>
            </w:pPr>
            <w:ins w:id="9076" w:author="Sevan Sirapian [2]" w:date="2018-11-26T11:12:00Z">
              <w:r w:rsidRPr="00503C51">
                <w:t>If &lt;BAND&gt;=8</w:t>
              </w:r>
              <w:r w:rsidRPr="00503C51">
                <w:tab/>
              </w:r>
              <w:r w:rsidRPr="00503C51">
                <w:tab/>
                <w:t>3450 – 3799</w:t>
              </w:r>
            </w:ins>
          </w:p>
          <w:p w14:paraId="4DD2C49F" w14:textId="77777777" w:rsidR="00865778" w:rsidRDefault="00865778" w:rsidP="00865778">
            <w:pPr>
              <w:pStyle w:val="TableBody"/>
              <w:rPr>
                <w:ins w:id="9077" w:author="Sevan Sirapian [2]" w:date="2018-11-26T11:12:00Z"/>
              </w:rPr>
            </w:pPr>
            <w:ins w:id="9078" w:author="Sevan Sirapian [2]" w:date="2018-11-26T11:12:00Z">
              <w:r w:rsidRPr="00503C51">
                <w:t>If &lt;BAND&gt;=</w:t>
              </w:r>
              <w:r>
                <w:t>9</w:t>
              </w:r>
              <w:r w:rsidRPr="00503C51">
                <w:tab/>
              </w:r>
              <w:r w:rsidRPr="00503C51">
                <w:tab/>
                <w:t>3</w:t>
              </w:r>
              <w:r>
                <w:t>800</w:t>
              </w:r>
              <w:r w:rsidRPr="00503C51">
                <w:t xml:space="preserve"> – </w:t>
              </w:r>
              <w:r>
                <w:t>4149</w:t>
              </w:r>
            </w:ins>
          </w:p>
          <w:p w14:paraId="29CDEB31" w14:textId="77777777" w:rsidR="00865778" w:rsidRDefault="00865778" w:rsidP="00865778">
            <w:pPr>
              <w:pStyle w:val="TableBody"/>
              <w:rPr>
                <w:ins w:id="9079" w:author="Sevan Sirapian [2]" w:date="2018-11-26T11:12:00Z"/>
              </w:rPr>
            </w:pPr>
            <w:ins w:id="9080" w:author="Sevan Sirapian [2]" w:date="2018-11-26T11:12:00Z">
              <w:r w:rsidRPr="00503C51">
                <w:t>If &lt;BAND&gt;=</w:t>
              </w:r>
              <w:r>
                <w:t>10</w:t>
              </w:r>
              <w:r w:rsidRPr="00503C51">
                <w:tab/>
              </w:r>
              <w:r>
                <w:t>4150</w:t>
              </w:r>
              <w:r w:rsidRPr="00503C51">
                <w:t xml:space="preserve"> – </w:t>
              </w:r>
              <w:r>
                <w:t>4749</w:t>
              </w:r>
            </w:ins>
          </w:p>
          <w:p w14:paraId="5BC49210" w14:textId="77777777" w:rsidR="00865778" w:rsidRPr="00503C51" w:rsidRDefault="00865778" w:rsidP="00865778">
            <w:pPr>
              <w:pStyle w:val="TableBody"/>
              <w:rPr>
                <w:ins w:id="9081" w:author="Sevan Sirapian [2]" w:date="2018-11-26T11:12:00Z"/>
              </w:rPr>
            </w:pPr>
            <w:ins w:id="9082" w:author="Sevan Sirapian [2]" w:date="2018-11-26T11:12:00Z">
              <w:r w:rsidRPr="00B914B8">
                <w:t>If &lt;BAND&gt;=12</w:t>
              </w:r>
              <w:r>
                <w:tab/>
              </w:r>
              <w:r w:rsidRPr="00B914B8">
                <w:t xml:space="preserve">5010 </w:t>
              </w:r>
              <w:r>
                <w:t>–</w:t>
              </w:r>
              <w:r w:rsidRPr="00B914B8">
                <w:t xml:space="preserve"> 5179</w:t>
              </w:r>
            </w:ins>
          </w:p>
          <w:p w14:paraId="1F2452CC" w14:textId="77777777" w:rsidR="00865778" w:rsidRDefault="00865778" w:rsidP="00865778">
            <w:pPr>
              <w:pStyle w:val="TableBody"/>
              <w:rPr>
                <w:ins w:id="9083" w:author="Sevan Sirapian [2]" w:date="2018-11-26T11:12:00Z"/>
              </w:rPr>
            </w:pPr>
            <w:ins w:id="9084" w:author="Sevan Sirapian [2]" w:date="2018-11-26T11:12:00Z">
              <w:r w:rsidRPr="00503C51">
                <w:t>If &lt;BAND&gt;=13</w:t>
              </w:r>
              <w:r w:rsidRPr="00503C51">
                <w:tab/>
                <w:t>5180 – 5279</w:t>
              </w:r>
            </w:ins>
          </w:p>
          <w:p w14:paraId="4F890D90" w14:textId="77777777" w:rsidR="00865778" w:rsidRPr="00503C51" w:rsidRDefault="00865778" w:rsidP="00865778">
            <w:pPr>
              <w:pStyle w:val="TableBody"/>
              <w:rPr>
                <w:ins w:id="9085" w:author="Sevan Sirapian [2]" w:date="2018-11-26T11:12:00Z"/>
              </w:rPr>
            </w:pPr>
            <w:ins w:id="9086" w:author="Sevan Sirapian [2]" w:date="2018-11-26T11:12:00Z">
              <w:r w:rsidRPr="00503C51">
                <w:t>If &lt;BAND&gt;=1</w:t>
              </w:r>
              <w:r>
                <w:t>4</w:t>
              </w:r>
              <w:r w:rsidRPr="00503C51">
                <w:tab/>
                <w:t>5</w:t>
              </w:r>
              <w:r>
                <w:t>2</w:t>
              </w:r>
              <w:r w:rsidRPr="00503C51">
                <w:t>80 – 5</w:t>
              </w:r>
              <w:r>
                <w:t>3</w:t>
              </w:r>
              <w:r w:rsidRPr="00503C51">
                <w:t>79</w:t>
              </w:r>
            </w:ins>
          </w:p>
          <w:p w14:paraId="57DA22A8" w14:textId="77777777" w:rsidR="00865778" w:rsidRPr="00503C51" w:rsidRDefault="00865778" w:rsidP="00865778">
            <w:pPr>
              <w:pStyle w:val="TableBody"/>
              <w:rPr>
                <w:ins w:id="9087" w:author="Sevan Sirapian [2]" w:date="2018-11-26T11:12:00Z"/>
              </w:rPr>
            </w:pPr>
            <w:ins w:id="9088" w:author="Sevan Sirapian [2]" w:date="2018-11-26T11:12:00Z">
              <w:r w:rsidRPr="00503C51">
                <w:t>If &lt;BAND&gt;=1</w:t>
              </w:r>
              <w:r>
                <w:t>7</w:t>
              </w:r>
              <w:r w:rsidRPr="00503C51">
                <w:tab/>
                <w:t>5</w:t>
              </w:r>
              <w:r>
                <w:t>730</w:t>
              </w:r>
              <w:r w:rsidRPr="00503C51">
                <w:t xml:space="preserve"> – 5</w:t>
              </w:r>
              <w:r>
                <w:t>849</w:t>
              </w:r>
            </w:ins>
          </w:p>
          <w:p w14:paraId="66705C99" w14:textId="77777777" w:rsidR="00865778" w:rsidRPr="00463CCF" w:rsidRDefault="00865778" w:rsidP="00865778">
            <w:pPr>
              <w:pStyle w:val="TableBody"/>
              <w:rPr>
                <w:ins w:id="9089" w:author="Sevan Sirapian [2]" w:date="2018-11-26T11:12:00Z"/>
                <w:szCs w:val="18"/>
              </w:rPr>
            </w:pPr>
            <w:ins w:id="9090" w:author="Sevan Sirapian [2]" w:date="2018-11-26T11:12:00Z">
              <w:r w:rsidRPr="00503C51">
                <w:t>If &lt;BAND&gt;=1</w:t>
              </w:r>
              <w:r>
                <w:t>8</w:t>
              </w:r>
              <w:r w:rsidRPr="00503C51">
                <w:tab/>
              </w:r>
              <w:r w:rsidRPr="00463CCF">
                <w:rPr>
                  <w:szCs w:val="18"/>
                </w:rPr>
                <w:t>5850 – 5999</w:t>
              </w:r>
            </w:ins>
          </w:p>
          <w:p w14:paraId="7F9D440D" w14:textId="77777777" w:rsidR="00865778" w:rsidRPr="00503C51" w:rsidRDefault="00865778" w:rsidP="00865778">
            <w:pPr>
              <w:pStyle w:val="TableBody"/>
              <w:rPr>
                <w:ins w:id="9091" w:author="Sevan Sirapian [2]" w:date="2018-11-26T11:12:00Z"/>
              </w:rPr>
            </w:pPr>
            <w:ins w:id="9092" w:author="Sevan Sirapian [2]" w:date="2018-11-26T11:12:00Z">
              <w:r w:rsidRPr="00503C51">
                <w:t>If &lt;BAND&gt;=1</w:t>
              </w:r>
              <w:r>
                <w:t>9</w:t>
              </w:r>
              <w:r w:rsidRPr="00503C51">
                <w:tab/>
              </w:r>
              <w:r w:rsidRPr="00463CCF">
                <w:rPr>
                  <w:szCs w:val="18"/>
                </w:rPr>
                <w:t>6000 – 6149</w:t>
              </w:r>
            </w:ins>
          </w:p>
          <w:p w14:paraId="4F48AB32" w14:textId="77777777" w:rsidR="00865778" w:rsidRDefault="00865778" w:rsidP="00865778">
            <w:pPr>
              <w:pStyle w:val="TableBody"/>
              <w:rPr>
                <w:ins w:id="9093" w:author="Sevan Sirapian [2]" w:date="2018-11-26T11:12:00Z"/>
              </w:rPr>
            </w:pPr>
            <w:ins w:id="9094" w:author="Sevan Sirapian [2]" w:date="2018-11-26T11:12:00Z">
              <w:r w:rsidRPr="00503C51">
                <w:t>If &lt;BAND&gt;=20</w:t>
              </w:r>
              <w:r w:rsidRPr="00503C51">
                <w:tab/>
                <w:t>6150 – 6449</w:t>
              </w:r>
            </w:ins>
          </w:p>
          <w:p w14:paraId="31DC7C66" w14:textId="77777777" w:rsidR="00865778" w:rsidRDefault="00865778" w:rsidP="00865778">
            <w:pPr>
              <w:pStyle w:val="TableBody"/>
              <w:rPr>
                <w:ins w:id="9095" w:author="Sevan Sirapian [2]" w:date="2018-11-26T11:12:00Z"/>
              </w:rPr>
            </w:pPr>
            <w:ins w:id="9096" w:author="Sevan Sirapian [2]" w:date="2018-11-26T11:12:00Z">
              <w:r w:rsidRPr="00503C51">
                <w:t>If &lt;BAND&gt;=2</w:t>
              </w:r>
              <w:r>
                <w:t>5</w:t>
              </w:r>
              <w:r w:rsidRPr="00503C51">
                <w:tab/>
              </w:r>
              <w:r>
                <w:t>8040</w:t>
              </w:r>
              <w:r w:rsidRPr="00503C51">
                <w:t xml:space="preserve"> – </w:t>
              </w:r>
              <w:r>
                <w:t>8689</w:t>
              </w:r>
            </w:ins>
          </w:p>
          <w:p w14:paraId="729D29B9" w14:textId="77777777" w:rsidR="00865778" w:rsidRDefault="00865778" w:rsidP="00865778">
            <w:pPr>
              <w:pStyle w:val="TableBody"/>
              <w:rPr>
                <w:ins w:id="9097" w:author="Sevan Sirapian [2]" w:date="2018-11-26T11:12:00Z"/>
                <w:szCs w:val="18"/>
              </w:rPr>
            </w:pPr>
            <w:ins w:id="9098" w:author="Sevan Sirapian [2]" w:date="2018-11-26T11:12:00Z">
              <w:r w:rsidRPr="00503C51">
                <w:t>If &lt;BAND&gt;=2</w:t>
              </w:r>
              <w:r>
                <w:t>6</w:t>
              </w:r>
              <w:r w:rsidRPr="00503C51">
                <w:tab/>
              </w:r>
              <w:r w:rsidRPr="00463CCF">
                <w:rPr>
                  <w:szCs w:val="18"/>
                </w:rPr>
                <w:t>8</w:t>
              </w:r>
              <w:r>
                <w:rPr>
                  <w:szCs w:val="18"/>
                </w:rPr>
                <w:t>690</w:t>
              </w:r>
              <w:r w:rsidRPr="00463CCF">
                <w:rPr>
                  <w:szCs w:val="18"/>
                </w:rPr>
                <w:t xml:space="preserve"> </w:t>
              </w:r>
              <w:r w:rsidRPr="00503C51">
                <w:t xml:space="preserve">– </w:t>
              </w:r>
              <w:r>
                <w:rPr>
                  <w:szCs w:val="18"/>
                </w:rPr>
                <w:t>9039</w:t>
              </w:r>
            </w:ins>
          </w:p>
          <w:p w14:paraId="125681CA" w14:textId="77777777" w:rsidR="00865778" w:rsidRPr="00503C51" w:rsidRDefault="00865778" w:rsidP="00865778">
            <w:pPr>
              <w:pStyle w:val="TableBody"/>
              <w:rPr>
                <w:ins w:id="9099" w:author="Sevan Sirapian [2]" w:date="2018-11-26T11:12:00Z"/>
              </w:rPr>
            </w:pPr>
            <w:ins w:id="9100" w:author="Sevan Sirapian [2]" w:date="2018-11-26T11:12:00Z">
              <w:r w:rsidRPr="00503C51">
                <w:t>If &lt;BAND&gt;=2</w:t>
              </w:r>
              <w:r>
                <w:t>7</w:t>
              </w:r>
              <w:r w:rsidRPr="00503C51">
                <w:tab/>
              </w:r>
              <w:r>
                <w:t>9040</w:t>
              </w:r>
              <w:r w:rsidRPr="00503C51">
                <w:t xml:space="preserve"> – </w:t>
              </w:r>
              <w:r>
                <w:t>9209</w:t>
              </w:r>
            </w:ins>
          </w:p>
          <w:p w14:paraId="1BBDE54C" w14:textId="77777777" w:rsidR="00865778" w:rsidRDefault="00865778" w:rsidP="00865778">
            <w:pPr>
              <w:pStyle w:val="TableBody"/>
              <w:rPr>
                <w:ins w:id="9101" w:author="Sevan Sirapian [2]" w:date="2018-11-26T11:12:00Z"/>
              </w:rPr>
            </w:pPr>
            <w:ins w:id="9102" w:author="Sevan Sirapian [2]" w:date="2018-11-26T11:12:00Z">
              <w:r>
                <w:t>If &lt;BAND&gt;=28</w:t>
              </w:r>
              <w:r w:rsidRPr="00503C51">
                <w:tab/>
              </w:r>
              <w:r>
                <w:t>9210</w:t>
              </w:r>
              <w:r w:rsidRPr="00503C51">
                <w:t xml:space="preserve"> – </w:t>
              </w:r>
              <w:r>
                <w:t>9659</w:t>
              </w:r>
            </w:ins>
          </w:p>
          <w:p w14:paraId="5F124FF3" w14:textId="77777777" w:rsidR="00865778" w:rsidRDefault="00865778" w:rsidP="00865778">
            <w:pPr>
              <w:pStyle w:val="TableBody"/>
              <w:rPr>
                <w:ins w:id="9103" w:author="Sevan Sirapian [2]" w:date="2018-11-26T11:12:00Z"/>
              </w:rPr>
            </w:pPr>
            <w:ins w:id="9104" w:author="Sevan Sirapian [2]" w:date="2018-11-26T11:12:00Z">
              <w:r w:rsidRPr="00503C51">
                <w:t>If &lt;BAND&gt;=</w:t>
              </w:r>
              <w:r>
                <w:t>66</w:t>
              </w:r>
              <w:r w:rsidRPr="00503C51">
                <w:tab/>
              </w:r>
              <w:r>
                <w:t>66436</w:t>
              </w:r>
              <w:r w:rsidRPr="00503C51">
                <w:t xml:space="preserve"> – </w:t>
              </w:r>
              <w:r>
                <w:t>67335</w:t>
              </w:r>
            </w:ins>
          </w:p>
          <w:p w14:paraId="5C921815" w14:textId="77E7AD0A" w:rsidR="00865778" w:rsidRPr="00E81416" w:rsidDel="00760B64" w:rsidRDefault="00865778">
            <w:pPr>
              <w:pStyle w:val="TableBody"/>
              <w:rPr>
                <w:ins w:id="9105" w:author="Sevan Sirapian [2]" w:date="2018-11-26T11:12:00Z"/>
                <w:del w:id="9106" w:author="Elaine Baricante" w:date="2018-11-26T15:28:00Z"/>
              </w:rPr>
            </w:pPr>
          </w:p>
          <w:p w14:paraId="6BB2D2AA" w14:textId="77777777" w:rsidR="00865778" w:rsidRPr="00671C8B" w:rsidRDefault="00865778">
            <w:pPr>
              <w:pStyle w:val="TableBody"/>
              <w:rPr>
                <w:ins w:id="9107" w:author="Sevan Sirapian [2]" w:date="2018-11-26T11:12:00Z"/>
              </w:rPr>
            </w:pPr>
          </w:p>
          <w:p w14:paraId="4648B952" w14:textId="6913033C" w:rsidR="00865778" w:rsidRPr="00671C8B" w:rsidDel="00760B64" w:rsidRDefault="00865778" w:rsidP="00865778">
            <w:pPr>
              <w:pStyle w:val="TableBody"/>
              <w:rPr>
                <w:ins w:id="9108" w:author="Sevan Sirapian [2]" w:date="2018-11-26T11:12:00Z"/>
                <w:del w:id="9109" w:author="Elaine Baricante" w:date="2018-11-26T15:28:00Z"/>
              </w:rPr>
            </w:pPr>
            <w:ins w:id="9110" w:author="Sevan Sirapian [2]" w:date="2018-11-26T11:12:00Z">
              <w:r w:rsidRPr="00671C8B">
                <w:rPr>
                  <w:b/>
                </w:rPr>
                <w:t>&lt;POWER1&gt;</w:t>
              </w:r>
              <w:r w:rsidRPr="00671C8B">
                <w:tab/>
                <w:t>Received power at primary antenna in dBm</w:t>
              </w:r>
            </w:ins>
          </w:p>
          <w:p w14:paraId="6EFA587A" w14:textId="6A7D30FE" w:rsidR="00865778" w:rsidRPr="00671C8B" w:rsidDel="00760B64" w:rsidRDefault="00865778" w:rsidP="00865778">
            <w:pPr>
              <w:pStyle w:val="TableBody"/>
              <w:rPr>
                <w:ins w:id="9111" w:author="Sevan Sirapian [2]" w:date="2018-11-26T11:12:00Z"/>
                <w:del w:id="9112" w:author="Elaine Baricante" w:date="2018-11-26T15:28:00Z"/>
              </w:rPr>
            </w:pPr>
          </w:p>
          <w:p w14:paraId="15212A6C" w14:textId="77777777" w:rsidR="00865778" w:rsidRPr="00671C8B" w:rsidRDefault="00865778" w:rsidP="00865778">
            <w:pPr>
              <w:pStyle w:val="TableBody"/>
              <w:rPr>
                <w:ins w:id="9113" w:author="Sevan Sirapian [2]" w:date="2018-11-26T11:12:00Z"/>
              </w:rPr>
            </w:pPr>
          </w:p>
        </w:tc>
      </w:tr>
      <w:tr w:rsidR="00865778" w:rsidRPr="00671C8B" w:rsidDel="00760B64" w14:paraId="21C68A68" w14:textId="1273D144" w:rsidTr="00865778">
        <w:trPr>
          <w:cantSplit w:val="0"/>
          <w:ins w:id="9114" w:author="Sevan Sirapian [2]" w:date="2018-11-26T11:12:00Z"/>
          <w:del w:id="9115" w:author="Elaine Baricante" w:date="2018-11-26T15:31:00Z"/>
        </w:trPr>
        <w:tc>
          <w:tcPr>
            <w:tcW w:w="1728" w:type="dxa"/>
          </w:tcPr>
          <w:p w14:paraId="28691E57" w14:textId="411C973F" w:rsidR="00865778" w:rsidRPr="00671C8B" w:rsidDel="00760B64" w:rsidRDefault="00865778" w:rsidP="00865778">
            <w:pPr>
              <w:pStyle w:val="TableBody"/>
              <w:rPr>
                <w:ins w:id="9116" w:author="Sevan Sirapian [2]" w:date="2018-11-26T11:12:00Z"/>
                <w:del w:id="9117" w:author="Elaine Baricante" w:date="2018-11-26T15:31:00Z"/>
                <w:u w:val="single"/>
              </w:rPr>
            </w:pPr>
            <w:ins w:id="9118" w:author="Sevan Sirapian [2]" w:date="2018-11-26T11:12:00Z">
              <w:del w:id="9119" w:author="Elaine Baricante" w:date="2018-11-26T15:31:00Z">
                <w:r w:rsidRPr="00671C8B" w:rsidDel="00760B64">
                  <w:rPr>
                    <w:u w:val="single"/>
                  </w:rPr>
                  <w:lastRenderedPageBreak/>
                  <w:delText>Reference</w:delText>
                </w:r>
              </w:del>
            </w:ins>
          </w:p>
          <w:p w14:paraId="63BDC266" w14:textId="58C36AE2" w:rsidR="00865778" w:rsidRPr="00671C8B" w:rsidDel="00760B64" w:rsidRDefault="00865778" w:rsidP="00865778">
            <w:pPr>
              <w:pStyle w:val="TableBody"/>
              <w:rPr>
                <w:ins w:id="9120" w:author="Sevan Sirapian [2]" w:date="2018-11-26T11:12:00Z"/>
                <w:del w:id="9121" w:author="Elaine Baricante" w:date="2018-11-26T15:31:00Z"/>
                <w:u w:val="single"/>
              </w:rPr>
            </w:pPr>
            <w:ins w:id="9122" w:author="Sevan Sirapian [2]" w:date="2018-11-26T11:12:00Z">
              <w:del w:id="9123" w:author="Elaine Baricante" w:date="2018-11-26T15:31:00Z">
                <w:r w:rsidRPr="00671C8B" w:rsidDel="00760B64">
                  <w:delText>Sierra Wireless Proprietary</w:delText>
                </w:r>
              </w:del>
            </w:ins>
          </w:p>
        </w:tc>
        <w:tc>
          <w:tcPr>
            <w:tcW w:w="7560" w:type="dxa"/>
          </w:tcPr>
          <w:p w14:paraId="01D7B83F" w14:textId="797927E6" w:rsidR="00865778" w:rsidRPr="00671C8B" w:rsidDel="00760B64" w:rsidRDefault="00865778" w:rsidP="00865778">
            <w:pPr>
              <w:pStyle w:val="TableBody"/>
              <w:rPr>
                <w:ins w:id="9124" w:author="Sevan Sirapian [2]" w:date="2018-11-26T11:12:00Z"/>
                <w:del w:id="9125" w:author="Elaine Baricante" w:date="2018-11-26T15:31:00Z"/>
                <w:u w:val="single"/>
              </w:rPr>
            </w:pPr>
            <w:ins w:id="9126" w:author="Sevan Sirapian [2]" w:date="2018-11-26T11:12:00Z">
              <w:del w:id="9127" w:author="Elaine Baricante" w:date="2018-11-26T15:31:00Z">
                <w:r w:rsidRPr="00671C8B" w:rsidDel="00760B64">
                  <w:rPr>
                    <w:u w:val="single"/>
                  </w:rPr>
                  <w:delText>Notes</w:delText>
                </w:r>
              </w:del>
            </w:ins>
          </w:p>
          <w:p w14:paraId="4BC3FFA9" w14:textId="56F0FA1D" w:rsidR="00865778" w:rsidRPr="00760B64" w:rsidDel="00760B64" w:rsidRDefault="00865778" w:rsidP="00760B64">
            <w:pPr>
              <w:pStyle w:val="TableBody"/>
              <w:rPr>
                <w:ins w:id="9128" w:author="Sevan Sirapian [2]" w:date="2018-11-26T11:12:00Z"/>
                <w:del w:id="9129" w:author="Elaine Baricante" w:date="2018-11-26T15:29:00Z"/>
              </w:rPr>
            </w:pPr>
            <w:ins w:id="9130" w:author="Sevan Sirapian [2]" w:date="2018-11-26T11:12:00Z">
              <w:del w:id="9131" w:author="Elaine Baricante" w:date="2018-11-26T15:31:00Z">
                <w:r w:rsidRPr="00760B64" w:rsidDel="00760B64">
                  <w:delText>Before using at+WMRXPOWER command, it is necessary to verify that the configured LTE band(s) on which the module can operate is correctly set by using either AT+KBNDCFG Read Command to read the configured band(s), or  AT+KBNDCFG Execute command to set the configured LTE band(s) .</w:delText>
                </w:r>
              </w:del>
            </w:ins>
          </w:p>
          <w:p w14:paraId="3933C7C5" w14:textId="3091EB78" w:rsidR="00865778" w:rsidRPr="00760B64" w:rsidDel="00760B64" w:rsidRDefault="00865778" w:rsidP="00760B64">
            <w:pPr>
              <w:pStyle w:val="TableBody"/>
              <w:rPr>
                <w:ins w:id="9132" w:author="Sevan Sirapian [2]" w:date="2018-11-26T11:12:00Z"/>
                <w:del w:id="9133" w:author="Elaine Baricante" w:date="2018-11-26T15:29:00Z"/>
              </w:rPr>
            </w:pPr>
            <w:ins w:id="9134" w:author="Sevan Sirapian [2]" w:date="2018-11-26T11:12:00Z">
              <w:del w:id="9135" w:author="Elaine Baricante" w:date="2018-11-26T15:31:00Z">
                <w:r w:rsidRPr="00760B64" w:rsidDel="00760B64">
                  <w:delText>This AT command is not available if AT+WMTXPOWER is enabled.</w:delText>
                </w:r>
              </w:del>
            </w:ins>
          </w:p>
          <w:p w14:paraId="1283A517" w14:textId="377300DD" w:rsidR="00865778" w:rsidRPr="00760B64" w:rsidDel="00760B64" w:rsidRDefault="00865778" w:rsidP="00760B64">
            <w:pPr>
              <w:pStyle w:val="TableBody"/>
              <w:rPr>
                <w:del w:id="9136" w:author="Elaine Baricante" w:date="2018-11-26T15:29:00Z"/>
              </w:rPr>
            </w:pPr>
            <w:ins w:id="9137" w:author="Sevan Sirapian [2]" w:date="2018-11-26T11:12:00Z">
              <w:del w:id="9138" w:author="Elaine Baricante" w:date="2018-11-26T15:31:00Z">
                <w:r w:rsidRPr="00A704F6" w:rsidDel="00760B64">
                  <w:delText>For Rx te</w:delText>
                </w:r>
                <w:r w:rsidRPr="000C2B46" w:rsidDel="00760B64">
                  <w:delText>sts, the 2 followings waveforms can be applied to the UE antenna:</w:delText>
                </w:r>
              </w:del>
              <w:del w:id="9139" w:author="Elaine Baricante" w:date="2018-11-26T15:29:00Z">
                <w:r w:rsidRPr="00760B64" w:rsidDel="00760B64">
                  <w:delText xml:space="preserve"> </w:delText>
                </w:r>
              </w:del>
            </w:ins>
          </w:p>
          <w:p w14:paraId="5F6112A2" w14:textId="640C6D54" w:rsidR="00865778" w:rsidRPr="00760B64" w:rsidDel="00760B64" w:rsidRDefault="00865778" w:rsidP="00760B64">
            <w:pPr>
              <w:pStyle w:val="TableBody"/>
              <w:rPr>
                <w:ins w:id="9140" w:author="Sevan Sirapian [2]" w:date="2018-11-26T11:12:00Z"/>
                <w:del w:id="9141" w:author="Elaine Baricante" w:date="2018-11-26T15:29:00Z"/>
              </w:rPr>
            </w:pPr>
            <w:ins w:id="9142" w:author="Sevan Sirapian [2]" w:date="2018-11-26T11:12:00Z">
              <w:del w:id="9143" w:author="Elaine Baricante" w:date="2018-11-26T15:29:00Z">
                <w:r w:rsidRPr="00760B64" w:rsidDel="00760B64">
                  <w:delText xml:space="preserve"> </w:delText>
                </w:r>
              </w:del>
              <w:del w:id="9144" w:author="Elaine Baricante" w:date="2018-11-26T15:31:00Z">
                <w:r w:rsidRPr="00760B64" w:rsidDel="00760B64">
                  <w:delText>a continuous waveform, in this case it is recommended to use 1Mhz offset to central frequency to avoid DC interference</w:delText>
                </w:r>
              </w:del>
              <w:del w:id="9145" w:author="Elaine Baricante" w:date="2018-11-26T15:29:00Z">
                <w:r w:rsidRPr="00760B64" w:rsidDel="00760B64">
                  <w:delText xml:space="preserve"> </w:delText>
                </w:r>
              </w:del>
            </w:ins>
          </w:p>
          <w:p w14:paraId="2A14C24B" w14:textId="37FC8E27" w:rsidR="00865778" w:rsidRPr="00760B64" w:rsidDel="00760B64" w:rsidRDefault="00865778" w:rsidP="00760B64">
            <w:pPr>
              <w:pStyle w:val="TableBody"/>
              <w:rPr>
                <w:ins w:id="9146" w:author="Sevan Sirapian [2]" w:date="2018-11-26T11:12:00Z"/>
                <w:del w:id="9147" w:author="Elaine Baricante" w:date="2018-11-26T15:28:00Z"/>
                <w:szCs w:val="18"/>
                <w:u w:val="single"/>
              </w:rPr>
            </w:pPr>
            <w:ins w:id="9148" w:author="Sevan Sirapian [2]" w:date="2018-11-26T11:12:00Z">
              <w:del w:id="9149" w:author="Elaine Baricante" w:date="2018-11-26T15:31:00Z">
                <w:r w:rsidRPr="00760B64" w:rsidDel="00760B64">
                  <w:delText>a LTE signal, in this case it is recommended to use a continuous FDD radio frame, which occupy all subcarriers including the ones dedicated for PBCH/PSC/SSC.</w:delText>
                </w:r>
                <w:r w:rsidRPr="00760B64" w:rsidDel="00760B64">
                  <w:rPr>
                    <w:color w:val="000000"/>
                    <w:szCs w:val="18"/>
                  </w:rPr>
                  <w:delText xml:space="preserve"> </w:delText>
                </w:r>
              </w:del>
            </w:ins>
          </w:p>
          <w:p w14:paraId="796E913B" w14:textId="6EE641B6" w:rsidR="00865778" w:rsidRPr="00760B64" w:rsidDel="00760B64" w:rsidRDefault="00865778" w:rsidP="00760B64">
            <w:pPr>
              <w:pStyle w:val="TableBody"/>
              <w:rPr>
                <w:ins w:id="9150" w:author="Sevan Sirapian [2]" w:date="2018-11-26T11:12:00Z"/>
                <w:del w:id="9151" w:author="Elaine Baricante" w:date="2018-11-26T15:31:00Z"/>
                <w:u w:val="single"/>
              </w:rPr>
            </w:pPr>
          </w:p>
        </w:tc>
      </w:tr>
      <w:tr w:rsidR="00760B64" w:rsidRPr="00671C8B" w14:paraId="3BA83753" w14:textId="77777777" w:rsidTr="00865778">
        <w:trPr>
          <w:cantSplit w:val="0"/>
          <w:ins w:id="9152" w:author="Elaine Baricante" w:date="2018-11-26T15:31:00Z"/>
        </w:trPr>
        <w:tc>
          <w:tcPr>
            <w:tcW w:w="1728" w:type="dxa"/>
          </w:tcPr>
          <w:p w14:paraId="22DAFCE3" w14:textId="77777777" w:rsidR="00760B64" w:rsidRPr="00671C8B" w:rsidRDefault="00760B64" w:rsidP="00760B64">
            <w:pPr>
              <w:pStyle w:val="TableBody"/>
              <w:rPr>
                <w:ins w:id="9153" w:author="Elaine Baricante" w:date="2018-11-26T15:31:00Z"/>
                <w:u w:val="single"/>
              </w:rPr>
            </w:pPr>
            <w:ins w:id="9154" w:author="Elaine Baricante" w:date="2018-11-26T15:31:00Z">
              <w:r w:rsidRPr="00671C8B">
                <w:rPr>
                  <w:u w:val="single"/>
                </w:rPr>
                <w:t>Reference</w:t>
              </w:r>
            </w:ins>
          </w:p>
          <w:p w14:paraId="0DEA4C3A" w14:textId="46244870" w:rsidR="00760B64" w:rsidRPr="00671C8B" w:rsidRDefault="00760B64" w:rsidP="00760B64">
            <w:pPr>
              <w:pStyle w:val="TableBody"/>
              <w:rPr>
                <w:ins w:id="9155" w:author="Elaine Baricante" w:date="2018-11-26T15:31:00Z"/>
                <w:u w:val="single"/>
              </w:rPr>
            </w:pPr>
            <w:ins w:id="9156" w:author="Elaine Baricante" w:date="2018-11-26T15:31:00Z">
              <w:r w:rsidRPr="00671C8B">
                <w:t>Sierra Wireless Proprietary</w:t>
              </w:r>
            </w:ins>
          </w:p>
        </w:tc>
        <w:tc>
          <w:tcPr>
            <w:tcW w:w="7560" w:type="dxa"/>
          </w:tcPr>
          <w:p w14:paraId="40E6A148" w14:textId="77777777" w:rsidR="00760B64" w:rsidRDefault="00760B64" w:rsidP="00865778">
            <w:pPr>
              <w:pStyle w:val="TableBody"/>
              <w:rPr>
                <w:ins w:id="9157" w:author="Elaine Baricante" w:date="2018-11-26T15:31:00Z"/>
                <w:u w:val="single"/>
              </w:rPr>
            </w:pPr>
            <w:ins w:id="9158" w:author="Elaine Baricante" w:date="2018-11-26T15:31:00Z">
              <w:r>
                <w:rPr>
                  <w:u w:val="single"/>
                </w:rPr>
                <w:t>Notes</w:t>
              </w:r>
            </w:ins>
          </w:p>
          <w:p w14:paraId="7FD19DC0" w14:textId="292C8FD4" w:rsidR="00760B64" w:rsidRPr="00760B64" w:rsidRDefault="00760B64">
            <w:pPr>
              <w:pStyle w:val="TableBody"/>
              <w:numPr>
                <w:ilvl w:val="0"/>
                <w:numId w:val="489"/>
              </w:numPr>
              <w:rPr>
                <w:ins w:id="9159" w:author="Elaine Baricante" w:date="2018-11-26T15:31:00Z"/>
              </w:rPr>
              <w:pPrChange w:id="9160" w:author="Elaine Baricante" w:date="2018-11-26T15:31:00Z">
                <w:pPr>
                  <w:pStyle w:val="TableBody"/>
                </w:pPr>
              </w:pPrChange>
            </w:pPr>
            <w:ins w:id="9161" w:author="Elaine Baricante" w:date="2018-11-26T15:31:00Z">
              <w:r w:rsidRPr="00760B64">
                <w:t xml:space="preserve">Before using </w:t>
              </w:r>
              <w:r>
                <w:t xml:space="preserve">this </w:t>
              </w:r>
              <w:r w:rsidRPr="00760B64">
                <w:t xml:space="preserve">command, it is necessary to verify that the configured LTE band(s) on which the module can operate is correctly set by using either </w:t>
              </w:r>
              <w:r w:rsidRPr="00760B64">
                <w:rPr>
                  <w:rStyle w:val="Code"/>
                  <w:rPrChange w:id="9162" w:author="Elaine Baricante" w:date="2018-11-26T15:32:00Z">
                    <w:rPr/>
                  </w:rPrChange>
                </w:rPr>
                <w:t>AT+KBNDCFG</w:t>
              </w:r>
              <w:r w:rsidRPr="00760B64">
                <w:t xml:space="preserve"> to read the configured band(s), or </w:t>
              </w:r>
              <w:r w:rsidRPr="00760B64">
                <w:rPr>
                  <w:rStyle w:val="Code"/>
                  <w:rPrChange w:id="9163" w:author="Elaine Baricante" w:date="2018-11-26T15:32:00Z">
                    <w:rPr/>
                  </w:rPrChange>
                </w:rPr>
                <w:t>AT+KBNDCFG</w:t>
              </w:r>
              <w:r w:rsidRPr="00760B64">
                <w:t xml:space="preserve"> to set the configured LTE band(s)</w:t>
              </w:r>
            </w:ins>
            <w:ins w:id="9164" w:author="Elaine Baricante" w:date="2018-11-26T15:32:00Z">
              <w:r>
                <w:t>.</w:t>
              </w:r>
            </w:ins>
          </w:p>
          <w:p w14:paraId="279DC331" w14:textId="2C1D3A7B" w:rsidR="00760B64" w:rsidRPr="00042BA0" w:rsidRDefault="00760B64">
            <w:pPr>
              <w:pStyle w:val="TableBody"/>
              <w:numPr>
                <w:ilvl w:val="0"/>
                <w:numId w:val="489"/>
              </w:numPr>
              <w:rPr>
                <w:ins w:id="9165" w:author="Elaine Baricante" w:date="2018-11-26T15:31:00Z"/>
              </w:rPr>
              <w:pPrChange w:id="9166" w:author="Elaine Baricante" w:date="2018-11-26T15:31:00Z">
                <w:pPr>
                  <w:pStyle w:val="TableBody"/>
                </w:pPr>
              </w:pPrChange>
            </w:pPr>
            <w:ins w:id="9167" w:author="Elaine Baricante" w:date="2018-11-26T15:31:00Z">
              <w:r w:rsidRPr="00760B64">
                <w:t xml:space="preserve">This command is not available if </w:t>
              </w:r>
              <w:r w:rsidRPr="00760B64">
                <w:rPr>
                  <w:rStyle w:val="Code"/>
                  <w:rPrChange w:id="9168" w:author="Elaine Baricante" w:date="2018-11-26T15:32:00Z">
                    <w:rPr/>
                  </w:rPrChange>
                </w:rPr>
                <w:t>AT+WMTXPOWER</w:t>
              </w:r>
              <w:r w:rsidRPr="00760B64">
                <w:t xml:space="preserve"> is enabled.</w:t>
              </w:r>
            </w:ins>
          </w:p>
          <w:p w14:paraId="6A55ECC4" w14:textId="77777777" w:rsidR="00760B64" w:rsidRPr="00042BA0" w:rsidRDefault="00760B64">
            <w:pPr>
              <w:pStyle w:val="TableBody"/>
              <w:numPr>
                <w:ilvl w:val="0"/>
                <w:numId w:val="489"/>
              </w:numPr>
              <w:rPr>
                <w:ins w:id="9169" w:author="Elaine Baricante" w:date="2018-11-26T15:31:00Z"/>
              </w:rPr>
              <w:pPrChange w:id="9170" w:author="Elaine Baricante" w:date="2018-11-26T15:31:00Z">
                <w:pPr>
                  <w:pStyle w:val="TableBody"/>
                </w:pPr>
              </w:pPrChange>
            </w:pPr>
            <w:ins w:id="9171" w:author="Elaine Baricante" w:date="2018-11-26T15:31:00Z">
              <w:r w:rsidRPr="00042BA0">
                <w:t>For Rx tests, the 2 followings waveforms can be applied to the UE antenna:</w:t>
              </w:r>
            </w:ins>
          </w:p>
          <w:p w14:paraId="7D68FD5B" w14:textId="577FCBFE" w:rsidR="00760B64" w:rsidRPr="00042BA0" w:rsidRDefault="00760B64">
            <w:pPr>
              <w:pStyle w:val="TableBody"/>
              <w:numPr>
                <w:ilvl w:val="1"/>
                <w:numId w:val="490"/>
              </w:numPr>
              <w:ind w:left="1131"/>
              <w:rPr>
                <w:ins w:id="9172" w:author="Elaine Baricante" w:date="2018-11-26T15:31:00Z"/>
              </w:rPr>
              <w:pPrChange w:id="9173" w:author="Elaine Baricante" w:date="2018-11-26T15:31:00Z">
                <w:pPr>
                  <w:pStyle w:val="TableBody"/>
                </w:pPr>
              </w:pPrChange>
            </w:pPr>
            <w:ins w:id="9174" w:author="Elaine Baricante" w:date="2018-11-26T15:31:00Z">
              <w:r w:rsidRPr="00042BA0">
                <w:t xml:space="preserve">a continuous waveform, in </w:t>
              </w:r>
            </w:ins>
            <w:ins w:id="9175" w:author="Elaine Baricante" w:date="2018-11-26T15:32:00Z">
              <w:r w:rsidR="00E81416">
                <w:t>which</w:t>
              </w:r>
            </w:ins>
            <w:ins w:id="9176" w:author="Elaine Baricante" w:date="2018-11-26T15:31:00Z">
              <w:r w:rsidRPr="00042BA0">
                <w:t xml:space="preserve"> case it is recommended to use</w:t>
              </w:r>
            </w:ins>
            <w:ins w:id="9177" w:author="Elaine Baricante" w:date="2018-11-26T15:32:00Z">
              <w:r w:rsidR="00E81416">
                <w:t xml:space="preserve"> a</w:t>
              </w:r>
            </w:ins>
            <w:ins w:id="9178" w:author="Elaine Baricante" w:date="2018-11-26T15:31:00Z">
              <w:r w:rsidRPr="00042BA0">
                <w:t xml:space="preserve"> 1Mhz offset to central frequency to avoid DC interference</w:t>
              </w:r>
            </w:ins>
            <w:ins w:id="9179" w:author="Elaine Baricante" w:date="2018-11-26T15:33:00Z">
              <w:r w:rsidR="00E81416">
                <w:t>.</w:t>
              </w:r>
            </w:ins>
          </w:p>
          <w:p w14:paraId="707B0CD5" w14:textId="3CCCDC0F" w:rsidR="00760B64" w:rsidRPr="00671C8B" w:rsidRDefault="00760B64">
            <w:pPr>
              <w:pStyle w:val="TableBody"/>
              <w:numPr>
                <w:ilvl w:val="1"/>
                <w:numId w:val="490"/>
              </w:numPr>
              <w:ind w:left="1131"/>
              <w:rPr>
                <w:ins w:id="9180" w:author="Elaine Baricante" w:date="2018-11-26T15:31:00Z"/>
                <w:u w:val="single"/>
              </w:rPr>
              <w:pPrChange w:id="9181" w:author="Elaine Baricante" w:date="2018-11-26T15:31:00Z">
                <w:pPr>
                  <w:pStyle w:val="TableBody"/>
                </w:pPr>
              </w:pPrChange>
            </w:pPr>
            <w:ins w:id="9182" w:author="Elaine Baricante" w:date="2018-11-26T15:31:00Z">
              <w:r w:rsidRPr="00042BA0">
                <w:t>a</w:t>
              </w:r>
            </w:ins>
            <w:ins w:id="9183" w:author="Elaine Baricante" w:date="2018-11-26T15:33:00Z">
              <w:r w:rsidR="00E81416">
                <w:t>n</w:t>
              </w:r>
            </w:ins>
            <w:ins w:id="9184" w:author="Elaine Baricante" w:date="2018-11-26T15:31:00Z">
              <w:r w:rsidRPr="00042BA0">
                <w:t xml:space="preserve"> LTE signal, in </w:t>
              </w:r>
            </w:ins>
            <w:ins w:id="9185" w:author="Elaine Baricante" w:date="2018-11-26T15:33:00Z">
              <w:r w:rsidR="00E81416">
                <w:t>which</w:t>
              </w:r>
            </w:ins>
            <w:ins w:id="9186" w:author="Elaine Baricante" w:date="2018-11-26T15:31:00Z">
              <w:r w:rsidRPr="00042BA0">
                <w:t xml:space="preserve"> case it is recommended to use a continuous FDD radio frame, which occup</w:t>
              </w:r>
            </w:ins>
            <w:ins w:id="9187" w:author="Elaine Baricante" w:date="2018-11-26T15:33:00Z">
              <w:r w:rsidR="00E81416">
                <w:t>ies</w:t>
              </w:r>
            </w:ins>
            <w:ins w:id="9188" w:author="Elaine Baricante" w:date="2018-11-26T15:31:00Z">
              <w:r w:rsidRPr="00042BA0">
                <w:t xml:space="preserve"> all subcarriers including the ones dedicated for PBCH/PSC/SSC.</w:t>
              </w:r>
            </w:ins>
          </w:p>
        </w:tc>
      </w:tr>
      <w:tr w:rsidR="00865778" w:rsidRPr="00671C8B" w14:paraId="6A7BB8B3" w14:textId="77777777" w:rsidTr="00865778">
        <w:trPr>
          <w:cantSplit w:val="0"/>
          <w:ins w:id="9189" w:author="Sevan Sirapian [2]" w:date="2018-11-26T11:12:00Z"/>
        </w:trPr>
        <w:tc>
          <w:tcPr>
            <w:tcW w:w="1728" w:type="dxa"/>
          </w:tcPr>
          <w:p w14:paraId="58B888ED" w14:textId="04D782B6" w:rsidR="00865778" w:rsidRPr="00671C8B" w:rsidDel="00760B64" w:rsidRDefault="00865778" w:rsidP="00865778">
            <w:pPr>
              <w:pStyle w:val="TableBody"/>
              <w:rPr>
                <w:ins w:id="9190" w:author="Sevan Sirapian [2]" w:date="2018-11-26T11:12:00Z"/>
                <w:del w:id="9191" w:author="Elaine Baricante" w:date="2018-11-26T15:28:00Z"/>
                <w:u w:val="single"/>
              </w:rPr>
            </w:pPr>
            <w:ins w:id="9192" w:author="Sevan Sirapian [2]" w:date="2018-11-26T11:12:00Z">
              <w:del w:id="9193" w:author="Elaine Baricante" w:date="2018-11-26T15:28:00Z">
                <w:r w:rsidRPr="00671C8B" w:rsidDel="00760B64">
                  <w:rPr>
                    <w:u w:val="single"/>
                  </w:rPr>
                  <w:delText>Reference</w:delText>
                </w:r>
              </w:del>
            </w:ins>
          </w:p>
          <w:p w14:paraId="3A69E170" w14:textId="0BD82741" w:rsidR="00865778" w:rsidRPr="00671C8B" w:rsidRDefault="00865778" w:rsidP="00865778">
            <w:pPr>
              <w:pStyle w:val="TableBody"/>
              <w:rPr>
                <w:ins w:id="9194" w:author="Sevan Sirapian [2]" w:date="2018-11-26T11:12:00Z"/>
                <w:u w:val="single"/>
              </w:rPr>
            </w:pPr>
            <w:ins w:id="9195" w:author="Sevan Sirapian [2]" w:date="2018-11-26T11:12:00Z">
              <w:del w:id="9196" w:author="Elaine Baricante" w:date="2018-11-26T15:28:00Z">
                <w:r w:rsidRPr="00671C8B" w:rsidDel="00760B64">
                  <w:delText>Sierra Wireless Proprietary</w:delText>
                </w:r>
              </w:del>
            </w:ins>
            <w:ins w:id="9197" w:author="Elaine Baricante" w:date="2018-11-26T15:28:00Z">
              <w:r w:rsidR="00760B64">
                <w:rPr>
                  <w:u w:val="single"/>
                </w:rPr>
                <w:t>Examples</w:t>
              </w:r>
            </w:ins>
          </w:p>
        </w:tc>
        <w:tc>
          <w:tcPr>
            <w:tcW w:w="7560" w:type="dxa"/>
          </w:tcPr>
          <w:p w14:paraId="0AFA4A66" w14:textId="183ADC42" w:rsidR="00865778" w:rsidDel="00760B64" w:rsidRDefault="00865778" w:rsidP="00865778">
            <w:pPr>
              <w:pStyle w:val="TableBody"/>
              <w:rPr>
                <w:ins w:id="9198" w:author="Sevan Sirapian [2]" w:date="2018-11-26T11:12:00Z"/>
                <w:del w:id="9199" w:author="Elaine Baricante" w:date="2018-11-26T15:28:00Z"/>
                <w:u w:val="single"/>
              </w:rPr>
            </w:pPr>
            <w:ins w:id="9200" w:author="Sevan Sirapian [2]" w:date="2018-11-26T11:12:00Z">
              <w:del w:id="9201" w:author="Elaine Baricante" w:date="2018-11-26T15:28:00Z">
                <w:r w:rsidRPr="003772C6" w:rsidDel="00760B64">
                  <w:rPr>
                    <w:u w:val="single"/>
                  </w:rPr>
                  <w:delText>Examples</w:delText>
                </w:r>
              </w:del>
            </w:ins>
          </w:p>
          <w:p w14:paraId="3F04F42F" w14:textId="08FF4C89" w:rsidR="00865778" w:rsidDel="00760B64" w:rsidRDefault="00865778" w:rsidP="00865778">
            <w:pPr>
              <w:pStyle w:val="TableBody"/>
              <w:rPr>
                <w:ins w:id="9202" w:author="Sevan Sirapian [2]" w:date="2018-11-26T11:12:00Z"/>
                <w:del w:id="9203" w:author="Elaine Baricante" w:date="2018-11-26T15:28:00Z"/>
                <w:b/>
              </w:rPr>
            </w:pPr>
          </w:p>
          <w:p w14:paraId="3C1893B4" w14:textId="2CFCE453" w:rsidR="00865778" w:rsidRPr="00332AD4" w:rsidRDefault="00865778" w:rsidP="00865778">
            <w:pPr>
              <w:pStyle w:val="TableBody"/>
              <w:rPr>
                <w:ins w:id="9204" w:author="Sevan Sirapian [2]" w:date="2018-11-26T11:12:00Z"/>
                <w:b/>
              </w:rPr>
            </w:pPr>
            <w:ins w:id="9205" w:author="Sevan Sirapian [2]" w:date="2018-11-26T11:12:00Z">
              <w:r w:rsidRPr="00332AD4">
                <w:rPr>
                  <w:b/>
                </w:rPr>
                <w:t>AT+WMRXPOWER=?</w:t>
              </w:r>
            </w:ins>
          </w:p>
          <w:p w14:paraId="15E7380F" w14:textId="77777777" w:rsidR="00865778" w:rsidRPr="008661EB" w:rsidRDefault="00865778" w:rsidP="00865778">
            <w:pPr>
              <w:pStyle w:val="TableBody"/>
              <w:rPr>
                <w:ins w:id="9206" w:author="Sevan Sirapian [2]" w:date="2018-11-26T11:12:00Z"/>
                <w:b/>
              </w:rPr>
            </w:pPr>
            <w:ins w:id="9207" w:author="Sevan Sirapian [2]" w:date="2018-11-26T11:12:00Z">
              <w:r w:rsidRPr="008661EB">
                <w:rPr>
                  <w:b/>
                </w:rPr>
                <w:t>+WMRXPOWER: (0-1),(1,2,3,4,5,8,</w:t>
              </w:r>
              <w:r>
                <w:rPr>
                  <w:b/>
                </w:rPr>
                <w:t>9,10,</w:t>
              </w:r>
              <w:r w:rsidRPr="008661EB">
                <w:rPr>
                  <w:b/>
                </w:rPr>
                <w:t>12,13,</w:t>
              </w:r>
              <w:r>
                <w:rPr>
                  <w:b/>
                </w:rPr>
                <w:t>14,17,</w:t>
              </w:r>
              <w:r w:rsidRPr="008661EB">
                <w:rPr>
                  <w:b/>
                </w:rPr>
                <w:t>18,19,20,</w:t>
              </w:r>
              <w:r>
                <w:rPr>
                  <w:b/>
                </w:rPr>
                <w:t>25,</w:t>
              </w:r>
              <w:r w:rsidRPr="008661EB">
                <w:rPr>
                  <w:b/>
                </w:rPr>
                <w:t>26,</w:t>
              </w:r>
              <w:r>
                <w:rPr>
                  <w:b/>
                </w:rPr>
                <w:t>27,</w:t>
              </w:r>
              <w:r w:rsidRPr="008661EB">
                <w:rPr>
                  <w:b/>
                </w:rPr>
                <w:t>28</w:t>
              </w:r>
              <w:r>
                <w:rPr>
                  <w:b/>
                </w:rPr>
                <w:t>,66</w:t>
              </w:r>
              <w:r w:rsidRPr="008661EB">
                <w:rPr>
                  <w:b/>
                </w:rPr>
                <w:t>),(0</w:t>
              </w:r>
              <w:r w:rsidRPr="008661EB">
                <w:rPr>
                  <w:b/>
                  <w:szCs w:val="18"/>
                </w:rPr>
                <w:t>–599,</w:t>
              </w:r>
              <w:r w:rsidRPr="008661EB">
                <w:rPr>
                  <w:b/>
                </w:rPr>
                <w:t>600-1199,1200–1949,1950-2399, 2400–2649,3450–3799,</w:t>
              </w:r>
              <w:r>
                <w:rPr>
                  <w:b/>
                </w:rPr>
                <w:t>3800-4149,4150-4749,</w:t>
              </w:r>
              <w:r w:rsidRPr="008661EB">
                <w:rPr>
                  <w:b/>
                </w:rPr>
                <w:t>5010-5179,5180–5279,</w:t>
              </w:r>
              <w:r>
                <w:rPr>
                  <w:b/>
                </w:rPr>
                <w:t>5280-5379,5730-5849,</w:t>
              </w:r>
              <w:r w:rsidRPr="008661EB">
                <w:rPr>
                  <w:b/>
                  <w:szCs w:val="18"/>
                </w:rPr>
                <w:t>5850–5999,6000–6149,</w:t>
              </w:r>
              <w:r w:rsidRPr="008661EB">
                <w:rPr>
                  <w:b/>
                </w:rPr>
                <w:t xml:space="preserve"> 6150–6449,</w:t>
              </w:r>
              <w:r>
                <w:rPr>
                  <w:b/>
                </w:rPr>
                <w:t>8040-8689,</w:t>
              </w:r>
              <w:r w:rsidRPr="008661EB">
                <w:rPr>
                  <w:b/>
                  <w:szCs w:val="18"/>
                </w:rPr>
                <w:t>8</w:t>
              </w:r>
              <w:r>
                <w:rPr>
                  <w:b/>
                  <w:szCs w:val="18"/>
                </w:rPr>
                <w:t>690</w:t>
              </w:r>
              <w:r w:rsidRPr="008661EB">
                <w:rPr>
                  <w:b/>
                  <w:szCs w:val="18"/>
                </w:rPr>
                <w:t>–</w:t>
              </w:r>
              <w:r>
                <w:rPr>
                  <w:b/>
                  <w:szCs w:val="18"/>
                </w:rPr>
                <w:t>9039</w:t>
              </w:r>
              <w:r w:rsidRPr="008661EB">
                <w:rPr>
                  <w:b/>
                  <w:szCs w:val="18"/>
                </w:rPr>
                <w:t>,</w:t>
              </w:r>
              <w:r>
                <w:rPr>
                  <w:b/>
                  <w:szCs w:val="18"/>
                </w:rPr>
                <w:t>9040-9209,</w:t>
              </w:r>
              <w:r w:rsidRPr="008661EB">
                <w:rPr>
                  <w:b/>
                </w:rPr>
                <w:t>9210–9659</w:t>
              </w:r>
              <w:r>
                <w:rPr>
                  <w:b/>
                </w:rPr>
                <w:t>,66436-67335</w:t>
              </w:r>
              <w:r w:rsidRPr="008661EB">
                <w:rPr>
                  <w:b/>
                </w:rPr>
                <w:t>)</w:t>
              </w:r>
            </w:ins>
          </w:p>
          <w:p w14:paraId="625E5EDB" w14:textId="77777777" w:rsidR="00865778" w:rsidRPr="00332AD4" w:rsidRDefault="00865778" w:rsidP="00865778">
            <w:pPr>
              <w:pStyle w:val="TableBody"/>
              <w:rPr>
                <w:ins w:id="9208" w:author="Sevan Sirapian [2]" w:date="2018-11-26T11:12:00Z"/>
                <w:b/>
              </w:rPr>
            </w:pPr>
            <w:ins w:id="9209" w:author="Sevan Sirapian [2]" w:date="2018-11-26T11:12:00Z">
              <w:r w:rsidRPr="00332AD4">
                <w:rPr>
                  <w:b/>
                </w:rPr>
                <w:t>OK</w:t>
              </w:r>
            </w:ins>
          </w:p>
          <w:p w14:paraId="5969D55E" w14:textId="77777777" w:rsidR="00865778" w:rsidRPr="00E81416" w:rsidRDefault="00865778">
            <w:pPr>
              <w:pStyle w:val="TableBody"/>
              <w:rPr>
                <w:ins w:id="9210" w:author="Sevan Sirapian [2]" w:date="2018-11-26T11:12:00Z"/>
                <w:rPrChange w:id="9211" w:author="Elaine Baricante" w:date="2018-11-26T15:35:00Z">
                  <w:rPr>
                    <w:ins w:id="9212" w:author="Sevan Sirapian [2]" w:date="2018-11-26T11:12:00Z"/>
                    <w:b/>
                  </w:rPr>
                </w:rPrChange>
              </w:rPr>
            </w:pPr>
          </w:p>
          <w:p w14:paraId="4C2B60DF" w14:textId="1E122C60" w:rsidR="00865778" w:rsidRPr="00F764FC" w:rsidRDefault="00865778" w:rsidP="00865778">
            <w:pPr>
              <w:pStyle w:val="TableBody"/>
              <w:rPr>
                <w:ins w:id="9213" w:author="Sevan Sirapian [2]" w:date="2018-11-26T11:12:00Z"/>
              </w:rPr>
            </w:pPr>
            <w:bookmarkStart w:id="9214" w:name="_Hlk507492274"/>
            <w:ins w:id="9215" w:author="Sevan Sirapian [2]" w:date="2018-11-26T11:12:00Z">
              <w:r w:rsidRPr="00332AD4">
                <w:rPr>
                  <w:b/>
                </w:rPr>
                <w:t>AT+WMRXPOWER=1,4,1950</w:t>
              </w:r>
              <w:bookmarkEnd w:id="9214"/>
              <w:del w:id="9216" w:author="Elaine Baricante" w:date="2018-11-26T15:29:00Z">
                <w:r w:rsidDel="00760B64">
                  <w:rPr>
                    <w:b/>
                  </w:rPr>
                  <w:delText xml:space="preserve">    </w:delText>
                </w:r>
              </w:del>
            </w:ins>
            <w:ins w:id="9217" w:author="Elaine Baricante" w:date="2018-11-26T15:29:00Z">
              <w:r w:rsidR="00760B64">
                <w:rPr>
                  <w:b/>
                </w:rPr>
                <w:tab/>
              </w:r>
            </w:ins>
            <w:ins w:id="9218" w:author="Sevan Sirapian [2]" w:date="2018-11-26T11:12:00Z">
              <w:r w:rsidRPr="00744700">
                <w:t>// R</w:t>
              </w:r>
              <w:r w:rsidRPr="00F764FC">
                <w:t>ead Earfcn 1950</w:t>
              </w:r>
            </w:ins>
          </w:p>
          <w:p w14:paraId="3730302A" w14:textId="1692B8FA" w:rsidR="00865778" w:rsidRPr="00F764FC" w:rsidDel="00760B64" w:rsidRDefault="00865778" w:rsidP="00865778">
            <w:pPr>
              <w:pStyle w:val="TableBody"/>
              <w:rPr>
                <w:ins w:id="9219" w:author="Sevan Sirapian [2]" w:date="2018-11-26T11:12:00Z"/>
                <w:del w:id="9220" w:author="Elaine Baricante" w:date="2018-11-26T15:29:00Z"/>
              </w:rPr>
            </w:pPr>
            <w:ins w:id="9221" w:author="Sevan Sirapian [2]" w:date="2018-11-26T11:12:00Z">
              <w:r w:rsidRPr="00332AD4">
                <w:rPr>
                  <w:b/>
                </w:rPr>
                <w:t>+WMRXPOWER: -95.0</w:t>
              </w:r>
              <w:r w:rsidRPr="00F764FC">
                <w:tab/>
              </w:r>
            </w:ins>
            <w:ins w:id="9222" w:author="Elaine Baricante" w:date="2018-11-26T15:29:00Z">
              <w:r w:rsidR="00760B64">
                <w:tab/>
              </w:r>
            </w:ins>
            <w:ins w:id="9223" w:author="Sevan Sirapian [2]" w:date="2018-11-26T11:12:00Z">
              <w:r w:rsidRPr="00F764FC">
                <w:t>// Rx power -95.0 dBm at antenna</w:t>
              </w:r>
            </w:ins>
          </w:p>
          <w:p w14:paraId="4EB49D57" w14:textId="3FD92F7A" w:rsidR="00865778" w:rsidRPr="00F764FC" w:rsidRDefault="00865778" w:rsidP="00865778">
            <w:pPr>
              <w:pStyle w:val="TableBody"/>
              <w:rPr>
                <w:ins w:id="9224" w:author="Sevan Sirapian [2]" w:date="2018-11-26T11:12:00Z"/>
              </w:rPr>
            </w:pPr>
            <w:ins w:id="9225" w:author="Sevan Sirapian [2]" w:date="2018-11-26T11:12:00Z">
              <w:del w:id="9226" w:author="Elaine Baricante" w:date="2018-11-26T15:29:00Z">
                <w:r w:rsidDel="00760B64">
                  <w:rPr>
                    <w:b/>
                  </w:rPr>
                  <w:tab/>
                </w:r>
                <w:r w:rsidRPr="00332AD4" w:rsidDel="00760B64">
                  <w:rPr>
                    <w:b/>
                  </w:rPr>
                  <w:tab/>
                </w:r>
                <w:r w:rsidRPr="00332AD4" w:rsidDel="00760B64">
                  <w:rPr>
                    <w:b/>
                  </w:rPr>
                  <w:tab/>
                </w:r>
              </w:del>
              <w:r w:rsidRPr="00332AD4">
                <w:rPr>
                  <w:b/>
                </w:rPr>
                <w:tab/>
              </w:r>
              <w:r w:rsidRPr="00F764FC">
                <w:tab/>
              </w:r>
            </w:ins>
          </w:p>
          <w:p w14:paraId="0204E388" w14:textId="363FAE68" w:rsidR="00865778" w:rsidDel="00760B64" w:rsidRDefault="00865778" w:rsidP="00760B64">
            <w:pPr>
              <w:pStyle w:val="TableBody"/>
              <w:rPr>
                <w:ins w:id="9227" w:author="Sevan Sirapian [2]" w:date="2018-11-26T11:12:00Z"/>
                <w:del w:id="9228" w:author="Elaine Baricante" w:date="2018-11-26T15:29:00Z"/>
                <w:b/>
              </w:rPr>
            </w:pPr>
            <w:ins w:id="9229" w:author="Sevan Sirapian [2]" w:date="2018-11-26T11:12:00Z">
              <w:r w:rsidRPr="00332AD4">
                <w:rPr>
                  <w:b/>
                </w:rPr>
                <w:t>OK</w:t>
              </w:r>
            </w:ins>
          </w:p>
          <w:p w14:paraId="6E952364" w14:textId="77777777" w:rsidR="00865778" w:rsidRPr="00F764FC" w:rsidRDefault="00865778" w:rsidP="00760B64">
            <w:pPr>
              <w:pStyle w:val="TableBody"/>
              <w:rPr>
                <w:ins w:id="9230" w:author="Sevan Sirapian [2]" w:date="2018-11-26T11:12:00Z"/>
                <w:b/>
              </w:rPr>
            </w:pPr>
          </w:p>
        </w:tc>
      </w:tr>
    </w:tbl>
    <w:p w14:paraId="5C7B19DF" w14:textId="7B536F26" w:rsidR="00865778" w:rsidDel="00E81416" w:rsidRDefault="00865778" w:rsidP="00865778">
      <w:pPr>
        <w:rPr>
          <w:ins w:id="9231" w:author="Sevan Sirapian [2]" w:date="2018-11-26T11:12:00Z"/>
          <w:del w:id="9232" w:author="Elaine Baricante" w:date="2018-11-26T15:35:00Z"/>
          <w:lang w:eastAsia="zh-CN"/>
        </w:rPr>
      </w:pPr>
    </w:p>
    <w:p w14:paraId="79682A34" w14:textId="649BBD56" w:rsidR="00865778" w:rsidDel="00E81416" w:rsidRDefault="00865778" w:rsidP="00865778">
      <w:pPr>
        <w:rPr>
          <w:ins w:id="9233" w:author="Sevan Sirapian [2]" w:date="2018-11-26T11:12:00Z"/>
          <w:del w:id="9234" w:author="Elaine Baricante" w:date="2018-11-26T15:35:00Z"/>
          <w:lang w:eastAsia="zh-CN"/>
        </w:rPr>
      </w:pPr>
    </w:p>
    <w:p w14:paraId="49F4666B" w14:textId="77777777" w:rsidR="00865778" w:rsidRDefault="00865778" w:rsidP="00865778">
      <w:pPr>
        <w:rPr>
          <w:ins w:id="9235" w:author="Sevan Sirapian [2]" w:date="2018-11-26T11:12:00Z"/>
          <w:lang w:eastAsia="zh-CN"/>
        </w:rPr>
        <w:sectPr w:rsidR="00865778" w:rsidSect="004F7779">
          <w:pgSz w:w="11909" w:h="16834" w:code="9"/>
          <w:pgMar w:top="1440" w:right="1440" w:bottom="1440" w:left="1440" w:header="720" w:footer="720" w:gutter="0"/>
          <w:cols w:space="720"/>
          <w:titlePg/>
          <w:docGrid w:linePitch="360"/>
        </w:sectPr>
      </w:pPr>
    </w:p>
    <w:p w14:paraId="648CA583" w14:textId="1ACCC1C4" w:rsidR="001B2A26" w:rsidRPr="00794639" w:rsidRDefault="001B2A26" w:rsidP="0059466D">
      <w:pPr>
        <w:pStyle w:val="Heading1"/>
      </w:pPr>
      <w:bookmarkStart w:id="9236" w:name="_Toc531701029"/>
      <w:r w:rsidRPr="00794639">
        <w:lastRenderedPageBreak/>
        <w:t>Appendix</w:t>
      </w:r>
      <w:bookmarkEnd w:id="7930"/>
      <w:bookmarkEnd w:id="9236"/>
    </w:p>
    <w:p w14:paraId="65F313FB" w14:textId="77777777" w:rsidR="00F81D8D" w:rsidRPr="00794639" w:rsidRDefault="00F81D8D" w:rsidP="00F81D8D">
      <w:pPr>
        <w:pStyle w:val="Heading2"/>
      </w:pPr>
      <w:bookmarkStart w:id="9237" w:name="_Ref368563828"/>
      <w:bookmarkStart w:id="9238" w:name="_Ref368563830"/>
      <w:bookmarkStart w:id="9239" w:name="_Toc464721934"/>
      <w:bookmarkStart w:id="9240" w:name="_Toc531701030"/>
      <w:commentRangeStart w:id="9241"/>
      <w:r w:rsidRPr="00794639">
        <w:t>Command Timeout and Other Information</w:t>
      </w:r>
      <w:bookmarkEnd w:id="9237"/>
      <w:bookmarkEnd w:id="9238"/>
      <w:bookmarkEnd w:id="9239"/>
      <w:commentRangeEnd w:id="9241"/>
      <w:r w:rsidR="002F3C41" w:rsidRPr="00794639">
        <w:rPr>
          <w:rStyle w:val="CommentReference"/>
          <w:rFonts w:ascii="Verdana" w:eastAsia="Times New Roman" w:hAnsi="Verdana" w:cs="Times New Roman"/>
          <w:b w:val="0"/>
          <w:lang w:eastAsia="en-US"/>
        </w:rPr>
        <w:commentReference w:id="9241"/>
      </w:r>
      <w:bookmarkEnd w:id="9240"/>
    </w:p>
    <w:p w14:paraId="39527FD1" w14:textId="4355C0A6" w:rsidR="00F81D8D" w:rsidRPr="007E4A1F" w:rsidRDefault="00F81D8D" w:rsidP="00F81D8D">
      <w:pPr>
        <w:keepNext/>
        <w:rPr>
          <w:snapToGrid w:val="0"/>
          <w:lang w:eastAsia="zh-CN"/>
        </w:rPr>
      </w:pPr>
      <w:r w:rsidRPr="000656F8">
        <w:rPr>
          <w:snapToGrid w:val="0"/>
        </w:rPr>
        <w:t xml:space="preserve">The following table provides additional information for commands supported by the </w:t>
      </w:r>
      <w:r w:rsidRPr="0048226A">
        <w:rPr>
          <w:snapToGrid w:val="0"/>
          <w:lang w:eastAsia="zh-CN"/>
        </w:rPr>
        <w:t>HL78xx modules.</w:t>
      </w:r>
    </w:p>
    <w:p w14:paraId="2CFE4387" w14:textId="69064758" w:rsidR="00F81D8D" w:rsidRPr="003010FE" w:rsidRDefault="00F81D8D" w:rsidP="00F81D8D">
      <w:pPr>
        <w:rPr>
          <w:snapToGrid w:val="0"/>
        </w:rPr>
      </w:pPr>
      <w:r w:rsidRPr="007E4A1F">
        <w:rPr>
          <w:snapToGrid w:val="0"/>
        </w:rPr>
        <w:t xml:space="preserve">Cells in the following table are color-coded to indicate the </w:t>
      </w:r>
      <w:r w:rsidRPr="00006D08">
        <w:rPr>
          <w:b/>
          <w:snapToGrid w:val="0"/>
        </w:rPr>
        <w:t>recommended</w:t>
      </w:r>
      <w:r w:rsidRPr="005C602E">
        <w:rPr>
          <w:snapToGrid w:val="0"/>
        </w:rPr>
        <w:t xml:space="preserve"> timeout for AT commands; note that time is subject to change depending on SIM cards and networks.</w:t>
      </w:r>
    </w:p>
    <w:p w14:paraId="30EBF5B4" w14:textId="06F14BA2" w:rsidR="0008286D" w:rsidRPr="001720D2" w:rsidRDefault="0008286D" w:rsidP="00F81D8D">
      <w:pPr>
        <w:rPr>
          <w:snapToGrid w:val="0"/>
        </w:rPr>
      </w:pPr>
      <w:r w:rsidRPr="00396BD2">
        <w:rPr>
          <w:snapToGrid w:val="0"/>
        </w:rPr>
        <w:t>Legend: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95"/>
        <w:gridCol w:w="7200"/>
      </w:tblGrid>
      <w:tr w:rsidR="00F81D8D" w:rsidRPr="00794639" w14:paraId="1182E704" w14:textId="77777777" w:rsidTr="00170927">
        <w:tc>
          <w:tcPr>
            <w:tcW w:w="1795" w:type="dxa"/>
            <w:tcBorders>
              <w:bottom w:val="single" w:sz="4" w:space="0" w:color="auto"/>
            </w:tcBorders>
            <w:shd w:val="clear" w:color="auto" w:fill="FFCC99"/>
          </w:tcPr>
          <w:p w14:paraId="31715A46" w14:textId="77777777" w:rsidR="00F81D8D" w:rsidRPr="00794639" w:rsidRDefault="00F81D8D" w:rsidP="00F81D8D">
            <w:pPr>
              <w:pStyle w:val="TableBody"/>
              <w:rPr>
                <w:snapToGrid w:val="0"/>
              </w:rPr>
            </w:pPr>
          </w:p>
        </w:tc>
        <w:tc>
          <w:tcPr>
            <w:tcW w:w="7200" w:type="dxa"/>
          </w:tcPr>
          <w:p w14:paraId="64A10D2A" w14:textId="77777777" w:rsidR="00F81D8D" w:rsidRPr="00794639" w:rsidRDefault="00F81D8D" w:rsidP="00F81D8D">
            <w:pPr>
              <w:pStyle w:val="TableBody"/>
              <w:rPr>
                <w:snapToGrid w:val="0"/>
              </w:rPr>
            </w:pPr>
            <w:r w:rsidRPr="00794639">
              <w:rPr>
                <w:snapToGrid w:val="0"/>
              </w:rPr>
              <w:t>2 seconds</w:t>
            </w:r>
          </w:p>
        </w:tc>
      </w:tr>
      <w:tr w:rsidR="00F81D8D" w:rsidRPr="00794639" w14:paraId="2E536238" w14:textId="77777777" w:rsidTr="00170927">
        <w:tc>
          <w:tcPr>
            <w:tcW w:w="1795" w:type="dxa"/>
            <w:tcBorders>
              <w:bottom w:val="single" w:sz="4" w:space="0" w:color="auto"/>
            </w:tcBorders>
            <w:shd w:val="clear" w:color="auto" w:fill="C2D69B" w:themeFill="accent3" w:themeFillTint="99"/>
          </w:tcPr>
          <w:p w14:paraId="65E5475D" w14:textId="77777777" w:rsidR="00F81D8D" w:rsidRPr="00794639" w:rsidRDefault="00F81D8D" w:rsidP="00F81D8D">
            <w:pPr>
              <w:pStyle w:val="TableBody"/>
              <w:rPr>
                <w:snapToGrid w:val="0"/>
              </w:rPr>
            </w:pPr>
          </w:p>
        </w:tc>
        <w:tc>
          <w:tcPr>
            <w:tcW w:w="7200" w:type="dxa"/>
          </w:tcPr>
          <w:p w14:paraId="27EF9C7E" w14:textId="77777777" w:rsidR="00F81D8D" w:rsidRPr="00794639" w:rsidRDefault="00F81D8D" w:rsidP="00F81D8D">
            <w:pPr>
              <w:pStyle w:val="TableBody"/>
              <w:rPr>
                <w:snapToGrid w:val="0"/>
              </w:rPr>
            </w:pPr>
            <w:r w:rsidRPr="00794639">
              <w:rPr>
                <w:snapToGrid w:val="0"/>
              </w:rPr>
              <w:t>5 seconds</w:t>
            </w:r>
          </w:p>
        </w:tc>
      </w:tr>
      <w:tr w:rsidR="00F81D8D" w:rsidRPr="00794639" w14:paraId="3BB15B11" w14:textId="77777777" w:rsidTr="00170927">
        <w:tc>
          <w:tcPr>
            <w:tcW w:w="1795" w:type="dxa"/>
            <w:tcBorders>
              <w:bottom w:val="single" w:sz="4" w:space="0" w:color="auto"/>
            </w:tcBorders>
            <w:shd w:val="clear" w:color="auto" w:fill="B2A1C7" w:themeFill="accent4" w:themeFillTint="99"/>
          </w:tcPr>
          <w:p w14:paraId="4FEBCD05" w14:textId="77777777" w:rsidR="00F81D8D" w:rsidRPr="00794639" w:rsidRDefault="00F81D8D" w:rsidP="00F81D8D">
            <w:pPr>
              <w:pStyle w:val="TableBody"/>
              <w:rPr>
                <w:snapToGrid w:val="0"/>
              </w:rPr>
            </w:pPr>
          </w:p>
        </w:tc>
        <w:tc>
          <w:tcPr>
            <w:tcW w:w="7200" w:type="dxa"/>
          </w:tcPr>
          <w:p w14:paraId="24250805" w14:textId="77777777" w:rsidR="00F81D8D" w:rsidRPr="00794639" w:rsidRDefault="00F81D8D" w:rsidP="00F81D8D">
            <w:pPr>
              <w:pStyle w:val="TableBody"/>
              <w:rPr>
                <w:snapToGrid w:val="0"/>
              </w:rPr>
            </w:pPr>
            <w:r w:rsidRPr="00794639">
              <w:rPr>
                <w:snapToGrid w:val="0"/>
              </w:rPr>
              <w:t>30 seconds</w:t>
            </w:r>
          </w:p>
        </w:tc>
      </w:tr>
      <w:tr w:rsidR="00F81D8D" w:rsidRPr="00794639" w14:paraId="48E2AB75" w14:textId="77777777" w:rsidTr="00170927">
        <w:tc>
          <w:tcPr>
            <w:tcW w:w="1795" w:type="dxa"/>
            <w:tcBorders>
              <w:bottom w:val="single" w:sz="4" w:space="0" w:color="auto"/>
            </w:tcBorders>
            <w:shd w:val="clear" w:color="auto" w:fill="FFC000"/>
          </w:tcPr>
          <w:p w14:paraId="1DFF7E4F" w14:textId="77777777" w:rsidR="00F81D8D" w:rsidRPr="00794639" w:rsidRDefault="00F81D8D" w:rsidP="00F81D8D">
            <w:pPr>
              <w:pStyle w:val="TableBody"/>
              <w:rPr>
                <w:snapToGrid w:val="0"/>
              </w:rPr>
            </w:pPr>
          </w:p>
        </w:tc>
        <w:tc>
          <w:tcPr>
            <w:tcW w:w="7200" w:type="dxa"/>
          </w:tcPr>
          <w:p w14:paraId="6D9D5C16" w14:textId="77777777" w:rsidR="00F81D8D" w:rsidRPr="00794639" w:rsidRDefault="00F81D8D" w:rsidP="00F81D8D">
            <w:pPr>
              <w:pStyle w:val="TableBody"/>
              <w:rPr>
                <w:snapToGrid w:val="0"/>
              </w:rPr>
            </w:pPr>
            <w:r w:rsidRPr="00794639">
              <w:rPr>
                <w:snapToGrid w:val="0"/>
              </w:rPr>
              <w:t>60 seconds</w:t>
            </w:r>
          </w:p>
        </w:tc>
      </w:tr>
      <w:tr w:rsidR="00F81D8D" w:rsidRPr="00794639" w14:paraId="49510BFF" w14:textId="77777777" w:rsidTr="00170927">
        <w:tc>
          <w:tcPr>
            <w:tcW w:w="1795" w:type="dxa"/>
            <w:tcBorders>
              <w:bottom w:val="single" w:sz="4" w:space="0" w:color="auto"/>
            </w:tcBorders>
            <w:shd w:val="clear" w:color="auto" w:fill="C00000"/>
          </w:tcPr>
          <w:p w14:paraId="3AD87DE6" w14:textId="77777777" w:rsidR="00F81D8D" w:rsidRPr="00794639" w:rsidRDefault="00F81D8D" w:rsidP="00F81D8D">
            <w:pPr>
              <w:pStyle w:val="TableBody"/>
              <w:rPr>
                <w:snapToGrid w:val="0"/>
              </w:rPr>
            </w:pPr>
          </w:p>
        </w:tc>
        <w:tc>
          <w:tcPr>
            <w:tcW w:w="7200" w:type="dxa"/>
          </w:tcPr>
          <w:p w14:paraId="1E62A498" w14:textId="77777777" w:rsidR="00F81D8D" w:rsidRPr="00794639" w:rsidRDefault="00F81D8D" w:rsidP="00F81D8D">
            <w:pPr>
              <w:pStyle w:val="TableBody"/>
              <w:rPr>
                <w:snapToGrid w:val="0"/>
              </w:rPr>
            </w:pPr>
            <w:r w:rsidRPr="00794639">
              <w:rPr>
                <w:snapToGrid w:val="0"/>
              </w:rPr>
              <w:t>120 seconds</w:t>
            </w:r>
          </w:p>
        </w:tc>
      </w:tr>
      <w:tr w:rsidR="00F81D8D" w:rsidRPr="00794639" w14:paraId="16384DC8" w14:textId="77777777" w:rsidTr="00170927">
        <w:tc>
          <w:tcPr>
            <w:tcW w:w="1795" w:type="dxa"/>
          </w:tcPr>
          <w:p w14:paraId="454618FE" w14:textId="77777777" w:rsidR="00F81D8D" w:rsidRPr="00794639" w:rsidRDefault="00F81D8D" w:rsidP="00F81D8D">
            <w:pPr>
              <w:pStyle w:val="TableBody"/>
              <w:rPr>
                <w:snapToGrid w:val="0"/>
              </w:rPr>
            </w:pPr>
          </w:p>
        </w:tc>
        <w:tc>
          <w:tcPr>
            <w:tcW w:w="7200" w:type="dxa"/>
          </w:tcPr>
          <w:p w14:paraId="2D399C92" w14:textId="1A1CBAE4" w:rsidR="00F81D8D" w:rsidRPr="00794639" w:rsidRDefault="0008286D" w:rsidP="00F81D8D">
            <w:pPr>
              <w:pStyle w:val="TableBody"/>
              <w:rPr>
                <w:snapToGrid w:val="0"/>
              </w:rPr>
            </w:pPr>
            <w:r w:rsidRPr="00794639">
              <w:rPr>
                <w:snapToGrid w:val="0"/>
              </w:rPr>
              <w:t xml:space="preserve">No </w:t>
            </w:r>
            <w:r w:rsidR="00F81D8D" w:rsidRPr="00794639">
              <w:rPr>
                <w:snapToGrid w:val="0"/>
              </w:rPr>
              <w:t>advised timeout: Data size dependent</w:t>
            </w:r>
          </w:p>
        </w:tc>
      </w:tr>
      <w:tr w:rsidR="0008286D" w:rsidRPr="00794639" w14:paraId="27FBF92D" w14:textId="77777777" w:rsidTr="00FC364F">
        <w:tc>
          <w:tcPr>
            <w:tcW w:w="1795" w:type="dxa"/>
          </w:tcPr>
          <w:p w14:paraId="1975E278" w14:textId="754C32ED" w:rsidR="0008286D" w:rsidRPr="00794639" w:rsidRDefault="0008286D" w:rsidP="00F81D8D">
            <w:pPr>
              <w:pStyle w:val="TableBody"/>
              <w:rPr>
                <w:snapToGrid w:val="0"/>
              </w:rPr>
            </w:pPr>
            <w:r w:rsidRPr="00794639">
              <w:rPr>
                <w:snapToGrid w:val="0"/>
                <w:szCs w:val="20"/>
                <w:lang w:eastAsia="zh-CN"/>
              </w:rPr>
              <w:sym w:font="Wingdings" w:char="F0EA"/>
            </w:r>
          </w:p>
        </w:tc>
        <w:tc>
          <w:tcPr>
            <w:tcW w:w="7200" w:type="dxa"/>
          </w:tcPr>
          <w:p w14:paraId="5A7DD25C" w14:textId="77D61223" w:rsidR="0008286D" w:rsidRPr="0048226A" w:rsidRDefault="0008286D" w:rsidP="00F81D8D">
            <w:pPr>
              <w:pStyle w:val="TableBody"/>
              <w:rPr>
                <w:snapToGrid w:val="0"/>
              </w:rPr>
            </w:pPr>
            <w:r w:rsidRPr="000656F8">
              <w:rPr>
                <w:snapToGrid w:val="0"/>
              </w:rPr>
              <w:t>Command can be written in non-volatile memory</w:t>
            </w:r>
          </w:p>
        </w:tc>
      </w:tr>
    </w:tbl>
    <w:p w14:paraId="2B3CE1A6" w14:textId="5BFC21E2" w:rsidR="00F81D8D" w:rsidRPr="00794639" w:rsidRDefault="00721029" w:rsidP="004651D1">
      <w:pPr>
        <w:pStyle w:val="TableCaption"/>
        <w:rPr>
          <w:snapToGrid w:val="0"/>
        </w:rPr>
      </w:pPr>
      <w:bookmarkStart w:id="9242" w:name="_Ref525919611"/>
      <w:bookmarkStart w:id="9243" w:name="_Ref525919614"/>
      <w:bookmarkStart w:id="9244" w:name="_Toc531700433"/>
      <w:r w:rsidRPr="00794639">
        <w:rPr>
          <w:snapToGrid w:val="0"/>
        </w:rPr>
        <w:t>Command Timeout</w:t>
      </w:r>
      <w:bookmarkEnd w:id="9242"/>
      <w:bookmarkEnd w:id="9243"/>
      <w:bookmarkEnd w:id="9244"/>
    </w:p>
    <w:tbl>
      <w:tblPr>
        <w:tblStyle w:val="TableSWIleft"/>
        <w:tblW w:w="4986" w:type="pct"/>
        <w:tblLayout w:type="fixed"/>
        <w:tblLook w:val="04A0" w:firstRow="1" w:lastRow="0" w:firstColumn="1" w:lastColumn="0" w:noHBand="0" w:noVBand="1"/>
      </w:tblPr>
      <w:tblGrid>
        <w:gridCol w:w="988"/>
        <w:gridCol w:w="7018"/>
        <w:gridCol w:w="992"/>
        <w:tblGridChange w:id="9245">
          <w:tblGrid>
            <w:gridCol w:w="988"/>
            <w:gridCol w:w="7018"/>
            <w:gridCol w:w="992"/>
          </w:tblGrid>
        </w:tblGridChange>
      </w:tblGrid>
      <w:tr w:rsidR="00DC4B06" w:rsidRPr="00794639" w14:paraId="23D39711" w14:textId="77777777" w:rsidTr="00170927">
        <w:trPr>
          <w:cnfStyle w:val="100000000000" w:firstRow="1" w:lastRow="0" w:firstColumn="0" w:lastColumn="0" w:oddVBand="0" w:evenVBand="0" w:oddHBand="0" w:evenHBand="0" w:firstRowFirstColumn="0" w:firstRowLastColumn="0" w:lastRowFirstColumn="0" w:lastRowLastColumn="0"/>
          <w:trHeight w:val="35"/>
        </w:trPr>
        <w:tc>
          <w:tcPr>
            <w:tcW w:w="549" w:type="pct"/>
            <w:tcBorders>
              <w:bottom w:val="single" w:sz="18" w:space="0" w:color="auto"/>
            </w:tcBorders>
            <w:vAlign w:val="center"/>
          </w:tcPr>
          <w:p w14:paraId="59A97079" w14:textId="77777777" w:rsidR="00DC4B06" w:rsidRPr="00794639" w:rsidDel="00E401B2" w:rsidRDefault="00DC4B06" w:rsidP="00F81D8D">
            <w:pPr>
              <w:pStyle w:val="TableColumnHead"/>
              <w:spacing w:before="144" w:after="144"/>
              <w:rPr>
                <w:bCs w:val="0"/>
              </w:rPr>
            </w:pPr>
            <w:r w:rsidRPr="00794639">
              <w:t>Chapter</w:t>
            </w:r>
          </w:p>
        </w:tc>
        <w:tc>
          <w:tcPr>
            <w:tcW w:w="3900" w:type="pct"/>
            <w:tcBorders>
              <w:bottom w:val="single" w:sz="18" w:space="0" w:color="auto"/>
            </w:tcBorders>
            <w:vAlign w:val="center"/>
          </w:tcPr>
          <w:p w14:paraId="544CC39F" w14:textId="01DAFB79" w:rsidR="00DC4B06" w:rsidRPr="00794639" w:rsidRDefault="002948A5" w:rsidP="00F81D8D">
            <w:pPr>
              <w:pStyle w:val="TableColumnHead"/>
              <w:spacing w:before="144" w:after="144"/>
              <w:rPr>
                <w:bCs w:val="0"/>
              </w:rPr>
            </w:pPr>
            <w:r w:rsidRPr="00794639">
              <w:t>Command Description</w:t>
            </w:r>
            <w:r w:rsidR="00DC4B06" w:rsidRPr="00794639">
              <w:t xml:space="preserve"> </w:t>
            </w:r>
          </w:p>
        </w:tc>
        <w:tc>
          <w:tcPr>
            <w:tcW w:w="551" w:type="pct"/>
            <w:tcBorders>
              <w:bottom w:val="single" w:sz="18" w:space="0" w:color="auto"/>
            </w:tcBorders>
            <w:vAlign w:val="center"/>
          </w:tcPr>
          <w:p w14:paraId="1FF999A8" w14:textId="5B3A7F10" w:rsidR="00DC4B06" w:rsidRPr="00794639" w:rsidRDefault="00DC4B06" w:rsidP="00BB4174">
            <w:pPr>
              <w:pStyle w:val="TableColumnHead"/>
              <w:spacing w:before="144" w:after="144"/>
              <w:rPr>
                <w:bCs w:val="0"/>
              </w:rPr>
            </w:pPr>
            <w:r w:rsidRPr="00794639">
              <w:t>HL78</w:t>
            </w:r>
            <w:r w:rsidR="00276074" w:rsidRPr="00794639">
              <w:t>00</w:t>
            </w:r>
          </w:p>
        </w:tc>
      </w:tr>
      <w:tr w:rsidR="00F81D8D" w:rsidRPr="00794639" w14:paraId="362FED1D" w14:textId="77777777" w:rsidTr="00E91070">
        <w:trPr>
          <w:trHeight w:val="300"/>
        </w:trPr>
        <w:tc>
          <w:tcPr>
            <w:tcW w:w="5000" w:type="pct"/>
            <w:gridSpan w:val="3"/>
            <w:tcBorders>
              <w:top w:val="single" w:sz="18" w:space="0" w:color="auto"/>
              <w:bottom w:val="single" w:sz="12" w:space="0" w:color="auto"/>
            </w:tcBorders>
            <w:shd w:val="pct20" w:color="auto" w:fill="auto"/>
            <w:vAlign w:val="center"/>
          </w:tcPr>
          <w:p w14:paraId="07572B97" w14:textId="77777777" w:rsidR="00F81D8D" w:rsidRPr="00794639" w:rsidRDefault="00F81D8D" w:rsidP="00BB4174">
            <w:pPr>
              <w:pStyle w:val="TableBody"/>
              <w:rPr>
                <w:b/>
              </w:rPr>
            </w:pPr>
            <w:r w:rsidRPr="00794639">
              <w:rPr>
                <w:b/>
              </w:rPr>
              <w:t>V25TER AT Commands</w:t>
            </w:r>
          </w:p>
        </w:tc>
      </w:tr>
      <w:tr w:rsidR="001B51EA" w:rsidRPr="00794639" w14:paraId="2219EC44" w14:textId="77777777" w:rsidTr="00FC364F">
        <w:trPr>
          <w:trHeight w:val="38"/>
        </w:trPr>
        <w:tc>
          <w:tcPr>
            <w:tcW w:w="549" w:type="pct"/>
            <w:vAlign w:val="center"/>
          </w:tcPr>
          <w:p w14:paraId="2BA58EBA" w14:textId="17ECBDA5" w:rsidR="00DC4B06" w:rsidRPr="00794639" w:rsidRDefault="00DC4B06" w:rsidP="00F81D8D">
            <w:pPr>
              <w:pStyle w:val="TableBody"/>
            </w:pPr>
            <w:r w:rsidRPr="000656F8">
              <w:fldChar w:fldCharType="begin"/>
            </w:r>
            <w:r w:rsidRPr="00794639">
              <w:instrText xml:space="preserve"> REF _Ref369078521 \w \h  \* MERGEFORMAT </w:instrText>
            </w:r>
            <w:r w:rsidRPr="000656F8">
              <w:fldChar w:fldCharType="separate"/>
            </w:r>
            <w:r w:rsidR="003C1515">
              <w:t>2.1</w:t>
            </w:r>
            <w:r w:rsidRPr="000656F8">
              <w:fldChar w:fldCharType="end"/>
            </w:r>
          </w:p>
        </w:tc>
        <w:tc>
          <w:tcPr>
            <w:tcW w:w="3900" w:type="pct"/>
            <w:vAlign w:val="center"/>
          </w:tcPr>
          <w:p w14:paraId="09614DC4" w14:textId="63EC07C3" w:rsidR="00DC4B06" w:rsidRPr="001720D2" w:rsidRDefault="00DC4B06" w:rsidP="00F81D8D">
            <w:pPr>
              <w:pStyle w:val="TableBody"/>
            </w:pPr>
            <w:r w:rsidRPr="000656F8">
              <w:t xml:space="preserve">+++ Command: Switch from </w:t>
            </w:r>
            <w:r w:rsidR="002948A5" w:rsidRPr="0048226A">
              <w:t>D</w:t>
            </w:r>
            <w:r w:rsidRPr="007E4A1F">
              <w:t xml:space="preserve">ata </w:t>
            </w:r>
            <w:r w:rsidR="00721029" w:rsidRPr="007E4A1F">
              <w:t>M</w:t>
            </w:r>
            <w:r w:rsidRPr="00006D08">
              <w:t xml:space="preserve">ode to </w:t>
            </w:r>
            <w:r w:rsidR="00721029" w:rsidRPr="005C602E">
              <w:t>C</w:t>
            </w:r>
            <w:r w:rsidRPr="005C602E">
              <w:t xml:space="preserve">ommand </w:t>
            </w:r>
            <w:r w:rsidR="00721029" w:rsidRPr="003010FE">
              <w:t>M</w:t>
            </w:r>
            <w:r w:rsidRPr="00396BD2">
              <w:t>ode</w:t>
            </w:r>
          </w:p>
        </w:tc>
        <w:tc>
          <w:tcPr>
            <w:tcW w:w="551" w:type="pct"/>
            <w:tcBorders>
              <w:top w:val="single" w:sz="6" w:space="0" w:color="000000"/>
              <w:bottom w:val="single" w:sz="6" w:space="0" w:color="000000"/>
            </w:tcBorders>
            <w:shd w:val="clear" w:color="auto" w:fill="FABF8F" w:themeFill="accent6" w:themeFillTint="99"/>
            <w:vAlign w:val="center"/>
          </w:tcPr>
          <w:p w14:paraId="74F103A9" w14:textId="7A993509" w:rsidR="00DC4B06" w:rsidRPr="00794639" w:rsidRDefault="00DC4B06" w:rsidP="00BB4174">
            <w:pPr>
              <w:pStyle w:val="TableBody"/>
              <w:rPr>
                <w:rFonts w:ascii="Wingdings" w:hAnsi="Wingdings"/>
                <w:color w:val="000000"/>
              </w:rPr>
            </w:pPr>
          </w:p>
        </w:tc>
      </w:tr>
      <w:tr w:rsidR="001B51EA" w:rsidRPr="00794639" w14:paraId="7229D0D0" w14:textId="77777777" w:rsidTr="00FC364F">
        <w:trPr>
          <w:trHeight w:val="53"/>
        </w:trPr>
        <w:tc>
          <w:tcPr>
            <w:tcW w:w="549" w:type="pct"/>
            <w:vAlign w:val="center"/>
          </w:tcPr>
          <w:p w14:paraId="5789C02C" w14:textId="1855A3AB" w:rsidR="00DC4B06" w:rsidRPr="00794639" w:rsidRDefault="00DC4B06" w:rsidP="00F81D8D">
            <w:pPr>
              <w:pStyle w:val="TableBody"/>
            </w:pPr>
            <w:r w:rsidRPr="000656F8">
              <w:fldChar w:fldCharType="begin"/>
            </w:r>
            <w:r w:rsidRPr="00794639">
              <w:instrText xml:space="preserve"> REF _Ref369078526 \w \h  \* MERGEFORMAT </w:instrText>
            </w:r>
            <w:r w:rsidRPr="000656F8">
              <w:fldChar w:fldCharType="separate"/>
            </w:r>
            <w:r w:rsidR="003C1515">
              <w:t>2.2</w:t>
            </w:r>
            <w:r w:rsidRPr="000656F8">
              <w:fldChar w:fldCharType="end"/>
            </w:r>
          </w:p>
        </w:tc>
        <w:tc>
          <w:tcPr>
            <w:tcW w:w="3900" w:type="pct"/>
            <w:vAlign w:val="center"/>
          </w:tcPr>
          <w:p w14:paraId="5A9E3F29" w14:textId="58CE9219" w:rsidR="00DC4B06" w:rsidRPr="001720D2" w:rsidRDefault="00DC4B06" w:rsidP="00F81D8D">
            <w:pPr>
              <w:pStyle w:val="TableBody"/>
            </w:pPr>
            <w:r w:rsidRPr="000656F8">
              <w:t xml:space="preserve">O Command: Switch from </w:t>
            </w:r>
            <w:r w:rsidR="00721029" w:rsidRPr="0048226A">
              <w:t>C</w:t>
            </w:r>
            <w:r w:rsidRPr="007E4A1F">
              <w:t xml:space="preserve">ommand </w:t>
            </w:r>
            <w:r w:rsidR="00721029" w:rsidRPr="007E4A1F">
              <w:t>M</w:t>
            </w:r>
            <w:r w:rsidRPr="00006D08">
              <w:t xml:space="preserve">ode to </w:t>
            </w:r>
            <w:r w:rsidR="00721029" w:rsidRPr="005C602E">
              <w:t>D</w:t>
            </w:r>
            <w:r w:rsidRPr="005C602E">
              <w:t xml:space="preserve">ata </w:t>
            </w:r>
            <w:r w:rsidR="00721029" w:rsidRPr="003010FE">
              <w:t>M</w:t>
            </w:r>
            <w:r w:rsidRPr="00396BD2">
              <w:t>ode</w:t>
            </w:r>
          </w:p>
        </w:tc>
        <w:tc>
          <w:tcPr>
            <w:tcW w:w="551" w:type="pct"/>
            <w:tcBorders>
              <w:top w:val="single" w:sz="6" w:space="0" w:color="000000"/>
              <w:bottom w:val="single" w:sz="6" w:space="0" w:color="000000"/>
            </w:tcBorders>
            <w:shd w:val="clear" w:color="auto" w:fill="FABF8F" w:themeFill="accent6" w:themeFillTint="99"/>
            <w:vAlign w:val="center"/>
          </w:tcPr>
          <w:p w14:paraId="03E9E64F" w14:textId="62948F28" w:rsidR="00DC4B06" w:rsidRPr="00794639" w:rsidRDefault="00DC4B06" w:rsidP="00BB4174">
            <w:pPr>
              <w:pStyle w:val="TableBody"/>
              <w:rPr>
                <w:rFonts w:ascii="Wingdings" w:hAnsi="Wingdings"/>
                <w:color w:val="000000"/>
              </w:rPr>
            </w:pPr>
          </w:p>
        </w:tc>
      </w:tr>
      <w:tr w:rsidR="001B51EA" w:rsidRPr="00794639" w14:paraId="38D13A57" w14:textId="77777777" w:rsidTr="00FC364F">
        <w:trPr>
          <w:trHeight w:val="53"/>
        </w:trPr>
        <w:tc>
          <w:tcPr>
            <w:tcW w:w="549" w:type="pct"/>
            <w:vAlign w:val="center"/>
          </w:tcPr>
          <w:p w14:paraId="493CA0A4" w14:textId="1B435241" w:rsidR="00DC4B06" w:rsidRPr="00794639" w:rsidRDefault="00DC4B06" w:rsidP="00F81D8D">
            <w:pPr>
              <w:pStyle w:val="TableBody"/>
            </w:pPr>
            <w:r w:rsidRPr="000656F8">
              <w:fldChar w:fldCharType="begin"/>
            </w:r>
            <w:r w:rsidRPr="00794639">
              <w:instrText xml:space="preserve"> REF _Ref369078531 \w \h  \* MERGEFORMAT </w:instrText>
            </w:r>
            <w:r w:rsidRPr="000656F8">
              <w:fldChar w:fldCharType="separate"/>
            </w:r>
            <w:r w:rsidR="003C1515">
              <w:t>2.3</w:t>
            </w:r>
            <w:r w:rsidRPr="000656F8">
              <w:fldChar w:fldCharType="end"/>
            </w:r>
          </w:p>
        </w:tc>
        <w:tc>
          <w:tcPr>
            <w:tcW w:w="3900" w:type="pct"/>
            <w:vAlign w:val="center"/>
          </w:tcPr>
          <w:p w14:paraId="35EB8EC4" w14:textId="13B8E744" w:rsidR="00DC4B06" w:rsidRPr="005C602E" w:rsidRDefault="00DC4B06" w:rsidP="00F81D8D">
            <w:pPr>
              <w:pStyle w:val="TableBody"/>
            </w:pPr>
            <w:r w:rsidRPr="000656F8">
              <w:t xml:space="preserve">E Command: Enable </w:t>
            </w:r>
            <w:r w:rsidR="00721029" w:rsidRPr="0048226A">
              <w:t>C</w:t>
            </w:r>
            <w:r w:rsidRPr="007E4A1F">
              <w:t xml:space="preserve">ommand </w:t>
            </w:r>
            <w:r w:rsidR="00721029" w:rsidRPr="007E4A1F">
              <w:t>E</w:t>
            </w:r>
            <w:r w:rsidRPr="00006D08">
              <w:t>cho</w:t>
            </w:r>
          </w:p>
        </w:tc>
        <w:tc>
          <w:tcPr>
            <w:tcW w:w="551" w:type="pct"/>
            <w:tcBorders>
              <w:top w:val="single" w:sz="6" w:space="0" w:color="000000"/>
              <w:bottom w:val="single" w:sz="6" w:space="0" w:color="000000"/>
            </w:tcBorders>
            <w:shd w:val="clear" w:color="auto" w:fill="FABF8F" w:themeFill="accent6" w:themeFillTint="99"/>
            <w:vAlign w:val="center"/>
          </w:tcPr>
          <w:p w14:paraId="28D0D138" w14:textId="677A797E" w:rsidR="00DC4B06" w:rsidRPr="005C602E" w:rsidRDefault="00DC4B06" w:rsidP="00BB4174">
            <w:pPr>
              <w:pStyle w:val="TableBody"/>
              <w:rPr>
                <w:rFonts w:ascii="Wingdings" w:hAnsi="Wingdings"/>
                <w:color w:val="000000"/>
              </w:rPr>
            </w:pPr>
          </w:p>
        </w:tc>
      </w:tr>
      <w:tr w:rsidR="00294D83" w:rsidRPr="00794639" w14:paraId="0D80AB16" w14:textId="77777777" w:rsidTr="00170927">
        <w:trPr>
          <w:trHeight w:val="53"/>
        </w:trPr>
        <w:tc>
          <w:tcPr>
            <w:tcW w:w="549" w:type="pct"/>
            <w:vAlign w:val="center"/>
          </w:tcPr>
          <w:p w14:paraId="799C9179" w14:textId="136AD01D" w:rsidR="002948A5" w:rsidRPr="00794639" w:rsidRDefault="002948A5" w:rsidP="00076AEF">
            <w:pPr>
              <w:pStyle w:val="TableBody"/>
            </w:pPr>
            <w:r w:rsidRPr="000656F8">
              <w:fldChar w:fldCharType="begin"/>
            </w:r>
            <w:r w:rsidRPr="00794639">
              <w:instrText xml:space="preserve"> REF _Ref369078624 \w \h  \* MERGEFORMAT </w:instrText>
            </w:r>
            <w:r w:rsidRPr="000656F8">
              <w:fldChar w:fldCharType="separate"/>
            </w:r>
            <w:r w:rsidR="003C1515">
              <w:t>2.4</w:t>
            </w:r>
            <w:r w:rsidRPr="000656F8">
              <w:fldChar w:fldCharType="end"/>
            </w:r>
          </w:p>
        </w:tc>
        <w:tc>
          <w:tcPr>
            <w:tcW w:w="3900" w:type="pct"/>
            <w:vAlign w:val="center"/>
          </w:tcPr>
          <w:p w14:paraId="0685D4A2" w14:textId="4DC6BC65" w:rsidR="002948A5" w:rsidRPr="005C602E" w:rsidRDefault="002948A5" w:rsidP="00076AEF">
            <w:pPr>
              <w:pStyle w:val="TableBody"/>
            </w:pPr>
            <w:r w:rsidRPr="000656F8">
              <w:t xml:space="preserve">&amp;K Command: Flow </w:t>
            </w:r>
            <w:r w:rsidR="00721029" w:rsidRPr="0048226A">
              <w:t>C</w:t>
            </w:r>
            <w:r w:rsidRPr="007E4A1F">
              <w:t xml:space="preserve">ontrol </w:t>
            </w:r>
            <w:r w:rsidR="00721029" w:rsidRPr="007E4A1F">
              <w:t>O</w:t>
            </w:r>
            <w:r w:rsidRPr="00006D08">
              <w:t>ption</w:t>
            </w:r>
          </w:p>
        </w:tc>
        <w:tc>
          <w:tcPr>
            <w:tcW w:w="551" w:type="pct"/>
            <w:tcBorders>
              <w:top w:val="single" w:sz="6" w:space="0" w:color="000000"/>
              <w:bottom w:val="single" w:sz="6" w:space="0" w:color="000000"/>
            </w:tcBorders>
            <w:shd w:val="clear" w:color="auto" w:fill="FABF8F" w:themeFill="accent6" w:themeFillTint="99"/>
            <w:vAlign w:val="center"/>
          </w:tcPr>
          <w:p w14:paraId="573B0020" w14:textId="77777777" w:rsidR="002948A5" w:rsidRPr="005C602E" w:rsidRDefault="002948A5" w:rsidP="00BB4174">
            <w:pPr>
              <w:pStyle w:val="TableBody"/>
              <w:rPr>
                <w:rFonts w:ascii="Wingdings" w:hAnsi="Wingdings"/>
                <w:color w:val="000000"/>
              </w:rPr>
            </w:pPr>
          </w:p>
        </w:tc>
      </w:tr>
      <w:tr w:rsidR="001B51EA" w:rsidRPr="00794639" w14:paraId="320026F0" w14:textId="77777777" w:rsidTr="00FC364F">
        <w:trPr>
          <w:trHeight w:val="53"/>
        </w:trPr>
        <w:tc>
          <w:tcPr>
            <w:tcW w:w="549" w:type="pct"/>
            <w:vAlign w:val="center"/>
          </w:tcPr>
          <w:p w14:paraId="527E147A" w14:textId="425CFD4C" w:rsidR="00DC4B06" w:rsidRPr="00794639" w:rsidRDefault="00DC4B06" w:rsidP="00F81D8D">
            <w:pPr>
              <w:pStyle w:val="TableBody"/>
            </w:pPr>
            <w:r w:rsidRPr="000656F8">
              <w:fldChar w:fldCharType="begin"/>
            </w:r>
            <w:r w:rsidRPr="00794639">
              <w:instrText xml:space="preserve"> REF _Ref369078591 \w \h  \* MERGEFORMAT </w:instrText>
            </w:r>
            <w:r w:rsidRPr="000656F8">
              <w:fldChar w:fldCharType="separate"/>
            </w:r>
            <w:r w:rsidR="003C1515">
              <w:t>2.5</w:t>
            </w:r>
            <w:r w:rsidRPr="000656F8">
              <w:fldChar w:fldCharType="end"/>
            </w:r>
          </w:p>
        </w:tc>
        <w:tc>
          <w:tcPr>
            <w:tcW w:w="3900" w:type="pct"/>
            <w:vAlign w:val="center"/>
          </w:tcPr>
          <w:p w14:paraId="49E47F7C" w14:textId="33927FBE" w:rsidR="00DC4B06" w:rsidRPr="005C602E" w:rsidRDefault="00DC4B06" w:rsidP="00F81D8D">
            <w:pPr>
              <w:pStyle w:val="TableBody"/>
            </w:pPr>
            <w:r w:rsidRPr="000656F8">
              <w:t xml:space="preserve">&amp;F Command: Restore </w:t>
            </w:r>
            <w:r w:rsidR="00721029" w:rsidRPr="0048226A">
              <w:t>M</w:t>
            </w:r>
            <w:r w:rsidRPr="007E4A1F">
              <w:t xml:space="preserve">anufactory </w:t>
            </w:r>
            <w:r w:rsidR="00721029" w:rsidRPr="007E4A1F">
              <w:t>C</w:t>
            </w:r>
            <w:r w:rsidRPr="00006D08">
              <w:t>onfiguration</w:t>
            </w:r>
          </w:p>
        </w:tc>
        <w:tc>
          <w:tcPr>
            <w:tcW w:w="551" w:type="pct"/>
            <w:tcBorders>
              <w:top w:val="single" w:sz="6" w:space="0" w:color="000000"/>
              <w:bottom w:val="single" w:sz="6" w:space="0" w:color="000000"/>
            </w:tcBorders>
            <w:shd w:val="clear" w:color="auto" w:fill="FABF8F" w:themeFill="accent6" w:themeFillTint="99"/>
            <w:vAlign w:val="center"/>
          </w:tcPr>
          <w:p w14:paraId="5DFB98DA" w14:textId="21D92FEF" w:rsidR="00DC4B06" w:rsidRPr="005C602E" w:rsidRDefault="00DC4B06" w:rsidP="00BB4174">
            <w:pPr>
              <w:pStyle w:val="TableBody"/>
              <w:rPr>
                <w:rFonts w:ascii="Wingdings" w:hAnsi="Wingdings"/>
                <w:color w:val="000000"/>
              </w:rPr>
            </w:pPr>
          </w:p>
        </w:tc>
      </w:tr>
      <w:tr w:rsidR="001B51EA" w:rsidRPr="00794639" w14:paraId="26648B38" w14:textId="77777777" w:rsidTr="00FC364F">
        <w:trPr>
          <w:trHeight w:val="53"/>
        </w:trPr>
        <w:tc>
          <w:tcPr>
            <w:tcW w:w="549" w:type="pct"/>
            <w:vAlign w:val="center"/>
          </w:tcPr>
          <w:p w14:paraId="4949F146" w14:textId="12179C4B" w:rsidR="00DC4B06" w:rsidRPr="00794639" w:rsidRDefault="00DC4B06" w:rsidP="00F81D8D">
            <w:pPr>
              <w:pStyle w:val="TableBody"/>
            </w:pPr>
            <w:r w:rsidRPr="000656F8">
              <w:fldChar w:fldCharType="begin"/>
            </w:r>
            <w:r w:rsidRPr="00794639">
              <w:instrText xml:space="preserve"> REF _Ref372105846 \w \h  \* MERGEFORMAT </w:instrText>
            </w:r>
            <w:r w:rsidRPr="000656F8">
              <w:fldChar w:fldCharType="separate"/>
            </w:r>
            <w:r w:rsidR="003C1515">
              <w:t>2.6</w:t>
            </w:r>
            <w:r w:rsidRPr="000656F8">
              <w:fldChar w:fldCharType="end"/>
            </w:r>
          </w:p>
        </w:tc>
        <w:tc>
          <w:tcPr>
            <w:tcW w:w="3900" w:type="pct"/>
            <w:vAlign w:val="center"/>
          </w:tcPr>
          <w:p w14:paraId="34B9F0EF" w14:textId="7EB018C9" w:rsidR="00DC4B06" w:rsidRPr="005C602E" w:rsidRDefault="00DC4B06" w:rsidP="00F81D8D">
            <w:pPr>
              <w:pStyle w:val="TableBody"/>
            </w:pPr>
            <w:r w:rsidRPr="000656F8">
              <w:t xml:space="preserve">&amp;V Command: Display </w:t>
            </w:r>
            <w:r w:rsidR="00721029" w:rsidRPr="0048226A">
              <w:t>C</w:t>
            </w:r>
            <w:r w:rsidRPr="007E4A1F">
              <w:t xml:space="preserve">urrent </w:t>
            </w:r>
            <w:r w:rsidR="00721029" w:rsidRPr="007E4A1F">
              <w:t>C</w:t>
            </w:r>
            <w:r w:rsidRPr="00006D08">
              <w:t>onfiguration</w:t>
            </w:r>
          </w:p>
        </w:tc>
        <w:tc>
          <w:tcPr>
            <w:tcW w:w="551" w:type="pct"/>
            <w:tcBorders>
              <w:top w:val="single" w:sz="6" w:space="0" w:color="000000"/>
              <w:bottom w:val="single" w:sz="6" w:space="0" w:color="000000"/>
            </w:tcBorders>
            <w:shd w:val="clear" w:color="auto" w:fill="FABF8F" w:themeFill="accent6" w:themeFillTint="99"/>
            <w:vAlign w:val="center"/>
          </w:tcPr>
          <w:p w14:paraId="5C5CC6E1" w14:textId="4ADC7E48" w:rsidR="00DC4B06" w:rsidRPr="005C602E" w:rsidRDefault="00DC4B06" w:rsidP="00BB4174">
            <w:pPr>
              <w:pStyle w:val="TableBody"/>
              <w:rPr>
                <w:rFonts w:ascii="Wingdings" w:hAnsi="Wingdings"/>
                <w:color w:val="000000"/>
              </w:rPr>
            </w:pPr>
          </w:p>
        </w:tc>
      </w:tr>
      <w:tr w:rsidR="00294D83" w:rsidRPr="00794639" w14:paraId="6EFCE4C1" w14:textId="77777777" w:rsidTr="00170927">
        <w:trPr>
          <w:trHeight w:val="53"/>
        </w:trPr>
        <w:tc>
          <w:tcPr>
            <w:tcW w:w="549" w:type="pct"/>
            <w:vAlign w:val="center"/>
          </w:tcPr>
          <w:p w14:paraId="2A7D4DA2" w14:textId="09D0D89F" w:rsidR="002948A5" w:rsidRPr="00794639" w:rsidRDefault="002948A5" w:rsidP="00076AEF">
            <w:pPr>
              <w:pStyle w:val="TableBody"/>
            </w:pPr>
            <w:r w:rsidRPr="000656F8">
              <w:fldChar w:fldCharType="begin"/>
            </w:r>
            <w:r w:rsidRPr="00794639">
              <w:instrText xml:space="preserve"> REF _Ref518897248 \w \h </w:instrText>
            </w:r>
            <w:r w:rsidR="000275E0" w:rsidRPr="00794639">
              <w:instrText xml:space="preserve"> \* MERGEFORMAT </w:instrText>
            </w:r>
            <w:r w:rsidRPr="000656F8">
              <w:fldChar w:fldCharType="separate"/>
            </w:r>
            <w:r w:rsidR="003C1515">
              <w:t>2.7</w:t>
            </w:r>
            <w:r w:rsidRPr="000656F8">
              <w:fldChar w:fldCharType="end"/>
            </w:r>
          </w:p>
        </w:tc>
        <w:tc>
          <w:tcPr>
            <w:tcW w:w="3900" w:type="pct"/>
            <w:vAlign w:val="center"/>
          </w:tcPr>
          <w:p w14:paraId="24180324" w14:textId="17E03D63" w:rsidR="002948A5" w:rsidRPr="005C602E" w:rsidRDefault="002948A5" w:rsidP="00076AEF">
            <w:pPr>
              <w:pStyle w:val="TableBody"/>
            </w:pPr>
            <w:r w:rsidRPr="000656F8">
              <w:t xml:space="preserve">&amp;W Command: Save </w:t>
            </w:r>
            <w:r w:rsidR="00721029" w:rsidRPr="0048226A">
              <w:t>S</w:t>
            </w:r>
            <w:r w:rsidRPr="007E4A1F">
              <w:t xml:space="preserve">tored </w:t>
            </w:r>
            <w:r w:rsidR="00721029" w:rsidRPr="007E4A1F">
              <w:t>P</w:t>
            </w:r>
            <w:r w:rsidRPr="00006D08">
              <w:t>rofile</w:t>
            </w:r>
          </w:p>
        </w:tc>
        <w:tc>
          <w:tcPr>
            <w:tcW w:w="551" w:type="pct"/>
            <w:tcBorders>
              <w:top w:val="single" w:sz="6" w:space="0" w:color="000000"/>
              <w:bottom w:val="single" w:sz="6" w:space="0" w:color="000000"/>
            </w:tcBorders>
            <w:shd w:val="clear" w:color="auto" w:fill="FABF8F" w:themeFill="accent6" w:themeFillTint="99"/>
            <w:vAlign w:val="center"/>
          </w:tcPr>
          <w:p w14:paraId="483D33E6" w14:textId="02DEDB7B" w:rsidR="002948A5" w:rsidRPr="003010FE" w:rsidRDefault="00013BFD" w:rsidP="00BB4174">
            <w:pPr>
              <w:pStyle w:val="TableBody"/>
              <w:rPr>
                <w:rFonts w:ascii="Wingdings" w:hAnsi="Wingdings"/>
                <w:color w:val="000000"/>
              </w:rPr>
            </w:pPr>
            <w:r w:rsidRPr="005C602E">
              <w:rPr>
                <w:rFonts w:ascii="Wingdings" w:hAnsi="Wingdings"/>
                <w:color w:val="000000"/>
              </w:rPr>
              <w:t></w:t>
            </w:r>
          </w:p>
        </w:tc>
      </w:tr>
      <w:tr w:rsidR="001B51EA" w:rsidRPr="00794639" w14:paraId="37776284" w14:textId="77777777" w:rsidTr="00FC364F">
        <w:trPr>
          <w:trHeight w:val="53"/>
        </w:trPr>
        <w:tc>
          <w:tcPr>
            <w:tcW w:w="549" w:type="pct"/>
            <w:vAlign w:val="center"/>
          </w:tcPr>
          <w:p w14:paraId="50A7B686" w14:textId="6EFC22A9" w:rsidR="00504FA6" w:rsidRPr="00794639" w:rsidRDefault="00504FA6" w:rsidP="004651D1">
            <w:pPr>
              <w:pStyle w:val="TableBody"/>
            </w:pPr>
            <w:r w:rsidRPr="000656F8">
              <w:fldChar w:fldCharType="begin"/>
            </w:r>
            <w:r w:rsidRPr="00794639">
              <w:instrText xml:space="preserve"> REF _Ref372105857 \w \h  \* MERGEFORMAT </w:instrText>
            </w:r>
            <w:r w:rsidRPr="000656F8">
              <w:fldChar w:fldCharType="separate"/>
            </w:r>
            <w:r w:rsidR="003C1515">
              <w:t>2.8</w:t>
            </w:r>
            <w:r w:rsidRPr="000656F8">
              <w:fldChar w:fldCharType="end"/>
            </w:r>
          </w:p>
        </w:tc>
        <w:tc>
          <w:tcPr>
            <w:tcW w:w="3900" w:type="pct"/>
            <w:vAlign w:val="center"/>
          </w:tcPr>
          <w:p w14:paraId="4D1223AC" w14:textId="1BEB3559" w:rsidR="00504FA6" w:rsidRPr="003010FE" w:rsidRDefault="00504FA6" w:rsidP="004651D1">
            <w:pPr>
              <w:pStyle w:val="TableBody"/>
            </w:pPr>
            <w:r w:rsidRPr="000656F8">
              <w:t xml:space="preserve">Z Command: Reset and </w:t>
            </w:r>
            <w:r w:rsidR="00721029" w:rsidRPr="0048226A">
              <w:t>R</w:t>
            </w:r>
            <w:r w:rsidRPr="007E4A1F">
              <w:t xml:space="preserve">estore </w:t>
            </w:r>
            <w:r w:rsidR="00721029" w:rsidRPr="007E4A1F">
              <w:t>U</w:t>
            </w:r>
            <w:r w:rsidRPr="00006D08">
              <w:t xml:space="preserve">ser </w:t>
            </w:r>
            <w:r w:rsidR="00721029" w:rsidRPr="005C602E">
              <w:t>C</w:t>
            </w:r>
            <w:r w:rsidRPr="005C602E">
              <w:t>onfiguration</w:t>
            </w:r>
          </w:p>
        </w:tc>
        <w:tc>
          <w:tcPr>
            <w:tcW w:w="551" w:type="pct"/>
            <w:tcBorders>
              <w:top w:val="single" w:sz="6" w:space="0" w:color="000000"/>
              <w:bottom w:val="single" w:sz="6" w:space="0" w:color="000000"/>
            </w:tcBorders>
            <w:shd w:val="clear" w:color="auto" w:fill="C2D69B" w:themeFill="accent3" w:themeFillTint="99"/>
            <w:vAlign w:val="center"/>
          </w:tcPr>
          <w:p w14:paraId="4BEF5407" w14:textId="7B216400" w:rsidR="00504FA6" w:rsidRPr="00396BD2" w:rsidRDefault="00504FA6" w:rsidP="00BB4174">
            <w:pPr>
              <w:pStyle w:val="TableBody"/>
              <w:rPr>
                <w:snapToGrid w:val="0"/>
              </w:rPr>
            </w:pPr>
          </w:p>
        </w:tc>
      </w:tr>
      <w:tr w:rsidR="00294D83" w:rsidRPr="00794639" w14:paraId="0442A7A8" w14:textId="77777777" w:rsidTr="00170927">
        <w:trPr>
          <w:trHeight w:val="53"/>
        </w:trPr>
        <w:tc>
          <w:tcPr>
            <w:tcW w:w="549" w:type="pct"/>
            <w:vAlign w:val="center"/>
          </w:tcPr>
          <w:p w14:paraId="1FAA9234" w14:textId="4A931075" w:rsidR="002948A5" w:rsidRPr="00794639" w:rsidRDefault="002948A5" w:rsidP="00076AEF">
            <w:pPr>
              <w:pStyle w:val="TableBody"/>
            </w:pPr>
            <w:r w:rsidRPr="000656F8">
              <w:fldChar w:fldCharType="begin"/>
            </w:r>
            <w:r w:rsidRPr="00794639">
              <w:instrText xml:space="preserve"> REF _Ref502928950 \r \h  \* MERGEFORMAT </w:instrText>
            </w:r>
            <w:r w:rsidRPr="000656F8">
              <w:fldChar w:fldCharType="separate"/>
            </w:r>
            <w:r w:rsidR="003C1515">
              <w:t>2.9</w:t>
            </w:r>
            <w:r w:rsidRPr="000656F8">
              <w:fldChar w:fldCharType="end"/>
            </w:r>
          </w:p>
        </w:tc>
        <w:tc>
          <w:tcPr>
            <w:tcW w:w="3900" w:type="pct"/>
            <w:vAlign w:val="center"/>
          </w:tcPr>
          <w:p w14:paraId="6DB7A1D7" w14:textId="730E0E4A" w:rsidR="002948A5" w:rsidRPr="003010FE" w:rsidRDefault="002948A5" w:rsidP="00076AEF">
            <w:pPr>
              <w:pStyle w:val="TableBody"/>
            </w:pPr>
            <w:r w:rsidRPr="000656F8">
              <w:t xml:space="preserve">+IPR Command: Set </w:t>
            </w:r>
            <w:r w:rsidR="00721029" w:rsidRPr="0048226A">
              <w:t>F</w:t>
            </w:r>
            <w:r w:rsidRPr="007E4A1F">
              <w:t xml:space="preserve">ixed </w:t>
            </w:r>
            <w:r w:rsidR="00721029" w:rsidRPr="007E4A1F">
              <w:t>L</w:t>
            </w:r>
            <w:r w:rsidRPr="00006D08">
              <w:t xml:space="preserve">ocal </w:t>
            </w:r>
            <w:r w:rsidR="00721029" w:rsidRPr="005C602E">
              <w:t>R</w:t>
            </w:r>
            <w:r w:rsidRPr="005C602E">
              <w:t>ate</w:t>
            </w:r>
          </w:p>
        </w:tc>
        <w:tc>
          <w:tcPr>
            <w:tcW w:w="551" w:type="pct"/>
            <w:tcBorders>
              <w:top w:val="single" w:sz="6" w:space="0" w:color="000000"/>
              <w:bottom w:val="single" w:sz="6" w:space="0" w:color="000000"/>
            </w:tcBorders>
            <w:shd w:val="clear" w:color="auto" w:fill="FABF8F" w:themeFill="accent6" w:themeFillTint="99"/>
            <w:vAlign w:val="center"/>
          </w:tcPr>
          <w:p w14:paraId="38C8A3DA" w14:textId="733C3D23" w:rsidR="002948A5" w:rsidRPr="001720D2" w:rsidRDefault="00FD78E1" w:rsidP="00BB4174">
            <w:pPr>
              <w:pStyle w:val="TableBody"/>
              <w:rPr>
                <w:rFonts w:ascii="Wingdings" w:hAnsi="Wingdings"/>
                <w:color w:val="000000"/>
              </w:rPr>
            </w:pPr>
            <w:r w:rsidRPr="00396BD2">
              <w:rPr>
                <w:rFonts w:ascii="Wingdings" w:hAnsi="Wingdings"/>
                <w:color w:val="000000"/>
              </w:rPr>
              <w:t></w:t>
            </w:r>
          </w:p>
        </w:tc>
      </w:tr>
      <w:tr w:rsidR="000275E0" w:rsidRPr="00794639" w14:paraId="32FCACE3" w14:textId="77777777" w:rsidTr="00FC364F">
        <w:trPr>
          <w:trHeight w:val="53"/>
        </w:trPr>
        <w:tc>
          <w:tcPr>
            <w:tcW w:w="549" w:type="pct"/>
            <w:vAlign w:val="center"/>
          </w:tcPr>
          <w:p w14:paraId="0C343869" w14:textId="06C3997B" w:rsidR="000275E0" w:rsidRPr="00794639" w:rsidRDefault="000275E0" w:rsidP="00076AEF">
            <w:pPr>
              <w:pStyle w:val="TableBody"/>
            </w:pPr>
            <w:r w:rsidRPr="000656F8">
              <w:fldChar w:fldCharType="begin"/>
            </w:r>
            <w:r w:rsidRPr="00794639">
              <w:instrText xml:space="preserve"> REF _Ref520814219 \w \h  \* MERGEFORMAT </w:instrText>
            </w:r>
            <w:r w:rsidRPr="000656F8">
              <w:fldChar w:fldCharType="separate"/>
            </w:r>
            <w:r w:rsidR="003C1515">
              <w:t>2.10</w:t>
            </w:r>
            <w:r w:rsidRPr="000656F8">
              <w:fldChar w:fldCharType="end"/>
            </w:r>
          </w:p>
        </w:tc>
        <w:tc>
          <w:tcPr>
            <w:tcW w:w="3900" w:type="pct"/>
            <w:vAlign w:val="center"/>
          </w:tcPr>
          <w:p w14:paraId="4A64C572" w14:textId="4A70451D" w:rsidR="000275E0" w:rsidRPr="0048226A" w:rsidRDefault="000275E0" w:rsidP="00076AEF">
            <w:pPr>
              <w:pStyle w:val="TableBody"/>
            </w:pPr>
            <w:r w:rsidRPr="000656F8">
              <w:t>&amp;C Command: Set Data Carrier Detect (DCD) Function Mode</w:t>
            </w:r>
          </w:p>
        </w:tc>
        <w:tc>
          <w:tcPr>
            <w:tcW w:w="551" w:type="pct"/>
            <w:tcBorders>
              <w:top w:val="single" w:sz="6" w:space="0" w:color="000000"/>
              <w:bottom w:val="single" w:sz="6" w:space="0" w:color="000000"/>
            </w:tcBorders>
            <w:shd w:val="clear" w:color="auto" w:fill="FABF8F" w:themeFill="accent6" w:themeFillTint="99"/>
            <w:vAlign w:val="center"/>
          </w:tcPr>
          <w:p w14:paraId="16F79430" w14:textId="77777777" w:rsidR="000275E0" w:rsidRPr="007E4A1F" w:rsidRDefault="000275E0" w:rsidP="00BB4174">
            <w:pPr>
              <w:pStyle w:val="TableBody"/>
              <w:rPr>
                <w:rFonts w:ascii="Wingdings" w:hAnsi="Wingdings"/>
                <w:color w:val="000000"/>
              </w:rPr>
            </w:pPr>
          </w:p>
        </w:tc>
      </w:tr>
      <w:tr w:rsidR="000275E0" w:rsidRPr="00794639" w14:paraId="0F3C0363" w14:textId="77777777" w:rsidTr="00FC364F">
        <w:trPr>
          <w:trHeight w:val="53"/>
        </w:trPr>
        <w:tc>
          <w:tcPr>
            <w:tcW w:w="549" w:type="pct"/>
            <w:vAlign w:val="center"/>
          </w:tcPr>
          <w:p w14:paraId="2A2F13B9" w14:textId="75BC719F" w:rsidR="000275E0" w:rsidRPr="00794639" w:rsidRDefault="000275E0" w:rsidP="00076AEF">
            <w:pPr>
              <w:pStyle w:val="TableBody"/>
            </w:pPr>
            <w:r w:rsidRPr="000656F8">
              <w:fldChar w:fldCharType="begin"/>
            </w:r>
            <w:r w:rsidRPr="00794639">
              <w:instrText xml:space="preserve"> REF _Ref520814221 \w \h  \* MERGEFORMAT </w:instrText>
            </w:r>
            <w:r w:rsidRPr="000656F8">
              <w:fldChar w:fldCharType="separate"/>
            </w:r>
            <w:r w:rsidR="003C1515">
              <w:t>2.11</w:t>
            </w:r>
            <w:r w:rsidRPr="000656F8">
              <w:fldChar w:fldCharType="end"/>
            </w:r>
          </w:p>
        </w:tc>
        <w:tc>
          <w:tcPr>
            <w:tcW w:w="3900" w:type="pct"/>
            <w:vAlign w:val="center"/>
          </w:tcPr>
          <w:p w14:paraId="6B147121" w14:textId="24A4FF0C" w:rsidR="000275E0" w:rsidRPr="007E4A1F" w:rsidRDefault="000275E0" w:rsidP="00076AEF">
            <w:pPr>
              <w:pStyle w:val="TableBody"/>
            </w:pPr>
            <w:r w:rsidRPr="000656F8">
              <w:t>&amp;D Command: Set Dat</w:t>
            </w:r>
            <w:r w:rsidRPr="0048226A">
              <w:t>a Terminal Ready (DTR) Function Mode</w:t>
            </w:r>
          </w:p>
        </w:tc>
        <w:tc>
          <w:tcPr>
            <w:tcW w:w="551" w:type="pct"/>
            <w:tcBorders>
              <w:top w:val="single" w:sz="6" w:space="0" w:color="000000"/>
              <w:bottom w:val="single" w:sz="6" w:space="0" w:color="000000"/>
            </w:tcBorders>
            <w:shd w:val="clear" w:color="auto" w:fill="FABF8F" w:themeFill="accent6" w:themeFillTint="99"/>
            <w:vAlign w:val="center"/>
          </w:tcPr>
          <w:p w14:paraId="0A44DF6D" w14:textId="77777777" w:rsidR="000275E0" w:rsidRPr="007E4A1F" w:rsidRDefault="000275E0" w:rsidP="00BB4174">
            <w:pPr>
              <w:pStyle w:val="TableBody"/>
              <w:rPr>
                <w:rFonts w:ascii="Wingdings" w:hAnsi="Wingdings"/>
                <w:color w:val="000000"/>
              </w:rPr>
            </w:pPr>
          </w:p>
        </w:tc>
      </w:tr>
      <w:tr w:rsidR="000275E0" w:rsidRPr="00794639" w14:paraId="00889410" w14:textId="77777777" w:rsidTr="00FC364F">
        <w:trPr>
          <w:trHeight w:val="53"/>
        </w:trPr>
        <w:tc>
          <w:tcPr>
            <w:tcW w:w="549" w:type="pct"/>
            <w:vAlign w:val="center"/>
          </w:tcPr>
          <w:p w14:paraId="44D3B7EA" w14:textId="4B24397C" w:rsidR="000275E0" w:rsidRPr="00794639" w:rsidRDefault="000275E0" w:rsidP="00076AEF">
            <w:pPr>
              <w:pStyle w:val="TableBody"/>
            </w:pPr>
            <w:r w:rsidRPr="000656F8">
              <w:fldChar w:fldCharType="begin"/>
            </w:r>
            <w:r w:rsidRPr="00794639">
              <w:instrText xml:space="preserve"> REF _Ref520814223 \w \h  \* MERGEFORMAT </w:instrText>
            </w:r>
            <w:r w:rsidRPr="000656F8">
              <w:fldChar w:fldCharType="separate"/>
            </w:r>
            <w:r w:rsidR="003C1515">
              <w:t>2.12</w:t>
            </w:r>
            <w:r w:rsidRPr="000656F8">
              <w:fldChar w:fldCharType="end"/>
            </w:r>
          </w:p>
        </w:tc>
        <w:tc>
          <w:tcPr>
            <w:tcW w:w="3900" w:type="pct"/>
            <w:vAlign w:val="center"/>
          </w:tcPr>
          <w:p w14:paraId="094358F6" w14:textId="65F1B9DD" w:rsidR="000275E0" w:rsidRPr="0048226A" w:rsidRDefault="000275E0" w:rsidP="00076AEF">
            <w:pPr>
              <w:pStyle w:val="TableBody"/>
            </w:pPr>
            <w:r w:rsidRPr="000656F8">
              <w:t>&amp;S Command: DSR Option</w:t>
            </w:r>
          </w:p>
        </w:tc>
        <w:tc>
          <w:tcPr>
            <w:tcW w:w="551" w:type="pct"/>
            <w:tcBorders>
              <w:top w:val="single" w:sz="6" w:space="0" w:color="000000"/>
              <w:bottom w:val="single" w:sz="6" w:space="0" w:color="000000"/>
            </w:tcBorders>
            <w:shd w:val="clear" w:color="auto" w:fill="FABF8F" w:themeFill="accent6" w:themeFillTint="99"/>
            <w:vAlign w:val="center"/>
          </w:tcPr>
          <w:p w14:paraId="77B89DBF" w14:textId="77777777" w:rsidR="000275E0" w:rsidRPr="007E4A1F" w:rsidRDefault="000275E0" w:rsidP="00BB4174">
            <w:pPr>
              <w:pStyle w:val="TableBody"/>
              <w:rPr>
                <w:rFonts w:ascii="Wingdings" w:hAnsi="Wingdings"/>
                <w:color w:val="000000"/>
              </w:rPr>
            </w:pPr>
          </w:p>
        </w:tc>
      </w:tr>
      <w:tr w:rsidR="000275E0" w:rsidRPr="00794639" w14:paraId="5524B6C6" w14:textId="77777777" w:rsidTr="00FC364F">
        <w:trPr>
          <w:trHeight w:val="53"/>
        </w:trPr>
        <w:tc>
          <w:tcPr>
            <w:tcW w:w="549" w:type="pct"/>
            <w:vAlign w:val="center"/>
          </w:tcPr>
          <w:p w14:paraId="4138C1BD" w14:textId="64372FDA" w:rsidR="000275E0" w:rsidRPr="00794639" w:rsidRDefault="000275E0" w:rsidP="00076AEF">
            <w:pPr>
              <w:pStyle w:val="TableBody"/>
            </w:pPr>
            <w:r w:rsidRPr="000656F8">
              <w:fldChar w:fldCharType="begin"/>
            </w:r>
            <w:r w:rsidRPr="00794639">
              <w:instrText xml:space="preserve"> REF _Ref520814224 \w \h  \* MERGEFORMAT </w:instrText>
            </w:r>
            <w:r w:rsidRPr="000656F8">
              <w:fldChar w:fldCharType="separate"/>
            </w:r>
            <w:r w:rsidR="003C1515">
              <w:t>2.13</w:t>
            </w:r>
            <w:r w:rsidRPr="000656F8">
              <w:fldChar w:fldCharType="end"/>
            </w:r>
          </w:p>
        </w:tc>
        <w:tc>
          <w:tcPr>
            <w:tcW w:w="3900" w:type="pct"/>
            <w:vAlign w:val="center"/>
          </w:tcPr>
          <w:p w14:paraId="396D3E43" w14:textId="4C09C883" w:rsidR="000275E0" w:rsidRPr="0048226A" w:rsidRDefault="000275E0" w:rsidP="00076AEF">
            <w:pPr>
              <w:pStyle w:val="TableBody"/>
            </w:pPr>
            <w:r w:rsidRPr="000656F8">
              <w:t>&amp;R Command: RTS/CTS Option</w:t>
            </w:r>
          </w:p>
        </w:tc>
        <w:tc>
          <w:tcPr>
            <w:tcW w:w="551" w:type="pct"/>
            <w:tcBorders>
              <w:top w:val="single" w:sz="6" w:space="0" w:color="000000"/>
              <w:bottom w:val="single" w:sz="6" w:space="0" w:color="000000"/>
            </w:tcBorders>
            <w:shd w:val="clear" w:color="auto" w:fill="FABF8F" w:themeFill="accent6" w:themeFillTint="99"/>
            <w:vAlign w:val="center"/>
          </w:tcPr>
          <w:p w14:paraId="2EFA5892" w14:textId="77777777" w:rsidR="000275E0" w:rsidRPr="007E4A1F" w:rsidRDefault="000275E0" w:rsidP="00BB4174">
            <w:pPr>
              <w:pStyle w:val="TableBody"/>
              <w:rPr>
                <w:rFonts w:ascii="Wingdings" w:hAnsi="Wingdings"/>
                <w:color w:val="000000"/>
              </w:rPr>
            </w:pPr>
          </w:p>
        </w:tc>
      </w:tr>
      <w:tr w:rsidR="000275E0" w:rsidRPr="00794639" w14:paraId="3CFB998E" w14:textId="77777777" w:rsidTr="00FC364F">
        <w:trPr>
          <w:trHeight w:val="53"/>
        </w:trPr>
        <w:tc>
          <w:tcPr>
            <w:tcW w:w="549" w:type="pct"/>
            <w:vAlign w:val="center"/>
          </w:tcPr>
          <w:p w14:paraId="1448BE91" w14:textId="3BC3B2C7" w:rsidR="000275E0" w:rsidRPr="00794639" w:rsidRDefault="000275E0" w:rsidP="00076AEF">
            <w:pPr>
              <w:pStyle w:val="TableBody"/>
            </w:pPr>
            <w:r w:rsidRPr="000656F8">
              <w:fldChar w:fldCharType="begin"/>
            </w:r>
            <w:r w:rsidRPr="00794639">
              <w:instrText xml:space="preserve"> REF _Ref520814225 \w \h  \* MERGEFORMAT </w:instrText>
            </w:r>
            <w:r w:rsidRPr="000656F8">
              <w:fldChar w:fldCharType="separate"/>
            </w:r>
            <w:r w:rsidR="003C1515">
              <w:t>2.14</w:t>
            </w:r>
            <w:r w:rsidRPr="000656F8">
              <w:fldChar w:fldCharType="end"/>
            </w:r>
          </w:p>
        </w:tc>
        <w:tc>
          <w:tcPr>
            <w:tcW w:w="3900" w:type="pct"/>
            <w:vAlign w:val="center"/>
          </w:tcPr>
          <w:p w14:paraId="45C3895B" w14:textId="365AFEB8" w:rsidR="000275E0" w:rsidRPr="0048226A" w:rsidRDefault="000275E0" w:rsidP="00076AEF">
            <w:pPr>
              <w:pStyle w:val="TableBody"/>
            </w:pPr>
            <w:r w:rsidRPr="000656F8">
              <w:t>S2 Command: Set Character for the Escape Sequence (Data to Command Mode)</w:t>
            </w:r>
          </w:p>
        </w:tc>
        <w:tc>
          <w:tcPr>
            <w:tcW w:w="551" w:type="pct"/>
            <w:tcBorders>
              <w:top w:val="single" w:sz="6" w:space="0" w:color="000000"/>
              <w:bottom w:val="single" w:sz="6" w:space="0" w:color="000000"/>
            </w:tcBorders>
            <w:shd w:val="clear" w:color="auto" w:fill="FABF8F" w:themeFill="accent6" w:themeFillTint="99"/>
            <w:vAlign w:val="center"/>
          </w:tcPr>
          <w:p w14:paraId="7979493D" w14:textId="77777777" w:rsidR="000275E0" w:rsidRPr="007E4A1F" w:rsidRDefault="000275E0" w:rsidP="00BB4174">
            <w:pPr>
              <w:pStyle w:val="TableBody"/>
              <w:rPr>
                <w:rFonts w:ascii="Wingdings" w:hAnsi="Wingdings"/>
                <w:color w:val="000000"/>
              </w:rPr>
            </w:pPr>
          </w:p>
        </w:tc>
      </w:tr>
      <w:tr w:rsidR="000275E0" w:rsidRPr="00794639" w14:paraId="0E93EA69" w14:textId="77777777" w:rsidTr="00FC364F">
        <w:trPr>
          <w:trHeight w:val="53"/>
        </w:trPr>
        <w:tc>
          <w:tcPr>
            <w:tcW w:w="549" w:type="pct"/>
            <w:vAlign w:val="center"/>
          </w:tcPr>
          <w:p w14:paraId="219458F9" w14:textId="01A46520" w:rsidR="000275E0" w:rsidRPr="00794639" w:rsidRDefault="000275E0" w:rsidP="00076AEF">
            <w:pPr>
              <w:pStyle w:val="TableBody"/>
            </w:pPr>
            <w:r w:rsidRPr="000656F8">
              <w:fldChar w:fldCharType="begin"/>
            </w:r>
            <w:r w:rsidRPr="00794639">
              <w:instrText xml:space="preserve"> REF _Ref520814227 \w \h  \* MERGEFORMAT </w:instrText>
            </w:r>
            <w:r w:rsidRPr="000656F8">
              <w:fldChar w:fldCharType="separate"/>
            </w:r>
            <w:r w:rsidR="003C1515">
              <w:t>2.15</w:t>
            </w:r>
            <w:r w:rsidRPr="000656F8">
              <w:fldChar w:fldCharType="end"/>
            </w:r>
          </w:p>
        </w:tc>
        <w:tc>
          <w:tcPr>
            <w:tcW w:w="3900" w:type="pct"/>
            <w:vAlign w:val="center"/>
          </w:tcPr>
          <w:p w14:paraId="532609B8" w14:textId="5479BD4D" w:rsidR="000275E0" w:rsidRPr="0048226A" w:rsidRDefault="000275E0" w:rsidP="00076AEF">
            <w:pPr>
              <w:pStyle w:val="TableBody"/>
            </w:pPr>
            <w:r w:rsidRPr="000656F8">
              <w:t>S4 Command: Set Response Formatting Character</w:t>
            </w:r>
          </w:p>
        </w:tc>
        <w:tc>
          <w:tcPr>
            <w:tcW w:w="551" w:type="pct"/>
            <w:tcBorders>
              <w:top w:val="single" w:sz="6" w:space="0" w:color="000000"/>
              <w:bottom w:val="single" w:sz="6" w:space="0" w:color="000000"/>
            </w:tcBorders>
            <w:shd w:val="clear" w:color="auto" w:fill="FABF8F" w:themeFill="accent6" w:themeFillTint="99"/>
            <w:vAlign w:val="center"/>
          </w:tcPr>
          <w:p w14:paraId="754FB9B2" w14:textId="77777777" w:rsidR="000275E0" w:rsidRPr="007E4A1F" w:rsidRDefault="000275E0" w:rsidP="00BB4174">
            <w:pPr>
              <w:pStyle w:val="TableBody"/>
              <w:rPr>
                <w:rFonts w:ascii="Wingdings" w:hAnsi="Wingdings"/>
                <w:color w:val="000000"/>
              </w:rPr>
            </w:pPr>
          </w:p>
        </w:tc>
      </w:tr>
      <w:tr w:rsidR="00013BFD" w:rsidRPr="00794639" w14:paraId="44EF2765" w14:textId="77777777" w:rsidTr="00FC364F">
        <w:trPr>
          <w:trHeight w:val="53"/>
        </w:trPr>
        <w:tc>
          <w:tcPr>
            <w:tcW w:w="549" w:type="pct"/>
            <w:vAlign w:val="center"/>
          </w:tcPr>
          <w:p w14:paraId="56313160" w14:textId="0DD2FCA5" w:rsidR="00013BFD" w:rsidRPr="00794639" w:rsidRDefault="00013BFD" w:rsidP="00076AEF">
            <w:pPr>
              <w:pStyle w:val="TableBody"/>
            </w:pPr>
            <w:r w:rsidRPr="000656F8">
              <w:fldChar w:fldCharType="begin"/>
            </w:r>
            <w:r w:rsidRPr="00794639">
              <w:instrText xml:space="preserve"> REF _Ref527363744 \r \h </w:instrText>
            </w:r>
            <w:r w:rsidRPr="000656F8">
              <w:fldChar w:fldCharType="separate"/>
            </w:r>
            <w:r w:rsidR="003C1515">
              <w:t>2.16</w:t>
            </w:r>
            <w:r w:rsidRPr="000656F8">
              <w:fldChar w:fldCharType="end"/>
            </w:r>
          </w:p>
        </w:tc>
        <w:tc>
          <w:tcPr>
            <w:tcW w:w="3900" w:type="pct"/>
            <w:vAlign w:val="center"/>
          </w:tcPr>
          <w:p w14:paraId="384007EB" w14:textId="0C730745" w:rsidR="00013BFD" w:rsidRPr="00794639" w:rsidRDefault="00DB498F" w:rsidP="00076AEF">
            <w:pPr>
              <w:pStyle w:val="TableBody"/>
            </w:pPr>
            <w:r w:rsidRPr="00DB498F">
              <w:t>+IFC Command: DTE-DCE Local Flow Control</w:t>
            </w:r>
          </w:p>
        </w:tc>
        <w:tc>
          <w:tcPr>
            <w:tcW w:w="551" w:type="pct"/>
            <w:tcBorders>
              <w:top w:val="single" w:sz="6" w:space="0" w:color="000000"/>
              <w:bottom w:val="single" w:sz="6" w:space="0" w:color="000000"/>
            </w:tcBorders>
            <w:shd w:val="clear" w:color="auto" w:fill="FABF8F" w:themeFill="accent6" w:themeFillTint="99"/>
            <w:vAlign w:val="center"/>
          </w:tcPr>
          <w:p w14:paraId="0B7C91B9" w14:textId="686F4D7F" w:rsidR="00013BFD" w:rsidRPr="000656F8" w:rsidRDefault="00013BFD" w:rsidP="00BB4174">
            <w:pPr>
              <w:pStyle w:val="TableBody"/>
              <w:rPr>
                <w:rFonts w:ascii="Wingdings" w:hAnsi="Wingdings"/>
                <w:color w:val="000000"/>
              </w:rPr>
            </w:pPr>
          </w:p>
        </w:tc>
      </w:tr>
      <w:tr w:rsidR="00F81D8D" w:rsidRPr="00794639" w14:paraId="647E1532" w14:textId="77777777" w:rsidTr="00E91070">
        <w:trPr>
          <w:trHeight w:val="38"/>
        </w:trPr>
        <w:tc>
          <w:tcPr>
            <w:tcW w:w="5000" w:type="pct"/>
            <w:gridSpan w:val="3"/>
            <w:tcBorders>
              <w:top w:val="single" w:sz="12" w:space="0" w:color="auto"/>
              <w:bottom w:val="single" w:sz="12" w:space="0" w:color="auto"/>
            </w:tcBorders>
            <w:shd w:val="pct20" w:color="auto" w:fill="auto"/>
            <w:vAlign w:val="center"/>
          </w:tcPr>
          <w:p w14:paraId="37D7950E" w14:textId="77777777" w:rsidR="00F81D8D" w:rsidRPr="00794639" w:rsidRDefault="00F81D8D" w:rsidP="00BB4174">
            <w:pPr>
              <w:pStyle w:val="TableBody"/>
              <w:rPr>
                <w:b/>
              </w:rPr>
            </w:pPr>
            <w:r w:rsidRPr="00794639">
              <w:rPr>
                <w:b/>
              </w:rPr>
              <w:t>General AT Commands</w:t>
            </w:r>
          </w:p>
        </w:tc>
      </w:tr>
      <w:tr w:rsidR="00FC364F" w:rsidRPr="00794639" w14:paraId="0396E4D4" w14:textId="77777777" w:rsidTr="00FC364F">
        <w:trPr>
          <w:trHeight w:val="38"/>
        </w:trPr>
        <w:tc>
          <w:tcPr>
            <w:tcW w:w="549" w:type="pct"/>
            <w:tcBorders>
              <w:top w:val="single" w:sz="12" w:space="0" w:color="auto"/>
            </w:tcBorders>
            <w:vAlign w:val="center"/>
          </w:tcPr>
          <w:p w14:paraId="54001A92" w14:textId="2BF718AF" w:rsidR="00DC4B06" w:rsidRPr="00794639" w:rsidRDefault="00DC4B06" w:rsidP="00F81D8D">
            <w:pPr>
              <w:pStyle w:val="TableBody"/>
              <w:keepNext/>
            </w:pPr>
            <w:r w:rsidRPr="000656F8">
              <w:fldChar w:fldCharType="begin"/>
            </w:r>
            <w:r w:rsidRPr="00794639">
              <w:instrText xml:space="preserve"> REF _Ref369079193 \w \h  \* MERGEFORMAT </w:instrText>
            </w:r>
            <w:r w:rsidRPr="000656F8">
              <w:fldChar w:fldCharType="separate"/>
            </w:r>
            <w:r w:rsidR="003C1515">
              <w:t>3.1</w:t>
            </w:r>
            <w:r w:rsidRPr="000656F8">
              <w:fldChar w:fldCharType="end"/>
            </w:r>
          </w:p>
        </w:tc>
        <w:tc>
          <w:tcPr>
            <w:tcW w:w="3900" w:type="pct"/>
            <w:tcBorders>
              <w:top w:val="single" w:sz="12" w:space="0" w:color="auto"/>
            </w:tcBorders>
            <w:vAlign w:val="center"/>
          </w:tcPr>
          <w:p w14:paraId="23083319" w14:textId="6D8B3B75" w:rsidR="00DC4B06" w:rsidRPr="005C602E" w:rsidRDefault="00DC4B06" w:rsidP="00F81D8D">
            <w:pPr>
              <w:pStyle w:val="TableBody"/>
              <w:keepNext/>
            </w:pPr>
            <w:r w:rsidRPr="000656F8">
              <w:t xml:space="preserve">I Command: Request </w:t>
            </w:r>
            <w:r w:rsidR="00721029" w:rsidRPr="0048226A">
              <w:t>I</w:t>
            </w:r>
            <w:r w:rsidRPr="007E4A1F">
              <w:t xml:space="preserve">dentification </w:t>
            </w:r>
            <w:r w:rsidR="00721029" w:rsidRPr="007E4A1F">
              <w:t>I</w:t>
            </w:r>
            <w:r w:rsidRPr="00006D08">
              <w:t>nformation</w:t>
            </w:r>
          </w:p>
        </w:tc>
        <w:tc>
          <w:tcPr>
            <w:tcW w:w="551" w:type="pct"/>
            <w:tcBorders>
              <w:top w:val="single" w:sz="12" w:space="0" w:color="auto"/>
              <w:bottom w:val="single" w:sz="6" w:space="0" w:color="000000"/>
            </w:tcBorders>
            <w:shd w:val="clear" w:color="auto" w:fill="FFCC99"/>
            <w:vAlign w:val="center"/>
          </w:tcPr>
          <w:p w14:paraId="0C9D1AAE" w14:textId="0C410078" w:rsidR="00DC4B06" w:rsidRPr="005C602E" w:rsidRDefault="00DC4B06" w:rsidP="00BB4174">
            <w:pPr>
              <w:pStyle w:val="TableBody"/>
              <w:keepNext/>
              <w:rPr>
                <w:rFonts w:ascii="Wingdings" w:hAnsi="Wingdings"/>
                <w:color w:val="000000"/>
              </w:rPr>
            </w:pPr>
          </w:p>
        </w:tc>
      </w:tr>
      <w:tr w:rsidR="001B51EA" w:rsidRPr="00794639" w14:paraId="2AD22BF7" w14:textId="77777777" w:rsidTr="00FC364F">
        <w:trPr>
          <w:trHeight w:val="53"/>
        </w:trPr>
        <w:tc>
          <w:tcPr>
            <w:tcW w:w="549" w:type="pct"/>
            <w:vAlign w:val="center"/>
          </w:tcPr>
          <w:p w14:paraId="1441AF49" w14:textId="1A51276E" w:rsidR="00DC4B06" w:rsidRPr="00794639" w:rsidRDefault="00DC4B06" w:rsidP="00F81D8D">
            <w:pPr>
              <w:pStyle w:val="TableBody"/>
              <w:keepNext/>
            </w:pPr>
            <w:r w:rsidRPr="000656F8">
              <w:fldChar w:fldCharType="begin"/>
            </w:r>
            <w:r w:rsidRPr="00794639">
              <w:instrText xml:space="preserve"> REF _Ref369079206 \w \h  \* MERGEFORMAT </w:instrText>
            </w:r>
            <w:r w:rsidRPr="000656F8">
              <w:fldChar w:fldCharType="separate"/>
            </w:r>
            <w:r w:rsidR="003C1515">
              <w:t>3.2</w:t>
            </w:r>
            <w:r w:rsidRPr="000656F8">
              <w:fldChar w:fldCharType="end"/>
            </w:r>
          </w:p>
        </w:tc>
        <w:tc>
          <w:tcPr>
            <w:tcW w:w="3900" w:type="pct"/>
            <w:vAlign w:val="center"/>
          </w:tcPr>
          <w:p w14:paraId="36EE44C8" w14:textId="4A5925AA" w:rsidR="00DC4B06" w:rsidRPr="003010FE" w:rsidRDefault="00DC4B06" w:rsidP="00F81D8D">
            <w:pPr>
              <w:pStyle w:val="TableBody"/>
              <w:keepNext/>
            </w:pPr>
            <w:r w:rsidRPr="000656F8">
              <w:t>+CGMI</w:t>
            </w:r>
            <w:r w:rsidR="002948A5" w:rsidRPr="0048226A">
              <w:t>/+GMI</w:t>
            </w:r>
            <w:r w:rsidRPr="007E4A1F">
              <w:t xml:space="preserve"> Command: Request </w:t>
            </w:r>
            <w:r w:rsidR="00721029" w:rsidRPr="007E4A1F">
              <w:t>M</w:t>
            </w:r>
            <w:r w:rsidRPr="00006D08">
              <w:t xml:space="preserve">anufacturer </w:t>
            </w:r>
            <w:r w:rsidR="00721029" w:rsidRPr="005C602E">
              <w:t>I</w:t>
            </w:r>
            <w:r w:rsidRPr="005C602E">
              <w:t>dentification</w:t>
            </w:r>
          </w:p>
        </w:tc>
        <w:tc>
          <w:tcPr>
            <w:tcW w:w="551" w:type="pct"/>
            <w:tcBorders>
              <w:top w:val="single" w:sz="6" w:space="0" w:color="000000"/>
              <w:bottom w:val="single" w:sz="6" w:space="0" w:color="000000"/>
            </w:tcBorders>
            <w:shd w:val="clear" w:color="auto" w:fill="FFCC99"/>
            <w:vAlign w:val="center"/>
          </w:tcPr>
          <w:p w14:paraId="6DD18E83" w14:textId="34BBA541" w:rsidR="00DC4B06" w:rsidRPr="00396BD2" w:rsidRDefault="00DC4B06" w:rsidP="00BB4174">
            <w:pPr>
              <w:pStyle w:val="TableBody"/>
              <w:keepNext/>
              <w:rPr>
                <w:rFonts w:ascii="Wingdings" w:hAnsi="Wingdings"/>
                <w:color w:val="000000"/>
              </w:rPr>
            </w:pPr>
          </w:p>
        </w:tc>
      </w:tr>
      <w:tr w:rsidR="001B51EA" w:rsidRPr="00794639" w14:paraId="4314F081" w14:textId="77777777" w:rsidTr="00FC364F">
        <w:trPr>
          <w:trHeight w:val="53"/>
        </w:trPr>
        <w:tc>
          <w:tcPr>
            <w:tcW w:w="549" w:type="pct"/>
            <w:vAlign w:val="center"/>
          </w:tcPr>
          <w:p w14:paraId="5BED79A5" w14:textId="786D72C0" w:rsidR="00DC4B06" w:rsidRPr="00794639" w:rsidRDefault="00DC4B06" w:rsidP="00F81D8D">
            <w:pPr>
              <w:pStyle w:val="TableBody"/>
              <w:keepNext/>
            </w:pPr>
            <w:r w:rsidRPr="000656F8">
              <w:fldChar w:fldCharType="begin"/>
            </w:r>
            <w:r w:rsidRPr="00794639">
              <w:instrText xml:space="preserve"> REF _Ref369079214 \w \h  \* MERGEFORMAT </w:instrText>
            </w:r>
            <w:r w:rsidRPr="000656F8">
              <w:fldChar w:fldCharType="separate"/>
            </w:r>
            <w:r w:rsidR="003C1515">
              <w:t>3.3</w:t>
            </w:r>
            <w:r w:rsidRPr="000656F8">
              <w:fldChar w:fldCharType="end"/>
            </w:r>
          </w:p>
        </w:tc>
        <w:tc>
          <w:tcPr>
            <w:tcW w:w="3900" w:type="pct"/>
            <w:vAlign w:val="center"/>
          </w:tcPr>
          <w:p w14:paraId="4060A3C1" w14:textId="71AE6A67" w:rsidR="00DC4B06" w:rsidRPr="003010FE" w:rsidRDefault="00DC4B06" w:rsidP="00F81D8D">
            <w:pPr>
              <w:pStyle w:val="TableBody"/>
              <w:keepNext/>
            </w:pPr>
            <w:r w:rsidRPr="000656F8">
              <w:t>+CGMM</w:t>
            </w:r>
            <w:r w:rsidR="002948A5" w:rsidRPr="0048226A">
              <w:t>/+GMM</w:t>
            </w:r>
            <w:r w:rsidRPr="007E4A1F">
              <w:t xml:space="preserve"> Command: Request </w:t>
            </w:r>
            <w:r w:rsidR="00721029" w:rsidRPr="007E4A1F">
              <w:t>M</w:t>
            </w:r>
            <w:r w:rsidRPr="00006D08">
              <w:t xml:space="preserve">odel </w:t>
            </w:r>
            <w:r w:rsidR="00721029" w:rsidRPr="005C602E">
              <w:t>I</w:t>
            </w:r>
            <w:r w:rsidRPr="005C602E">
              <w:t>dentification</w:t>
            </w:r>
          </w:p>
        </w:tc>
        <w:tc>
          <w:tcPr>
            <w:tcW w:w="551" w:type="pct"/>
            <w:tcBorders>
              <w:top w:val="single" w:sz="6" w:space="0" w:color="000000"/>
              <w:bottom w:val="single" w:sz="6" w:space="0" w:color="000000"/>
            </w:tcBorders>
            <w:shd w:val="clear" w:color="auto" w:fill="FFCC99"/>
            <w:vAlign w:val="center"/>
          </w:tcPr>
          <w:p w14:paraId="567703C5" w14:textId="1DBF8828" w:rsidR="00DC4B06" w:rsidRPr="00396BD2" w:rsidRDefault="00DC4B06" w:rsidP="00BB4174">
            <w:pPr>
              <w:pStyle w:val="TableBody"/>
              <w:keepNext/>
              <w:rPr>
                <w:rFonts w:ascii="Wingdings" w:hAnsi="Wingdings"/>
                <w:color w:val="000000"/>
              </w:rPr>
            </w:pPr>
          </w:p>
        </w:tc>
      </w:tr>
      <w:tr w:rsidR="001B51EA" w:rsidRPr="00794639" w14:paraId="6657914B" w14:textId="77777777" w:rsidTr="00FC364F">
        <w:trPr>
          <w:trHeight w:val="53"/>
        </w:trPr>
        <w:tc>
          <w:tcPr>
            <w:tcW w:w="549" w:type="pct"/>
            <w:vAlign w:val="center"/>
          </w:tcPr>
          <w:p w14:paraId="155B4ED2" w14:textId="14168803" w:rsidR="00DC4B06" w:rsidRPr="00794639" w:rsidRDefault="00DC4B06" w:rsidP="00F81D8D">
            <w:pPr>
              <w:pStyle w:val="TableBody"/>
            </w:pPr>
            <w:r w:rsidRPr="000656F8">
              <w:fldChar w:fldCharType="begin"/>
            </w:r>
            <w:r w:rsidRPr="00794639">
              <w:instrText xml:space="preserve"> REF _Ref369079219 \w \h  \* MERGEFORMAT </w:instrText>
            </w:r>
            <w:r w:rsidRPr="000656F8">
              <w:fldChar w:fldCharType="separate"/>
            </w:r>
            <w:r w:rsidR="003C1515">
              <w:t>3.4</w:t>
            </w:r>
            <w:r w:rsidRPr="000656F8">
              <w:fldChar w:fldCharType="end"/>
            </w:r>
          </w:p>
        </w:tc>
        <w:tc>
          <w:tcPr>
            <w:tcW w:w="3900" w:type="pct"/>
            <w:vAlign w:val="center"/>
          </w:tcPr>
          <w:p w14:paraId="6AEB8C7A" w14:textId="44A58671" w:rsidR="00DC4B06" w:rsidRPr="003010FE" w:rsidRDefault="00DC4B06" w:rsidP="00F81D8D">
            <w:pPr>
              <w:pStyle w:val="TableBody"/>
            </w:pPr>
            <w:r w:rsidRPr="000656F8">
              <w:t>+CGMR</w:t>
            </w:r>
            <w:r w:rsidR="002948A5" w:rsidRPr="0048226A">
              <w:t>/+GMR</w:t>
            </w:r>
            <w:r w:rsidRPr="007E4A1F">
              <w:t xml:space="preserve"> Command: Request </w:t>
            </w:r>
            <w:r w:rsidR="00721029" w:rsidRPr="007E4A1F">
              <w:t>R</w:t>
            </w:r>
            <w:r w:rsidRPr="00006D08">
              <w:t xml:space="preserve">evision </w:t>
            </w:r>
            <w:r w:rsidR="00721029" w:rsidRPr="005C602E">
              <w:t>I</w:t>
            </w:r>
            <w:r w:rsidRPr="005C602E">
              <w:t>dentification</w:t>
            </w:r>
          </w:p>
        </w:tc>
        <w:tc>
          <w:tcPr>
            <w:tcW w:w="551" w:type="pct"/>
            <w:tcBorders>
              <w:top w:val="single" w:sz="6" w:space="0" w:color="000000"/>
              <w:bottom w:val="single" w:sz="6" w:space="0" w:color="000000"/>
            </w:tcBorders>
            <w:shd w:val="clear" w:color="auto" w:fill="FFCC99"/>
            <w:vAlign w:val="center"/>
          </w:tcPr>
          <w:p w14:paraId="69791B61" w14:textId="57D71C54" w:rsidR="00DC4B06" w:rsidRPr="00396BD2" w:rsidRDefault="00DC4B06" w:rsidP="00BB4174">
            <w:pPr>
              <w:pStyle w:val="TableBody"/>
              <w:rPr>
                <w:rFonts w:ascii="Wingdings" w:hAnsi="Wingdings"/>
                <w:color w:val="000000"/>
              </w:rPr>
            </w:pPr>
          </w:p>
        </w:tc>
      </w:tr>
      <w:tr w:rsidR="001B51EA" w:rsidRPr="00794639" w14:paraId="51C1DDEF" w14:textId="77777777" w:rsidTr="00FC364F">
        <w:trPr>
          <w:trHeight w:val="53"/>
        </w:trPr>
        <w:tc>
          <w:tcPr>
            <w:tcW w:w="549" w:type="pct"/>
            <w:vAlign w:val="center"/>
          </w:tcPr>
          <w:p w14:paraId="486DD35F" w14:textId="4652180F" w:rsidR="00DC4B06" w:rsidRPr="00794639" w:rsidRDefault="00DC4B06" w:rsidP="00F81D8D">
            <w:pPr>
              <w:pStyle w:val="TableBody"/>
            </w:pPr>
            <w:r w:rsidRPr="000656F8">
              <w:fldChar w:fldCharType="begin"/>
            </w:r>
            <w:r w:rsidRPr="00794639">
              <w:instrText xml:space="preserve"> REF _Ref369079224 \w \h  \* MERGEFORMAT </w:instrText>
            </w:r>
            <w:r w:rsidRPr="000656F8">
              <w:fldChar w:fldCharType="separate"/>
            </w:r>
            <w:r w:rsidR="003C1515">
              <w:t>3.5</w:t>
            </w:r>
            <w:r w:rsidRPr="000656F8">
              <w:fldChar w:fldCharType="end"/>
            </w:r>
          </w:p>
        </w:tc>
        <w:tc>
          <w:tcPr>
            <w:tcW w:w="3900" w:type="pct"/>
            <w:vAlign w:val="center"/>
          </w:tcPr>
          <w:p w14:paraId="3852B748" w14:textId="1CF54A76" w:rsidR="00DC4B06" w:rsidRPr="001720D2" w:rsidRDefault="00DC4B06" w:rsidP="00F81D8D">
            <w:pPr>
              <w:pStyle w:val="TableBody"/>
            </w:pPr>
            <w:r w:rsidRPr="000656F8">
              <w:t xml:space="preserve">+CGSN Command: Request </w:t>
            </w:r>
            <w:r w:rsidR="00721029" w:rsidRPr="0048226A">
              <w:t>P</w:t>
            </w:r>
            <w:r w:rsidRPr="007E4A1F">
              <w:t xml:space="preserve">roduct </w:t>
            </w:r>
            <w:r w:rsidR="00721029" w:rsidRPr="007E4A1F">
              <w:t>S</w:t>
            </w:r>
            <w:r w:rsidRPr="00006D08">
              <w:t xml:space="preserve">erial </w:t>
            </w:r>
            <w:r w:rsidR="00721029" w:rsidRPr="005C602E">
              <w:t>N</w:t>
            </w:r>
            <w:r w:rsidRPr="005C602E">
              <w:t xml:space="preserve">umber </w:t>
            </w:r>
            <w:r w:rsidR="00721029" w:rsidRPr="003010FE">
              <w:t>I</w:t>
            </w:r>
            <w:r w:rsidRPr="00396BD2">
              <w:t>dentification (IMEI)</w:t>
            </w:r>
          </w:p>
        </w:tc>
        <w:tc>
          <w:tcPr>
            <w:tcW w:w="551" w:type="pct"/>
            <w:tcBorders>
              <w:top w:val="single" w:sz="6" w:space="0" w:color="000000"/>
              <w:bottom w:val="single" w:sz="6" w:space="0" w:color="000000"/>
            </w:tcBorders>
            <w:shd w:val="clear" w:color="auto" w:fill="FFCC99"/>
            <w:vAlign w:val="center"/>
          </w:tcPr>
          <w:p w14:paraId="584E21D7" w14:textId="079603EE" w:rsidR="00DC4B06" w:rsidRPr="001720D2" w:rsidRDefault="00DC4B06" w:rsidP="00BB4174">
            <w:pPr>
              <w:pStyle w:val="TableBody"/>
              <w:rPr>
                <w:rFonts w:ascii="Wingdings" w:hAnsi="Wingdings"/>
                <w:color w:val="000000"/>
              </w:rPr>
            </w:pPr>
          </w:p>
        </w:tc>
      </w:tr>
      <w:tr w:rsidR="001B51EA" w:rsidRPr="00794639" w14:paraId="2EBD1467" w14:textId="77777777" w:rsidTr="00FC364F">
        <w:trPr>
          <w:trHeight w:val="53"/>
        </w:trPr>
        <w:tc>
          <w:tcPr>
            <w:tcW w:w="549" w:type="pct"/>
            <w:vAlign w:val="center"/>
          </w:tcPr>
          <w:p w14:paraId="156BF64A" w14:textId="66AABEBC" w:rsidR="00DC4B06" w:rsidRPr="00794639" w:rsidRDefault="00DC4B06" w:rsidP="00F81D8D">
            <w:pPr>
              <w:pStyle w:val="TableBody"/>
            </w:pPr>
            <w:r w:rsidRPr="000656F8">
              <w:lastRenderedPageBreak/>
              <w:fldChar w:fldCharType="begin"/>
            </w:r>
            <w:r w:rsidRPr="00794639">
              <w:instrText xml:space="preserve"> REF _Ref372105865 \w \h  \* MERGEFORMAT </w:instrText>
            </w:r>
            <w:r w:rsidRPr="000656F8">
              <w:fldChar w:fldCharType="separate"/>
            </w:r>
            <w:r w:rsidR="003C1515">
              <w:t>3.6</w:t>
            </w:r>
            <w:r w:rsidRPr="000656F8">
              <w:fldChar w:fldCharType="end"/>
            </w:r>
          </w:p>
        </w:tc>
        <w:tc>
          <w:tcPr>
            <w:tcW w:w="3900" w:type="pct"/>
            <w:vAlign w:val="center"/>
          </w:tcPr>
          <w:p w14:paraId="69D42DE7" w14:textId="2EDAAE1F" w:rsidR="00DC4B06" w:rsidRPr="00794639" w:rsidRDefault="00DC4B06" w:rsidP="00F81D8D">
            <w:pPr>
              <w:pStyle w:val="TableBody"/>
            </w:pPr>
            <w:r w:rsidRPr="000656F8">
              <w:t>+KGSN Com</w:t>
            </w:r>
            <w:r w:rsidRPr="0048226A">
              <w:t xml:space="preserve">mand: Request </w:t>
            </w:r>
            <w:r w:rsidR="00721029" w:rsidRPr="007E4A1F">
              <w:t>P</w:t>
            </w:r>
            <w:r w:rsidRPr="007E4A1F">
              <w:t xml:space="preserve">roduct </w:t>
            </w:r>
            <w:r w:rsidR="00721029" w:rsidRPr="00006D08">
              <w:t>S</w:t>
            </w:r>
            <w:r w:rsidRPr="005C602E">
              <w:t xml:space="preserve">erial </w:t>
            </w:r>
            <w:r w:rsidR="00721029" w:rsidRPr="005C602E">
              <w:t>N</w:t>
            </w:r>
            <w:r w:rsidRPr="003010FE">
              <w:t xml:space="preserve">umber </w:t>
            </w:r>
            <w:r w:rsidR="00721029" w:rsidRPr="00396BD2">
              <w:t>I</w:t>
            </w:r>
            <w:r w:rsidRPr="001720D2">
              <w:t xml:space="preserve">dentification and </w:t>
            </w:r>
            <w:r w:rsidR="00721029" w:rsidRPr="001720D2">
              <w:t>S</w:t>
            </w:r>
            <w:r w:rsidRPr="001720D2">
              <w:t xml:space="preserve">oftware </w:t>
            </w:r>
            <w:r w:rsidR="00721029" w:rsidRPr="00794639">
              <w:t>V</w:t>
            </w:r>
            <w:r w:rsidRPr="00794639">
              <w:t>ersion</w:t>
            </w:r>
          </w:p>
        </w:tc>
        <w:tc>
          <w:tcPr>
            <w:tcW w:w="551" w:type="pct"/>
            <w:tcBorders>
              <w:top w:val="single" w:sz="6" w:space="0" w:color="000000"/>
              <w:bottom w:val="single" w:sz="6" w:space="0" w:color="000000"/>
            </w:tcBorders>
            <w:shd w:val="clear" w:color="auto" w:fill="FFCC99"/>
            <w:vAlign w:val="center"/>
          </w:tcPr>
          <w:p w14:paraId="0BF1D987" w14:textId="21216CC6" w:rsidR="00DC4B06" w:rsidRPr="00794639" w:rsidRDefault="00DC4B06" w:rsidP="00BB4174">
            <w:pPr>
              <w:pStyle w:val="TableBody"/>
              <w:rPr>
                <w:rFonts w:ascii="Wingdings" w:hAnsi="Wingdings"/>
                <w:color w:val="000000"/>
              </w:rPr>
            </w:pPr>
          </w:p>
        </w:tc>
      </w:tr>
      <w:tr w:rsidR="001B51EA" w:rsidRPr="00794639" w14:paraId="355C3353" w14:textId="77777777" w:rsidTr="00FC364F">
        <w:trPr>
          <w:trHeight w:val="53"/>
        </w:trPr>
        <w:tc>
          <w:tcPr>
            <w:tcW w:w="549" w:type="pct"/>
            <w:vAlign w:val="center"/>
          </w:tcPr>
          <w:p w14:paraId="26C4871D" w14:textId="7FBBE3A5" w:rsidR="00DC4B06" w:rsidRPr="00794639" w:rsidRDefault="00504FA6" w:rsidP="00F81D8D">
            <w:pPr>
              <w:pStyle w:val="TableBody"/>
            </w:pPr>
            <w:r w:rsidRPr="000656F8">
              <w:fldChar w:fldCharType="begin"/>
            </w:r>
            <w:r w:rsidRPr="00794639">
              <w:instrText xml:space="preserve"> REF _Ref518318302 \r \h </w:instrText>
            </w:r>
            <w:r w:rsidR="000275E0" w:rsidRPr="00794639">
              <w:instrText xml:space="preserve"> \* MERGEFORMAT </w:instrText>
            </w:r>
            <w:r w:rsidRPr="000656F8">
              <w:fldChar w:fldCharType="separate"/>
            </w:r>
            <w:r w:rsidR="003C1515">
              <w:t>3.7</w:t>
            </w:r>
            <w:r w:rsidRPr="000656F8">
              <w:fldChar w:fldCharType="end"/>
            </w:r>
          </w:p>
        </w:tc>
        <w:tc>
          <w:tcPr>
            <w:tcW w:w="3900" w:type="pct"/>
            <w:vAlign w:val="center"/>
          </w:tcPr>
          <w:p w14:paraId="5C803940" w14:textId="1415DEA9" w:rsidR="00DC4B06" w:rsidRPr="005C602E" w:rsidRDefault="00DC4B06" w:rsidP="00F81D8D">
            <w:pPr>
              <w:pStyle w:val="TableBody"/>
            </w:pPr>
            <w:r w:rsidRPr="000656F8">
              <w:t xml:space="preserve">+CSCS Command: Set TE </w:t>
            </w:r>
            <w:r w:rsidR="00721029" w:rsidRPr="0048226A">
              <w:t>C</w:t>
            </w:r>
            <w:r w:rsidRPr="007E4A1F">
              <w:t xml:space="preserve">haracter </w:t>
            </w:r>
            <w:r w:rsidR="00721029" w:rsidRPr="007E4A1F">
              <w:t>S</w:t>
            </w:r>
            <w:r w:rsidRPr="00006D08">
              <w:t>et</w:t>
            </w:r>
          </w:p>
        </w:tc>
        <w:tc>
          <w:tcPr>
            <w:tcW w:w="551" w:type="pct"/>
            <w:tcBorders>
              <w:top w:val="single" w:sz="6" w:space="0" w:color="000000"/>
              <w:bottom w:val="single" w:sz="6" w:space="0" w:color="000000"/>
            </w:tcBorders>
            <w:shd w:val="clear" w:color="auto" w:fill="FFCC99"/>
            <w:vAlign w:val="center"/>
          </w:tcPr>
          <w:p w14:paraId="3E2144A9" w14:textId="03A55AE4" w:rsidR="00DC4B06" w:rsidRPr="003010FE" w:rsidRDefault="000275E0" w:rsidP="00BB4174">
            <w:pPr>
              <w:pStyle w:val="TableBody"/>
              <w:rPr>
                <w:rFonts w:ascii="Wingdings" w:hAnsi="Wingdings"/>
                <w:color w:val="000000"/>
              </w:rPr>
            </w:pPr>
            <w:r w:rsidRPr="005C602E">
              <w:rPr>
                <w:rFonts w:ascii="Wingdings" w:hAnsi="Wingdings"/>
                <w:color w:val="000000"/>
              </w:rPr>
              <w:t></w:t>
            </w:r>
          </w:p>
        </w:tc>
      </w:tr>
      <w:tr w:rsidR="001B51EA" w:rsidRPr="00794639" w14:paraId="08E4FEEC" w14:textId="77777777" w:rsidTr="00FC364F">
        <w:trPr>
          <w:trHeight w:val="53"/>
        </w:trPr>
        <w:tc>
          <w:tcPr>
            <w:tcW w:w="549" w:type="pct"/>
            <w:vAlign w:val="center"/>
          </w:tcPr>
          <w:p w14:paraId="2D29C4C8" w14:textId="705C8027" w:rsidR="00DC4B06" w:rsidRPr="00794639" w:rsidRDefault="00DC4B06" w:rsidP="00F81D8D">
            <w:pPr>
              <w:pStyle w:val="TableBody"/>
            </w:pPr>
            <w:r w:rsidRPr="000656F8">
              <w:fldChar w:fldCharType="begin"/>
            </w:r>
            <w:r w:rsidRPr="00794639">
              <w:instrText xml:space="preserve"> REF _Ref369079241 \w \h  \* MERGEFORMAT </w:instrText>
            </w:r>
            <w:r w:rsidRPr="000656F8">
              <w:fldChar w:fldCharType="separate"/>
            </w:r>
            <w:r w:rsidR="003C1515">
              <w:t>3.8</w:t>
            </w:r>
            <w:r w:rsidRPr="000656F8">
              <w:fldChar w:fldCharType="end"/>
            </w:r>
          </w:p>
        </w:tc>
        <w:tc>
          <w:tcPr>
            <w:tcW w:w="3900" w:type="pct"/>
            <w:vAlign w:val="center"/>
          </w:tcPr>
          <w:p w14:paraId="366EE707" w14:textId="2900EAF7" w:rsidR="00DC4B06" w:rsidRPr="003010FE" w:rsidRDefault="00DC4B06" w:rsidP="00F81D8D">
            <w:pPr>
              <w:pStyle w:val="TableBody"/>
            </w:pPr>
            <w:r w:rsidRPr="000656F8">
              <w:t xml:space="preserve">+CIMI Command: Request </w:t>
            </w:r>
            <w:r w:rsidR="00721029" w:rsidRPr="0048226A">
              <w:t>I</w:t>
            </w:r>
            <w:r w:rsidRPr="007E4A1F">
              <w:t xml:space="preserve">nternational </w:t>
            </w:r>
            <w:r w:rsidR="00721029" w:rsidRPr="007E4A1F">
              <w:t>S</w:t>
            </w:r>
            <w:r w:rsidRPr="00006D08">
              <w:t xml:space="preserve">ubscriber </w:t>
            </w:r>
            <w:r w:rsidR="00721029" w:rsidRPr="005C602E">
              <w:t>I</w:t>
            </w:r>
            <w:r w:rsidRPr="005C602E">
              <w:t>dentity</w:t>
            </w:r>
          </w:p>
        </w:tc>
        <w:tc>
          <w:tcPr>
            <w:tcW w:w="551" w:type="pct"/>
            <w:tcBorders>
              <w:top w:val="single" w:sz="6" w:space="0" w:color="000000"/>
              <w:bottom w:val="single" w:sz="6" w:space="0" w:color="000000"/>
            </w:tcBorders>
            <w:shd w:val="clear" w:color="auto" w:fill="FFCC99"/>
            <w:vAlign w:val="center"/>
          </w:tcPr>
          <w:p w14:paraId="57A1BE20" w14:textId="2FF4A2D9" w:rsidR="00DC4B06" w:rsidRPr="00396BD2" w:rsidRDefault="00DC4B06" w:rsidP="00BB4174">
            <w:pPr>
              <w:pStyle w:val="TableBody"/>
              <w:rPr>
                <w:rFonts w:ascii="Wingdings" w:hAnsi="Wingdings"/>
                <w:color w:val="000000"/>
              </w:rPr>
            </w:pPr>
          </w:p>
        </w:tc>
      </w:tr>
      <w:tr w:rsidR="00294D83" w:rsidRPr="00794639" w14:paraId="0CEC5D4C" w14:textId="77777777" w:rsidTr="00170927">
        <w:trPr>
          <w:trHeight w:val="53"/>
        </w:trPr>
        <w:tc>
          <w:tcPr>
            <w:tcW w:w="549" w:type="pct"/>
            <w:vAlign w:val="center"/>
          </w:tcPr>
          <w:p w14:paraId="1877F835" w14:textId="3E833916" w:rsidR="002948A5" w:rsidRPr="00794639" w:rsidRDefault="002948A5" w:rsidP="00076AEF">
            <w:pPr>
              <w:pStyle w:val="TableBody"/>
            </w:pPr>
            <w:r w:rsidRPr="000656F8">
              <w:fldChar w:fldCharType="begin"/>
            </w:r>
            <w:r w:rsidRPr="00794639">
              <w:instrText xml:space="preserve"> REF _Ref372105880 \w \h  \* MERGEFORMAT </w:instrText>
            </w:r>
            <w:r w:rsidRPr="000656F8">
              <w:fldChar w:fldCharType="separate"/>
            </w:r>
            <w:r w:rsidR="003C1515">
              <w:t>3.9</w:t>
            </w:r>
            <w:r w:rsidRPr="000656F8">
              <w:fldChar w:fldCharType="end"/>
            </w:r>
          </w:p>
        </w:tc>
        <w:tc>
          <w:tcPr>
            <w:tcW w:w="3900" w:type="pct"/>
            <w:vAlign w:val="center"/>
          </w:tcPr>
          <w:p w14:paraId="4D79C32C" w14:textId="59A0D683" w:rsidR="002948A5" w:rsidRPr="001720D2" w:rsidRDefault="002948A5" w:rsidP="00076AEF">
            <w:pPr>
              <w:pStyle w:val="TableBody"/>
            </w:pPr>
            <w:r w:rsidRPr="000656F8">
              <w:t>+GSN Command: Reque</w:t>
            </w:r>
            <w:r w:rsidRPr="0048226A">
              <w:t xml:space="preserve">st </w:t>
            </w:r>
            <w:r w:rsidR="00721029" w:rsidRPr="007E4A1F">
              <w:t>P</w:t>
            </w:r>
            <w:r w:rsidRPr="007E4A1F">
              <w:t xml:space="preserve">roduct </w:t>
            </w:r>
            <w:r w:rsidR="00721029" w:rsidRPr="00006D08">
              <w:t>S</w:t>
            </w:r>
            <w:r w:rsidRPr="005C602E">
              <w:t xml:space="preserve">erial </w:t>
            </w:r>
            <w:r w:rsidR="00721029" w:rsidRPr="005C602E">
              <w:t>N</w:t>
            </w:r>
            <w:r w:rsidRPr="003010FE">
              <w:t xml:space="preserve">umber </w:t>
            </w:r>
            <w:r w:rsidR="00721029" w:rsidRPr="00396BD2">
              <w:t>I</w:t>
            </w:r>
            <w:r w:rsidRPr="001720D2">
              <w:t>dentification (IMEI)</w:t>
            </w:r>
          </w:p>
        </w:tc>
        <w:tc>
          <w:tcPr>
            <w:tcW w:w="551" w:type="pct"/>
            <w:tcBorders>
              <w:top w:val="single" w:sz="6" w:space="0" w:color="000000"/>
              <w:bottom w:val="single" w:sz="6" w:space="0" w:color="000000"/>
            </w:tcBorders>
            <w:shd w:val="clear" w:color="auto" w:fill="FFCC99"/>
            <w:vAlign w:val="center"/>
          </w:tcPr>
          <w:p w14:paraId="5341587C" w14:textId="77777777" w:rsidR="002948A5" w:rsidRPr="00794639" w:rsidRDefault="002948A5" w:rsidP="00BB4174">
            <w:pPr>
              <w:pStyle w:val="TableBody"/>
              <w:rPr>
                <w:rFonts w:ascii="Wingdings" w:hAnsi="Wingdings"/>
                <w:color w:val="000000"/>
              </w:rPr>
            </w:pPr>
          </w:p>
        </w:tc>
      </w:tr>
      <w:tr w:rsidR="001B51EA" w:rsidRPr="00794639" w14:paraId="0216FF36" w14:textId="77777777" w:rsidTr="00FC364F">
        <w:trPr>
          <w:trHeight w:val="53"/>
        </w:trPr>
        <w:tc>
          <w:tcPr>
            <w:tcW w:w="549" w:type="pct"/>
            <w:vAlign w:val="center"/>
          </w:tcPr>
          <w:p w14:paraId="54145E67" w14:textId="523A93D6" w:rsidR="00DC4B06" w:rsidRPr="00794639" w:rsidRDefault="00DC4B06" w:rsidP="00F81D8D">
            <w:pPr>
              <w:pStyle w:val="TableBody"/>
            </w:pPr>
            <w:r w:rsidRPr="000656F8">
              <w:fldChar w:fldCharType="begin"/>
            </w:r>
            <w:r w:rsidRPr="00794639">
              <w:instrText xml:space="preserve"> REF _Ref369079252 \w \h  \* MERGEFORMAT </w:instrText>
            </w:r>
            <w:r w:rsidRPr="000656F8">
              <w:fldChar w:fldCharType="separate"/>
            </w:r>
            <w:r w:rsidR="003C1515">
              <w:t>3.10</w:t>
            </w:r>
            <w:r w:rsidRPr="000656F8">
              <w:fldChar w:fldCharType="end"/>
            </w:r>
          </w:p>
        </w:tc>
        <w:tc>
          <w:tcPr>
            <w:tcW w:w="3900" w:type="pct"/>
            <w:vAlign w:val="center"/>
          </w:tcPr>
          <w:p w14:paraId="2C7677E0" w14:textId="47B0C374" w:rsidR="00DC4B06" w:rsidRPr="003010FE" w:rsidRDefault="00DC4B06" w:rsidP="00F81D8D">
            <w:pPr>
              <w:pStyle w:val="TableBody"/>
            </w:pPr>
            <w:r w:rsidRPr="000656F8">
              <w:t xml:space="preserve">+GCAP Command: Request </w:t>
            </w:r>
            <w:r w:rsidR="00721029" w:rsidRPr="0048226A">
              <w:t>C</w:t>
            </w:r>
            <w:r w:rsidRPr="007E4A1F">
              <w:t xml:space="preserve">omplete TA </w:t>
            </w:r>
            <w:r w:rsidR="00721029" w:rsidRPr="007E4A1F">
              <w:t>C</w:t>
            </w:r>
            <w:r w:rsidRPr="00006D08">
              <w:t xml:space="preserve">apability </w:t>
            </w:r>
            <w:r w:rsidR="00721029" w:rsidRPr="005C602E">
              <w:t>L</w:t>
            </w:r>
            <w:r w:rsidRPr="005C602E">
              <w:t>ist</w:t>
            </w:r>
          </w:p>
        </w:tc>
        <w:tc>
          <w:tcPr>
            <w:tcW w:w="551" w:type="pct"/>
            <w:tcBorders>
              <w:top w:val="single" w:sz="6" w:space="0" w:color="000000"/>
              <w:bottom w:val="single" w:sz="6" w:space="0" w:color="000000"/>
            </w:tcBorders>
            <w:shd w:val="clear" w:color="auto" w:fill="FFCC99"/>
            <w:vAlign w:val="center"/>
          </w:tcPr>
          <w:p w14:paraId="57E199C6" w14:textId="57183479" w:rsidR="00DC4B06" w:rsidRPr="00396BD2" w:rsidRDefault="00DC4B06" w:rsidP="00BB4174">
            <w:pPr>
              <w:pStyle w:val="TableBody"/>
              <w:rPr>
                <w:rFonts w:ascii="Wingdings" w:hAnsi="Wingdings"/>
                <w:color w:val="000000"/>
              </w:rPr>
            </w:pPr>
          </w:p>
        </w:tc>
      </w:tr>
      <w:tr w:rsidR="000275E0" w:rsidRPr="00794639" w14:paraId="4DEA9887" w14:textId="77777777" w:rsidTr="00FC364F">
        <w:trPr>
          <w:trHeight w:val="53"/>
        </w:trPr>
        <w:tc>
          <w:tcPr>
            <w:tcW w:w="549" w:type="pct"/>
            <w:vAlign w:val="center"/>
          </w:tcPr>
          <w:p w14:paraId="36C23D0C" w14:textId="20A45243" w:rsidR="000275E0" w:rsidRPr="00794639" w:rsidRDefault="000275E0" w:rsidP="00F81D8D">
            <w:pPr>
              <w:pStyle w:val="TableBody"/>
            </w:pPr>
            <w:r w:rsidRPr="000656F8">
              <w:fldChar w:fldCharType="begin"/>
            </w:r>
            <w:r w:rsidRPr="00794639">
              <w:instrText xml:space="preserve"> REF _Ref520814408 \w \h </w:instrText>
            </w:r>
            <w:r w:rsidRPr="000656F8">
              <w:fldChar w:fldCharType="separate"/>
            </w:r>
            <w:r w:rsidR="003C1515">
              <w:t>3.11</w:t>
            </w:r>
            <w:r w:rsidRPr="000656F8">
              <w:fldChar w:fldCharType="end"/>
            </w:r>
          </w:p>
        </w:tc>
        <w:tc>
          <w:tcPr>
            <w:tcW w:w="3900" w:type="pct"/>
            <w:vAlign w:val="center"/>
          </w:tcPr>
          <w:p w14:paraId="54ACB56C" w14:textId="08BFD70F" w:rsidR="000275E0" w:rsidRPr="0048226A" w:rsidRDefault="000275E0" w:rsidP="00F81D8D">
            <w:pPr>
              <w:pStyle w:val="TableBody"/>
            </w:pPr>
            <w:r w:rsidRPr="000656F8">
              <w:t>+CMUX Command: Multiplexer</w:t>
            </w:r>
          </w:p>
        </w:tc>
        <w:tc>
          <w:tcPr>
            <w:tcW w:w="551" w:type="pct"/>
            <w:tcBorders>
              <w:top w:val="single" w:sz="6" w:space="0" w:color="000000"/>
              <w:bottom w:val="single" w:sz="6" w:space="0" w:color="000000"/>
            </w:tcBorders>
            <w:shd w:val="clear" w:color="auto" w:fill="FFCC99"/>
            <w:vAlign w:val="center"/>
          </w:tcPr>
          <w:p w14:paraId="00B8D5B1" w14:textId="77777777" w:rsidR="000275E0" w:rsidRPr="007E4A1F" w:rsidRDefault="000275E0" w:rsidP="000275E0">
            <w:pPr>
              <w:pStyle w:val="TableBody"/>
              <w:rPr>
                <w:rFonts w:ascii="Wingdings" w:hAnsi="Wingdings"/>
                <w:color w:val="000000"/>
              </w:rPr>
            </w:pPr>
          </w:p>
        </w:tc>
      </w:tr>
      <w:tr w:rsidR="00294D83" w:rsidRPr="00794639" w14:paraId="6D093640" w14:textId="77777777" w:rsidTr="00170927">
        <w:trPr>
          <w:trHeight w:val="53"/>
        </w:trPr>
        <w:tc>
          <w:tcPr>
            <w:tcW w:w="549" w:type="pct"/>
            <w:vAlign w:val="center"/>
          </w:tcPr>
          <w:p w14:paraId="37534F79" w14:textId="72364CA8" w:rsidR="002948A5" w:rsidRPr="00794639" w:rsidRDefault="000275E0" w:rsidP="00076AEF">
            <w:pPr>
              <w:pStyle w:val="TableBody"/>
            </w:pPr>
            <w:r w:rsidRPr="000656F8">
              <w:fldChar w:fldCharType="begin"/>
            </w:r>
            <w:r w:rsidRPr="00794639">
              <w:instrText xml:space="preserve"> REF _Ref520814409 \w \h </w:instrText>
            </w:r>
            <w:r w:rsidRPr="000656F8">
              <w:fldChar w:fldCharType="separate"/>
            </w:r>
            <w:r w:rsidR="003C1515">
              <w:t>3.12</w:t>
            </w:r>
            <w:r w:rsidRPr="000656F8">
              <w:fldChar w:fldCharType="end"/>
            </w:r>
          </w:p>
        </w:tc>
        <w:tc>
          <w:tcPr>
            <w:tcW w:w="3900" w:type="pct"/>
            <w:vAlign w:val="center"/>
          </w:tcPr>
          <w:p w14:paraId="121C96AC" w14:textId="2F18768D" w:rsidR="002948A5" w:rsidRPr="0048226A" w:rsidRDefault="000275E0" w:rsidP="00076AEF">
            <w:pPr>
              <w:pStyle w:val="TableBody"/>
            </w:pPr>
            <w:r w:rsidRPr="000656F8">
              <w:t>+WPPP Command: PDP Context Authentication Configuration</w:t>
            </w:r>
          </w:p>
        </w:tc>
        <w:tc>
          <w:tcPr>
            <w:tcW w:w="551" w:type="pct"/>
            <w:tcBorders>
              <w:top w:val="single" w:sz="6" w:space="0" w:color="000000"/>
              <w:bottom w:val="single" w:sz="6" w:space="0" w:color="000000"/>
            </w:tcBorders>
            <w:shd w:val="clear" w:color="auto" w:fill="FABF8F" w:themeFill="accent6" w:themeFillTint="99"/>
            <w:vAlign w:val="center"/>
          </w:tcPr>
          <w:p w14:paraId="6DCD036C" w14:textId="77777777" w:rsidR="002948A5" w:rsidRPr="007E4A1F" w:rsidRDefault="002948A5" w:rsidP="00BB4174">
            <w:pPr>
              <w:pStyle w:val="TableBody"/>
              <w:rPr>
                <w:rFonts w:ascii="Wingdings" w:hAnsi="Wingdings"/>
                <w:color w:val="000000"/>
              </w:rPr>
            </w:pPr>
          </w:p>
        </w:tc>
      </w:tr>
      <w:tr w:rsidR="00167FCC" w:rsidRPr="00794639" w14:paraId="4D52F89E" w14:textId="77777777" w:rsidTr="00170927">
        <w:trPr>
          <w:trHeight w:val="53"/>
        </w:trPr>
        <w:tc>
          <w:tcPr>
            <w:tcW w:w="549" w:type="pct"/>
            <w:vAlign w:val="center"/>
          </w:tcPr>
          <w:p w14:paraId="7790071C" w14:textId="15CADDBA" w:rsidR="00167FCC" w:rsidRPr="00794639" w:rsidRDefault="00167FCC" w:rsidP="00076AEF">
            <w:pPr>
              <w:pStyle w:val="TableBody"/>
            </w:pPr>
            <w:r w:rsidRPr="000656F8">
              <w:fldChar w:fldCharType="begin"/>
            </w:r>
            <w:r w:rsidRPr="00794639">
              <w:instrText xml:space="preserve"> REF _Ref527043699 \r \h </w:instrText>
            </w:r>
            <w:r w:rsidRPr="000656F8">
              <w:fldChar w:fldCharType="separate"/>
            </w:r>
            <w:r w:rsidR="003C1515">
              <w:t>3.13</w:t>
            </w:r>
            <w:r w:rsidRPr="000656F8">
              <w:fldChar w:fldCharType="end"/>
            </w:r>
          </w:p>
        </w:tc>
        <w:tc>
          <w:tcPr>
            <w:tcW w:w="3900" w:type="pct"/>
            <w:vAlign w:val="center"/>
          </w:tcPr>
          <w:p w14:paraId="6B6DA518" w14:textId="33EAA773" w:rsidR="00167FCC" w:rsidRPr="00794639" w:rsidRDefault="00DB498F" w:rsidP="00076AEF">
            <w:pPr>
              <w:pStyle w:val="TableBody"/>
            </w:pPr>
            <w:r w:rsidRPr="00DB498F">
              <w:t xml:space="preserve">+HWREV Command: Request </w:t>
            </w:r>
            <w:r>
              <w:t>H</w:t>
            </w:r>
            <w:r w:rsidRPr="00DB498F">
              <w:t xml:space="preserve">ardware </w:t>
            </w:r>
            <w:r>
              <w:t>R</w:t>
            </w:r>
            <w:r w:rsidRPr="00DB498F">
              <w:t>evision</w:t>
            </w:r>
          </w:p>
        </w:tc>
        <w:tc>
          <w:tcPr>
            <w:tcW w:w="551" w:type="pct"/>
            <w:tcBorders>
              <w:top w:val="single" w:sz="6" w:space="0" w:color="000000"/>
              <w:bottom w:val="single" w:sz="6" w:space="0" w:color="000000"/>
            </w:tcBorders>
            <w:shd w:val="clear" w:color="auto" w:fill="FABF8F" w:themeFill="accent6" w:themeFillTint="99"/>
            <w:vAlign w:val="center"/>
          </w:tcPr>
          <w:p w14:paraId="68638785" w14:textId="77777777" w:rsidR="00167FCC" w:rsidRPr="000656F8" w:rsidRDefault="00167FCC" w:rsidP="00BB4174">
            <w:pPr>
              <w:pStyle w:val="TableBody"/>
              <w:rPr>
                <w:rFonts w:ascii="Wingdings" w:hAnsi="Wingdings"/>
                <w:color w:val="000000"/>
              </w:rPr>
            </w:pPr>
          </w:p>
        </w:tc>
      </w:tr>
      <w:tr w:rsidR="00F81D8D" w:rsidRPr="00794639" w14:paraId="78109F04"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1C154BFB" w14:textId="77777777" w:rsidR="00F81D8D" w:rsidRPr="00794639" w:rsidRDefault="00F81D8D" w:rsidP="00BB4174">
            <w:pPr>
              <w:pStyle w:val="TableBody"/>
              <w:rPr>
                <w:b/>
              </w:rPr>
            </w:pPr>
            <w:r w:rsidRPr="00794639">
              <w:rPr>
                <w:b/>
              </w:rPr>
              <w:t>Call Control Commands</w:t>
            </w:r>
          </w:p>
        </w:tc>
      </w:tr>
      <w:tr w:rsidR="00E91070" w:rsidRPr="00794639" w14:paraId="0A22B385" w14:textId="77777777" w:rsidTr="00FC364F">
        <w:trPr>
          <w:trHeight w:val="38"/>
        </w:trPr>
        <w:tc>
          <w:tcPr>
            <w:tcW w:w="549" w:type="pct"/>
            <w:vAlign w:val="center"/>
          </w:tcPr>
          <w:p w14:paraId="01DED706" w14:textId="44871917" w:rsidR="00E91070" w:rsidRPr="00794639" w:rsidRDefault="00E91070" w:rsidP="00E91070">
            <w:pPr>
              <w:pStyle w:val="TableBody"/>
            </w:pPr>
            <w:r w:rsidRPr="000656F8">
              <w:fldChar w:fldCharType="begin"/>
            </w:r>
            <w:r w:rsidRPr="00794639">
              <w:instrText xml:space="preserve"> REF _Ref525915031 \w \h </w:instrText>
            </w:r>
            <w:r w:rsidRPr="000656F8">
              <w:fldChar w:fldCharType="separate"/>
            </w:r>
            <w:r w:rsidR="003C1515">
              <w:t>4.2</w:t>
            </w:r>
            <w:r w:rsidRPr="000656F8">
              <w:fldChar w:fldCharType="end"/>
            </w:r>
          </w:p>
        </w:tc>
        <w:tc>
          <w:tcPr>
            <w:tcW w:w="3900" w:type="pct"/>
            <w:vAlign w:val="center"/>
          </w:tcPr>
          <w:p w14:paraId="5CEBADFC" w14:textId="048F0296" w:rsidR="00E91070" w:rsidRPr="0048226A" w:rsidRDefault="00E91070" w:rsidP="00E91070">
            <w:pPr>
              <w:pStyle w:val="TableBody"/>
            </w:pPr>
            <w:r w:rsidRPr="000656F8">
              <w:t>+CEER Command: Extended Error Report</w:t>
            </w:r>
          </w:p>
        </w:tc>
        <w:tc>
          <w:tcPr>
            <w:tcW w:w="551" w:type="pct"/>
            <w:tcBorders>
              <w:top w:val="single" w:sz="6" w:space="0" w:color="000000"/>
              <w:bottom w:val="single" w:sz="6" w:space="0" w:color="000000"/>
            </w:tcBorders>
            <w:shd w:val="clear" w:color="auto" w:fill="FFCC99"/>
            <w:vAlign w:val="center"/>
          </w:tcPr>
          <w:p w14:paraId="587E8E37" w14:textId="77777777" w:rsidR="00E91070" w:rsidRPr="007E4A1F" w:rsidRDefault="00E91070" w:rsidP="00E91070">
            <w:pPr>
              <w:pStyle w:val="TableBody"/>
              <w:rPr>
                <w:rFonts w:ascii="Wingdings" w:hAnsi="Wingdings"/>
                <w:color w:val="000000"/>
              </w:rPr>
            </w:pPr>
          </w:p>
        </w:tc>
      </w:tr>
      <w:tr w:rsidR="00E91070" w:rsidRPr="00794639" w14:paraId="11F55E6A" w14:textId="77777777" w:rsidTr="00FC364F">
        <w:trPr>
          <w:trHeight w:val="53"/>
        </w:trPr>
        <w:tc>
          <w:tcPr>
            <w:tcW w:w="549" w:type="pct"/>
            <w:vAlign w:val="center"/>
          </w:tcPr>
          <w:p w14:paraId="487BD257" w14:textId="0D53F266" w:rsidR="00E91070" w:rsidRPr="00794639" w:rsidRDefault="00E91070" w:rsidP="00E91070">
            <w:pPr>
              <w:pStyle w:val="TableBody"/>
            </w:pPr>
            <w:r w:rsidRPr="000656F8">
              <w:fldChar w:fldCharType="begin"/>
            </w:r>
            <w:r w:rsidRPr="00794639">
              <w:instrText xml:space="preserve"> REF _Ref518318460 \r \h  \* MERGEFORMAT </w:instrText>
            </w:r>
            <w:r w:rsidRPr="000656F8">
              <w:fldChar w:fldCharType="separate"/>
            </w:r>
            <w:r w:rsidR="003C1515">
              <w:t>4.3</w:t>
            </w:r>
            <w:r w:rsidRPr="000656F8">
              <w:fldChar w:fldCharType="end"/>
            </w:r>
          </w:p>
        </w:tc>
        <w:tc>
          <w:tcPr>
            <w:tcW w:w="3900" w:type="pct"/>
            <w:vAlign w:val="center"/>
          </w:tcPr>
          <w:p w14:paraId="514129FF" w14:textId="77777777" w:rsidR="00E91070" w:rsidRPr="0048226A" w:rsidRDefault="00E91070" w:rsidP="00E91070">
            <w:pPr>
              <w:pStyle w:val="TableBody"/>
            </w:pPr>
            <w:r w:rsidRPr="000656F8">
              <w:t>+CMEE Command: Report Mobile Termination Error</w:t>
            </w:r>
          </w:p>
        </w:tc>
        <w:tc>
          <w:tcPr>
            <w:tcW w:w="551" w:type="pct"/>
            <w:tcBorders>
              <w:top w:val="single" w:sz="6" w:space="0" w:color="000000"/>
              <w:bottom w:val="single" w:sz="6" w:space="0" w:color="000000"/>
            </w:tcBorders>
            <w:shd w:val="clear" w:color="auto" w:fill="FFCC99"/>
            <w:vAlign w:val="center"/>
          </w:tcPr>
          <w:p w14:paraId="4BF50609" w14:textId="2D584343" w:rsidR="00E91070" w:rsidRPr="007E4A1F" w:rsidRDefault="00E91070" w:rsidP="00E91070">
            <w:pPr>
              <w:pStyle w:val="TableBody"/>
            </w:pPr>
            <w:r w:rsidRPr="007E4A1F">
              <w:rPr>
                <w:rFonts w:ascii="Wingdings" w:hAnsi="Wingdings"/>
                <w:color w:val="000000"/>
              </w:rPr>
              <w:t></w:t>
            </w:r>
          </w:p>
        </w:tc>
      </w:tr>
      <w:tr w:rsidR="00E91070" w:rsidRPr="00794639" w14:paraId="6EEC683A"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649623E8" w14:textId="77777777" w:rsidR="00E91070" w:rsidRPr="00794639" w:rsidRDefault="00E91070" w:rsidP="00E91070">
            <w:pPr>
              <w:pStyle w:val="TableBody"/>
              <w:keepNext/>
              <w:rPr>
                <w:b/>
              </w:rPr>
            </w:pPr>
            <w:r w:rsidRPr="00794639">
              <w:rPr>
                <w:b/>
              </w:rPr>
              <w:t>Mobile Equipment Control and Status Commands</w:t>
            </w:r>
          </w:p>
        </w:tc>
      </w:tr>
      <w:tr w:rsidR="00E91070" w:rsidRPr="00794639" w14:paraId="31554792" w14:textId="77777777" w:rsidTr="00DF20AD">
        <w:trPr>
          <w:trHeight w:val="38"/>
        </w:trPr>
        <w:tc>
          <w:tcPr>
            <w:tcW w:w="549" w:type="pct"/>
            <w:vAlign w:val="center"/>
          </w:tcPr>
          <w:p w14:paraId="1C972837" w14:textId="1DC4B8DC" w:rsidR="00E91070" w:rsidRPr="00794639" w:rsidRDefault="00E91070" w:rsidP="00E91070">
            <w:pPr>
              <w:pStyle w:val="TableBody"/>
              <w:keepNext/>
            </w:pPr>
            <w:r w:rsidRPr="000656F8">
              <w:fldChar w:fldCharType="begin"/>
            </w:r>
            <w:r w:rsidRPr="00794639">
              <w:instrText xml:space="preserve"> REF _Ref369080889 \w \h  \* MERGEFORMAT </w:instrText>
            </w:r>
            <w:r w:rsidRPr="000656F8">
              <w:fldChar w:fldCharType="separate"/>
            </w:r>
            <w:r w:rsidR="003C1515">
              <w:t>5.1</w:t>
            </w:r>
            <w:r w:rsidRPr="000656F8">
              <w:fldChar w:fldCharType="end"/>
            </w:r>
          </w:p>
        </w:tc>
        <w:tc>
          <w:tcPr>
            <w:tcW w:w="3900" w:type="pct"/>
            <w:vAlign w:val="center"/>
          </w:tcPr>
          <w:p w14:paraId="6DEE7B41" w14:textId="6C4B258F" w:rsidR="00E91070" w:rsidRPr="0048226A" w:rsidRDefault="00E91070" w:rsidP="00E91070">
            <w:pPr>
              <w:pStyle w:val="TableBody"/>
              <w:keepNext/>
            </w:pPr>
            <w:r w:rsidRPr="000656F8">
              <w:t>+CCLK Command: Real Time Clock</w:t>
            </w:r>
          </w:p>
        </w:tc>
        <w:tc>
          <w:tcPr>
            <w:tcW w:w="551" w:type="pct"/>
            <w:tcBorders>
              <w:top w:val="single" w:sz="6" w:space="0" w:color="000000"/>
              <w:bottom w:val="single" w:sz="6" w:space="0" w:color="000000"/>
            </w:tcBorders>
            <w:shd w:val="clear" w:color="auto" w:fill="B2A1C7" w:themeFill="accent4" w:themeFillTint="99"/>
            <w:vAlign w:val="center"/>
          </w:tcPr>
          <w:p w14:paraId="70FB4C12" w14:textId="2F685970" w:rsidR="00E91070" w:rsidRPr="007E4A1F" w:rsidRDefault="00E91070" w:rsidP="00E91070">
            <w:pPr>
              <w:pStyle w:val="TableBody"/>
              <w:keepNext/>
              <w:rPr>
                <w:rFonts w:ascii="Wingdings" w:hAnsi="Wingdings"/>
                <w:color w:val="000000"/>
              </w:rPr>
            </w:pPr>
          </w:p>
        </w:tc>
      </w:tr>
      <w:tr w:rsidR="00E91070" w:rsidRPr="00794639" w14:paraId="3C8999B7" w14:textId="77777777" w:rsidTr="00DF20AD">
        <w:trPr>
          <w:trHeight w:val="53"/>
        </w:trPr>
        <w:tc>
          <w:tcPr>
            <w:tcW w:w="549" w:type="pct"/>
            <w:vAlign w:val="center"/>
          </w:tcPr>
          <w:p w14:paraId="7FAA9B4E" w14:textId="28B76B52" w:rsidR="00E91070" w:rsidRPr="00794639" w:rsidRDefault="00E91070" w:rsidP="00E91070">
            <w:pPr>
              <w:pStyle w:val="TableBody"/>
              <w:keepNext/>
            </w:pPr>
            <w:r w:rsidRPr="000656F8">
              <w:fldChar w:fldCharType="begin"/>
            </w:r>
            <w:r w:rsidRPr="00794639">
              <w:instrText xml:space="preserve"> REF _Ref524364383 \r \h  \* MERGEFORMAT </w:instrText>
            </w:r>
            <w:r w:rsidRPr="000656F8">
              <w:fldChar w:fldCharType="separate"/>
            </w:r>
            <w:r w:rsidR="003C1515">
              <w:t>5.2</w:t>
            </w:r>
            <w:r w:rsidRPr="000656F8">
              <w:fldChar w:fldCharType="end"/>
            </w:r>
          </w:p>
        </w:tc>
        <w:tc>
          <w:tcPr>
            <w:tcW w:w="3900" w:type="pct"/>
            <w:vAlign w:val="center"/>
          </w:tcPr>
          <w:p w14:paraId="4F14EF5A" w14:textId="77777777" w:rsidR="00E91070" w:rsidRPr="007E4A1F" w:rsidRDefault="00E91070" w:rsidP="00E91070">
            <w:pPr>
              <w:pStyle w:val="TableBody"/>
              <w:keepNext/>
            </w:pPr>
            <w:r w:rsidRPr="000656F8">
              <w:t>+CCID Command: Request SIM Card Identificatio</w:t>
            </w:r>
            <w:r w:rsidRPr="0048226A">
              <w:t>n</w:t>
            </w:r>
          </w:p>
        </w:tc>
        <w:tc>
          <w:tcPr>
            <w:tcW w:w="551" w:type="pct"/>
            <w:tcBorders>
              <w:top w:val="single" w:sz="6" w:space="0" w:color="000000"/>
              <w:bottom w:val="single" w:sz="6" w:space="0" w:color="000000"/>
            </w:tcBorders>
            <w:shd w:val="clear" w:color="auto" w:fill="FFCC99"/>
            <w:vAlign w:val="center"/>
          </w:tcPr>
          <w:p w14:paraId="712F3ED0" w14:textId="77777777" w:rsidR="00E91070" w:rsidRPr="007E4A1F" w:rsidRDefault="00E91070" w:rsidP="00E91070">
            <w:pPr>
              <w:pStyle w:val="TableBody"/>
              <w:keepNext/>
              <w:rPr>
                <w:rFonts w:ascii="Wingdings" w:hAnsi="Wingdings"/>
                <w:color w:val="000000"/>
              </w:rPr>
            </w:pPr>
          </w:p>
        </w:tc>
      </w:tr>
      <w:tr w:rsidR="00E91070" w:rsidRPr="00794639" w14:paraId="11575F92" w14:textId="77777777" w:rsidTr="00FC364F">
        <w:trPr>
          <w:trHeight w:val="53"/>
        </w:trPr>
        <w:tc>
          <w:tcPr>
            <w:tcW w:w="549" w:type="pct"/>
            <w:vAlign w:val="center"/>
          </w:tcPr>
          <w:p w14:paraId="4394CA8D" w14:textId="603688D0" w:rsidR="00E91070" w:rsidRPr="00794639" w:rsidRDefault="00E91070" w:rsidP="00E91070">
            <w:pPr>
              <w:pStyle w:val="TableBody"/>
              <w:keepNext/>
            </w:pPr>
            <w:r w:rsidRPr="000656F8">
              <w:fldChar w:fldCharType="begin"/>
            </w:r>
            <w:r w:rsidRPr="00794639">
              <w:instrText xml:space="preserve"> REF _Ref524364475 \r \h </w:instrText>
            </w:r>
            <w:r w:rsidRPr="000656F8">
              <w:fldChar w:fldCharType="separate"/>
            </w:r>
            <w:r w:rsidR="003C1515">
              <w:t>5.3</w:t>
            </w:r>
            <w:r w:rsidRPr="000656F8">
              <w:fldChar w:fldCharType="end"/>
            </w:r>
          </w:p>
        </w:tc>
        <w:tc>
          <w:tcPr>
            <w:tcW w:w="3900" w:type="pct"/>
            <w:vAlign w:val="center"/>
          </w:tcPr>
          <w:p w14:paraId="3E2B63F5" w14:textId="2F384126" w:rsidR="00E91070" w:rsidRPr="0048226A" w:rsidRDefault="00E91070" w:rsidP="00E91070">
            <w:pPr>
              <w:pStyle w:val="TableBody"/>
              <w:keepNext/>
            </w:pPr>
            <w:r w:rsidRPr="000656F8">
              <w:t>+CLAC Command: List All Available AT Commands</w:t>
            </w:r>
          </w:p>
        </w:tc>
        <w:tc>
          <w:tcPr>
            <w:tcW w:w="551" w:type="pct"/>
            <w:tcBorders>
              <w:top w:val="single" w:sz="6" w:space="0" w:color="000000"/>
              <w:bottom w:val="single" w:sz="6" w:space="0" w:color="000000"/>
            </w:tcBorders>
            <w:shd w:val="clear" w:color="auto" w:fill="FFCC99"/>
            <w:vAlign w:val="center"/>
          </w:tcPr>
          <w:p w14:paraId="21A67497" w14:textId="513BE505" w:rsidR="00E91070" w:rsidRPr="007E4A1F" w:rsidRDefault="00E91070" w:rsidP="00E91070">
            <w:pPr>
              <w:pStyle w:val="TableBody"/>
              <w:keepNext/>
              <w:rPr>
                <w:rFonts w:ascii="Wingdings" w:hAnsi="Wingdings"/>
                <w:color w:val="000000"/>
              </w:rPr>
            </w:pPr>
          </w:p>
        </w:tc>
      </w:tr>
      <w:tr w:rsidR="00E91070" w:rsidRPr="00794639" w14:paraId="054ADDD9" w14:textId="77777777" w:rsidTr="00FC364F">
        <w:trPr>
          <w:trHeight w:val="53"/>
        </w:trPr>
        <w:tc>
          <w:tcPr>
            <w:tcW w:w="549" w:type="pct"/>
            <w:vAlign w:val="center"/>
          </w:tcPr>
          <w:p w14:paraId="0739C13B" w14:textId="4A3021A6" w:rsidR="00E91070" w:rsidRPr="00794639" w:rsidRDefault="00F66955" w:rsidP="00E91070">
            <w:pPr>
              <w:pStyle w:val="TableBody"/>
            </w:pPr>
            <w:r>
              <w:fldChar w:fldCharType="begin"/>
            </w:r>
            <w:r>
              <w:instrText xml:space="preserve"> REF _Ref528592015 \w \h </w:instrText>
            </w:r>
            <w:r>
              <w:fldChar w:fldCharType="separate"/>
            </w:r>
            <w:r w:rsidR="003C1515">
              <w:t>5.4</w:t>
            </w:r>
            <w:r>
              <w:fldChar w:fldCharType="end"/>
            </w:r>
          </w:p>
        </w:tc>
        <w:tc>
          <w:tcPr>
            <w:tcW w:w="3900" w:type="pct"/>
            <w:vAlign w:val="center"/>
          </w:tcPr>
          <w:p w14:paraId="4DB6A2F7" w14:textId="496D2D7A" w:rsidR="00E91070" w:rsidRPr="0048226A" w:rsidRDefault="00E91070" w:rsidP="00E91070">
            <w:pPr>
              <w:pStyle w:val="TableBody"/>
            </w:pPr>
            <w:r w:rsidRPr="000656F8">
              <w:t>+CFUN Command: Set Phone Functionality</w:t>
            </w:r>
          </w:p>
        </w:tc>
        <w:tc>
          <w:tcPr>
            <w:tcW w:w="551" w:type="pct"/>
            <w:tcBorders>
              <w:top w:val="single" w:sz="6" w:space="0" w:color="000000"/>
              <w:bottom w:val="single" w:sz="6" w:space="0" w:color="000000"/>
            </w:tcBorders>
            <w:shd w:val="clear" w:color="auto" w:fill="B2A1C7" w:themeFill="accent4" w:themeFillTint="99"/>
            <w:vAlign w:val="center"/>
          </w:tcPr>
          <w:p w14:paraId="7296AFD9" w14:textId="6F5E2727" w:rsidR="00E91070" w:rsidRPr="007E4A1F" w:rsidRDefault="00E91070" w:rsidP="00E91070">
            <w:pPr>
              <w:pStyle w:val="TableBody"/>
              <w:rPr>
                <w:rFonts w:ascii="Wingdings" w:hAnsi="Wingdings"/>
                <w:color w:val="000000"/>
              </w:rPr>
            </w:pPr>
          </w:p>
        </w:tc>
      </w:tr>
      <w:tr w:rsidR="00E91070" w:rsidRPr="00794639" w14:paraId="69F89299" w14:textId="77777777" w:rsidTr="00FC364F">
        <w:trPr>
          <w:trHeight w:val="53"/>
        </w:trPr>
        <w:tc>
          <w:tcPr>
            <w:tcW w:w="549" w:type="pct"/>
            <w:vAlign w:val="center"/>
          </w:tcPr>
          <w:p w14:paraId="02EC616C" w14:textId="76BB0CEF" w:rsidR="00E91070" w:rsidRPr="00794639" w:rsidRDefault="00E91070" w:rsidP="00E91070">
            <w:pPr>
              <w:pStyle w:val="TableBody"/>
            </w:pPr>
            <w:r w:rsidRPr="000656F8">
              <w:fldChar w:fldCharType="begin"/>
            </w:r>
            <w:r w:rsidRPr="00794639">
              <w:instrText xml:space="preserve"> REF _Ref518897455 \w \h  \* MERGEFORMAT </w:instrText>
            </w:r>
            <w:r w:rsidRPr="000656F8">
              <w:fldChar w:fldCharType="separate"/>
            </w:r>
            <w:r w:rsidR="003C1515">
              <w:t>5.5</w:t>
            </w:r>
            <w:r w:rsidRPr="000656F8">
              <w:fldChar w:fldCharType="end"/>
            </w:r>
          </w:p>
        </w:tc>
        <w:tc>
          <w:tcPr>
            <w:tcW w:w="3900" w:type="pct"/>
            <w:vAlign w:val="center"/>
          </w:tcPr>
          <w:p w14:paraId="41620E07" w14:textId="76EF9E9A" w:rsidR="00E91070" w:rsidRPr="0048226A" w:rsidRDefault="00E91070" w:rsidP="00E91070">
            <w:pPr>
              <w:pStyle w:val="TableBody"/>
            </w:pPr>
            <w:r w:rsidRPr="000656F8">
              <w:t>+CPIN Command: Enter PIN</w:t>
            </w:r>
          </w:p>
        </w:tc>
        <w:tc>
          <w:tcPr>
            <w:tcW w:w="551" w:type="pct"/>
            <w:tcBorders>
              <w:top w:val="single" w:sz="6" w:space="0" w:color="000000"/>
              <w:bottom w:val="single" w:sz="6" w:space="0" w:color="000000"/>
            </w:tcBorders>
            <w:shd w:val="clear" w:color="auto" w:fill="FFC000"/>
            <w:vAlign w:val="center"/>
          </w:tcPr>
          <w:p w14:paraId="69C0F94F" w14:textId="0A10FFC7" w:rsidR="00E91070" w:rsidRPr="007E4A1F" w:rsidRDefault="00E91070" w:rsidP="00E91070">
            <w:pPr>
              <w:pStyle w:val="TableBody"/>
              <w:rPr>
                <w:rFonts w:ascii="Wingdings" w:hAnsi="Wingdings"/>
                <w:color w:val="000000"/>
              </w:rPr>
            </w:pPr>
          </w:p>
        </w:tc>
      </w:tr>
      <w:tr w:rsidR="00E91070" w:rsidRPr="00794639" w14:paraId="23DCE9FB" w14:textId="77777777" w:rsidTr="00FC364F">
        <w:trPr>
          <w:trHeight w:val="53"/>
        </w:trPr>
        <w:tc>
          <w:tcPr>
            <w:tcW w:w="549" w:type="pct"/>
            <w:vAlign w:val="center"/>
          </w:tcPr>
          <w:p w14:paraId="0006E209" w14:textId="7B6946AD" w:rsidR="00E91070" w:rsidRPr="00794639" w:rsidRDefault="00E91070" w:rsidP="00E91070">
            <w:pPr>
              <w:pStyle w:val="TableBody"/>
            </w:pPr>
            <w:r w:rsidRPr="000656F8">
              <w:fldChar w:fldCharType="begin"/>
            </w:r>
            <w:r w:rsidRPr="00794639">
              <w:instrText xml:space="preserve"> REF _Ref369081023 \w \h  \* MERGEFORMAT </w:instrText>
            </w:r>
            <w:r w:rsidRPr="000656F8">
              <w:fldChar w:fldCharType="separate"/>
            </w:r>
            <w:r w:rsidR="003C1515">
              <w:t>5.6</w:t>
            </w:r>
            <w:r w:rsidRPr="000656F8">
              <w:fldChar w:fldCharType="end"/>
            </w:r>
          </w:p>
        </w:tc>
        <w:tc>
          <w:tcPr>
            <w:tcW w:w="3900" w:type="pct"/>
            <w:vAlign w:val="center"/>
          </w:tcPr>
          <w:p w14:paraId="231A312A" w14:textId="77777777" w:rsidR="00E91070" w:rsidRPr="0048226A" w:rsidRDefault="00E91070" w:rsidP="00E91070">
            <w:pPr>
              <w:pStyle w:val="TableBody"/>
            </w:pPr>
            <w:r w:rsidRPr="000656F8">
              <w:t>+CPAS Command: Phone Activity Status</w:t>
            </w:r>
          </w:p>
        </w:tc>
        <w:tc>
          <w:tcPr>
            <w:tcW w:w="551" w:type="pct"/>
            <w:tcBorders>
              <w:top w:val="single" w:sz="6" w:space="0" w:color="000000"/>
              <w:bottom w:val="single" w:sz="6" w:space="0" w:color="000000"/>
            </w:tcBorders>
            <w:shd w:val="clear" w:color="auto" w:fill="FFCC99"/>
            <w:vAlign w:val="center"/>
          </w:tcPr>
          <w:p w14:paraId="3EDCCD16" w14:textId="49312B77" w:rsidR="00E91070" w:rsidRPr="007E4A1F" w:rsidRDefault="00E91070" w:rsidP="00E91070">
            <w:pPr>
              <w:pStyle w:val="TableBody"/>
              <w:rPr>
                <w:rFonts w:ascii="Wingdings" w:hAnsi="Wingdings"/>
                <w:color w:val="000000"/>
              </w:rPr>
            </w:pPr>
          </w:p>
        </w:tc>
      </w:tr>
      <w:tr w:rsidR="00E91070" w:rsidRPr="00794639" w14:paraId="550D1672" w14:textId="77777777" w:rsidTr="00FC364F">
        <w:trPr>
          <w:trHeight w:val="53"/>
        </w:trPr>
        <w:tc>
          <w:tcPr>
            <w:tcW w:w="549" w:type="pct"/>
            <w:vAlign w:val="center"/>
          </w:tcPr>
          <w:p w14:paraId="6D090205" w14:textId="1455A5DD" w:rsidR="00E91070" w:rsidRPr="00794639" w:rsidRDefault="00E91070" w:rsidP="00E91070">
            <w:pPr>
              <w:pStyle w:val="TableBody"/>
            </w:pPr>
            <w:r w:rsidRPr="000656F8">
              <w:fldChar w:fldCharType="begin"/>
            </w:r>
            <w:r w:rsidRPr="00794639">
              <w:instrText xml:space="preserve"> REF _Ref518318543 \r \h  \* MERGEFORMAT </w:instrText>
            </w:r>
            <w:r w:rsidRPr="000656F8">
              <w:fldChar w:fldCharType="separate"/>
            </w:r>
            <w:r w:rsidR="003C1515">
              <w:t>5.7</w:t>
            </w:r>
            <w:r w:rsidRPr="000656F8">
              <w:fldChar w:fldCharType="end"/>
            </w:r>
          </w:p>
        </w:tc>
        <w:tc>
          <w:tcPr>
            <w:tcW w:w="3900" w:type="pct"/>
            <w:vAlign w:val="center"/>
          </w:tcPr>
          <w:p w14:paraId="0D9F70BB" w14:textId="77777777" w:rsidR="00E91070" w:rsidRPr="0048226A" w:rsidRDefault="00E91070" w:rsidP="00E91070">
            <w:pPr>
              <w:pStyle w:val="TableBody"/>
            </w:pPr>
            <w:r w:rsidRPr="000656F8">
              <w:t>+CSQ Command: Signal Quality</w:t>
            </w:r>
          </w:p>
        </w:tc>
        <w:tc>
          <w:tcPr>
            <w:tcW w:w="551" w:type="pct"/>
            <w:tcBorders>
              <w:top w:val="single" w:sz="6" w:space="0" w:color="000000"/>
              <w:bottom w:val="single" w:sz="6" w:space="0" w:color="000000"/>
            </w:tcBorders>
            <w:shd w:val="clear" w:color="auto" w:fill="FFCC99"/>
            <w:vAlign w:val="center"/>
          </w:tcPr>
          <w:p w14:paraId="38B4739A" w14:textId="7E5D5A94" w:rsidR="00E91070" w:rsidRPr="007E4A1F" w:rsidRDefault="00E91070" w:rsidP="00E91070">
            <w:pPr>
              <w:pStyle w:val="TableBody"/>
              <w:rPr>
                <w:rFonts w:ascii="Wingdings" w:hAnsi="Wingdings"/>
                <w:color w:val="000000"/>
              </w:rPr>
            </w:pPr>
          </w:p>
        </w:tc>
      </w:tr>
      <w:tr w:rsidR="00E91070" w:rsidRPr="00794639" w14:paraId="39B87DBC" w14:textId="77777777" w:rsidTr="00FC364F">
        <w:trPr>
          <w:trHeight w:val="53"/>
        </w:trPr>
        <w:tc>
          <w:tcPr>
            <w:tcW w:w="549" w:type="pct"/>
            <w:vAlign w:val="center"/>
          </w:tcPr>
          <w:p w14:paraId="2B1EFF5E" w14:textId="169690FD" w:rsidR="00E91070" w:rsidRPr="00794639" w:rsidRDefault="00E91070" w:rsidP="00E91070">
            <w:pPr>
              <w:pStyle w:val="TableBody"/>
            </w:pPr>
            <w:r w:rsidRPr="000656F8">
              <w:fldChar w:fldCharType="begin"/>
            </w:r>
            <w:r w:rsidRPr="00794639">
              <w:instrText xml:space="preserve"> REF _Ref518318571 \r \h  \* MERGEFORMAT </w:instrText>
            </w:r>
            <w:r w:rsidRPr="000656F8">
              <w:fldChar w:fldCharType="separate"/>
            </w:r>
            <w:r w:rsidR="003C1515">
              <w:t>5.8</w:t>
            </w:r>
            <w:r w:rsidRPr="000656F8">
              <w:fldChar w:fldCharType="end"/>
            </w:r>
          </w:p>
        </w:tc>
        <w:tc>
          <w:tcPr>
            <w:tcW w:w="3900" w:type="pct"/>
            <w:vAlign w:val="center"/>
          </w:tcPr>
          <w:p w14:paraId="5F377397" w14:textId="77777777" w:rsidR="00E91070" w:rsidRPr="0048226A" w:rsidRDefault="00E91070" w:rsidP="00E91070">
            <w:pPr>
              <w:pStyle w:val="TableBody"/>
            </w:pPr>
            <w:r w:rsidRPr="000656F8">
              <w:t>+KSREP Command: Mobile Start-Up Reporting</w:t>
            </w:r>
          </w:p>
        </w:tc>
        <w:tc>
          <w:tcPr>
            <w:tcW w:w="551" w:type="pct"/>
            <w:tcBorders>
              <w:top w:val="single" w:sz="6" w:space="0" w:color="000000"/>
              <w:bottom w:val="single" w:sz="6" w:space="0" w:color="000000"/>
            </w:tcBorders>
            <w:shd w:val="clear" w:color="auto" w:fill="FFCC99"/>
            <w:vAlign w:val="center"/>
          </w:tcPr>
          <w:p w14:paraId="6D5A5BC4" w14:textId="6F3318C7"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109974A9" w14:textId="77777777" w:rsidTr="00170927">
        <w:trPr>
          <w:trHeight w:val="53"/>
        </w:trPr>
        <w:tc>
          <w:tcPr>
            <w:tcW w:w="549" w:type="pct"/>
            <w:vAlign w:val="center"/>
          </w:tcPr>
          <w:p w14:paraId="74D9752E" w14:textId="52FDB007" w:rsidR="00E91070" w:rsidRPr="00794639" w:rsidRDefault="00E91070" w:rsidP="00E91070">
            <w:pPr>
              <w:pStyle w:val="TableBody"/>
            </w:pPr>
            <w:r w:rsidRPr="000656F8">
              <w:fldChar w:fldCharType="begin"/>
            </w:r>
            <w:r w:rsidRPr="00794639">
              <w:instrText xml:space="preserve"> REF _Ref518318603 \r \h  \* MERGEFORMAT </w:instrText>
            </w:r>
            <w:r w:rsidRPr="000656F8">
              <w:fldChar w:fldCharType="separate"/>
            </w:r>
            <w:r w:rsidR="003C1515">
              <w:t>5.9</w:t>
            </w:r>
            <w:r w:rsidRPr="000656F8">
              <w:fldChar w:fldCharType="end"/>
            </w:r>
          </w:p>
        </w:tc>
        <w:tc>
          <w:tcPr>
            <w:tcW w:w="3900" w:type="pct"/>
            <w:vAlign w:val="center"/>
          </w:tcPr>
          <w:p w14:paraId="55715F9E" w14:textId="77777777" w:rsidR="00E91070" w:rsidRPr="0048226A" w:rsidRDefault="00E91070" w:rsidP="00E91070">
            <w:pPr>
              <w:pStyle w:val="TableBody"/>
            </w:pPr>
            <w:r w:rsidRPr="000656F8">
              <w:t>+CSIM Command: Generic SIM Access</w:t>
            </w:r>
          </w:p>
        </w:tc>
        <w:tc>
          <w:tcPr>
            <w:tcW w:w="551" w:type="pct"/>
            <w:tcBorders>
              <w:top w:val="single" w:sz="6" w:space="0" w:color="000000"/>
              <w:bottom w:val="single" w:sz="6" w:space="0" w:color="000000"/>
            </w:tcBorders>
            <w:shd w:val="clear" w:color="auto" w:fill="C2D69B" w:themeFill="accent3" w:themeFillTint="99"/>
            <w:vAlign w:val="center"/>
          </w:tcPr>
          <w:p w14:paraId="796E1E9D" w14:textId="77777777" w:rsidR="00E91070" w:rsidRPr="007E4A1F" w:rsidRDefault="00E91070" w:rsidP="00E91070">
            <w:pPr>
              <w:pStyle w:val="TableBody"/>
              <w:rPr>
                <w:rFonts w:ascii="Wingdings" w:hAnsi="Wingdings"/>
                <w:color w:val="000000"/>
              </w:rPr>
            </w:pPr>
          </w:p>
        </w:tc>
      </w:tr>
      <w:tr w:rsidR="00E91070" w:rsidRPr="00794639" w14:paraId="7D75F282" w14:textId="77777777" w:rsidTr="00170927">
        <w:trPr>
          <w:trHeight w:val="53"/>
        </w:trPr>
        <w:tc>
          <w:tcPr>
            <w:tcW w:w="549" w:type="pct"/>
            <w:vAlign w:val="center"/>
          </w:tcPr>
          <w:p w14:paraId="6A1D222D" w14:textId="421AEE68" w:rsidR="00E91070" w:rsidRPr="00794639" w:rsidRDefault="00E91070" w:rsidP="00E91070">
            <w:pPr>
              <w:pStyle w:val="TableBody"/>
            </w:pPr>
            <w:r w:rsidRPr="000656F8">
              <w:fldChar w:fldCharType="begin"/>
            </w:r>
            <w:r w:rsidRPr="00794639">
              <w:instrText xml:space="preserve"> REF _Ref518318639 \r \h  \* MERGEFORMAT </w:instrText>
            </w:r>
            <w:r w:rsidRPr="000656F8">
              <w:fldChar w:fldCharType="separate"/>
            </w:r>
            <w:r w:rsidR="003C1515">
              <w:t>5.10</w:t>
            </w:r>
            <w:r w:rsidRPr="000656F8">
              <w:fldChar w:fldCharType="end"/>
            </w:r>
          </w:p>
        </w:tc>
        <w:tc>
          <w:tcPr>
            <w:tcW w:w="3900" w:type="pct"/>
            <w:vAlign w:val="center"/>
          </w:tcPr>
          <w:p w14:paraId="7AB50DAF" w14:textId="77777777" w:rsidR="00E91070" w:rsidRPr="0048226A" w:rsidRDefault="00E91070" w:rsidP="00E91070">
            <w:pPr>
              <w:pStyle w:val="TableBody"/>
            </w:pPr>
            <w:r w:rsidRPr="000656F8">
              <w:t>+CCHO Command: Open Logical Channel</w:t>
            </w:r>
          </w:p>
        </w:tc>
        <w:tc>
          <w:tcPr>
            <w:tcW w:w="551" w:type="pct"/>
            <w:tcBorders>
              <w:top w:val="single" w:sz="6" w:space="0" w:color="000000"/>
              <w:bottom w:val="single" w:sz="6" w:space="0" w:color="000000"/>
            </w:tcBorders>
            <w:shd w:val="clear" w:color="auto" w:fill="C2D69B" w:themeFill="accent3" w:themeFillTint="99"/>
            <w:vAlign w:val="center"/>
          </w:tcPr>
          <w:p w14:paraId="0EDADDA6" w14:textId="77777777" w:rsidR="00E91070" w:rsidRPr="007E4A1F" w:rsidRDefault="00E91070" w:rsidP="00E91070">
            <w:pPr>
              <w:pStyle w:val="TableBody"/>
              <w:rPr>
                <w:rFonts w:ascii="Wingdings" w:hAnsi="Wingdings"/>
                <w:color w:val="000000"/>
              </w:rPr>
            </w:pPr>
          </w:p>
        </w:tc>
      </w:tr>
      <w:tr w:rsidR="00E91070" w:rsidRPr="00794639" w14:paraId="3895FEFD" w14:textId="77777777" w:rsidTr="00170927">
        <w:trPr>
          <w:trHeight w:val="53"/>
        </w:trPr>
        <w:tc>
          <w:tcPr>
            <w:tcW w:w="549" w:type="pct"/>
            <w:tcBorders>
              <w:top w:val="single" w:sz="6" w:space="0" w:color="000000"/>
              <w:bottom w:val="single" w:sz="6" w:space="0" w:color="000000"/>
            </w:tcBorders>
            <w:vAlign w:val="center"/>
          </w:tcPr>
          <w:p w14:paraId="30E550D3" w14:textId="054153CB" w:rsidR="00E91070" w:rsidRPr="00794639" w:rsidRDefault="00E91070" w:rsidP="00E91070">
            <w:pPr>
              <w:pStyle w:val="TableBody"/>
            </w:pPr>
            <w:r w:rsidRPr="000656F8">
              <w:fldChar w:fldCharType="begin"/>
            </w:r>
            <w:r w:rsidRPr="00794639">
              <w:instrText xml:space="preserve"> REF _Ref378175553 \w \h  \* MERGEFORMAT </w:instrText>
            </w:r>
            <w:r w:rsidRPr="000656F8">
              <w:fldChar w:fldCharType="separate"/>
            </w:r>
            <w:r w:rsidR="003C1515">
              <w:t>5.11</w:t>
            </w:r>
            <w:r w:rsidRPr="000656F8">
              <w:fldChar w:fldCharType="end"/>
            </w:r>
          </w:p>
        </w:tc>
        <w:tc>
          <w:tcPr>
            <w:tcW w:w="3900" w:type="pct"/>
            <w:tcBorders>
              <w:top w:val="single" w:sz="6" w:space="0" w:color="000000"/>
              <w:bottom w:val="single" w:sz="6" w:space="0" w:color="000000"/>
            </w:tcBorders>
            <w:vAlign w:val="center"/>
          </w:tcPr>
          <w:p w14:paraId="685A8232" w14:textId="77777777" w:rsidR="00E91070" w:rsidRPr="0048226A" w:rsidRDefault="00E91070" w:rsidP="00E91070">
            <w:pPr>
              <w:pStyle w:val="TableBody"/>
            </w:pPr>
            <w:r w:rsidRPr="000656F8">
              <w:t>+CCHC Command: Close Logical Channel</w:t>
            </w:r>
          </w:p>
        </w:tc>
        <w:tc>
          <w:tcPr>
            <w:tcW w:w="551" w:type="pct"/>
            <w:tcBorders>
              <w:top w:val="single" w:sz="6" w:space="0" w:color="000000"/>
              <w:bottom w:val="single" w:sz="6" w:space="0" w:color="000000"/>
            </w:tcBorders>
            <w:shd w:val="clear" w:color="auto" w:fill="C2D69B" w:themeFill="accent3" w:themeFillTint="99"/>
            <w:vAlign w:val="center"/>
          </w:tcPr>
          <w:p w14:paraId="7341A64E" w14:textId="77777777" w:rsidR="00E91070" w:rsidRPr="007E4A1F" w:rsidRDefault="00E91070" w:rsidP="00E91070">
            <w:pPr>
              <w:pStyle w:val="TableBody"/>
              <w:rPr>
                <w:rFonts w:ascii="Wingdings" w:hAnsi="Wingdings"/>
                <w:color w:val="000000"/>
              </w:rPr>
            </w:pPr>
          </w:p>
        </w:tc>
      </w:tr>
      <w:tr w:rsidR="00E91070" w:rsidRPr="00794639" w14:paraId="5D83FFC7" w14:textId="77777777" w:rsidTr="00170927">
        <w:trPr>
          <w:trHeight w:val="53"/>
        </w:trPr>
        <w:tc>
          <w:tcPr>
            <w:tcW w:w="549" w:type="pct"/>
            <w:tcBorders>
              <w:top w:val="single" w:sz="6" w:space="0" w:color="000000"/>
            </w:tcBorders>
            <w:vAlign w:val="center"/>
          </w:tcPr>
          <w:p w14:paraId="6D64051A" w14:textId="2A0FD1AE" w:rsidR="00E91070" w:rsidRPr="00794639" w:rsidRDefault="00E91070" w:rsidP="00E91070">
            <w:pPr>
              <w:pStyle w:val="TableBody"/>
            </w:pPr>
            <w:r w:rsidRPr="000656F8">
              <w:fldChar w:fldCharType="begin"/>
            </w:r>
            <w:r w:rsidRPr="00794639">
              <w:instrText xml:space="preserve"> REF _Ref377739822 \r \h  \* MERGEFORMAT </w:instrText>
            </w:r>
            <w:r w:rsidRPr="000656F8">
              <w:fldChar w:fldCharType="separate"/>
            </w:r>
            <w:r w:rsidR="003C1515">
              <w:t>5.12</w:t>
            </w:r>
            <w:r w:rsidRPr="000656F8">
              <w:fldChar w:fldCharType="end"/>
            </w:r>
          </w:p>
        </w:tc>
        <w:tc>
          <w:tcPr>
            <w:tcW w:w="3900" w:type="pct"/>
            <w:tcBorders>
              <w:top w:val="single" w:sz="6" w:space="0" w:color="000000"/>
            </w:tcBorders>
            <w:vAlign w:val="center"/>
          </w:tcPr>
          <w:p w14:paraId="3124A471" w14:textId="77777777" w:rsidR="00E91070" w:rsidRPr="0048226A" w:rsidRDefault="00E91070" w:rsidP="00E91070">
            <w:pPr>
              <w:pStyle w:val="TableBody"/>
            </w:pPr>
            <w:r w:rsidRPr="000656F8">
              <w:t>+CRSM Command: SIM Restricted Access</w:t>
            </w:r>
          </w:p>
        </w:tc>
        <w:tc>
          <w:tcPr>
            <w:tcW w:w="551" w:type="pct"/>
            <w:tcBorders>
              <w:top w:val="single" w:sz="6" w:space="0" w:color="000000"/>
              <w:bottom w:val="single" w:sz="6" w:space="0" w:color="000000"/>
            </w:tcBorders>
            <w:shd w:val="clear" w:color="auto" w:fill="C2D69B" w:themeFill="accent3" w:themeFillTint="99"/>
            <w:vAlign w:val="center"/>
          </w:tcPr>
          <w:p w14:paraId="65C54F67" w14:textId="77777777" w:rsidR="00E91070" w:rsidRPr="007E4A1F" w:rsidRDefault="00E91070" w:rsidP="00E91070">
            <w:pPr>
              <w:pStyle w:val="TableBody"/>
              <w:rPr>
                <w:rFonts w:ascii="Wingdings" w:hAnsi="Wingdings"/>
                <w:color w:val="000000"/>
              </w:rPr>
            </w:pPr>
          </w:p>
        </w:tc>
      </w:tr>
      <w:tr w:rsidR="00E91070" w:rsidRPr="00794639" w14:paraId="61BAAC5B" w14:textId="77777777" w:rsidTr="00170927">
        <w:trPr>
          <w:trHeight w:val="53"/>
        </w:trPr>
        <w:tc>
          <w:tcPr>
            <w:tcW w:w="549" w:type="pct"/>
            <w:vAlign w:val="center"/>
          </w:tcPr>
          <w:p w14:paraId="7304DF87" w14:textId="5F0DF971" w:rsidR="00E91070" w:rsidRPr="00794639" w:rsidRDefault="00E91070" w:rsidP="00E91070">
            <w:pPr>
              <w:pStyle w:val="TableBody"/>
            </w:pPr>
            <w:r w:rsidRPr="000656F8">
              <w:fldChar w:fldCharType="begin"/>
            </w:r>
            <w:r w:rsidRPr="00794639">
              <w:instrText xml:space="preserve"> REF _Ref340837823 \w \h  \* MERGEFORMAT </w:instrText>
            </w:r>
            <w:r w:rsidRPr="000656F8">
              <w:fldChar w:fldCharType="separate"/>
            </w:r>
            <w:r w:rsidR="003C1515">
              <w:t>5.13</w:t>
            </w:r>
            <w:r w:rsidRPr="000656F8">
              <w:fldChar w:fldCharType="end"/>
            </w:r>
          </w:p>
        </w:tc>
        <w:tc>
          <w:tcPr>
            <w:tcW w:w="3900" w:type="pct"/>
            <w:vAlign w:val="center"/>
          </w:tcPr>
          <w:p w14:paraId="1D002D04" w14:textId="77777777" w:rsidR="00E91070" w:rsidRPr="0048226A" w:rsidRDefault="00E91070" w:rsidP="00E91070">
            <w:pPr>
              <w:pStyle w:val="TableBody"/>
            </w:pPr>
            <w:r w:rsidRPr="000656F8">
              <w:t>+CTZU Command: Automatic Time Zone Update</w:t>
            </w:r>
          </w:p>
        </w:tc>
        <w:tc>
          <w:tcPr>
            <w:tcW w:w="551" w:type="pct"/>
            <w:tcBorders>
              <w:top w:val="single" w:sz="6" w:space="0" w:color="000000"/>
              <w:bottom w:val="single" w:sz="6" w:space="0" w:color="000000"/>
            </w:tcBorders>
            <w:shd w:val="clear" w:color="auto" w:fill="FFCC99"/>
            <w:vAlign w:val="center"/>
          </w:tcPr>
          <w:p w14:paraId="2ACBA661" w14:textId="7E2FACBE"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71E8EBC7" w14:textId="77777777" w:rsidTr="00170927">
        <w:trPr>
          <w:trHeight w:val="53"/>
        </w:trPr>
        <w:tc>
          <w:tcPr>
            <w:tcW w:w="549" w:type="pct"/>
            <w:tcBorders>
              <w:bottom w:val="single" w:sz="6" w:space="0" w:color="000000"/>
            </w:tcBorders>
            <w:vAlign w:val="center"/>
          </w:tcPr>
          <w:p w14:paraId="51730616" w14:textId="1B10BEE8" w:rsidR="00E91070" w:rsidRPr="00794639" w:rsidRDefault="00E91070" w:rsidP="00E91070">
            <w:pPr>
              <w:pStyle w:val="TableBody"/>
            </w:pPr>
            <w:r w:rsidRPr="000656F8">
              <w:fldChar w:fldCharType="begin"/>
            </w:r>
            <w:r w:rsidRPr="00794639">
              <w:instrText xml:space="preserve"> REF _Ref340838023 \w \h  \* MERGEFORMAT </w:instrText>
            </w:r>
            <w:r w:rsidRPr="000656F8">
              <w:fldChar w:fldCharType="separate"/>
            </w:r>
            <w:r w:rsidR="003C1515">
              <w:t>5.14</w:t>
            </w:r>
            <w:r w:rsidRPr="000656F8">
              <w:fldChar w:fldCharType="end"/>
            </w:r>
          </w:p>
        </w:tc>
        <w:tc>
          <w:tcPr>
            <w:tcW w:w="3900" w:type="pct"/>
            <w:tcBorders>
              <w:bottom w:val="single" w:sz="6" w:space="0" w:color="000000"/>
            </w:tcBorders>
            <w:vAlign w:val="center"/>
          </w:tcPr>
          <w:p w14:paraId="44BD4A77" w14:textId="77777777" w:rsidR="00E91070" w:rsidRPr="007E4A1F" w:rsidRDefault="00E91070" w:rsidP="00E91070">
            <w:pPr>
              <w:pStyle w:val="TableBody"/>
            </w:pPr>
            <w:r w:rsidRPr="000656F8">
              <w:t xml:space="preserve">+CTZR Command: Time Zone </w:t>
            </w:r>
            <w:r w:rsidRPr="0048226A">
              <w:t>Reporting</w:t>
            </w:r>
          </w:p>
        </w:tc>
        <w:tc>
          <w:tcPr>
            <w:tcW w:w="551" w:type="pct"/>
            <w:tcBorders>
              <w:top w:val="single" w:sz="6" w:space="0" w:color="000000"/>
              <w:bottom w:val="single" w:sz="6" w:space="0" w:color="000000"/>
            </w:tcBorders>
            <w:shd w:val="clear" w:color="auto" w:fill="FFCC99"/>
            <w:vAlign w:val="center"/>
          </w:tcPr>
          <w:p w14:paraId="2CDE9438" w14:textId="37BD4942" w:rsidR="00E91070" w:rsidRPr="00006D08"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7185C111" w14:textId="77777777" w:rsidTr="00170927">
        <w:trPr>
          <w:trHeight w:val="53"/>
        </w:trPr>
        <w:tc>
          <w:tcPr>
            <w:tcW w:w="549" w:type="pct"/>
            <w:tcBorders>
              <w:bottom w:val="single" w:sz="6" w:space="0" w:color="000000"/>
            </w:tcBorders>
            <w:vAlign w:val="center"/>
          </w:tcPr>
          <w:p w14:paraId="0C06E6F6" w14:textId="686B8B64" w:rsidR="00E91070" w:rsidRPr="00794639" w:rsidRDefault="00E91070" w:rsidP="00E91070">
            <w:pPr>
              <w:pStyle w:val="TableBody"/>
            </w:pPr>
            <w:r w:rsidRPr="000656F8">
              <w:fldChar w:fldCharType="begin"/>
            </w:r>
            <w:r w:rsidRPr="00794639">
              <w:instrText xml:space="preserve"> REF _Ref518318911 \r \h  \* MERGEFORMAT </w:instrText>
            </w:r>
            <w:r w:rsidRPr="000656F8">
              <w:fldChar w:fldCharType="separate"/>
            </w:r>
            <w:r w:rsidR="003C1515">
              <w:t>5.15</w:t>
            </w:r>
            <w:r w:rsidRPr="000656F8">
              <w:fldChar w:fldCharType="end"/>
            </w:r>
          </w:p>
        </w:tc>
        <w:tc>
          <w:tcPr>
            <w:tcW w:w="3900" w:type="pct"/>
            <w:tcBorders>
              <w:bottom w:val="single" w:sz="6" w:space="0" w:color="000000"/>
            </w:tcBorders>
            <w:vAlign w:val="center"/>
          </w:tcPr>
          <w:p w14:paraId="7FD72EE0" w14:textId="77777777" w:rsidR="00E91070" w:rsidRPr="0048226A" w:rsidRDefault="00E91070" w:rsidP="00E91070">
            <w:pPr>
              <w:pStyle w:val="TableBody"/>
            </w:pPr>
            <w:r w:rsidRPr="000656F8">
              <w:t>+CPSMS Command: Power Saving Mode setting</w:t>
            </w:r>
          </w:p>
        </w:tc>
        <w:tc>
          <w:tcPr>
            <w:tcW w:w="551" w:type="pct"/>
            <w:tcBorders>
              <w:top w:val="single" w:sz="6" w:space="0" w:color="000000"/>
              <w:bottom w:val="single" w:sz="6" w:space="0" w:color="000000"/>
            </w:tcBorders>
            <w:shd w:val="clear" w:color="auto" w:fill="FFCC99"/>
            <w:vAlign w:val="center"/>
          </w:tcPr>
          <w:p w14:paraId="7D2E3A76" w14:textId="77777777" w:rsidR="00E91070" w:rsidRPr="007E4A1F" w:rsidRDefault="00E91070" w:rsidP="00E91070">
            <w:pPr>
              <w:pStyle w:val="TableBody"/>
              <w:rPr>
                <w:rFonts w:ascii="Wingdings" w:hAnsi="Wingdings"/>
                <w:color w:val="000000"/>
              </w:rPr>
            </w:pPr>
          </w:p>
        </w:tc>
      </w:tr>
      <w:tr w:rsidR="00E91070" w:rsidRPr="00794639" w14:paraId="11D552D1" w14:textId="77777777" w:rsidTr="00DF20AD">
        <w:trPr>
          <w:trHeight w:val="53"/>
        </w:trPr>
        <w:tc>
          <w:tcPr>
            <w:tcW w:w="549" w:type="pct"/>
            <w:tcBorders>
              <w:bottom w:val="single" w:sz="6" w:space="0" w:color="000000"/>
            </w:tcBorders>
            <w:vAlign w:val="center"/>
          </w:tcPr>
          <w:p w14:paraId="5046C7DF" w14:textId="327DE52F" w:rsidR="00E91070" w:rsidRPr="00794639" w:rsidRDefault="00E91070" w:rsidP="00E91070">
            <w:pPr>
              <w:pStyle w:val="TableBody"/>
            </w:pPr>
            <w:r w:rsidRPr="000656F8">
              <w:fldChar w:fldCharType="begin"/>
            </w:r>
            <w:r w:rsidRPr="00794639">
              <w:instrText xml:space="preserve"> REF _Ref518318900 \r \h  \* MERGEFORMAT </w:instrText>
            </w:r>
            <w:r w:rsidRPr="000656F8">
              <w:fldChar w:fldCharType="separate"/>
            </w:r>
            <w:r w:rsidR="003C1515">
              <w:t>5.16</w:t>
            </w:r>
            <w:r w:rsidRPr="000656F8">
              <w:fldChar w:fldCharType="end"/>
            </w:r>
          </w:p>
        </w:tc>
        <w:tc>
          <w:tcPr>
            <w:tcW w:w="3900" w:type="pct"/>
            <w:tcBorders>
              <w:bottom w:val="single" w:sz="6" w:space="0" w:color="000000"/>
            </w:tcBorders>
            <w:vAlign w:val="center"/>
          </w:tcPr>
          <w:p w14:paraId="466E8669" w14:textId="77777777" w:rsidR="00E91070" w:rsidRPr="0048226A" w:rsidRDefault="00E91070" w:rsidP="00E91070">
            <w:pPr>
              <w:pStyle w:val="TableBody"/>
            </w:pPr>
            <w:r w:rsidRPr="000656F8">
              <w:t>+CEDRXS Command: eDRX setting</w:t>
            </w:r>
          </w:p>
        </w:tc>
        <w:tc>
          <w:tcPr>
            <w:tcW w:w="551" w:type="pct"/>
            <w:tcBorders>
              <w:top w:val="single" w:sz="6" w:space="0" w:color="000000"/>
              <w:bottom w:val="single" w:sz="6" w:space="0" w:color="000000"/>
            </w:tcBorders>
            <w:shd w:val="clear" w:color="auto" w:fill="FFCC99"/>
            <w:vAlign w:val="center"/>
          </w:tcPr>
          <w:p w14:paraId="1927402A" w14:textId="77777777" w:rsidR="00E91070" w:rsidRPr="007E4A1F" w:rsidRDefault="00E91070" w:rsidP="00E91070">
            <w:pPr>
              <w:pStyle w:val="TableBody"/>
              <w:rPr>
                <w:rFonts w:ascii="Wingdings" w:hAnsi="Wingdings"/>
                <w:color w:val="000000"/>
              </w:rPr>
            </w:pPr>
          </w:p>
        </w:tc>
      </w:tr>
      <w:tr w:rsidR="00E91070" w:rsidRPr="00794639" w14:paraId="418BA113" w14:textId="77777777" w:rsidTr="00170927">
        <w:trPr>
          <w:trHeight w:val="53"/>
        </w:trPr>
        <w:tc>
          <w:tcPr>
            <w:tcW w:w="549" w:type="pct"/>
            <w:tcBorders>
              <w:bottom w:val="single" w:sz="6" w:space="0" w:color="000000"/>
            </w:tcBorders>
            <w:vAlign w:val="center"/>
          </w:tcPr>
          <w:p w14:paraId="3FD6E14F" w14:textId="54AD6BE4" w:rsidR="00E91070" w:rsidRPr="00794639" w:rsidRDefault="00E91070" w:rsidP="00E91070">
            <w:pPr>
              <w:pStyle w:val="TableBody"/>
            </w:pPr>
            <w:r w:rsidRPr="000656F8">
              <w:fldChar w:fldCharType="begin"/>
            </w:r>
            <w:r w:rsidRPr="00794639">
              <w:instrText xml:space="preserve"> REF _Ref520814507 \w \h </w:instrText>
            </w:r>
            <w:r w:rsidRPr="000656F8">
              <w:fldChar w:fldCharType="separate"/>
            </w:r>
            <w:r w:rsidR="003C1515">
              <w:t>5.18</w:t>
            </w:r>
            <w:r w:rsidRPr="000656F8">
              <w:fldChar w:fldCharType="end"/>
            </w:r>
          </w:p>
        </w:tc>
        <w:tc>
          <w:tcPr>
            <w:tcW w:w="3900" w:type="pct"/>
            <w:tcBorders>
              <w:bottom w:val="single" w:sz="6" w:space="0" w:color="000000"/>
            </w:tcBorders>
            <w:vAlign w:val="center"/>
          </w:tcPr>
          <w:p w14:paraId="318E752F" w14:textId="77777777" w:rsidR="00E91070" w:rsidRPr="0048226A" w:rsidRDefault="00E91070" w:rsidP="00E91070">
            <w:pPr>
              <w:pStyle w:val="TableBody"/>
            </w:pPr>
            <w:r w:rsidRPr="000656F8">
              <w:t>+CESQ Command: Extended Signal Quality</w:t>
            </w:r>
          </w:p>
        </w:tc>
        <w:tc>
          <w:tcPr>
            <w:tcW w:w="551" w:type="pct"/>
            <w:tcBorders>
              <w:top w:val="single" w:sz="6" w:space="0" w:color="000000"/>
              <w:bottom w:val="single" w:sz="6" w:space="0" w:color="000000"/>
            </w:tcBorders>
            <w:shd w:val="clear" w:color="auto" w:fill="FFCC99"/>
            <w:vAlign w:val="center"/>
          </w:tcPr>
          <w:p w14:paraId="41324B9D" w14:textId="77777777" w:rsidR="00E91070" w:rsidRPr="007E4A1F" w:rsidRDefault="00E91070" w:rsidP="00E91070">
            <w:pPr>
              <w:pStyle w:val="TableBody"/>
              <w:rPr>
                <w:rFonts w:ascii="Wingdings" w:hAnsi="Wingdings"/>
                <w:color w:val="000000"/>
              </w:rPr>
            </w:pPr>
          </w:p>
        </w:tc>
      </w:tr>
      <w:tr w:rsidR="00E91070" w:rsidRPr="00794639" w14:paraId="326BAF97" w14:textId="77777777" w:rsidTr="00170927">
        <w:trPr>
          <w:trHeight w:val="53"/>
        </w:trPr>
        <w:tc>
          <w:tcPr>
            <w:tcW w:w="549" w:type="pct"/>
            <w:vAlign w:val="center"/>
          </w:tcPr>
          <w:p w14:paraId="0ECF500B" w14:textId="503B6A69" w:rsidR="00E91070" w:rsidRPr="00794639" w:rsidRDefault="00E91070" w:rsidP="00E91070">
            <w:pPr>
              <w:pStyle w:val="TableBody"/>
            </w:pPr>
            <w:r w:rsidRPr="000656F8">
              <w:fldChar w:fldCharType="begin"/>
            </w:r>
            <w:r w:rsidRPr="00794639">
              <w:instrText xml:space="preserve"> REF _Ref518318692 \r \h  \* MERGEFORMAT </w:instrText>
            </w:r>
            <w:r w:rsidRPr="000656F8">
              <w:fldChar w:fldCharType="separate"/>
            </w:r>
            <w:r w:rsidR="003C1515">
              <w:t>5.19</w:t>
            </w:r>
            <w:r w:rsidRPr="000656F8">
              <w:fldChar w:fldCharType="end"/>
            </w:r>
          </w:p>
        </w:tc>
        <w:tc>
          <w:tcPr>
            <w:tcW w:w="3900" w:type="pct"/>
            <w:vAlign w:val="center"/>
          </w:tcPr>
          <w:p w14:paraId="423E5D55" w14:textId="77777777" w:rsidR="00E91070" w:rsidRPr="007E4A1F" w:rsidRDefault="00E91070" w:rsidP="00E91070">
            <w:pPr>
              <w:pStyle w:val="TableBody"/>
            </w:pPr>
            <w:r w:rsidRPr="000656F8">
              <w:t>+KBND</w:t>
            </w:r>
            <w:r w:rsidRPr="0048226A">
              <w:t>CFG Command: Set Configured LTE Band(s)</w:t>
            </w:r>
          </w:p>
        </w:tc>
        <w:tc>
          <w:tcPr>
            <w:tcW w:w="551" w:type="pct"/>
            <w:tcBorders>
              <w:top w:val="single" w:sz="6" w:space="0" w:color="000000"/>
              <w:bottom w:val="single" w:sz="6" w:space="0" w:color="000000"/>
            </w:tcBorders>
            <w:shd w:val="clear" w:color="auto" w:fill="FFCC99"/>
            <w:vAlign w:val="center"/>
          </w:tcPr>
          <w:p w14:paraId="6D8F6D94" w14:textId="660C6724" w:rsidR="00E91070" w:rsidRPr="00006D08"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3BEC6DFA" w14:textId="77777777" w:rsidTr="00170927">
        <w:trPr>
          <w:trHeight w:val="53"/>
        </w:trPr>
        <w:tc>
          <w:tcPr>
            <w:tcW w:w="549" w:type="pct"/>
            <w:vAlign w:val="center"/>
          </w:tcPr>
          <w:p w14:paraId="270CD6E0" w14:textId="2530697F" w:rsidR="00E91070" w:rsidRPr="00794639" w:rsidRDefault="00E91070" w:rsidP="00E91070">
            <w:pPr>
              <w:pStyle w:val="TableBody"/>
            </w:pPr>
            <w:r w:rsidRPr="000656F8">
              <w:fldChar w:fldCharType="begin"/>
            </w:r>
            <w:r w:rsidRPr="00794639">
              <w:instrText xml:space="preserve"> REF _Ref518318680 \r \h  \* MERGEFORMAT </w:instrText>
            </w:r>
            <w:r w:rsidRPr="000656F8">
              <w:fldChar w:fldCharType="separate"/>
            </w:r>
            <w:r w:rsidR="003C1515">
              <w:t>5.20</w:t>
            </w:r>
            <w:r w:rsidRPr="000656F8">
              <w:fldChar w:fldCharType="end"/>
            </w:r>
          </w:p>
        </w:tc>
        <w:tc>
          <w:tcPr>
            <w:tcW w:w="3900" w:type="pct"/>
            <w:vAlign w:val="center"/>
          </w:tcPr>
          <w:p w14:paraId="329C210C" w14:textId="77777777" w:rsidR="00E91070" w:rsidRPr="0048226A" w:rsidRDefault="00E91070" w:rsidP="00E91070">
            <w:pPr>
              <w:pStyle w:val="TableBody"/>
            </w:pPr>
            <w:r w:rsidRPr="000656F8">
              <w:t>+KBND Command: Get Active LTE Band(s)</w:t>
            </w:r>
          </w:p>
        </w:tc>
        <w:tc>
          <w:tcPr>
            <w:tcW w:w="551" w:type="pct"/>
            <w:tcBorders>
              <w:top w:val="single" w:sz="6" w:space="0" w:color="000000"/>
              <w:bottom w:val="single" w:sz="6" w:space="0" w:color="000000"/>
            </w:tcBorders>
            <w:shd w:val="clear" w:color="auto" w:fill="FFCC99"/>
            <w:vAlign w:val="center"/>
          </w:tcPr>
          <w:p w14:paraId="2AACA2C0" w14:textId="41ED4CE4"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0FFF7FF4" w14:textId="77777777" w:rsidTr="00FC364F">
        <w:trPr>
          <w:trHeight w:val="53"/>
        </w:trPr>
        <w:tc>
          <w:tcPr>
            <w:tcW w:w="549" w:type="pct"/>
            <w:vAlign w:val="center"/>
          </w:tcPr>
          <w:p w14:paraId="75BC5A61" w14:textId="7544DE10" w:rsidR="00E91070" w:rsidRPr="00794639" w:rsidRDefault="00E91070" w:rsidP="00E91070">
            <w:pPr>
              <w:pStyle w:val="TableBody"/>
            </w:pPr>
            <w:r w:rsidRPr="000656F8">
              <w:fldChar w:fldCharType="begin"/>
            </w:r>
            <w:r w:rsidRPr="00794639">
              <w:instrText xml:space="preserve"> REF _Ref518404464 \r \h  \* MERGEFORMAT </w:instrText>
            </w:r>
            <w:r w:rsidRPr="000656F8">
              <w:fldChar w:fldCharType="separate"/>
            </w:r>
            <w:r w:rsidR="003C1515">
              <w:t>5.21</w:t>
            </w:r>
            <w:r w:rsidRPr="000656F8">
              <w:fldChar w:fldCharType="end"/>
            </w:r>
          </w:p>
        </w:tc>
        <w:tc>
          <w:tcPr>
            <w:tcW w:w="3900" w:type="pct"/>
            <w:vAlign w:val="center"/>
          </w:tcPr>
          <w:p w14:paraId="55E42735" w14:textId="77777777" w:rsidR="00E91070" w:rsidRPr="0048226A" w:rsidRDefault="00E91070" w:rsidP="00E91070">
            <w:pPr>
              <w:pStyle w:val="TableBody"/>
            </w:pPr>
            <w:r w:rsidRPr="000656F8">
              <w:t>+KGPIO Command: Hardware IO Control</w:t>
            </w:r>
          </w:p>
        </w:tc>
        <w:tc>
          <w:tcPr>
            <w:tcW w:w="551" w:type="pct"/>
            <w:tcBorders>
              <w:top w:val="single" w:sz="6" w:space="0" w:color="000000"/>
              <w:bottom w:val="single" w:sz="6" w:space="0" w:color="000000"/>
            </w:tcBorders>
            <w:shd w:val="clear" w:color="auto" w:fill="FFCC99"/>
            <w:vAlign w:val="center"/>
          </w:tcPr>
          <w:p w14:paraId="2CC112B8" w14:textId="7DAD6204"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0A61E0EA" w14:textId="77777777" w:rsidTr="00170927">
        <w:trPr>
          <w:trHeight w:val="53"/>
        </w:trPr>
        <w:tc>
          <w:tcPr>
            <w:tcW w:w="549" w:type="pct"/>
            <w:vAlign w:val="center"/>
          </w:tcPr>
          <w:p w14:paraId="2600E422" w14:textId="44F2D083" w:rsidR="00E91070" w:rsidRPr="00794639" w:rsidRDefault="00E91070" w:rsidP="00E91070">
            <w:pPr>
              <w:pStyle w:val="TableBody"/>
            </w:pPr>
            <w:r w:rsidRPr="000656F8">
              <w:fldChar w:fldCharType="begin"/>
            </w:r>
            <w:r w:rsidRPr="00794639">
              <w:instrText xml:space="preserve"> REF _Ref518404465 \r \h  \* MERGEFORMAT </w:instrText>
            </w:r>
            <w:r w:rsidRPr="000656F8">
              <w:fldChar w:fldCharType="separate"/>
            </w:r>
            <w:r w:rsidR="003C1515">
              <w:t>5.22</w:t>
            </w:r>
            <w:r w:rsidRPr="000656F8">
              <w:fldChar w:fldCharType="end"/>
            </w:r>
          </w:p>
        </w:tc>
        <w:tc>
          <w:tcPr>
            <w:tcW w:w="3900" w:type="pct"/>
            <w:vAlign w:val="center"/>
          </w:tcPr>
          <w:p w14:paraId="0B3CAA65" w14:textId="77777777" w:rsidR="00E91070" w:rsidRPr="007E4A1F" w:rsidRDefault="00E91070" w:rsidP="00E91070">
            <w:pPr>
              <w:pStyle w:val="TableBody"/>
            </w:pPr>
            <w:r w:rsidRPr="000656F8">
              <w:t xml:space="preserve">+KGPIOCFG Command: User GPIO </w:t>
            </w:r>
            <w:r w:rsidRPr="0048226A">
              <w:t>Configuration</w:t>
            </w:r>
          </w:p>
        </w:tc>
        <w:tc>
          <w:tcPr>
            <w:tcW w:w="551" w:type="pct"/>
            <w:tcBorders>
              <w:top w:val="single" w:sz="6" w:space="0" w:color="000000"/>
              <w:bottom w:val="single" w:sz="6" w:space="0" w:color="000000"/>
            </w:tcBorders>
            <w:shd w:val="clear" w:color="auto" w:fill="FFCC99"/>
            <w:vAlign w:val="center"/>
          </w:tcPr>
          <w:p w14:paraId="3161A774" w14:textId="7EB09313" w:rsidR="00E91070" w:rsidRPr="00006D08"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379C8FDF" w14:textId="77777777" w:rsidTr="00076AEF">
        <w:trPr>
          <w:trHeight w:val="53"/>
        </w:trPr>
        <w:tc>
          <w:tcPr>
            <w:tcW w:w="549" w:type="pct"/>
            <w:vAlign w:val="center"/>
          </w:tcPr>
          <w:p w14:paraId="655F2C46" w14:textId="5DD752D7" w:rsidR="00E91070" w:rsidRPr="00794639" w:rsidRDefault="00E91070" w:rsidP="00E91070">
            <w:pPr>
              <w:pStyle w:val="TableBody"/>
            </w:pPr>
            <w:r w:rsidRPr="000656F8">
              <w:fldChar w:fldCharType="begin"/>
            </w:r>
            <w:r w:rsidRPr="00794639">
              <w:instrText xml:space="preserve"> REF _Ref518404466 \r \h  \* MERGEFORMAT </w:instrText>
            </w:r>
            <w:r w:rsidRPr="000656F8">
              <w:fldChar w:fldCharType="separate"/>
            </w:r>
            <w:r w:rsidR="003C1515">
              <w:t>5.23</w:t>
            </w:r>
            <w:r w:rsidRPr="000656F8">
              <w:fldChar w:fldCharType="end"/>
            </w:r>
          </w:p>
        </w:tc>
        <w:tc>
          <w:tcPr>
            <w:tcW w:w="3900" w:type="pct"/>
            <w:vAlign w:val="center"/>
          </w:tcPr>
          <w:p w14:paraId="0F326328" w14:textId="77777777" w:rsidR="00E91070" w:rsidRPr="0048226A" w:rsidRDefault="00E91070" w:rsidP="00E91070">
            <w:pPr>
              <w:pStyle w:val="TableBody"/>
            </w:pPr>
            <w:r w:rsidRPr="000656F8">
              <w:t>+KCELL Command: Cell Environment Information</w:t>
            </w:r>
          </w:p>
        </w:tc>
        <w:tc>
          <w:tcPr>
            <w:tcW w:w="551" w:type="pct"/>
            <w:tcBorders>
              <w:top w:val="single" w:sz="6" w:space="0" w:color="000000"/>
              <w:bottom w:val="single" w:sz="2" w:space="0" w:color="auto"/>
            </w:tcBorders>
            <w:shd w:val="clear" w:color="auto" w:fill="B2A1C7" w:themeFill="accent4" w:themeFillTint="99"/>
            <w:vAlign w:val="center"/>
          </w:tcPr>
          <w:p w14:paraId="1B12B453" w14:textId="77777777" w:rsidR="00E91070" w:rsidRPr="007E4A1F" w:rsidRDefault="00E91070" w:rsidP="00E91070">
            <w:pPr>
              <w:pStyle w:val="TableBody"/>
              <w:rPr>
                <w:rFonts w:ascii="Wingdings" w:hAnsi="Wingdings"/>
                <w:color w:val="000000"/>
              </w:rPr>
            </w:pPr>
          </w:p>
        </w:tc>
      </w:tr>
      <w:bookmarkStart w:id="9246" w:name="_Hlk526863058"/>
      <w:tr w:rsidR="00E91070" w:rsidRPr="00794639" w14:paraId="78ABACEF" w14:textId="77777777" w:rsidTr="00FC364F">
        <w:trPr>
          <w:trHeight w:val="53"/>
        </w:trPr>
        <w:tc>
          <w:tcPr>
            <w:tcW w:w="549" w:type="pct"/>
            <w:vAlign w:val="center"/>
          </w:tcPr>
          <w:p w14:paraId="0B69D030" w14:textId="7F845B03" w:rsidR="00E91070" w:rsidRPr="00794639" w:rsidRDefault="00E91070" w:rsidP="00E91070">
            <w:pPr>
              <w:pStyle w:val="TableBody"/>
            </w:pPr>
            <w:r w:rsidRPr="000656F8">
              <w:fldChar w:fldCharType="begin"/>
            </w:r>
            <w:r w:rsidRPr="00794639">
              <w:instrText xml:space="preserve"> REF _Ref520814585 \w \h </w:instrText>
            </w:r>
            <w:r w:rsidRPr="000656F8">
              <w:fldChar w:fldCharType="separate"/>
            </w:r>
            <w:r w:rsidR="003C1515">
              <w:t>5.24</w:t>
            </w:r>
            <w:r w:rsidRPr="000656F8">
              <w:fldChar w:fldCharType="end"/>
            </w:r>
          </w:p>
        </w:tc>
        <w:tc>
          <w:tcPr>
            <w:tcW w:w="3900" w:type="pct"/>
            <w:vAlign w:val="center"/>
          </w:tcPr>
          <w:p w14:paraId="75646879" w14:textId="44127D19" w:rsidR="00E91070" w:rsidRPr="0048226A" w:rsidRDefault="00E91070" w:rsidP="00E91070">
            <w:pPr>
              <w:pStyle w:val="TableBody"/>
            </w:pPr>
            <w:r w:rsidRPr="000656F8">
              <w:t>+KSLEEP Command: Power Management Control</w:t>
            </w:r>
          </w:p>
        </w:tc>
        <w:tc>
          <w:tcPr>
            <w:tcW w:w="551" w:type="pct"/>
            <w:tcBorders>
              <w:top w:val="single" w:sz="6" w:space="0" w:color="000000"/>
              <w:bottom w:val="single" w:sz="6" w:space="0" w:color="000000"/>
            </w:tcBorders>
            <w:shd w:val="clear" w:color="auto" w:fill="FFCC99"/>
            <w:vAlign w:val="center"/>
          </w:tcPr>
          <w:p w14:paraId="2808E7A7" w14:textId="38098603" w:rsidR="00E91070" w:rsidRPr="007E4A1F" w:rsidRDefault="00E91070" w:rsidP="00E91070">
            <w:pPr>
              <w:pStyle w:val="TableBody"/>
              <w:rPr>
                <w:rFonts w:ascii="Wingdings" w:hAnsi="Wingdings"/>
                <w:color w:val="000000"/>
              </w:rPr>
            </w:pPr>
            <w:r w:rsidRPr="007E4A1F">
              <w:rPr>
                <w:rFonts w:ascii="Wingdings" w:hAnsi="Wingdings"/>
                <w:color w:val="000000"/>
              </w:rPr>
              <w:t></w:t>
            </w:r>
          </w:p>
        </w:tc>
      </w:tr>
      <w:bookmarkEnd w:id="9246"/>
      <w:tr w:rsidR="00E91070" w:rsidRPr="00794639" w14:paraId="4D7CC604" w14:textId="77777777" w:rsidTr="00DF20AD">
        <w:trPr>
          <w:trHeight w:val="53"/>
        </w:trPr>
        <w:tc>
          <w:tcPr>
            <w:tcW w:w="549" w:type="pct"/>
            <w:vAlign w:val="center"/>
          </w:tcPr>
          <w:p w14:paraId="61C17A0B" w14:textId="22708D7F" w:rsidR="00E91070" w:rsidRPr="00794639" w:rsidRDefault="00E91070" w:rsidP="00E91070">
            <w:pPr>
              <w:pStyle w:val="TableBody"/>
            </w:pPr>
            <w:r w:rsidRPr="000656F8">
              <w:fldChar w:fldCharType="begin"/>
            </w:r>
            <w:r w:rsidRPr="00794639">
              <w:instrText xml:space="preserve"> REF _Ref520814586 \w \h </w:instrText>
            </w:r>
            <w:r w:rsidRPr="000656F8">
              <w:fldChar w:fldCharType="separate"/>
            </w:r>
            <w:r w:rsidR="003C1515">
              <w:t>5.25</w:t>
            </w:r>
            <w:r w:rsidRPr="000656F8">
              <w:fldChar w:fldCharType="end"/>
            </w:r>
          </w:p>
        </w:tc>
        <w:tc>
          <w:tcPr>
            <w:tcW w:w="3900" w:type="pct"/>
            <w:vAlign w:val="center"/>
          </w:tcPr>
          <w:p w14:paraId="5673E4F1" w14:textId="2850B89E" w:rsidR="00E91070" w:rsidRPr="0048226A" w:rsidRDefault="00E91070" w:rsidP="00E91070">
            <w:pPr>
              <w:pStyle w:val="TableBody"/>
            </w:pPr>
            <w:r w:rsidRPr="000656F8">
              <w:t>+KRIC Command: Ring Indicator Control</w:t>
            </w:r>
          </w:p>
        </w:tc>
        <w:tc>
          <w:tcPr>
            <w:tcW w:w="551" w:type="pct"/>
            <w:tcBorders>
              <w:top w:val="single" w:sz="6" w:space="0" w:color="000000"/>
              <w:bottom w:val="single" w:sz="6" w:space="0" w:color="000000"/>
            </w:tcBorders>
            <w:shd w:val="clear" w:color="auto" w:fill="FFCC99"/>
            <w:vAlign w:val="center"/>
          </w:tcPr>
          <w:p w14:paraId="3722CF70" w14:textId="77777777" w:rsidR="00E91070" w:rsidRPr="007E4A1F" w:rsidRDefault="00E91070" w:rsidP="00E91070">
            <w:pPr>
              <w:pStyle w:val="TableBody"/>
              <w:rPr>
                <w:rFonts w:ascii="Wingdings" w:hAnsi="Wingdings"/>
                <w:color w:val="000000"/>
              </w:rPr>
            </w:pPr>
          </w:p>
        </w:tc>
      </w:tr>
      <w:commentRangeStart w:id="9247"/>
      <w:tr w:rsidR="00E91070" w:rsidRPr="00794639" w14:paraId="2CC12585" w14:textId="77777777" w:rsidTr="00DF20AD">
        <w:trPr>
          <w:trHeight w:val="53"/>
        </w:trPr>
        <w:tc>
          <w:tcPr>
            <w:tcW w:w="549" w:type="pct"/>
            <w:vAlign w:val="center"/>
          </w:tcPr>
          <w:p w14:paraId="17CB695F" w14:textId="054EA9E3" w:rsidR="00E91070" w:rsidRPr="00794639" w:rsidRDefault="00E91070" w:rsidP="00E91070">
            <w:pPr>
              <w:pStyle w:val="TableBody"/>
            </w:pPr>
            <w:r w:rsidRPr="000656F8">
              <w:fldChar w:fldCharType="begin"/>
            </w:r>
            <w:r w:rsidRPr="00794639">
              <w:instrText xml:space="preserve"> REF _Ref520814591 \w \h </w:instrText>
            </w:r>
            <w:r w:rsidRPr="000656F8">
              <w:fldChar w:fldCharType="separate"/>
            </w:r>
            <w:r w:rsidR="003C1515">
              <w:t>5.26</w:t>
            </w:r>
            <w:r w:rsidRPr="000656F8">
              <w:fldChar w:fldCharType="end"/>
            </w:r>
          </w:p>
        </w:tc>
        <w:tc>
          <w:tcPr>
            <w:tcW w:w="3900" w:type="pct"/>
            <w:vAlign w:val="center"/>
          </w:tcPr>
          <w:p w14:paraId="71961B34" w14:textId="573DCB93" w:rsidR="00E91070" w:rsidRPr="00794639" w:rsidRDefault="00E91070" w:rsidP="00E91070">
            <w:pPr>
              <w:pStyle w:val="TableBody"/>
            </w:pPr>
            <w:r w:rsidRPr="000656F8">
              <w:t>+CPOF Command: Power Off</w:t>
            </w:r>
            <w:commentRangeEnd w:id="9247"/>
            <w:r w:rsidRPr="00794639">
              <w:rPr>
                <w:rStyle w:val="CommentReference"/>
                <w:rFonts w:ascii="Verdana" w:hAnsi="Verdana" w:cs="Times New Roman"/>
                <w:lang w:eastAsia="en-US"/>
              </w:rPr>
              <w:commentReference w:id="9247"/>
            </w:r>
          </w:p>
        </w:tc>
        <w:tc>
          <w:tcPr>
            <w:tcW w:w="551" w:type="pct"/>
            <w:tcBorders>
              <w:top w:val="single" w:sz="6" w:space="0" w:color="000000"/>
              <w:bottom w:val="single" w:sz="6" w:space="0" w:color="000000"/>
            </w:tcBorders>
            <w:shd w:val="clear" w:color="auto" w:fill="C00000"/>
            <w:vAlign w:val="center"/>
          </w:tcPr>
          <w:p w14:paraId="269E94DA" w14:textId="77777777" w:rsidR="00E91070" w:rsidRPr="000656F8" w:rsidRDefault="00E91070" w:rsidP="00E91070">
            <w:pPr>
              <w:pStyle w:val="TableBody"/>
              <w:rPr>
                <w:rFonts w:ascii="Wingdings" w:hAnsi="Wingdings"/>
                <w:color w:val="000000"/>
              </w:rPr>
            </w:pPr>
          </w:p>
        </w:tc>
      </w:tr>
      <w:commentRangeStart w:id="9248"/>
      <w:tr w:rsidR="00E91070" w:rsidRPr="00794639" w14:paraId="49098FA5" w14:textId="77777777" w:rsidTr="00DF20AD">
        <w:trPr>
          <w:trHeight w:val="53"/>
        </w:trPr>
        <w:tc>
          <w:tcPr>
            <w:tcW w:w="549" w:type="pct"/>
            <w:vAlign w:val="center"/>
          </w:tcPr>
          <w:p w14:paraId="37B31A33" w14:textId="3D8ACA5B" w:rsidR="00E91070" w:rsidRPr="00794639" w:rsidRDefault="00E91070" w:rsidP="00E91070">
            <w:pPr>
              <w:pStyle w:val="TableBody"/>
            </w:pPr>
            <w:r w:rsidRPr="000656F8">
              <w:fldChar w:fldCharType="begin"/>
            </w:r>
            <w:r w:rsidRPr="00794639">
              <w:instrText xml:space="preserve"> REF _Ref520814592 \w \h </w:instrText>
            </w:r>
            <w:r w:rsidRPr="000656F8">
              <w:fldChar w:fldCharType="separate"/>
            </w:r>
            <w:r w:rsidR="003C1515">
              <w:t>5.27</w:t>
            </w:r>
            <w:r w:rsidRPr="000656F8">
              <w:fldChar w:fldCharType="end"/>
            </w:r>
          </w:p>
        </w:tc>
        <w:tc>
          <w:tcPr>
            <w:tcW w:w="3900" w:type="pct"/>
            <w:vAlign w:val="center"/>
          </w:tcPr>
          <w:p w14:paraId="6D00F53C" w14:textId="42F2574C" w:rsidR="00E91070" w:rsidRPr="00794639" w:rsidRDefault="00E91070" w:rsidP="00E91070">
            <w:pPr>
              <w:pStyle w:val="TableBody"/>
            </w:pPr>
            <w:r w:rsidRPr="000656F8">
              <w:t>+CPWROFF Command: Power Off</w:t>
            </w:r>
            <w:commentRangeEnd w:id="9248"/>
            <w:r w:rsidRPr="00794639">
              <w:rPr>
                <w:rStyle w:val="CommentReference"/>
                <w:rFonts w:ascii="Verdana" w:hAnsi="Verdana" w:cs="Times New Roman"/>
                <w:lang w:eastAsia="en-US"/>
              </w:rPr>
              <w:commentReference w:id="9248"/>
            </w:r>
          </w:p>
        </w:tc>
        <w:tc>
          <w:tcPr>
            <w:tcW w:w="551" w:type="pct"/>
            <w:tcBorders>
              <w:top w:val="single" w:sz="6" w:space="0" w:color="000000"/>
              <w:bottom w:val="single" w:sz="6" w:space="0" w:color="000000"/>
            </w:tcBorders>
            <w:shd w:val="clear" w:color="auto" w:fill="C00000"/>
            <w:vAlign w:val="center"/>
          </w:tcPr>
          <w:p w14:paraId="58CCEF6A" w14:textId="77777777" w:rsidR="00E91070" w:rsidRPr="000656F8" w:rsidRDefault="00E91070" w:rsidP="00E91070">
            <w:pPr>
              <w:pStyle w:val="TableBody"/>
              <w:rPr>
                <w:rFonts w:ascii="Wingdings" w:hAnsi="Wingdings"/>
                <w:color w:val="000000"/>
              </w:rPr>
            </w:pPr>
          </w:p>
        </w:tc>
      </w:tr>
      <w:commentRangeStart w:id="9249"/>
      <w:tr w:rsidR="00E91070" w:rsidRPr="00794639" w14:paraId="16273605" w14:textId="77777777" w:rsidTr="00DF20AD">
        <w:trPr>
          <w:trHeight w:val="53"/>
        </w:trPr>
        <w:tc>
          <w:tcPr>
            <w:tcW w:w="549" w:type="pct"/>
            <w:vAlign w:val="center"/>
          </w:tcPr>
          <w:p w14:paraId="5A189E47" w14:textId="5EC46C95" w:rsidR="00E91070" w:rsidRPr="00794639" w:rsidRDefault="00E91070" w:rsidP="00E91070">
            <w:pPr>
              <w:pStyle w:val="TableBody"/>
            </w:pPr>
            <w:r w:rsidRPr="000656F8">
              <w:fldChar w:fldCharType="begin"/>
            </w:r>
            <w:r w:rsidRPr="00794639">
              <w:instrText xml:space="preserve"> REF _Ref520814592 \w \h </w:instrText>
            </w:r>
            <w:r w:rsidRPr="000656F8">
              <w:fldChar w:fldCharType="separate"/>
            </w:r>
            <w:r w:rsidR="003C1515">
              <w:t>5.27</w:t>
            </w:r>
            <w:r w:rsidRPr="000656F8">
              <w:fldChar w:fldCharType="end"/>
            </w:r>
          </w:p>
        </w:tc>
        <w:tc>
          <w:tcPr>
            <w:tcW w:w="3900" w:type="pct"/>
            <w:vAlign w:val="center"/>
          </w:tcPr>
          <w:p w14:paraId="7D7CFA55" w14:textId="0F757051" w:rsidR="00E91070" w:rsidRPr="00794639" w:rsidRDefault="00E91070" w:rsidP="00E91070">
            <w:pPr>
              <w:pStyle w:val="TableBody"/>
            </w:pPr>
            <w:r w:rsidRPr="000656F8">
              <w:t>+CPWROFF Command: Power Off</w:t>
            </w:r>
            <w:r w:rsidRPr="0048226A">
              <w:t xml:space="preserve"> (</w:t>
            </w:r>
            <w:r w:rsidRPr="007E4A1F">
              <w:t>when +CPWROFF=1)</w:t>
            </w:r>
            <w:commentRangeEnd w:id="9249"/>
            <w:r w:rsidRPr="00794639">
              <w:rPr>
                <w:rStyle w:val="CommentReference"/>
                <w:rFonts w:ascii="Verdana" w:hAnsi="Verdana" w:cs="Times New Roman"/>
                <w:lang w:eastAsia="en-US"/>
              </w:rPr>
              <w:commentReference w:id="9249"/>
            </w:r>
          </w:p>
        </w:tc>
        <w:tc>
          <w:tcPr>
            <w:tcW w:w="551" w:type="pct"/>
            <w:tcBorders>
              <w:top w:val="single" w:sz="6" w:space="0" w:color="000000"/>
              <w:bottom w:val="single" w:sz="6" w:space="0" w:color="000000"/>
            </w:tcBorders>
            <w:shd w:val="clear" w:color="auto" w:fill="FFCC99"/>
            <w:vAlign w:val="center"/>
          </w:tcPr>
          <w:p w14:paraId="3E9C8857" w14:textId="77777777" w:rsidR="00E91070" w:rsidRPr="000656F8" w:rsidRDefault="00E91070" w:rsidP="00E91070">
            <w:pPr>
              <w:pStyle w:val="TableBody"/>
              <w:rPr>
                <w:rFonts w:ascii="Wingdings" w:hAnsi="Wingdings"/>
                <w:color w:val="000000"/>
              </w:rPr>
            </w:pPr>
          </w:p>
        </w:tc>
      </w:tr>
      <w:tr w:rsidR="00E91070" w:rsidRPr="00794639" w14:paraId="4F6CAC58" w14:textId="77777777" w:rsidTr="00FC364F">
        <w:trPr>
          <w:trHeight w:val="53"/>
        </w:trPr>
        <w:tc>
          <w:tcPr>
            <w:tcW w:w="549" w:type="pct"/>
            <w:vAlign w:val="center"/>
          </w:tcPr>
          <w:p w14:paraId="710F83EA" w14:textId="31C12811" w:rsidR="00E91070" w:rsidRPr="00794639" w:rsidRDefault="00E91070" w:rsidP="00E91070">
            <w:pPr>
              <w:pStyle w:val="TableBody"/>
            </w:pPr>
            <w:r w:rsidRPr="000656F8">
              <w:fldChar w:fldCharType="begin"/>
            </w:r>
            <w:r w:rsidRPr="00794639">
              <w:instrText xml:space="preserve"> REF _Ref520814593 \w \h </w:instrText>
            </w:r>
            <w:r w:rsidRPr="000656F8">
              <w:fldChar w:fldCharType="separate"/>
            </w:r>
            <w:r w:rsidR="003C1515">
              <w:t>5.28</w:t>
            </w:r>
            <w:r w:rsidRPr="000656F8">
              <w:fldChar w:fldCharType="end"/>
            </w:r>
          </w:p>
        </w:tc>
        <w:tc>
          <w:tcPr>
            <w:tcW w:w="3900" w:type="pct"/>
            <w:vAlign w:val="center"/>
          </w:tcPr>
          <w:p w14:paraId="7B44A8CE" w14:textId="217ED601" w:rsidR="00E91070" w:rsidRPr="0048226A" w:rsidRDefault="00E91070" w:rsidP="00E91070">
            <w:pPr>
              <w:pStyle w:val="TableBody"/>
            </w:pPr>
            <w:r w:rsidRPr="000656F8">
              <w:t>+WIMEI Command: IMEI Write and Read</w:t>
            </w:r>
          </w:p>
        </w:tc>
        <w:tc>
          <w:tcPr>
            <w:tcW w:w="551" w:type="pct"/>
            <w:tcBorders>
              <w:top w:val="single" w:sz="6" w:space="0" w:color="000000"/>
              <w:bottom w:val="single" w:sz="6" w:space="0" w:color="000000"/>
            </w:tcBorders>
            <w:shd w:val="clear" w:color="auto" w:fill="FFCC99"/>
            <w:vAlign w:val="center"/>
          </w:tcPr>
          <w:p w14:paraId="140CF055" w14:textId="5F12EDBC"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464C597E" w14:textId="77777777" w:rsidTr="00FC364F">
        <w:trPr>
          <w:trHeight w:val="53"/>
        </w:trPr>
        <w:tc>
          <w:tcPr>
            <w:tcW w:w="549" w:type="pct"/>
            <w:vAlign w:val="center"/>
          </w:tcPr>
          <w:p w14:paraId="1707FF54" w14:textId="38EEE42C" w:rsidR="00E91070" w:rsidRPr="00794639" w:rsidRDefault="00E91070" w:rsidP="00E91070">
            <w:pPr>
              <w:pStyle w:val="TableBody"/>
            </w:pPr>
            <w:r w:rsidRPr="000656F8">
              <w:fldChar w:fldCharType="begin"/>
            </w:r>
            <w:r w:rsidRPr="00794639">
              <w:instrText xml:space="preserve"> REF _Ref520814595 \w \h </w:instrText>
            </w:r>
            <w:r w:rsidRPr="000656F8">
              <w:fldChar w:fldCharType="separate"/>
            </w:r>
            <w:r w:rsidR="003C1515">
              <w:t>5.29</w:t>
            </w:r>
            <w:r w:rsidRPr="000656F8">
              <w:fldChar w:fldCharType="end"/>
            </w:r>
          </w:p>
        </w:tc>
        <w:tc>
          <w:tcPr>
            <w:tcW w:w="3900" w:type="pct"/>
            <w:vAlign w:val="center"/>
          </w:tcPr>
          <w:p w14:paraId="28DAF04A" w14:textId="30BCA581" w:rsidR="00E91070" w:rsidRPr="0048226A" w:rsidRDefault="00E91070" w:rsidP="00E91070">
            <w:pPr>
              <w:pStyle w:val="TableBody"/>
            </w:pPr>
            <w:r w:rsidRPr="000656F8">
              <w:t>+KSYNC Command: Application Synchronization Signal</w:t>
            </w:r>
          </w:p>
        </w:tc>
        <w:tc>
          <w:tcPr>
            <w:tcW w:w="551" w:type="pct"/>
            <w:tcBorders>
              <w:top w:val="single" w:sz="6" w:space="0" w:color="000000"/>
              <w:bottom w:val="single" w:sz="6" w:space="0" w:color="000000"/>
            </w:tcBorders>
            <w:shd w:val="clear" w:color="auto" w:fill="FFCC99"/>
            <w:vAlign w:val="center"/>
          </w:tcPr>
          <w:p w14:paraId="72411841" w14:textId="61D6C43C" w:rsidR="00E91070" w:rsidRPr="007E4A1F" w:rsidRDefault="00982B0F" w:rsidP="00E91070">
            <w:pPr>
              <w:pStyle w:val="TableBody"/>
              <w:rPr>
                <w:rFonts w:ascii="Wingdings" w:hAnsi="Wingdings"/>
                <w:color w:val="000000"/>
              </w:rPr>
            </w:pPr>
            <w:r w:rsidRPr="007E4A1F">
              <w:rPr>
                <w:rFonts w:ascii="Wingdings" w:hAnsi="Wingdings"/>
                <w:color w:val="000000"/>
              </w:rPr>
              <w:t></w:t>
            </w:r>
          </w:p>
        </w:tc>
      </w:tr>
      <w:tr w:rsidR="00E91070" w:rsidRPr="00794639" w14:paraId="22566962" w14:textId="73C4F104" w:rsidTr="00E91070">
        <w:trPr>
          <w:trHeight w:val="53"/>
        </w:trPr>
        <w:tc>
          <w:tcPr>
            <w:tcW w:w="549" w:type="pct"/>
            <w:vAlign w:val="center"/>
          </w:tcPr>
          <w:p w14:paraId="3400B071" w14:textId="027A1ABC" w:rsidR="00E91070" w:rsidRPr="00794639" w:rsidRDefault="00E91070" w:rsidP="00E91070">
            <w:pPr>
              <w:pStyle w:val="TableBody"/>
            </w:pPr>
            <w:r w:rsidRPr="000656F8">
              <w:fldChar w:fldCharType="begin"/>
            </w:r>
            <w:r w:rsidRPr="00794639">
              <w:instrText xml:space="preserve"> REF _Ref524096530 \r \h </w:instrText>
            </w:r>
            <w:r w:rsidRPr="000656F8">
              <w:fldChar w:fldCharType="separate"/>
            </w:r>
            <w:r w:rsidR="003C1515">
              <w:t>5.30</w:t>
            </w:r>
            <w:r w:rsidRPr="000656F8">
              <w:fldChar w:fldCharType="end"/>
            </w:r>
          </w:p>
        </w:tc>
        <w:tc>
          <w:tcPr>
            <w:tcW w:w="3900" w:type="pct"/>
            <w:vAlign w:val="center"/>
          </w:tcPr>
          <w:p w14:paraId="197D9BD2" w14:textId="7CBC1217" w:rsidR="00E91070" w:rsidRPr="0048226A" w:rsidRDefault="00E91070" w:rsidP="00E91070">
            <w:pPr>
              <w:pStyle w:val="TableBody"/>
            </w:pPr>
            <w:r w:rsidRPr="000656F8">
              <w:t>+KCARRIERCFG Command: Set operator</w:t>
            </w:r>
          </w:p>
        </w:tc>
        <w:tc>
          <w:tcPr>
            <w:tcW w:w="551" w:type="pct"/>
            <w:tcBorders>
              <w:top w:val="single" w:sz="6" w:space="0" w:color="000000"/>
              <w:bottom w:val="single" w:sz="2" w:space="0" w:color="auto"/>
            </w:tcBorders>
            <w:shd w:val="clear" w:color="auto" w:fill="C2D69B" w:themeFill="accent3" w:themeFillTint="99"/>
            <w:vAlign w:val="center"/>
          </w:tcPr>
          <w:p w14:paraId="02CF86AF" w14:textId="7F800947"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982B0F" w:rsidRPr="00794639" w14:paraId="220EE9B0" w14:textId="77777777" w:rsidTr="00DF20AD">
        <w:trPr>
          <w:trHeight w:val="53"/>
        </w:trPr>
        <w:tc>
          <w:tcPr>
            <w:tcW w:w="549" w:type="pct"/>
            <w:vAlign w:val="center"/>
          </w:tcPr>
          <w:p w14:paraId="1D95D1B4" w14:textId="045C6B12" w:rsidR="00982B0F" w:rsidRPr="00794639" w:rsidRDefault="00982B0F" w:rsidP="00982B0F">
            <w:pPr>
              <w:pStyle w:val="TableBody"/>
            </w:pPr>
            <w:r w:rsidRPr="000656F8">
              <w:fldChar w:fldCharType="begin"/>
            </w:r>
            <w:r w:rsidRPr="00794639">
              <w:instrText xml:space="preserve"> REF _Ref526862809 \r \h  \* MERGEFORMAT </w:instrText>
            </w:r>
            <w:r w:rsidRPr="000656F8">
              <w:fldChar w:fldCharType="separate"/>
            </w:r>
            <w:r w:rsidR="003C1515">
              <w:t>5.31</w:t>
            </w:r>
            <w:r w:rsidRPr="000656F8">
              <w:fldChar w:fldCharType="end"/>
            </w:r>
          </w:p>
        </w:tc>
        <w:tc>
          <w:tcPr>
            <w:tcW w:w="3900" w:type="pct"/>
            <w:vAlign w:val="center"/>
          </w:tcPr>
          <w:p w14:paraId="179AAAA7" w14:textId="06DD71E2" w:rsidR="00982B0F" w:rsidRPr="00794639" w:rsidRDefault="00C03350" w:rsidP="00982B0F">
            <w:pPr>
              <w:pStyle w:val="TableBody"/>
            </w:pPr>
            <w:r w:rsidRPr="00C03350">
              <w:t>+KMON Command: Enable/Disable Monitor Mode</w:t>
            </w:r>
          </w:p>
        </w:tc>
        <w:tc>
          <w:tcPr>
            <w:tcW w:w="551" w:type="pct"/>
            <w:tcBorders>
              <w:top w:val="single" w:sz="6" w:space="0" w:color="000000"/>
              <w:bottom w:val="single" w:sz="6" w:space="0" w:color="000000"/>
            </w:tcBorders>
            <w:shd w:val="clear" w:color="auto" w:fill="FFCC99"/>
            <w:vAlign w:val="center"/>
          </w:tcPr>
          <w:p w14:paraId="23918E5A" w14:textId="5889ED41" w:rsidR="00982B0F" w:rsidRPr="0048226A" w:rsidRDefault="00982B0F" w:rsidP="00982B0F">
            <w:pPr>
              <w:pStyle w:val="TableBody"/>
              <w:rPr>
                <w:rFonts w:ascii="Wingdings" w:hAnsi="Wingdings"/>
                <w:color w:val="000000"/>
              </w:rPr>
            </w:pPr>
            <w:r w:rsidRPr="000656F8">
              <w:rPr>
                <w:rFonts w:ascii="Wingdings" w:hAnsi="Wingdings"/>
                <w:color w:val="000000"/>
              </w:rPr>
              <w:t></w:t>
            </w:r>
          </w:p>
        </w:tc>
      </w:tr>
      <w:tr w:rsidR="00333B3E" w:rsidRPr="00794639" w14:paraId="307F22C5" w14:textId="77777777" w:rsidTr="00F66955">
        <w:trPr>
          <w:trHeight w:val="53"/>
          <w:ins w:id="9250" w:author="Sevan Sirapian [2]" w:date="2018-11-26T11:12:00Z"/>
        </w:trPr>
        <w:tc>
          <w:tcPr>
            <w:tcW w:w="549" w:type="pct"/>
            <w:vAlign w:val="center"/>
          </w:tcPr>
          <w:p w14:paraId="38D76503" w14:textId="32C359DF" w:rsidR="00333B3E" w:rsidRPr="000656F8" w:rsidRDefault="00A704F6" w:rsidP="00982B0F">
            <w:pPr>
              <w:pStyle w:val="TableBody"/>
              <w:rPr>
                <w:ins w:id="9251" w:author="Sevan Sirapian [2]" w:date="2018-11-26T11:12:00Z"/>
              </w:rPr>
            </w:pPr>
            <w:ins w:id="9252" w:author="Elaine Baricante" w:date="2018-11-26T16:06:00Z">
              <w:r>
                <w:lastRenderedPageBreak/>
                <w:fldChar w:fldCharType="begin"/>
              </w:r>
              <w:r>
                <w:instrText xml:space="preserve"> REF _Ref531011697 \w \h </w:instrText>
              </w:r>
            </w:ins>
            <w:r>
              <w:fldChar w:fldCharType="separate"/>
            </w:r>
            <w:ins w:id="9253" w:author="Elaine Baricante" w:date="2018-11-27T10:41:00Z">
              <w:r w:rsidR="003C1515">
                <w:t>5.32</w:t>
              </w:r>
            </w:ins>
            <w:ins w:id="9254" w:author="Elaine Baricante" w:date="2018-11-26T16:06:00Z">
              <w:r>
                <w:fldChar w:fldCharType="end"/>
              </w:r>
            </w:ins>
            <w:ins w:id="9255" w:author="Sevan Sirapian [2]" w:date="2018-11-26T11:12:00Z">
              <w:del w:id="9256" w:author="Elaine Baricante" w:date="2018-11-26T16:05:00Z">
                <w:r w:rsidR="001D499A" w:rsidDel="00A704F6">
                  <w:fldChar w:fldCharType="begin"/>
                </w:r>
                <w:r w:rsidR="001D499A" w:rsidDel="00A704F6">
                  <w:delInstrText xml:space="preserve"> REF _Ref529957538 \r \h </w:delInstrText>
                </w:r>
              </w:del>
            </w:ins>
            <w:del w:id="9257" w:author="Elaine Baricante" w:date="2018-11-26T16:05:00Z"/>
            <w:ins w:id="9258" w:author="Sevan Sirapian [2]" w:date="2018-11-26T11:12:00Z">
              <w:del w:id="9259" w:author="Elaine Baricante" w:date="2018-11-26T16:05:00Z">
                <w:r w:rsidR="001D499A" w:rsidDel="00A704F6">
                  <w:fldChar w:fldCharType="separate"/>
                </w:r>
                <w:r w:rsidR="001D499A" w:rsidDel="00A704F6">
                  <w:delText>5.32</w:delText>
                </w:r>
                <w:r w:rsidR="001D499A" w:rsidDel="00A704F6">
                  <w:fldChar w:fldCharType="end"/>
                </w:r>
              </w:del>
            </w:ins>
          </w:p>
        </w:tc>
        <w:tc>
          <w:tcPr>
            <w:tcW w:w="3900" w:type="pct"/>
            <w:vAlign w:val="center"/>
          </w:tcPr>
          <w:p w14:paraId="3A4AF5B0" w14:textId="60A291BD" w:rsidR="00333B3E" w:rsidRPr="00C03350" w:rsidRDefault="00A704F6" w:rsidP="00982B0F">
            <w:pPr>
              <w:pStyle w:val="TableBody"/>
              <w:rPr>
                <w:ins w:id="9260" w:author="Sevan Sirapian [2]" w:date="2018-11-26T11:12:00Z"/>
              </w:rPr>
            </w:pPr>
            <w:ins w:id="9261" w:author="Elaine Baricante" w:date="2018-11-26T16:06:00Z">
              <w:r w:rsidRPr="00A704F6">
                <w:t>+KSRAT Command: Set Radio Access Technology</w:t>
              </w:r>
            </w:ins>
            <w:ins w:id="9262" w:author="Sevan Sirapian [2]" w:date="2018-11-26T11:12:00Z">
              <w:del w:id="9263" w:author="Elaine Baricante" w:date="2018-11-26T16:06:00Z">
                <w:r w:rsidR="001D499A" w:rsidDel="00A704F6">
                  <w:fldChar w:fldCharType="begin"/>
                </w:r>
                <w:r w:rsidR="001D499A" w:rsidDel="00A704F6">
                  <w:delInstrText xml:space="preserve"> REF _Ref529957552 \h </w:delInstrText>
                </w:r>
              </w:del>
            </w:ins>
            <w:del w:id="9264" w:author="Elaine Baricante" w:date="2018-11-26T16:06:00Z"/>
            <w:ins w:id="9265" w:author="Sevan Sirapian [2]" w:date="2018-11-26T11:12:00Z">
              <w:del w:id="9266" w:author="Elaine Baricante" w:date="2018-11-26T16:06:00Z">
                <w:r w:rsidR="001D499A" w:rsidDel="00A704F6">
                  <w:fldChar w:fldCharType="end"/>
                </w:r>
              </w:del>
            </w:ins>
          </w:p>
        </w:tc>
        <w:tc>
          <w:tcPr>
            <w:tcW w:w="551" w:type="pct"/>
            <w:tcBorders>
              <w:top w:val="single" w:sz="6" w:space="0" w:color="000000"/>
              <w:bottom w:val="single" w:sz="6" w:space="0" w:color="000000"/>
            </w:tcBorders>
            <w:shd w:val="clear" w:color="auto" w:fill="FFCC99"/>
            <w:vAlign w:val="center"/>
          </w:tcPr>
          <w:p w14:paraId="68C0335B" w14:textId="15A48086" w:rsidR="00333B3E" w:rsidRPr="000656F8" w:rsidRDefault="001D499A" w:rsidP="00982B0F">
            <w:pPr>
              <w:pStyle w:val="TableBody"/>
              <w:rPr>
                <w:ins w:id="9267" w:author="Sevan Sirapian [2]" w:date="2018-11-26T11:12:00Z"/>
                <w:rFonts w:ascii="Wingdings" w:hAnsi="Wingdings"/>
                <w:color w:val="000000"/>
              </w:rPr>
            </w:pPr>
            <w:ins w:id="9268" w:author="Sevan Sirapian [2]" w:date="2018-11-26T11:12:00Z">
              <w:r w:rsidRPr="000656F8">
                <w:rPr>
                  <w:rFonts w:ascii="Wingdings" w:hAnsi="Wingdings"/>
                  <w:color w:val="000000"/>
                </w:rPr>
                <w:t></w:t>
              </w:r>
            </w:ins>
          </w:p>
        </w:tc>
      </w:tr>
      <w:tr w:rsidR="00E91070" w:rsidRPr="00794639" w14:paraId="25E22B4F"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097D458F" w14:textId="77777777" w:rsidR="00E91070" w:rsidRPr="00794639" w:rsidRDefault="00E91070" w:rsidP="00E91070">
            <w:pPr>
              <w:pStyle w:val="TableBody"/>
              <w:keepNext/>
              <w:rPr>
                <w:b/>
              </w:rPr>
            </w:pPr>
            <w:commentRangeStart w:id="9269"/>
            <w:r w:rsidRPr="00794639">
              <w:rPr>
                <w:b/>
              </w:rPr>
              <w:t>Network Service Related Commands</w:t>
            </w:r>
            <w:commentRangeEnd w:id="9269"/>
            <w:r w:rsidR="00BF763D">
              <w:rPr>
                <w:rStyle w:val="CommentReference"/>
                <w:rFonts w:ascii="Verdana" w:hAnsi="Verdana" w:cs="Times New Roman"/>
                <w:lang w:eastAsia="en-US"/>
              </w:rPr>
              <w:commentReference w:id="9269"/>
            </w:r>
          </w:p>
        </w:tc>
      </w:tr>
      <w:tr w:rsidR="00E91070" w:rsidRPr="00794639" w14:paraId="2F11BD9F" w14:textId="77777777" w:rsidTr="00170927">
        <w:trPr>
          <w:trHeight w:val="53"/>
        </w:trPr>
        <w:tc>
          <w:tcPr>
            <w:tcW w:w="549" w:type="pct"/>
            <w:vAlign w:val="center"/>
          </w:tcPr>
          <w:p w14:paraId="19208134" w14:textId="5269A60B" w:rsidR="00E91070" w:rsidRPr="00794639" w:rsidRDefault="00E91070" w:rsidP="00E91070">
            <w:pPr>
              <w:pStyle w:val="TableBody"/>
            </w:pPr>
            <w:r w:rsidRPr="000656F8">
              <w:fldChar w:fldCharType="begin"/>
            </w:r>
            <w:r w:rsidRPr="00794639">
              <w:instrText xml:space="preserve"> REF _Ref518400143 \r \h  \* MERGEFORMAT </w:instrText>
            </w:r>
            <w:r w:rsidRPr="000656F8">
              <w:fldChar w:fldCharType="separate"/>
            </w:r>
            <w:r w:rsidR="003C1515">
              <w:t>6.2</w:t>
            </w:r>
            <w:r w:rsidRPr="000656F8">
              <w:fldChar w:fldCharType="end"/>
            </w:r>
          </w:p>
        </w:tc>
        <w:tc>
          <w:tcPr>
            <w:tcW w:w="3900" w:type="pct"/>
            <w:vAlign w:val="center"/>
          </w:tcPr>
          <w:p w14:paraId="0F096243" w14:textId="77777777" w:rsidR="00E91070" w:rsidRPr="0048226A" w:rsidRDefault="00E91070" w:rsidP="00E91070">
            <w:pPr>
              <w:pStyle w:val="TableBody"/>
            </w:pPr>
            <w:r w:rsidRPr="000656F8">
              <w:t>+CPWD Command: Change Password</w:t>
            </w:r>
          </w:p>
        </w:tc>
        <w:tc>
          <w:tcPr>
            <w:tcW w:w="551" w:type="pct"/>
            <w:tcBorders>
              <w:top w:val="single" w:sz="6" w:space="0" w:color="000000"/>
              <w:bottom w:val="single" w:sz="6" w:space="0" w:color="000000"/>
            </w:tcBorders>
            <w:shd w:val="clear" w:color="auto" w:fill="FFCC99"/>
            <w:vAlign w:val="center"/>
          </w:tcPr>
          <w:p w14:paraId="760B6AEB" w14:textId="77777777" w:rsidR="00E91070" w:rsidRPr="007E4A1F" w:rsidRDefault="00E91070" w:rsidP="00E91070">
            <w:pPr>
              <w:pStyle w:val="TableBody"/>
              <w:rPr>
                <w:rFonts w:ascii="Wingdings" w:hAnsi="Wingdings"/>
                <w:color w:val="000000"/>
              </w:rPr>
            </w:pPr>
          </w:p>
        </w:tc>
      </w:tr>
      <w:tr w:rsidR="00E91070" w:rsidRPr="00794639" w14:paraId="5D2F188E" w14:textId="77777777" w:rsidTr="00FC364F">
        <w:trPr>
          <w:trHeight w:val="53"/>
          <w:del w:id="9270" w:author="Sevan Sirapian [2]" w:date="2018-11-26T11:12:00Z"/>
        </w:trPr>
        <w:tc>
          <w:tcPr>
            <w:tcW w:w="549" w:type="pct"/>
            <w:vAlign w:val="center"/>
          </w:tcPr>
          <w:p w14:paraId="78FDF79B" w14:textId="77777777" w:rsidR="00E91070" w:rsidRPr="00794639" w:rsidRDefault="00E91070" w:rsidP="00E91070">
            <w:pPr>
              <w:pStyle w:val="TableBody"/>
              <w:rPr>
                <w:del w:id="9271" w:author="Sevan Sirapian [2]" w:date="2018-11-26T11:12:00Z"/>
              </w:rPr>
            </w:pPr>
            <w:del w:id="9272" w:author="Sevan Sirapian [2]" w:date="2018-11-26T11:12:00Z">
              <w:r w:rsidRPr="000656F8">
                <w:fldChar w:fldCharType="begin"/>
              </w:r>
              <w:r w:rsidRPr="00794639">
                <w:delInstrText xml:space="preserve"> REF _Ref518400101 \r \h  \* MERGEFORMAT </w:delInstrText>
              </w:r>
              <w:r w:rsidRPr="000656F8">
                <w:fldChar w:fldCharType="separate"/>
              </w:r>
              <w:r w:rsidR="00F66955">
                <w:delText>6.3</w:delText>
              </w:r>
              <w:r w:rsidRPr="000656F8">
                <w:fldChar w:fldCharType="end"/>
              </w:r>
            </w:del>
          </w:p>
        </w:tc>
        <w:tc>
          <w:tcPr>
            <w:tcW w:w="3900" w:type="pct"/>
            <w:vAlign w:val="center"/>
          </w:tcPr>
          <w:p w14:paraId="4210DC2F" w14:textId="77777777" w:rsidR="00E91070" w:rsidRPr="0048226A" w:rsidRDefault="00E91070" w:rsidP="00E91070">
            <w:pPr>
              <w:pStyle w:val="TableBody"/>
              <w:rPr>
                <w:del w:id="9273" w:author="Sevan Sirapian [2]" w:date="2018-11-26T11:12:00Z"/>
              </w:rPr>
            </w:pPr>
            <w:del w:id="9274" w:author="Sevan Sirapian [2]" w:date="2018-11-26T11:12:00Z">
              <w:r w:rsidRPr="000656F8">
                <w:delText>+CNUM Command: Subscriber Number</w:delText>
              </w:r>
            </w:del>
          </w:p>
        </w:tc>
        <w:tc>
          <w:tcPr>
            <w:tcW w:w="551" w:type="pct"/>
            <w:tcBorders>
              <w:top w:val="single" w:sz="6" w:space="0" w:color="000000"/>
              <w:bottom w:val="single" w:sz="6" w:space="0" w:color="000000"/>
            </w:tcBorders>
            <w:shd w:val="clear" w:color="auto" w:fill="FFCC99"/>
            <w:vAlign w:val="center"/>
          </w:tcPr>
          <w:p w14:paraId="1BDBE00D" w14:textId="77777777" w:rsidR="00E91070" w:rsidRPr="007E4A1F" w:rsidRDefault="00E91070" w:rsidP="00E91070">
            <w:pPr>
              <w:pStyle w:val="TableBody"/>
              <w:rPr>
                <w:del w:id="9275" w:author="Sevan Sirapian [2]" w:date="2018-11-26T11:12:00Z"/>
                <w:rFonts w:ascii="Wingdings" w:hAnsi="Wingdings"/>
                <w:color w:val="000000"/>
              </w:rPr>
            </w:pPr>
          </w:p>
        </w:tc>
      </w:tr>
      <w:tr w:rsidR="00E91070" w:rsidRPr="00794639" w14:paraId="3634580B" w14:textId="77777777" w:rsidTr="00FC364F">
        <w:trPr>
          <w:trHeight w:val="53"/>
        </w:trPr>
        <w:tc>
          <w:tcPr>
            <w:tcW w:w="549" w:type="pct"/>
            <w:vAlign w:val="center"/>
          </w:tcPr>
          <w:p w14:paraId="3E6F7C32" w14:textId="3A13C418" w:rsidR="00E91070" w:rsidRPr="00794639" w:rsidRDefault="00E91070" w:rsidP="00E91070">
            <w:pPr>
              <w:pStyle w:val="TableBody"/>
            </w:pPr>
            <w:r w:rsidRPr="000656F8">
              <w:fldChar w:fldCharType="begin"/>
            </w:r>
            <w:r w:rsidRPr="00794639">
              <w:instrText xml:space="preserve"> REF _Ref369091390 \w \h  \* MERGEFORMAT </w:instrText>
            </w:r>
            <w:r w:rsidRPr="000656F8">
              <w:fldChar w:fldCharType="separate"/>
            </w:r>
            <w:ins w:id="9276" w:author="Elaine Baricante" w:date="2018-11-27T10:41:00Z">
              <w:r w:rsidR="003C1515">
                <w:t>6.3</w:t>
              </w:r>
            </w:ins>
            <w:del w:id="9277" w:author="Elaine Baricante" w:date="2018-11-27T10:41:00Z">
              <w:r w:rsidR="00EF34B1" w:rsidDel="003C1515">
                <w:delText>6.4</w:delText>
              </w:r>
            </w:del>
            <w:r w:rsidRPr="000656F8">
              <w:fldChar w:fldCharType="end"/>
            </w:r>
          </w:p>
        </w:tc>
        <w:tc>
          <w:tcPr>
            <w:tcW w:w="3900" w:type="pct"/>
            <w:vAlign w:val="center"/>
          </w:tcPr>
          <w:p w14:paraId="55FC6A12" w14:textId="77777777" w:rsidR="00E91070" w:rsidRPr="0048226A" w:rsidRDefault="00E91070" w:rsidP="00E91070">
            <w:pPr>
              <w:pStyle w:val="TableBody"/>
            </w:pPr>
            <w:r w:rsidRPr="000656F8">
              <w:t>+COPN Command: Read Operator Name</w:t>
            </w:r>
          </w:p>
        </w:tc>
        <w:tc>
          <w:tcPr>
            <w:tcW w:w="551" w:type="pct"/>
            <w:tcBorders>
              <w:top w:val="single" w:sz="6" w:space="0" w:color="000000"/>
              <w:bottom w:val="single" w:sz="6" w:space="0" w:color="000000"/>
            </w:tcBorders>
            <w:shd w:val="clear" w:color="auto" w:fill="B2A1C7" w:themeFill="accent4" w:themeFillTint="99"/>
            <w:vAlign w:val="center"/>
          </w:tcPr>
          <w:p w14:paraId="4F7E218F" w14:textId="23957E99" w:rsidR="00E91070" w:rsidRPr="007E4A1F" w:rsidRDefault="00E91070" w:rsidP="00E91070">
            <w:pPr>
              <w:pStyle w:val="TableBody"/>
              <w:rPr>
                <w:rFonts w:ascii="Wingdings" w:hAnsi="Wingdings"/>
                <w:color w:val="000000"/>
              </w:rPr>
            </w:pPr>
          </w:p>
        </w:tc>
      </w:tr>
      <w:tr w:rsidR="00E91070" w:rsidRPr="00794639" w14:paraId="0EE9F66C" w14:textId="77777777" w:rsidTr="00FC364F">
        <w:trPr>
          <w:trHeight w:val="53"/>
        </w:trPr>
        <w:tc>
          <w:tcPr>
            <w:tcW w:w="549" w:type="pct"/>
            <w:vAlign w:val="center"/>
          </w:tcPr>
          <w:p w14:paraId="11227F68" w14:textId="2356AD3A" w:rsidR="00E91070" w:rsidRPr="00794639" w:rsidRDefault="00E91070" w:rsidP="00E91070">
            <w:pPr>
              <w:pStyle w:val="TableBody"/>
            </w:pPr>
            <w:r w:rsidRPr="000656F8">
              <w:fldChar w:fldCharType="begin"/>
            </w:r>
            <w:r w:rsidRPr="00794639">
              <w:instrText xml:space="preserve"> REF _Ref369091407 \w \h  \* MERGEFORMAT </w:instrText>
            </w:r>
            <w:r w:rsidRPr="000656F8">
              <w:fldChar w:fldCharType="separate"/>
            </w:r>
            <w:ins w:id="9278" w:author="Elaine Baricante" w:date="2018-11-27T10:41:00Z">
              <w:r w:rsidR="003C1515">
                <w:t>6.4</w:t>
              </w:r>
            </w:ins>
            <w:del w:id="9279" w:author="Elaine Baricante" w:date="2018-11-27T10:41:00Z">
              <w:r w:rsidR="00EF34B1" w:rsidDel="003C1515">
                <w:delText>6.5</w:delText>
              </w:r>
            </w:del>
            <w:r w:rsidRPr="000656F8">
              <w:fldChar w:fldCharType="end"/>
            </w:r>
          </w:p>
        </w:tc>
        <w:tc>
          <w:tcPr>
            <w:tcW w:w="3900" w:type="pct"/>
            <w:vAlign w:val="center"/>
          </w:tcPr>
          <w:p w14:paraId="737E7159" w14:textId="77777777" w:rsidR="00E91070" w:rsidRPr="0048226A" w:rsidRDefault="00E91070" w:rsidP="00E91070">
            <w:pPr>
              <w:pStyle w:val="TableBody"/>
            </w:pPr>
            <w:r w:rsidRPr="000656F8">
              <w:t>+COPS Command: Operator Selection</w:t>
            </w:r>
          </w:p>
        </w:tc>
        <w:tc>
          <w:tcPr>
            <w:tcW w:w="551" w:type="pct"/>
            <w:tcBorders>
              <w:top w:val="single" w:sz="6" w:space="0" w:color="000000"/>
              <w:bottom w:val="single" w:sz="6" w:space="0" w:color="000000"/>
            </w:tcBorders>
            <w:shd w:val="clear" w:color="auto" w:fill="C00000"/>
            <w:vAlign w:val="center"/>
          </w:tcPr>
          <w:p w14:paraId="54CF68DA" w14:textId="49ABE309" w:rsidR="00E91070" w:rsidRPr="007E4A1F" w:rsidRDefault="00E91070" w:rsidP="00E91070">
            <w:pPr>
              <w:pStyle w:val="TableBody"/>
              <w:rPr>
                <w:rFonts w:ascii="Wingdings" w:hAnsi="Wingdings"/>
                <w:color w:val="000000"/>
              </w:rPr>
            </w:pPr>
          </w:p>
        </w:tc>
      </w:tr>
      <w:tr w:rsidR="00E91070" w:rsidRPr="00794639" w14:paraId="4BAD147E" w14:textId="77777777" w:rsidTr="00FC364F">
        <w:trPr>
          <w:trHeight w:val="53"/>
        </w:trPr>
        <w:tc>
          <w:tcPr>
            <w:tcW w:w="549" w:type="pct"/>
            <w:vAlign w:val="center"/>
          </w:tcPr>
          <w:p w14:paraId="409F4774" w14:textId="4F40621C" w:rsidR="00E91070" w:rsidRPr="00794639" w:rsidRDefault="00E91070" w:rsidP="00E91070">
            <w:pPr>
              <w:pStyle w:val="TableBody"/>
            </w:pPr>
            <w:r w:rsidRPr="000656F8">
              <w:fldChar w:fldCharType="begin"/>
            </w:r>
            <w:r w:rsidRPr="00794639">
              <w:instrText xml:space="preserve"> REF _Ref369091429 \w \h  \* MERGEFORMAT </w:instrText>
            </w:r>
            <w:r w:rsidRPr="000656F8">
              <w:fldChar w:fldCharType="separate"/>
            </w:r>
            <w:ins w:id="9280" w:author="Elaine Baricante" w:date="2018-11-27T10:41:00Z">
              <w:r w:rsidR="003C1515">
                <w:t>6.5</w:t>
              </w:r>
            </w:ins>
            <w:del w:id="9281" w:author="Elaine Baricante" w:date="2018-11-27T10:41:00Z">
              <w:r w:rsidR="00EF34B1" w:rsidDel="003C1515">
                <w:delText>6.6</w:delText>
              </w:r>
            </w:del>
            <w:r w:rsidRPr="000656F8">
              <w:fldChar w:fldCharType="end"/>
            </w:r>
          </w:p>
        </w:tc>
        <w:tc>
          <w:tcPr>
            <w:tcW w:w="3900" w:type="pct"/>
            <w:vAlign w:val="center"/>
          </w:tcPr>
          <w:p w14:paraId="39850C27" w14:textId="77777777" w:rsidR="00E91070" w:rsidRPr="0048226A" w:rsidRDefault="00E91070" w:rsidP="00E91070">
            <w:pPr>
              <w:pStyle w:val="TableBody"/>
            </w:pPr>
            <w:r w:rsidRPr="000656F8">
              <w:t>+CPOL Command: Preferred PLMN List</w:t>
            </w:r>
          </w:p>
        </w:tc>
        <w:tc>
          <w:tcPr>
            <w:tcW w:w="551" w:type="pct"/>
            <w:tcBorders>
              <w:top w:val="single" w:sz="6" w:space="0" w:color="000000"/>
              <w:bottom w:val="single" w:sz="6" w:space="0" w:color="000000"/>
            </w:tcBorders>
            <w:shd w:val="clear" w:color="auto" w:fill="FFCC99"/>
            <w:vAlign w:val="center"/>
          </w:tcPr>
          <w:p w14:paraId="402FF3EF" w14:textId="3932A2E7"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20D79113" w14:textId="77777777" w:rsidTr="00FC364F">
        <w:trPr>
          <w:trHeight w:val="53"/>
        </w:trPr>
        <w:tc>
          <w:tcPr>
            <w:tcW w:w="549" w:type="pct"/>
            <w:vAlign w:val="center"/>
          </w:tcPr>
          <w:p w14:paraId="567EE209" w14:textId="7400B66B" w:rsidR="00E91070" w:rsidRPr="00794639" w:rsidRDefault="00E91070" w:rsidP="00E91070">
            <w:pPr>
              <w:pStyle w:val="TableBody"/>
            </w:pPr>
            <w:r w:rsidRPr="000656F8">
              <w:fldChar w:fldCharType="begin"/>
            </w:r>
            <w:r w:rsidRPr="00794639">
              <w:instrText xml:space="preserve"> REF _Ref369091505 \w \h  \* MERGEFORMAT </w:instrText>
            </w:r>
            <w:r w:rsidRPr="000656F8">
              <w:fldChar w:fldCharType="separate"/>
            </w:r>
            <w:ins w:id="9282" w:author="Elaine Baricante" w:date="2018-11-27T10:41:00Z">
              <w:r w:rsidR="003C1515">
                <w:t>6.6</w:t>
              </w:r>
            </w:ins>
            <w:del w:id="9283" w:author="Elaine Baricante" w:date="2018-11-27T10:41:00Z">
              <w:r w:rsidR="00EF34B1" w:rsidDel="003C1515">
                <w:delText>6.7</w:delText>
              </w:r>
            </w:del>
            <w:r w:rsidRPr="000656F8">
              <w:fldChar w:fldCharType="end"/>
            </w:r>
          </w:p>
        </w:tc>
        <w:tc>
          <w:tcPr>
            <w:tcW w:w="3900" w:type="pct"/>
            <w:vAlign w:val="center"/>
          </w:tcPr>
          <w:p w14:paraId="5CB26635" w14:textId="77777777" w:rsidR="00E91070" w:rsidRPr="0048226A" w:rsidRDefault="00E91070" w:rsidP="00E91070">
            <w:pPr>
              <w:pStyle w:val="TableBody"/>
            </w:pPr>
            <w:r w:rsidRPr="000656F8">
              <w:t>+CREG Command: Network Registration</w:t>
            </w:r>
          </w:p>
        </w:tc>
        <w:tc>
          <w:tcPr>
            <w:tcW w:w="551" w:type="pct"/>
            <w:tcBorders>
              <w:top w:val="single" w:sz="6" w:space="0" w:color="000000"/>
              <w:bottom w:val="single" w:sz="6" w:space="0" w:color="000000"/>
            </w:tcBorders>
            <w:shd w:val="clear" w:color="auto" w:fill="FFCC99"/>
            <w:vAlign w:val="center"/>
          </w:tcPr>
          <w:p w14:paraId="4307F185" w14:textId="24021BA7"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65412B72" w14:textId="77777777" w:rsidTr="00FC364F">
        <w:trPr>
          <w:trHeight w:val="53"/>
        </w:trPr>
        <w:tc>
          <w:tcPr>
            <w:tcW w:w="549" w:type="pct"/>
            <w:vAlign w:val="center"/>
          </w:tcPr>
          <w:p w14:paraId="1CCB2E9D" w14:textId="5A631670" w:rsidR="00E91070" w:rsidRPr="00794639" w:rsidRDefault="00E91070" w:rsidP="00E91070">
            <w:pPr>
              <w:pStyle w:val="TableBody"/>
            </w:pPr>
            <w:r w:rsidRPr="000656F8">
              <w:fldChar w:fldCharType="begin"/>
            </w:r>
            <w:r w:rsidRPr="00794639">
              <w:instrText xml:space="preserve"> REF _Ref369091529 \w \h  \* MERGEFORMAT </w:instrText>
            </w:r>
            <w:r w:rsidRPr="000656F8">
              <w:fldChar w:fldCharType="separate"/>
            </w:r>
            <w:ins w:id="9284" w:author="Elaine Baricante" w:date="2018-11-27T10:41:00Z">
              <w:r w:rsidR="003C1515">
                <w:t>6.7</w:t>
              </w:r>
            </w:ins>
            <w:del w:id="9285" w:author="Elaine Baricante" w:date="2018-11-27T10:41:00Z">
              <w:r w:rsidR="00EF34B1" w:rsidDel="003C1515">
                <w:delText>6.8</w:delText>
              </w:r>
            </w:del>
            <w:r w:rsidRPr="000656F8">
              <w:fldChar w:fldCharType="end"/>
            </w:r>
          </w:p>
        </w:tc>
        <w:tc>
          <w:tcPr>
            <w:tcW w:w="3900" w:type="pct"/>
            <w:vAlign w:val="center"/>
          </w:tcPr>
          <w:p w14:paraId="39C7F861" w14:textId="77777777" w:rsidR="00E91070" w:rsidRPr="0048226A" w:rsidRDefault="00E91070" w:rsidP="00E91070">
            <w:pPr>
              <w:pStyle w:val="TableBody"/>
            </w:pPr>
            <w:r w:rsidRPr="000656F8">
              <w:t>+CPLS Command: Selection of Preferred PLMN List</w:t>
            </w:r>
          </w:p>
        </w:tc>
        <w:tc>
          <w:tcPr>
            <w:tcW w:w="551" w:type="pct"/>
            <w:tcBorders>
              <w:top w:val="single" w:sz="6" w:space="0" w:color="000000"/>
              <w:bottom w:val="single" w:sz="6" w:space="0" w:color="000000"/>
            </w:tcBorders>
            <w:shd w:val="clear" w:color="auto" w:fill="FFCC99"/>
            <w:vAlign w:val="center"/>
          </w:tcPr>
          <w:p w14:paraId="479075AF" w14:textId="163F9E15" w:rsidR="00E91070" w:rsidRPr="007E4A1F" w:rsidRDefault="00E91070" w:rsidP="00E91070">
            <w:pPr>
              <w:pStyle w:val="TableBody"/>
              <w:rPr>
                <w:rFonts w:ascii="Wingdings" w:hAnsi="Wingdings"/>
                <w:color w:val="000000"/>
              </w:rPr>
            </w:pPr>
          </w:p>
        </w:tc>
      </w:tr>
      <w:tr w:rsidR="00E91070" w:rsidRPr="00794639" w14:paraId="423FF7F8" w14:textId="77777777" w:rsidTr="00FC364F">
        <w:trPr>
          <w:trHeight w:val="53"/>
        </w:trPr>
        <w:tc>
          <w:tcPr>
            <w:tcW w:w="549" w:type="pct"/>
            <w:vAlign w:val="center"/>
          </w:tcPr>
          <w:p w14:paraId="45226809" w14:textId="2660B25D" w:rsidR="00E91070" w:rsidRPr="00794639" w:rsidRDefault="00E91070" w:rsidP="00E91070">
            <w:pPr>
              <w:pStyle w:val="TableBody"/>
            </w:pPr>
            <w:r w:rsidRPr="000656F8">
              <w:fldChar w:fldCharType="begin"/>
            </w:r>
            <w:r w:rsidRPr="00794639">
              <w:instrText xml:space="preserve"> REF _Ref518400209 \r \h  \* MERGEFORMAT </w:instrText>
            </w:r>
            <w:r w:rsidRPr="000656F8">
              <w:fldChar w:fldCharType="separate"/>
            </w:r>
            <w:ins w:id="9286" w:author="Elaine Baricante" w:date="2018-11-27T10:41:00Z">
              <w:r w:rsidR="003C1515">
                <w:t>6.8</w:t>
              </w:r>
            </w:ins>
            <w:del w:id="9287" w:author="Elaine Baricante" w:date="2018-11-27T10:41:00Z">
              <w:r w:rsidR="00EF34B1" w:rsidDel="003C1515">
                <w:delText>6.9</w:delText>
              </w:r>
            </w:del>
            <w:r w:rsidRPr="000656F8">
              <w:fldChar w:fldCharType="end"/>
            </w:r>
          </w:p>
        </w:tc>
        <w:tc>
          <w:tcPr>
            <w:tcW w:w="3900" w:type="pct"/>
            <w:vAlign w:val="center"/>
          </w:tcPr>
          <w:p w14:paraId="53FDFB08" w14:textId="5F23ADD3" w:rsidR="00E91070" w:rsidRPr="0048226A" w:rsidRDefault="00E91070" w:rsidP="00E91070">
            <w:pPr>
              <w:pStyle w:val="TableBody"/>
            </w:pPr>
            <w:r w:rsidRPr="000656F8">
              <w:t>+CEREG Command: EPS Network Registration Status</w:t>
            </w:r>
          </w:p>
        </w:tc>
        <w:tc>
          <w:tcPr>
            <w:tcW w:w="551" w:type="pct"/>
            <w:tcBorders>
              <w:top w:val="single" w:sz="6" w:space="0" w:color="000000"/>
              <w:bottom w:val="single" w:sz="6" w:space="0" w:color="000000"/>
            </w:tcBorders>
            <w:shd w:val="clear" w:color="auto" w:fill="FFCC99"/>
            <w:vAlign w:val="center"/>
          </w:tcPr>
          <w:p w14:paraId="519452F9" w14:textId="470D081C"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3C84DD96" w14:textId="77777777" w:rsidTr="00FC364F">
        <w:trPr>
          <w:trHeight w:val="53"/>
        </w:trPr>
        <w:tc>
          <w:tcPr>
            <w:tcW w:w="549" w:type="pct"/>
            <w:vAlign w:val="center"/>
          </w:tcPr>
          <w:p w14:paraId="458ECB5D" w14:textId="66A74DEF" w:rsidR="00E91070" w:rsidRPr="00794639" w:rsidRDefault="00E91070" w:rsidP="00E91070">
            <w:pPr>
              <w:pStyle w:val="TableBody"/>
            </w:pPr>
            <w:r w:rsidRPr="000656F8">
              <w:fldChar w:fldCharType="begin"/>
            </w:r>
            <w:r w:rsidRPr="00794639">
              <w:instrText xml:space="preserve"> REF _Ref407121113 \r \h  \* MERGEFORMAT </w:instrText>
            </w:r>
            <w:r w:rsidRPr="000656F8">
              <w:fldChar w:fldCharType="separate"/>
            </w:r>
            <w:ins w:id="9288" w:author="Elaine Baricante" w:date="2018-11-27T10:41:00Z">
              <w:r w:rsidR="003C1515">
                <w:t>6.9</w:t>
              </w:r>
            </w:ins>
            <w:del w:id="9289" w:author="Elaine Baricante" w:date="2018-11-27T10:41:00Z">
              <w:r w:rsidR="00EF34B1" w:rsidDel="003C1515">
                <w:delText>6.10</w:delText>
              </w:r>
            </w:del>
            <w:r w:rsidRPr="000656F8">
              <w:fldChar w:fldCharType="end"/>
            </w:r>
          </w:p>
        </w:tc>
        <w:tc>
          <w:tcPr>
            <w:tcW w:w="3900" w:type="pct"/>
            <w:vAlign w:val="center"/>
          </w:tcPr>
          <w:p w14:paraId="121C7E4A" w14:textId="79F70B4D" w:rsidR="00E91070" w:rsidRPr="007E4A1F" w:rsidRDefault="00E91070" w:rsidP="00E91070">
            <w:pPr>
              <w:pStyle w:val="TableBody"/>
            </w:pPr>
            <w:r w:rsidRPr="000656F8">
              <w:t xml:space="preserve">+CEMODE Command: UE Modes </w:t>
            </w:r>
            <w:r w:rsidRPr="0048226A">
              <w:t>of Operation for EPS</w:t>
            </w:r>
          </w:p>
        </w:tc>
        <w:tc>
          <w:tcPr>
            <w:tcW w:w="551" w:type="pct"/>
            <w:tcBorders>
              <w:top w:val="single" w:sz="6" w:space="0" w:color="000000"/>
              <w:bottom w:val="single" w:sz="6" w:space="0" w:color="000000"/>
            </w:tcBorders>
            <w:shd w:val="clear" w:color="auto" w:fill="FFCC99"/>
            <w:vAlign w:val="center"/>
          </w:tcPr>
          <w:p w14:paraId="6A2585A4" w14:textId="77777777" w:rsidR="00E91070" w:rsidRPr="007E4A1F" w:rsidRDefault="00E91070" w:rsidP="00E91070">
            <w:pPr>
              <w:pStyle w:val="TableBody"/>
              <w:rPr>
                <w:rFonts w:ascii="Wingdings" w:hAnsi="Wingdings"/>
                <w:color w:val="000000"/>
              </w:rPr>
            </w:pPr>
          </w:p>
        </w:tc>
      </w:tr>
      <w:tr w:rsidR="00E91070" w:rsidRPr="00794639" w:rsidDel="00BE65C6" w14:paraId="3B9A359A" w14:textId="34F60EE1" w:rsidTr="00E91070">
        <w:trPr>
          <w:trHeight w:val="300"/>
          <w:del w:id="9290" w:author="Elaine Baricante" w:date="2018-11-27T10:00:00Z"/>
        </w:trPr>
        <w:tc>
          <w:tcPr>
            <w:tcW w:w="5000" w:type="pct"/>
            <w:gridSpan w:val="3"/>
            <w:tcBorders>
              <w:top w:val="single" w:sz="12" w:space="0" w:color="auto"/>
              <w:bottom w:val="single" w:sz="12" w:space="0" w:color="auto"/>
            </w:tcBorders>
            <w:shd w:val="pct20" w:color="auto" w:fill="auto"/>
            <w:vAlign w:val="center"/>
          </w:tcPr>
          <w:p w14:paraId="22C6B1A8" w14:textId="673D47BD" w:rsidR="00E91070" w:rsidRPr="00794639" w:rsidDel="00BE65C6" w:rsidRDefault="00E91070" w:rsidP="00E91070">
            <w:pPr>
              <w:pStyle w:val="TableBody"/>
              <w:keepNext/>
              <w:rPr>
                <w:del w:id="9291" w:author="Elaine Baricante" w:date="2018-11-27T10:00:00Z"/>
                <w:b/>
              </w:rPr>
            </w:pPr>
            <w:del w:id="9292" w:author="Elaine Baricante" w:date="2018-11-27T10:00:00Z">
              <w:r w:rsidRPr="00794639" w:rsidDel="00BE65C6">
                <w:rPr>
                  <w:b/>
                </w:rPr>
                <w:delText>Phone Book Management</w:delText>
              </w:r>
            </w:del>
          </w:p>
        </w:tc>
      </w:tr>
      <w:tr w:rsidR="00E91070" w:rsidRPr="00794639" w14:paraId="1F0AC07B" w14:textId="77777777" w:rsidTr="00FC364F">
        <w:trPr>
          <w:trHeight w:val="38"/>
          <w:del w:id="9293" w:author="Sevan Sirapian [2]" w:date="2018-11-26T11:12:00Z"/>
        </w:trPr>
        <w:tc>
          <w:tcPr>
            <w:tcW w:w="549" w:type="pct"/>
            <w:tcBorders>
              <w:top w:val="single" w:sz="12" w:space="0" w:color="auto"/>
            </w:tcBorders>
            <w:vAlign w:val="center"/>
          </w:tcPr>
          <w:p w14:paraId="72CDE483" w14:textId="77777777" w:rsidR="00E91070" w:rsidRPr="00794639" w:rsidRDefault="00E91070" w:rsidP="00E91070">
            <w:pPr>
              <w:pStyle w:val="TableBody"/>
              <w:keepNext/>
              <w:rPr>
                <w:del w:id="9294" w:author="Sevan Sirapian [2]" w:date="2018-11-26T11:12:00Z"/>
              </w:rPr>
            </w:pPr>
            <w:del w:id="9295" w:author="Sevan Sirapian [2]" w:date="2018-11-26T11:12:00Z">
              <w:r w:rsidRPr="000656F8">
                <w:fldChar w:fldCharType="begin"/>
              </w:r>
              <w:r w:rsidRPr="00794639">
                <w:delInstrText xml:space="preserve"> REF _Ref369091785 \w \h  \* MERGEFORMAT </w:delInstrText>
              </w:r>
              <w:r w:rsidRPr="000656F8">
                <w:fldChar w:fldCharType="separate"/>
              </w:r>
              <w:r w:rsidR="00F66955">
                <w:delText>7.1</w:delText>
              </w:r>
              <w:r w:rsidRPr="000656F8">
                <w:fldChar w:fldCharType="end"/>
              </w:r>
            </w:del>
          </w:p>
        </w:tc>
        <w:tc>
          <w:tcPr>
            <w:tcW w:w="3900" w:type="pct"/>
            <w:tcBorders>
              <w:top w:val="single" w:sz="12" w:space="0" w:color="auto"/>
            </w:tcBorders>
            <w:vAlign w:val="center"/>
          </w:tcPr>
          <w:p w14:paraId="5FC46921" w14:textId="77777777" w:rsidR="00E91070" w:rsidRPr="0048226A" w:rsidRDefault="00E91070" w:rsidP="00E91070">
            <w:pPr>
              <w:pStyle w:val="TableBody"/>
              <w:keepNext/>
              <w:rPr>
                <w:del w:id="9296" w:author="Sevan Sirapian [2]" w:date="2018-11-26T11:12:00Z"/>
              </w:rPr>
            </w:pPr>
            <w:del w:id="9297" w:author="Sevan Sirapian [2]" w:date="2018-11-26T11:12:00Z">
              <w:r w:rsidRPr="000656F8">
                <w:delText>+CPBF Command: Find Phonebook Entries</w:delText>
              </w:r>
            </w:del>
          </w:p>
        </w:tc>
        <w:tc>
          <w:tcPr>
            <w:tcW w:w="551" w:type="pct"/>
            <w:tcBorders>
              <w:top w:val="single" w:sz="12" w:space="0" w:color="auto"/>
              <w:bottom w:val="single" w:sz="6" w:space="0" w:color="000000"/>
            </w:tcBorders>
            <w:shd w:val="clear" w:color="auto" w:fill="B2A1C7" w:themeFill="accent4" w:themeFillTint="99"/>
            <w:vAlign w:val="center"/>
          </w:tcPr>
          <w:p w14:paraId="0D01F46D" w14:textId="77777777" w:rsidR="00E91070" w:rsidRPr="007E4A1F" w:rsidRDefault="00E91070" w:rsidP="00E91070">
            <w:pPr>
              <w:pStyle w:val="TableBody"/>
              <w:keepNext/>
              <w:rPr>
                <w:del w:id="9298" w:author="Sevan Sirapian [2]" w:date="2018-11-26T11:12:00Z"/>
                <w:rFonts w:ascii="Wingdings" w:hAnsi="Wingdings"/>
                <w:color w:val="000000"/>
              </w:rPr>
            </w:pPr>
          </w:p>
        </w:tc>
      </w:tr>
      <w:tr w:rsidR="00E91070" w:rsidRPr="00794639" w14:paraId="6C4824C7" w14:textId="77777777" w:rsidTr="00FC364F">
        <w:trPr>
          <w:trHeight w:val="53"/>
          <w:del w:id="9299" w:author="Sevan Sirapian [2]" w:date="2018-11-26T11:12:00Z"/>
        </w:trPr>
        <w:tc>
          <w:tcPr>
            <w:tcW w:w="549" w:type="pct"/>
            <w:vAlign w:val="center"/>
          </w:tcPr>
          <w:p w14:paraId="7A870213" w14:textId="77777777" w:rsidR="00E91070" w:rsidRPr="00794639" w:rsidRDefault="00E91070" w:rsidP="00E91070">
            <w:pPr>
              <w:pStyle w:val="TableBody"/>
              <w:keepNext/>
              <w:rPr>
                <w:del w:id="9300" w:author="Sevan Sirapian [2]" w:date="2018-11-26T11:12:00Z"/>
              </w:rPr>
            </w:pPr>
            <w:del w:id="9301" w:author="Sevan Sirapian [2]" w:date="2018-11-26T11:12:00Z">
              <w:r w:rsidRPr="000656F8">
                <w:fldChar w:fldCharType="begin"/>
              </w:r>
              <w:r w:rsidRPr="00794639">
                <w:delInstrText xml:space="preserve"> REF _Ref369091795 \w \h  \* MERGEFORMAT </w:delInstrText>
              </w:r>
              <w:r w:rsidRPr="000656F8">
                <w:fldChar w:fldCharType="separate"/>
              </w:r>
              <w:r w:rsidR="00F66955">
                <w:delText>7.2</w:delText>
              </w:r>
              <w:r w:rsidRPr="000656F8">
                <w:fldChar w:fldCharType="end"/>
              </w:r>
            </w:del>
          </w:p>
        </w:tc>
        <w:tc>
          <w:tcPr>
            <w:tcW w:w="3900" w:type="pct"/>
            <w:vAlign w:val="center"/>
          </w:tcPr>
          <w:p w14:paraId="2867997A" w14:textId="77777777" w:rsidR="00E91070" w:rsidRPr="007E4A1F" w:rsidRDefault="00E91070" w:rsidP="00E91070">
            <w:pPr>
              <w:pStyle w:val="TableBody"/>
              <w:keepNext/>
              <w:rPr>
                <w:del w:id="9302" w:author="Sevan Sirapian [2]" w:date="2018-11-26T11:12:00Z"/>
              </w:rPr>
            </w:pPr>
            <w:del w:id="9303" w:author="Sevan Sirapian [2]" w:date="2018-11-26T11:12:00Z">
              <w:r w:rsidRPr="000656F8">
                <w:delText>+CPBR Command: Read Current Phonebook E</w:delText>
              </w:r>
              <w:r w:rsidRPr="0048226A">
                <w:delText>ntries</w:delText>
              </w:r>
            </w:del>
          </w:p>
        </w:tc>
        <w:tc>
          <w:tcPr>
            <w:tcW w:w="551" w:type="pct"/>
            <w:tcBorders>
              <w:top w:val="single" w:sz="6" w:space="0" w:color="000000"/>
              <w:bottom w:val="single" w:sz="6" w:space="0" w:color="000000"/>
            </w:tcBorders>
            <w:shd w:val="clear" w:color="auto" w:fill="B2A1C7" w:themeFill="accent4" w:themeFillTint="99"/>
            <w:vAlign w:val="center"/>
          </w:tcPr>
          <w:p w14:paraId="2977997D" w14:textId="77777777" w:rsidR="00E91070" w:rsidRPr="007E4A1F" w:rsidRDefault="00E91070" w:rsidP="00E91070">
            <w:pPr>
              <w:pStyle w:val="TableBody"/>
              <w:keepNext/>
              <w:rPr>
                <w:del w:id="9304" w:author="Sevan Sirapian [2]" w:date="2018-11-26T11:12:00Z"/>
                <w:rFonts w:ascii="Wingdings" w:hAnsi="Wingdings"/>
                <w:color w:val="000000"/>
              </w:rPr>
            </w:pPr>
          </w:p>
        </w:tc>
      </w:tr>
      <w:tr w:rsidR="00E91070" w:rsidRPr="00794639" w14:paraId="02A78CE8" w14:textId="77777777" w:rsidTr="00FC364F">
        <w:trPr>
          <w:trHeight w:val="53"/>
          <w:del w:id="9305" w:author="Sevan Sirapian [2]" w:date="2018-11-26T11:12:00Z"/>
        </w:trPr>
        <w:tc>
          <w:tcPr>
            <w:tcW w:w="549" w:type="pct"/>
            <w:vAlign w:val="center"/>
          </w:tcPr>
          <w:p w14:paraId="26B7D45D" w14:textId="77777777" w:rsidR="00E91070" w:rsidRPr="00794639" w:rsidRDefault="00E91070" w:rsidP="00E91070">
            <w:pPr>
              <w:pStyle w:val="TableBody"/>
              <w:keepNext/>
              <w:rPr>
                <w:del w:id="9306" w:author="Sevan Sirapian [2]" w:date="2018-11-26T11:12:00Z"/>
              </w:rPr>
            </w:pPr>
            <w:del w:id="9307" w:author="Sevan Sirapian [2]" w:date="2018-11-26T11:12:00Z">
              <w:r w:rsidRPr="000656F8">
                <w:fldChar w:fldCharType="begin"/>
              </w:r>
              <w:r w:rsidRPr="00794639">
                <w:delInstrText xml:space="preserve"> REF _Ref369091804 \w \h  \* MERGEFORMAT </w:delInstrText>
              </w:r>
              <w:r w:rsidRPr="000656F8">
                <w:fldChar w:fldCharType="separate"/>
              </w:r>
              <w:r w:rsidR="00F66955">
                <w:delText>7.3</w:delText>
              </w:r>
              <w:r w:rsidRPr="000656F8">
                <w:fldChar w:fldCharType="end"/>
              </w:r>
            </w:del>
          </w:p>
        </w:tc>
        <w:tc>
          <w:tcPr>
            <w:tcW w:w="3900" w:type="pct"/>
            <w:vAlign w:val="center"/>
          </w:tcPr>
          <w:p w14:paraId="755AC72D" w14:textId="77777777" w:rsidR="00E91070" w:rsidRPr="0048226A" w:rsidRDefault="00E91070" w:rsidP="00E91070">
            <w:pPr>
              <w:pStyle w:val="TableBody"/>
              <w:keepNext/>
              <w:rPr>
                <w:del w:id="9308" w:author="Sevan Sirapian [2]" w:date="2018-11-26T11:12:00Z"/>
              </w:rPr>
            </w:pPr>
            <w:del w:id="9309" w:author="Sevan Sirapian [2]" w:date="2018-11-26T11:12:00Z">
              <w:r w:rsidRPr="000656F8">
                <w:delText>+CPBS Command: Select Phonebook Memory Storage</w:delText>
              </w:r>
            </w:del>
          </w:p>
        </w:tc>
        <w:tc>
          <w:tcPr>
            <w:tcW w:w="551" w:type="pct"/>
            <w:tcBorders>
              <w:top w:val="single" w:sz="6" w:space="0" w:color="000000"/>
              <w:bottom w:val="single" w:sz="6" w:space="0" w:color="000000"/>
            </w:tcBorders>
            <w:shd w:val="clear" w:color="auto" w:fill="FFCC99"/>
            <w:vAlign w:val="center"/>
          </w:tcPr>
          <w:p w14:paraId="36980FEB" w14:textId="77777777" w:rsidR="00E91070" w:rsidRPr="007E4A1F" w:rsidRDefault="00E91070" w:rsidP="00E91070">
            <w:pPr>
              <w:pStyle w:val="TableBody"/>
              <w:keepNext/>
              <w:rPr>
                <w:del w:id="9310" w:author="Sevan Sirapian [2]" w:date="2018-11-26T11:12:00Z"/>
                <w:rFonts w:ascii="Wingdings" w:hAnsi="Wingdings"/>
                <w:color w:val="000000"/>
              </w:rPr>
            </w:pPr>
          </w:p>
        </w:tc>
      </w:tr>
      <w:tr w:rsidR="00E91070" w:rsidRPr="00794639" w14:paraId="675D07E2" w14:textId="77777777" w:rsidTr="00FC364F">
        <w:trPr>
          <w:trHeight w:val="53"/>
          <w:del w:id="9311" w:author="Sevan Sirapian [2]" w:date="2018-11-26T11:12:00Z"/>
        </w:trPr>
        <w:tc>
          <w:tcPr>
            <w:tcW w:w="549" w:type="pct"/>
            <w:tcBorders>
              <w:bottom w:val="single" w:sz="12" w:space="0" w:color="auto"/>
            </w:tcBorders>
            <w:vAlign w:val="center"/>
          </w:tcPr>
          <w:p w14:paraId="70D54E49" w14:textId="77777777" w:rsidR="00E91070" w:rsidRPr="00794639" w:rsidRDefault="00E91070" w:rsidP="00E91070">
            <w:pPr>
              <w:pStyle w:val="TableBody"/>
              <w:keepNext/>
              <w:rPr>
                <w:del w:id="9312" w:author="Sevan Sirapian [2]" w:date="2018-11-26T11:12:00Z"/>
              </w:rPr>
            </w:pPr>
            <w:del w:id="9313" w:author="Sevan Sirapian [2]" w:date="2018-11-26T11:12:00Z">
              <w:r w:rsidRPr="000656F8">
                <w:fldChar w:fldCharType="begin"/>
              </w:r>
              <w:r w:rsidRPr="00794639">
                <w:delInstrText xml:space="preserve"> REF _Ref369091815 \w \h  \* MERGEFORMAT </w:delInstrText>
              </w:r>
              <w:r w:rsidRPr="000656F8">
                <w:fldChar w:fldCharType="separate"/>
              </w:r>
              <w:r w:rsidR="00F66955">
                <w:delText>7.4</w:delText>
              </w:r>
              <w:r w:rsidRPr="000656F8">
                <w:fldChar w:fldCharType="end"/>
              </w:r>
            </w:del>
          </w:p>
        </w:tc>
        <w:tc>
          <w:tcPr>
            <w:tcW w:w="3900" w:type="pct"/>
            <w:tcBorders>
              <w:bottom w:val="single" w:sz="12" w:space="0" w:color="auto"/>
            </w:tcBorders>
            <w:vAlign w:val="center"/>
          </w:tcPr>
          <w:p w14:paraId="42293497" w14:textId="77777777" w:rsidR="00E91070" w:rsidRPr="0048226A" w:rsidRDefault="00E91070" w:rsidP="00E91070">
            <w:pPr>
              <w:pStyle w:val="TableBody"/>
              <w:keepNext/>
              <w:rPr>
                <w:del w:id="9314" w:author="Sevan Sirapian [2]" w:date="2018-11-26T11:12:00Z"/>
              </w:rPr>
            </w:pPr>
            <w:del w:id="9315" w:author="Sevan Sirapian [2]" w:date="2018-11-26T11:12:00Z">
              <w:r w:rsidRPr="000656F8">
                <w:delText>+CPBW Command: Write Phonebook Entries</w:delText>
              </w:r>
            </w:del>
          </w:p>
        </w:tc>
        <w:tc>
          <w:tcPr>
            <w:tcW w:w="551" w:type="pct"/>
            <w:tcBorders>
              <w:top w:val="single" w:sz="6" w:space="0" w:color="000000"/>
              <w:bottom w:val="single" w:sz="12" w:space="0" w:color="auto"/>
            </w:tcBorders>
            <w:shd w:val="clear" w:color="auto" w:fill="B2A1C7" w:themeFill="accent4" w:themeFillTint="99"/>
            <w:vAlign w:val="center"/>
          </w:tcPr>
          <w:p w14:paraId="41D36F2E" w14:textId="77777777" w:rsidR="00E91070" w:rsidRPr="007E4A1F" w:rsidRDefault="00E91070" w:rsidP="00E91070">
            <w:pPr>
              <w:pStyle w:val="TableBody"/>
              <w:keepNext/>
              <w:rPr>
                <w:del w:id="9316" w:author="Sevan Sirapian [2]" w:date="2018-11-26T11:12:00Z"/>
                <w:rFonts w:ascii="SimSun" w:hAnsi="SimSun"/>
                <w:b/>
                <w:color w:val="000000"/>
              </w:rPr>
            </w:pPr>
          </w:p>
        </w:tc>
      </w:tr>
      <w:tr w:rsidR="00E91070" w:rsidRPr="00794639" w14:paraId="0435A3BD"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4C69718A" w14:textId="77777777" w:rsidR="00E91070" w:rsidRPr="00794639" w:rsidRDefault="00E91070" w:rsidP="00E91070">
            <w:pPr>
              <w:pStyle w:val="TableBody"/>
              <w:rPr>
                <w:b/>
              </w:rPr>
            </w:pPr>
            <w:r w:rsidRPr="00794639">
              <w:rPr>
                <w:b/>
              </w:rPr>
              <w:t>SMS AT Commands</w:t>
            </w:r>
          </w:p>
        </w:tc>
      </w:tr>
      <w:tr w:rsidR="00E91070" w:rsidRPr="00794639" w14:paraId="4D4D3818" w14:textId="77777777" w:rsidTr="00FC364F">
        <w:trPr>
          <w:trHeight w:val="38"/>
        </w:trPr>
        <w:tc>
          <w:tcPr>
            <w:tcW w:w="549" w:type="pct"/>
            <w:tcBorders>
              <w:top w:val="single" w:sz="12" w:space="0" w:color="auto"/>
            </w:tcBorders>
            <w:vAlign w:val="center"/>
          </w:tcPr>
          <w:p w14:paraId="18D72CA8" w14:textId="47B1667F" w:rsidR="00E91070" w:rsidRPr="00794639" w:rsidRDefault="00E91070" w:rsidP="00E91070">
            <w:pPr>
              <w:pStyle w:val="TableBody"/>
            </w:pPr>
            <w:r w:rsidRPr="000656F8">
              <w:fldChar w:fldCharType="begin"/>
            </w:r>
            <w:r w:rsidRPr="00794639">
              <w:instrText xml:space="preserve"> REF _Ref377990830 \r \h  \* MERGEFORMAT </w:instrText>
            </w:r>
            <w:r w:rsidRPr="000656F8">
              <w:fldChar w:fldCharType="separate"/>
            </w:r>
            <w:ins w:id="9317" w:author="Elaine Baricante" w:date="2018-11-27T10:41:00Z">
              <w:r w:rsidR="003C1515">
                <w:t>7.2</w:t>
              </w:r>
            </w:ins>
            <w:del w:id="9318" w:author="Elaine Baricante" w:date="2018-11-26T16:05:00Z">
              <w:r w:rsidR="00F66955" w:rsidDel="00A704F6">
                <w:delText>8.2</w:delText>
              </w:r>
            </w:del>
            <w:r w:rsidRPr="000656F8">
              <w:fldChar w:fldCharType="end"/>
            </w:r>
          </w:p>
        </w:tc>
        <w:tc>
          <w:tcPr>
            <w:tcW w:w="3900" w:type="pct"/>
            <w:tcBorders>
              <w:top w:val="single" w:sz="12" w:space="0" w:color="auto"/>
            </w:tcBorders>
            <w:vAlign w:val="center"/>
          </w:tcPr>
          <w:p w14:paraId="11D8D5D7" w14:textId="77777777" w:rsidR="00E91070" w:rsidRPr="0048226A" w:rsidRDefault="00E91070" w:rsidP="00E91070">
            <w:pPr>
              <w:pStyle w:val="TableBody"/>
            </w:pPr>
            <w:r w:rsidRPr="000656F8">
              <w:t>+CMGD Command: Delete SMS Message</w:t>
            </w:r>
          </w:p>
        </w:tc>
        <w:tc>
          <w:tcPr>
            <w:tcW w:w="551" w:type="pct"/>
            <w:tcBorders>
              <w:top w:val="single" w:sz="12" w:space="0" w:color="auto"/>
              <w:bottom w:val="single" w:sz="6" w:space="0" w:color="000000"/>
            </w:tcBorders>
            <w:shd w:val="clear" w:color="auto" w:fill="B2A1C7" w:themeFill="accent4" w:themeFillTint="99"/>
            <w:vAlign w:val="center"/>
          </w:tcPr>
          <w:p w14:paraId="46906469" w14:textId="46CB67B0" w:rsidR="00E91070" w:rsidRPr="007E4A1F" w:rsidRDefault="00E91070" w:rsidP="00E91070">
            <w:pPr>
              <w:pStyle w:val="TableBody"/>
              <w:rPr>
                <w:rFonts w:ascii="Wingdings" w:hAnsi="Wingdings"/>
                <w:color w:val="000000"/>
              </w:rPr>
            </w:pPr>
          </w:p>
        </w:tc>
      </w:tr>
      <w:tr w:rsidR="00E91070" w:rsidRPr="00794639" w14:paraId="10613E41" w14:textId="77777777" w:rsidTr="00FC364F">
        <w:trPr>
          <w:trHeight w:val="53"/>
        </w:trPr>
        <w:tc>
          <w:tcPr>
            <w:tcW w:w="549" w:type="pct"/>
            <w:vAlign w:val="center"/>
          </w:tcPr>
          <w:p w14:paraId="266DC2FE" w14:textId="0C87E9B9" w:rsidR="00E91070" w:rsidRPr="00794639" w:rsidRDefault="00E91070" w:rsidP="00E91070">
            <w:pPr>
              <w:pStyle w:val="TableBody"/>
            </w:pPr>
            <w:r w:rsidRPr="000656F8">
              <w:fldChar w:fldCharType="begin"/>
            </w:r>
            <w:r w:rsidRPr="00794639">
              <w:instrText xml:space="preserve"> REF _Ref369092608 \w \h  \* MERGEFORMAT </w:instrText>
            </w:r>
            <w:r w:rsidRPr="000656F8">
              <w:fldChar w:fldCharType="separate"/>
            </w:r>
            <w:ins w:id="9319" w:author="Elaine Baricante" w:date="2018-11-27T10:41:00Z">
              <w:r w:rsidR="003C1515">
                <w:t>7.3</w:t>
              </w:r>
            </w:ins>
            <w:del w:id="9320" w:author="Elaine Baricante" w:date="2018-11-26T16:05:00Z">
              <w:r w:rsidR="00F66955" w:rsidDel="00A704F6">
                <w:delText>8.3</w:delText>
              </w:r>
            </w:del>
            <w:r w:rsidRPr="000656F8">
              <w:fldChar w:fldCharType="end"/>
            </w:r>
          </w:p>
        </w:tc>
        <w:tc>
          <w:tcPr>
            <w:tcW w:w="3900" w:type="pct"/>
            <w:vAlign w:val="center"/>
          </w:tcPr>
          <w:p w14:paraId="5BDE4EAE" w14:textId="77777777" w:rsidR="00E91070" w:rsidRPr="0048226A" w:rsidRDefault="00E91070" w:rsidP="00E91070">
            <w:pPr>
              <w:pStyle w:val="TableBody"/>
            </w:pPr>
            <w:r w:rsidRPr="000656F8">
              <w:t>+CMGF Command: Select SMS Message Format</w:t>
            </w:r>
          </w:p>
        </w:tc>
        <w:tc>
          <w:tcPr>
            <w:tcW w:w="551" w:type="pct"/>
            <w:tcBorders>
              <w:top w:val="single" w:sz="6" w:space="0" w:color="000000"/>
              <w:bottom w:val="single" w:sz="6" w:space="0" w:color="000000"/>
            </w:tcBorders>
            <w:shd w:val="clear" w:color="auto" w:fill="FFCC99"/>
            <w:vAlign w:val="center"/>
          </w:tcPr>
          <w:p w14:paraId="7A7D6331" w14:textId="60745E2E"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29592548" w14:textId="77777777" w:rsidTr="00FC364F">
        <w:trPr>
          <w:trHeight w:val="53"/>
        </w:trPr>
        <w:tc>
          <w:tcPr>
            <w:tcW w:w="549" w:type="pct"/>
            <w:vAlign w:val="center"/>
          </w:tcPr>
          <w:p w14:paraId="7D9DF9B5" w14:textId="7C79C52D" w:rsidR="00E91070" w:rsidRPr="00794639" w:rsidRDefault="00E91070" w:rsidP="00E91070">
            <w:pPr>
              <w:pStyle w:val="TableBody"/>
            </w:pPr>
            <w:r w:rsidRPr="000656F8">
              <w:fldChar w:fldCharType="begin"/>
            </w:r>
            <w:r w:rsidRPr="00794639">
              <w:instrText xml:space="preserve"> REF _Ref369092617 \w \h  \* MERGEFORMAT </w:instrText>
            </w:r>
            <w:r w:rsidRPr="000656F8">
              <w:fldChar w:fldCharType="separate"/>
            </w:r>
            <w:ins w:id="9321" w:author="Elaine Baricante" w:date="2018-11-27T10:41:00Z">
              <w:r w:rsidR="003C1515">
                <w:t>7.4</w:t>
              </w:r>
            </w:ins>
            <w:del w:id="9322" w:author="Elaine Baricante" w:date="2018-11-26T16:05:00Z">
              <w:r w:rsidR="00F66955" w:rsidDel="00A704F6">
                <w:delText>8.4</w:delText>
              </w:r>
            </w:del>
            <w:r w:rsidRPr="000656F8">
              <w:fldChar w:fldCharType="end"/>
            </w:r>
          </w:p>
        </w:tc>
        <w:tc>
          <w:tcPr>
            <w:tcW w:w="3900" w:type="pct"/>
            <w:vAlign w:val="center"/>
          </w:tcPr>
          <w:p w14:paraId="30819A81" w14:textId="77777777" w:rsidR="00E91070" w:rsidRPr="007E4A1F" w:rsidRDefault="00E91070" w:rsidP="00E91070">
            <w:pPr>
              <w:pStyle w:val="TableBody"/>
            </w:pPr>
            <w:r w:rsidRPr="000656F8">
              <w:t>+CMGL Command: List SMS Messages fr</w:t>
            </w:r>
            <w:r w:rsidRPr="0048226A">
              <w:t>om Preferred Storage</w:t>
            </w:r>
          </w:p>
        </w:tc>
        <w:tc>
          <w:tcPr>
            <w:tcW w:w="551" w:type="pct"/>
            <w:tcBorders>
              <w:top w:val="single" w:sz="6" w:space="0" w:color="000000"/>
              <w:bottom w:val="single" w:sz="6" w:space="0" w:color="000000"/>
            </w:tcBorders>
            <w:shd w:val="clear" w:color="auto" w:fill="B2A1C7" w:themeFill="accent4" w:themeFillTint="99"/>
            <w:vAlign w:val="center"/>
          </w:tcPr>
          <w:p w14:paraId="7711032D" w14:textId="21995667" w:rsidR="00E91070" w:rsidRPr="007E4A1F" w:rsidRDefault="00E91070" w:rsidP="00E91070">
            <w:pPr>
              <w:pStyle w:val="TableBody"/>
              <w:rPr>
                <w:rFonts w:ascii="Wingdings" w:hAnsi="Wingdings"/>
                <w:color w:val="000000"/>
              </w:rPr>
            </w:pPr>
          </w:p>
        </w:tc>
      </w:tr>
      <w:tr w:rsidR="00E91070" w:rsidRPr="00794639" w14:paraId="0F4F4479" w14:textId="77777777" w:rsidTr="00FC364F">
        <w:trPr>
          <w:trHeight w:val="300"/>
        </w:trPr>
        <w:tc>
          <w:tcPr>
            <w:tcW w:w="549" w:type="pct"/>
            <w:vAlign w:val="center"/>
          </w:tcPr>
          <w:p w14:paraId="5BF80F39" w14:textId="7B01F7D0" w:rsidR="00E91070" w:rsidRPr="00794639" w:rsidRDefault="00E91070" w:rsidP="00E91070">
            <w:pPr>
              <w:pStyle w:val="TableBody"/>
            </w:pPr>
            <w:r w:rsidRPr="000656F8">
              <w:fldChar w:fldCharType="begin"/>
            </w:r>
            <w:r w:rsidRPr="00794639">
              <w:instrText xml:space="preserve"> REF _Ref369092627 \w \h  \* MERGEFORMAT </w:instrText>
            </w:r>
            <w:r w:rsidRPr="000656F8">
              <w:fldChar w:fldCharType="separate"/>
            </w:r>
            <w:ins w:id="9323" w:author="Elaine Baricante" w:date="2018-11-27T10:41:00Z">
              <w:r w:rsidR="003C1515">
                <w:t>7.5</w:t>
              </w:r>
            </w:ins>
            <w:del w:id="9324" w:author="Elaine Baricante" w:date="2018-11-26T16:05:00Z">
              <w:r w:rsidR="00F66955" w:rsidDel="00A704F6">
                <w:delText>8.5</w:delText>
              </w:r>
            </w:del>
            <w:r w:rsidRPr="000656F8">
              <w:fldChar w:fldCharType="end"/>
            </w:r>
          </w:p>
        </w:tc>
        <w:tc>
          <w:tcPr>
            <w:tcW w:w="3900" w:type="pct"/>
            <w:vAlign w:val="center"/>
          </w:tcPr>
          <w:p w14:paraId="566CF644" w14:textId="77777777" w:rsidR="00E91070" w:rsidRPr="0048226A" w:rsidRDefault="00E91070" w:rsidP="00E91070">
            <w:pPr>
              <w:pStyle w:val="TableBody"/>
            </w:pPr>
            <w:r w:rsidRPr="000656F8">
              <w:t>+CMGR Command: Read SMS Message</w:t>
            </w:r>
          </w:p>
        </w:tc>
        <w:tc>
          <w:tcPr>
            <w:tcW w:w="551" w:type="pct"/>
            <w:tcBorders>
              <w:top w:val="single" w:sz="6" w:space="0" w:color="000000"/>
              <w:bottom w:val="single" w:sz="6" w:space="0" w:color="000000"/>
            </w:tcBorders>
            <w:shd w:val="clear" w:color="auto" w:fill="B2A1C7" w:themeFill="accent4" w:themeFillTint="99"/>
            <w:vAlign w:val="center"/>
          </w:tcPr>
          <w:p w14:paraId="2D307282" w14:textId="129467CA" w:rsidR="00E91070" w:rsidRPr="007E4A1F" w:rsidRDefault="00E91070" w:rsidP="00E91070">
            <w:pPr>
              <w:pStyle w:val="TableBody"/>
              <w:rPr>
                <w:rFonts w:ascii="Wingdings" w:hAnsi="Wingdings"/>
                <w:color w:val="000000"/>
              </w:rPr>
            </w:pPr>
          </w:p>
        </w:tc>
      </w:tr>
      <w:tr w:rsidR="00E91070" w:rsidRPr="00794639" w14:paraId="06D07C96" w14:textId="77777777" w:rsidTr="00FC364F">
        <w:trPr>
          <w:trHeight w:val="53"/>
        </w:trPr>
        <w:tc>
          <w:tcPr>
            <w:tcW w:w="549" w:type="pct"/>
            <w:vAlign w:val="center"/>
          </w:tcPr>
          <w:p w14:paraId="6F028948" w14:textId="59751F43" w:rsidR="00E91070" w:rsidRPr="00794639" w:rsidRDefault="00E91070" w:rsidP="00E91070">
            <w:pPr>
              <w:pStyle w:val="TableBody"/>
            </w:pPr>
            <w:r w:rsidRPr="000656F8">
              <w:fldChar w:fldCharType="begin"/>
            </w:r>
            <w:r w:rsidRPr="00794639">
              <w:instrText xml:space="preserve"> REF _Ref369092636 \w \h  \* MERGEFORMAT </w:instrText>
            </w:r>
            <w:r w:rsidRPr="000656F8">
              <w:fldChar w:fldCharType="separate"/>
            </w:r>
            <w:ins w:id="9325" w:author="Elaine Baricante" w:date="2018-11-27T10:41:00Z">
              <w:r w:rsidR="003C1515">
                <w:t>7.6</w:t>
              </w:r>
            </w:ins>
            <w:del w:id="9326" w:author="Elaine Baricante" w:date="2018-11-26T16:05:00Z">
              <w:r w:rsidR="00F66955" w:rsidDel="00A704F6">
                <w:delText>8.6</w:delText>
              </w:r>
            </w:del>
            <w:r w:rsidRPr="000656F8">
              <w:fldChar w:fldCharType="end"/>
            </w:r>
          </w:p>
        </w:tc>
        <w:tc>
          <w:tcPr>
            <w:tcW w:w="3900" w:type="pct"/>
            <w:vAlign w:val="center"/>
          </w:tcPr>
          <w:p w14:paraId="4F597941" w14:textId="77777777" w:rsidR="00E91070" w:rsidRPr="0048226A" w:rsidRDefault="00E91070" w:rsidP="00E91070">
            <w:pPr>
              <w:pStyle w:val="TableBody"/>
            </w:pPr>
            <w:r w:rsidRPr="000656F8">
              <w:t>+CMGS Command: Send SMS Message</w:t>
            </w:r>
          </w:p>
        </w:tc>
        <w:tc>
          <w:tcPr>
            <w:tcW w:w="551" w:type="pct"/>
            <w:tcBorders>
              <w:top w:val="single" w:sz="6" w:space="0" w:color="000000"/>
              <w:bottom w:val="single" w:sz="6" w:space="0" w:color="000000"/>
            </w:tcBorders>
            <w:shd w:val="clear" w:color="auto" w:fill="B2A1C7" w:themeFill="accent4" w:themeFillTint="99"/>
            <w:vAlign w:val="center"/>
          </w:tcPr>
          <w:p w14:paraId="368D943F" w14:textId="625E76F7" w:rsidR="00E91070" w:rsidRPr="007E4A1F" w:rsidRDefault="00E91070" w:rsidP="00E91070">
            <w:pPr>
              <w:pStyle w:val="TableBody"/>
              <w:rPr>
                <w:rFonts w:ascii="Wingdings" w:hAnsi="Wingdings"/>
                <w:color w:val="000000"/>
              </w:rPr>
            </w:pPr>
          </w:p>
        </w:tc>
      </w:tr>
      <w:tr w:rsidR="00E91070" w:rsidRPr="00794639" w14:paraId="54E6762A" w14:textId="77777777" w:rsidTr="00FC364F">
        <w:trPr>
          <w:trHeight w:val="53"/>
        </w:trPr>
        <w:tc>
          <w:tcPr>
            <w:tcW w:w="549" w:type="pct"/>
            <w:vAlign w:val="center"/>
          </w:tcPr>
          <w:p w14:paraId="07482F08" w14:textId="2FDDECD2" w:rsidR="00E91070" w:rsidRPr="00794639" w:rsidRDefault="00E91070" w:rsidP="00E91070">
            <w:pPr>
              <w:pStyle w:val="TableBody"/>
            </w:pPr>
            <w:r w:rsidRPr="000656F8">
              <w:fldChar w:fldCharType="begin"/>
            </w:r>
            <w:r w:rsidRPr="00794639">
              <w:instrText xml:space="preserve"> REF _Ref369092651 \w \h  \* MERGEFORMAT </w:instrText>
            </w:r>
            <w:r w:rsidRPr="000656F8">
              <w:fldChar w:fldCharType="separate"/>
            </w:r>
            <w:ins w:id="9327" w:author="Elaine Baricante" w:date="2018-11-27T10:41:00Z">
              <w:r w:rsidR="003C1515">
                <w:t>7.7</w:t>
              </w:r>
            </w:ins>
            <w:del w:id="9328" w:author="Elaine Baricante" w:date="2018-11-26T16:05:00Z">
              <w:r w:rsidR="00F66955" w:rsidDel="00A704F6">
                <w:delText>8.7</w:delText>
              </w:r>
            </w:del>
            <w:r w:rsidRPr="000656F8">
              <w:fldChar w:fldCharType="end"/>
            </w:r>
          </w:p>
        </w:tc>
        <w:tc>
          <w:tcPr>
            <w:tcW w:w="3900" w:type="pct"/>
            <w:vAlign w:val="center"/>
          </w:tcPr>
          <w:p w14:paraId="774103A5" w14:textId="77777777" w:rsidR="00E91070" w:rsidRPr="0048226A" w:rsidRDefault="00E91070" w:rsidP="00E91070">
            <w:pPr>
              <w:pStyle w:val="TableBody"/>
            </w:pPr>
            <w:r w:rsidRPr="000656F8">
              <w:t>+CMGW Command: Write SMS Message to Memory</w:t>
            </w:r>
          </w:p>
        </w:tc>
        <w:tc>
          <w:tcPr>
            <w:tcW w:w="551" w:type="pct"/>
            <w:tcBorders>
              <w:top w:val="single" w:sz="6" w:space="0" w:color="000000"/>
              <w:bottom w:val="single" w:sz="6" w:space="0" w:color="000000"/>
            </w:tcBorders>
            <w:shd w:val="clear" w:color="auto" w:fill="B2A1C7" w:themeFill="accent4" w:themeFillTint="99"/>
            <w:vAlign w:val="center"/>
          </w:tcPr>
          <w:p w14:paraId="1435C48F" w14:textId="5D06BF9D" w:rsidR="00E91070" w:rsidRPr="007E4A1F" w:rsidRDefault="00E91070" w:rsidP="00E91070">
            <w:pPr>
              <w:pStyle w:val="TableBody"/>
              <w:rPr>
                <w:rFonts w:ascii="Wingdings" w:hAnsi="Wingdings"/>
                <w:color w:val="000000"/>
              </w:rPr>
            </w:pPr>
          </w:p>
        </w:tc>
      </w:tr>
      <w:tr w:rsidR="00E91070" w:rsidRPr="00794639" w14:paraId="6371B440" w14:textId="77777777" w:rsidTr="00FC364F">
        <w:trPr>
          <w:trHeight w:val="53"/>
        </w:trPr>
        <w:tc>
          <w:tcPr>
            <w:tcW w:w="549" w:type="pct"/>
            <w:vAlign w:val="center"/>
          </w:tcPr>
          <w:p w14:paraId="2850014D" w14:textId="0E4D9F9D" w:rsidR="00E91070" w:rsidRPr="00794639" w:rsidRDefault="00E91070" w:rsidP="00E91070">
            <w:pPr>
              <w:pStyle w:val="TableBody"/>
            </w:pPr>
            <w:r w:rsidRPr="000656F8">
              <w:fldChar w:fldCharType="begin"/>
            </w:r>
            <w:r w:rsidRPr="00794639">
              <w:instrText xml:space="preserve"> REF _Ref369092661 \w \h  \* MERGEFORMAT </w:instrText>
            </w:r>
            <w:r w:rsidRPr="000656F8">
              <w:fldChar w:fldCharType="separate"/>
            </w:r>
            <w:ins w:id="9329" w:author="Elaine Baricante" w:date="2018-11-27T10:41:00Z">
              <w:r w:rsidR="003C1515">
                <w:t>7.8</w:t>
              </w:r>
            </w:ins>
            <w:del w:id="9330" w:author="Elaine Baricante" w:date="2018-11-26T16:05:00Z">
              <w:r w:rsidR="00F66955" w:rsidDel="00A704F6">
                <w:delText>8.8</w:delText>
              </w:r>
            </w:del>
            <w:r w:rsidRPr="000656F8">
              <w:fldChar w:fldCharType="end"/>
            </w:r>
          </w:p>
        </w:tc>
        <w:tc>
          <w:tcPr>
            <w:tcW w:w="3900" w:type="pct"/>
            <w:vAlign w:val="center"/>
          </w:tcPr>
          <w:p w14:paraId="204EAADC" w14:textId="77777777" w:rsidR="00E91070" w:rsidRPr="0048226A" w:rsidRDefault="00E91070" w:rsidP="00E91070">
            <w:pPr>
              <w:pStyle w:val="TableBody"/>
            </w:pPr>
            <w:r w:rsidRPr="000656F8">
              <w:t>+CMSS Command: Send SMS Message from Storage</w:t>
            </w:r>
          </w:p>
        </w:tc>
        <w:tc>
          <w:tcPr>
            <w:tcW w:w="551" w:type="pct"/>
            <w:tcBorders>
              <w:top w:val="single" w:sz="6" w:space="0" w:color="000000"/>
              <w:bottom w:val="single" w:sz="6" w:space="0" w:color="000000"/>
            </w:tcBorders>
            <w:shd w:val="clear" w:color="auto" w:fill="B2A1C7" w:themeFill="accent4" w:themeFillTint="99"/>
            <w:vAlign w:val="center"/>
          </w:tcPr>
          <w:p w14:paraId="04FD8321" w14:textId="66F1DABA" w:rsidR="00E91070" w:rsidRPr="007E4A1F" w:rsidRDefault="00E91070" w:rsidP="00E91070">
            <w:pPr>
              <w:pStyle w:val="TableBody"/>
              <w:rPr>
                <w:rFonts w:ascii="Wingdings" w:hAnsi="Wingdings"/>
                <w:color w:val="000000"/>
              </w:rPr>
            </w:pPr>
          </w:p>
        </w:tc>
      </w:tr>
      <w:tr w:rsidR="00E91070" w:rsidRPr="00794639" w14:paraId="083E847A" w14:textId="77777777" w:rsidTr="00FC364F">
        <w:trPr>
          <w:trHeight w:val="53"/>
        </w:trPr>
        <w:tc>
          <w:tcPr>
            <w:tcW w:w="549" w:type="pct"/>
            <w:vAlign w:val="center"/>
          </w:tcPr>
          <w:p w14:paraId="1C1CE966" w14:textId="01D2E0EC" w:rsidR="00E91070" w:rsidRPr="00794639" w:rsidRDefault="00E91070" w:rsidP="00E91070">
            <w:pPr>
              <w:pStyle w:val="TableBody"/>
            </w:pPr>
            <w:r w:rsidRPr="000656F8">
              <w:fldChar w:fldCharType="begin"/>
            </w:r>
            <w:r w:rsidRPr="00794639">
              <w:instrText xml:space="preserve"> REF _Ref369092671 \w \h  \* MERGEFORMAT </w:instrText>
            </w:r>
            <w:r w:rsidRPr="000656F8">
              <w:fldChar w:fldCharType="separate"/>
            </w:r>
            <w:ins w:id="9331" w:author="Elaine Baricante" w:date="2018-11-27T10:41:00Z">
              <w:r w:rsidR="003C1515">
                <w:t>7.9</w:t>
              </w:r>
            </w:ins>
            <w:del w:id="9332" w:author="Elaine Baricante" w:date="2018-11-26T16:05:00Z">
              <w:r w:rsidR="00F66955" w:rsidDel="00A704F6">
                <w:delText>8.9</w:delText>
              </w:r>
            </w:del>
            <w:r w:rsidRPr="000656F8">
              <w:fldChar w:fldCharType="end"/>
            </w:r>
          </w:p>
        </w:tc>
        <w:tc>
          <w:tcPr>
            <w:tcW w:w="3900" w:type="pct"/>
            <w:vAlign w:val="center"/>
          </w:tcPr>
          <w:p w14:paraId="1C32A1FC" w14:textId="77777777" w:rsidR="00E91070" w:rsidRPr="007E4A1F" w:rsidRDefault="00E91070" w:rsidP="00E91070">
            <w:pPr>
              <w:pStyle w:val="TableBody"/>
            </w:pPr>
            <w:r w:rsidRPr="000656F8">
              <w:t xml:space="preserve">+CNMI Command: New SMS Message </w:t>
            </w:r>
            <w:r w:rsidRPr="0048226A">
              <w:t>Indication</w:t>
            </w:r>
          </w:p>
        </w:tc>
        <w:tc>
          <w:tcPr>
            <w:tcW w:w="551" w:type="pct"/>
            <w:tcBorders>
              <w:top w:val="single" w:sz="6" w:space="0" w:color="000000"/>
              <w:bottom w:val="single" w:sz="6" w:space="0" w:color="000000"/>
            </w:tcBorders>
            <w:shd w:val="clear" w:color="auto" w:fill="FFCC99"/>
            <w:vAlign w:val="center"/>
          </w:tcPr>
          <w:p w14:paraId="5D7CEF4D" w14:textId="052D0CEE" w:rsidR="00E91070" w:rsidRPr="00006D08"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63841740" w14:textId="77777777" w:rsidTr="00FC364F">
        <w:trPr>
          <w:trHeight w:val="53"/>
        </w:trPr>
        <w:tc>
          <w:tcPr>
            <w:tcW w:w="549" w:type="pct"/>
            <w:vAlign w:val="center"/>
          </w:tcPr>
          <w:p w14:paraId="38BEBEEF" w14:textId="5B2E3FDC" w:rsidR="00E91070" w:rsidRPr="00794639" w:rsidRDefault="00E91070" w:rsidP="00E91070">
            <w:pPr>
              <w:pStyle w:val="TableBody"/>
            </w:pPr>
            <w:r w:rsidRPr="000656F8">
              <w:fldChar w:fldCharType="begin"/>
            </w:r>
            <w:r w:rsidRPr="00794639">
              <w:instrText xml:space="preserve"> REF _Ref369092690 \w \h  \* MERGEFORMAT </w:instrText>
            </w:r>
            <w:r w:rsidRPr="000656F8">
              <w:fldChar w:fldCharType="separate"/>
            </w:r>
            <w:ins w:id="9333" w:author="Elaine Baricante" w:date="2018-11-27T10:41:00Z">
              <w:r w:rsidR="003C1515">
                <w:t>7.10</w:t>
              </w:r>
            </w:ins>
            <w:del w:id="9334" w:author="Elaine Baricante" w:date="2018-11-26T16:05:00Z">
              <w:r w:rsidR="00F66955" w:rsidDel="00A704F6">
                <w:delText>8.10</w:delText>
              </w:r>
            </w:del>
            <w:r w:rsidRPr="000656F8">
              <w:fldChar w:fldCharType="end"/>
            </w:r>
          </w:p>
        </w:tc>
        <w:tc>
          <w:tcPr>
            <w:tcW w:w="3900" w:type="pct"/>
            <w:vAlign w:val="center"/>
          </w:tcPr>
          <w:p w14:paraId="08AFB9A9" w14:textId="77777777" w:rsidR="00E91070" w:rsidRPr="0048226A" w:rsidRDefault="00E91070" w:rsidP="00E91070">
            <w:pPr>
              <w:pStyle w:val="TableBody"/>
            </w:pPr>
            <w:r w:rsidRPr="000656F8">
              <w:t>+CSCA Command: SMS Service Center Address</w:t>
            </w:r>
          </w:p>
        </w:tc>
        <w:tc>
          <w:tcPr>
            <w:tcW w:w="551" w:type="pct"/>
            <w:tcBorders>
              <w:top w:val="single" w:sz="6" w:space="0" w:color="000000"/>
              <w:bottom w:val="single" w:sz="6" w:space="0" w:color="000000"/>
            </w:tcBorders>
            <w:shd w:val="clear" w:color="auto" w:fill="FFCC99"/>
            <w:vAlign w:val="center"/>
          </w:tcPr>
          <w:p w14:paraId="58722BE9" w14:textId="591C62FD"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0E3E0715" w14:textId="77777777" w:rsidTr="00FC364F">
        <w:trPr>
          <w:trHeight w:val="53"/>
        </w:trPr>
        <w:tc>
          <w:tcPr>
            <w:tcW w:w="549" w:type="pct"/>
            <w:vAlign w:val="center"/>
          </w:tcPr>
          <w:p w14:paraId="5D7CE3C4" w14:textId="07BDEAF3" w:rsidR="00E91070" w:rsidRPr="00794639" w:rsidRDefault="00E91070" w:rsidP="00E91070">
            <w:pPr>
              <w:pStyle w:val="TableBody"/>
            </w:pPr>
            <w:r w:rsidRPr="000656F8">
              <w:fldChar w:fldCharType="begin"/>
            </w:r>
            <w:r w:rsidRPr="00794639">
              <w:instrText xml:space="preserve"> REF _Ref369092703 \w \h  \* MERGEFORMAT </w:instrText>
            </w:r>
            <w:r w:rsidRPr="000656F8">
              <w:fldChar w:fldCharType="separate"/>
            </w:r>
            <w:ins w:id="9335" w:author="Elaine Baricante" w:date="2018-11-27T10:41:00Z">
              <w:r w:rsidR="003C1515">
                <w:t>7.11</w:t>
              </w:r>
            </w:ins>
            <w:del w:id="9336" w:author="Elaine Baricante" w:date="2018-11-26T16:05:00Z">
              <w:r w:rsidR="00F66955" w:rsidDel="00A704F6">
                <w:delText>8.11</w:delText>
              </w:r>
            </w:del>
            <w:r w:rsidRPr="000656F8">
              <w:fldChar w:fldCharType="end"/>
            </w:r>
          </w:p>
        </w:tc>
        <w:tc>
          <w:tcPr>
            <w:tcW w:w="3900" w:type="pct"/>
            <w:vAlign w:val="center"/>
          </w:tcPr>
          <w:p w14:paraId="1B3AB72A" w14:textId="77777777" w:rsidR="00E91070" w:rsidRPr="007E4A1F" w:rsidRDefault="00E91070" w:rsidP="00E91070">
            <w:pPr>
              <w:pStyle w:val="TableBody"/>
            </w:pPr>
            <w:r w:rsidRPr="000656F8">
              <w:t xml:space="preserve">+CSMP Command: Set SMS Text Mode </w:t>
            </w:r>
            <w:r w:rsidRPr="0048226A">
              <w:t>Parameters</w:t>
            </w:r>
          </w:p>
        </w:tc>
        <w:tc>
          <w:tcPr>
            <w:tcW w:w="551" w:type="pct"/>
            <w:tcBorders>
              <w:top w:val="single" w:sz="6" w:space="0" w:color="000000"/>
              <w:bottom w:val="single" w:sz="6" w:space="0" w:color="000000"/>
            </w:tcBorders>
            <w:shd w:val="clear" w:color="auto" w:fill="FFCC99"/>
            <w:vAlign w:val="center"/>
          </w:tcPr>
          <w:p w14:paraId="36917B62" w14:textId="24E4647B" w:rsidR="00E91070" w:rsidRPr="007E4A1F" w:rsidRDefault="00E91070" w:rsidP="00E91070">
            <w:pPr>
              <w:pStyle w:val="TableBody"/>
              <w:rPr>
                <w:rFonts w:ascii="Wingdings" w:hAnsi="Wingdings"/>
                <w:color w:val="000000"/>
              </w:rPr>
            </w:pPr>
          </w:p>
        </w:tc>
      </w:tr>
      <w:tr w:rsidR="00E91070" w:rsidRPr="00794639" w14:paraId="141253E6" w14:textId="77777777" w:rsidTr="00FC364F">
        <w:trPr>
          <w:trHeight w:val="53"/>
        </w:trPr>
        <w:tc>
          <w:tcPr>
            <w:tcW w:w="549" w:type="pct"/>
            <w:vAlign w:val="center"/>
          </w:tcPr>
          <w:p w14:paraId="7CA260BB" w14:textId="28C0432C" w:rsidR="00E91070" w:rsidRPr="00794639" w:rsidRDefault="00E91070" w:rsidP="00E91070">
            <w:pPr>
              <w:pStyle w:val="TableBody"/>
            </w:pPr>
            <w:r w:rsidRPr="000656F8">
              <w:fldChar w:fldCharType="begin"/>
            </w:r>
            <w:r w:rsidRPr="00794639">
              <w:instrText xml:space="preserve"> REF _Ref369092718 \w \h  \* MERGEFORMAT </w:instrText>
            </w:r>
            <w:r w:rsidRPr="000656F8">
              <w:fldChar w:fldCharType="separate"/>
            </w:r>
            <w:ins w:id="9337" w:author="Elaine Baricante" w:date="2018-11-27T10:41:00Z">
              <w:r w:rsidR="003C1515">
                <w:t>7.12</w:t>
              </w:r>
            </w:ins>
            <w:del w:id="9338" w:author="Elaine Baricante" w:date="2018-11-26T16:05:00Z">
              <w:r w:rsidR="00F66955" w:rsidDel="00A704F6">
                <w:delText>8.12</w:delText>
              </w:r>
            </w:del>
            <w:r w:rsidRPr="000656F8">
              <w:fldChar w:fldCharType="end"/>
            </w:r>
          </w:p>
        </w:tc>
        <w:tc>
          <w:tcPr>
            <w:tcW w:w="3900" w:type="pct"/>
            <w:vAlign w:val="center"/>
          </w:tcPr>
          <w:p w14:paraId="7C65D74C" w14:textId="77777777" w:rsidR="00E91070" w:rsidRPr="0048226A" w:rsidRDefault="00E91070" w:rsidP="00E91070">
            <w:pPr>
              <w:pStyle w:val="TableBody"/>
            </w:pPr>
            <w:r w:rsidRPr="000656F8">
              <w:t>+CSMS Command: Select Message Service</w:t>
            </w:r>
          </w:p>
        </w:tc>
        <w:tc>
          <w:tcPr>
            <w:tcW w:w="551" w:type="pct"/>
            <w:tcBorders>
              <w:top w:val="single" w:sz="6" w:space="0" w:color="000000"/>
              <w:bottom w:val="single" w:sz="6" w:space="0" w:color="000000"/>
            </w:tcBorders>
            <w:shd w:val="clear" w:color="auto" w:fill="FFCC99"/>
            <w:vAlign w:val="center"/>
          </w:tcPr>
          <w:p w14:paraId="6A017811" w14:textId="3A7FECFE" w:rsidR="00E91070" w:rsidRPr="007E4A1F" w:rsidRDefault="00E91070" w:rsidP="00E91070">
            <w:pPr>
              <w:pStyle w:val="TableBody"/>
              <w:rPr>
                <w:rFonts w:ascii="Wingdings" w:hAnsi="Wingdings"/>
                <w:color w:val="000000"/>
              </w:rPr>
            </w:pPr>
          </w:p>
        </w:tc>
      </w:tr>
      <w:tr w:rsidR="00E91070" w:rsidRPr="00794639" w14:paraId="51C3B98B" w14:textId="77777777" w:rsidTr="00FC364F">
        <w:trPr>
          <w:trHeight w:val="53"/>
        </w:trPr>
        <w:tc>
          <w:tcPr>
            <w:tcW w:w="549" w:type="pct"/>
            <w:vAlign w:val="center"/>
          </w:tcPr>
          <w:p w14:paraId="1E296D4F" w14:textId="3DEA60CE" w:rsidR="00E91070" w:rsidRPr="00794639" w:rsidRDefault="00E91070" w:rsidP="00E91070">
            <w:pPr>
              <w:pStyle w:val="TableBody"/>
            </w:pPr>
            <w:r w:rsidRPr="000656F8">
              <w:fldChar w:fldCharType="begin"/>
            </w:r>
            <w:r w:rsidRPr="00794639">
              <w:instrText xml:space="preserve"> REF _Ref369092727 \w \h  \* MERGEFORMAT </w:instrText>
            </w:r>
            <w:r w:rsidRPr="000656F8">
              <w:fldChar w:fldCharType="separate"/>
            </w:r>
            <w:ins w:id="9339" w:author="Elaine Baricante" w:date="2018-11-27T10:41:00Z">
              <w:r w:rsidR="003C1515">
                <w:t>7.13</w:t>
              </w:r>
            </w:ins>
            <w:del w:id="9340" w:author="Elaine Baricante" w:date="2018-11-26T16:05:00Z">
              <w:r w:rsidR="00F66955" w:rsidDel="00A704F6">
                <w:delText>8.13</w:delText>
              </w:r>
            </w:del>
            <w:r w:rsidRPr="000656F8">
              <w:fldChar w:fldCharType="end"/>
            </w:r>
          </w:p>
        </w:tc>
        <w:tc>
          <w:tcPr>
            <w:tcW w:w="3900" w:type="pct"/>
            <w:vAlign w:val="center"/>
          </w:tcPr>
          <w:p w14:paraId="36531F81" w14:textId="77777777" w:rsidR="00E91070" w:rsidRPr="0048226A" w:rsidRDefault="00E91070" w:rsidP="00E91070">
            <w:pPr>
              <w:pStyle w:val="TableBody"/>
            </w:pPr>
            <w:r w:rsidRPr="000656F8">
              <w:t>+CPMS Command: Preferred Message Storage</w:t>
            </w:r>
          </w:p>
        </w:tc>
        <w:tc>
          <w:tcPr>
            <w:tcW w:w="551" w:type="pct"/>
            <w:tcBorders>
              <w:top w:val="single" w:sz="6" w:space="0" w:color="000000"/>
              <w:bottom w:val="single" w:sz="6" w:space="0" w:color="000000"/>
            </w:tcBorders>
            <w:shd w:val="clear" w:color="auto" w:fill="FFCC99"/>
            <w:vAlign w:val="center"/>
          </w:tcPr>
          <w:p w14:paraId="2DEC6D5C" w14:textId="0FD82633" w:rsidR="00E91070" w:rsidRPr="007E4A1F" w:rsidRDefault="00E91070" w:rsidP="00E91070">
            <w:pPr>
              <w:pStyle w:val="TableBody"/>
              <w:rPr>
                <w:rFonts w:ascii="Wingdings" w:hAnsi="Wingdings"/>
                <w:color w:val="000000"/>
              </w:rPr>
            </w:pPr>
          </w:p>
        </w:tc>
      </w:tr>
      <w:tr w:rsidR="00E91070" w:rsidRPr="00794639" w14:paraId="41DEDFA2" w14:textId="77777777" w:rsidTr="00FC364F">
        <w:trPr>
          <w:trHeight w:val="53"/>
        </w:trPr>
        <w:tc>
          <w:tcPr>
            <w:tcW w:w="549" w:type="pct"/>
            <w:vAlign w:val="center"/>
          </w:tcPr>
          <w:p w14:paraId="5CB1E85B" w14:textId="3B04D020" w:rsidR="00E91070" w:rsidRPr="00794639" w:rsidRDefault="00E91070" w:rsidP="00E91070">
            <w:pPr>
              <w:pStyle w:val="TableBody"/>
            </w:pPr>
            <w:r w:rsidRPr="000656F8">
              <w:fldChar w:fldCharType="begin"/>
            </w:r>
            <w:r w:rsidRPr="00794639">
              <w:instrText xml:space="preserve"> REF _Ref369092738 \w \h  \* MERGEFORMAT </w:instrText>
            </w:r>
            <w:r w:rsidRPr="000656F8">
              <w:fldChar w:fldCharType="separate"/>
            </w:r>
            <w:ins w:id="9341" w:author="Elaine Baricante" w:date="2018-11-27T10:41:00Z">
              <w:r w:rsidR="003C1515">
                <w:t>7.14</w:t>
              </w:r>
            </w:ins>
            <w:del w:id="9342" w:author="Elaine Baricante" w:date="2018-11-26T16:05:00Z">
              <w:r w:rsidR="00F66955" w:rsidDel="00A704F6">
                <w:delText>8.14</w:delText>
              </w:r>
            </w:del>
            <w:r w:rsidRPr="000656F8">
              <w:fldChar w:fldCharType="end"/>
            </w:r>
          </w:p>
        </w:tc>
        <w:tc>
          <w:tcPr>
            <w:tcW w:w="3900" w:type="pct"/>
            <w:vAlign w:val="center"/>
          </w:tcPr>
          <w:p w14:paraId="302BC340" w14:textId="77777777" w:rsidR="00E91070" w:rsidRPr="0048226A" w:rsidRDefault="00E91070" w:rsidP="00E91070">
            <w:pPr>
              <w:pStyle w:val="TableBody"/>
            </w:pPr>
            <w:r w:rsidRPr="000656F8">
              <w:t>+CSDH Command: Show Text Mode Parameters</w:t>
            </w:r>
          </w:p>
        </w:tc>
        <w:tc>
          <w:tcPr>
            <w:tcW w:w="551" w:type="pct"/>
            <w:tcBorders>
              <w:top w:val="single" w:sz="6" w:space="0" w:color="000000"/>
              <w:bottom w:val="single" w:sz="6" w:space="0" w:color="000000"/>
            </w:tcBorders>
            <w:shd w:val="clear" w:color="auto" w:fill="FFCC99"/>
            <w:vAlign w:val="center"/>
          </w:tcPr>
          <w:p w14:paraId="19EE4013" w14:textId="57FC9752" w:rsidR="00E91070" w:rsidRPr="007E4A1F" w:rsidRDefault="00E91070" w:rsidP="00E91070">
            <w:pPr>
              <w:pStyle w:val="TableBody"/>
              <w:rPr>
                <w:rFonts w:ascii="Wingdings" w:hAnsi="Wingdings"/>
                <w:color w:val="000000"/>
              </w:rPr>
            </w:pPr>
          </w:p>
        </w:tc>
      </w:tr>
      <w:tr w:rsidR="00E91070" w:rsidRPr="00794639" w14:paraId="767FD018" w14:textId="77777777" w:rsidTr="00FC364F">
        <w:trPr>
          <w:trHeight w:val="53"/>
        </w:trPr>
        <w:tc>
          <w:tcPr>
            <w:tcW w:w="549" w:type="pct"/>
            <w:vAlign w:val="center"/>
          </w:tcPr>
          <w:p w14:paraId="02D948BF" w14:textId="24D856D5" w:rsidR="00E91070" w:rsidRPr="00794639" w:rsidRDefault="00E91070" w:rsidP="00E91070">
            <w:pPr>
              <w:pStyle w:val="TableBody"/>
            </w:pPr>
            <w:r w:rsidRPr="000656F8">
              <w:fldChar w:fldCharType="begin"/>
            </w:r>
            <w:r w:rsidRPr="00794639">
              <w:instrText xml:space="preserve"> REF _Ref369092769 \w \h  \* MERGEFORMAT </w:instrText>
            </w:r>
            <w:r w:rsidRPr="000656F8">
              <w:fldChar w:fldCharType="separate"/>
            </w:r>
            <w:ins w:id="9343" w:author="Elaine Baricante" w:date="2018-11-27T10:41:00Z">
              <w:r w:rsidR="003C1515">
                <w:t>7.15</w:t>
              </w:r>
            </w:ins>
            <w:del w:id="9344" w:author="Elaine Baricante" w:date="2018-11-26T16:05:00Z">
              <w:r w:rsidR="00F66955" w:rsidDel="00A704F6">
                <w:delText>8.15</w:delText>
              </w:r>
            </w:del>
            <w:r w:rsidRPr="000656F8">
              <w:fldChar w:fldCharType="end"/>
            </w:r>
          </w:p>
        </w:tc>
        <w:tc>
          <w:tcPr>
            <w:tcW w:w="3900" w:type="pct"/>
            <w:vAlign w:val="center"/>
          </w:tcPr>
          <w:p w14:paraId="64C885E0" w14:textId="77777777" w:rsidR="00E91070" w:rsidRPr="0048226A" w:rsidRDefault="00E91070" w:rsidP="00E91070">
            <w:pPr>
              <w:pStyle w:val="TableBody"/>
            </w:pPr>
            <w:r w:rsidRPr="000656F8">
              <w:t>+CMT Notification: Received SMSPP Content</w:t>
            </w:r>
          </w:p>
        </w:tc>
        <w:tc>
          <w:tcPr>
            <w:tcW w:w="551" w:type="pct"/>
            <w:tcBorders>
              <w:top w:val="single" w:sz="6" w:space="0" w:color="000000"/>
              <w:bottom w:val="single" w:sz="6" w:space="0" w:color="000000"/>
            </w:tcBorders>
            <w:shd w:val="clear" w:color="auto" w:fill="FFCC99"/>
            <w:vAlign w:val="center"/>
          </w:tcPr>
          <w:p w14:paraId="7BC4CEF2" w14:textId="1045FA5C" w:rsidR="00E91070" w:rsidRPr="007E4A1F" w:rsidRDefault="00E91070" w:rsidP="00E91070">
            <w:pPr>
              <w:pStyle w:val="TableBody"/>
              <w:rPr>
                <w:rFonts w:ascii="Wingdings" w:hAnsi="Wingdings"/>
                <w:color w:val="000000"/>
              </w:rPr>
            </w:pPr>
          </w:p>
        </w:tc>
      </w:tr>
      <w:tr w:rsidR="00E91070" w:rsidRPr="00794639" w14:paraId="14F689E6"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014A283E" w14:textId="0A25D580" w:rsidR="00E91070" w:rsidRPr="00794639" w:rsidRDefault="00E91070" w:rsidP="00E91070">
            <w:pPr>
              <w:pStyle w:val="TableBody"/>
              <w:keepNext/>
              <w:rPr>
                <w:b/>
              </w:rPr>
            </w:pPr>
            <w:r w:rsidRPr="00794639">
              <w:rPr>
                <w:b/>
              </w:rPr>
              <w:t>Packet Domain Commands</w:t>
            </w:r>
          </w:p>
        </w:tc>
      </w:tr>
      <w:tr w:rsidR="00E91070" w:rsidRPr="00794639" w14:paraId="0A28E64A" w14:textId="77777777" w:rsidTr="00FC364F">
        <w:trPr>
          <w:trHeight w:val="38"/>
        </w:trPr>
        <w:tc>
          <w:tcPr>
            <w:tcW w:w="549" w:type="pct"/>
            <w:tcBorders>
              <w:top w:val="single" w:sz="12" w:space="0" w:color="auto"/>
            </w:tcBorders>
            <w:vAlign w:val="center"/>
          </w:tcPr>
          <w:p w14:paraId="5114F8F3" w14:textId="6DD699B0" w:rsidR="00E91070" w:rsidRPr="00794639" w:rsidRDefault="00E91070" w:rsidP="00E91070">
            <w:pPr>
              <w:pStyle w:val="TableBody"/>
              <w:keepNext/>
            </w:pPr>
            <w:r w:rsidRPr="000656F8">
              <w:fldChar w:fldCharType="begin"/>
            </w:r>
            <w:r w:rsidRPr="00794639">
              <w:instrText xml:space="preserve"> REF _Ref369092838 \w \h  \* MERGEFORMAT </w:instrText>
            </w:r>
            <w:r w:rsidRPr="000656F8">
              <w:fldChar w:fldCharType="separate"/>
            </w:r>
            <w:ins w:id="9345" w:author="Elaine Baricante" w:date="2018-11-27T10:41:00Z">
              <w:r w:rsidR="003C1515">
                <w:t>8.1</w:t>
              </w:r>
            </w:ins>
            <w:del w:id="9346" w:author="Elaine Baricante" w:date="2018-11-26T16:05:00Z">
              <w:r w:rsidR="00F66955" w:rsidDel="00A704F6">
                <w:delText>9.1</w:delText>
              </w:r>
            </w:del>
            <w:r w:rsidRPr="000656F8">
              <w:fldChar w:fldCharType="end"/>
            </w:r>
          </w:p>
        </w:tc>
        <w:tc>
          <w:tcPr>
            <w:tcW w:w="3900" w:type="pct"/>
            <w:tcBorders>
              <w:top w:val="single" w:sz="12" w:space="0" w:color="auto"/>
            </w:tcBorders>
            <w:vAlign w:val="center"/>
          </w:tcPr>
          <w:p w14:paraId="2C9F50B1" w14:textId="77777777" w:rsidR="00E91070" w:rsidRPr="0048226A" w:rsidRDefault="00E91070" w:rsidP="00E91070">
            <w:pPr>
              <w:pStyle w:val="TableBody"/>
              <w:keepNext/>
            </w:pPr>
            <w:r w:rsidRPr="000656F8">
              <w:t>+CGATT Command: PS Attach or Detach</w:t>
            </w:r>
          </w:p>
        </w:tc>
        <w:tc>
          <w:tcPr>
            <w:tcW w:w="551" w:type="pct"/>
            <w:tcBorders>
              <w:top w:val="single" w:sz="12" w:space="0" w:color="auto"/>
              <w:bottom w:val="single" w:sz="6" w:space="0" w:color="000000"/>
            </w:tcBorders>
            <w:shd w:val="clear" w:color="auto" w:fill="FFC000"/>
            <w:vAlign w:val="center"/>
          </w:tcPr>
          <w:p w14:paraId="76E76054" w14:textId="708F364D" w:rsidR="00E91070" w:rsidRPr="007E4A1F" w:rsidRDefault="00E91070" w:rsidP="00E91070">
            <w:pPr>
              <w:pStyle w:val="TableBody"/>
              <w:keepNext/>
              <w:rPr>
                <w:rFonts w:ascii="Wingdings" w:hAnsi="Wingdings"/>
                <w:color w:val="000000"/>
              </w:rPr>
            </w:pPr>
          </w:p>
        </w:tc>
      </w:tr>
      <w:tr w:rsidR="00E91070" w:rsidRPr="00794639" w14:paraId="4702387E" w14:textId="77777777" w:rsidTr="00FC364F">
        <w:trPr>
          <w:trHeight w:val="53"/>
        </w:trPr>
        <w:tc>
          <w:tcPr>
            <w:tcW w:w="549" w:type="pct"/>
            <w:vAlign w:val="center"/>
          </w:tcPr>
          <w:p w14:paraId="5E175164" w14:textId="214A57E6" w:rsidR="00E91070" w:rsidRPr="00794639" w:rsidRDefault="00E91070" w:rsidP="00E91070">
            <w:pPr>
              <w:pStyle w:val="TableBody"/>
            </w:pPr>
            <w:r w:rsidRPr="000656F8">
              <w:fldChar w:fldCharType="begin"/>
            </w:r>
            <w:r w:rsidRPr="00794639">
              <w:instrText xml:space="preserve"> REF _Ref518400629 \r \h  \* MERGEFORMAT </w:instrText>
            </w:r>
            <w:r w:rsidRPr="000656F8">
              <w:fldChar w:fldCharType="separate"/>
            </w:r>
            <w:ins w:id="9347" w:author="Elaine Baricante" w:date="2018-11-27T10:41:00Z">
              <w:r w:rsidR="003C1515">
                <w:t>8.2</w:t>
              </w:r>
            </w:ins>
            <w:del w:id="9348" w:author="Elaine Baricante" w:date="2018-11-26T16:05:00Z">
              <w:r w:rsidR="00F66955" w:rsidDel="00A704F6">
                <w:delText>9.2</w:delText>
              </w:r>
            </w:del>
            <w:r w:rsidRPr="000656F8">
              <w:fldChar w:fldCharType="end"/>
            </w:r>
          </w:p>
        </w:tc>
        <w:tc>
          <w:tcPr>
            <w:tcW w:w="3900" w:type="pct"/>
            <w:vAlign w:val="center"/>
          </w:tcPr>
          <w:p w14:paraId="3F9A3F1F" w14:textId="77777777" w:rsidR="00E91070" w:rsidRPr="0048226A" w:rsidRDefault="00E91070" w:rsidP="00E91070">
            <w:pPr>
              <w:pStyle w:val="TableBody"/>
            </w:pPr>
            <w:r w:rsidRPr="000656F8">
              <w:t>+CGACT Command: PDP Context Activate or Deactivate</w:t>
            </w:r>
          </w:p>
        </w:tc>
        <w:tc>
          <w:tcPr>
            <w:tcW w:w="551" w:type="pct"/>
            <w:tcBorders>
              <w:top w:val="single" w:sz="6" w:space="0" w:color="000000"/>
              <w:bottom w:val="single" w:sz="6" w:space="0" w:color="000000"/>
            </w:tcBorders>
            <w:shd w:val="clear" w:color="auto" w:fill="FFC000"/>
            <w:vAlign w:val="center"/>
          </w:tcPr>
          <w:p w14:paraId="1B746147" w14:textId="41232421" w:rsidR="00E91070" w:rsidRPr="007E4A1F" w:rsidRDefault="00E91070" w:rsidP="00E91070">
            <w:pPr>
              <w:pStyle w:val="TableBody"/>
              <w:rPr>
                <w:rFonts w:ascii="Wingdings" w:hAnsi="Wingdings"/>
                <w:color w:val="000000"/>
              </w:rPr>
            </w:pPr>
          </w:p>
        </w:tc>
      </w:tr>
      <w:tr w:rsidR="00E91070" w:rsidRPr="00794639" w14:paraId="5E81E6BF" w14:textId="77777777" w:rsidTr="00FC364F">
        <w:trPr>
          <w:trHeight w:val="53"/>
        </w:trPr>
        <w:tc>
          <w:tcPr>
            <w:tcW w:w="549" w:type="pct"/>
            <w:vAlign w:val="center"/>
          </w:tcPr>
          <w:p w14:paraId="1A1446BE" w14:textId="6ED4DCE8" w:rsidR="00E91070" w:rsidRPr="00794639" w:rsidRDefault="00E91070" w:rsidP="00E91070">
            <w:pPr>
              <w:pStyle w:val="TableBody"/>
            </w:pPr>
            <w:r w:rsidRPr="000656F8">
              <w:fldChar w:fldCharType="begin"/>
            </w:r>
            <w:r w:rsidRPr="00794639">
              <w:instrText xml:space="preserve"> REF _Ref518400641 \r \h  \* MERGEFORMAT </w:instrText>
            </w:r>
            <w:r w:rsidRPr="000656F8">
              <w:fldChar w:fldCharType="separate"/>
            </w:r>
            <w:ins w:id="9349" w:author="Elaine Baricante" w:date="2018-11-27T10:41:00Z">
              <w:r w:rsidR="003C1515">
                <w:t>8.3</w:t>
              </w:r>
            </w:ins>
            <w:del w:id="9350" w:author="Elaine Baricante" w:date="2018-11-26T16:05:00Z">
              <w:r w:rsidR="00F66955" w:rsidDel="00A704F6">
                <w:delText>9.3</w:delText>
              </w:r>
            </w:del>
            <w:r w:rsidRPr="000656F8">
              <w:fldChar w:fldCharType="end"/>
            </w:r>
          </w:p>
        </w:tc>
        <w:tc>
          <w:tcPr>
            <w:tcW w:w="3900" w:type="pct"/>
            <w:vAlign w:val="center"/>
          </w:tcPr>
          <w:p w14:paraId="16EAB5EE" w14:textId="77777777" w:rsidR="00E91070" w:rsidRPr="007E4A1F" w:rsidRDefault="00E91070" w:rsidP="00E91070">
            <w:pPr>
              <w:pStyle w:val="TableBody"/>
            </w:pPr>
            <w:r w:rsidRPr="000656F8">
              <w:t>+CGCMOD Command: Modify P</w:t>
            </w:r>
            <w:r w:rsidRPr="0048226A">
              <w:t>DP Context</w:t>
            </w:r>
          </w:p>
        </w:tc>
        <w:tc>
          <w:tcPr>
            <w:tcW w:w="551" w:type="pct"/>
            <w:tcBorders>
              <w:top w:val="single" w:sz="6" w:space="0" w:color="000000"/>
              <w:bottom w:val="single" w:sz="6" w:space="0" w:color="000000"/>
            </w:tcBorders>
            <w:shd w:val="clear" w:color="auto" w:fill="FFC000"/>
            <w:vAlign w:val="center"/>
          </w:tcPr>
          <w:p w14:paraId="455219D7" w14:textId="77777777" w:rsidR="00E91070" w:rsidRPr="007E4A1F" w:rsidRDefault="00E91070" w:rsidP="00E91070">
            <w:pPr>
              <w:pStyle w:val="TableBody"/>
              <w:rPr>
                <w:rFonts w:ascii="Wingdings" w:hAnsi="Wingdings"/>
                <w:color w:val="000000"/>
              </w:rPr>
            </w:pPr>
          </w:p>
        </w:tc>
      </w:tr>
      <w:tr w:rsidR="00E91070" w:rsidRPr="00794639" w14:paraId="5FAFAFB1" w14:textId="77777777" w:rsidTr="00170927">
        <w:trPr>
          <w:trHeight w:val="53"/>
        </w:trPr>
        <w:tc>
          <w:tcPr>
            <w:tcW w:w="549" w:type="pct"/>
            <w:vAlign w:val="center"/>
          </w:tcPr>
          <w:p w14:paraId="387E0893" w14:textId="5EB75DE7" w:rsidR="00E91070" w:rsidRPr="00794639" w:rsidRDefault="00E91070" w:rsidP="00E91070">
            <w:pPr>
              <w:pStyle w:val="TableBody"/>
            </w:pPr>
            <w:r w:rsidRPr="000656F8">
              <w:fldChar w:fldCharType="begin"/>
            </w:r>
            <w:r w:rsidRPr="00794639">
              <w:instrText xml:space="preserve"> REF _Ref378175564 \w \h  \* MERGEFORMAT </w:instrText>
            </w:r>
            <w:r w:rsidRPr="000656F8">
              <w:fldChar w:fldCharType="separate"/>
            </w:r>
            <w:ins w:id="9351" w:author="Elaine Baricante" w:date="2018-11-27T10:41:00Z">
              <w:r w:rsidR="003C1515">
                <w:t>8.4</w:t>
              </w:r>
            </w:ins>
            <w:del w:id="9352" w:author="Elaine Baricante" w:date="2018-11-26T16:05:00Z">
              <w:r w:rsidR="00F66955" w:rsidDel="00A704F6">
                <w:delText>9.4</w:delText>
              </w:r>
            </w:del>
            <w:r w:rsidRPr="000656F8">
              <w:fldChar w:fldCharType="end"/>
            </w:r>
          </w:p>
        </w:tc>
        <w:tc>
          <w:tcPr>
            <w:tcW w:w="3900" w:type="pct"/>
            <w:vAlign w:val="center"/>
          </w:tcPr>
          <w:p w14:paraId="561BCB6A" w14:textId="77777777" w:rsidR="00E91070" w:rsidRPr="0048226A" w:rsidRDefault="00E91070" w:rsidP="00E91070">
            <w:pPr>
              <w:pStyle w:val="TableBody"/>
            </w:pPr>
            <w:r w:rsidRPr="000656F8">
              <w:t>+CGTFT Command: Traffic Flow Template</w:t>
            </w:r>
          </w:p>
        </w:tc>
        <w:tc>
          <w:tcPr>
            <w:tcW w:w="551" w:type="pct"/>
            <w:tcBorders>
              <w:top w:val="single" w:sz="6" w:space="0" w:color="000000"/>
              <w:bottom w:val="single" w:sz="6" w:space="0" w:color="000000"/>
            </w:tcBorders>
            <w:vAlign w:val="center"/>
          </w:tcPr>
          <w:p w14:paraId="03577D73" w14:textId="77777777" w:rsidR="00E91070" w:rsidRPr="007E4A1F" w:rsidRDefault="00E91070" w:rsidP="00E91070">
            <w:pPr>
              <w:pStyle w:val="TableBody"/>
              <w:rPr>
                <w:rFonts w:ascii="Wingdings" w:hAnsi="Wingdings"/>
                <w:color w:val="000000"/>
              </w:rPr>
            </w:pPr>
          </w:p>
        </w:tc>
      </w:tr>
      <w:tr w:rsidR="00E91070" w:rsidRPr="00794639" w14:paraId="2D541F0C" w14:textId="77777777" w:rsidTr="00FC364F">
        <w:trPr>
          <w:trHeight w:val="53"/>
        </w:trPr>
        <w:tc>
          <w:tcPr>
            <w:tcW w:w="549" w:type="pct"/>
            <w:vAlign w:val="center"/>
          </w:tcPr>
          <w:p w14:paraId="2E88E1F1" w14:textId="2ACC8075" w:rsidR="00E91070" w:rsidRPr="00794639" w:rsidRDefault="00E91070" w:rsidP="00E91070">
            <w:pPr>
              <w:pStyle w:val="TableBody"/>
            </w:pPr>
            <w:r w:rsidRPr="000656F8">
              <w:fldChar w:fldCharType="begin"/>
            </w:r>
            <w:r w:rsidRPr="00794639">
              <w:instrText xml:space="preserve"> REF _Ref369092874 \w \h  \* MERGEFORMAT </w:instrText>
            </w:r>
            <w:r w:rsidRPr="000656F8">
              <w:fldChar w:fldCharType="separate"/>
            </w:r>
            <w:ins w:id="9353" w:author="Elaine Baricante" w:date="2018-11-27T10:41:00Z">
              <w:r w:rsidR="003C1515">
                <w:t>8.5</w:t>
              </w:r>
            </w:ins>
            <w:del w:id="9354" w:author="Elaine Baricante" w:date="2018-11-26T16:05:00Z">
              <w:r w:rsidR="00F66955" w:rsidDel="00A704F6">
                <w:delText>9.5</w:delText>
              </w:r>
            </w:del>
            <w:r w:rsidRPr="000656F8">
              <w:fldChar w:fldCharType="end"/>
            </w:r>
          </w:p>
        </w:tc>
        <w:tc>
          <w:tcPr>
            <w:tcW w:w="3900" w:type="pct"/>
            <w:vAlign w:val="center"/>
          </w:tcPr>
          <w:p w14:paraId="54509BD0" w14:textId="77777777" w:rsidR="00E91070" w:rsidRPr="0048226A" w:rsidRDefault="00E91070" w:rsidP="00E91070">
            <w:pPr>
              <w:pStyle w:val="TableBody"/>
            </w:pPr>
            <w:r w:rsidRPr="000656F8">
              <w:t>+CGDCONT Command: Define PDP Context</w:t>
            </w:r>
          </w:p>
        </w:tc>
        <w:tc>
          <w:tcPr>
            <w:tcW w:w="551" w:type="pct"/>
            <w:tcBorders>
              <w:top w:val="single" w:sz="6" w:space="0" w:color="000000"/>
              <w:bottom w:val="single" w:sz="6" w:space="0" w:color="000000"/>
            </w:tcBorders>
            <w:shd w:val="clear" w:color="auto" w:fill="FFCC99"/>
            <w:vAlign w:val="center"/>
          </w:tcPr>
          <w:p w14:paraId="33765C6C" w14:textId="0884AB6D" w:rsidR="00E91070" w:rsidRPr="007E4A1F" w:rsidRDefault="00E91070" w:rsidP="00E91070">
            <w:pPr>
              <w:pStyle w:val="TableBody"/>
              <w:rPr>
                <w:rFonts w:ascii="Wingdings" w:hAnsi="Wingdings"/>
                <w:color w:val="000000"/>
              </w:rPr>
            </w:pPr>
          </w:p>
        </w:tc>
      </w:tr>
      <w:tr w:rsidR="00E91070" w:rsidRPr="00794639" w14:paraId="28C10980" w14:textId="77777777" w:rsidTr="00170927">
        <w:trPr>
          <w:trHeight w:val="53"/>
        </w:trPr>
        <w:tc>
          <w:tcPr>
            <w:tcW w:w="549" w:type="pct"/>
            <w:vAlign w:val="center"/>
          </w:tcPr>
          <w:p w14:paraId="0F37DF50" w14:textId="08F4875B" w:rsidR="00E91070" w:rsidRPr="00794639" w:rsidRDefault="00E91070" w:rsidP="00E91070">
            <w:pPr>
              <w:pStyle w:val="TableBody"/>
            </w:pPr>
            <w:r w:rsidRPr="000656F8">
              <w:fldChar w:fldCharType="begin"/>
            </w:r>
            <w:r w:rsidRPr="00794639">
              <w:instrText xml:space="preserve"> REF _Ref369092883 \w \h  \* MERGEFORMAT </w:instrText>
            </w:r>
            <w:r w:rsidRPr="000656F8">
              <w:fldChar w:fldCharType="separate"/>
            </w:r>
            <w:ins w:id="9355" w:author="Elaine Baricante" w:date="2018-11-27T10:41:00Z">
              <w:r w:rsidR="003C1515">
                <w:t>8.6</w:t>
              </w:r>
            </w:ins>
            <w:del w:id="9356" w:author="Elaine Baricante" w:date="2018-11-26T16:05:00Z">
              <w:r w:rsidR="00F66955" w:rsidDel="00A704F6">
                <w:delText>9.6</w:delText>
              </w:r>
            </w:del>
            <w:r w:rsidRPr="000656F8">
              <w:fldChar w:fldCharType="end"/>
            </w:r>
          </w:p>
        </w:tc>
        <w:tc>
          <w:tcPr>
            <w:tcW w:w="3900" w:type="pct"/>
            <w:vAlign w:val="center"/>
          </w:tcPr>
          <w:p w14:paraId="6D7EAC45" w14:textId="77777777" w:rsidR="00E91070" w:rsidRPr="0048226A" w:rsidRDefault="00E91070" w:rsidP="00E91070">
            <w:pPr>
              <w:pStyle w:val="TableBody"/>
            </w:pPr>
            <w:r w:rsidRPr="000656F8">
              <w:t>+CDGSCONT Command: Define Secondary PDP Context</w:t>
            </w:r>
          </w:p>
        </w:tc>
        <w:tc>
          <w:tcPr>
            <w:tcW w:w="551" w:type="pct"/>
            <w:tcBorders>
              <w:top w:val="single" w:sz="6" w:space="0" w:color="000000"/>
              <w:bottom w:val="single" w:sz="6" w:space="0" w:color="000000"/>
            </w:tcBorders>
            <w:vAlign w:val="center"/>
          </w:tcPr>
          <w:p w14:paraId="2FA3B35A" w14:textId="77777777" w:rsidR="00E91070" w:rsidRPr="007E4A1F" w:rsidRDefault="00E91070" w:rsidP="00E91070">
            <w:pPr>
              <w:pStyle w:val="TableBody"/>
              <w:rPr>
                <w:rFonts w:ascii="Wingdings" w:hAnsi="Wingdings"/>
                <w:color w:val="000000"/>
              </w:rPr>
            </w:pPr>
          </w:p>
        </w:tc>
      </w:tr>
      <w:tr w:rsidR="00E91070" w:rsidRPr="00794639" w14:paraId="2E71D45B" w14:textId="77777777" w:rsidTr="00FC364F">
        <w:trPr>
          <w:trHeight w:val="53"/>
        </w:trPr>
        <w:tc>
          <w:tcPr>
            <w:tcW w:w="549" w:type="pct"/>
            <w:vAlign w:val="center"/>
          </w:tcPr>
          <w:p w14:paraId="5E7A5396" w14:textId="26D499C8" w:rsidR="00E91070" w:rsidRPr="00794639" w:rsidRDefault="00E91070" w:rsidP="00E91070">
            <w:pPr>
              <w:pStyle w:val="TableBody"/>
            </w:pPr>
            <w:r w:rsidRPr="000656F8">
              <w:fldChar w:fldCharType="begin"/>
            </w:r>
            <w:r w:rsidRPr="00794639">
              <w:instrText xml:space="preserve"> REF _Ref378175568 \w \h  \* MERGEFORMAT </w:instrText>
            </w:r>
            <w:r w:rsidRPr="000656F8">
              <w:fldChar w:fldCharType="separate"/>
            </w:r>
            <w:ins w:id="9357" w:author="Elaine Baricante" w:date="2018-11-27T10:41:00Z">
              <w:r w:rsidR="003C1515">
                <w:t>8.7</w:t>
              </w:r>
            </w:ins>
            <w:del w:id="9358" w:author="Elaine Baricante" w:date="2018-11-26T16:05:00Z">
              <w:r w:rsidR="00F66955" w:rsidDel="00A704F6">
                <w:delText>9.7</w:delText>
              </w:r>
            </w:del>
            <w:r w:rsidRPr="000656F8">
              <w:fldChar w:fldCharType="end"/>
            </w:r>
          </w:p>
        </w:tc>
        <w:tc>
          <w:tcPr>
            <w:tcW w:w="3900" w:type="pct"/>
            <w:vAlign w:val="center"/>
          </w:tcPr>
          <w:p w14:paraId="15E57869" w14:textId="77777777" w:rsidR="00E91070" w:rsidRPr="0048226A" w:rsidRDefault="00E91070" w:rsidP="00E91070">
            <w:pPr>
              <w:pStyle w:val="TableBody"/>
            </w:pPr>
            <w:r w:rsidRPr="000656F8">
              <w:t>+CGEREP Command: GPRS Event Reporting</w:t>
            </w:r>
          </w:p>
        </w:tc>
        <w:tc>
          <w:tcPr>
            <w:tcW w:w="551" w:type="pct"/>
            <w:tcBorders>
              <w:top w:val="single" w:sz="6" w:space="0" w:color="000000"/>
              <w:bottom w:val="single" w:sz="6" w:space="0" w:color="000000"/>
            </w:tcBorders>
            <w:shd w:val="clear" w:color="auto" w:fill="FFCC99"/>
            <w:vAlign w:val="center"/>
          </w:tcPr>
          <w:p w14:paraId="1F492299" w14:textId="621047CD" w:rsidR="00E91070" w:rsidRPr="007E4A1F" w:rsidRDefault="00E91070" w:rsidP="00E91070">
            <w:pPr>
              <w:pStyle w:val="TableBody"/>
              <w:rPr>
                <w:rFonts w:ascii="Wingdings" w:hAnsi="Wingdings"/>
                <w:color w:val="000000"/>
              </w:rPr>
            </w:pPr>
            <w:r w:rsidRPr="007E4A1F">
              <w:rPr>
                <w:rFonts w:ascii="Wingdings" w:hAnsi="Wingdings"/>
                <w:color w:val="000000"/>
              </w:rPr>
              <w:t></w:t>
            </w:r>
          </w:p>
        </w:tc>
      </w:tr>
      <w:tr w:rsidR="00E91070" w:rsidRPr="00794639" w14:paraId="6A80F163" w14:textId="77777777" w:rsidTr="00FC364F">
        <w:trPr>
          <w:trHeight w:val="53"/>
        </w:trPr>
        <w:tc>
          <w:tcPr>
            <w:tcW w:w="549" w:type="pct"/>
            <w:vAlign w:val="center"/>
          </w:tcPr>
          <w:p w14:paraId="6350DEA3" w14:textId="68225546" w:rsidR="00E91070" w:rsidRPr="00794639" w:rsidRDefault="00E91070" w:rsidP="00E91070">
            <w:pPr>
              <w:pStyle w:val="TableBody"/>
            </w:pPr>
            <w:r w:rsidRPr="000656F8">
              <w:fldChar w:fldCharType="begin"/>
            </w:r>
            <w:r w:rsidRPr="00794639">
              <w:instrText xml:space="preserve"> REF _Ref378175569 \w \h  \* MERGEFORMAT </w:instrText>
            </w:r>
            <w:r w:rsidRPr="000656F8">
              <w:fldChar w:fldCharType="separate"/>
            </w:r>
            <w:ins w:id="9359" w:author="Elaine Baricante" w:date="2018-11-27T10:41:00Z">
              <w:r w:rsidR="003C1515">
                <w:t>8.10</w:t>
              </w:r>
            </w:ins>
            <w:del w:id="9360" w:author="Elaine Baricante" w:date="2018-11-26T16:05:00Z">
              <w:r w:rsidR="00F66955" w:rsidDel="00A704F6">
                <w:delText>9.10</w:delText>
              </w:r>
            </w:del>
            <w:r w:rsidRPr="000656F8">
              <w:fldChar w:fldCharType="end"/>
            </w:r>
          </w:p>
        </w:tc>
        <w:tc>
          <w:tcPr>
            <w:tcW w:w="3900" w:type="pct"/>
            <w:vAlign w:val="center"/>
          </w:tcPr>
          <w:p w14:paraId="307A0076" w14:textId="77777777" w:rsidR="00E91070" w:rsidRPr="0048226A" w:rsidRDefault="00E91070" w:rsidP="00E91070">
            <w:pPr>
              <w:pStyle w:val="TableBody"/>
            </w:pPr>
            <w:r w:rsidRPr="000656F8">
              <w:t>+CGPADDR Command: Show PDP Address</w:t>
            </w:r>
          </w:p>
        </w:tc>
        <w:tc>
          <w:tcPr>
            <w:tcW w:w="551" w:type="pct"/>
            <w:tcBorders>
              <w:top w:val="single" w:sz="6" w:space="0" w:color="000000"/>
              <w:bottom w:val="single" w:sz="6" w:space="0" w:color="000000"/>
            </w:tcBorders>
            <w:shd w:val="clear" w:color="auto" w:fill="FFCC99"/>
            <w:vAlign w:val="center"/>
          </w:tcPr>
          <w:p w14:paraId="53708243" w14:textId="7C7EA267" w:rsidR="00E91070" w:rsidRPr="007E4A1F" w:rsidRDefault="00E91070" w:rsidP="00E91070">
            <w:pPr>
              <w:pStyle w:val="TableBody"/>
              <w:rPr>
                <w:rFonts w:ascii="Wingdings" w:hAnsi="Wingdings"/>
                <w:color w:val="000000"/>
              </w:rPr>
            </w:pPr>
          </w:p>
        </w:tc>
      </w:tr>
      <w:tr w:rsidR="00E91070" w:rsidRPr="00794639" w14:paraId="0327A8EE" w14:textId="77777777" w:rsidTr="00FC364F">
        <w:trPr>
          <w:trHeight w:val="53"/>
        </w:trPr>
        <w:tc>
          <w:tcPr>
            <w:tcW w:w="549" w:type="pct"/>
            <w:vAlign w:val="center"/>
          </w:tcPr>
          <w:p w14:paraId="6BE1DF58" w14:textId="7627DC10" w:rsidR="00E91070" w:rsidRPr="00794639" w:rsidRDefault="00E91070" w:rsidP="00E91070">
            <w:pPr>
              <w:pStyle w:val="TableBody"/>
            </w:pPr>
            <w:r w:rsidRPr="000656F8">
              <w:fldChar w:fldCharType="begin"/>
            </w:r>
            <w:r w:rsidRPr="00794639">
              <w:instrText xml:space="preserve"> REF _Ref369092931 \w \h  \* MERGEFORMAT </w:instrText>
            </w:r>
            <w:r w:rsidRPr="000656F8">
              <w:fldChar w:fldCharType="separate"/>
            </w:r>
            <w:ins w:id="9361" w:author="Elaine Baricante" w:date="2018-11-27T10:41:00Z">
              <w:r w:rsidR="003C1515">
                <w:t>8.11</w:t>
              </w:r>
            </w:ins>
            <w:del w:id="9362" w:author="Elaine Baricante" w:date="2018-11-26T16:05:00Z">
              <w:r w:rsidR="00F66955" w:rsidDel="00A704F6">
                <w:delText>9.11</w:delText>
              </w:r>
            </w:del>
            <w:r w:rsidRPr="000656F8">
              <w:fldChar w:fldCharType="end"/>
            </w:r>
          </w:p>
        </w:tc>
        <w:tc>
          <w:tcPr>
            <w:tcW w:w="3900" w:type="pct"/>
            <w:vAlign w:val="center"/>
          </w:tcPr>
          <w:p w14:paraId="53421CD7" w14:textId="77777777" w:rsidR="00E91070" w:rsidRPr="0048226A" w:rsidRDefault="00E91070" w:rsidP="00E91070">
            <w:pPr>
              <w:pStyle w:val="TableBody"/>
            </w:pPr>
            <w:r w:rsidRPr="000656F8">
              <w:t>+CGSMS Command: Select Service for MO SMS Messages</w:t>
            </w:r>
          </w:p>
        </w:tc>
        <w:tc>
          <w:tcPr>
            <w:tcW w:w="551" w:type="pct"/>
            <w:tcBorders>
              <w:top w:val="single" w:sz="6" w:space="0" w:color="000000"/>
              <w:bottom w:val="single" w:sz="6" w:space="0" w:color="000000"/>
            </w:tcBorders>
            <w:shd w:val="clear" w:color="auto" w:fill="FFCC99"/>
            <w:vAlign w:val="center"/>
          </w:tcPr>
          <w:p w14:paraId="2A595746" w14:textId="21293491" w:rsidR="00E91070" w:rsidRPr="007E4A1F" w:rsidRDefault="00E91070" w:rsidP="00E91070">
            <w:pPr>
              <w:pStyle w:val="TableBody"/>
              <w:rPr>
                <w:rFonts w:ascii="Wingdings" w:hAnsi="Wingdings"/>
                <w:color w:val="000000"/>
              </w:rPr>
            </w:pPr>
          </w:p>
        </w:tc>
      </w:tr>
      <w:tr w:rsidR="00E91070" w:rsidRPr="00794639" w14:paraId="718D1B18"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01A351FD" w14:textId="5AF1C0B5" w:rsidR="00E91070" w:rsidRPr="00794639" w:rsidRDefault="00E91070" w:rsidP="00E91070">
            <w:pPr>
              <w:pStyle w:val="TableBody"/>
              <w:keepNext/>
              <w:rPr>
                <w:b/>
              </w:rPr>
            </w:pPr>
            <w:r w:rsidRPr="00794639">
              <w:rPr>
                <w:b/>
              </w:rPr>
              <w:t>Protocol Specific Commands – Connection Configuration</w:t>
            </w:r>
          </w:p>
        </w:tc>
      </w:tr>
      <w:tr w:rsidR="00E91070" w:rsidRPr="00794639" w14:paraId="53221E39" w14:textId="77777777" w:rsidTr="00FC364F">
        <w:trPr>
          <w:trHeight w:val="38"/>
        </w:trPr>
        <w:tc>
          <w:tcPr>
            <w:tcW w:w="549" w:type="pct"/>
            <w:tcBorders>
              <w:top w:val="single" w:sz="12" w:space="0" w:color="auto"/>
              <w:bottom w:val="single" w:sz="6" w:space="0" w:color="000000"/>
            </w:tcBorders>
            <w:vAlign w:val="center"/>
          </w:tcPr>
          <w:p w14:paraId="4D554CCC" w14:textId="0F33989F" w:rsidR="00E91070" w:rsidRPr="00794639" w:rsidRDefault="00E91070" w:rsidP="00E91070">
            <w:pPr>
              <w:pStyle w:val="TableBody"/>
              <w:keepNext/>
            </w:pPr>
            <w:r w:rsidRPr="000656F8">
              <w:fldChar w:fldCharType="begin"/>
            </w:r>
            <w:r w:rsidRPr="00794639">
              <w:instrText xml:space="preserve"> REF _Ref518400765 \r \h  \* MERGEFORMAT </w:instrText>
            </w:r>
            <w:r w:rsidRPr="000656F8">
              <w:fldChar w:fldCharType="separate"/>
            </w:r>
            <w:ins w:id="9363" w:author="Elaine Baricante" w:date="2018-11-27T10:41:00Z">
              <w:r w:rsidR="003C1515">
                <w:t>9.7.1</w:t>
              </w:r>
            </w:ins>
            <w:del w:id="9364" w:author="Elaine Baricante" w:date="2018-11-26T16:05:00Z">
              <w:r w:rsidR="00F66955" w:rsidDel="00A704F6">
                <w:delText>10.7.1</w:delText>
              </w:r>
            </w:del>
            <w:r w:rsidRPr="000656F8">
              <w:fldChar w:fldCharType="end"/>
            </w:r>
          </w:p>
        </w:tc>
        <w:tc>
          <w:tcPr>
            <w:tcW w:w="3900" w:type="pct"/>
            <w:tcBorders>
              <w:top w:val="single" w:sz="12" w:space="0" w:color="auto"/>
              <w:bottom w:val="single" w:sz="6" w:space="0" w:color="000000"/>
            </w:tcBorders>
            <w:vAlign w:val="center"/>
          </w:tcPr>
          <w:p w14:paraId="5C7014D6" w14:textId="77777777" w:rsidR="00E91070" w:rsidRPr="0048226A" w:rsidRDefault="00E91070" w:rsidP="00E91070">
            <w:pPr>
              <w:pStyle w:val="TableBody"/>
              <w:keepNext/>
            </w:pPr>
            <w:r w:rsidRPr="000656F8">
              <w:t>+KCNXCFG Command: GPRS Connection Configuration</w:t>
            </w:r>
          </w:p>
        </w:tc>
        <w:tc>
          <w:tcPr>
            <w:tcW w:w="551" w:type="pct"/>
            <w:tcBorders>
              <w:top w:val="single" w:sz="12" w:space="0" w:color="auto"/>
              <w:bottom w:val="single" w:sz="6" w:space="0" w:color="000000"/>
            </w:tcBorders>
            <w:shd w:val="clear" w:color="auto" w:fill="FFCC99"/>
            <w:vAlign w:val="center"/>
          </w:tcPr>
          <w:p w14:paraId="52DC30B4" w14:textId="7875C719" w:rsidR="00E91070" w:rsidRPr="007E4A1F" w:rsidRDefault="00E91070" w:rsidP="00E91070">
            <w:pPr>
              <w:pStyle w:val="TableBody"/>
              <w:keepNext/>
              <w:rPr>
                <w:rFonts w:ascii="Wingdings" w:hAnsi="Wingdings"/>
                <w:color w:val="000000"/>
              </w:rPr>
            </w:pPr>
          </w:p>
        </w:tc>
      </w:tr>
      <w:tr w:rsidR="00E91070" w:rsidRPr="00794639" w14:paraId="261D1159" w14:textId="77777777" w:rsidTr="00FC364F">
        <w:trPr>
          <w:trHeight w:val="53"/>
        </w:trPr>
        <w:tc>
          <w:tcPr>
            <w:tcW w:w="549" w:type="pct"/>
            <w:tcBorders>
              <w:top w:val="single" w:sz="6" w:space="0" w:color="000000"/>
              <w:bottom w:val="single" w:sz="2" w:space="0" w:color="auto"/>
            </w:tcBorders>
            <w:vAlign w:val="center"/>
          </w:tcPr>
          <w:p w14:paraId="5EEE448D" w14:textId="517E6013" w:rsidR="00E91070" w:rsidRPr="00794639" w:rsidRDefault="00E91070" w:rsidP="00E91070">
            <w:pPr>
              <w:pStyle w:val="TableBody"/>
              <w:keepNext/>
            </w:pPr>
            <w:r w:rsidRPr="000656F8">
              <w:fldChar w:fldCharType="begin"/>
            </w:r>
            <w:r w:rsidRPr="00794639">
              <w:instrText xml:space="preserve"> REF _Ref518400778 \r \h  \* MERGEFORMAT </w:instrText>
            </w:r>
            <w:r w:rsidRPr="000656F8">
              <w:fldChar w:fldCharType="separate"/>
            </w:r>
            <w:ins w:id="9365" w:author="Elaine Baricante" w:date="2018-11-27T10:41:00Z">
              <w:r w:rsidR="003C1515">
                <w:t>9.7.2</w:t>
              </w:r>
            </w:ins>
            <w:del w:id="9366" w:author="Elaine Baricante" w:date="2018-11-26T16:05:00Z">
              <w:r w:rsidR="00F66955" w:rsidDel="00A704F6">
                <w:delText>10.7.2</w:delText>
              </w:r>
            </w:del>
            <w:r w:rsidRPr="000656F8">
              <w:fldChar w:fldCharType="end"/>
            </w:r>
          </w:p>
        </w:tc>
        <w:tc>
          <w:tcPr>
            <w:tcW w:w="3900" w:type="pct"/>
            <w:tcBorders>
              <w:top w:val="single" w:sz="6" w:space="0" w:color="000000"/>
              <w:bottom w:val="single" w:sz="2" w:space="0" w:color="auto"/>
            </w:tcBorders>
            <w:vAlign w:val="center"/>
          </w:tcPr>
          <w:p w14:paraId="75C8B8E0" w14:textId="77777777" w:rsidR="00E91070" w:rsidRPr="0048226A" w:rsidRDefault="00E91070" w:rsidP="00E91070">
            <w:pPr>
              <w:pStyle w:val="TableBody"/>
              <w:keepNext/>
            </w:pPr>
            <w:r w:rsidRPr="000656F8">
              <w:t>+KCNXTIMER Command: Connection Timer Configuration</w:t>
            </w:r>
          </w:p>
        </w:tc>
        <w:tc>
          <w:tcPr>
            <w:tcW w:w="551" w:type="pct"/>
            <w:tcBorders>
              <w:top w:val="single" w:sz="6" w:space="0" w:color="000000"/>
              <w:bottom w:val="single" w:sz="2" w:space="0" w:color="auto"/>
            </w:tcBorders>
            <w:shd w:val="clear" w:color="auto" w:fill="FFCC99"/>
            <w:vAlign w:val="center"/>
          </w:tcPr>
          <w:p w14:paraId="3069598B" w14:textId="5963F8FA" w:rsidR="00E91070" w:rsidRPr="007E4A1F" w:rsidRDefault="00E91070" w:rsidP="00E91070">
            <w:pPr>
              <w:pStyle w:val="TableBody"/>
              <w:keepNext/>
              <w:rPr>
                <w:rFonts w:ascii="Wingdings" w:hAnsi="Wingdings"/>
                <w:color w:val="000000"/>
              </w:rPr>
            </w:pPr>
          </w:p>
        </w:tc>
      </w:tr>
      <w:tr w:rsidR="00E91070" w:rsidRPr="00794639" w14:paraId="1424B529" w14:textId="77777777" w:rsidTr="00FC364F">
        <w:trPr>
          <w:trHeight w:val="63"/>
        </w:trPr>
        <w:tc>
          <w:tcPr>
            <w:tcW w:w="549" w:type="pct"/>
            <w:tcBorders>
              <w:top w:val="single" w:sz="2" w:space="0" w:color="auto"/>
              <w:bottom w:val="single" w:sz="2" w:space="0" w:color="auto"/>
            </w:tcBorders>
            <w:vAlign w:val="center"/>
          </w:tcPr>
          <w:p w14:paraId="442F49FD" w14:textId="2D681470" w:rsidR="00E91070" w:rsidRPr="00794639" w:rsidRDefault="00E91070" w:rsidP="00E91070">
            <w:pPr>
              <w:pStyle w:val="TableBody"/>
              <w:keepNext/>
            </w:pPr>
            <w:r w:rsidRPr="000656F8">
              <w:fldChar w:fldCharType="begin"/>
            </w:r>
            <w:r w:rsidRPr="00794639">
              <w:instrText xml:space="preserve"> REF _Ref518400784 \r \h  \* MERGEFORMAT </w:instrText>
            </w:r>
            <w:r w:rsidRPr="000656F8">
              <w:fldChar w:fldCharType="separate"/>
            </w:r>
            <w:ins w:id="9367" w:author="Elaine Baricante" w:date="2018-11-27T10:41:00Z">
              <w:r w:rsidR="003C1515">
                <w:t>9.7.3</w:t>
              </w:r>
            </w:ins>
            <w:del w:id="9368" w:author="Elaine Baricante" w:date="2018-11-26T16:05:00Z">
              <w:r w:rsidR="00F66955" w:rsidDel="00A704F6">
                <w:delText>10.7.3</w:delText>
              </w:r>
            </w:del>
            <w:r w:rsidRPr="000656F8">
              <w:fldChar w:fldCharType="end"/>
            </w:r>
          </w:p>
        </w:tc>
        <w:tc>
          <w:tcPr>
            <w:tcW w:w="3900" w:type="pct"/>
            <w:tcBorders>
              <w:top w:val="single" w:sz="2" w:space="0" w:color="auto"/>
              <w:bottom w:val="single" w:sz="2" w:space="0" w:color="auto"/>
            </w:tcBorders>
            <w:vAlign w:val="center"/>
          </w:tcPr>
          <w:p w14:paraId="653653C3" w14:textId="77777777" w:rsidR="00E91070" w:rsidRPr="0048226A" w:rsidRDefault="00E91070" w:rsidP="00E91070">
            <w:pPr>
              <w:pStyle w:val="TableBody"/>
              <w:keepNext/>
            </w:pPr>
            <w:r w:rsidRPr="000656F8">
              <w:t>+KCNXPROFILE Command: Connection Current Profile Configuration</w:t>
            </w:r>
          </w:p>
        </w:tc>
        <w:tc>
          <w:tcPr>
            <w:tcW w:w="551" w:type="pct"/>
            <w:tcBorders>
              <w:top w:val="single" w:sz="2" w:space="0" w:color="auto"/>
              <w:bottom w:val="single" w:sz="2" w:space="0" w:color="auto"/>
            </w:tcBorders>
            <w:shd w:val="clear" w:color="auto" w:fill="FFCC99"/>
            <w:vAlign w:val="center"/>
          </w:tcPr>
          <w:p w14:paraId="70384C69" w14:textId="6B536210" w:rsidR="00E91070" w:rsidRPr="007E4A1F" w:rsidRDefault="00E91070" w:rsidP="00E91070">
            <w:pPr>
              <w:pStyle w:val="TableBody"/>
              <w:keepNext/>
              <w:rPr>
                <w:rFonts w:ascii="Wingdings" w:hAnsi="Wingdings"/>
                <w:color w:val="000000"/>
              </w:rPr>
            </w:pPr>
          </w:p>
        </w:tc>
      </w:tr>
      <w:tr w:rsidR="00E91070" w:rsidRPr="00794639" w14:paraId="6AA87974" w14:textId="77777777" w:rsidTr="00FC364F">
        <w:trPr>
          <w:trHeight w:val="63"/>
        </w:trPr>
        <w:tc>
          <w:tcPr>
            <w:tcW w:w="549" w:type="pct"/>
            <w:tcBorders>
              <w:top w:val="single" w:sz="2" w:space="0" w:color="auto"/>
              <w:bottom w:val="single" w:sz="2" w:space="0" w:color="auto"/>
            </w:tcBorders>
            <w:vAlign w:val="center"/>
          </w:tcPr>
          <w:p w14:paraId="5F469EB0" w14:textId="431F29B7" w:rsidR="00E91070" w:rsidRPr="00794639" w:rsidRDefault="00E91070" w:rsidP="00E91070">
            <w:pPr>
              <w:pStyle w:val="TableBody"/>
            </w:pPr>
            <w:r w:rsidRPr="000656F8">
              <w:fldChar w:fldCharType="begin"/>
            </w:r>
            <w:r w:rsidRPr="00794639">
              <w:instrText xml:space="preserve"> REF _Ref518400788 \r \h  \* MERGEFORMAT </w:instrText>
            </w:r>
            <w:r w:rsidRPr="000656F8">
              <w:fldChar w:fldCharType="separate"/>
            </w:r>
            <w:ins w:id="9369" w:author="Elaine Baricante" w:date="2018-11-27T10:41:00Z">
              <w:r w:rsidR="003C1515">
                <w:t>9.7.4</w:t>
              </w:r>
            </w:ins>
            <w:del w:id="9370" w:author="Elaine Baricante" w:date="2018-11-26T16:05:00Z">
              <w:r w:rsidR="00F66955" w:rsidDel="00A704F6">
                <w:delText>10.7.4</w:delText>
              </w:r>
            </w:del>
            <w:r w:rsidRPr="000656F8">
              <w:fldChar w:fldCharType="end"/>
            </w:r>
          </w:p>
        </w:tc>
        <w:tc>
          <w:tcPr>
            <w:tcW w:w="3900" w:type="pct"/>
            <w:tcBorders>
              <w:top w:val="single" w:sz="2" w:space="0" w:color="auto"/>
              <w:bottom w:val="single" w:sz="2" w:space="0" w:color="auto"/>
            </w:tcBorders>
            <w:vAlign w:val="center"/>
          </w:tcPr>
          <w:p w14:paraId="3342BA01" w14:textId="77777777" w:rsidR="00E91070" w:rsidRPr="007E4A1F" w:rsidRDefault="00E91070" w:rsidP="00E91070">
            <w:pPr>
              <w:pStyle w:val="TableBody"/>
            </w:pPr>
            <w:r w:rsidRPr="000656F8">
              <w:t>+KCGPADDR C</w:t>
            </w:r>
            <w:r w:rsidRPr="0048226A">
              <w:t>ommand: Show PDP Address</w:t>
            </w:r>
          </w:p>
        </w:tc>
        <w:tc>
          <w:tcPr>
            <w:tcW w:w="551" w:type="pct"/>
            <w:tcBorders>
              <w:top w:val="single" w:sz="2" w:space="0" w:color="auto"/>
              <w:bottom w:val="single" w:sz="2" w:space="0" w:color="auto"/>
            </w:tcBorders>
            <w:shd w:val="clear" w:color="auto" w:fill="FFCC99"/>
            <w:vAlign w:val="center"/>
          </w:tcPr>
          <w:p w14:paraId="21E679B4" w14:textId="78E5F872" w:rsidR="00E91070" w:rsidRPr="007E4A1F" w:rsidRDefault="00E91070" w:rsidP="00E91070">
            <w:pPr>
              <w:pStyle w:val="TableBody"/>
              <w:rPr>
                <w:rFonts w:ascii="Wingdings" w:hAnsi="Wingdings"/>
                <w:color w:val="000000"/>
              </w:rPr>
            </w:pPr>
          </w:p>
        </w:tc>
      </w:tr>
      <w:tr w:rsidR="00E91070" w:rsidRPr="00794639" w14:paraId="55F255D1" w14:textId="77777777" w:rsidTr="00FC364F">
        <w:trPr>
          <w:trHeight w:val="63"/>
        </w:trPr>
        <w:tc>
          <w:tcPr>
            <w:tcW w:w="549" w:type="pct"/>
            <w:tcBorders>
              <w:top w:val="single" w:sz="2" w:space="0" w:color="auto"/>
              <w:bottom w:val="single" w:sz="2" w:space="0" w:color="auto"/>
            </w:tcBorders>
            <w:vAlign w:val="center"/>
          </w:tcPr>
          <w:p w14:paraId="5C48444F" w14:textId="416FDCB7" w:rsidR="00E91070" w:rsidRPr="00794639" w:rsidRDefault="00E91070" w:rsidP="00E91070">
            <w:pPr>
              <w:pStyle w:val="TableBody"/>
            </w:pPr>
            <w:r w:rsidRPr="000656F8">
              <w:fldChar w:fldCharType="begin"/>
            </w:r>
            <w:r w:rsidRPr="00794639">
              <w:instrText xml:space="preserve"> REF _Ref518400793 \r \h  \* MERGEFORMAT </w:instrText>
            </w:r>
            <w:r w:rsidRPr="000656F8">
              <w:fldChar w:fldCharType="separate"/>
            </w:r>
            <w:ins w:id="9371" w:author="Elaine Baricante" w:date="2018-11-27T10:41:00Z">
              <w:r w:rsidR="003C1515">
                <w:t>9.7.5</w:t>
              </w:r>
            </w:ins>
            <w:del w:id="9372" w:author="Elaine Baricante" w:date="2018-11-26T16:05:00Z">
              <w:r w:rsidR="00F66955" w:rsidDel="00A704F6">
                <w:delText>10.7.5</w:delText>
              </w:r>
            </w:del>
            <w:r w:rsidRPr="000656F8">
              <w:fldChar w:fldCharType="end"/>
            </w:r>
          </w:p>
        </w:tc>
        <w:tc>
          <w:tcPr>
            <w:tcW w:w="3900" w:type="pct"/>
            <w:tcBorders>
              <w:top w:val="single" w:sz="2" w:space="0" w:color="auto"/>
              <w:bottom w:val="single" w:sz="2" w:space="0" w:color="auto"/>
            </w:tcBorders>
            <w:vAlign w:val="center"/>
          </w:tcPr>
          <w:p w14:paraId="5B717D7D" w14:textId="77777777" w:rsidR="00E91070" w:rsidRPr="0048226A" w:rsidRDefault="00E91070" w:rsidP="00E91070">
            <w:pPr>
              <w:pStyle w:val="TableBody"/>
            </w:pPr>
            <w:r w:rsidRPr="000656F8">
              <w:t>+KCNX_IND Notification: Connection Status Notification</w:t>
            </w:r>
          </w:p>
        </w:tc>
        <w:tc>
          <w:tcPr>
            <w:tcW w:w="551" w:type="pct"/>
            <w:tcBorders>
              <w:top w:val="single" w:sz="2" w:space="0" w:color="auto"/>
              <w:bottom w:val="single" w:sz="2" w:space="0" w:color="auto"/>
            </w:tcBorders>
            <w:shd w:val="clear" w:color="auto" w:fill="FFCC99"/>
            <w:vAlign w:val="center"/>
          </w:tcPr>
          <w:p w14:paraId="2BE808BE" w14:textId="77777777" w:rsidR="00E91070" w:rsidRPr="007E4A1F" w:rsidRDefault="00E91070" w:rsidP="00E91070">
            <w:pPr>
              <w:pStyle w:val="TableBody"/>
              <w:rPr>
                <w:rFonts w:ascii="Wingdings" w:hAnsi="Wingdings"/>
                <w:color w:val="000000"/>
              </w:rPr>
            </w:pPr>
          </w:p>
        </w:tc>
      </w:tr>
      <w:tr w:rsidR="00E91070" w:rsidRPr="00794639" w14:paraId="7EA13168" w14:textId="77777777" w:rsidTr="00170927">
        <w:trPr>
          <w:trHeight w:val="63"/>
        </w:trPr>
        <w:tc>
          <w:tcPr>
            <w:tcW w:w="549" w:type="pct"/>
            <w:tcBorders>
              <w:top w:val="single" w:sz="2" w:space="0" w:color="auto"/>
              <w:bottom w:val="single" w:sz="2" w:space="0" w:color="auto"/>
            </w:tcBorders>
            <w:vAlign w:val="center"/>
          </w:tcPr>
          <w:p w14:paraId="4CD30F50" w14:textId="0EFC32D7" w:rsidR="00E91070" w:rsidRPr="00794639" w:rsidRDefault="00E91070" w:rsidP="00E91070">
            <w:pPr>
              <w:pStyle w:val="TableBody"/>
            </w:pPr>
            <w:r w:rsidRPr="000656F8">
              <w:fldChar w:fldCharType="begin"/>
            </w:r>
            <w:r w:rsidRPr="00794639">
              <w:instrText xml:space="preserve"> REF _Ref518400797 \r \h  \* MERGEFORMAT </w:instrText>
            </w:r>
            <w:r w:rsidRPr="000656F8">
              <w:fldChar w:fldCharType="separate"/>
            </w:r>
            <w:ins w:id="9373" w:author="Elaine Baricante" w:date="2018-11-27T10:41:00Z">
              <w:r w:rsidR="003C1515">
                <w:t>9.7.6</w:t>
              </w:r>
            </w:ins>
            <w:del w:id="9374" w:author="Elaine Baricante" w:date="2018-11-26T16:05:00Z">
              <w:r w:rsidR="00F66955" w:rsidDel="00A704F6">
                <w:delText>10.7.6</w:delText>
              </w:r>
            </w:del>
            <w:r w:rsidRPr="000656F8">
              <w:fldChar w:fldCharType="end"/>
            </w:r>
          </w:p>
        </w:tc>
        <w:tc>
          <w:tcPr>
            <w:tcW w:w="3900" w:type="pct"/>
            <w:tcBorders>
              <w:top w:val="single" w:sz="2" w:space="0" w:color="auto"/>
              <w:bottom w:val="single" w:sz="2" w:space="0" w:color="auto"/>
            </w:tcBorders>
            <w:vAlign w:val="center"/>
          </w:tcPr>
          <w:p w14:paraId="57FF487A" w14:textId="77777777" w:rsidR="00E91070" w:rsidRPr="007E4A1F" w:rsidRDefault="00E91070" w:rsidP="00E91070">
            <w:pPr>
              <w:pStyle w:val="TableBody"/>
            </w:pPr>
            <w:r w:rsidRPr="000656F8">
              <w:t xml:space="preserve">+KCNXUP Command: </w:t>
            </w:r>
            <w:r w:rsidRPr="0048226A">
              <w:t>Bring the PDP Connection Up</w:t>
            </w:r>
          </w:p>
        </w:tc>
        <w:tc>
          <w:tcPr>
            <w:tcW w:w="551" w:type="pct"/>
            <w:tcBorders>
              <w:top w:val="single" w:sz="2" w:space="0" w:color="auto"/>
              <w:bottom w:val="single" w:sz="2" w:space="0" w:color="auto"/>
            </w:tcBorders>
            <w:vAlign w:val="center"/>
          </w:tcPr>
          <w:p w14:paraId="778C570B" w14:textId="77777777" w:rsidR="00E91070" w:rsidRPr="007E4A1F" w:rsidRDefault="00E91070" w:rsidP="00E91070">
            <w:pPr>
              <w:pStyle w:val="TableBody"/>
              <w:rPr>
                <w:rFonts w:ascii="Wingdings" w:hAnsi="Wingdings"/>
                <w:color w:val="000000"/>
              </w:rPr>
            </w:pPr>
          </w:p>
        </w:tc>
      </w:tr>
      <w:tr w:rsidR="00E91070" w:rsidRPr="00794639" w14:paraId="1EC23EC3" w14:textId="77777777" w:rsidTr="00170927">
        <w:trPr>
          <w:trHeight w:val="63"/>
        </w:trPr>
        <w:tc>
          <w:tcPr>
            <w:tcW w:w="549" w:type="pct"/>
            <w:tcBorders>
              <w:top w:val="single" w:sz="2" w:space="0" w:color="auto"/>
              <w:bottom w:val="single" w:sz="12" w:space="0" w:color="auto"/>
            </w:tcBorders>
            <w:vAlign w:val="center"/>
          </w:tcPr>
          <w:p w14:paraId="08F15906" w14:textId="6B462424" w:rsidR="00E91070" w:rsidRPr="00794639" w:rsidRDefault="00E91070" w:rsidP="00E91070">
            <w:pPr>
              <w:pStyle w:val="TableBody"/>
            </w:pPr>
            <w:r w:rsidRPr="000656F8">
              <w:fldChar w:fldCharType="begin"/>
            </w:r>
            <w:r w:rsidRPr="00794639">
              <w:instrText xml:space="preserve"> REF _Ref518400802 \r \h  \* MERGEFORMAT </w:instrText>
            </w:r>
            <w:r w:rsidRPr="000656F8">
              <w:fldChar w:fldCharType="separate"/>
            </w:r>
            <w:ins w:id="9375" w:author="Elaine Baricante" w:date="2018-11-27T10:41:00Z">
              <w:r w:rsidR="003C1515">
                <w:t>9.7.7</w:t>
              </w:r>
            </w:ins>
            <w:del w:id="9376" w:author="Elaine Baricante" w:date="2018-11-26T16:05:00Z">
              <w:r w:rsidR="00F66955" w:rsidDel="00A704F6">
                <w:delText>10.7.7</w:delText>
              </w:r>
            </w:del>
            <w:r w:rsidRPr="000656F8">
              <w:fldChar w:fldCharType="end"/>
            </w:r>
          </w:p>
        </w:tc>
        <w:tc>
          <w:tcPr>
            <w:tcW w:w="3900" w:type="pct"/>
            <w:tcBorders>
              <w:top w:val="single" w:sz="2" w:space="0" w:color="auto"/>
              <w:bottom w:val="single" w:sz="12" w:space="0" w:color="auto"/>
            </w:tcBorders>
            <w:vAlign w:val="center"/>
          </w:tcPr>
          <w:p w14:paraId="2DF0E092" w14:textId="77777777" w:rsidR="00E91070" w:rsidRPr="0048226A" w:rsidRDefault="00E91070" w:rsidP="00E91070">
            <w:pPr>
              <w:pStyle w:val="TableBody"/>
            </w:pPr>
            <w:r w:rsidRPr="000656F8">
              <w:t>+KCNXDOWN Command: Bring the PDP Connection Down</w:t>
            </w:r>
          </w:p>
        </w:tc>
        <w:tc>
          <w:tcPr>
            <w:tcW w:w="551" w:type="pct"/>
            <w:tcBorders>
              <w:top w:val="single" w:sz="2" w:space="0" w:color="auto"/>
              <w:bottom w:val="single" w:sz="12" w:space="0" w:color="auto"/>
            </w:tcBorders>
            <w:vAlign w:val="center"/>
          </w:tcPr>
          <w:p w14:paraId="0CE40D05" w14:textId="77777777" w:rsidR="00E91070" w:rsidRPr="007E4A1F" w:rsidRDefault="00E91070" w:rsidP="00E91070">
            <w:pPr>
              <w:pStyle w:val="TableBody"/>
              <w:rPr>
                <w:rFonts w:ascii="Wingdings" w:hAnsi="Wingdings"/>
                <w:color w:val="000000"/>
              </w:rPr>
            </w:pPr>
          </w:p>
        </w:tc>
      </w:tr>
      <w:tr w:rsidR="00E91070" w:rsidRPr="00794639" w14:paraId="07C32421"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1CEE947C" w14:textId="21D545C3" w:rsidR="00E91070" w:rsidRPr="00794639" w:rsidRDefault="00E91070" w:rsidP="00E91070">
            <w:pPr>
              <w:pStyle w:val="TableBody"/>
              <w:rPr>
                <w:b/>
              </w:rPr>
            </w:pPr>
            <w:r w:rsidRPr="00794639">
              <w:rPr>
                <w:b/>
              </w:rPr>
              <w:lastRenderedPageBreak/>
              <w:t>Protocol Specific Commands – Common Configuration</w:t>
            </w:r>
          </w:p>
        </w:tc>
      </w:tr>
      <w:tr w:rsidR="00E91070" w:rsidRPr="00794639" w14:paraId="69094896" w14:textId="77777777" w:rsidTr="00FC364F">
        <w:trPr>
          <w:trHeight w:val="38"/>
        </w:trPr>
        <w:tc>
          <w:tcPr>
            <w:tcW w:w="549" w:type="pct"/>
            <w:tcBorders>
              <w:top w:val="single" w:sz="12" w:space="0" w:color="auto"/>
              <w:bottom w:val="single" w:sz="2" w:space="0" w:color="auto"/>
            </w:tcBorders>
            <w:vAlign w:val="center"/>
          </w:tcPr>
          <w:p w14:paraId="644DB99D" w14:textId="05D5C5AC" w:rsidR="00E91070" w:rsidRPr="00794639" w:rsidRDefault="00E91070" w:rsidP="00E91070">
            <w:pPr>
              <w:pStyle w:val="TableBody"/>
            </w:pPr>
            <w:r w:rsidRPr="000656F8">
              <w:fldChar w:fldCharType="begin"/>
            </w:r>
            <w:r w:rsidRPr="00794639">
              <w:instrText xml:space="preserve"> REF _Ref518400805 \r \h  \* MERGEFORMAT </w:instrText>
            </w:r>
            <w:r w:rsidRPr="000656F8">
              <w:fldChar w:fldCharType="separate"/>
            </w:r>
            <w:ins w:id="9377" w:author="Elaine Baricante" w:date="2018-11-27T10:41:00Z">
              <w:r w:rsidR="003C1515">
                <w:t>9.8.1</w:t>
              </w:r>
            </w:ins>
            <w:del w:id="9378" w:author="Elaine Baricante" w:date="2018-11-26T16:05:00Z">
              <w:r w:rsidR="00F66955" w:rsidDel="00A704F6">
                <w:delText>10.8.1</w:delText>
              </w:r>
            </w:del>
            <w:r w:rsidRPr="000656F8">
              <w:fldChar w:fldCharType="end"/>
            </w:r>
          </w:p>
        </w:tc>
        <w:tc>
          <w:tcPr>
            <w:tcW w:w="3900" w:type="pct"/>
            <w:tcBorders>
              <w:top w:val="single" w:sz="12" w:space="0" w:color="auto"/>
              <w:bottom w:val="single" w:sz="2" w:space="0" w:color="auto"/>
            </w:tcBorders>
            <w:vAlign w:val="center"/>
          </w:tcPr>
          <w:p w14:paraId="14D69BA6" w14:textId="77777777" w:rsidR="00E91070" w:rsidRPr="0048226A" w:rsidRDefault="00E91070" w:rsidP="00E91070">
            <w:pPr>
              <w:pStyle w:val="TableBody"/>
            </w:pPr>
            <w:r w:rsidRPr="000656F8">
              <w:t>+KPATTERN Command: Custom End Of Data Pattern</w:t>
            </w:r>
          </w:p>
        </w:tc>
        <w:tc>
          <w:tcPr>
            <w:tcW w:w="551" w:type="pct"/>
            <w:tcBorders>
              <w:top w:val="single" w:sz="12" w:space="0" w:color="auto"/>
              <w:bottom w:val="single" w:sz="2" w:space="0" w:color="auto"/>
            </w:tcBorders>
            <w:shd w:val="clear" w:color="auto" w:fill="FFCC99"/>
            <w:vAlign w:val="center"/>
          </w:tcPr>
          <w:p w14:paraId="081DDA18" w14:textId="5A14DB73" w:rsidR="00E91070" w:rsidRPr="007E4A1F" w:rsidRDefault="00E91070" w:rsidP="00E91070">
            <w:pPr>
              <w:pStyle w:val="TableBody"/>
              <w:rPr>
                <w:rFonts w:ascii="SimSun" w:hAnsi="SimSun"/>
                <w:b/>
                <w:color w:val="000000"/>
              </w:rPr>
            </w:pPr>
          </w:p>
        </w:tc>
      </w:tr>
      <w:tr w:rsidR="00E91070" w:rsidRPr="00794639" w14:paraId="2CE5FC1A" w14:textId="77777777" w:rsidTr="00FC364F">
        <w:trPr>
          <w:trHeight w:val="63"/>
        </w:trPr>
        <w:tc>
          <w:tcPr>
            <w:tcW w:w="549" w:type="pct"/>
            <w:tcBorders>
              <w:top w:val="single" w:sz="2" w:space="0" w:color="auto"/>
              <w:bottom w:val="single" w:sz="2" w:space="0" w:color="auto"/>
            </w:tcBorders>
            <w:vAlign w:val="center"/>
          </w:tcPr>
          <w:p w14:paraId="24329210" w14:textId="106A510B" w:rsidR="00E91070" w:rsidRPr="00794639" w:rsidRDefault="00E91070" w:rsidP="00E91070">
            <w:pPr>
              <w:pStyle w:val="TableBody"/>
            </w:pPr>
            <w:r w:rsidRPr="000656F8">
              <w:fldChar w:fldCharType="begin"/>
            </w:r>
            <w:r w:rsidRPr="00794639">
              <w:instrText xml:space="preserve"> REF _Ref518400810 \r \h  \* MERGEFORMAT </w:instrText>
            </w:r>
            <w:r w:rsidRPr="000656F8">
              <w:fldChar w:fldCharType="separate"/>
            </w:r>
            <w:ins w:id="9379" w:author="Elaine Baricante" w:date="2018-11-27T10:41:00Z">
              <w:r w:rsidR="003C1515">
                <w:t>9.8.2</w:t>
              </w:r>
            </w:ins>
            <w:del w:id="9380" w:author="Elaine Baricante" w:date="2018-11-26T16:05:00Z">
              <w:r w:rsidR="00F66955" w:rsidDel="00A704F6">
                <w:delText>10.8.2</w:delText>
              </w:r>
            </w:del>
            <w:r w:rsidRPr="000656F8">
              <w:fldChar w:fldCharType="end"/>
            </w:r>
          </w:p>
        </w:tc>
        <w:tc>
          <w:tcPr>
            <w:tcW w:w="3900" w:type="pct"/>
            <w:tcBorders>
              <w:top w:val="single" w:sz="2" w:space="0" w:color="auto"/>
              <w:bottom w:val="single" w:sz="2" w:space="0" w:color="auto"/>
            </w:tcBorders>
            <w:vAlign w:val="center"/>
          </w:tcPr>
          <w:p w14:paraId="431A350C" w14:textId="35ADF0D6" w:rsidR="00E91070" w:rsidRPr="0048226A" w:rsidRDefault="00E91070" w:rsidP="00E91070">
            <w:pPr>
              <w:pStyle w:val="TableBody"/>
            </w:pPr>
            <w:r w:rsidRPr="000656F8">
              <w:t>+KURCCFG Command: Enable or Disable the URC from TCP Commands</w:t>
            </w:r>
          </w:p>
        </w:tc>
        <w:tc>
          <w:tcPr>
            <w:tcW w:w="551" w:type="pct"/>
            <w:tcBorders>
              <w:top w:val="single" w:sz="2" w:space="0" w:color="auto"/>
              <w:bottom w:val="single" w:sz="2" w:space="0" w:color="auto"/>
            </w:tcBorders>
            <w:shd w:val="clear" w:color="auto" w:fill="FFCC99"/>
            <w:vAlign w:val="center"/>
          </w:tcPr>
          <w:p w14:paraId="5F71E0E7" w14:textId="6D33B553" w:rsidR="00E91070" w:rsidRPr="007E4A1F" w:rsidRDefault="00E91070" w:rsidP="00E91070">
            <w:pPr>
              <w:pStyle w:val="TableBody"/>
              <w:rPr>
                <w:rFonts w:ascii="Wingdings" w:hAnsi="Wingdings"/>
                <w:color w:val="000000"/>
              </w:rPr>
            </w:pPr>
          </w:p>
        </w:tc>
      </w:tr>
      <w:tr w:rsidR="00E91070" w:rsidRPr="00794639" w14:paraId="7801E3C9" w14:textId="77777777" w:rsidTr="00170927">
        <w:trPr>
          <w:trHeight w:val="63"/>
        </w:trPr>
        <w:tc>
          <w:tcPr>
            <w:tcW w:w="549" w:type="pct"/>
            <w:tcBorders>
              <w:top w:val="single" w:sz="2" w:space="0" w:color="auto"/>
              <w:bottom w:val="single" w:sz="12" w:space="0" w:color="auto"/>
            </w:tcBorders>
            <w:vAlign w:val="center"/>
          </w:tcPr>
          <w:p w14:paraId="0E054691" w14:textId="60C66225" w:rsidR="00E91070" w:rsidRPr="00794639" w:rsidRDefault="00E91070" w:rsidP="00E91070">
            <w:pPr>
              <w:pStyle w:val="TableBody"/>
              <w:rPr>
                <w:lang w:eastAsia="zh-CN"/>
              </w:rPr>
            </w:pPr>
            <w:r w:rsidRPr="000656F8">
              <w:rPr>
                <w:lang w:eastAsia="zh-CN"/>
              </w:rPr>
              <w:fldChar w:fldCharType="begin"/>
            </w:r>
            <w:r w:rsidRPr="00794639">
              <w:rPr>
                <w:lang w:eastAsia="zh-CN"/>
              </w:rPr>
              <w:instrText xml:space="preserve"> REF _Ref518400816 \r \h  \* MERGEFORMAT </w:instrText>
            </w:r>
            <w:r w:rsidRPr="000656F8">
              <w:rPr>
                <w:lang w:eastAsia="zh-CN"/>
              </w:rPr>
            </w:r>
            <w:r w:rsidRPr="000656F8">
              <w:rPr>
                <w:lang w:eastAsia="zh-CN"/>
              </w:rPr>
              <w:fldChar w:fldCharType="separate"/>
            </w:r>
            <w:ins w:id="9381" w:author="Elaine Baricante" w:date="2018-11-27T10:41:00Z">
              <w:r w:rsidR="003C1515">
                <w:rPr>
                  <w:lang w:eastAsia="zh-CN"/>
                </w:rPr>
                <w:t>9.8.3</w:t>
              </w:r>
            </w:ins>
            <w:del w:id="9382" w:author="Elaine Baricante" w:date="2018-11-26T16:05:00Z">
              <w:r w:rsidR="00F66955" w:rsidDel="00A704F6">
                <w:rPr>
                  <w:lang w:eastAsia="zh-CN"/>
                </w:rPr>
                <w:delText>10.8.3</w:delText>
              </w:r>
            </w:del>
            <w:r w:rsidRPr="000656F8">
              <w:rPr>
                <w:lang w:eastAsia="zh-CN"/>
              </w:rPr>
              <w:fldChar w:fldCharType="end"/>
            </w:r>
          </w:p>
        </w:tc>
        <w:tc>
          <w:tcPr>
            <w:tcW w:w="3900" w:type="pct"/>
            <w:tcBorders>
              <w:top w:val="single" w:sz="2" w:space="0" w:color="auto"/>
              <w:bottom w:val="single" w:sz="12" w:space="0" w:color="auto"/>
            </w:tcBorders>
            <w:vAlign w:val="center"/>
          </w:tcPr>
          <w:p w14:paraId="7B70E956" w14:textId="77777777" w:rsidR="00E91070" w:rsidRPr="007E4A1F" w:rsidRDefault="00E91070" w:rsidP="00E91070">
            <w:pPr>
              <w:pStyle w:val="TableBody"/>
            </w:pPr>
            <w:r w:rsidRPr="000656F8">
              <w:t xml:space="preserve">+KIPOPT </w:t>
            </w:r>
            <w:r w:rsidRPr="0048226A">
              <w:t>Command: General Options Configuration</w:t>
            </w:r>
          </w:p>
        </w:tc>
        <w:tc>
          <w:tcPr>
            <w:tcW w:w="551" w:type="pct"/>
            <w:tcBorders>
              <w:top w:val="single" w:sz="2" w:space="0" w:color="auto"/>
              <w:bottom w:val="single" w:sz="12" w:space="0" w:color="auto"/>
            </w:tcBorders>
            <w:vAlign w:val="center"/>
          </w:tcPr>
          <w:p w14:paraId="35B47F14" w14:textId="77777777" w:rsidR="00E91070" w:rsidRPr="007E4A1F" w:rsidRDefault="00E91070" w:rsidP="00E91070">
            <w:pPr>
              <w:pStyle w:val="TableBody"/>
              <w:rPr>
                <w:rFonts w:ascii="Wingdings" w:hAnsi="Wingdings"/>
                <w:color w:val="000000"/>
              </w:rPr>
            </w:pPr>
          </w:p>
        </w:tc>
      </w:tr>
      <w:tr w:rsidR="00E91070" w:rsidRPr="00794639" w14:paraId="5CED091F"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7B8CA042" w14:textId="77777777" w:rsidR="00E91070" w:rsidRPr="00794639" w:rsidRDefault="00E91070" w:rsidP="00E91070">
            <w:pPr>
              <w:pStyle w:val="TableBody"/>
              <w:rPr>
                <w:b/>
              </w:rPr>
            </w:pPr>
            <w:r w:rsidRPr="00794639">
              <w:rPr>
                <w:b/>
              </w:rPr>
              <w:t>TCP Specific Commands</w:t>
            </w:r>
          </w:p>
        </w:tc>
      </w:tr>
      <w:tr w:rsidR="00E91070" w:rsidRPr="00794639" w14:paraId="2A1CB2C9" w14:textId="77777777" w:rsidTr="00FC364F">
        <w:trPr>
          <w:trHeight w:val="38"/>
        </w:trPr>
        <w:tc>
          <w:tcPr>
            <w:tcW w:w="549" w:type="pct"/>
            <w:tcBorders>
              <w:top w:val="single" w:sz="2" w:space="0" w:color="auto"/>
              <w:bottom w:val="single" w:sz="6" w:space="0" w:color="000000"/>
            </w:tcBorders>
            <w:vAlign w:val="center"/>
          </w:tcPr>
          <w:p w14:paraId="0C83E1ED" w14:textId="3E486327" w:rsidR="00E91070" w:rsidRPr="00794639" w:rsidRDefault="00E91070" w:rsidP="00E91070">
            <w:pPr>
              <w:pStyle w:val="TableBody"/>
            </w:pPr>
            <w:r w:rsidRPr="000656F8">
              <w:fldChar w:fldCharType="begin"/>
            </w:r>
            <w:r w:rsidRPr="00794639">
              <w:instrText xml:space="preserve"> REF _Ref518400822 \r \h  \* MERGEFORMAT </w:instrText>
            </w:r>
            <w:r w:rsidRPr="000656F8">
              <w:fldChar w:fldCharType="separate"/>
            </w:r>
            <w:ins w:id="9383" w:author="Elaine Baricante" w:date="2018-11-27T10:41:00Z">
              <w:r w:rsidR="003C1515">
                <w:t>9.11.1</w:t>
              </w:r>
            </w:ins>
            <w:del w:id="9384" w:author="Elaine Baricante" w:date="2018-11-26T16:05:00Z">
              <w:r w:rsidR="00F66955" w:rsidDel="00A704F6">
                <w:delText>10.11.1</w:delText>
              </w:r>
            </w:del>
            <w:r w:rsidRPr="000656F8">
              <w:fldChar w:fldCharType="end"/>
            </w:r>
          </w:p>
        </w:tc>
        <w:tc>
          <w:tcPr>
            <w:tcW w:w="3900" w:type="pct"/>
            <w:tcBorders>
              <w:top w:val="single" w:sz="2" w:space="0" w:color="auto"/>
              <w:bottom w:val="single" w:sz="6" w:space="0" w:color="000000"/>
            </w:tcBorders>
            <w:vAlign w:val="center"/>
          </w:tcPr>
          <w:p w14:paraId="3A7EF7A5" w14:textId="77777777" w:rsidR="00E91070" w:rsidRPr="0048226A" w:rsidRDefault="00E91070" w:rsidP="00E91070">
            <w:pPr>
              <w:pStyle w:val="TableBody"/>
            </w:pPr>
            <w:r w:rsidRPr="000656F8">
              <w:t>+KTCPCFG Command: TCP Connection Configuration</w:t>
            </w:r>
          </w:p>
        </w:tc>
        <w:tc>
          <w:tcPr>
            <w:tcW w:w="551" w:type="pct"/>
            <w:tcBorders>
              <w:top w:val="single" w:sz="2" w:space="0" w:color="auto"/>
              <w:bottom w:val="single" w:sz="6" w:space="0" w:color="000000"/>
            </w:tcBorders>
            <w:shd w:val="clear" w:color="auto" w:fill="FFCC99"/>
            <w:vAlign w:val="center"/>
          </w:tcPr>
          <w:p w14:paraId="33EF57C6" w14:textId="354D22C2" w:rsidR="00E91070" w:rsidRPr="007E4A1F" w:rsidRDefault="00E91070" w:rsidP="00E91070">
            <w:pPr>
              <w:pStyle w:val="TableBody"/>
              <w:rPr>
                <w:rFonts w:ascii="Wingdings" w:hAnsi="Wingdings"/>
                <w:color w:val="000000"/>
              </w:rPr>
            </w:pPr>
          </w:p>
        </w:tc>
      </w:tr>
      <w:tr w:rsidR="00E91070" w:rsidRPr="00794639" w14:paraId="697B6F90" w14:textId="77777777" w:rsidTr="00FC364F">
        <w:trPr>
          <w:trHeight w:val="53"/>
        </w:trPr>
        <w:tc>
          <w:tcPr>
            <w:tcW w:w="549" w:type="pct"/>
            <w:tcBorders>
              <w:top w:val="single" w:sz="6" w:space="0" w:color="000000"/>
            </w:tcBorders>
            <w:vAlign w:val="center"/>
          </w:tcPr>
          <w:p w14:paraId="2A039DD7" w14:textId="6C308365" w:rsidR="00E91070" w:rsidRPr="00794639" w:rsidRDefault="00E91070" w:rsidP="00E91070">
            <w:pPr>
              <w:pStyle w:val="TableBody"/>
            </w:pPr>
            <w:r w:rsidRPr="000656F8">
              <w:fldChar w:fldCharType="begin"/>
            </w:r>
            <w:r w:rsidRPr="00794639">
              <w:instrText xml:space="preserve"> REF _Ref518400829 \r \h  \* MERGEFORMAT </w:instrText>
            </w:r>
            <w:r w:rsidRPr="000656F8">
              <w:fldChar w:fldCharType="separate"/>
            </w:r>
            <w:ins w:id="9385" w:author="Elaine Baricante" w:date="2018-11-27T10:41:00Z">
              <w:r w:rsidR="003C1515">
                <w:t>9.11.2</w:t>
              </w:r>
            </w:ins>
            <w:del w:id="9386" w:author="Elaine Baricante" w:date="2018-11-26T16:05:00Z">
              <w:r w:rsidR="00F66955" w:rsidDel="00A704F6">
                <w:delText>10.11.2</w:delText>
              </w:r>
            </w:del>
            <w:r w:rsidRPr="000656F8">
              <w:fldChar w:fldCharType="end"/>
            </w:r>
          </w:p>
        </w:tc>
        <w:tc>
          <w:tcPr>
            <w:tcW w:w="3900" w:type="pct"/>
            <w:tcBorders>
              <w:top w:val="single" w:sz="6" w:space="0" w:color="000000"/>
            </w:tcBorders>
            <w:vAlign w:val="center"/>
          </w:tcPr>
          <w:p w14:paraId="67CB19E5" w14:textId="77777777" w:rsidR="00E91070" w:rsidRPr="0048226A" w:rsidRDefault="00E91070" w:rsidP="00E91070">
            <w:pPr>
              <w:pStyle w:val="TableBody"/>
            </w:pPr>
            <w:r w:rsidRPr="000656F8">
              <w:t>+KTCPCNX Command: TCP Connection</w:t>
            </w:r>
          </w:p>
        </w:tc>
        <w:tc>
          <w:tcPr>
            <w:tcW w:w="551" w:type="pct"/>
            <w:tcBorders>
              <w:top w:val="single" w:sz="6" w:space="0" w:color="000000"/>
              <w:bottom w:val="single" w:sz="6" w:space="0" w:color="000000"/>
            </w:tcBorders>
            <w:shd w:val="clear" w:color="auto" w:fill="B2A1C7" w:themeFill="accent4" w:themeFillTint="99"/>
            <w:vAlign w:val="center"/>
          </w:tcPr>
          <w:p w14:paraId="75AD4965" w14:textId="6B3B48F0" w:rsidR="00E91070" w:rsidRPr="007E4A1F" w:rsidRDefault="00E91070" w:rsidP="00E91070">
            <w:pPr>
              <w:pStyle w:val="TableBody"/>
              <w:rPr>
                <w:rFonts w:ascii="Wingdings" w:hAnsi="Wingdings"/>
                <w:color w:val="000000"/>
              </w:rPr>
            </w:pPr>
          </w:p>
        </w:tc>
      </w:tr>
      <w:tr w:rsidR="00E91070" w:rsidRPr="00794639" w14:paraId="32F6986F" w14:textId="77777777" w:rsidTr="00FC364F">
        <w:trPr>
          <w:trHeight w:val="53"/>
        </w:trPr>
        <w:tc>
          <w:tcPr>
            <w:tcW w:w="549" w:type="pct"/>
            <w:vAlign w:val="center"/>
          </w:tcPr>
          <w:p w14:paraId="3F73C4F9" w14:textId="2135D875" w:rsidR="00E91070" w:rsidRPr="00794639" w:rsidRDefault="00E91070" w:rsidP="00E91070">
            <w:pPr>
              <w:pStyle w:val="TableBody"/>
            </w:pPr>
            <w:r w:rsidRPr="000656F8">
              <w:fldChar w:fldCharType="begin"/>
            </w:r>
            <w:r w:rsidRPr="00794639">
              <w:instrText xml:space="preserve"> REF _Ref518400833 \r \h  \* MERGEFORMAT </w:instrText>
            </w:r>
            <w:r w:rsidRPr="000656F8">
              <w:fldChar w:fldCharType="separate"/>
            </w:r>
            <w:ins w:id="9387" w:author="Elaine Baricante" w:date="2018-11-27T10:41:00Z">
              <w:r w:rsidR="003C1515">
                <w:t>9.11.3</w:t>
              </w:r>
            </w:ins>
            <w:del w:id="9388" w:author="Elaine Baricante" w:date="2018-11-26T16:05:00Z">
              <w:r w:rsidR="00F66955" w:rsidDel="00A704F6">
                <w:delText>10.11.3</w:delText>
              </w:r>
            </w:del>
            <w:r w:rsidRPr="000656F8">
              <w:fldChar w:fldCharType="end"/>
            </w:r>
          </w:p>
        </w:tc>
        <w:tc>
          <w:tcPr>
            <w:tcW w:w="3900" w:type="pct"/>
            <w:vAlign w:val="center"/>
          </w:tcPr>
          <w:p w14:paraId="5758603E" w14:textId="6CFD0433" w:rsidR="00E91070" w:rsidRPr="007E4A1F" w:rsidRDefault="00E91070" w:rsidP="00E91070">
            <w:pPr>
              <w:pStyle w:val="TableBody"/>
            </w:pPr>
            <w:r w:rsidRPr="000656F8">
              <w:t>+KTCPRCV Command: Receiving Data throug</w:t>
            </w:r>
            <w:r w:rsidRPr="0048226A">
              <w:t>h a TCP Connection</w:t>
            </w:r>
          </w:p>
        </w:tc>
        <w:tc>
          <w:tcPr>
            <w:tcW w:w="551" w:type="pct"/>
            <w:tcBorders>
              <w:top w:val="single" w:sz="6" w:space="0" w:color="000000"/>
              <w:bottom w:val="single" w:sz="6" w:space="0" w:color="000000"/>
            </w:tcBorders>
            <w:shd w:val="clear" w:color="auto" w:fill="FF9900"/>
            <w:vAlign w:val="center"/>
          </w:tcPr>
          <w:p w14:paraId="747117EA" w14:textId="5C69FE92" w:rsidR="00E91070" w:rsidRPr="007E4A1F" w:rsidRDefault="00E91070" w:rsidP="00E91070">
            <w:pPr>
              <w:pStyle w:val="TableBody"/>
              <w:rPr>
                <w:rFonts w:ascii="Wingdings" w:hAnsi="Wingdings"/>
                <w:color w:val="000000"/>
              </w:rPr>
            </w:pPr>
          </w:p>
        </w:tc>
      </w:tr>
      <w:tr w:rsidR="00E91070" w:rsidRPr="00794639" w14:paraId="2A6FCBDF" w14:textId="77777777" w:rsidTr="00FC364F">
        <w:trPr>
          <w:trHeight w:val="53"/>
        </w:trPr>
        <w:tc>
          <w:tcPr>
            <w:tcW w:w="549" w:type="pct"/>
            <w:vAlign w:val="center"/>
          </w:tcPr>
          <w:p w14:paraId="39429E36" w14:textId="175D2862" w:rsidR="00E91070" w:rsidRPr="00794639" w:rsidRDefault="00E91070" w:rsidP="00E91070">
            <w:pPr>
              <w:pStyle w:val="TableBody"/>
            </w:pPr>
            <w:r w:rsidRPr="000656F8">
              <w:fldChar w:fldCharType="begin"/>
            </w:r>
            <w:r w:rsidRPr="00794639">
              <w:instrText xml:space="preserve"> REF _Ref518400836 \r \h  \* MERGEFORMAT </w:instrText>
            </w:r>
            <w:r w:rsidRPr="000656F8">
              <w:fldChar w:fldCharType="separate"/>
            </w:r>
            <w:ins w:id="9389" w:author="Elaine Baricante" w:date="2018-11-27T10:41:00Z">
              <w:r w:rsidR="003C1515">
                <w:t>9.11.4</w:t>
              </w:r>
            </w:ins>
            <w:del w:id="9390" w:author="Elaine Baricante" w:date="2018-11-26T16:05:00Z">
              <w:r w:rsidR="00F66955" w:rsidDel="00A704F6">
                <w:delText>10.11.4</w:delText>
              </w:r>
            </w:del>
            <w:r w:rsidRPr="000656F8">
              <w:fldChar w:fldCharType="end"/>
            </w:r>
          </w:p>
        </w:tc>
        <w:tc>
          <w:tcPr>
            <w:tcW w:w="3900" w:type="pct"/>
            <w:vAlign w:val="center"/>
          </w:tcPr>
          <w:p w14:paraId="4BBC46D2" w14:textId="41971D27" w:rsidR="00E91070" w:rsidRPr="0048226A" w:rsidRDefault="00E91070" w:rsidP="00E91070">
            <w:pPr>
              <w:pStyle w:val="TableBody"/>
            </w:pPr>
            <w:r w:rsidRPr="000656F8">
              <w:t>+KTCPSND Command: Sending Data through a TCP Connection</w:t>
            </w:r>
          </w:p>
        </w:tc>
        <w:tc>
          <w:tcPr>
            <w:tcW w:w="551" w:type="pct"/>
            <w:tcBorders>
              <w:top w:val="single" w:sz="6" w:space="0" w:color="000000"/>
              <w:bottom w:val="single" w:sz="6" w:space="0" w:color="000000"/>
            </w:tcBorders>
            <w:shd w:val="clear" w:color="auto" w:fill="FF9900"/>
            <w:vAlign w:val="center"/>
          </w:tcPr>
          <w:p w14:paraId="10F5D1E4" w14:textId="695809B8" w:rsidR="00E91070" w:rsidRPr="007E4A1F" w:rsidRDefault="00E91070" w:rsidP="00E91070">
            <w:pPr>
              <w:pStyle w:val="TableBody"/>
              <w:rPr>
                <w:rFonts w:ascii="Wingdings" w:hAnsi="Wingdings"/>
                <w:color w:val="000000"/>
              </w:rPr>
            </w:pPr>
          </w:p>
        </w:tc>
      </w:tr>
      <w:tr w:rsidR="00E91070" w:rsidRPr="00794639" w14:paraId="6B6635E3" w14:textId="77777777" w:rsidTr="00FC364F">
        <w:trPr>
          <w:trHeight w:val="53"/>
        </w:trPr>
        <w:tc>
          <w:tcPr>
            <w:tcW w:w="549" w:type="pct"/>
            <w:vAlign w:val="center"/>
          </w:tcPr>
          <w:p w14:paraId="1DED044D" w14:textId="7F6081E5" w:rsidR="00E91070" w:rsidRPr="00794639" w:rsidRDefault="00E91070" w:rsidP="00E91070">
            <w:pPr>
              <w:pStyle w:val="TableBody"/>
            </w:pPr>
            <w:r w:rsidRPr="000656F8">
              <w:fldChar w:fldCharType="begin"/>
            </w:r>
            <w:r w:rsidRPr="00794639">
              <w:instrText xml:space="preserve"> REF _Ref518400840 \r \h  \* MERGEFORMAT </w:instrText>
            </w:r>
            <w:r w:rsidRPr="000656F8">
              <w:fldChar w:fldCharType="separate"/>
            </w:r>
            <w:ins w:id="9391" w:author="Elaine Baricante" w:date="2018-11-27T10:41:00Z">
              <w:r w:rsidR="003C1515">
                <w:t>9.11.5</w:t>
              </w:r>
            </w:ins>
            <w:del w:id="9392" w:author="Elaine Baricante" w:date="2018-11-26T16:05:00Z">
              <w:r w:rsidR="00F66955" w:rsidDel="00A704F6">
                <w:delText>10.11.5</w:delText>
              </w:r>
            </w:del>
            <w:r w:rsidRPr="000656F8">
              <w:fldChar w:fldCharType="end"/>
            </w:r>
          </w:p>
        </w:tc>
        <w:tc>
          <w:tcPr>
            <w:tcW w:w="3900" w:type="pct"/>
            <w:vAlign w:val="center"/>
          </w:tcPr>
          <w:p w14:paraId="28CAD318" w14:textId="677E2DFD" w:rsidR="00E91070" w:rsidRPr="0048226A" w:rsidRDefault="00E91070" w:rsidP="00E91070">
            <w:pPr>
              <w:pStyle w:val="TableBody"/>
            </w:pPr>
            <w:r w:rsidRPr="000656F8">
              <w:t>+KTCPCLOSE Command: Closing Durrent TCP Operation</w:t>
            </w:r>
          </w:p>
        </w:tc>
        <w:tc>
          <w:tcPr>
            <w:tcW w:w="551" w:type="pct"/>
            <w:tcBorders>
              <w:top w:val="single" w:sz="6" w:space="0" w:color="000000"/>
              <w:bottom w:val="single" w:sz="6" w:space="0" w:color="000000"/>
            </w:tcBorders>
            <w:shd w:val="clear" w:color="auto" w:fill="FF9900"/>
            <w:vAlign w:val="center"/>
          </w:tcPr>
          <w:p w14:paraId="08110063" w14:textId="7179BA26" w:rsidR="00E91070" w:rsidRPr="007E4A1F" w:rsidRDefault="00E91070" w:rsidP="00E91070">
            <w:pPr>
              <w:pStyle w:val="TableBody"/>
              <w:rPr>
                <w:rFonts w:ascii="Wingdings" w:hAnsi="Wingdings"/>
                <w:color w:val="000000"/>
              </w:rPr>
            </w:pPr>
          </w:p>
        </w:tc>
      </w:tr>
      <w:tr w:rsidR="00E91070" w:rsidRPr="00794639" w14:paraId="742770F9" w14:textId="77777777" w:rsidTr="00FC364F">
        <w:trPr>
          <w:trHeight w:val="53"/>
        </w:trPr>
        <w:tc>
          <w:tcPr>
            <w:tcW w:w="549" w:type="pct"/>
            <w:vAlign w:val="center"/>
          </w:tcPr>
          <w:p w14:paraId="4B2E2F43" w14:textId="00E4BAFF" w:rsidR="00E91070" w:rsidRPr="00794639" w:rsidRDefault="00E91070" w:rsidP="00E91070">
            <w:pPr>
              <w:pStyle w:val="TableBody"/>
            </w:pPr>
            <w:r w:rsidRPr="000656F8">
              <w:fldChar w:fldCharType="begin"/>
            </w:r>
            <w:r w:rsidRPr="00794639">
              <w:instrText xml:space="preserve"> REF _Ref518400843 \r \h  \* MERGEFORMAT </w:instrText>
            </w:r>
            <w:r w:rsidRPr="000656F8">
              <w:fldChar w:fldCharType="separate"/>
            </w:r>
            <w:ins w:id="9393" w:author="Elaine Baricante" w:date="2018-11-27T10:41:00Z">
              <w:r w:rsidR="003C1515">
                <w:t>9.11.6</w:t>
              </w:r>
            </w:ins>
            <w:del w:id="9394" w:author="Elaine Baricante" w:date="2018-11-26T16:05:00Z">
              <w:r w:rsidR="00F66955" w:rsidDel="00A704F6">
                <w:delText>10.11.6</w:delText>
              </w:r>
            </w:del>
            <w:r w:rsidRPr="000656F8">
              <w:fldChar w:fldCharType="end"/>
            </w:r>
          </w:p>
        </w:tc>
        <w:tc>
          <w:tcPr>
            <w:tcW w:w="3900" w:type="pct"/>
            <w:vAlign w:val="center"/>
          </w:tcPr>
          <w:p w14:paraId="45D80976" w14:textId="022CFF8C" w:rsidR="00E91070" w:rsidRPr="007E4A1F" w:rsidRDefault="00E91070" w:rsidP="00E91070">
            <w:pPr>
              <w:pStyle w:val="TableBody"/>
            </w:pPr>
            <w:r w:rsidRPr="000656F8">
              <w:t>+KTCPDEL Command: Delet</w:t>
            </w:r>
            <w:r w:rsidRPr="0048226A">
              <w:t>e a Configured TCP Session</w:t>
            </w:r>
          </w:p>
        </w:tc>
        <w:tc>
          <w:tcPr>
            <w:tcW w:w="551" w:type="pct"/>
            <w:tcBorders>
              <w:top w:val="single" w:sz="6" w:space="0" w:color="000000"/>
              <w:bottom w:val="single" w:sz="2" w:space="0" w:color="auto"/>
            </w:tcBorders>
            <w:shd w:val="clear" w:color="auto" w:fill="FFCC99"/>
            <w:vAlign w:val="center"/>
          </w:tcPr>
          <w:p w14:paraId="0BEFD1D5" w14:textId="65E729A1" w:rsidR="00E91070" w:rsidRPr="007E4A1F" w:rsidRDefault="00E91070" w:rsidP="00E91070">
            <w:pPr>
              <w:pStyle w:val="TableBody"/>
              <w:rPr>
                <w:rFonts w:ascii="Wingdings" w:hAnsi="Wingdings"/>
                <w:color w:val="000000"/>
              </w:rPr>
            </w:pPr>
          </w:p>
        </w:tc>
      </w:tr>
      <w:tr w:rsidR="00E91070" w:rsidRPr="00794639" w14:paraId="50415F3A" w14:textId="77777777" w:rsidTr="00FC364F">
        <w:trPr>
          <w:trHeight w:val="53"/>
        </w:trPr>
        <w:tc>
          <w:tcPr>
            <w:tcW w:w="549" w:type="pct"/>
            <w:vAlign w:val="center"/>
          </w:tcPr>
          <w:p w14:paraId="2825E34A" w14:textId="61BE5B82" w:rsidR="00E91070" w:rsidRPr="00794639" w:rsidRDefault="00E91070" w:rsidP="00E91070">
            <w:pPr>
              <w:pStyle w:val="TableBody"/>
            </w:pPr>
            <w:r w:rsidRPr="000656F8">
              <w:fldChar w:fldCharType="begin"/>
            </w:r>
            <w:r w:rsidRPr="00794639">
              <w:instrText xml:space="preserve"> REF _Ref518400847 \r \h  \* MERGEFORMAT </w:instrText>
            </w:r>
            <w:r w:rsidRPr="000656F8">
              <w:fldChar w:fldCharType="separate"/>
            </w:r>
            <w:ins w:id="9395" w:author="Elaine Baricante" w:date="2018-11-27T10:41:00Z">
              <w:r w:rsidR="003C1515">
                <w:t>9.11.7</w:t>
              </w:r>
            </w:ins>
            <w:del w:id="9396" w:author="Elaine Baricante" w:date="2018-11-26T16:05:00Z">
              <w:r w:rsidR="00F66955" w:rsidDel="00A704F6">
                <w:delText>10.11.7</w:delText>
              </w:r>
            </w:del>
            <w:r w:rsidRPr="000656F8">
              <w:fldChar w:fldCharType="end"/>
            </w:r>
          </w:p>
        </w:tc>
        <w:tc>
          <w:tcPr>
            <w:tcW w:w="3900" w:type="pct"/>
            <w:vAlign w:val="center"/>
          </w:tcPr>
          <w:p w14:paraId="508D57D6" w14:textId="77777777" w:rsidR="00E91070" w:rsidRPr="0048226A" w:rsidRDefault="00E91070" w:rsidP="00E91070">
            <w:pPr>
              <w:pStyle w:val="TableBody"/>
            </w:pPr>
            <w:r w:rsidRPr="000656F8">
              <w:t>+KTCP_SRVREQ Notification: Incoming client’s connection request</w:t>
            </w:r>
          </w:p>
        </w:tc>
        <w:tc>
          <w:tcPr>
            <w:tcW w:w="551" w:type="pct"/>
            <w:tcBorders>
              <w:top w:val="single" w:sz="2" w:space="0" w:color="auto"/>
              <w:bottom w:val="single" w:sz="6" w:space="0" w:color="000000"/>
            </w:tcBorders>
            <w:shd w:val="clear" w:color="auto" w:fill="FFCC99"/>
            <w:vAlign w:val="center"/>
          </w:tcPr>
          <w:p w14:paraId="596F914B" w14:textId="7034FFFE" w:rsidR="00E91070" w:rsidRPr="007E4A1F" w:rsidRDefault="00E91070" w:rsidP="00E91070">
            <w:pPr>
              <w:pStyle w:val="TableBody"/>
              <w:rPr>
                <w:rFonts w:ascii="Wingdings" w:hAnsi="Wingdings"/>
                <w:color w:val="000000"/>
              </w:rPr>
            </w:pPr>
          </w:p>
        </w:tc>
      </w:tr>
      <w:tr w:rsidR="00E91070" w:rsidRPr="00794639" w14:paraId="0C6C9E6B" w14:textId="77777777" w:rsidTr="00FC364F">
        <w:trPr>
          <w:trHeight w:val="300"/>
        </w:trPr>
        <w:tc>
          <w:tcPr>
            <w:tcW w:w="549" w:type="pct"/>
            <w:vAlign w:val="center"/>
          </w:tcPr>
          <w:p w14:paraId="76EF1181" w14:textId="730A4410" w:rsidR="00E91070" w:rsidRPr="00794639" w:rsidRDefault="00E91070" w:rsidP="00E91070">
            <w:pPr>
              <w:pStyle w:val="TableBody"/>
            </w:pPr>
            <w:r w:rsidRPr="000656F8">
              <w:fldChar w:fldCharType="begin"/>
            </w:r>
            <w:r w:rsidRPr="00794639">
              <w:instrText xml:space="preserve"> REF _Ref518400851 \r \h  \* MERGEFORMAT </w:instrText>
            </w:r>
            <w:r w:rsidRPr="000656F8">
              <w:fldChar w:fldCharType="separate"/>
            </w:r>
            <w:ins w:id="9397" w:author="Elaine Baricante" w:date="2018-11-27T10:41:00Z">
              <w:r w:rsidR="003C1515">
                <w:t>9.11.8</w:t>
              </w:r>
            </w:ins>
            <w:del w:id="9398" w:author="Elaine Baricante" w:date="2018-11-26T16:05:00Z">
              <w:r w:rsidR="00F66955" w:rsidDel="00A704F6">
                <w:delText>10.11.8</w:delText>
              </w:r>
            </w:del>
            <w:r w:rsidRPr="000656F8">
              <w:fldChar w:fldCharType="end"/>
            </w:r>
          </w:p>
        </w:tc>
        <w:tc>
          <w:tcPr>
            <w:tcW w:w="3900" w:type="pct"/>
            <w:vAlign w:val="center"/>
          </w:tcPr>
          <w:p w14:paraId="4C7F6F1C" w14:textId="77777777" w:rsidR="00E91070" w:rsidRPr="007E4A1F" w:rsidRDefault="00E91070" w:rsidP="00E91070">
            <w:pPr>
              <w:pStyle w:val="TableBody"/>
            </w:pPr>
            <w:r w:rsidRPr="000656F8">
              <w:t>+KTCP_DAT</w:t>
            </w:r>
            <w:r w:rsidRPr="0048226A">
              <w:t>A Notification: Incoming Data through a TCP Connection</w:t>
            </w:r>
          </w:p>
        </w:tc>
        <w:tc>
          <w:tcPr>
            <w:tcW w:w="551" w:type="pct"/>
            <w:tcBorders>
              <w:top w:val="single" w:sz="6" w:space="0" w:color="000000"/>
              <w:bottom w:val="single" w:sz="6" w:space="0" w:color="000000"/>
            </w:tcBorders>
            <w:shd w:val="clear" w:color="auto" w:fill="FF9900"/>
            <w:vAlign w:val="center"/>
          </w:tcPr>
          <w:p w14:paraId="4FD658B7" w14:textId="3C4DB2CD" w:rsidR="00E91070" w:rsidRPr="007E4A1F" w:rsidRDefault="00E91070" w:rsidP="00E91070">
            <w:pPr>
              <w:pStyle w:val="TableBody"/>
              <w:rPr>
                <w:rFonts w:ascii="Wingdings" w:hAnsi="Wingdings"/>
                <w:color w:val="000000"/>
              </w:rPr>
            </w:pPr>
          </w:p>
        </w:tc>
      </w:tr>
      <w:tr w:rsidR="00E91070" w:rsidRPr="00794639" w14:paraId="1C9CBD73"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636B0B48" w14:textId="77777777" w:rsidR="00E91070" w:rsidRPr="00794639" w:rsidRDefault="00E91070" w:rsidP="00E91070">
            <w:pPr>
              <w:pStyle w:val="TableBody"/>
              <w:keepNext/>
              <w:rPr>
                <w:b/>
              </w:rPr>
            </w:pPr>
            <w:r w:rsidRPr="00794639">
              <w:rPr>
                <w:b/>
              </w:rPr>
              <w:t>UDP Specific Commands</w:t>
            </w:r>
          </w:p>
        </w:tc>
      </w:tr>
      <w:tr w:rsidR="00E91070" w:rsidRPr="00794639" w14:paraId="3F66610E" w14:textId="77777777" w:rsidTr="00FC364F">
        <w:trPr>
          <w:trHeight w:val="38"/>
        </w:trPr>
        <w:tc>
          <w:tcPr>
            <w:tcW w:w="549" w:type="pct"/>
            <w:tcBorders>
              <w:top w:val="single" w:sz="12" w:space="0" w:color="auto"/>
              <w:left w:val="single" w:sz="6" w:space="0" w:color="auto"/>
              <w:bottom w:val="single" w:sz="6" w:space="0" w:color="auto"/>
              <w:right w:val="single" w:sz="6" w:space="0" w:color="auto"/>
            </w:tcBorders>
            <w:vAlign w:val="center"/>
          </w:tcPr>
          <w:p w14:paraId="441C94A8" w14:textId="5BD35FC9" w:rsidR="00E91070" w:rsidRPr="00794639" w:rsidRDefault="00E91070" w:rsidP="00E91070">
            <w:pPr>
              <w:pStyle w:val="TableBody"/>
              <w:keepNext/>
            </w:pPr>
            <w:r w:rsidRPr="000656F8">
              <w:fldChar w:fldCharType="begin"/>
            </w:r>
            <w:r w:rsidRPr="00794639">
              <w:instrText xml:space="preserve"> REF _Ref518400892 \r \h  \* MERGEFORMAT </w:instrText>
            </w:r>
            <w:r w:rsidRPr="000656F8">
              <w:fldChar w:fldCharType="separate"/>
            </w:r>
            <w:ins w:id="9399" w:author="Elaine Baricante" w:date="2018-11-27T10:41:00Z">
              <w:r w:rsidR="003C1515">
                <w:t>9.12.1</w:t>
              </w:r>
            </w:ins>
            <w:del w:id="9400" w:author="Elaine Baricante" w:date="2018-11-26T16:05:00Z">
              <w:r w:rsidR="00F66955" w:rsidDel="00A704F6">
                <w:delText>10.12.1</w:delText>
              </w:r>
            </w:del>
            <w:r w:rsidRPr="000656F8">
              <w:fldChar w:fldCharType="end"/>
            </w:r>
          </w:p>
        </w:tc>
        <w:tc>
          <w:tcPr>
            <w:tcW w:w="3900" w:type="pct"/>
            <w:tcBorders>
              <w:top w:val="single" w:sz="12" w:space="0" w:color="auto"/>
              <w:left w:val="single" w:sz="6" w:space="0" w:color="auto"/>
              <w:bottom w:val="single" w:sz="6" w:space="0" w:color="auto"/>
              <w:right w:val="single" w:sz="6" w:space="0" w:color="auto"/>
            </w:tcBorders>
            <w:vAlign w:val="center"/>
          </w:tcPr>
          <w:p w14:paraId="177FCD7F" w14:textId="77777777" w:rsidR="00E91070" w:rsidRPr="0048226A" w:rsidRDefault="00E91070" w:rsidP="00E91070">
            <w:pPr>
              <w:pStyle w:val="TableBody"/>
              <w:keepNext/>
            </w:pPr>
            <w:r w:rsidRPr="000656F8">
              <w:t>+KUDPCFG Command: UDP Connection Configuration</w:t>
            </w:r>
          </w:p>
        </w:tc>
        <w:tc>
          <w:tcPr>
            <w:tcW w:w="551" w:type="pct"/>
            <w:tcBorders>
              <w:top w:val="single" w:sz="12" w:space="0" w:color="auto"/>
              <w:left w:val="single" w:sz="6" w:space="0" w:color="auto"/>
              <w:bottom w:val="single" w:sz="6" w:space="0" w:color="auto"/>
              <w:right w:val="single" w:sz="6" w:space="0" w:color="auto"/>
            </w:tcBorders>
            <w:shd w:val="clear" w:color="auto" w:fill="FFCC99"/>
            <w:vAlign w:val="center"/>
          </w:tcPr>
          <w:p w14:paraId="1CFB3A29" w14:textId="533CC436" w:rsidR="00E91070" w:rsidRPr="007E4A1F" w:rsidRDefault="00E91070" w:rsidP="00E91070">
            <w:pPr>
              <w:pStyle w:val="TableBody"/>
              <w:keepNext/>
              <w:rPr>
                <w:rFonts w:ascii="Wingdings" w:hAnsi="Wingdings"/>
                <w:color w:val="000000"/>
              </w:rPr>
            </w:pPr>
          </w:p>
        </w:tc>
      </w:tr>
      <w:tr w:rsidR="00E91070" w:rsidRPr="00794639" w14:paraId="1DAC0A67" w14:textId="77777777" w:rsidTr="00170927">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04ED8E2A" w14:textId="6389E362" w:rsidR="00E91070" w:rsidRPr="00794639" w:rsidRDefault="00E91070" w:rsidP="00E91070">
            <w:pPr>
              <w:pStyle w:val="TableBody"/>
            </w:pPr>
            <w:r w:rsidRPr="000656F8">
              <w:fldChar w:fldCharType="begin"/>
            </w:r>
            <w:r w:rsidRPr="00794639">
              <w:instrText xml:space="preserve"> REF _Ref518400918 \r \h  \* MERGEFORMAT </w:instrText>
            </w:r>
            <w:r w:rsidRPr="000656F8">
              <w:fldChar w:fldCharType="separate"/>
            </w:r>
            <w:ins w:id="9401" w:author="Elaine Baricante" w:date="2018-11-27T10:41:00Z">
              <w:r w:rsidR="003C1515">
                <w:t>9.12.2</w:t>
              </w:r>
            </w:ins>
            <w:del w:id="9402" w:author="Elaine Baricante" w:date="2018-11-26T16:05:00Z">
              <w:r w:rsidR="00F66955" w:rsidDel="00A704F6">
                <w:delText>10.12.2</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28738C91" w14:textId="77777777" w:rsidR="00E91070" w:rsidRPr="0048226A" w:rsidRDefault="00E91070" w:rsidP="00E91070">
            <w:pPr>
              <w:pStyle w:val="TableBody"/>
            </w:pPr>
            <w:r w:rsidRPr="000656F8">
              <w:t>+KUDPRCV Command: Receive data through an UDP Connection</w:t>
            </w:r>
          </w:p>
        </w:tc>
        <w:tc>
          <w:tcPr>
            <w:tcW w:w="551" w:type="pct"/>
            <w:tcBorders>
              <w:top w:val="single" w:sz="6" w:space="0" w:color="auto"/>
              <w:left w:val="single" w:sz="6" w:space="0" w:color="auto"/>
              <w:bottom w:val="single" w:sz="6" w:space="0" w:color="auto"/>
              <w:right w:val="single" w:sz="6" w:space="0" w:color="auto"/>
            </w:tcBorders>
            <w:shd w:val="clear" w:color="auto" w:fill="FF9900"/>
            <w:vAlign w:val="center"/>
          </w:tcPr>
          <w:p w14:paraId="73E47010" w14:textId="77777777" w:rsidR="00E91070" w:rsidRPr="007E4A1F" w:rsidRDefault="00E91070" w:rsidP="00E91070">
            <w:pPr>
              <w:pStyle w:val="TableBody"/>
              <w:rPr>
                <w:rFonts w:ascii="Wingdings" w:hAnsi="Wingdings"/>
                <w:color w:val="000000"/>
              </w:rPr>
            </w:pPr>
          </w:p>
        </w:tc>
      </w:tr>
      <w:tr w:rsidR="00E91070" w:rsidRPr="00794639" w14:paraId="5449CA59" w14:textId="77777777" w:rsidTr="00170927">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636CAFE9" w14:textId="5D70E826" w:rsidR="00E91070" w:rsidRPr="00794639" w:rsidRDefault="00E91070" w:rsidP="00E91070">
            <w:pPr>
              <w:pStyle w:val="TableBody"/>
              <w:keepNext/>
            </w:pPr>
            <w:r w:rsidRPr="000656F8">
              <w:fldChar w:fldCharType="begin"/>
            </w:r>
            <w:r w:rsidRPr="00794639">
              <w:instrText xml:space="preserve"> REF _Ref518400913 \r \h  \* MERGEFORMAT </w:instrText>
            </w:r>
            <w:r w:rsidRPr="000656F8">
              <w:fldChar w:fldCharType="separate"/>
            </w:r>
            <w:ins w:id="9403" w:author="Elaine Baricante" w:date="2018-11-27T10:41:00Z">
              <w:r w:rsidR="003C1515">
                <w:t>9.12.3</w:t>
              </w:r>
            </w:ins>
            <w:del w:id="9404" w:author="Elaine Baricante" w:date="2018-11-26T16:05:00Z">
              <w:r w:rsidR="00F66955" w:rsidDel="00A704F6">
                <w:delText>10.12.3</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5BA565CB" w14:textId="77777777" w:rsidR="00E91070" w:rsidRPr="0048226A" w:rsidRDefault="00E91070" w:rsidP="00E91070">
            <w:pPr>
              <w:pStyle w:val="TableBody"/>
              <w:keepNext/>
            </w:pPr>
            <w:r w:rsidRPr="000656F8">
              <w:t>+KUDPSND Command: Send data through an UDP Connection</w:t>
            </w:r>
          </w:p>
        </w:tc>
        <w:tc>
          <w:tcPr>
            <w:tcW w:w="551" w:type="pct"/>
            <w:tcBorders>
              <w:top w:val="single" w:sz="6" w:space="0" w:color="auto"/>
              <w:left w:val="single" w:sz="6" w:space="0" w:color="auto"/>
              <w:bottom w:val="single" w:sz="6" w:space="0" w:color="auto"/>
              <w:right w:val="single" w:sz="6" w:space="0" w:color="auto"/>
            </w:tcBorders>
            <w:shd w:val="clear" w:color="auto" w:fill="FF9900"/>
            <w:vAlign w:val="center"/>
          </w:tcPr>
          <w:p w14:paraId="733F0904" w14:textId="77777777" w:rsidR="00E91070" w:rsidRPr="007E4A1F" w:rsidRDefault="00E91070" w:rsidP="00E91070">
            <w:pPr>
              <w:pStyle w:val="TableBody"/>
              <w:keepNext/>
              <w:rPr>
                <w:rFonts w:ascii="Wingdings" w:hAnsi="Wingdings"/>
                <w:color w:val="000000"/>
              </w:rPr>
            </w:pPr>
          </w:p>
        </w:tc>
      </w:tr>
      <w:tr w:rsidR="00E91070" w:rsidRPr="00794639" w14:paraId="031BBE17" w14:textId="77777777" w:rsidTr="00FC364F">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3D41031C" w14:textId="05C50C56" w:rsidR="00E91070" w:rsidRPr="00794639" w:rsidRDefault="00E91070" w:rsidP="00E91070">
            <w:pPr>
              <w:pStyle w:val="TableBody"/>
              <w:keepNext/>
            </w:pPr>
            <w:r w:rsidRPr="000656F8">
              <w:fldChar w:fldCharType="begin"/>
            </w:r>
            <w:r w:rsidRPr="00794639">
              <w:instrText xml:space="preserve"> REF _Ref518400901 \r \h  \* MERGEFORMAT </w:instrText>
            </w:r>
            <w:r w:rsidRPr="000656F8">
              <w:fldChar w:fldCharType="separate"/>
            </w:r>
            <w:ins w:id="9405" w:author="Elaine Baricante" w:date="2018-11-27T10:41:00Z">
              <w:r w:rsidR="003C1515">
                <w:t>9.12.4</w:t>
              </w:r>
            </w:ins>
            <w:del w:id="9406" w:author="Elaine Baricante" w:date="2018-11-26T16:05:00Z">
              <w:r w:rsidR="00F66955" w:rsidDel="00A704F6">
                <w:delText>10.12.4</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022118D3" w14:textId="77777777" w:rsidR="00E91070" w:rsidRPr="0048226A" w:rsidRDefault="00E91070" w:rsidP="00E91070">
            <w:pPr>
              <w:pStyle w:val="TableBody"/>
              <w:keepNext/>
            </w:pPr>
            <w:r w:rsidRPr="000656F8">
              <w:t>+KUDPCLOSE Command: Close current UDP operation</w:t>
            </w:r>
          </w:p>
        </w:tc>
        <w:tc>
          <w:tcPr>
            <w:tcW w:w="551" w:type="pct"/>
            <w:tcBorders>
              <w:top w:val="single" w:sz="6" w:space="0" w:color="auto"/>
              <w:left w:val="single" w:sz="6" w:space="0" w:color="auto"/>
              <w:bottom w:val="single" w:sz="6" w:space="0" w:color="auto"/>
              <w:right w:val="single" w:sz="6" w:space="0" w:color="auto"/>
            </w:tcBorders>
            <w:shd w:val="clear" w:color="auto" w:fill="FF9900"/>
            <w:vAlign w:val="center"/>
          </w:tcPr>
          <w:p w14:paraId="4AC20D5A" w14:textId="5D4039D6" w:rsidR="00E91070" w:rsidRPr="007E4A1F" w:rsidRDefault="00E91070" w:rsidP="00E91070">
            <w:pPr>
              <w:pStyle w:val="TableBody"/>
              <w:keepNext/>
              <w:rPr>
                <w:rFonts w:ascii="Wingdings" w:hAnsi="Wingdings"/>
                <w:color w:val="000000"/>
              </w:rPr>
            </w:pPr>
          </w:p>
        </w:tc>
      </w:tr>
      <w:tr w:rsidR="00E91070" w:rsidRPr="00794639" w14:paraId="63308C98" w14:textId="77777777" w:rsidTr="00170927">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5A582742" w14:textId="366401D8" w:rsidR="00E91070" w:rsidRPr="00794639" w:rsidRDefault="00E91070" w:rsidP="00E91070">
            <w:pPr>
              <w:pStyle w:val="TableBody"/>
              <w:keepNext/>
            </w:pPr>
            <w:r w:rsidRPr="000656F8">
              <w:fldChar w:fldCharType="begin"/>
            </w:r>
            <w:r w:rsidRPr="00794639">
              <w:instrText xml:space="preserve"> REF _Ref518400905 \r \h  \* MERGEFORMAT </w:instrText>
            </w:r>
            <w:r w:rsidRPr="000656F8">
              <w:fldChar w:fldCharType="separate"/>
            </w:r>
            <w:ins w:id="9407" w:author="Elaine Baricante" w:date="2018-11-27T10:41:00Z">
              <w:r w:rsidR="003C1515">
                <w:t>9.12.5</w:t>
              </w:r>
            </w:ins>
            <w:del w:id="9408" w:author="Elaine Baricante" w:date="2018-11-26T16:05:00Z">
              <w:r w:rsidR="00F66955" w:rsidDel="00A704F6">
                <w:delText>10.12.5</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02E703F2" w14:textId="77777777" w:rsidR="00E91070" w:rsidRPr="007E4A1F" w:rsidRDefault="00E91070" w:rsidP="00E91070">
            <w:pPr>
              <w:pStyle w:val="TableBody"/>
              <w:keepNext/>
            </w:pPr>
            <w:r w:rsidRPr="000656F8">
              <w:t xml:space="preserve">+KUDPDEL Command: Delete </w:t>
            </w:r>
            <w:r w:rsidRPr="0048226A">
              <w:t>a Configured UDP Session</w:t>
            </w:r>
            <w:r w:rsidRPr="007E4A1F" w:rsidDel="00714C78">
              <w:t xml:space="preserve"> </w:t>
            </w:r>
          </w:p>
        </w:tc>
        <w:tc>
          <w:tcPr>
            <w:tcW w:w="551" w:type="pct"/>
            <w:tcBorders>
              <w:top w:val="single" w:sz="6" w:space="0" w:color="auto"/>
              <w:left w:val="single" w:sz="6" w:space="0" w:color="auto"/>
              <w:bottom w:val="single" w:sz="6" w:space="0" w:color="auto"/>
              <w:right w:val="single" w:sz="6" w:space="0" w:color="auto"/>
            </w:tcBorders>
            <w:vAlign w:val="center"/>
          </w:tcPr>
          <w:p w14:paraId="738F13C8" w14:textId="77777777" w:rsidR="00E91070" w:rsidRPr="00006D08" w:rsidRDefault="00E91070" w:rsidP="00E91070">
            <w:pPr>
              <w:pStyle w:val="TableBody"/>
              <w:keepNext/>
              <w:rPr>
                <w:rFonts w:ascii="Wingdings" w:hAnsi="Wingdings"/>
                <w:color w:val="000000"/>
              </w:rPr>
            </w:pPr>
          </w:p>
        </w:tc>
      </w:tr>
      <w:tr w:rsidR="00E91070" w:rsidRPr="00794639" w14:paraId="679418FF" w14:textId="77777777" w:rsidTr="00170927">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588E8A52" w14:textId="75FE6D10" w:rsidR="00E91070" w:rsidRPr="00794639" w:rsidRDefault="00E91070" w:rsidP="00E91070">
            <w:pPr>
              <w:pStyle w:val="TableBody"/>
              <w:keepNext/>
            </w:pPr>
            <w:r w:rsidRPr="000656F8">
              <w:fldChar w:fldCharType="begin"/>
            </w:r>
            <w:r w:rsidRPr="00794639">
              <w:instrText xml:space="preserve"> REF _Ref518400909 \r \h  \* MERGEFORMAT </w:instrText>
            </w:r>
            <w:r w:rsidRPr="000656F8">
              <w:fldChar w:fldCharType="separate"/>
            </w:r>
            <w:ins w:id="9409" w:author="Elaine Baricante" w:date="2018-11-27T10:41:00Z">
              <w:r w:rsidR="003C1515">
                <w:t>9.12.6</w:t>
              </w:r>
            </w:ins>
            <w:del w:id="9410" w:author="Elaine Baricante" w:date="2018-11-26T16:05:00Z">
              <w:r w:rsidR="00F66955" w:rsidDel="00A704F6">
                <w:delText>10.12.6</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6F5D433A" w14:textId="77777777" w:rsidR="00E91070" w:rsidRPr="0048226A" w:rsidRDefault="00E91070" w:rsidP="00E91070">
            <w:pPr>
              <w:pStyle w:val="TableBody"/>
              <w:keepNext/>
            </w:pPr>
            <w:r w:rsidRPr="000656F8">
              <w:t>+KUDP_IND Notification: UDP Status</w:t>
            </w:r>
          </w:p>
        </w:tc>
        <w:tc>
          <w:tcPr>
            <w:tcW w:w="551" w:type="pct"/>
            <w:tcBorders>
              <w:top w:val="single" w:sz="6" w:space="0" w:color="auto"/>
              <w:left w:val="single" w:sz="6" w:space="0" w:color="auto"/>
              <w:bottom w:val="single" w:sz="6" w:space="0" w:color="auto"/>
              <w:right w:val="single" w:sz="6" w:space="0" w:color="auto"/>
            </w:tcBorders>
            <w:vAlign w:val="center"/>
          </w:tcPr>
          <w:p w14:paraId="67E9074C" w14:textId="77777777" w:rsidR="00E91070" w:rsidRPr="007E4A1F" w:rsidRDefault="00E91070" w:rsidP="00E91070">
            <w:pPr>
              <w:pStyle w:val="TableBody"/>
              <w:keepNext/>
              <w:rPr>
                <w:rFonts w:ascii="Wingdings" w:hAnsi="Wingdings"/>
                <w:color w:val="000000"/>
              </w:rPr>
            </w:pPr>
          </w:p>
        </w:tc>
      </w:tr>
      <w:tr w:rsidR="00E91070" w:rsidRPr="00794639" w14:paraId="3FD30BA0" w14:textId="77777777" w:rsidTr="00170927">
        <w:trPr>
          <w:trHeight w:val="53"/>
        </w:trPr>
        <w:tc>
          <w:tcPr>
            <w:tcW w:w="549" w:type="pct"/>
            <w:tcBorders>
              <w:top w:val="single" w:sz="6" w:space="0" w:color="auto"/>
              <w:left w:val="single" w:sz="6" w:space="0" w:color="auto"/>
              <w:bottom w:val="single" w:sz="6" w:space="0" w:color="auto"/>
              <w:right w:val="single" w:sz="6" w:space="0" w:color="auto"/>
            </w:tcBorders>
            <w:vAlign w:val="center"/>
          </w:tcPr>
          <w:p w14:paraId="7A26F21B" w14:textId="04EF6642" w:rsidR="00E91070" w:rsidRPr="00794639" w:rsidRDefault="00E91070" w:rsidP="00E91070">
            <w:pPr>
              <w:pStyle w:val="TableBody"/>
              <w:keepNext/>
            </w:pPr>
            <w:r w:rsidRPr="000656F8">
              <w:fldChar w:fldCharType="begin"/>
            </w:r>
            <w:r w:rsidRPr="00794639">
              <w:instrText xml:space="preserve"> REF _Ref518400897 \r \h  \* MERGEFORMAT </w:instrText>
            </w:r>
            <w:r w:rsidRPr="000656F8">
              <w:fldChar w:fldCharType="separate"/>
            </w:r>
            <w:ins w:id="9411" w:author="Elaine Baricante" w:date="2018-11-27T10:41:00Z">
              <w:r w:rsidR="003C1515">
                <w:t>9.12.7</w:t>
              </w:r>
            </w:ins>
            <w:del w:id="9412" w:author="Elaine Baricante" w:date="2018-11-26T16:05:00Z">
              <w:r w:rsidR="00F66955" w:rsidDel="00A704F6">
                <w:delText>10.12.7</w:delText>
              </w:r>
            </w:del>
            <w:r w:rsidRPr="000656F8">
              <w:fldChar w:fldCharType="end"/>
            </w:r>
          </w:p>
        </w:tc>
        <w:tc>
          <w:tcPr>
            <w:tcW w:w="3900" w:type="pct"/>
            <w:tcBorders>
              <w:top w:val="single" w:sz="6" w:space="0" w:color="auto"/>
              <w:left w:val="single" w:sz="6" w:space="0" w:color="auto"/>
              <w:bottom w:val="single" w:sz="6" w:space="0" w:color="auto"/>
              <w:right w:val="single" w:sz="6" w:space="0" w:color="auto"/>
            </w:tcBorders>
            <w:vAlign w:val="center"/>
          </w:tcPr>
          <w:p w14:paraId="4322FD47" w14:textId="77777777" w:rsidR="00E91070" w:rsidRPr="007E4A1F" w:rsidRDefault="00E91070" w:rsidP="00E91070">
            <w:pPr>
              <w:pStyle w:val="TableBody"/>
              <w:keepNext/>
            </w:pPr>
            <w:r w:rsidRPr="000656F8">
              <w:t>+KUDP_DATA Notification: Incoming dat</w:t>
            </w:r>
            <w:r w:rsidRPr="0048226A">
              <w:t>a through a UDP Connection</w:t>
            </w:r>
          </w:p>
        </w:tc>
        <w:tc>
          <w:tcPr>
            <w:tcW w:w="551" w:type="pct"/>
            <w:tcBorders>
              <w:top w:val="single" w:sz="6" w:space="0" w:color="auto"/>
              <w:left w:val="single" w:sz="6" w:space="0" w:color="auto"/>
              <w:bottom w:val="single" w:sz="6" w:space="0" w:color="auto"/>
              <w:right w:val="single" w:sz="6" w:space="0" w:color="auto"/>
            </w:tcBorders>
            <w:vAlign w:val="center"/>
          </w:tcPr>
          <w:p w14:paraId="305B7638" w14:textId="77777777" w:rsidR="00E91070" w:rsidRPr="007E4A1F" w:rsidRDefault="00E91070" w:rsidP="00E91070">
            <w:pPr>
              <w:pStyle w:val="TableBody"/>
              <w:keepNext/>
              <w:rPr>
                <w:rFonts w:ascii="Wingdings" w:hAnsi="Wingdings"/>
                <w:color w:val="000000"/>
              </w:rPr>
            </w:pPr>
          </w:p>
        </w:tc>
      </w:tr>
      <w:tr w:rsidR="00E91070" w:rsidRPr="00794639" w14:paraId="77F25FEF" w14:textId="77777777" w:rsidTr="00E91070">
        <w:trPr>
          <w:trHeight w:val="300"/>
        </w:trPr>
        <w:tc>
          <w:tcPr>
            <w:tcW w:w="5000" w:type="pct"/>
            <w:gridSpan w:val="3"/>
            <w:tcBorders>
              <w:top w:val="single" w:sz="12" w:space="0" w:color="auto"/>
              <w:bottom w:val="single" w:sz="12" w:space="0" w:color="auto"/>
            </w:tcBorders>
            <w:shd w:val="pct20" w:color="auto" w:fill="auto"/>
            <w:vAlign w:val="center"/>
          </w:tcPr>
          <w:p w14:paraId="590034B1" w14:textId="77777777" w:rsidR="00E91070" w:rsidRPr="00794639" w:rsidRDefault="00E91070" w:rsidP="00E91070">
            <w:pPr>
              <w:pStyle w:val="TableBody"/>
              <w:keepNext/>
              <w:rPr>
                <w:b/>
              </w:rPr>
            </w:pPr>
            <w:r w:rsidRPr="00794639">
              <w:rPr>
                <w:b/>
              </w:rPr>
              <w:t>AVMS Commands</w:t>
            </w:r>
          </w:p>
        </w:tc>
      </w:tr>
      <w:tr w:rsidR="00E91070" w:rsidRPr="00794639" w14:paraId="7FF16497" w14:textId="77777777" w:rsidTr="00FC364F">
        <w:trPr>
          <w:trHeight w:val="38"/>
        </w:trPr>
        <w:tc>
          <w:tcPr>
            <w:tcW w:w="549" w:type="pct"/>
            <w:vAlign w:val="center"/>
          </w:tcPr>
          <w:p w14:paraId="1E487DBD" w14:textId="05DF7ADC" w:rsidR="00E91070" w:rsidRPr="00794639" w:rsidRDefault="00E91070" w:rsidP="00E91070">
            <w:pPr>
              <w:pStyle w:val="TableBody"/>
              <w:keepNext/>
            </w:pPr>
            <w:r w:rsidRPr="000656F8">
              <w:fldChar w:fldCharType="begin"/>
            </w:r>
            <w:r w:rsidRPr="00794639">
              <w:instrText xml:space="preserve"> REF _Ref518401902 \r \h  \* MERGEFORMAT </w:instrText>
            </w:r>
            <w:r w:rsidRPr="000656F8">
              <w:fldChar w:fldCharType="separate"/>
            </w:r>
            <w:ins w:id="9413" w:author="Elaine Baricante" w:date="2018-11-27T10:41:00Z">
              <w:r w:rsidR="003C1515">
                <w:t>10.1</w:t>
              </w:r>
            </w:ins>
            <w:del w:id="9414" w:author="Elaine Baricante" w:date="2018-11-26T16:05:00Z">
              <w:r w:rsidR="00F66955" w:rsidDel="00A704F6">
                <w:delText>11.1</w:delText>
              </w:r>
            </w:del>
            <w:r w:rsidRPr="000656F8">
              <w:fldChar w:fldCharType="end"/>
            </w:r>
          </w:p>
        </w:tc>
        <w:tc>
          <w:tcPr>
            <w:tcW w:w="3900" w:type="pct"/>
            <w:vAlign w:val="center"/>
          </w:tcPr>
          <w:p w14:paraId="5E0C7CEC" w14:textId="65728C47" w:rsidR="00E91070" w:rsidRPr="0048226A" w:rsidRDefault="00E91070" w:rsidP="00E91070">
            <w:pPr>
              <w:pStyle w:val="TableBody"/>
              <w:keepNext/>
            </w:pPr>
            <w:r w:rsidRPr="000656F8">
              <w:t>+WDSC Command: Device Services Configuration</w:t>
            </w:r>
          </w:p>
        </w:tc>
        <w:tc>
          <w:tcPr>
            <w:tcW w:w="551" w:type="pct"/>
            <w:tcBorders>
              <w:top w:val="single" w:sz="6" w:space="0" w:color="000000"/>
              <w:bottom w:val="single" w:sz="6" w:space="0" w:color="000000"/>
            </w:tcBorders>
            <w:shd w:val="clear" w:color="auto" w:fill="FFCC99"/>
            <w:vAlign w:val="center"/>
          </w:tcPr>
          <w:p w14:paraId="20214B98" w14:textId="4178B4BF" w:rsidR="00E91070" w:rsidRPr="007E4A1F" w:rsidRDefault="00E91070" w:rsidP="00E91070">
            <w:pPr>
              <w:pStyle w:val="TableBody"/>
              <w:keepNext/>
              <w:rPr>
                <w:rFonts w:ascii="Wingdings" w:hAnsi="Wingdings"/>
                <w:color w:val="000000"/>
              </w:rPr>
            </w:pPr>
          </w:p>
        </w:tc>
      </w:tr>
      <w:tr w:rsidR="00E91070" w:rsidRPr="00794639" w14:paraId="3587371F" w14:textId="77777777" w:rsidTr="00FC364F">
        <w:trPr>
          <w:trHeight w:val="38"/>
        </w:trPr>
        <w:tc>
          <w:tcPr>
            <w:tcW w:w="549" w:type="pct"/>
            <w:vAlign w:val="center"/>
          </w:tcPr>
          <w:p w14:paraId="7BB407E9" w14:textId="60001659" w:rsidR="00E91070" w:rsidRPr="00794639" w:rsidRDefault="00E91070" w:rsidP="00E91070">
            <w:pPr>
              <w:pStyle w:val="TableBody"/>
              <w:keepNext/>
            </w:pPr>
            <w:r w:rsidRPr="000656F8">
              <w:fldChar w:fldCharType="begin"/>
            </w:r>
            <w:r w:rsidRPr="00794639">
              <w:instrText xml:space="preserve"> REF _Ref520814812 \w \h </w:instrText>
            </w:r>
            <w:r w:rsidRPr="000656F8">
              <w:fldChar w:fldCharType="separate"/>
            </w:r>
            <w:ins w:id="9415" w:author="Elaine Baricante" w:date="2018-11-27T10:41:00Z">
              <w:r w:rsidR="003C1515">
                <w:t>10.2</w:t>
              </w:r>
            </w:ins>
            <w:del w:id="9416" w:author="Elaine Baricante" w:date="2018-11-26T16:05:00Z">
              <w:r w:rsidR="00F66955" w:rsidDel="00A704F6">
                <w:delText>11.2</w:delText>
              </w:r>
            </w:del>
            <w:r w:rsidRPr="000656F8">
              <w:fldChar w:fldCharType="end"/>
            </w:r>
          </w:p>
        </w:tc>
        <w:tc>
          <w:tcPr>
            <w:tcW w:w="3900" w:type="pct"/>
            <w:vAlign w:val="center"/>
          </w:tcPr>
          <w:p w14:paraId="44A06C42" w14:textId="2D44F21C" w:rsidR="00E91070" w:rsidRPr="0048226A" w:rsidRDefault="00E91070" w:rsidP="00E91070">
            <w:pPr>
              <w:pStyle w:val="TableBody"/>
              <w:keepNext/>
            </w:pPr>
            <w:r w:rsidRPr="000656F8">
              <w:t>+WDSD Command: Device Services Local Ddownload</w:t>
            </w:r>
          </w:p>
        </w:tc>
        <w:tc>
          <w:tcPr>
            <w:tcW w:w="551" w:type="pct"/>
            <w:tcBorders>
              <w:top w:val="single" w:sz="6" w:space="0" w:color="000000"/>
              <w:bottom w:val="single" w:sz="6" w:space="0" w:color="000000"/>
            </w:tcBorders>
            <w:shd w:val="clear" w:color="auto" w:fill="FFCC99"/>
            <w:vAlign w:val="center"/>
          </w:tcPr>
          <w:p w14:paraId="5965E822" w14:textId="77777777" w:rsidR="00E91070" w:rsidRPr="007E4A1F" w:rsidRDefault="00E91070" w:rsidP="00E91070">
            <w:pPr>
              <w:pStyle w:val="TableBody"/>
              <w:keepNext/>
              <w:rPr>
                <w:rFonts w:ascii="Wingdings" w:hAnsi="Wingdings"/>
                <w:color w:val="000000"/>
              </w:rPr>
            </w:pPr>
          </w:p>
        </w:tc>
      </w:tr>
      <w:tr w:rsidR="00E91070" w:rsidRPr="00794639" w14:paraId="77DEAC70" w14:textId="77777777" w:rsidTr="00FC364F">
        <w:trPr>
          <w:trHeight w:val="53"/>
        </w:trPr>
        <w:tc>
          <w:tcPr>
            <w:tcW w:w="549" w:type="pct"/>
            <w:vAlign w:val="center"/>
          </w:tcPr>
          <w:p w14:paraId="6AACEB2A" w14:textId="33A6C165" w:rsidR="00E91070" w:rsidRPr="00794639" w:rsidRDefault="00E91070" w:rsidP="00E91070">
            <w:pPr>
              <w:pStyle w:val="TableBody"/>
              <w:keepNext/>
            </w:pPr>
            <w:r w:rsidRPr="000656F8">
              <w:fldChar w:fldCharType="begin"/>
            </w:r>
            <w:r w:rsidRPr="00794639">
              <w:instrText xml:space="preserve"> REF _Ref518401905 \r \h  \* MERGEFORMAT </w:instrText>
            </w:r>
            <w:r w:rsidRPr="000656F8">
              <w:fldChar w:fldCharType="separate"/>
            </w:r>
            <w:ins w:id="9417" w:author="Elaine Baricante" w:date="2018-11-27T10:41:00Z">
              <w:r w:rsidR="003C1515">
                <w:t>10.3</w:t>
              </w:r>
            </w:ins>
            <w:del w:id="9418" w:author="Elaine Baricante" w:date="2018-11-26T16:05:00Z">
              <w:r w:rsidR="00F66955" w:rsidDel="00A704F6">
                <w:delText>11.3</w:delText>
              </w:r>
            </w:del>
            <w:r w:rsidRPr="000656F8">
              <w:fldChar w:fldCharType="end"/>
            </w:r>
          </w:p>
        </w:tc>
        <w:tc>
          <w:tcPr>
            <w:tcW w:w="3900" w:type="pct"/>
            <w:vAlign w:val="center"/>
          </w:tcPr>
          <w:p w14:paraId="06C6A345" w14:textId="77777777" w:rsidR="00E91070" w:rsidRPr="007E4A1F" w:rsidRDefault="00E91070" w:rsidP="00E91070">
            <w:pPr>
              <w:pStyle w:val="TableBody"/>
              <w:keepNext/>
            </w:pPr>
            <w:r w:rsidRPr="000656F8">
              <w:t>+WDSE Command: Device Service</w:t>
            </w:r>
            <w:r w:rsidRPr="0048226A">
              <w:t>s Eerror</w:t>
            </w:r>
          </w:p>
        </w:tc>
        <w:tc>
          <w:tcPr>
            <w:tcW w:w="551" w:type="pct"/>
            <w:tcBorders>
              <w:top w:val="single" w:sz="6" w:space="0" w:color="000000"/>
              <w:bottom w:val="single" w:sz="6" w:space="0" w:color="000000"/>
            </w:tcBorders>
            <w:shd w:val="clear" w:color="auto" w:fill="FFCC99"/>
            <w:vAlign w:val="center"/>
          </w:tcPr>
          <w:p w14:paraId="0D724EF5" w14:textId="4EBACB18" w:rsidR="00E91070" w:rsidRPr="007E4A1F" w:rsidRDefault="00E91070" w:rsidP="00E91070">
            <w:pPr>
              <w:pStyle w:val="TableBody"/>
              <w:keepNext/>
              <w:rPr>
                <w:rFonts w:ascii="Wingdings" w:hAnsi="Wingdings"/>
                <w:color w:val="000000"/>
              </w:rPr>
            </w:pPr>
          </w:p>
        </w:tc>
      </w:tr>
      <w:tr w:rsidR="00E91070" w:rsidRPr="00794639" w14:paraId="00683A92" w14:textId="77777777" w:rsidTr="00FC364F">
        <w:trPr>
          <w:trHeight w:val="53"/>
        </w:trPr>
        <w:tc>
          <w:tcPr>
            <w:tcW w:w="549" w:type="pct"/>
            <w:vAlign w:val="center"/>
          </w:tcPr>
          <w:p w14:paraId="781BCA05" w14:textId="4443D1E8" w:rsidR="00E91070" w:rsidRPr="00794639" w:rsidRDefault="00E91070" w:rsidP="00E91070">
            <w:pPr>
              <w:pStyle w:val="TableBody"/>
            </w:pPr>
            <w:r w:rsidRPr="000656F8">
              <w:fldChar w:fldCharType="begin"/>
            </w:r>
            <w:r w:rsidRPr="00794639">
              <w:instrText xml:space="preserve"> REF _Ref518401916 \r \h  \* MERGEFORMAT </w:instrText>
            </w:r>
            <w:r w:rsidRPr="000656F8">
              <w:fldChar w:fldCharType="separate"/>
            </w:r>
            <w:ins w:id="9419" w:author="Elaine Baricante" w:date="2018-11-27T10:41:00Z">
              <w:r w:rsidR="003C1515">
                <w:t>10.4</w:t>
              </w:r>
            </w:ins>
            <w:del w:id="9420" w:author="Elaine Baricante" w:date="2018-11-26T16:05:00Z">
              <w:r w:rsidR="00F66955" w:rsidDel="00A704F6">
                <w:delText>11.4</w:delText>
              </w:r>
            </w:del>
            <w:r w:rsidRPr="000656F8">
              <w:fldChar w:fldCharType="end"/>
            </w:r>
          </w:p>
        </w:tc>
        <w:tc>
          <w:tcPr>
            <w:tcW w:w="3900" w:type="pct"/>
            <w:vAlign w:val="center"/>
          </w:tcPr>
          <w:p w14:paraId="5D22198D" w14:textId="77777777" w:rsidR="00E91070" w:rsidRPr="0048226A" w:rsidRDefault="00E91070" w:rsidP="00E91070">
            <w:pPr>
              <w:pStyle w:val="TableBody"/>
            </w:pPr>
            <w:r w:rsidRPr="000656F8">
              <w:t>+WDSG Command: Device Services General Status</w:t>
            </w:r>
          </w:p>
        </w:tc>
        <w:tc>
          <w:tcPr>
            <w:tcW w:w="551" w:type="pct"/>
            <w:tcBorders>
              <w:top w:val="single" w:sz="6" w:space="0" w:color="000000"/>
              <w:bottom w:val="single" w:sz="6" w:space="0" w:color="000000"/>
            </w:tcBorders>
            <w:shd w:val="clear" w:color="auto" w:fill="FFCC99"/>
            <w:vAlign w:val="center"/>
          </w:tcPr>
          <w:p w14:paraId="003B1A42" w14:textId="6F0E2B09" w:rsidR="00E91070" w:rsidRPr="007E4A1F" w:rsidRDefault="00E91070" w:rsidP="00E91070">
            <w:pPr>
              <w:pStyle w:val="TableBody"/>
              <w:rPr>
                <w:rFonts w:ascii="Wingdings" w:hAnsi="Wingdings"/>
                <w:color w:val="000000"/>
              </w:rPr>
            </w:pPr>
          </w:p>
        </w:tc>
      </w:tr>
      <w:tr w:rsidR="00E91070" w:rsidRPr="00C43655" w14:paraId="4523157C" w14:textId="77777777" w:rsidTr="00FC364F">
        <w:trPr>
          <w:trHeight w:val="53"/>
        </w:trPr>
        <w:tc>
          <w:tcPr>
            <w:tcW w:w="549" w:type="pct"/>
            <w:vAlign w:val="center"/>
          </w:tcPr>
          <w:p w14:paraId="399BB5F3" w14:textId="1724EEB0" w:rsidR="00E91070" w:rsidRPr="00794639" w:rsidRDefault="00E91070" w:rsidP="00E91070">
            <w:pPr>
              <w:pStyle w:val="TableBody"/>
            </w:pPr>
            <w:r w:rsidRPr="000656F8">
              <w:fldChar w:fldCharType="begin"/>
            </w:r>
            <w:r w:rsidRPr="00794639">
              <w:instrText xml:space="preserve"> REF _Ref518401920 \r \h  \* MERGEFORMAT </w:instrText>
            </w:r>
            <w:r w:rsidRPr="000656F8">
              <w:fldChar w:fldCharType="separate"/>
            </w:r>
            <w:ins w:id="9421" w:author="Elaine Baricante" w:date="2018-11-27T10:41:00Z">
              <w:r w:rsidR="003C1515">
                <w:t>10.5</w:t>
              </w:r>
            </w:ins>
            <w:del w:id="9422" w:author="Elaine Baricante" w:date="2018-11-26T16:05:00Z">
              <w:r w:rsidR="00F66955" w:rsidDel="00A704F6">
                <w:delText>11.5</w:delText>
              </w:r>
            </w:del>
            <w:r w:rsidRPr="000656F8">
              <w:fldChar w:fldCharType="end"/>
            </w:r>
          </w:p>
        </w:tc>
        <w:tc>
          <w:tcPr>
            <w:tcW w:w="3900" w:type="pct"/>
            <w:vAlign w:val="center"/>
          </w:tcPr>
          <w:p w14:paraId="25A00CFD" w14:textId="36273201" w:rsidR="00E91070" w:rsidRPr="00F1037B" w:rsidRDefault="00E91070" w:rsidP="00E91070">
            <w:pPr>
              <w:pStyle w:val="TableBody"/>
            </w:pPr>
            <w:r w:rsidRPr="00F1037B">
              <w:t>+WDSI Command: Device Services Indications</w:t>
            </w:r>
          </w:p>
        </w:tc>
        <w:tc>
          <w:tcPr>
            <w:tcW w:w="551" w:type="pct"/>
            <w:tcBorders>
              <w:top w:val="single" w:sz="6" w:space="0" w:color="000000"/>
              <w:bottom w:val="single" w:sz="6" w:space="0" w:color="000000"/>
            </w:tcBorders>
            <w:shd w:val="clear" w:color="auto" w:fill="FFCC99"/>
            <w:vAlign w:val="center"/>
          </w:tcPr>
          <w:p w14:paraId="081F0262" w14:textId="0D95F7E0" w:rsidR="00E91070" w:rsidRPr="00F1037B" w:rsidRDefault="00E91070" w:rsidP="00E91070">
            <w:pPr>
              <w:pStyle w:val="TableBody"/>
              <w:rPr>
                <w:rFonts w:ascii="Wingdings" w:hAnsi="Wingdings"/>
                <w:color w:val="000000"/>
              </w:rPr>
            </w:pPr>
          </w:p>
        </w:tc>
      </w:tr>
      <w:tr w:rsidR="00E91070" w:rsidRPr="00794639" w14:paraId="3D928810" w14:textId="77777777" w:rsidTr="00FC364F">
        <w:trPr>
          <w:trHeight w:val="53"/>
        </w:trPr>
        <w:tc>
          <w:tcPr>
            <w:tcW w:w="549" w:type="pct"/>
            <w:vAlign w:val="center"/>
          </w:tcPr>
          <w:p w14:paraId="6DFC0ADD" w14:textId="4978FACA" w:rsidR="00E91070" w:rsidRPr="00794639" w:rsidRDefault="00E91070" w:rsidP="00E91070">
            <w:pPr>
              <w:pStyle w:val="TableBody"/>
            </w:pPr>
            <w:r w:rsidRPr="000656F8">
              <w:fldChar w:fldCharType="begin"/>
            </w:r>
            <w:r w:rsidRPr="00794639">
              <w:instrText xml:space="preserve"> REF _Ref518401924 \r \h  \* MERGEFORMAT </w:instrText>
            </w:r>
            <w:r w:rsidRPr="000656F8">
              <w:fldChar w:fldCharType="separate"/>
            </w:r>
            <w:ins w:id="9423" w:author="Elaine Baricante" w:date="2018-11-27T10:41:00Z">
              <w:r w:rsidR="003C1515">
                <w:t>10.6</w:t>
              </w:r>
            </w:ins>
            <w:del w:id="9424" w:author="Elaine Baricante" w:date="2018-11-26T16:05:00Z">
              <w:r w:rsidR="00F66955" w:rsidDel="00A704F6">
                <w:delText>11.6</w:delText>
              </w:r>
            </w:del>
            <w:r w:rsidRPr="000656F8">
              <w:fldChar w:fldCharType="end"/>
            </w:r>
          </w:p>
        </w:tc>
        <w:tc>
          <w:tcPr>
            <w:tcW w:w="3900" w:type="pct"/>
            <w:vAlign w:val="center"/>
          </w:tcPr>
          <w:p w14:paraId="7939B1CC" w14:textId="77777777" w:rsidR="00E91070" w:rsidRPr="0048226A" w:rsidRDefault="00E91070" w:rsidP="00E91070">
            <w:pPr>
              <w:pStyle w:val="TableBody"/>
            </w:pPr>
            <w:r w:rsidRPr="000656F8">
              <w:t>+WDSR Command: Device Services Reply</w:t>
            </w:r>
          </w:p>
        </w:tc>
        <w:tc>
          <w:tcPr>
            <w:tcW w:w="551" w:type="pct"/>
            <w:tcBorders>
              <w:top w:val="single" w:sz="6" w:space="0" w:color="000000"/>
              <w:bottom w:val="single" w:sz="6" w:space="0" w:color="000000"/>
            </w:tcBorders>
            <w:shd w:val="clear" w:color="auto" w:fill="FFCC99"/>
            <w:vAlign w:val="center"/>
          </w:tcPr>
          <w:p w14:paraId="3566E681" w14:textId="061C89A1" w:rsidR="00E91070" w:rsidRPr="007E4A1F" w:rsidRDefault="00E91070" w:rsidP="00E91070">
            <w:pPr>
              <w:pStyle w:val="TableBody"/>
              <w:rPr>
                <w:rFonts w:ascii="Wingdings" w:hAnsi="Wingdings"/>
                <w:color w:val="000000"/>
              </w:rPr>
            </w:pPr>
          </w:p>
        </w:tc>
      </w:tr>
      <w:tr w:rsidR="004C3278" w:rsidRPr="00794639" w14:paraId="133FC7BE" w14:textId="77777777" w:rsidTr="00BE65C6">
        <w:tblPrEx>
          <w:tblW w:w="4986" w:type="pct"/>
          <w:tblLayout w:type="fixed"/>
          <w:tblPrExChange w:id="9425" w:author="Elaine Baricante" w:date="2018-11-27T10:00:00Z">
            <w:tblPrEx>
              <w:tblW w:w="4986" w:type="pct"/>
              <w:tblLayout w:type="fixed"/>
            </w:tblPrEx>
          </w:tblPrExChange>
        </w:tblPrEx>
        <w:trPr>
          <w:trHeight w:val="53"/>
          <w:trPrChange w:id="9426" w:author="Elaine Baricante" w:date="2018-11-27T10:00:00Z">
            <w:trPr>
              <w:trHeight w:val="53"/>
            </w:trPr>
          </w:trPrChange>
        </w:trPr>
        <w:tc>
          <w:tcPr>
            <w:tcW w:w="549" w:type="pct"/>
            <w:vAlign w:val="center"/>
            <w:tcPrChange w:id="9427" w:author="Elaine Baricante" w:date="2018-11-27T10:00:00Z">
              <w:tcPr>
                <w:tcW w:w="0" w:type="pct"/>
                <w:vAlign w:val="center"/>
              </w:tcPr>
            </w:tcPrChange>
          </w:tcPr>
          <w:p w14:paraId="397A9585" w14:textId="65723A30" w:rsidR="00E91070" w:rsidRPr="00794639" w:rsidRDefault="00E91070" w:rsidP="00E91070">
            <w:pPr>
              <w:pStyle w:val="TableBody"/>
            </w:pPr>
            <w:r w:rsidRPr="000656F8">
              <w:fldChar w:fldCharType="begin"/>
            </w:r>
            <w:r w:rsidRPr="00794639">
              <w:instrText xml:space="preserve"> REF _Ref518401928 \r \h  \* MERGEFORMAT </w:instrText>
            </w:r>
            <w:r w:rsidRPr="000656F8">
              <w:fldChar w:fldCharType="separate"/>
            </w:r>
            <w:ins w:id="9428" w:author="Elaine Baricante" w:date="2018-11-27T10:41:00Z">
              <w:r w:rsidR="003C1515">
                <w:t>10.7</w:t>
              </w:r>
            </w:ins>
            <w:del w:id="9429" w:author="Elaine Baricante" w:date="2018-11-26T16:05:00Z">
              <w:r w:rsidR="00F66955" w:rsidDel="00A704F6">
                <w:delText>11.7</w:delText>
              </w:r>
            </w:del>
            <w:r w:rsidRPr="000656F8">
              <w:fldChar w:fldCharType="end"/>
            </w:r>
          </w:p>
        </w:tc>
        <w:tc>
          <w:tcPr>
            <w:tcW w:w="3900" w:type="pct"/>
            <w:vAlign w:val="center"/>
            <w:tcPrChange w:id="9430" w:author="Elaine Baricante" w:date="2018-11-27T10:00:00Z">
              <w:tcPr>
                <w:tcW w:w="0" w:type="pct"/>
                <w:vAlign w:val="center"/>
              </w:tcPr>
            </w:tcPrChange>
          </w:tcPr>
          <w:p w14:paraId="2EC6E2A3" w14:textId="77777777" w:rsidR="00E91070" w:rsidRPr="0048226A" w:rsidRDefault="00E91070" w:rsidP="00E91070">
            <w:pPr>
              <w:pStyle w:val="TableBody"/>
            </w:pPr>
            <w:r w:rsidRPr="000656F8">
              <w:t>+WDSS Command: Device Services Session</w:t>
            </w:r>
          </w:p>
        </w:tc>
        <w:tc>
          <w:tcPr>
            <w:tcW w:w="551" w:type="pct"/>
            <w:tcBorders>
              <w:top w:val="single" w:sz="6" w:space="0" w:color="000000"/>
              <w:bottom w:val="single" w:sz="6" w:space="0" w:color="000000"/>
            </w:tcBorders>
            <w:shd w:val="clear" w:color="auto" w:fill="FFCC99"/>
            <w:vAlign w:val="center"/>
            <w:tcPrChange w:id="9431" w:author="Elaine Baricante" w:date="2018-11-27T10:00:00Z">
              <w:tcPr>
                <w:tcW w:w="0" w:type="pct"/>
                <w:tcBorders>
                  <w:top w:val="single" w:sz="6" w:space="0" w:color="000000"/>
                  <w:bottom w:val="single" w:sz="6" w:space="0" w:color="000000"/>
                </w:tcBorders>
                <w:shd w:val="clear" w:color="auto" w:fill="FFCC99"/>
                <w:vAlign w:val="center"/>
              </w:tcPr>
            </w:tcPrChange>
          </w:tcPr>
          <w:p w14:paraId="1EF16075" w14:textId="0FD8863C" w:rsidR="00E91070" w:rsidRPr="007E4A1F" w:rsidRDefault="00E91070" w:rsidP="00E91070">
            <w:pPr>
              <w:pStyle w:val="TableBody"/>
              <w:rPr>
                <w:rFonts w:ascii="Wingdings" w:hAnsi="Wingdings"/>
                <w:color w:val="000000"/>
              </w:rPr>
            </w:pPr>
          </w:p>
        </w:tc>
      </w:tr>
      <w:tr w:rsidR="00196BB3" w:rsidRPr="00794639" w14:paraId="6FAD9224" w14:textId="77777777" w:rsidTr="00B94E50">
        <w:trPr>
          <w:trHeight w:val="300"/>
          <w:ins w:id="9432" w:author="Sevan Sirapian [2]" w:date="2018-11-26T11:12:00Z"/>
        </w:trPr>
        <w:tc>
          <w:tcPr>
            <w:tcW w:w="5000" w:type="pct"/>
            <w:gridSpan w:val="3"/>
            <w:tcBorders>
              <w:top w:val="single" w:sz="12" w:space="0" w:color="auto"/>
              <w:bottom w:val="single" w:sz="12" w:space="0" w:color="auto"/>
            </w:tcBorders>
            <w:shd w:val="pct20" w:color="auto" w:fill="auto"/>
            <w:vAlign w:val="center"/>
          </w:tcPr>
          <w:p w14:paraId="25776013" w14:textId="1E5B5BBE" w:rsidR="00196BB3" w:rsidRPr="00794639" w:rsidRDefault="00196BB3" w:rsidP="00B94E50">
            <w:pPr>
              <w:pStyle w:val="TableBody"/>
              <w:keepNext/>
              <w:rPr>
                <w:ins w:id="9433" w:author="Sevan Sirapian [2]" w:date="2018-11-26T11:12:00Z"/>
                <w:b/>
              </w:rPr>
            </w:pPr>
            <w:ins w:id="9434" w:author="Sevan Sirapian [2]" w:date="2018-11-26T11:12:00Z">
              <w:r>
                <w:rPr>
                  <w:b/>
                </w:rPr>
                <w:t>Test</w:t>
              </w:r>
              <w:r w:rsidRPr="00794639">
                <w:rPr>
                  <w:b/>
                </w:rPr>
                <w:t xml:space="preserve"> Commands</w:t>
              </w:r>
            </w:ins>
          </w:p>
        </w:tc>
      </w:tr>
      <w:tr w:rsidR="00196BB3" w:rsidRPr="00794639" w14:paraId="62A9DFFE" w14:textId="77777777" w:rsidTr="00BE65C6">
        <w:tblPrEx>
          <w:tblW w:w="4986" w:type="pct"/>
          <w:tblLayout w:type="fixed"/>
          <w:tblPrExChange w:id="9435" w:author="Elaine Baricante" w:date="2018-11-27T10:00:00Z">
            <w:tblPrEx>
              <w:tblW w:w="4986" w:type="pct"/>
              <w:tblLayout w:type="fixed"/>
            </w:tblPrEx>
          </w:tblPrExChange>
        </w:tblPrEx>
        <w:trPr>
          <w:trHeight w:val="53"/>
          <w:ins w:id="9436" w:author="Sevan Sirapian [2]" w:date="2018-11-26T11:12:00Z"/>
          <w:trPrChange w:id="9437" w:author="Elaine Baricante" w:date="2018-11-27T10:00:00Z">
            <w:trPr>
              <w:trHeight w:val="53"/>
            </w:trPr>
          </w:trPrChange>
        </w:trPr>
        <w:tc>
          <w:tcPr>
            <w:tcW w:w="549" w:type="pct"/>
            <w:vAlign w:val="center"/>
            <w:tcPrChange w:id="9438" w:author="Elaine Baricante" w:date="2018-11-27T10:00:00Z">
              <w:tcPr>
                <w:tcW w:w="0" w:type="pct"/>
                <w:vAlign w:val="center"/>
              </w:tcPr>
            </w:tcPrChange>
          </w:tcPr>
          <w:p w14:paraId="75EE0C21" w14:textId="31FDBF5B" w:rsidR="00196BB3" w:rsidRPr="000656F8" w:rsidRDefault="00196BB3" w:rsidP="00E91070">
            <w:pPr>
              <w:pStyle w:val="TableBody"/>
              <w:rPr>
                <w:ins w:id="9439" w:author="Sevan Sirapian [2]" w:date="2018-11-26T11:12:00Z"/>
              </w:rPr>
            </w:pPr>
            <w:ins w:id="9440" w:author="Sevan Sirapian [2]" w:date="2018-11-26T11:12:00Z">
              <w:r>
                <w:fldChar w:fldCharType="begin"/>
              </w:r>
              <w:r>
                <w:instrText xml:space="preserve"> REF _Ref530662396 \r \h  \* MERGEFORMAT </w:instrText>
              </w:r>
            </w:ins>
            <w:ins w:id="9441" w:author="Sevan Sirapian [2]" w:date="2018-11-26T11:12:00Z">
              <w:r>
                <w:fldChar w:fldCharType="separate"/>
              </w:r>
            </w:ins>
            <w:ins w:id="9442" w:author="Elaine Baricante" w:date="2018-11-27T10:41:00Z">
              <w:r w:rsidR="003C1515">
                <w:t>11.1</w:t>
              </w:r>
            </w:ins>
            <w:ins w:id="9443" w:author="Sevan Sirapian [2]" w:date="2018-11-26T11:12:00Z">
              <w:del w:id="9444" w:author="Elaine Baricante" w:date="2018-11-26T16:05:00Z">
                <w:r w:rsidDel="00A704F6">
                  <w:delText>12.1</w:delText>
                </w:r>
              </w:del>
              <w:r>
                <w:fldChar w:fldCharType="end"/>
              </w:r>
            </w:ins>
          </w:p>
        </w:tc>
        <w:tc>
          <w:tcPr>
            <w:tcW w:w="3900" w:type="pct"/>
            <w:vAlign w:val="center"/>
            <w:tcPrChange w:id="9445" w:author="Elaine Baricante" w:date="2018-11-27T10:00:00Z">
              <w:tcPr>
                <w:tcW w:w="0" w:type="pct"/>
                <w:vAlign w:val="center"/>
              </w:tcPr>
            </w:tcPrChange>
          </w:tcPr>
          <w:p w14:paraId="485444C0" w14:textId="710822E9" w:rsidR="00196BB3" w:rsidRPr="000656F8" w:rsidRDefault="00A704F6" w:rsidP="00E91070">
            <w:pPr>
              <w:pStyle w:val="TableBody"/>
              <w:rPr>
                <w:ins w:id="9446" w:author="Sevan Sirapian [2]" w:date="2018-11-26T11:12:00Z"/>
              </w:rPr>
            </w:pPr>
            <w:ins w:id="9447" w:author="Elaine Baricante" w:date="2018-11-26T16:06:00Z">
              <w:r w:rsidRPr="00A704F6">
                <w:t>+WMTXPOWER Command: Test RF Tx</w:t>
              </w:r>
            </w:ins>
            <w:ins w:id="9448" w:author="Sevan Sirapian [2]" w:date="2018-11-26T11:12:00Z">
              <w:del w:id="9449" w:author="Elaine Baricante" w:date="2018-11-26T16:06:00Z">
                <w:r w:rsidR="00196BB3" w:rsidDel="00A704F6">
                  <w:fldChar w:fldCharType="begin"/>
                </w:r>
                <w:r w:rsidR="00196BB3" w:rsidDel="00A704F6">
                  <w:delInstrText xml:space="preserve"> REF _Ref530662418 \h  \* MERGEFORMAT </w:delInstrText>
                </w:r>
              </w:del>
            </w:ins>
            <w:del w:id="9450" w:author="Elaine Baricante" w:date="2018-11-26T16:06:00Z"/>
            <w:ins w:id="9451" w:author="Sevan Sirapian [2]" w:date="2018-11-26T11:12:00Z">
              <w:del w:id="9452" w:author="Elaine Baricante" w:date="2018-11-26T16:06:00Z">
                <w:r w:rsidR="00196BB3" w:rsidDel="00A704F6">
                  <w:fldChar w:fldCharType="end"/>
                </w:r>
              </w:del>
            </w:ins>
          </w:p>
        </w:tc>
        <w:tc>
          <w:tcPr>
            <w:tcW w:w="551" w:type="pct"/>
            <w:tcBorders>
              <w:top w:val="single" w:sz="6" w:space="0" w:color="000000"/>
              <w:bottom w:val="single" w:sz="6" w:space="0" w:color="000000"/>
            </w:tcBorders>
            <w:shd w:val="clear" w:color="auto" w:fill="FFFFFF" w:themeFill="background1"/>
            <w:vAlign w:val="center"/>
            <w:tcPrChange w:id="9453" w:author="Elaine Baricante" w:date="2018-11-27T10:00:00Z">
              <w:tcPr>
                <w:tcW w:w="0" w:type="pct"/>
                <w:tcBorders>
                  <w:top w:val="single" w:sz="6" w:space="0" w:color="000000"/>
                  <w:bottom w:val="single" w:sz="6" w:space="0" w:color="000000"/>
                </w:tcBorders>
                <w:shd w:val="clear" w:color="auto" w:fill="FFFFFF" w:themeFill="background1"/>
                <w:vAlign w:val="center"/>
              </w:tcPr>
            </w:tcPrChange>
          </w:tcPr>
          <w:p w14:paraId="63DE4FD7" w14:textId="77777777" w:rsidR="00196BB3" w:rsidRPr="007E4A1F" w:rsidRDefault="00196BB3" w:rsidP="00E91070">
            <w:pPr>
              <w:pStyle w:val="TableBody"/>
              <w:rPr>
                <w:ins w:id="9454" w:author="Sevan Sirapian [2]" w:date="2018-11-26T11:12:00Z"/>
                <w:rFonts w:ascii="Wingdings" w:hAnsi="Wingdings"/>
                <w:color w:val="000000"/>
              </w:rPr>
            </w:pPr>
          </w:p>
        </w:tc>
      </w:tr>
      <w:tr w:rsidR="00196BB3" w:rsidRPr="00794639" w14:paraId="771D8F40" w14:textId="77777777" w:rsidTr="00BE65C6">
        <w:tblPrEx>
          <w:tblW w:w="4986" w:type="pct"/>
          <w:tblLayout w:type="fixed"/>
          <w:tblPrExChange w:id="9455" w:author="Elaine Baricante" w:date="2018-11-27T10:00:00Z">
            <w:tblPrEx>
              <w:tblW w:w="4986" w:type="pct"/>
              <w:tblLayout w:type="fixed"/>
            </w:tblPrEx>
          </w:tblPrExChange>
        </w:tblPrEx>
        <w:trPr>
          <w:trHeight w:val="53"/>
          <w:ins w:id="9456" w:author="Sevan Sirapian [2]" w:date="2018-11-26T11:12:00Z"/>
          <w:trPrChange w:id="9457" w:author="Elaine Baricante" w:date="2018-11-27T10:00:00Z">
            <w:trPr>
              <w:trHeight w:val="53"/>
            </w:trPr>
          </w:trPrChange>
        </w:trPr>
        <w:tc>
          <w:tcPr>
            <w:tcW w:w="549" w:type="pct"/>
            <w:tcBorders>
              <w:bottom w:val="single" w:sz="18" w:space="0" w:color="000000"/>
            </w:tcBorders>
            <w:vAlign w:val="center"/>
            <w:tcPrChange w:id="9458" w:author="Elaine Baricante" w:date="2018-11-27T10:00:00Z">
              <w:tcPr>
                <w:tcW w:w="0" w:type="pct"/>
                <w:tcBorders>
                  <w:bottom w:val="single" w:sz="18" w:space="0" w:color="000000"/>
                </w:tcBorders>
                <w:vAlign w:val="center"/>
              </w:tcPr>
            </w:tcPrChange>
          </w:tcPr>
          <w:p w14:paraId="0FED1308" w14:textId="76F628EF" w:rsidR="00196BB3" w:rsidRPr="000656F8" w:rsidRDefault="00196BB3" w:rsidP="00E91070">
            <w:pPr>
              <w:pStyle w:val="TableBody"/>
              <w:rPr>
                <w:ins w:id="9459" w:author="Sevan Sirapian [2]" w:date="2018-11-26T11:12:00Z"/>
              </w:rPr>
            </w:pPr>
            <w:ins w:id="9460" w:author="Sevan Sirapian [2]" w:date="2018-11-26T11:12:00Z">
              <w:r>
                <w:fldChar w:fldCharType="begin"/>
              </w:r>
              <w:r>
                <w:instrText xml:space="preserve"> REF _Ref530662467 \r \h  \* MERGEFORMAT </w:instrText>
              </w:r>
            </w:ins>
            <w:ins w:id="9461" w:author="Sevan Sirapian [2]" w:date="2018-11-26T11:12:00Z">
              <w:r>
                <w:fldChar w:fldCharType="separate"/>
              </w:r>
            </w:ins>
            <w:ins w:id="9462" w:author="Elaine Baricante" w:date="2018-11-27T10:41:00Z">
              <w:r w:rsidR="003C1515">
                <w:t>11.2</w:t>
              </w:r>
            </w:ins>
            <w:ins w:id="9463" w:author="Sevan Sirapian [2]" w:date="2018-11-26T11:12:00Z">
              <w:del w:id="9464" w:author="Elaine Baricante" w:date="2018-11-26T16:05:00Z">
                <w:r w:rsidDel="00A704F6">
                  <w:delText>12.2</w:delText>
                </w:r>
              </w:del>
              <w:r>
                <w:fldChar w:fldCharType="end"/>
              </w:r>
            </w:ins>
          </w:p>
        </w:tc>
        <w:tc>
          <w:tcPr>
            <w:tcW w:w="3900" w:type="pct"/>
            <w:tcBorders>
              <w:bottom w:val="single" w:sz="18" w:space="0" w:color="000000"/>
            </w:tcBorders>
            <w:vAlign w:val="center"/>
            <w:tcPrChange w:id="9465" w:author="Elaine Baricante" w:date="2018-11-27T10:00:00Z">
              <w:tcPr>
                <w:tcW w:w="0" w:type="pct"/>
                <w:tcBorders>
                  <w:bottom w:val="single" w:sz="18" w:space="0" w:color="000000"/>
                </w:tcBorders>
                <w:vAlign w:val="center"/>
              </w:tcPr>
            </w:tcPrChange>
          </w:tcPr>
          <w:p w14:paraId="14FFC37F" w14:textId="79ACD11B" w:rsidR="00196BB3" w:rsidRPr="000656F8" w:rsidRDefault="00A704F6" w:rsidP="00E91070">
            <w:pPr>
              <w:pStyle w:val="TableBody"/>
              <w:rPr>
                <w:ins w:id="9466" w:author="Sevan Sirapian [2]" w:date="2018-11-26T11:12:00Z"/>
              </w:rPr>
            </w:pPr>
            <w:ins w:id="9467" w:author="Elaine Baricante" w:date="2018-11-26T16:06:00Z">
              <w:r w:rsidRPr="00A704F6">
                <w:t>+WMRXPOWER Command: Test RF Rx</w:t>
              </w:r>
            </w:ins>
            <w:ins w:id="9468" w:author="Sevan Sirapian [2]" w:date="2018-11-26T11:12:00Z">
              <w:del w:id="9469" w:author="Elaine Baricante" w:date="2018-11-26T16:06:00Z">
                <w:r w:rsidR="00196BB3" w:rsidDel="00A704F6">
                  <w:fldChar w:fldCharType="begin"/>
                </w:r>
                <w:r w:rsidR="00196BB3" w:rsidDel="00A704F6">
                  <w:delInstrText xml:space="preserve"> REF _Ref530662423 \h  \* MERGEFORMAT </w:delInstrText>
                </w:r>
              </w:del>
            </w:ins>
            <w:del w:id="9470" w:author="Elaine Baricante" w:date="2018-11-26T16:06:00Z"/>
            <w:ins w:id="9471" w:author="Sevan Sirapian [2]" w:date="2018-11-26T11:12:00Z">
              <w:del w:id="9472" w:author="Elaine Baricante" w:date="2018-11-26T16:06:00Z">
                <w:r w:rsidR="00196BB3" w:rsidDel="00A704F6">
                  <w:fldChar w:fldCharType="separate"/>
                </w:r>
              </w:del>
              <w:del w:id="9473" w:author="Elaine Baricante" w:date="2018-11-26T16:05:00Z">
                <w:r w:rsidR="00196BB3" w:rsidRPr="00B86C92" w:rsidDel="00A704F6">
                  <w:delText>+WM</w:delText>
                </w:r>
                <w:r w:rsidR="00196BB3" w:rsidDel="00A704F6">
                  <w:delText>R</w:delText>
                </w:r>
                <w:r w:rsidR="00196BB3" w:rsidRPr="00B86C92" w:rsidDel="00A704F6">
                  <w:delText xml:space="preserve">XPOWER Command: Test RF </w:delText>
                </w:r>
                <w:r w:rsidR="00196BB3" w:rsidDel="00A704F6">
                  <w:delText>R</w:delText>
                </w:r>
                <w:r w:rsidR="00196BB3" w:rsidRPr="00B86C92" w:rsidDel="00A704F6">
                  <w:delText>x</w:delText>
                </w:r>
              </w:del>
              <w:del w:id="9474" w:author="Elaine Baricante" w:date="2018-11-26T16:06:00Z">
                <w:r w:rsidR="00196BB3" w:rsidDel="00A704F6">
                  <w:fldChar w:fldCharType="end"/>
                </w:r>
              </w:del>
            </w:ins>
          </w:p>
        </w:tc>
        <w:tc>
          <w:tcPr>
            <w:tcW w:w="551" w:type="pct"/>
            <w:tcBorders>
              <w:top w:val="single" w:sz="6" w:space="0" w:color="000000"/>
              <w:bottom w:val="single" w:sz="18" w:space="0" w:color="000000"/>
            </w:tcBorders>
            <w:shd w:val="clear" w:color="auto" w:fill="FFFFFF" w:themeFill="background1"/>
            <w:vAlign w:val="center"/>
            <w:tcPrChange w:id="9475" w:author="Elaine Baricante" w:date="2018-11-27T10:00:00Z">
              <w:tcPr>
                <w:tcW w:w="0" w:type="pct"/>
                <w:tcBorders>
                  <w:top w:val="single" w:sz="6" w:space="0" w:color="000000"/>
                  <w:bottom w:val="single" w:sz="18" w:space="0" w:color="000000"/>
                </w:tcBorders>
                <w:shd w:val="clear" w:color="auto" w:fill="FFFFFF" w:themeFill="background1"/>
                <w:vAlign w:val="center"/>
              </w:tcPr>
            </w:tcPrChange>
          </w:tcPr>
          <w:p w14:paraId="32FB8B58" w14:textId="77777777" w:rsidR="00196BB3" w:rsidRPr="007E4A1F" w:rsidRDefault="00196BB3" w:rsidP="00E91070">
            <w:pPr>
              <w:pStyle w:val="TableBody"/>
              <w:rPr>
                <w:ins w:id="9476" w:author="Sevan Sirapian [2]" w:date="2018-11-26T11:12:00Z"/>
                <w:rFonts w:ascii="Wingdings" w:hAnsi="Wingdings"/>
                <w:color w:val="000000"/>
              </w:rPr>
            </w:pPr>
          </w:p>
        </w:tc>
      </w:tr>
    </w:tbl>
    <w:p w14:paraId="02B67AAC" w14:textId="77777777" w:rsidR="001B2A26" w:rsidRPr="00794639" w:rsidRDefault="001B2A26" w:rsidP="0059466D">
      <w:pPr>
        <w:pStyle w:val="Heading2"/>
      </w:pPr>
      <w:bookmarkStart w:id="9477" w:name="_Toc518914359"/>
      <w:bookmarkStart w:id="9478" w:name="_Toc518914818"/>
      <w:bookmarkStart w:id="9479" w:name="_Toc78179924"/>
      <w:bookmarkStart w:id="9480" w:name="_Toc170126011"/>
      <w:bookmarkStart w:id="9481" w:name="_Toc345081570"/>
      <w:bookmarkStart w:id="9482" w:name="_Toc349753298"/>
      <w:bookmarkStart w:id="9483" w:name="_Toc349754202"/>
      <w:bookmarkStart w:id="9484" w:name="_Toc368586251"/>
      <w:bookmarkStart w:id="9485" w:name="_Toc486251838"/>
      <w:bookmarkStart w:id="9486" w:name="_Ref518913478"/>
      <w:bookmarkStart w:id="9487" w:name="_Ref518913480"/>
      <w:bookmarkStart w:id="9488" w:name="_Toc531701031"/>
      <w:bookmarkEnd w:id="9477"/>
      <w:bookmarkEnd w:id="9478"/>
      <w:r w:rsidRPr="00794639">
        <w:t xml:space="preserve">Result </w:t>
      </w:r>
      <w:bookmarkEnd w:id="9479"/>
      <w:r w:rsidRPr="00794639">
        <w:t xml:space="preserve">Codes and Unsolicited </w:t>
      </w:r>
      <w:bookmarkEnd w:id="9480"/>
      <w:bookmarkEnd w:id="9481"/>
      <w:r w:rsidRPr="00794639">
        <w:t>Messages</w:t>
      </w:r>
      <w:bookmarkEnd w:id="9482"/>
      <w:bookmarkEnd w:id="9483"/>
      <w:bookmarkEnd w:id="9484"/>
      <w:bookmarkEnd w:id="9485"/>
      <w:bookmarkEnd w:id="9486"/>
      <w:bookmarkEnd w:id="9487"/>
      <w:bookmarkEnd w:id="9488"/>
    </w:p>
    <w:tbl>
      <w:tblPr>
        <w:tblStyle w:val="TableSWI"/>
        <w:tblW w:w="8997" w:type="dxa"/>
        <w:tblLayout w:type="fixed"/>
        <w:tblLook w:val="04A0" w:firstRow="1" w:lastRow="0" w:firstColumn="1" w:lastColumn="0" w:noHBand="0" w:noVBand="1"/>
      </w:tblPr>
      <w:tblGrid>
        <w:gridCol w:w="2967"/>
        <w:gridCol w:w="1440"/>
        <w:gridCol w:w="1800"/>
        <w:gridCol w:w="2790"/>
      </w:tblGrid>
      <w:tr w:rsidR="007B606C" w:rsidRPr="00794639" w14:paraId="65DC09C7" w14:textId="77777777" w:rsidTr="00953CD3">
        <w:trPr>
          <w:cnfStyle w:val="100000000000" w:firstRow="1" w:lastRow="0" w:firstColumn="0" w:lastColumn="0" w:oddVBand="0" w:evenVBand="0" w:oddHBand="0" w:evenHBand="0" w:firstRowFirstColumn="0" w:firstRowLastColumn="0" w:lastRowFirstColumn="0" w:lastRowLastColumn="0"/>
        </w:trPr>
        <w:tc>
          <w:tcPr>
            <w:tcW w:w="2967" w:type="dxa"/>
          </w:tcPr>
          <w:p w14:paraId="2D8CC811" w14:textId="77777777" w:rsidR="001B2A26" w:rsidRPr="00794639" w:rsidRDefault="001B2A26" w:rsidP="00294D83">
            <w:pPr>
              <w:pStyle w:val="TableColumnHead"/>
              <w:spacing w:before="144" w:after="144"/>
            </w:pPr>
            <w:r w:rsidRPr="00794639">
              <w:t>Verbose Result Code</w:t>
            </w:r>
          </w:p>
        </w:tc>
        <w:tc>
          <w:tcPr>
            <w:tcW w:w="1440" w:type="dxa"/>
          </w:tcPr>
          <w:p w14:paraId="0CE3F4C5" w14:textId="77777777" w:rsidR="001B2A26" w:rsidRPr="00794639" w:rsidRDefault="001B2A26" w:rsidP="00F2156B">
            <w:pPr>
              <w:pStyle w:val="TableColumnHead"/>
              <w:spacing w:before="144" w:after="144"/>
            </w:pPr>
            <w:r w:rsidRPr="00794639">
              <w:t>Numeric</w:t>
            </w:r>
          </w:p>
        </w:tc>
        <w:tc>
          <w:tcPr>
            <w:tcW w:w="1800" w:type="dxa"/>
          </w:tcPr>
          <w:p w14:paraId="2031E3B7" w14:textId="77777777" w:rsidR="001B2A26" w:rsidRPr="00794639" w:rsidRDefault="001B2A26" w:rsidP="002F3C41">
            <w:pPr>
              <w:pStyle w:val="TableColumnHead"/>
              <w:spacing w:before="144" w:after="144"/>
            </w:pPr>
            <w:r w:rsidRPr="00794639">
              <w:t>Type</w:t>
            </w:r>
          </w:p>
        </w:tc>
        <w:tc>
          <w:tcPr>
            <w:tcW w:w="2790" w:type="dxa"/>
          </w:tcPr>
          <w:p w14:paraId="34F99529" w14:textId="77777777" w:rsidR="001B2A26" w:rsidRPr="00794639" w:rsidRDefault="001B2A26">
            <w:pPr>
              <w:pStyle w:val="TableColumnHead"/>
              <w:spacing w:before="144" w:after="144"/>
            </w:pPr>
            <w:r w:rsidRPr="00794639">
              <w:t>Description</w:t>
            </w:r>
          </w:p>
        </w:tc>
      </w:tr>
      <w:tr w:rsidR="001B2A26" w:rsidRPr="00794639" w14:paraId="3761E735" w14:textId="77777777" w:rsidTr="00953CD3">
        <w:tc>
          <w:tcPr>
            <w:tcW w:w="2967" w:type="dxa"/>
            <w:tcBorders>
              <w:top w:val="single" w:sz="18" w:space="0" w:color="000000"/>
              <w:bottom w:val="single" w:sz="6" w:space="0" w:color="000000"/>
            </w:tcBorders>
          </w:tcPr>
          <w:p w14:paraId="54503E1C" w14:textId="77777777" w:rsidR="001B2A26" w:rsidRPr="00794639" w:rsidRDefault="001B2A26" w:rsidP="00294D83">
            <w:pPr>
              <w:pStyle w:val="TableBody"/>
            </w:pPr>
            <w:r w:rsidRPr="00794639">
              <w:t>+CME ERROR: &lt;err&gt;</w:t>
            </w:r>
          </w:p>
        </w:tc>
        <w:tc>
          <w:tcPr>
            <w:tcW w:w="1440" w:type="dxa"/>
            <w:tcBorders>
              <w:top w:val="single" w:sz="18" w:space="0" w:color="000000"/>
              <w:bottom w:val="single" w:sz="6" w:space="0" w:color="000000"/>
            </w:tcBorders>
          </w:tcPr>
          <w:p w14:paraId="256B9B74" w14:textId="710352F0" w:rsidR="001B2A26" w:rsidRPr="00794639" w:rsidRDefault="00DF71C3" w:rsidP="00F2156B">
            <w:pPr>
              <w:pStyle w:val="TableBody"/>
            </w:pPr>
            <w:r w:rsidRPr="00794639">
              <w:t>L</w:t>
            </w:r>
            <w:r w:rsidR="001B2A26" w:rsidRPr="00794639">
              <w:t>ike verbose</w:t>
            </w:r>
          </w:p>
        </w:tc>
        <w:tc>
          <w:tcPr>
            <w:tcW w:w="1800" w:type="dxa"/>
            <w:tcBorders>
              <w:top w:val="single" w:sz="18" w:space="0" w:color="000000"/>
              <w:bottom w:val="single" w:sz="6" w:space="0" w:color="000000"/>
            </w:tcBorders>
          </w:tcPr>
          <w:p w14:paraId="2C377E78" w14:textId="77777777" w:rsidR="001B2A26" w:rsidRPr="00794639" w:rsidRDefault="001B2A26" w:rsidP="002F3C41">
            <w:pPr>
              <w:pStyle w:val="TableBody"/>
            </w:pPr>
            <w:r w:rsidRPr="00794639">
              <w:t>Final</w:t>
            </w:r>
          </w:p>
        </w:tc>
        <w:tc>
          <w:tcPr>
            <w:tcW w:w="2790" w:type="dxa"/>
            <w:tcBorders>
              <w:top w:val="single" w:sz="18" w:space="0" w:color="000000"/>
              <w:bottom w:val="single" w:sz="6" w:space="0" w:color="000000"/>
            </w:tcBorders>
          </w:tcPr>
          <w:p w14:paraId="67FB8673" w14:textId="77777777" w:rsidR="001B2A26" w:rsidRPr="00794639" w:rsidRDefault="001B2A26">
            <w:pPr>
              <w:pStyle w:val="TableBody"/>
            </w:pPr>
          </w:p>
        </w:tc>
      </w:tr>
      <w:tr w:rsidR="001B2A26" w:rsidRPr="00794639" w14:paraId="57A83AD6" w14:textId="77777777" w:rsidTr="00953CD3">
        <w:tc>
          <w:tcPr>
            <w:tcW w:w="2967" w:type="dxa"/>
            <w:tcBorders>
              <w:top w:val="single" w:sz="6" w:space="0" w:color="000000"/>
              <w:bottom w:val="single" w:sz="6" w:space="0" w:color="000000"/>
            </w:tcBorders>
          </w:tcPr>
          <w:p w14:paraId="41EFB8A4" w14:textId="77777777" w:rsidR="001B2A26" w:rsidRPr="00794639" w:rsidRDefault="001B2A26" w:rsidP="00294D83">
            <w:pPr>
              <w:pStyle w:val="TableBody"/>
            </w:pPr>
            <w:r w:rsidRPr="00794639">
              <w:t>+CMS ERROR: &lt;err&gt;</w:t>
            </w:r>
          </w:p>
        </w:tc>
        <w:tc>
          <w:tcPr>
            <w:tcW w:w="1440" w:type="dxa"/>
            <w:tcBorders>
              <w:top w:val="single" w:sz="6" w:space="0" w:color="000000"/>
              <w:bottom w:val="single" w:sz="6" w:space="0" w:color="000000"/>
            </w:tcBorders>
          </w:tcPr>
          <w:p w14:paraId="248B43FF" w14:textId="2791AE82"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0DBC4E01" w14:textId="77777777" w:rsidR="001B2A26" w:rsidRPr="00794639" w:rsidRDefault="001B2A26" w:rsidP="002F3C41">
            <w:pPr>
              <w:pStyle w:val="TableBody"/>
            </w:pPr>
            <w:r w:rsidRPr="00794639">
              <w:t>Final or unsolicited</w:t>
            </w:r>
          </w:p>
        </w:tc>
        <w:tc>
          <w:tcPr>
            <w:tcW w:w="2790" w:type="dxa"/>
            <w:tcBorders>
              <w:top w:val="single" w:sz="6" w:space="0" w:color="000000"/>
              <w:bottom w:val="single" w:sz="6" w:space="0" w:color="000000"/>
            </w:tcBorders>
          </w:tcPr>
          <w:p w14:paraId="0C0930F7" w14:textId="77777777" w:rsidR="001B2A26" w:rsidRPr="00794639" w:rsidRDefault="001B2A26">
            <w:pPr>
              <w:pStyle w:val="TableBody"/>
            </w:pPr>
          </w:p>
        </w:tc>
      </w:tr>
      <w:tr w:rsidR="001B2A26" w:rsidRPr="00794639" w14:paraId="7CFC3342" w14:textId="77777777" w:rsidTr="00953CD3">
        <w:tc>
          <w:tcPr>
            <w:tcW w:w="2967" w:type="dxa"/>
            <w:tcBorders>
              <w:top w:val="single" w:sz="6" w:space="0" w:color="000000"/>
              <w:bottom w:val="single" w:sz="6" w:space="0" w:color="000000"/>
            </w:tcBorders>
          </w:tcPr>
          <w:p w14:paraId="5E724EFB" w14:textId="77777777" w:rsidR="001B2A26" w:rsidRPr="00794639" w:rsidRDefault="001B2A26" w:rsidP="00294D83">
            <w:pPr>
              <w:pStyle w:val="TableBody"/>
            </w:pPr>
            <w:r w:rsidRPr="00794639">
              <w:t>+CBM</w:t>
            </w:r>
          </w:p>
        </w:tc>
        <w:tc>
          <w:tcPr>
            <w:tcW w:w="1440" w:type="dxa"/>
            <w:tcBorders>
              <w:top w:val="single" w:sz="6" w:space="0" w:color="000000"/>
              <w:bottom w:val="single" w:sz="6" w:space="0" w:color="000000"/>
            </w:tcBorders>
          </w:tcPr>
          <w:p w14:paraId="624CE12D" w14:textId="335ADBD0"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3A676E10" w14:textId="77777777" w:rsidR="001B2A26" w:rsidRPr="00794639" w:rsidRDefault="001B2A26" w:rsidP="002F3C41">
            <w:pPr>
              <w:pStyle w:val="TableBody"/>
            </w:pPr>
            <w:r w:rsidRPr="00794639">
              <w:t>Unsolicited</w:t>
            </w:r>
          </w:p>
        </w:tc>
        <w:tc>
          <w:tcPr>
            <w:tcW w:w="2790" w:type="dxa"/>
            <w:tcBorders>
              <w:top w:val="single" w:sz="6" w:space="0" w:color="000000"/>
              <w:bottom w:val="single" w:sz="6" w:space="0" w:color="000000"/>
            </w:tcBorders>
          </w:tcPr>
          <w:p w14:paraId="2CF6392D" w14:textId="77777777" w:rsidR="001B2A26" w:rsidRPr="00794639" w:rsidRDefault="001B2A26">
            <w:pPr>
              <w:pStyle w:val="TableBody"/>
            </w:pPr>
          </w:p>
        </w:tc>
      </w:tr>
      <w:tr w:rsidR="001B2A26" w:rsidRPr="00794639" w14:paraId="164EA6B5" w14:textId="77777777" w:rsidTr="00953CD3">
        <w:tc>
          <w:tcPr>
            <w:tcW w:w="2967" w:type="dxa"/>
            <w:tcBorders>
              <w:top w:val="single" w:sz="6" w:space="0" w:color="000000"/>
              <w:bottom w:val="single" w:sz="6" w:space="0" w:color="000000"/>
            </w:tcBorders>
          </w:tcPr>
          <w:p w14:paraId="724768DA" w14:textId="77777777" w:rsidR="001B2A26" w:rsidRPr="00794639" w:rsidRDefault="001B2A26" w:rsidP="00294D83">
            <w:pPr>
              <w:pStyle w:val="TableBody"/>
            </w:pPr>
            <w:r w:rsidRPr="00794639">
              <w:t>+CDS</w:t>
            </w:r>
          </w:p>
        </w:tc>
        <w:tc>
          <w:tcPr>
            <w:tcW w:w="1440" w:type="dxa"/>
            <w:tcBorders>
              <w:top w:val="single" w:sz="6" w:space="0" w:color="000000"/>
              <w:bottom w:val="single" w:sz="6" w:space="0" w:color="000000"/>
            </w:tcBorders>
          </w:tcPr>
          <w:p w14:paraId="388E7965" w14:textId="3FAF9959"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4CD3D774" w14:textId="77777777" w:rsidR="001B2A26" w:rsidRPr="00794639" w:rsidRDefault="001B2A26" w:rsidP="002F3C41">
            <w:pPr>
              <w:pStyle w:val="TableBody"/>
            </w:pPr>
            <w:r w:rsidRPr="00794639">
              <w:t>Unsolicited</w:t>
            </w:r>
          </w:p>
        </w:tc>
        <w:tc>
          <w:tcPr>
            <w:tcW w:w="2790" w:type="dxa"/>
            <w:tcBorders>
              <w:top w:val="single" w:sz="6" w:space="0" w:color="000000"/>
              <w:bottom w:val="single" w:sz="6" w:space="0" w:color="000000"/>
            </w:tcBorders>
          </w:tcPr>
          <w:p w14:paraId="75FD6D15" w14:textId="77777777" w:rsidR="001B2A26" w:rsidRPr="00794639" w:rsidRDefault="001B2A26">
            <w:pPr>
              <w:pStyle w:val="TableBody"/>
            </w:pPr>
          </w:p>
        </w:tc>
      </w:tr>
      <w:tr w:rsidR="001B2A26" w:rsidRPr="00794639" w14:paraId="182DBBB2" w14:textId="77777777" w:rsidTr="00953CD3">
        <w:tc>
          <w:tcPr>
            <w:tcW w:w="2967" w:type="dxa"/>
            <w:tcBorders>
              <w:top w:val="single" w:sz="6" w:space="0" w:color="000000"/>
              <w:bottom w:val="single" w:sz="6" w:space="0" w:color="000000"/>
            </w:tcBorders>
          </w:tcPr>
          <w:p w14:paraId="625E2CC4" w14:textId="20900A8F" w:rsidR="001B2A26" w:rsidRPr="00794639" w:rsidRDefault="001B2A26" w:rsidP="00294D83">
            <w:pPr>
              <w:pStyle w:val="TableBody"/>
            </w:pPr>
            <w:r w:rsidRPr="00794639">
              <w:t>+COLP: &lt;number&gt;,&lt;type&gt;</w:t>
            </w:r>
            <w:r w:rsidR="007B606C" w:rsidRPr="00794639">
              <w:br/>
            </w:r>
            <w:r w:rsidRPr="00794639">
              <w:t>[,&lt;subaddr&gt;,&lt;satype&gt;[,&lt;alpha&gt;]]</w:t>
            </w:r>
          </w:p>
        </w:tc>
        <w:tc>
          <w:tcPr>
            <w:tcW w:w="1440" w:type="dxa"/>
            <w:tcBorders>
              <w:top w:val="single" w:sz="6" w:space="0" w:color="000000"/>
              <w:bottom w:val="single" w:sz="6" w:space="0" w:color="000000"/>
            </w:tcBorders>
          </w:tcPr>
          <w:p w14:paraId="51E85230" w14:textId="4E9ABC8E"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58A5E65C" w14:textId="77777777" w:rsidR="001B2A26" w:rsidRPr="00794639" w:rsidRDefault="001B2A26" w:rsidP="002F3C41">
            <w:pPr>
              <w:pStyle w:val="TableBody"/>
            </w:pPr>
            <w:r w:rsidRPr="00794639">
              <w:t>Intermediate</w:t>
            </w:r>
          </w:p>
        </w:tc>
        <w:tc>
          <w:tcPr>
            <w:tcW w:w="2790" w:type="dxa"/>
            <w:tcBorders>
              <w:top w:val="single" w:sz="6" w:space="0" w:color="000000"/>
              <w:bottom w:val="single" w:sz="6" w:space="0" w:color="000000"/>
            </w:tcBorders>
          </w:tcPr>
          <w:p w14:paraId="6F8338FA" w14:textId="77777777" w:rsidR="001B2A26" w:rsidRPr="00794639" w:rsidRDefault="001B2A26">
            <w:pPr>
              <w:pStyle w:val="TableBody"/>
            </w:pPr>
          </w:p>
        </w:tc>
      </w:tr>
      <w:tr w:rsidR="001B2A26" w:rsidRPr="00794639" w14:paraId="2F726F11" w14:textId="77777777" w:rsidTr="00953CD3">
        <w:tc>
          <w:tcPr>
            <w:tcW w:w="2967" w:type="dxa"/>
            <w:tcBorders>
              <w:top w:val="single" w:sz="6" w:space="0" w:color="000000"/>
              <w:bottom w:val="single" w:sz="6" w:space="0" w:color="000000"/>
            </w:tcBorders>
          </w:tcPr>
          <w:p w14:paraId="2D864C4B" w14:textId="77777777" w:rsidR="001B2A26" w:rsidRPr="00794639" w:rsidRDefault="001B2A26" w:rsidP="00294D83">
            <w:pPr>
              <w:pStyle w:val="TableBody"/>
            </w:pPr>
            <w:r w:rsidRPr="00794639">
              <w:lastRenderedPageBreak/>
              <w:t>+CR: &lt;type&gt;</w:t>
            </w:r>
          </w:p>
        </w:tc>
        <w:tc>
          <w:tcPr>
            <w:tcW w:w="1440" w:type="dxa"/>
            <w:tcBorders>
              <w:top w:val="single" w:sz="6" w:space="0" w:color="000000"/>
              <w:bottom w:val="single" w:sz="6" w:space="0" w:color="000000"/>
            </w:tcBorders>
          </w:tcPr>
          <w:p w14:paraId="1429AEAB" w14:textId="21406988"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1E1E8C4C" w14:textId="77777777" w:rsidR="001B2A26" w:rsidRPr="00794639" w:rsidRDefault="001B2A26" w:rsidP="002F3C41">
            <w:pPr>
              <w:pStyle w:val="TableBody"/>
            </w:pPr>
            <w:r w:rsidRPr="00794639">
              <w:t>Intermediate</w:t>
            </w:r>
          </w:p>
        </w:tc>
        <w:tc>
          <w:tcPr>
            <w:tcW w:w="2790" w:type="dxa"/>
            <w:tcBorders>
              <w:top w:val="single" w:sz="6" w:space="0" w:color="000000"/>
              <w:bottom w:val="single" w:sz="6" w:space="0" w:color="000000"/>
            </w:tcBorders>
          </w:tcPr>
          <w:p w14:paraId="14F8FF9A" w14:textId="77777777" w:rsidR="001B2A26" w:rsidRPr="00794639" w:rsidRDefault="001B2A26">
            <w:pPr>
              <w:pStyle w:val="TableBody"/>
            </w:pPr>
          </w:p>
        </w:tc>
      </w:tr>
      <w:tr w:rsidR="001B2A26" w:rsidRPr="00794639" w14:paraId="1A9BFF31" w14:textId="77777777" w:rsidTr="00953CD3">
        <w:tc>
          <w:tcPr>
            <w:tcW w:w="2967" w:type="dxa"/>
            <w:tcBorders>
              <w:top w:val="single" w:sz="6" w:space="0" w:color="000000"/>
              <w:bottom w:val="single" w:sz="6" w:space="0" w:color="000000"/>
            </w:tcBorders>
          </w:tcPr>
          <w:p w14:paraId="541BBAE3" w14:textId="77777777" w:rsidR="001B2A26" w:rsidRPr="00794639" w:rsidRDefault="001B2A26" w:rsidP="00294D83">
            <w:pPr>
              <w:pStyle w:val="TableBody"/>
            </w:pPr>
            <w:r w:rsidRPr="00794639">
              <w:t>+CREG: &lt;stat&gt;[,&lt;lac&gt;,&lt;ci&gt;]</w:t>
            </w:r>
          </w:p>
        </w:tc>
        <w:tc>
          <w:tcPr>
            <w:tcW w:w="1440" w:type="dxa"/>
            <w:tcBorders>
              <w:top w:val="single" w:sz="6" w:space="0" w:color="000000"/>
              <w:bottom w:val="single" w:sz="6" w:space="0" w:color="000000"/>
            </w:tcBorders>
          </w:tcPr>
          <w:p w14:paraId="46DD7CE4" w14:textId="3F1D46FF" w:rsidR="001B2A26" w:rsidRPr="00794639" w:rsidRDefault="00DF71C3" w:rsidP="00F2156B">
            <w:pPr>
              <w:pStyle w:val="TableBody"/>
            </w:pPr>
            <w:r w:rsidRPr="00794639">
              <w:t xml:space="preserve">Like </w:t>
            </w:r>
            <w:r w:rsidR="001B2A26" w:rsidRPr="00794639">
              <w:t>verbose</w:t>
            </w:r>
          </w:p>
        </w:tc>
        <w:tc>
          <w:tcPr>
            <w:tcW w:w="1800" w:type="dxa"/>
            <w:tcBorders>
              <w:top w:val="single" w:sz="6" w:space="0" w:color="000000"/>
              <w:bottom w:val="single" w:sz="6" w:space="0" w:color="000000"/>
            </w:tcBorders>
          </w:tcPr>
          <w:p w14:paraId="3A0D1C48" w14:textId="77777777" w:rsidR="001B2A26" w:rsidRPr="00794639" w:rsidRDefault="001B2A26" w:rsidP="002F3C41">
            <w:pPr>
              <w:pStyle w:val="TableBody"/>
            </w:pPr>
            <w:r w:rsidRPr="00794639">
              <w:t>Unsolicited</w:t>
            </w:r>
          </w:p>
        </w:tc>
        <w:tc>
          <w:tcPr>
            <w:tcW w:w="2790" w:type="dxa"/>
            <w:tcBorders>
              <w:top w:val="single" w:sz="6" w:space="0" w:color="000000"/>
              <w:bottom w:val="single" w:sz="6" w:space="0" w:color="000000"/>
            </w:tcBorders>
          </w:tcPr>
          <w:p w14:paraId="2402CDC0" w14:textId="77777777" w:rsidR="001B2A26" w:rsidRPr="00794639" w:rsidRDefault="001B2A26">
            <w:pPr>
              <w:pStyle w:val="TableBody"/>
            </w:pPr>
          </w:p>
        </w:tc>
      </w:tr>
      <w:tr w:rsidR="001B2A26" w:rsidRPr="00794639" w14:paraId="3DEBCB58" w14:textId="77777777" w:rsidTr="00953CD3">
        <w:tc>
          <w:tcPr>
            <w:tcW w:w="2967" w:type="dxa"/>
            <w:tcBorders>
              <w:top w:val="single" w:sz="6" w:space="0" w:color="000000"/>
              <w:bottom w:val="single" w:sz="6" w:space="0" w:color="000000"/>
            </w:tcBorders>
          </w:tcPr>
          <w:p w14:paraId="5295C706" w14:textId="77777777" w:rsidR="001B2A26" w:rsidRPr="00794639" w:rsidRDefault="001B2A26" w:rsidP="00294D83">
            <w:pPr>
              <w:pStyle w:val="TableBody"/>
            </w:pPr>
            <w:r w:rsidRPr="00794639">
              <w:t>BUSY</w:t>
            </w:r>
          </w:p>
        </w:tc>
        <w:tc>
          <w:tcPr>
            <w:tcW w:w="1440" w:type="dxa"/>
            <w:tcBorders>
              <w:top w:val="single" w:sz="6" w:space="0" w:color="000000"/>
              <w:bottom w:val="single" w:sz="6" w:space="0" w:color="000000"/>
            </w:tcBorders>
          </w:tcPr>
          <w:p w14:paraId="57011715" w14:textId="77777777" w:rsidR="001B2A26" w:rsidRPr="00794639" w:rsidRDefault="001B2A26" w:rsidP="00F2156B">
            <w:pPr>
              <w:pStyle w:val="TableBody"/>
            </w:pPr>
            <w:r w:rsidRPr="00794639">
              <w:t>6</w:t>
            </w:r>
          </w:p>
        </w:tc>
        <w:tc>
          <w:tcPr>
            <w:tcW w:w="1800" w:type="dxa"/>
            <w:tcBorders>
              <w:top w:val="single" w:sz="6" w:space="0" w:color="000000"/>
              <w:bottom w:val="single" w:sz="6" w:space="0" w:color="000000"/>
            </w:tcBorders>
          </w:tcPr>
          <w:p w14:paraId="5FDF5BAA" w14:textId="77777777" w:rsidR="001B2A26" w:rsidRPr="00794639" w:rsidRDefault="001B2A26" w:rsidP="002F3C41">
            <w:pPr>
              <w:pStyle w:val="TableBody"/>
            </w:pPr>
            <w:r w:rsidRPr="00794639">
              <w:t>Final</w:t>
            </w:r>
          </w:p>
        </w:tc>
        <w:tc>
          <w:tcPr>
            <w:tcW w:w="2790" w:type="dxa"/>
            <w:tcBorders>
              <w:top w:val="single" w:sz="6" w:space="0" w:color="000000"/>
              <w:bottom w:val="single" w:sz="6" w:space="0" w:color="000000"/>
            </w:tcBorders>
          </w:tcPr>
          <w:p w14:paraId="16CC7D33" w14:textId="77777777" w:rsidR="001B2A26" w:rsidRPr="00794639" w:rsidRDefault="001B2A26">
            <w:pPr>
              <w:pStyle w:val="TableBody"/>
            </w:pPr>
          </w:p>
        </w:tc>
      </w:tr>
      <w:tr w:rsidR="001B2A26" w:rsidRPr="00794639" w14:paraId="492E2FC3" w14:textId="77777777" w:rsidTr="00953CD3">
        <w:tc>
          <w:tcPr>
            <w:tcW w:w="2967" w:type="dxa"/>
            <w:tcBorders>
              <w:top w:val="single" w:sz="6" w:space="0" w:color="000000"/>
              <w:bottom w:val="single" w:sz="6" w:space="0" w:color="000000"/>
            </w:tcBorders>
          </w:tcPr>
          <w:p w14:paraId="19E4C331" w14:textId="77777777" w:rsidR="001B2A26" w:rsidRPr="00794639" w:rsidRDefault="001B2A26" w:rsidP="00294D83">
            <w:pPr>
              <w:pStyle w:val="TableBody"/>
            </w:pPr>
            <w:r w:rsidRPr="00794639">
              <w:t>CONNECT</w:t>
            </w:r>
          </w:p>
        </w:tc>
        <w:tc>
          <w:tcPr>
            <w:tcW w:w="1440" w:type="dxa"/>
            <w:tcBorders>
              <w:top w:val="single" w:sz="6" w:space="0" w:color="000000"/>
              <w:bottom w:val="single" w:sz="6" w:space="0" w:color="000000"/>
            </w:tcBorders>
          </w:tcPr>
          <w:p w14:paraId="7820E891" w14:textId="77777777" w:rsidR="001B2A26" w:rsidRPr="00794639" w:rsidRDefault="001B2A26" w:rsidP="00F2156B">
            <w:pPr>
              <w:pStyle w:val="TableBody"/>
            </w:pPr>
            <w:r w:rsidRPr="00794639">
              <w:t>1</w:t>
            </w:r>
          </w:p>
        </w:tc>
        <w:tc>
          <w:tcPr>
            <w:tcW w:w="1800" w:type="dxa"/>
            <w:tcBorders>
              <w:top w:val="single" w:sz="6" w:space="0" w:color="000000"/>
              <w:bottom w:val="single" w:sz="6" w:space="0" w:color="000000"/>
            </w:tcBorders>
          </w:tcPr>
          <w:p w14:paraId="2187049B" w14:textId="77777777" w:rsidR="001B2A26" w:rsidRPr="00794639" w:rsidRDefault="001B2A26" w:rsidP="002F3C41">
            <w:pPr>
              <w:pStyle w:val="TableBody"/>
            </w:pPr>
            <w:r w:rsidRPr="00794639">
              <w:t>Intermediate</w:t>
            </w:r>
          </w:p>
        </w:tc>
        <w:tc>
          <w:tcPr>
            <w:tcW w:w="2790" w:type="dxa"/>
            <w:tcBorders>
              <w:top w:val="single" w:sz="6" w:space="0" w:color="000000"/>
              <w:bottom w:val="single" w:sz="6" w:space="0" w:color="000000"/>
            </w:tcBorders>
          </w:tcPr>
          <w:p w14:paraId="53C86096" w14:textId="79731FCD" w:rsidR="001B2A26" w:rsidRPr="00794639" w:rsidRDefault="00DF71C3">
            <w:pPr>
              <w:pStyle w:val="TableBody"/>
            </w:pPr>
            <w:r w:rsidRPr="00794639">
              <w:t>C</w:t>
            </w:r>
            <w:r w:rsidR="001B2A26" w:rsidRPr="00794639">
              <w:t>onnection has been established</w:t>
            </w:r>
          </w:p>
        </w:tc>
      </w:tr>
      <w:tr w:rsidR="001B2A26" w:rsidRPr="00794639" w14:paraId="71F8E267" w14:textId="77777777" w:rsidTr="00953CD3">
        <w:tc>
          <w:tcPr>
            <w:tcW w:w="2967" w:type="dxa"/>
            <w:tcBorders>
              <w:top w:val="single" w:sz="6" w:space="0" w:color="000000"/>
              <w:bottom w:val="single" w:sz="6" w:space="0" w:color="000000"/>
            </w:tcBorders>
          </w:tcPr>
          <w:p w14:paraId="0BEB1A71" w14:textId="77777777" w:rsidR="001B2A26" w:rsidRPr="00794639" w:rsidRDefault="001B2A26" w:rsidP="00294D83">
            <w:pPr>
              <w:pStyle w:val="TableBody"/>
            </w:pPr>
            <w:r w:rsidRPr="00794639">
              <w:t>CONNECT &lt;text&gt;</w:t>
            </w:r>
          </w:p>
        </w:tc>
        <w:tc>
          <w:tcPr>
            <w:tcW w:w="1440" w:type="dxa"/>
            <w:tcBorders>
              <w:top w:val="single" w:sz="6" w:space="0" w:color="000000"/>
              <w:bottom w:val="single" w:sz="6" w:space="0" w:color="000000"/>
            </w:tcBorders>
          </w:tcPr>
          <w:p w14:paraId="55622948" w14:textId="5097F41B" w:rsidR="001B2A26" w:rsidRPr="00794639" w:rsidRDefault="00DF71C3" w:rsidP="00F2156B">
            <w:pPr>
              <w:pStyle w:val="TableBody"/>
            </w:pPr>
            <w:r w:rsidRPr="00794639">
              <w:t>M</w:t>
            </w:r>
            <w:r w:rsidR="001B2A26" w:rsidRPr="00794639">
              <w:t>anufacturer specific</w:t>
            </w:r>
          </w:p>
        </w:tc>
        <w:tc>
          <w:tcPr>
            <w:tcW w:w="1800" w:type="dxa"/>
            <w:tcBorders>
              <w:top w:val="single" w:sz="6" w:space="0" w:color="000000"/>
              <w:bottom w:val="single" w:sz="6" w:space="0" w:color="000000"/>
            </w:tcBorders>
          </w:tcPr>
          <w:p w14:paraId="31D68CE5" w14:textId="77777777" w:rsidR="001B2A26" w:rsidRPr="00794639" w:rsidRDefault="001B2A26" w:rsidP="002F3C41">
            <w:pPr>
              <w:pStyle w:val="TableBody"/>
            </w:pPr>
            <w:r w:rsidRPr="00794639">
              <w:t>Intermediate</w:t>
            </w:r>
          </w:p>
        </w:tc>
        <w:tc>
          <w:tcPr>
            <w:tcW w:w="2790" w:type="dxa"/>
            <w:tcBorders>
              <w:top w:val="single" w:sz="6" w:space="0" w:color="000000"/>
              <w:bottom w:val="single" w:sz="6" w:space="0" w:color="000000"/>
            </w:tcBorders>
          </w:tcPr>
          <w:p w14:paraId="0EE7E996" w14:textId="707C9ABB" w:rsidR="001B2A26" w:rsidRPr="00794639" w:rsidRDefault="00DF71C3">
            <w:pPr>
              <w:pStyle w:val="TableBody"/>
            </w:pPr>
            <w:r w:rsidRPr="00794639">
              <w:t>L</w:t>
            </w:r>
            <w:r w:rsidR="001B2A26" w:rsidRPr="00794639">
              <w:t>ike CONNECT but manufacturer specific &lt;text&gt; gives additional information (e.g. connection data rate)</w:t>
            </w:r>
          </w:p>
        </w:tc>
      </w:tr>
      <w:tr w:rsidR="001B2A26" w:rsidRPr="00794639" w14:paraId="28C5B0B8" w14:textId="77777777" w:rsidTr="00953CD3">
        <w:tc>
          <w:tcPr>
            <w:tcW w:w="2967" w:type="dxa"/>
            <w:tcBorders>
              <w:top w:val="single" w:sz="6" w:space="0" w:color="000000"/>
              <w:bottom w:val="single" w:sz="6" w:space="0" w:color="000000"/>
            </w:tcBorders>
          </w:tcPr>
          <w:p w14:paraId="74126B1F" w14:textId="77777777" w:rsidR="001B2A26" w:rsidRPr="00794639" w:rsidRDefault="001B2A26" w:rsidP="00294D83">
            <w:pPr>
              <w:pStyle w:val="TableBody"/>
            </w:pPr>
            <w:r w:rsidRPr="00794639">
              <w:t>ERROR</w:t>
            </w:r>
          </w:p>
        </w:tc>
        <w:tc>
          <w:tcPr>
            <w:tcW w:w="1440" w:type="dxa"/>
            <w:tcBorders>
              <w:top w:val="single" w:sz="6" w:space="0" w:color="000000"/>
              <w:bottom w:val="single" w:sz="6" w:space="0" w:color="000000"/>
            </w:tcBorders>
          </w:tcPr>
          <w:p w14:paraId="01A47F13" w14:textId="77777777" w:rsidR="001B2A26" w:rsidRPr="00794639" w:rsidRDefault="001B2A26" w:rsidP="00F2156B">
            <w:pPr>
              <w:pStyle w:val="TableBody"/>
            </w:pPr>
            <w:r w:rsidRPr="00794639">
              <w:t>4</w:t>
            </w:r>
          </w:p>
        </w:tc>
        <w:tc>
          <w:tcPr>
            <w:tcW w:w="1800" w:type="dxa"/>
            <w:tcBorders>
              <w:top w:val="single" w:sz="6" w:space="0" w:color="000000"/>
              <w:bottom w:val="single" w:sz="6" w:space="0" w:color="000000"/>
            </w:tcBorders>
          </w:tcPr>
          <w:p w14:paraId="1EABA44B" w14:textId="77777777" w:rsidR="001B2A26" w:rsidRPr="00794639" w:rsidRDefault="001B2A26" w:rsidP="002F3C41">
            <w:pPr>
              <w:pStyle w:val="TableBody"/>
            </w:pPr>
            <w:r w:rsidRPr="00794639">
              <w:t>Final</w:t>
            </w:r>
          </w:p>
        </w:tc>
        <w:tc>
          <w:tcPr>
            <w:tcW w:w="2790" w:type="dxa"/>
            <w:tcBorders>
              <w:top w:val="single" w:sz="6" w:space="0" w:color="000000"/>
              <w:bottom w:val="single" w:sz="6" w:space="0" w:color="000000"/>
            </w:tcBorders>
          </w:tcPr>
          <w:p w14:paraId="39CA810D" w14:textId="7748D97D" w:rsidR="001B2A26" w:rsidRPr="00794639" w:rsidRDefault="00DF71C3">
            <w:pPr>
              <w:pStyle w:val="TableBody"/>
            </w:pPr>
            <w:r w:rsidRPr="00794639">
              <w:t>C</w:t>
            </w:r>
            <w:r w:rsidR="001B2A26" w:rsidRPr="00794639">
              <w:t>ommand not accepted</w:t>
            </w:r>
          </w:p>
        </w:tc>
      </w:tr>
      <w:tr w:rsidR="001B2A26" w:rsidRPr="00794639" w14:paraId="1A361092" w14:textId="77777777" w:rsidTr="00953CD3">
        <w:tc>
          <w:tcPr>
            <w:tcW w:w="2967" w:type="dxa"/>
            <w:tcBorders>
              <w:top w:val="single" w:sz="6" w:space="0" w:color="000000"/>
              <w:bottom w:val="single" w:sz="6" w:space="0" w:color="000000"/>
            </w:tcBorders>
          </w:tcPr>
          <w:p w14:paraId="43194EAC" w14:textId="77777777" w:rsidR="001B2A26" w:rsidRPr="00794639" w:rsidRDefault="001B2A26" w:rsidP="00294D83">
            <w:pPr>
              <w:pStyle w:val="TableBody"/>
            </w:pPr>
            <w:r w:rsidRPr="00794639">
              <w:t>NO ANSWER</w:t>
            </w:r>
          </w:p>
        </w:tc>
        <w:tc>
          <w:tcPr>
            <w:tcW w:w="1440" w:type="dxa"/>
            <w:tcBorders>
              <w:top w:val="single" w:sz="6" w:space="0" w:color="000000"/>
              <w:bottom w:val="single" w:sz="6" w:space="0" w:color="000000"/>
            </w:tcBorders>
          </w:tcPr>
          <w:p w14:paraId="3CEBEF6E" w14:textId="77777777" w:rsidR="001B2A26" w:rsidRPr="00794639" w:rsidRDefault="001B2A26" w:rsidP="00F2156B">
            <w:pPr>
              <w:pStyle w:val="TableBody"/>
            </w:pPr>
            <w:r w:rsidRPr="00794639">
              <w:t>7</w:t>
            </w:r>
          </w:p>
        </w:tc>
        <w:tc>
          <w:tcPr>
            <w:tcW w:w="1800" w:type="dxa"/>
            <w:tcBorders>
              <w:top w:val="single" w:sz="6" w:space="0" w:color="000000"/>
              <w:bottom w:val="single" w:sz="6" w:space="0" w:color="000000"/>
            </w:tcBorders>
          </w:tcPr>
          <w:p w14:paraId="424D2BB9" w14:textId="77777777" w:rsidR="001B2A26" w:rsidRPr="00794639" w:rsidRDefault="001B2A26" w:rsidP="002F3C41">
            <w:pPr>
              <w:pStyle w:val="TableBody"/>
            </w:pPr>
            <w:r w:rsidRPr="00794639">
              <w:t>Final</w:t>
            </w:r>
          </w:p>
        </w:tc>
        <w:tc>
          <w:tcPr>
            <w:tcW w:w="2790" w:type="dxa"/>
            <w:tcBorders>
              <w:top w:val="single" w:sz="6" w:space="0" w:color="000000"/>
              <w:bottom w:val="single" w:sz="6" w:space="0" w:color="000000"/>
            </w:tcBorders>
          </w:tcPr>
          <w:p w14:paraId="25932D1A" w14:textId="40CC7D6E" w:rsidR="001B2A26" w:rsidRPr="00794639" w:rsidRDefault="00DF71C3">
            <w:pPr>
              <w:pStyle w:val="TableBody"/>
            </w:pPr>
            <w:r w:rsidRPr="00794639">
              <w:t>C</w:t>
            </w:r>
            <w:r w:rsidR="001B2A26" w:rsidRPr="00794639">
              <w:t>onnection completion timeout</w:t>
            </w:r>
          </w:p>
        </w:tc>
      </w:tr>
      <w:tr w:rsidR="001B2A26" w:rsidRPr="00794639" w14:paraId="44BF2139" w14:textId="77777777" w:rsidTr="00953CD3">
        <w:tc>
          <w:tcPr>
            <w:tcW w:w="2967" w:type="dxa"/>
            <w:tcBorders>
              <w:top w:val="single" w:sz="6" w:space="0" w:color="000000"/>
              <w:bottom w:val="single" w:sz="6" w:space="0" w:color="000000"/>
            </w:tcBorders>
          </w:tcPr>
          <w:p w14:paraId="27266784" w14:textId="77777777" w:rsidR="001B2A26" w:rsidRPr="00794639" w:rsidRDefault="001B2A26" w:rsidP="00294D83">
            <w:pPr>
              <w:pStyle w:val="TableBody"/>
            </w:pPr>
            <w:r w:rsidRPr="00794639">
              <w:t>NO CARRIER</w:t>
            </w:r>
          </w:p>
        </w:tc>
        <w:tc>
          <w:tcPr>
            <w:tcW w:w="1440" w:type="dxa"/>
            <w:tcBorders>
              <w:top w:val="single" w:sz="6" w:space="0" w:color="000000"/>
              <w:bottom w:val="single" w:sz="6" w:space="0" w:color="000000"/>
            </w:tcBorders>
          </w:tcPr>
          <w:p w14:paraId="075DE875" w14:textId="77777777" w:rsidR="001B2A26" w:rsidRPr="00794639" w:rsidRDefault="001B2A26" w:rsidP="00F2156B">
            <w:pPr>
              <w:pStyle w:val="TableBody"/>
            </w:pPr>
            <w:r w:rsidRPr="00794639">
              <w:t>3</w:t>
            </w:r>
          </w:p>
        </w:tc>
        <w:tc>
          <w:tcPr>
            <w:tcW w:w="1800" w:type="dxa"/>
            <w:tcBorders>
              <w:top w:val="single" w:sz="6" w:space="0" w:color="000000"/>
              <w:bottom w:val="single" w:sz="6" w:space="0" w:color="000000"/>
            </w:tcBorders>
          </w:tcPr>
          <w:p w14:paraId="38AB7824" w14:textId="77777777" w:rsidR="001B2A26" w:rsidRPr="00794639" w:rsidRDefault="001B2A26" w:rsidP="002F3C41">
            <w:pPr>
              <w:pStyle w:val="TableBody"/>
            </w:pPr>
            <w:r w:rsidRPr="00794639">
              <w:t>Final</w:t>
            </w:r>
          </w:p>
        </w:tc>
        <w:tc>
          <w:tcPr>
            <w:tcW w:w="2790" w:type="dxa"/>
            <w:tcBorders>
              <w:top w:val="single" w:sz="6" w:space="0" w:color="000000"/>
              <w:bottom w:val="single" w:sz="6" w:space="0" w:color="000000"/>
            </w:tcBorders>
          </w:tcPr>
          <w:p w14:paraId="252CDA4A" w14:textId="7FF4C9E3" w:rsidR="001B2A26" w:rsidRPr="00794639" w:rsidRDefault="00DF71C3">
            <w:pPr>
              <w:pStyle w:val="TableBody"/>
            </w:pPr>
            <w:r w:rsidRPr="00794639">
              <w:t>C</w:t>
            </w:r>
            <w:r w:rsidR="001B2A26" w:rsidRPr="00794639">
              <w:t>onnection terminated</w:t>
            </w:r>
          </w:p>
        </w:tc>
      </w:tr>
      <w:tr w:rsidR="001B2A26" w:rsidRPr="00794639" w14:paraId="14E2DC85" w14:textId="77777777" w:rsidTr="00953CD3">
        <w:tc>
          <w:tcPr>
            <w:tcW w:w="2967" w:type="dxa"/>
            <w:tcBorders>
              <w:top w:val="single" w:sz="6" w:space="0" w:color="000000"/>
              <w:bottom w:val="single" w:sz="6" w:space="0" w:color="000000"/>
            </w:tcBorders>
          </w:tcPr>
          <w:p w14:paraId="0A7E096E" w14:textId="77777777" w:rsidR="001B2A26" w:rsidRPr="00794639" w:rsidRDefault="001B2A26" w:rsidP="00294D83">
            <w:pPr>
              <w:pStyle w:val="TableBody"/>
            </w:pPr>
            <w:r w:rsidRPr="00794639">
              <w:t>OK</w:t>
            </w:r>
          </w:p>
        </w:tc>
        <w:tc>
          <w:tcPr>
            <w:tcW w:w="1440" w:type="dxa"/>
            <w:tcBorders>
              <w:top w:val="single" w:sz="6" w:space="0" w:color="000000"/>
              <w:bottom w:val="single" w:sz="6" w:space="0" w:color="000000"/>
            </w:tcBorders>
          </w:tcPr>
          <w:p w14:paraId="203C727E" w14:textId="77777777" w:rsidR="001B2A26" w:rsidRPr="00794639" w:rsidRDefault="001B2A26" w:rsidP="00F2156B">
            <w:pPr>
              <w:pStyle w:val="TableBody"/>
            </w:pPr>
            <w:r w:rsidRPr="00794639">
              <w:t>0</w:t>
            </w:r>
          </w:p>
        </w:tc>
        <w:tc>
          <w:tcPr>
            <w:tcW w:w="1800" w:type="dxa"/>
            <w:tcBorders>
              <w:top w:val="single" w:sz="6" w:space="0" w:color="000000"/>
              <w:bottom w:val="single" w:sz="6" w:space="0" w:color="000000"/>
            </w:tcBorders>
          </w:tcPr>
          <w:p w14:paraId="4A0101B9" w14:textId="77777777" w:rsidR="001B2A26" w:rsidRPr="00794639" w:rsidRDefault="001B2A26" w:rsidP="002F3C41">
            <w:pPr>
              <w:pStyle w:val="TableBody"/>
            </w:pPr>
            <w:r w:rsidRPr="00794639">
              <w:t>Final</w:t>
            </w:r>
          </w:p>
        </w:tc>
        <w:tc>
          <w:tcPr>
            <w:tcW w:w="2790" w:type="dxa"/>
            <w:tcBorders>
              <w:top w:val="single" w:sz="6" w:space="0" w:color="000000"/>
              <w:bottom w:val="single" w:sz="6" w:space="0" w:color="000000"/>
            </w:tcBorders>
          </w:tcPr>
          <w:p w14:paraId="23ABE7A8" w14:textId="1A83ECCD" w:rsidR="001B2A26" w:rsidRPr="00794639" w:rsidRDefault="00DF71C3">
            <w:pPr>
              <w:pStyle w:val="TableBody"/>
            </w:pPr>
            <w:r w:rsidRPr="00794639">
              <w:t>A</w:t>
            </w:r>
            <w:r w:rsidR="001B2A26" w:rsidRPr="00794639">
              <w:t>cknowledges execution of a command line</w:t>
            </w:r>
          </w:p>
        </w:tc>
      </w:tr>
      <w:tr w:rsidR="001B2A26" w:rsidRPr="00794639" w14:paraId="47CF281E" w14:textId="77777777" w:rsidTr="00953CD3">
        <w:tc>
          <w:tcPr>
            <w:tcW w:w="2967" w:type="dxa"/>
            <w:tcBorders>
              <w:top w:val="single" w:sz="6" w:space="0" w:color="000000"/>
              <w:bottom w:val="single" w:sz="18" w:space="0" w:color="auto"/>
            </w:tcBorders>
          </w:tcPr>
          <w:p w14:paraId="5E328E8A" w14:textId="77777777" w:rsidR="001B2A26" w:rsidRPr="00794639" w:rsidRDefault="001B2A26" w:rsidP="00294D83">
            <w:pPr>
              <w:pStyle w:val="TableBody"/>
            </w:pPr>
            <w:r w:rsidRPr="00794639">
              <w:t>RING</w:t>
            </w:r>
          </w:p>
        </w:tc>
        <w:tc>
          <w:tcPr>
            <w:tcW w:w="1440" w:type="dxa"/>
            <w:tcBorders>
              <w:top w:val="single" w:sz="6" w:space="0" w:color="000000"/>
              <w:bottom w:val="single" w:sz="18" w:space="0" w:color="auto"/>
            </w:tcBorders>
          </w:tcPr>
          <w:p w14:paraId="54933520" w14:textId="77777777" w:rsidR="001B2A26" w:rsidRPr="00794639" w:rsidRDefault="001B2A26" w:rsidP="00F2156B">
            <w:pPr>
              <w:pStyle w:val="TableBody"/>
            </w:pPr>
            <w:r w:rsidRPr="00794639">
              <w:t>2</w:t>
            </w:r>
          </w:p>
        </w:tc>
        <w:tc>
          <w:tcPr>
            <w:tcW w:w="1800" w:type="dxa"/>
            <w:tcBorders>
              <w:top w:val="single" w:sz="6" w:space="0" w:color="000000"/>
              <w:bottom w:val="single" w:sz="18" w:space="0" w:color="auto"/>
            </w:tcBorders>
          </w:tcPr>
          <w:p w14:paraId="2E69E32B" w14:textId="77777777" w:rsidR="001B2A26" w:rsidRPr="00794639" w:rsidRDefault="001B2A26" w:rsidP="002F3C41">
            <w:pPr>
              <w:pStyle w:val="TableBody"/>
            </w:pPr>
            <w:r w:rsidRPr="00794639">
              <w:t>Unsolicited</w:t>
            </w:r>
          </w:p>
        </w:tc>
        <w:tc>
          <w:tcPr>
            <w:tcW w:w="2790" w:type="dxa"/>
            <w:tcBorders>
              <w:top w:val="single" w:sz="6" w:space="0" w:color="000000"/>
              <w:bottom w:val="single" w:sz="18" w:space="0" w:color="auto"/>
            </w:tcBorders>
          </w:tcPr>
          <w:p w14:paraId="2F3CBA98" w14:textId="52203B6E" w:rsidR="001B2A26" w:rsidRPr="00794639" w:rsidRDefault="00DF71C3">
            <w:pPr>
              <w:pStyle w:val="TableBody"/>
            </w:pPr>
            <w:r w:rsidRPr="00794639">
              <w:t>I</w:t>
            </w:r>
            <w:r w:rsidR="001B2A26" w:rsidRPr="00794639">
              <w:t>ncoming call signal from network</w:t>
            </w:r>
          </w:p>
        </w:tc>
      </w:tr>
    </w:tbl>
    <w:p w14:paraId="7142EB00" w14:textId="5F5CFB7A" w:rsidR="001B2A26" w:rsidRPr="00794639" w:rsidRDefault="001B2A26" w:rsidP="00294D83">
      <w:pPr>
        <w:pStyle w:val="Heading2"/>
      </w:pPr>
      <w:bookmarkStart w:id="9489" w:name="_Toc369684290"/>
      <w:bookmarkStart w:id="9490" w:name="_Ref90295037"/>
      <w:bookmarkStart w:id="9491" w:name="_Toc170126012"/>
      <w:bookmarkStart w:id="9492" w:name="_Toc345081571"/>
      <w:bookmarkStart w:id="9493" w:name="_Toc349753299"/>
      <w:bookmarkStart w:id="9494" w:name="_Toc349754203"/>
      <w:bookmarkStart w:id="9495" w:name="_Toc368586252"/>
      <w:bookmarkStart w:id="9496" w:name="_Toc486251839"/>
      <w:bookmarkStart w:id="9497" w:name="_Toc531701032"/>
      <w:bookmarkEnd w:id="9489"/>
      <w:r w:rsidRPr="00794639">
        <w:t xml:space="preserve">Error </w:t>
      </w:r>
      <w:bookmarkEnd w:id="9490"/>
      <w:bookmarkEnd w:id="9491"/>
      <w:bookmarkEnd w:id="9492"/>
      <w:r w:rsidRPr="00794639">
        <w:t>Codes</w:t>
      </w:r>
      <w:bookmarkEnd w:id="9493"/>
      <w:bookmarkEnd w:id="9494"/>
      <w:bookmarkEnd w:id="9495"/>
      <w:bookmarkEnd w:id="9496"/>
      <w:bookmarkEnd w:id="9497"/>
    </w:p>
    <w:p w14:paraId="2F3E529E" w14:textId="77777777" w:rsidR="001B2A26" w:rsidRPr="00794639" w:rsidRDefault="001B2A26" w:rsidP="0059466D">
      <w:pPr>
        <w:pStyle w:val="Heading3"/>
      </w:pPr>
      <w:bookmarkStart w:id="9498" w:name="_Toc78179925"/>
      <w:bookmarkStart w:id="9499" w:name="_Toc170126013"/>
      <w:bookmarkStart w:id="9500" w:name="_Toc345081572"/>
      <w:bookmarkStart w:id="9501" w:name="_Toc349753300"/>
      <w:bookmarkStart w:id="9502" w:name="_Toc349754204"/>
      <w:bookmarkStart w:id="9503" w:name="_Toc368586253"/>
      <w:bookmarkStart w:id="9504" w:name="_Ref381806176"/>
      <w:bookmarkStart w:id="9505" w:name="_Ref381806178"/>
      <w:bookmarkStart w:id="9506" w:name="_Toc486251840"/>
      <w:bookmarkStart w:id="9507" w:name="_Toc531701033"/>
      <w:r w:rsidRPr="00794639">
        <w:t xml:space="preserve">CME Error </w:t>
      </w:r>
      <w:bookmarkEnd w:id="9498"/>
      <w:bookmarkEnd w:id="9499"/>
      <w:bookmarkEnd w:id="9500"/>
      <w:bookmarkEnd w:id="9501"/>
      <w:bookmarkEnd w:id="9502"/>
      <w:bookmarkEnd w:id="9503"/>
      <w:r w:rsidRPr="00794639">
        <w:t>Codes</w:t>
      </w:r>
      <w:bookmarkEnd w:id="9504"/>
      <w:bookmarkEnd w:id="9505"/>
      <w:bookmarkEnd w:id="9506"/>
      <w:bookmarkEnd w:id="9507"/>
    </w:p>
    <w:tbl>
      <w:tblPr>
        <w:tblStyle w:val="TableSWI"/>
        <w:tblW w:w="8997" w:type="dxa"/>
        <w:tblLayout w:type="fixed"/>
        <w:tblLook w:val="04A0" w:firstRow="1" w:lastRow="0" w:firstColumn="1" w:lastColumn="0" w:noHBand="0" w:noVBand="1"/>
      </w:tblPr>
      <w:tblGrid>
        <w:gridCol w:w="1437"/>
        <w:gridCol w:w="7560"/>
      </w:tblGrid>
      <w:tr w:rsidR="001B2A26" w:rsidRPr="00794639" w14:paraId="28D37F72" w14:textId="77777777" w:rsidTr="00953CD3">
        <w:trPr>
          <w:cnfStyle w:val="100000000000" w:firstRow="1" w:lastRow="0" w:firstColumn="0" w:lastColumn="0" w:oddVBand="0" w:evenVBand="0" w:oddHBand="0" w:evenHBand="0" w:firstRowFirstColumn="0" w:firstRowLastColumn="0" w:lastRowFirstColumn="0" w:lastRowLastColumn="0"/>
        </w:trPr>
        <w:tc>
          <w:tcPr>
            <w:tcW w:w="1437" w:type="dxa"/>
          </w:tcPr>
          <w:p w14:paraId="04F4355E" w14:textId="77777777" w:rsidR="001B2A26" w:rsidRPr="00794639" w:rsidRDefault="001B2A26" w:rsidP="00166AF3">
            <w:pPr>
              <w:pStyle w:val="TableColumnHead"/>
              <w:spacing w:before="144" w:after="144"/>
            </w:pPr>
            <w:r w:rsidRPr="00794639">
              <w:rPr>
                <w:snapToGrid w:val="0"/>
              </w:rPr>
              <w:t>&lt;err&gt; Code</w:t>
            </w:r>
          </w:p>
        </w:tc>
        <w:tc>
          <w:tcPr>
            <w:tcW w:w="7560" w:type="dxa"/>
          </w:tcPr>
          <w:p w14:paraId="27B012F1" w14:textId="77777777" w:rsidR="001B2A26" w:rsidRPr="00794639" w:rsidRDefault="001B2A26" w:rsidP="00166AF3">
            <w:pPr>
              <w:pStyle w:val="TableColumnHead"/>
              <w:spacing w:before="144" w:after="144"/>
            </w:pPr>
            <w:r w:rsidRPr="00794639">
              <w:rPr>
                <w:snapToGrid w:val="0"/>
              </w:rPr>
              <w:t>Meaning</w:t>
            </w:r>
          </w:p>
        </w:tc>
      </w:tr>
      <w:tr w:rsidR="001B2A26" w:rsidRPr="00794639" w14:paraId="5F10BD48" w14:textId="77777777" w:rsidTr="00953CD3">
        <w:trPr>
          <w:trHeight w:val="35"/>
        </w:trPr>
        <w:tc>
          <w:tcPr>
            <w:tcW w:w="1437" w:type="dxa"/>
          </w:tcPr>
          <w:p w14:paraId="54CCEE5D" w14:textId="77777777" w:rsidR="001B2A26" w:rsidRPr="00794639" w:rsidRDefault="001B2A26" w:rsidP="00166AF3">
            <w:pPr>
              <w:pStyle w:val="TableBody"/>
            </w:pPr>
            <w:r w:rsidRPr="00794639">
              <w:t>0</w:t>
            </w:r>
          </w:p>
        </w:tc>
        <w:tc>
          <w:tcPr>
            <w:tcW w:w="7560" w:type="dxa"/>
          </w:tcPr>
          <w:p w14:paraId="54E1373B" w14:textId="77777777" w:rsidR="001B2A26" w:rsidRPr="00794639" w:rsidRDefault="001B2A26" w:rsidP="00166AF3">
            <w:pPr>
              <w:pStyle w:val="TableBody"/>
            </w:pPr>
            <w:r w:rsidRPr="00794639">
              <w:t>Phone failure</w:t>
            </w:r>
          </w:p>
        </w:tc>
      </w:tr>
      <w:tr w:rsidR="001B2A26" w:rsidRPr="00794639" w14:paraId="6A7466FE" w14:textId="77777777" w:rsidTr="00953CD3">
        <w:tc>
          <w:tcPr>
            <w:tcW w:w="1437" w:type="dxa"/>
          </w:tcPr>
          <w:p w14:paraId="203A4DBF" w14:textId="77777777" w:rsidR="001B2A26" w:rsidRPr="00794639" w:rsidRDefault="001B2A26" w:rsidP="00166AF3">
            <w:pPr>
              <w:pStyle w:val="TableBody"/>
            </w:pPr>
            <w:r w:rsidRPr="00794639">
              <w:t>1</w:t>
            </w:r>
          </w:p>
        </w:tc>
        <w:tc>
          <w:tcPr>
            <w:tcW w:w="7560" w:type="dxa"/>
          </w:tcPr>
          <w:p w14:paraId="77C56303" w14:textId="77777777" w:rsidR="001B2A26" w:rsidRPr="00794639" w:rsidRDefault="001B2A26" w:rsidP="00166AF3">
            <w:pPr>
              <w:pStyle w:val="TableBody"/>
            </w:pPr>
            <w:r w:rsidRPr="00794639">
              <w:t>No connection to phone</w:t>
            </w:r>
          </w:p>
        </w:tc>
      </w:tr>
      <w:tr w:rsidR="001B2A26" w:rsidRPr="00794639" w14:paraId="5A778808" w14:textId="77777777" w:rsidTr="00953CD3">
        <w:tc>
          <w:tcPr>
            <w:tcW w:w="1437" w:type="dxa"/>
          </w:tcPr>
          <w:p w14:paraId="0EA016B0" w14:textId="77777777" w:rsidR="001B2A26" w:rsidRPr="00794639" w:rsidRDefault="001B2A26" w:rsidP="00166AF3">
            <w:pPr>
              <w:pStyle w:val="TableBody"/>
            </w:pPr>
            <w:r w:rsidRPr="00794639">
              <w:t>2</w:t>
            </w:r>
          </w:p>
        </w:tc>
        <w:tc>
          <w:tcPr>
            <w:tcW w:w="7560" w:type="dxa"/>
          </w:tcPr>
          <w:p w14:paraId="2E930D72" w14:textId="77777777" w:rsidR="001B2A26" w:rsidRPr="00794639" w:rsidRDefault="001B2A26" w:rsidP="00166AF3">
            <w:pPr>
              <w:pStyle w:val="TableBody"/>
            </w:pPr>
            <w:r w:rsidRPr="00794639">
              <w:t>Phone</w:t>
            </w:r>
            <w:r w:rsidRPr="00794639">
              <w:noBreakHyphen/>
              <w:t>adapter link reserved</w:t>
            </w:r>
          </w:p>
        </w:tc>
      </w:tr>
      <w:tr w:rsidR="001B2A26" w:rsidRPr="00794639" w14:paraId="455A95AE" w14:textId="77777777" w:rsidTr="00953CD3">
        <w:tc>
          <w:tcPr>
            <w:tcW w:w="1437" w:type="dxa"/>
          </w:tcPr>
          <w:p w14:paraId="36AA8EE5" w14:textId="77777777" w:rsidR="001B2A26" w:rsidRPr="00794639" w:rsidRDefault="001B2A26" w:rsidP="00166AF3">
            <w:pPr>
              <w:pStyle w:val="TableBody"/>
            </w:pPr>
            <w:r w:rsidRPr="00794639">
              <w:t>3</w:t>
            </w:r>
          </w:p>
        </w:tc>
        <w:tc>
          <w:tcPr>
            <w:tcW w:w="7560" w:type="dxa"/>
          </w:tcPr>
          <w:p w14:paraId="4838C7EC" w14:textId="77777777" w:rsidR="001B2A26" w:rsidRPr="00794639" w:rsidRDefault="001B2A26" w:rsidP="00166AF3">
            <w:pPr>
              <w:pStyle w:val="TableBody"/>
            </w:pPr>
            <w:r w:rsidRPr="00794639">
              <w:t>Operation not allowed</w:t>
            </w:r>
          </w:p>
        </w:tc>
      </w:tr>
      <w:tr w:rsidR="001B2A26" w:rsidRPr="00794639" w14:paraId="3321842E" w14:textId="77777777" w:rsidTr="00953CD3">
        <w:tc>
          <w:tcPr>
            <w:tcW w:w="1437" w:type="dxa"/>
          </w:tcPr>
          <w:p w14:paraId="3F2D1219" w14:textId="77777777" w:rsidR="001B2A26" w:rsidRPr="00794639" w:rsidRDefault="001B2A26" w:rsidP="00166AF3">
            <w:pPr>
              <w:pStyle w:val="TableBody"/>
            </w:pPr>
            <w:r w:rsidRPr="00794639">
              <w:t>4</w:t>
            </w:r>
          </w:p>
        </w:tc>
        <w:tc>
          <w:tcPr>
            <w:tcW w:w="7560" w:type="dxa"/>
          </w:tcPr>
          <w:p w14:paraId="3F1C1369" w14:textId="77777777" w:rsidR="001B2A26" w:rsidRPr="00794639" w:rsidRDefault="001B2A26" w:rsidP="00166AF3">
            <w:pPr>
              <w:pStyle w:val="TableBody"/>
            </w:pPr>
            <w:r w:rsidRPr="00794639">
              <w:t>Operation not supported</w:t>
            </w:r>
          </w:p>
        </w:tc>
      </w:tr>
      <w:tr w:rsidR="001B2A26" w:rsidRPr="00794639" w14:paraId="0FCB9FFE" w14:textId="77777777" w:rsidTr="00953CD3">
        <w:tc>
          <w:tcPr>
            <w:tcW w:w="1437" w:type="dxa"/>
          </w:tcPr>
          <w:p w14:paraId="27D894CE" w14:textId="77777777" w:rsidR="001B2A26" w:rsidRPr="00794639" w:rsidRDefault="001B2A26" w:rsidP="00166AF3">
            <w:pPr>
              <w:pStyle w:val="TableBody"/>
            </w:pPr>
            <w:r w:rsidRPr="00794639">
              <w:t>5</w:t>
            </w:r>
          </w:p>
        </w:tc>
        <w:tc>
          <w:tcPr>
            <w:tcW w:w="7560" w:type="dxa"/>
          </w:tcPr>
          <w:p w14:paraId="3AD1703D" w14:textId="77777777" w:rsidR="001B2A26" w:rsidRPr="00794639" w:rsidRDefault="001B2A26" w:rsidP="00166AF3">
            <w:pPr>
              <w:pStyle w:val="TableBody"/>
            </w:pPr>
            <w:r w:rsidRPr="00794639">
              <w:t>PH</w:t>
            </w:r>
            <w:r w:rsidRPr="00794639">
              <w:noBreakHyphen/>
              <w:t>SIM PIN required</w:t>
            </w:r>
          </w:p>
        </w:tc>
      </w:tr>
      <w:tr w:rsidR="001B2A26" w:rsidRPr="00794639" w14:paraId="46590BAF" w14:textId="77777777" w:rsidTr="00953CD3">
        <w:tc>
          <w:tcPr>
            <w:tcW w:w="1437" w:type="dxa"/>
          </w:tcPr>
          <w:p w14:paraId="11C57FDC" w14:textId="77777777" w:rsidR="001B2A26" w:rsidRPr="00794639" w:rsidRDefault="001B2A26" w:rsidP="00166AF3">
            <w:pPr>
              <w:pStyle w:val="TableBody"/>
            </w:pPr>
            <w:r w:rsidRPr="00794639">
              <w:t>6</w:t>
            </w:r>
          </w:p>
        </w:tc>
        <w:tc>
          <w:tcPr>
            <w:tcW w:w="7560" w:type="dxa"/>
          </w:tcPr>
          <w:p w14:paraId="60C6D151" w14:textId="77777777" w:rsidR="001B2A26" w:rsidRPr="00794639" w:rsidRDefault="001B2A26" w:rsidP="00166AF3">
            <w:pPr>
              <w:pStyle w:val="TableBody"/>
            </w:pPr>
            <w:r w:rsidRPr="00794639">
              <w:t>PH-FSIM PIN required</w:t>
            </w:r>
          </w:p>
        </w:tc>
      </w:tr>
      <w:tr w:rsidR="001B2A26" w:rsidRPr="00794639" w14:paraId="31EEA95D" w14:textId="77777777" w:rsidTr="00953CD3">
        <w:tc>
          <w:tcPr>
            <w:tcW w:w="1437" w:type="dxa"/>
          </w:tcPr>
          <w:p w14:paraId="61220AB2" w14:textId="77777777" w:rsidR="001B2A26" w:rsidRPr="00794639" w:rsidRDefault="001B2A26" w:rsidP="00166AF3">
            <w:pPr>
              <w:pStyle w:val="TableBody"/>
            </w:pPr>
            <w:r w:rsidRPr="00794639">
              <w:t>7</w:t>
            </w:r>
          </w:p>
        </w:tc>
        <w:tc>
          <w:tcPr>
            <w:tcW w:w="7560" w:type="dxa"/>
          </w:tcPr>
          <w:p w14:paraId="72012B7F" w14:textId="77777777" w:rsidR="001B2A26" w:rsidRPr="00794639" w:rsidRDefault="001B2A26" w:rsidP="00166AF3">
            <w:pPr>
              <w:pStyle w:val="TableBody"/>
            </w:pPr>
            <w:r w:rsidRPr="00794639">
              <w:t>PH-FSIM PUK required</w:t>
            </w:r>
          </w:p>
        </w:tc>
      </w:tr>
      <w:tr w:rsidR="001B2A26" w:rsidRPr="00794639" w14:paraId="78E0C18D" w14:textId="77777777" w:rsidTr="00953CD3">
        <w:tc>
          <w:tcPr>
            <w:tcW w:w="1437" w:type="dxa"/>
          </w:tcPr>
          <w:p w14:paraId="2BE422F0" w14:textId="77777777" w:rsidR="001B2A26" w:rsidRPr="00794639" w:rsidRDefault="001B2A26" w:rsidP="00166AF3">
            <w:pPr>
              <w:pStyle w:val="TableBody"/>
            </w:pPr>
            <w:r w:rsidRPr="00794639">
              <w:t>10</w:t>
            </w:r>
          </w:p>
        </w:tc>
        <w:tc>
          <w:tcPr>
            <w:tcW w:w="7560" w:type="dxa"/>
          </w:tcPr>
          <w:p w14:paraId="6A1D15F8" w14:textId="77777777" w:rsidR="001B2A26" w:rsidRPr="00794639" w:rsidRDefault="001B2A26" w:rsidP="00166AF3">
            <w:pPr>
              <w:pStyle w:val="TableBody"/>
            </w:pPr>
            <w:r w:rsidRPr="00794639">
              <w:t>SIM not inserted</w:t>
            </w:r>
          </w:p>
        </w:tc>
      </w:tr>
      <w:tr w:rsidR="001B2A26" w:rsidRPr="00794639" w14:paraId="4447D9BA" w14:textId="77777777" w:rsidTr="00953CD3">
        <w:tc>
          <w:tcPr>
            <w:tcW w:w="1437" w:type="dxa"/>
          </w:tcPr>
          <w:p w14:paraId="616E4518" w14:textId="77777777" w:rsidR="001B2A26" w:rsidRPr="00794639" w:rsidRDefault="001B2A26" w:rsidP="00166AF3">
            <w:pPr>
              <w:pStyle w:val="TableBody"/>
            </w:pPr>
            <w:r w:rsidRPr="00794639">
              <w:t>11</w:t>
            </w:r>
          </w:p>
        </w:tc>
        <w:tc>
          <w:tcPr>
            <w:tcW w:w="7560" w:type="dxa"/>
          </w:tcPr>
          <w:p w14:paraId="5E5D81C2" w14:textId="77777777" w:rsidR="001B2A26" w:rsidRPr="00794639" w:rsidRDefault="001B2A26" w:rsidP="00166AF3">
            <w:pPr>
              <w:pStyle w:val="TableBody"/>
            </w:pPr>
            <w:r w:rsidRPr="00794639">
              <w:t>SIM PIN required</w:t>
            </w:r>
          </w:p>
        </w:tc>
      </w:tr>
      <w:tr w:rsidR="001B2A26" w:rsidRPr="00794639" w14:paraId="4CE70E96" w14:textId="77777777" w:rsidTr="00953CD3">
        <w:tc>
          <w:tcPr>
            <w:tcW w:w="1437" w:type="dxa"/>
          </w:tcPr>
          <w:p w14:paraId="13787DC7" w14:textId="77777777" w:rsidR="001B2A26" w:rsidRPr="00794639" w:rsidRDefault="001B2A26" w:rsidP="00166AF3">
            <w:pPr>
              <w:pStyle w:val="TableBody"/>
            </w:pPr>
            <w:r w:rsidRPr="00794639">
              <w:t>12</w:t>
            </w:r>
          </w:p>
        </w:tc>
        <w:tc>
          <w:tcPr>
            <w:tcW w:w="7560" w:type="dxa"/>
          </w:tcPr>
          <w:p w14:paraId="107E0088" w14:textId="77777777" w:rsidR="001B2A26" w:rsidRPr="00794639" w:rsidRDefault="001B2A26" w:rsidP="00166AF3">
            <w:pPr>
              <w:pStyle w:val="TableBody"/>
            </w:pPr>
            <w:r w:rsidRPr="00794639">
              <w:t>SIM PUK required</w:t>
            </w:r>
          </w:p>
        </w:tc>
      </w:tr>
      <w:tr w:rsidR="001B2A26" w:rsidRPr="00794639" w14:paraId="183CE2FC" w14:textId="77777777" w:rsidTr="00953CD3">
        <w:tc>
          <w:tcPr>
            <w:tcW w:w="1437" w:type="dxa"/>
          </w:tcPr>
          <w:p w14:paraId="57277EA3" w14:textId="77777777" w:rsidR="001B2A26" w:rsidRPr="00794639" w:rsidRDefault="001B2A26" w:rsidP="00166AF3">
            <w:pPr>
              <w:pStyle w:val="TableBody"/>
            </w:pPr>
            <w:r w:rsidRPr="00794639">
              <w:t>13</w:t>
            </w:r>
          </w:p>
        </w:tc>
        <w:tc>
          <w:tcPr>
            <w:tcW w:w="7560" w:type="dxa"/>
          </w:tcPr>
          <w:p w14:paraId="21320D81" w14:textId="77777777" w:rsidR="001B2A26" w:rsidRPr="00794639" w:rsidRDefault="001B2A26" w:rsidP="00166AF3">
            <w:pPr>
              <w:pStyle w:val="TableBody"/>
            </w:pPr>
            <w:r w:rsidRPr="00794639">
              <w:t>SIM failure</w:t>
            </w:r>
          </w:p>
        </w:tc>
      </w:tr>
      <w:tr w:rsidR="001B2A26" w:rsidRPr="00794639" w14:paraId="7DF6A57D" w14:textId="77777777" w:rsidTr="00953CD3">
        <w:tc>
          <w:tcPr>
            <w:tcW w:w="1437" w:type="dxa"/>
          </w:tcPr>
          <w:p w14:paraId="72DC9E35" w14:textId="77777777" w:rsidR="001B2A26" w:rsidRPr="00794639" w:rsidRDefault="001B2A26" w:rsidP="00166AF3">
            <w:pPr>
              <w:pStyle w:val="TableBody"/>
            </w:pPr>
            <w:r w:rsidRPr="00794639">
              <w:t>14</w:t>
            </w:r>
          </w:p>
        </w:tc>
        <w:tc>
          <w:tcPr>
            <w:tcW w:w="7560" w:type="dxa"/>
          </w:tcPr>
          <w:p w14:paraId="14AE4E18" w14:textId="77777777" w:rsidR="001B2A26" w:rsidRPr="00794639" w:rsidRDefault="001B2A26" w:rsidP="00166AF3">
            <w:pPr>
              <w:pStyle w:val="TableBody"/>
            </w:pPr>
            <w:r w:rsidRPr="00794639">
              <w:t>SIM busy</w:t>
            </w:r>
          </w:p>
        </w:tc>
      </w:tr>
      <w:tr w:rsidR="001B2A26" w:rsidRPr="00794639" w14:paraId="130EFF51" w14:textId="77777777" w:rsidTr="00953CD3">
        <w:tc>
          <w:tcPr>
            <w:tcW w:w="1437" w:type="dxa"/>
          </w:tcPr>
          <w:p w14:paraId="7A37A424" w14:textId="77777777" w:rsidR="001B2A26" w:rsidRPr="00794639" w:rsidRDefault="001B2A26" w:rsidP="00166AF3">
            <w:pPr>
              <w:pStyle w:val="TableBody"/>
            </w:pPr>
            <w:r w:rsidRPr="00794639">
              <w:t>15</w:t>
            </w:r>
          </w:p>
        </w:tc>
        <w:tc>
          <w:tcPr>
            <w:tcW w:w="7560" w:type="dxa"/>
          </w:tcPr>
          <w:p w14:paraId="43A10379" w14:textId="77777777" w:rsidR="001B2A26" w:rsidRPr="00794639" w:rsidRDefault="001B2A26" w:rsidP="00166AF3">
            <w:pPr>
              <w:pStyle w:val="TableBody"/>
            </w:pPr>
            <w:r w:rsidRPr="00794639">
              <w:t>SIM wrong</w:t>
            </w:r>
          </w:p>
        </w:tc>
      </w:tr>
      <w:tr w:rsidR="001B2A26" w:rsidRPr="00794639" w14:paraId="30CA84DE" w14:textId="77777777" w:rsidTr="00953CD3">
        <w:tc>
          <w:tcPr>
            <w:tcW w:w="1437" w:type="dxa"/>
          </w:tcPr>
          <w:p w14:paraId="41658F68" w14:textId="77777777" w:rsidR="001B2A26" w:rsidRPr="00794639" w:rsidRDefault="001B2A26" w:rsidP="00166AF3">
            <w:pPr>
              <w:pStyle w:val="TableBody"/>
            </w:pPr>
            <w:r w:rsidRPr="00794639">
              <w:t>16</w:t>
            </w:r>
          </w:p>
        </w:tc>
        <w:tc>
          <w:tcPr>
            <w:tcW w:w="7560" w:type="dxa"/>
          </w:tcPr>
          <w:p w14:paraId="703B5F78" w14:textId="77777777" w:rsidR="001B2A26" w:rsidRPr="00794639" w:rsidRDefault="001B2A26" w:rsidP="00166AF3">
            <w:pPr>
              <w:pStyle w:val="TableBody"/>
            </w:pPr>
            <w:r w:rsidRPr="00794639">
              <w:t>Incorrect password</w:t>
            </w:r>
          </w:p>
        </w:tc>
      </w:tr>
      <w:tr w:rsidR="001B2A26" w:rsidRPr="00794639" w14:paraId="1A7A7603" w14:textId="77777777" w:rsidTr="00953CD3">
        <w:tc>
          <w:tcPr>
            <w:tcW w:w="1437" w:type="dxa"/>
          </w:tcPr>
          <w:p w14:paraId="6457FF4E" w14:textId="77777777" w:rsidR="001B2A26" w:rsidRPr="00794639" w:rsidRDefault="001B2A26" w:rsidP="00166AF3">
            <w:pPr>
              <w:pStyle w:val="TableBody"/>
            </w:pPr>
            <w:r w:rsidRPr="00794639">
              <w:t>17</w:t>
            </w:r>
          </w:p>
        </w:tc>
        <w:tc>
          <w:tcPr>
            <w:tcW w:w="7560" w:type="dxa"/>
          </w:tcPr>
          <w:p w14:paraId="1EEA3831" w14:textId="77777777" w:rsidR="001B2A26" w:rsidRPr="00794639" w:rsidRDefault="001B2A26" w:rsidP="00166AF3">
            <w:pPr>
              <w:pStyle w:val="TableBody"/>
            </w:pPr>
            <w:r w:rsidRPr="00794639">
              <w:t>SIM PIN2 required</w:t>
            </w:r>
          </w:p>
        </w:tc>
      </w:tr>
      <w:tr w:rsidR="001B2A26" w:rsidRPr="00794639" w14:paraId="582BF6AD" w14:textId="77777777" w:rsidTr="00953CD3">
        <w:tc>
          <w:tcPr>
            <w:tcW w:w="1437" w:type="dxa"/>
          </w:tcPr>
          <w:p w14:paraId="670E0C22" w14:textId="77777777" w:rsidR="001B2A26" w:rsidRPr="00794639" w:rsidRDefault="001B2A26" w:rsidP="00166AF3">
            <w:pPr>
              <w:pStyle w:val="TableBody"/>
            </w:pPr>
            <w:r w:rsidRPr="00794639">
              <w:t>18</w:t>
            </w:r>
          </w:p>
        </w:tc>
        <w:tc>
          <w:tcPr>
            <w:tcW w:w="7560" w:type="dxa"/>
          </w:tcPr>
          <w:p w14:paraId="20F4534A" w14:textId="77777777" w:rsidR="001B2A26" w:rsidRPr="00794639" w:rsidRDefault="001B2A26" w:rsidP="00166AF3">
            <w:pPr>
              <w:pStyle w:val="TableBody"/>
            </w:pPr>
            <w:r w:rsidRPr="00794639">
              <w:t>SIM PUK2 required</w:t>
            </w:r>
          </w:p>
        </w:tc>
      </w:tr>
      <w:tr w:rsidR="001B2A26" w:rsidRPr="00794639" w14:paraId="0C9710CC" w14:textId="77777777" w:rsidTr="00953CD3">
        <w:tc>
          <w:tcPr>
            <w:tcW w:w="1437" w:type="dxa"/>
          </w:tcPr>
          <w:p w14:paraId="29A33EEA" w14:textId="77777777" w:rsidR="001B2A26" w:rsidRPr="00794639" w:rsidRDefault="001B2A26" w:rsidP="00166AF3">
            <w:pPr>
              <w:pStyle w:val="TableBody"/>
            </w:pPr>
            <w:r w:rsidRPr="00794639">
              <w:t>20</w:t>
            </w:r>
          </w:p>
        </w:tc>
        <w:tc>
          <w:tcPr>
            <w:tcW w:w="7560" w:type="dxa"/>
          </w:tcPr>
          <w:p w14:paraId="76B15858" w14:textId="77777777" w:rsidR="001B2A26" w:rsidRPr="00794639" w:rsidRDefault="001B2A26" w:rsidP="00166AF3">
            <w:pPr>
              <w:pStyle w:val="TableBody"/>
            </w:pPr>
            <w:r w:rsidRPr="00794639">
              <w:t>Memory full</w:t>
            </w:r>
          </w:p>
        </w:tc>
      </w:tr>
      <w:tr w:rsidR="001B2A26" w:rsidRPr="00794639" w14:paraId="420C0F16" w14:textId="77777777" w:rsidTr="00953CD3">
        <w:tc>
          <w:tcPr>
            <w:tcW w:w="1437" w:type="dxa"/>
          </w:tcPr>
          <w:p w14:paraId="1A6C1A15" w14:textId="77777777" w:rsidR="001B2A26" w:rsidRPr="00794639" w:rsidRDefault="001B2A26" w:rsidP="00166AF3">
            <w:pPr>
              <w:pStyle w:val="TableBody"/>
            </w:pPr>
            <w:r w:rsidRPr="00794639">
              <w:t>21</w:t>
            </w:r>
          </w:p>
        </w:tc>
        <w:tc>
          <w:tcPr>
            <w:tcW w:w="7560" w:type="dxa"/>
          </w:tcPr>
          <w:p w14:paraId="40316568" w14:textId="77777777" w:rsidR="001B2A26" w:rsidRPr="00794639" w:rsidRDefault="001B2A26" w:rsidP="00166AF3">
            <w:pPr>
              <w:pStyle w:val="TableBody"/>
            </w:pPr>
            <w:r w:rsidRPr="00794639">
              <w:t>Invalid index</w:t>
            </w:r>
          </w:p>
        </w:tc>
      </w:tr>
      <w:tr w:rsidR="001B2A26" w:rsidRPr="00794639" w14:paraId="6D31C741" w14:textId="77777777" w:rsidTr="00953CD3">
        <w:tc>
          <w:tcPr>
            <w:tcW w:w="1437" w:type="dxa"/>
          </w:tcPr>
          <w:p w14:paraId="63ABA3B2" w14:textId="77777777" w:rsidR="001B2A26" w:rsidRPr="00794639" w:rsidRDefault="001B2A26" w:rsidP="00166AF3">
            <w:pPr>
              <w:pStyle w:val="TableBody"/>
            </w:pPr>
            <w:r w:rsidRPr="00794639">
              <w:t>22</w:t>
            </w:r>
          </w:p>
        </w:tc>
        <w:tc>
          <w:tcPr>
            <w:tcW w:w="7560" w:type="dxa"/>
          </w:tcPr>
          <w:p w14:paraId="4AB3C24C" w14:textId="77777777" w:rsidR="001B2A26" w:rsidRPr="00794639" w:rsidRDefault="001B2A26" w:rsidP="00166AF3">
            <w:pPr>
              <w:pStyle w:val="TableBody"/>
            </w:pPr>
            <w:r w:rsidRPr="00794639">
              <w:t>Not found</w:t>
            </w:r>
          </w:p>
        </w:tc>
      </w:tr>
      <w:tr w:rsidR="001B2A26" w:rsidRPr="00794639" w14:paraId="1F29A381" w14:textId="77777777" w:rsidTr="00953CD3">
        <w:tc>
          <w:tcPr>
            <w:tcW w:w="1437" w:type="dxa"/>
          </w:tcPr>
          <w:p w14:paraId="29B60D2A" w14:textId="77777777" w:rsidR="001B2A26" w:rsidRPr="00794639" w:rsidRDefault="001B2A26" w:rsidP="00166AF3">
            <w:pPr>
              <w:pStyle w:val="TableBody"/>
            </w:pPr>
            <w:r w:rsidRPr="00794639">
              <w:t>23</w:t>
            </w:r>
          </w:p>
        </w:tc>
        <w:tc>
          <w:tcPr>
            <w:tcW w:w="7560" w:type="dxa"/>
          </w:tcPr>
          <w:p w14:paraId="4823C42C" w14:textId="77777777" w:rsidR="001B2A26" w:rsidRPr="00794639" w:rsidRDefault="001B2A26" w:rsidP="00166AF3">
            <w:pPr>
              <w:pStyle w:val="TableBody"/>
            </w:pPr>
            <w:r w:rsidRPr="00794639">
              <w:t>Memory failure</w:t>
            </w:r>
          </w:p>
        </w:tc>
      </w:tr>
      <w:tr w:rsidR="001B2A26" w:rsidRPr="00794639" w14:paraId="26359A70" w14:textId="77777777" w:rsidTr="00953CD3">
        <w:tc>
          <w:tcPr>
            <w:tcW w:w="1437" w:type="dxa"/>
          </w:tcPr>
          <w:p w14:paraId="1B724556" w14:textId="77777777" w:rsidR="001B2A26" w:rsidRPr="00794639" w:rsidRDefault="001B2A26" w:rsidP="00166AF3">
            <w:pPr>
              <w:pStyle w:val="TableBody"/>
            </w:pPr>
            <w:r w:rsidRPr="00794639">
              <w:lastRenderedPageBreak/>
              <w:t>24</w:t>
            </w:r>
          </w:p>
        </w:tc>
        <w:tc>
          <w:tcPr>
            <w:tcW w:w="7560" w:type="dxa"/>
          </w:tcPr>
          <w:p w14:paraId="09DAB3EF" w14:textId="77777777" w:rsidR="001B2A26" w:rsidRPr="00794639" w:rsidRDefault="001B2A26" w:rsidP="00166AF3">
            <w:pPr>
              <w:pStyle w:val="TableBody"/>
            </w:pPr>
            <w:r w:rsidRPr="00794639">
              <w:t>Text string too long</w:t>
            </w:r>
          </w:p>
        </w:tc>
      </w:tr>
      <w:tr w:rsidR="001B2A26" w:rsidRPr="00794639" w14:paraId="70BB6523" w14:textId="77777777" w:rsidTr="00953CD3">
        <w:tc>
          <w:tcPr>
            <w:tcW w:w="1437" w:type="dxa"/>
          </w:tcPr>
          <w:p w14:paraId="71728085" w14:textId="77777777" w:rsidR="001B2A26" w:rsidRPr="00794639" w:rsidRDefault="001B2A26" w:rsidP="00166AF3">
            <w:pPr>
              <w:pStyle w:val="TableBody"/>
            </w:pPr>
            <w:r w:rsidRPr="00794639">
              <w:t>25</w:t>
            </w:r>
          </w:p>
        </w:tc>
        <w:tc>
          <w:tcPr>
            <w:tcW w:w="7560" w:type="dxa"/>
          </w:tcPr>
          <w:p w14:paraId="50B9533E" w14:textId="77777777" w:rsidR="001B2A26" w:rsidRPr="00794639" w:rsidRDefault="001B2A26" w:rsidP="00166AF3">
            <w:pPr>
              <w:pStyle w:val="TableBody"/>
            </w:pPr>
            <w:r w:rsidRPr="00794639">
              <w:t>Invalid characters in text string</w:t>
            </w:r>
          </w:p>
        </w:tc>
      </w:tr>
      <w:tr w:rsidR="001B2A26" w:rsidRPr="00794639" w14:paraId="44EEE1E9" w14:textId="77777777" w:rsidTr="00953CD3">
        <w:tc>
          <w:tcPr>
            <w:tcW w:w="1437" w:type="dxa"/>
          </w:tcPr>
          <w:p w14:paraId="6023D3F8" w14:textId="77777777" w:rsidR="001B2A26" w:rsidRPr="00794639" w:rsidRDefault="001B2A26" w:rsidP="00166AF3">
            <w:pPr>
              <w:pStyle w:val="TableBody"/>
            </w:pPr>
            <w:r w:rsidRPr="00794639">
              <w:t>26</w:t>
            </w:r>
          </w:p>
        </w:tc>
        <w:tc>
          <w:tcPr>
            <w:tcW w:w="7560" w:type="dxa"/>
          </w:tcPr>
          <w:p w14:paraId="5987AC6E" w14:textId="77777777" w:rsidR="001B2A26" w:rsidRPr="00794639" w:rsidRDefault="001B2A26" w:rsidP="00166AF3">
            <w:pPr>
              <w:pStyle w:val="TableBody"/>
            </w:pPr>
            <w:r w:rsidRPr="00794639">
              <w:t>Dial string too long</w:t>
            </w:r>
          </w:p>
        </w:tc>
      </w:tr>
      <w:tr w:rsidR="001B2A26" w:rsidRPr="00794639" w14:paraId="0FCDD834" w14:textId="77777777" w:rsidTr="00953CD3">
        <w:tc>
          <w:tcPr>
            <w:tcW w:w="1437" w:type="dxa"/>
          </w:tcPr>
          <w:p w14:paraId="1B5D7B58" w14:textId="77777777" w:rsidR="001B2A26" w:rsidRPr="00794639" w:rsidRDefault="001B2A26" w:rsidP="00166AF3">
            <w:pPr>
              <w:pStyle w:val="TableBody"/>
            </w:pPr>
            <w:r w:rsidRPr="00794639">
              <w:t>27</w:t>
            </w:r>
          </w:p>
        </w:tc>
        <w:tc>
          <w:tcPr>
            <w:tcW w:w="7560" w:type="dxa"/>
          </w:tcPr>
          <w:p w14:paraId="6C518E52" w14:textId="77777777" w:rsidR="001B2A26" w:rsidRPr="00794639" w:rsidRDefault="001B2A26" w:rsidP="00166AF3">
            <w:pPr>
              <w:pStyle w:val="TableBody"/>
            </w:pPr>
            <w:r w:rsidRPr="00794639">
              <w:t>Invalid characters in dial string</w:t>
            </w:r>
          </w:p>
        </w:tc>
      </w:tr>
      <w:tr w:rsidR="001B2A26" w:rsidRPr="00794639" w14:paraId="19D0E05E" w14:textId="77777777" w:rsidTr="00953CD3">
        <w:tc>
          <w:tcPr>
            <w:tcW w:w="1437" w:type="dxa"/>
          </w:tcPr>
          <w:p w14:paraId="66EBF278" w14:textId="77777777" w:rsidR="001B2A26" w:rsidRPr="00794639" w:rsidRDefault="001B2A26" w:rsidP="00166AF3">
            <w:pPr>
              <w:pStyle w:val="TableBody"/>
            </w:pPr>
            <w:r w:rsidRPr="00794639">
              <w:t>30</w:t>
            </w:r>
          </w:p>
        </w:tc>
        <w:tc>
          <w:tcPr>
            <w:tcW w:w="7560" w:type="dxa"/>
          </w:tcPr>
          <w:p w14:paraId="04C1CC8D" w14:textId="77777777" w:rsidR="001B2A26" w:rsidRPr="00794639" w:rsidRDefault="001B2A26" w:rsidP="00166AF3">
            <w:pPr>
              <w:pStyle w:val="TableBody"/>
            </w:pPr>
            <w:r w:rsidRPr="00794639">
              <w:t>No network service</w:t>
            </w:r>
          </w:p>
        </w:tc>
      </w:tr>
      <w:tr w:rsidR="001B2A26" w:rsidRPr="00794639" w14:paraId="0BDA7AF9" w14:textId="77777777" w:rsidTr="00953CD3">
        <w:tc>
          <w:tcPr>
            <w:tcW w:w="1437" w:type="dxa"/>
          </w:tcPr>
          <w:p w14:paraId="7D3C30E4" w14:textId="77777777" w:rsidR="001B2A26" w:rsidRPr="00794639" w:rsidRDefault="001B2A26" w:rsidP="00166AF3">
            <w:pPr>
              <w:pStyle w:val="TableBody"/>
            </w:pPr>
            <w:r w:rsidRPr="00794639">
              <w:t>31</w:t>
            </w:r>
          </w:p>
        </w:tc>
        <w:tc>
          <w:tcPr>
            <w:tcW w:w="7560" w:type="dxa"/>
          </w:tcPr>
          <w:p w14:paraId="092C8442" w14:textId="77777777" w:rsidR="001B2A26" w:rsidRPr="00794639" w:rsidRDefault="001B2A26" w:rsidP="00166AF3">
            <w:pPr>
              <w:pStyle w:val="TableBody"/>
            </w:pPr>
            <w:r w:rsidRPr="00794639">
              <w:t>Network timeout</w:t>
            </w:r>
          </w:p>
        </w:tc>
      </w:tr>
      <w:tr w:rsidR="001B2A26" w:rsidRPr="00794639" w14:paraId="596BA842" w14:textId="77777777" w:rsidTr="00953CD3">
        <w:tc>
          <w:tcPr>
            <w:tcW w:w="1437" w:type="dxa"/>
          </w:tcPr>
          <w:p w14:paraId="57AC4F43" w14:textId="77777777" w:rsidR="001B2A26" w:rsidRPr="00794639" w:rsidRDefault="001B2A26" w:rsidP="00166AF3">
            <w:pPr>
              <w:pStyle w:val="TableBody"/>
              <w:rPr>
                <w:lang w:eastAsia="zh-CN"/>
              </w:rPr>
            </w:pPr>
            <w:r w:rsidRPr="00794639">
              <w:t>3</w:t>
            </w:r>
            <w:r w:rsidRPr="00794639">
              <w:rPr>
                <w:lang w:eastAsia="zh-CN"/>
              </w:rPr>
              <w:t>2</w:t>
            </w:r>
          </w:p>
        </w:tc>
        <w:tc>
          <w:tcPr>
            <w:tcW w:w="7560" w:type="dxa"/>
          </w:tcPr>
          <w:p w14:paraId="0869AF03" w14:textId="77777777" w:rsidR="001B2A26" w:rsidRPr="00794639" w:rsidRDefault="001B2A26" w:rsidP="00166AF3">
            <w:pPr>
              <w:pStyle w:val="TableBody"/>
            </w:pPr>
            <w:r w:rsidRPr="00794639">
              <w:t>Network not allowed - emergency call only</w:t>
            </w:r>
          </w:p>
        </w:tc>
      </w:tr>
      <w:tr w:rsidR="001B2A26" w:rsidRPr="00794639" w14:paraId="02E7C499" w14:textId="77777777" w:rsidTr="00953CD3">
        <w:tc>
          <w:tcPr>
            <w:tcW w:w="1437" w:type="dxa"/>
          </w:tcPr>
          <w:p w14:paraId="1222BF3A" w14:textId="77777777" w:rsidR="001B2A26" w:rsidRPr="00794639" w:rsidRDefault="001B2A26" w:rsidP="00166AF3">
            <w:pPr>
              <w:pStyle w:val="TableBody"/>
              <w:rPr>
                <w:lang w:eastAsia="zh-CN"/>
              </w:rPr>
            </w:pPr>
            <w:r w:rsidRPr="00794639">
              <w:rPr>
                <w:lang w:eastAsia="zh-CN"/>
              </w:rPr>
              <w:t>40</w:t>
            </w:r>
          </w:p>
        </w:tc>
        <w:tc>
          <w:tcPr>
            <w:tcW w:w="7560" w:type="dxa"/>
          </w:tcPr>
          <w:p w14:paraId="5A0EBFFA" w14:textId="77777777" w:rsidR="001B2A26" w:rsidRPr="00794639" w:rsidRDefault="001B2A26" w:rsidP="00166AF3">
            <w:pPr>
              <w:pStyle w:val="TableBody"/>
            </w:pPr>
            <w:r w:rsidRPr="00794639">
              <w:t>Network personalization PIN required</w:t>
            </w:r>
          </w:p>
        </w:tc>
      </w:tr>
      <w:tr w:rsidR="001B2A26" w:rsidRPr="00794639" w14:paraId="52B9AABA" w14:textId="77777777" w:rsidTr="00953CD3">
        <w:tc>
          <w:tcPr>
            <w:tcW w:w="1437" w:type="dxa"/>
          </w:tcPr>
          <w:p w14:paraId="106DCED8" w14:textId="77777777" w:rsidR="001B2A26" w:rsidRPr="00794639" w:rsidRDefault="001B2A26" w:rsidP="00166AF3">
            <w:pPr>
              <w:pStyle w:val="TableBody"/>
              <w:rPr>
                <w:lang w:eastAsia="zh-CN"/>
              </w:rPr>
            </w:pPr>
            <w:r w:rsidRPr="00794639">
              <w:rPr>
                <w:lang w:eastAsia="zh-CN"/>
              </w:rPr>
              <w:t>41</w:t>
            </w:r>
          </w:p>
        </w:tc>
        <w:tc>
          <w:tcPr>
            <w:tcW w:w="7560" w:type="dxa"/>
          </w:tcPr>
          <w:p w14:paraId="5FA4DCDB" w14:textId="77777777" w:rsidR="001B2A26" w:rsidRPr="00794639" w:rsidRDefault="001B2A26" w:rsidP="00166AF3">
            <w:pPr>
              <w:pStyle w:val="TableBody"/>
            </w:pPr>
            <w:r w:rsidRPr="00794639">
              <w:t>Network personalization PUK required</w:t>
            </w:r>
          </w:p>
        </w:tc>
      </w:tr>
      <w:tr w:rsidR="001B2A26" w:rsidRPr="00794639" w14:paraId="560FB4E8" w14:textId="77777777" w:rsidTr="00953CD3">
        <w:tc>
          <w:tcPr>
            <w:tcW w:w="1437" w:type="dxa"/>
          </w:tcPr>
          <w:p w14:paraId="37D7945C" w14:textId="77777777" w:rsidR="001B2A26" w:rsidRPr="00794639" w:rsidRDefault="001B2A26" w:rsidP="00166AF3">
            <w:pPr>
              <w:pStyle w:val="TableBody"/>
              <w:rPr>
                <w:lang w:eastAsia="zh-CN"/>
              </w:rPr>
            </w:pPr>
            <w:r w:rsidRPr="00794639">
              <w:rPr>
                <w:lang w:eastAsia="zh-CN"/>
              </w:rPr>
              <w:t>42</w:t>
            </w:r>
          </w:p>
        </w:tc>
        <w:tc>
          <w:tcPr>
            <w:tcW w:w="7560" w:type="dxa"/>
          </w:tcPr>
          <w:p w14:paraId="646371C0" w14:textId="77777777" w:rsidR="001B2A26" w:rsidRPr="00794639" w:rsidRDefault="001B2A26" w:rsidP="00166AF3">
            <w:pPr>
              <w:pStyle w:val="TableBody"/>
            </w:pPr>
            <w:r w:rsidRPr="00794639">
              <w:t>Network subset personalization PIN required</w:t>
            </w:r>
          </w:p>
        </w:tc>
      </w:tr>
      <w:tr w:rsidR="001B2A26" w:rsidRPr="00794639" w14:paraId="05DD590F" w14:textId="77777777" w:rsidTr="00953CD3">
        <w:tc>
          <w:tcPr>
            <w:tcW w:w="1437" w:type="dxa"/>
          </w:tcPr>
          <w:p w14:paraId="339C002C" w14:textId="77777777" w:rsidR="001B2A26" w:rsidRPr="00794639" w:rsidRDefault="001B2A26" w:rsidP="00166AF3">
            <w:pPr>
              <w:pStyle w:val="TableBody"/>
              <w:rPr>
                <w:lang w:eastAsia="zh-CN"/>
              </w:rPr>
            </w:pPr>
            <w:r w:rsidRPr="00794639">
              <w:rPr>
                <w:lang w:eastAsia="zh-CN"/>
              </w:rPr>
              <w:t>43</w:t>
            </w:r>
          </w:p>
        </w:tc>
        <w:tc>
          <w:tcPr>
            <w:tcW w:w="7560" w:type="dxa"/>
          </w:tcPr>
          <w:p w14:paraId="02BF744D" w14:textId="77777777" w:rsidR="001B2A26" w:rsidRPr="00794639" w:rsidRDefault="001B2A26" w:rsidP="00166AF3">
            <w:pPr>
              <w:pStyle w:val="TableBody"/>
              <w:rPr>
                <w:lang w:eastAsia="zh-CN"/>
              </w:rPr>
            </w:pPr>
            <w:r w:rsidRPr="00794639">
              <w:t>Network subset personalization PUK required</w:t>
            </w:r>
          </w:p>
        </w:tc>
      </w:tr>
      <w:tr w:rsidR="001B2A26" w:rsidRPr="00794639" w14:paraId="2F7A0076" w14:textId="77777777" w:rsidTr="00953CD3">
        <w:tc>
          <w:tcPr>
            <w:tcW w:w="1437" w:type="dxa"/>
          </w:tcPr>
          <w:p w14:paraId="17AE58F0" w14:textId="77777777" w:rsidR="001B2A26" w:rsidRPr="00794639" w:rsidRDefault="001B2A26" w:rsidP="00166AF3">
            <w:pPr>
              <w:pStyle w:val="TableBody"/>
              <w:rPr>
                <w:lang w:eastAsia="zh-CN"/>
              </w:rPr>
            </w:pPr>
            <w:r w:rsidRPr="00794639">
              <w:rPr>
                <w:lang w:eastAsia="zh-CN"/>
              </w:rPr>
              <w:t>44</w:t>
            </w:r>
          </w:p>
        </w:tc>
        <w:tc>
          <w:tcPr>
            <w:tcW w:w="7560" w:type="dxa"/>
          </w:tcPr>
          <w:p w14:paraId="1696BA69" w14:textId="77777777" w:rsidR="001B2A26" w:rsidRPr="00794639" w:rsidRDefault="001B2A26" w:rsidP="00166AF3">
            <w:pPr>
              <w:pStyle w:val="TableBody"/>
            </w:pPr>
            <w:r w:rsidRPr="00794639">
              <w:t>Service provider personalization PIN required</w:t>
            </w:r>
          </w:p>
        </w:tc>
      </w:tr>
      <w:tr w:rsidR="001B2A26" w:rsidRPr="00794639" w14:paraId="6BC1A099" w14:textId="77777777" w:rsidTr="00953CD3">
        <w:tc>
          <w:tcPr>
            <w:tcW w:w="1437" w:type="dxa"/>
          </w:tcPr>
          <w:p w14:paraId="7670746F" w14:textId="77777777" w:rsidR="001B2A26" w:rsidRPr="00794639" w:rsidRDefault="001B2A26" w:rsidP="00166AF3">
            <w:pPr>
              <w:pStyle w:val="TableBody"/>
              <w:rPr>
                <w:lang w:eastAsia="zh-CN"/>
              </w:rPr>
            </w:pPr>
            <w:r w:rsidRPr="00794639">
              <w:rPr>
                <w:lang w:eastAsia="zh-CN"/>
              </w:rPr>
              <w:t>45</w:t>
            </w:r>
          </w:p>
        </w:tc>
        <w:tc>
          <w:tcPr>
            <w:tcW w:w="7560" w:type="dxa"/>
          </w:tcPr>
          <w:p w14:paraId="532FCC68" w14:textId="77777777" w:rsidR="001B2A26" w:rsidRPr="00794639" w:rsidRDefault="001B2A26" w:rsidP="00166AF3">
            <w:pPr>
              <w:pStyle w:val="TableBody"/>
            </w:pPr>
            <w:r w:rsidRPr="00794639">
              <w:t>Service provider personalization PUK required</w:t>
            </w:r>
          </w:p>
        </w:tc>
      </w:tr>
      <w:tr w:rsidR="001B2A26" w:rsidRPr="00794639" w14:paraId="4993A64C" w14:textId="77777777" w:rsidTr="00953CD3">
        <w:tc>
          <w:tcPr>
            <w:tcW w:w="1437" w:type="dxa"/>
          </w:tcPr>
          <w:p w14:paraId="7E3B0038" w14:textId="77777777" w:rsidR="001B2A26" w:rsidRPr="00794639" w:rsidRDefault="001B2A26" w:rsidP="00166AF3">
            <w:pPr>
              <w:pStyle w:val="TableBody"/>
              <w:rPr>
                <w:lang w:eastAsia="zh-CN"/>
              </w:rPr>
            </w:pPr>
            <w:r w:rsidRPr="00794639">
              <w:rPr>
                <w:lang w:eastAsia="zh-CN"/>
              </w:rPr>
              <w:t>46</w:t>
            </w:r>
          </w:p>
        </w:tc>
        <w:tc>
          <w:tcPr>
            <w:tcW w:w="7560" w:type="dxa"/>
          </w:tcPr>
          <w:p w14:paraId="38846140" w14:textId="77777777" w:rsidR="001B2A26" w:rsidRPr="00794639" w:rsidRDefault="001B2A26" w:rsidP="00166AF3">
            <w:pPr>
              <w:pStyle w:val="TableBody"/>
            </w:pPr>
            <w:r w:rsidRPr="00794639">
              <w:t>Corporate personalization PIN required</w:t>
            </w:r>
          </w:p>
        </w:tc>
      </w:tr>
      <w:tr w:rsidR="001B2A26" w:rsidRPr="00794639" w14:paraId="600604F6" w14:textId="77777777" w:rsidTr="00953CD3">
        <w:tc>
          <w:tcPr>
            <w:tcW w:w="1437" w:type="dxa"/>
          </w:tcPr>
          <w:p w14:paraId="405F877A" w14:textId="77777777" w:rsidR="001B2A26" w:rsidRPr="00794639" w:rsidRDefault="001B2A26" w:rsidP="00166AF3">
            <w:pPr>
              <w:pStyle w:val="TableBody"/>
              <w:rPr>
                <w:lang w:eastAsia="zh-CN"/>
              </w:rPr>
            </w:pPr>
            <w:r w:rsidRPr="00794639">
              <w:rPr>
                <w:lang w:eastAsia="zh-CN"/>
              </w:rPr>
              <w:t>47</w:t>
            </w:r>
          </w:p>
        </w:tc>
        <w:tc>
          <w:tcPr>
            <w:tcW w:w="7560" w:type="dxa"/>
          </w:tcPr>
          <w:p w14:paraId="2BDD334E" w14:textId="77777777" w:rsidR="001B2A26" w:rsidRPr="00794639" w:rsidRDefault="001B2A26" w:rsidP="00166AF3">
            <w:pPr>
              <w:pStyle w:val="TableBody"/>
            </w:pPr>
            <w:r w:rsidRPr="00794639">
              <w:t>Corporate personalization PUK required</w:t>
            </w:r>
          </w:p>
        </w:tc>
      </w:tr>
      <w:tr w:rsidR="001B2A26" w:rsidRPr="00794639" w14:paraId="1E36A86E" w14:textId="77777777" w:rsidTr="00953CD3">
        <w:tc>
          <w:tcPr>
            <w:tcW w:w="1437" w:type="dxa"/>
            <w:vAlign w:val="top"/>
          </w:tcPr>
          <w:p w14:paraId="61F93219" w14:textId="77777777" w:rsidR="001B2A26" w:rsidRPr="00794639" w:rsidRDefault="001B2A26" w:rsidP="00166AF3">
            <w:pPr>
              <w:pStyle w:val="TableBody"/>
            </w:pPr>
            <w:r w:rsidRPr="00794639">
              <w:t>48</w:t>
            </w:r>
          </w:p>
        </w:tc>
        <w:tc>
          <w:tcPr>
            <w:tcW w:w="7560" w:type="dxa"/>
            <w:vAlign w:val="top"/>
          </w:tcPr>
          <w:p w14:paraId="3003D607" w14:textId="77777777" w:rsidR="001B2A26" w:rsidRPr="00794639" w:rsidRDefault="001B2A26" w:rsidP="00166AF3">
            <w:pPr>
              <w:pStyle w:val="TableBody"/>
            </w:pPr>
            <w:r w:rsidRPr="00794639">
              <w:t>Hidden key required</w:t>
            </w:r>
          </w:p>
        </w:tc>
      </w:tr>
      <w:tr w:rsidR="001B2A26" w:rsidRPr="00794639" w14:paraId="6489EC76" w14:textId="77777777" w:rsidTr="00953CD3">
        <w:tc>
          <w:tcPr>
            <w:tcW w:w="1437" w:type="dxa"/>
            <w:vAlign w:val="top"/>
          </w:tcPr>
          <w:p w14:paraId="31E84E4A" w14:textId="77777777" w:rsidR="001B2A26" w:rsidRPr="00794639" w:rsidRDefault="001B2A26" w:rsidP="00166AF3">
            <w:pPr>
              <w:pStyle w:val="TableBody"/>
            </w:pPr>
            <w:r w:rsidRPr="00794639">
              <w:t>49</w:t>
            </w:r>
          </w:p>
        </w:tc>
        <w:tc>
          <w:tcPr>
            <w:tcW w:w="7560" w:type="dxa"/>
            <w:vAlign w:val="top"/>
          </w:tcPr>
          <w:p w14:paraId="38104DEA" w14:textId="77777777" w:rsidR="001B2A26" w:rsidRPr="00794639" w:rsidRDefault="001B2A26" w:rsidP="00166AF3">
            <w:pPr>
              <w:pStyle w:val="TableBody"/>
            </w:pPr>
            <w:r w:rsidRPr="00794639">
              <w:t>EAP method not supported</w:t>
            </w:r>
          </w:p>
        </w:tc>
      </w:tr>
      <w:tr w:rsidR="001B2A26" w:rsidRPr="00794639" w14:paraId="7A033E27" w14:textId="77777777" w:rsidTr="00953CD3">
        <w:tc>
          <w:tcPr>
            <w:tcW w:w="1437" w:type="dxa"/>
            <w:vAlign w:val="top"/>
          </w:tcPr>
          <w:p w14:paraId="1A415EA2" w14:textId="77777777" w:rsidR="001B2A26" w:rsidRPr="00794639" w:rsidRDefault="001B2A26" w:rsidP="00166AF3">
            <w:pPr>
              <w:pStyle w:val="TableBody"/>
            </w:pPr>
            <w:r w:rsidRPr="00794639">
              <w:t>50</w:t>
            </w:r>
          </w:p>
        </w:tc>
        <w:tc>
          <w:tcPr>
            <w:tcW w:w="7560" w:type="dxa"/>
            <w:vAlign w:val="top"/>
          </w:tcPr>
          <w:p w14:paraId="58D838AE" w14:textId="77777777" w:rsidR="001B2A26" w:rsidRPr="00794639" w:rsidRDefault="001B2A26" w:rsidP="00166AF3">
            <w:pPr>
              <w:pStyle w:val="TableBody"/>
            </w:pPr>
            <w:r w:rsidRPr="00794639">
              <w:t>Incorrect parameters</w:t>
            </w:r>
          </w:p>
        </w:tc>
      </w:tr>
      <w:tr w:rsidR="001B2A26" w:rsidRPr="00794639" w14:paraId="1C7FA9F2" w14:textId="77777777" w:rsidTr="00953CD3">
        <w:tc>
          <w:tcPr>
            <w:tcW w:w="1437" w:type="dxa"/>
          </w:tcPr>
          <w:p w14:paraId="6974614A" w14:textId="77777777" w:rsidR="001B2A26" w:rsidRPr="00794639" w:rsidRDefault="001B2A26" w:rsidP="00166AF3">
            <w:pPr>
              <w:pStyle w:val="TableBody"/>
              <w:rPr>
                <w:lang w:eastAsia="zh-CN"/>
              </w:rPr>
            </w:pPr>
            <w:r w:rsidRPr="00794639">
              <w:rPr>
                <w:lang w:eastAsia="zh-CN"/>
              </w:rPr>
              <w:t>99</w:t>
            </w:r>
          </w:p>
        </w:tc>
        <w:tc>
          <w:tcPr>
            <w:tcW w:w="7560" w:type="dxa"/>
          </w:tcPr>
          <w:p w14:paraId="30C54F4A" w14:textId="77777777" w:rsidR="001B2A26" w:rsidRPr="00794639" w:rsidRDefault="001B2A26" w:rsidP="00166AF3">
            <w:pPr>
              <w:pStyle w:val="TableBody"/>
            </w:pPr>
            <w:r w:rsidRPr="00794639">
              <w:t>Resource limitation</w:t>
            </w:r>
          </w:p>
        </w:tc>
      </w:tr>
      <w:tr w:rsidR="001B2A26" w:rsidRPr="00794639" w14:paraId="4BCCF70B" w14:textId="77777777" w:rsidTr="00953CD3">
        <w:tc>
          <w:tcPr>
            <w:tcW w:w="1437" w:type="dxa"/>
          </w:tcPr>
          <w:p w14:paraId="68A75725" w14:textId="77777777" w:rsidR="001B2A26" w:rsidRPr="00794639" w:rsidRDefault="001B2A26" w:rsidP="00166AF3">
            <w:pPr>
              <w:pStyle w:val="TableBody"/>
            </w:pPr>
            <w:r w:rsidRPr="00794639">
              <w:t>100</w:t>
            </w:r>
          </w:p>
        </w:tc>
        <w:tc>
          <w:tcPr>
            <w:tcW w:w="7560" w:type="dxa"/>
          </w:tcPr>
          <w:p w14:paraId="76C7030D" w14:textId="77777777" w:rsidR="001B2A26" w:rsidRPr="00794639" w:rsidRDefault="001B2A26" w:rsidP="00166AF3">
            <w:pPr>
              <w:pStyle w:val="TableBody"/>
            </w:pPr>
            <w:r w:rsidRPr="00794639">
              <w:t>Unknown</w:t>
            </w:r>
          </w:p>
        </w:tc>
      </w:tr>
      <w:tr w:rsidR="001B2A26" w:rsidRPr="00794639" w14:paraId="7A6E0C05" w14:textId="77777777" w:rsidTr="00953CD3">
        <w:tc>
          <w:tcPr>
            <w:tcW w:w="1437" w:type="dxa"/>
          </w:tcPr>
          <w:p w14:paraId="112E3B70" w14:textId="77777777" w:rsidR="001B2A26" w:rsidRPr="00794639" w:rsidRDefault="001B2A26" w:rsidP="00166AF3">
            <w:pPr>
              <w:pStyle w:val="TableBody"/>
            </w:pPr>
            <w:r w:rsidRPr="00794639">
              <w:t>103</w:t>
            </w:r>
          </w:p>
        </w:tc>
        <w:tc>
          <w:tcPr>
            <w:tcW w:w="7560" w:type="dxa"/>
          </w:tcPr>
          <w:p w14:paraId="35AAF461" w14:textId="77777777" w:rsidR="001B2A26" w:rsidRPr="00794639" w:rsidRDefault="001B2A26" w:rsidP="00166AF3">
            <w:pPr>
              <w:pStyle w:val="TableBody"/>
            </w:pPr>
            <w:r w:rsidRPr="00794639">
              <w:t>Illegal MS</w:t>
            </w:r>
          </w:p>
        </w:tc>
      </w:tr>
      <w:tr w:rsidR="001B2A26" w:rsidRPr="00794639" w14:paraId="4F03AC73" w14:textId="77777777" w:rsidTr="00953CD3">
        <w:tc>
          <w:tcPr>
            <w:tcW w:w="1437" w:type="dxa"/>
          </w:tcPr>
          <w:p w14:paraId="6AD01366" w14:textId="77777777" w:rsidR="001B2A26" w:rsidRPr="00794639" w:rsidRDefault="001B2A26" w:rsidP="00166AF3">
            <w:pPr>
              <w:pStyle w:val="TableBody"/>
            </w:pPr>
            <w:r w:rsidRPr="00794639">
              <w:t>106</w:t>
            </w:r>
          </w:p>
        </w:tc>
        <w:tc>
          <w:tcPr>
            <w:tcW w:w="7560" w:type="dxa"/>
          </w:tcPr>
          <w:p w14:paraId="4B852C5C" w14:textId="77777777" w:rsidR="001B2A26" w:rsidRPr="00794639" w:rsidRDefault="001B2A26" w:rsidP="00166AF3">
            <w:pPr>
              <w:pStyle w:val="TableBody"/>
            </w:pPr>
            <w:r w:rsidRPr="00794639">
              <w:t>Illega lME</w:t>
            </w:r>
          </w:p>
        </w:tc>
      </w:tr>
      <w:tr w:rsidR="001B2A26" w:rsidRPr="00794639" w14:paraId="625BD398" w14:textId="77777777" w:rsidTr="00953CD3">
        <w:tc>
          <w:tcPr>
            <w:tcW w:w="1437" w:type="dxa"/>
          </w:tcPr>
          <w:p w14:paraId="5AFB8840" w14:textId="77777777" w:rsidR="001B2A26" w:rsidRPr="00794639" w:rsidRDefault="001B2A26" w:rsidP="00166AF3">
            <w:pPr>
              <w:pStyle w:val="TableBody"/>
            </w:pPr>
            <w:r w:rsidRPr="00794639">
              <w:t>107</w:t>
            </w:r>
          </w:p>
        </w:tc>
        <w:tc>
          <w:tcPr>
            <w:tcW w:w="7560" w:type="dxa"/>
          </w:tcPr>
          <w:p w14:paraId="7EA6DC3C" w14:textId="77777777" w:rsidR="001B2A26" w:rsidRPr="00794639" w:rsidRDefault="001B2A26" w:rsidP="00166AF3">
            <w:pPr>
              <w:pStyle w:val="TableBody"/>
            </w:pPr>
            <w:r w:rsidRPr="00794639">
              <w:t>GPRS services not allowed</w:t>
            </w:r>
          </w:p>
        </w:tc>
      </w:tr>
      <w:tr w:rsidR="001B2A26" w:rsidRPr="00794639" w14:paraId="14A72120" w14:textId="77777777" w:rsidTr="00953CD3">
        <w:tc>
          <w:tcPr>
            <w:tcW w:w="1437" w:type="dxa"/>
          </w:tcPr>
          <w:p w14:paraId="77D15A56" w14:textId="77777777" w:rsidR="001B2A26" w:rsidRPr="00794639" w:rsidRDefault="001B2A26" w:rsidP="00166AF3">
            <w:pPr>
              <w:pStyle w:val="TableBody"/>
            </w:pPr>
            <w:r w:rsidRPr="00794639">
              <w:t>111</w:t>
            </w:r>
          </w:p>
        </w:tc>
        <w:tc>
          <w:tcPr>
            <w:tcW w:w="7560" w:type="dxa"/>
          </w:tcPr>
          <w:p w14:paraId="35839991" w14:textId="77777777" w:rsidR="001B2A26" w:rsidRPr="00794639" w:rsidRDefault="001B2A26" w:rsidP="00166AF3">
            <w:pPr>
              <w:pStyle w:val="TableBody"/>
            </w:pPr>
            <w:r w:rsidRPr="00794639">
              <w:t>PLMN not allowed</w:t>
            </w:r>
          </w:p>
        </w:tc>
      </w:tr>
      <w:tr w:rsidR="001B2A26" w:rsidRPr="00794639" w14:paraId="4C491478" w14:textId="77777777" w:rsidTr="00953CD3">
        <w:tc>
          <w:tcPr>
            <w:tcW w:w="1437" w:type="dxa"/>
          </w:tcPr>
          <w:p w14:paraId="6AAE8D1B" w14:textId="77777777" w:rsidR="001B2A26" w:rsidRPr="00794639" w:rsidRDefault="001B2A26" w:rsidP="00166AF3">
            <w:pPr>
              <w:pStyle w:val="TableBody"/>
            </w:pPr>
            <w:r w:rsidRPr="00794639">
              <w:t xml:space="preserve">112  </w:t>
            </w:r>
          </w:p>
        </w:tc>
        <w:tc>
          <w:tcPr>
            <w:tcW w:w="7560" w:type="dxa"/>
          </w:tcPr>
          <w:p w14:paraId="456845C3" w14:textId="77777777" w:rsidR="001B2A26" w:rsidRPr="00794639" w:rsidRDefault="001B2A26" w:rsidP="00166AF3">
            <w:pPr>
              <w:pStyle w:val="TableBody"/>
              <w:rPr>
                <w:lang w:eastAsia="zh-CN"/>
              </w:rPr>
            </w:pPr>
            <w:r w:rsidRPr="00794639">
              <w:t>Location area not allowed</w:t>
            </w:r>
          </w:p>
        </w:tc>
      </w:tr>
      <w:tr w:rsidR="001B2A26" w:rsidRPr="00794639" w14:paraId="6A6144D6" w14:textId="77777777" w:rsidTr="00953CD3">
        <w:tc>
          <w:tcPr>
            <w:tcW w:w="1437" w:type="dxa"/>
          </w:tcPr>
          <w:p w14:paraId="2AA31623" w14:textId="77777777" w:rsidR="001B2A26" w:rsidRPr="00794639" w:rsidRDefault="001B2A26" w:rsidP="00166AF3">
            <w:pPr>
              <w:pStyle w:val="TableBody"/>
            </w:pPr>
            <w:r w:rsidRPr="00794639">
              <w:t xml:space="preserve">113  </w:t>
            </w:r>
          </w:p>
        </w:tc>
        <w:tc>
          <w:tcPr>
            <w:tcW w:w="7560" w:type="dxa"/>
          </w:tcPr>
          <w:p w14:paraId="4D950EB0" w14:textId="77777777" w:rsidR="001B2A26" w:rsidRPr="00794639" w:rsidRDefault="001B2A26" w:rsidP="00166AF3">
            <w:pPr>
              <w:pStyle w:val="TableBody"/>
            </w:pPr>
            <w:r w:rsidRPr="00794639">
              <w:t>Roaming not allowed in this location area</w:t>
            </w:r>
          </w:p>
        </w:tc>
      </w:tr>
      <w:tr w:rsidR="001B2A26" w:rsidRPr="00794639" w14:paraId="23E684E3" w14:textId="77777777" w:rsidTr="00953CD3">
        <w:tc>
          <w:tcPr>
            <w:tcW w:w="1437" w:type="dxa"/>
          </w:tcPr>
          <w:p w14:paraId="309AA9D9" w14:textId="77777777" w:rsidR="001B2A26" w:rsidRPr="00794639" w:rsidRDefault="001B2A26" w:rsidP="00166AF3">
            <w:pPr>
              <w:pStyle w:val="TableBody"/>
            </w:pPr>
            <w:r w:rsidRPr="00794639">
              <w:t xml:space="preserve">132  </w:t>
            </w:r>
          </w:p>
        </w:tc>
        <w:tc>
          <w:tcPr>
            <w:tcW w:w="7560" w:type="dxa"/>
          </w:tcPr>
          <w:p w14:paraId="3872B715" w14:textId="77777777" w:rsidR="001B2A26" w:rsidRPr="00794639" w:rsidRDefault="001B2A26" w:rsidP="00166AF3">
            <w:pPr>
              <w:pStyle w:val="TableBody"/>
            </w:pPr>
            <w:r w:rsidRPr="00794639">
              <w:t>Service option not supported</w:t>
            </w:r>
          </w:p>
        </w:tc>
      </w:tr>
      <w:tr w:rsidR="001B2A26" w:rsidRPr="00794639" w14:paraId="74B2EC20" w14:textId="77777777" w:rsidTr="00953CD3">
        <w:tc>
          <w:tcPr>
            <w:tcW w:w="1437" w:type="dxa"/>
          </w:tcPr>
          <w:p w14:paraId="5D84AD4A" w14:textId="77777777" w:rsidR="001B2A26" w:rsidRPr="00794639" w:rsidRDefault="001B2A26" w:rsidP="00166AF3">
            <w:pPr>
              <w:pStyle w:val="TableBody"/>
            </w:pPr>
            <w:r w:rsidRPr="00794639">
              <w:t xml:space="preserve">133  </w:t>
            </w:r>
          </w:p>
        </w:tc>
        <w:tc>
          <w:tcPr>
            <w:tcW w:w="7560" w:type="dxa"/>
          </w:tcPr>
          <w:p w14:paraId="45F8CBE5" w14:textId="77777777" w:rsidR="001B2A26" w:rsidRPr="00794639" w:rsidRDefault="001B2A26" w:rsidP="00166AF3">
            <w:pPr>
              <w:pStyle w:val="TableBody"/>
            </w:pPr>
            <w:r w:rsidRPr="00794639">
              <w:t>Requested service option not subscribed</w:t>
            </w:r>
          </w:p>
        </w:tc>
      </w:tr>
      <w:tr w:rsidR="001B2A26" w:rsidRPr="00794639" w14:paraId="0578932E" w14:textId="77777777" w:rsidTr="00953CD3">
        <w:tc>
          <w:tcPr>
            <w:tcW w:w="1437" w:type="dxa"/>
          </w:tcPr>
          <w:p w14:paraId="0F1982F6" w14:textId="77777777" w:rsidR="001B2A26" w:rsidRPr="00794639" w:rsidRDefault="001B2A26" w:rsidP="00166AF3">
            <w:pPr>
              <w:pStyle w:val="TableBody"/>
            </w:pPr>
            <w:r w:rsidRPr="00794639">
              <w:t xml:space="preserve">134  </w:t>
            </w:r>
          </w:p>
        </w:tc>
        <w:tc>
          <w:tcPr>
            <w:tcW w:w="7560" w:type="dxa"/>
          </w:tcPr>
          <w:p w14:paraId="60C1CA3E" w14:textId="77777777" w:rsidR="001B2A26" w:rsidRPr="00794639" w:rsidRDefault="001B2A26" w:rsidP="00166AF3">
            <w:pPr>
              <w:pStyle w:val="TableBody"/>
            </w:pPr>
            <w:r w:rsidRPr="00794639">
              <w:t>Service option temporarily out of order</w:t>
            </w:r>
          </w:p>
        </w:tc>
      </w:tr>
      <w:tr w:rsidR="001B2A26" w:rsidRPr="00794639" w14:paraId="69211616" w14:textId="77777777" w:rsidTr="00953CD3">
        <w:tc>
          <w:tcPr>
            <w:tcW w:w="1437" w:type="dxa"/>
          </w:tcPr>
          <w:p w14:paraId="7DB2F957" w14:textId="77777777" w:rsidR="001B2A26" w:rsidRPr="00794639" w:rsidRDefault="001B2A26" w:rsidP="00166AF3">
            <w:pPr>
              <w:pStyle w:val="TableBody"/>
            </w:pPr>
            <w:r w:rsidRPr="00794639">
              <w:t xml:space="preserve">148  </w:t>
            </w:r>
          </w:p>
        </w:tc>
        <w:tc>
          <w:tcPr>
            <w:tcW w:w="7560" w:type="dxa"/>
          </w:tcPr>
          <w:p w14:paraId="56147032" w14:textId="77777777" w:rsidR="001B2A26" w:rsidRPr="00794639" w:rsidRDefault="001B2A26" w:rsidP="00166AF3">
            <w:pPr>
              <w:pStyle w:val="TableBody"/>
            </w:pPr>
            <w:r w:rsidRPr="00794639">
              <w:t>Unspecified GPRS error</w:t>
            </w:r>
          </w:p>
        </w:tc>
      </w:tr>
      <w:tr w:rsidR="001B2A26" w:rsidRPr="00794639" w14:paraId="42F111BD" w14:textId="77777777" w:rsidTr="00953CD3">
        <w:tc>
          <w:tcPr>
            <w:tcW w:w="1437" w:type="dxa"/>
          </w:tcPr>
          <w:p w14:paraId="355947B9" w14:textId="77777777" w:rsidR="001B2A26" w:rsidRPr="00794639" w:rsidRDefault="001B2A26" w:rsidP="00166AF3">
            <w:pPr>
              <w:pStyle w:val="TableBody"/>
            </w:pPr>
            <w:r w:rsidRPr="00794639">
              <w:t>149</w:t>
            </w:r>
          </w:p>
        </w:tc>
        <w:tc>
          <w:tcPr>
            <w:tcW w:w="7560" w:type="dxa"/>
          </w:tcPr>
          <w:p w14:paraId="3D21561B" w14:textId="77777777" w:rsidR="001B2A26" w:rsidRPr="00794639" w:rsidRDefault="001B2A26" w:rsidP="00166AF3">
            <w:pPr>
              <w:pStyle w:val="TableBody"/>
            </w:pPr>
            <w:r w:rsidRPr="00794639">
              <w:t>PDP authentication failure</w:t>
            </w:r>
          </w:p>
        </w:tc>
      </w:tr>
      <w:tr w:rsidR="001B2A26" w:rsidRPr="00794639" w14:paraId="1E4FBD62" w14:textId="77777777" w:rsidTr="00953CD3">
        <w:tc>
          <w:tcPr>
            <w:tcW w:w="1437" w:type="dxa"/>
          </w:tcPr>
          <w:p w14:paraId="354267E3" w14:textId="77777777" w:rsidR="001B2A26" w:rsidRPr="00794639" w:rsidRDefault="001B2A26" w:rsidP="00166AF3">
            <w:pPr>
              <w:pStyle w:val="TableBody"/>
            </w:pPr>
            <w:r w:rsidRPr="00794639">
              <w:t xml:space="preserve">150   </w:t>
            </w:r>
          </w:p>
        </w:tc>
        <w:tc>
          <w:tcPr>
            <w:tcW w:w="7560" w:type="dxa"/>
          </w:tcPr>
          <w:p w14:paraId="4F983C57" w14:textId="77777777" w:rsidR="001B2A26" w:rsidRPr="00794639" w:rsidRDefault="001B2A26" w:rsidP="00166AF3">
            <w:pPr>
              <w:pStyle w:val="TableBody"/>
            </w:pPr>
            <w:r w:rsidRPr="00794639">
              <w:t>Invalid mobile class</w:t>
            </w:r>
          </w:p>
        </w:tc>
      </w:tr>
      <w:tr w:rsidR="001B2A26" w:rsidRPr="00794639" w14:paraId="0734FE9F" w14:textId="77777777" w:rsidTr="00953CD3">
        <w:tc>
          <w:tcPr>
            <w:tcW w:w="1437" w:type="dxa"/>
            <w:vAlign w:val="top"/>
          </w:tcPr>
          <w:p w14:paraId="74212207" w14:textId="77777777" w:rsidR="001B2A26" w:rsidRPr="00794639" w:rsidRDefault="001B2A26" w:rsidP="00166AF3">
            <w:pPr>
              <w:pStyle w:val="TableBody"/>
            </w:pPr>
            <w:r w:rsidRPr="00794639">
              <w:t>201</w:t>
            </w:r>
          </w:p>
        </w:tc>
        <w:tc>
          <w:tcPr>
            <w:tcW w:w="7560" w:type="dxa"/>
            <w:vAlign w:val="top"/>
          </w:tcPr>
          <w:p w14:paraId="3623670C" w14:textId="77777777" w:rsidR="001B2A26" w:rsidRPr="00794639" w:rsidRDefault="001B2A26" w:rsidP="00166AF3">
            <w:pPr>
              <w:pStyle w:val="TableBody"/>
            </w:pPr>
            <w:r w:rsidRPr="00794639">
              <w:t>Alternate SIM conflict</w:t>
            </w:r>
          </w:p>
        </w:tc>
      </w:tr>
      <w:tr w:rsidR="001B2A26" w:rsidRPr="00794639" w14:paraId="4EC1B74F" w14:textId="77777777" w:rsidTr="00953CD3">
        <w:tc>
          <w:tcPr>
            <w:tcW w:w="1437" w:type="dxa"/>
            <w:vAlign w:val="top"/>
          </w:tcPr>
          <w:p w14:paraId="1718C346" w14:textId="77777777" w:rsidR="001B2A26" w:rsidRPr="00794639" w:rsidRDefault="001B2A26" w:rsidP="00166AF3">
            <w:pPr>
              <w:pStyle w:val="TableBody"/>
            </w:pPr>
            <w:r w:rsidRPr="00794639">
              <w:t>500</w:t>
            </w:r>
          </w:p>
        </w:tc>
        <w:tc>
          <w:tcPr>
            <w:tcW w:w="7560" w:type="dxa"/>
            <w:vAlign w:val="top"/>
          </w:tcPr>
          <w:p w14:paraId="2C082009" w14:textId="77777777" w:rsidR="001B2A26" w:rsidRPr="00794639" w:rsidRDefault="001B2A26" w:rsidP="00166AF3">
            <w:pPr>
              <w:pStyle w:val="TableBody"/>
            </w:pPr>
            <w:r w:rsidRPr="00794639">
              <w:t>CTS Handover on Progress</w:t>
            </w:r>
          </w:p>
        </w:tc>
      </w:tr>
      <w:tr w:rsidR="001B2A26" w:rsidRPr="00794639" w14:paraId="55600012" w14:textId="77777777" w:rsidTr="00953CD3">
        <w:tc>
          <w:tcPr>
            <w:tcW w:w="1437" w:type="dxa"/>
            <w:vAlign w:val="top"/>
          </w:tcPr>
          <w:p w14:paraId="78A23AD2" w14:textId="77777777" w:rsidR="001B2A26" w:rsidRPr="00794639" w:rsidRDefault="001B2A26" w:rsidP="00166AF3">
            <w:pPr>
              <w:pStyle w:val="TableBody"/>
            </w:pPr>
            <w:r w:rsidRPr="00794639">
              <w:t>501</w:t>
            </w:r>
          </w:p>
        </w:tc>
        <w:tc>
          <w:tcPr>
            <w:tcW w:w="7560" w:type="dxa"/>
            <w:vAlign w:val="top"/>
          </w:tcPr>
          <w:p w14:paraId="02B7846D" w14:textId="77777777" w:rsidR="001B2A26" w:rsidRPr="00794639" w:rsidRDefault="001B2A26" w:rsidP="00166AF3">
            <w:pPr>
              <w:pStyle w:val="TableBody"/>
            </w:pPr>
            <w:r w:rsidRPr="00794639">
              <w:t>Cellular Protocol Stack Out of service state</w:t>
            </w:r>
          </w:p>
        </w:tc>
      </w:tr>
      <w:tr w:rsidR="001B2A26" w:rsidRPr="00794639" w14:paraId="00CC0562" w14:textId="77777777" w:rsidTr="00953CD3">
        <w:tc>
          <w:tcPr>
            <w:tcW w:w="1437" w:type="dxa"/>
            <w:vAlign w:val="top"/>
          </w:tcPr>
          <w:p w14:paraId="5EEF8E67" w14:textId="77777777" w:rsidR="001B2A26" w:rsidRPr="00794639" w:rsidRDefault="001B2A26" w:rsidP="00166AF3">
            <w:pPr>
              <w:pStyle w:val="TableBody"/>
            </w:pPr>
            <w:r w:rsidRPr="00794639">
              <w:t>502</w:t>
            </w:r>
          </w:p>
        </w:tc>
        <w:tc>
          <w:tcPr>
            <w:tcW w:w="7560" w:type="dxa"/>
            <w:vAlign w:val="top"/>
          </w:tcPr>
          <w:p w14:paraId="2736EA6C" w14:textId="77777777" w:rsidR="001B2A26" w:rsidRPr="00794639" w:rsidRDefault="001B2A26" w:rsidP="00166AF3">
            <w:pPr>
              <w:pStyle w:val="TableBody"/>
            </w:pPr>
            <w:r w:rsidRPr="00794639">
              <w:t>CTS Unspecified Error</w:t>
            </w:r>
          </w:p>
        </w:tc>
      </w:tr>
      <w:tr w:rsidR="001B2A26" w:rsidRPr="00794639" w14:paraId="4CD18710" w14:textId="77777777" w:rsidTr="00953CD3">
        <w:tc>
          <w:tcPr>
            <w:tcW w:w="1437" w:type="dxa"/>
            <w:vAlign w:val="top"/>
          </w:tcPr>
          <w:p w14:paraId="2DF73368" w14:textId="77777777" w:rsidR="001B2A26" w:rsidRPr="00794639" w:rsidRDefault="001B2A26" w:rsidP="00166AF3">
            <w:pPr>
              <w:pStyle w:val="TableBody"/>
            </w:pPr>
            <w:r w:rsidRPr="00794639">
              <w:t>650</w:t>
            </w:r>
          </w:p>
        </w:tc>
        <w:tc>
          <w:tcPr>
            <w:tcW w:w="7560" w:type="dxa"/>
            <w:vAlign w:val="top"/>
          </w:tcPr>
          <w:p w14:paraId="7F7BD619" w14:textId="77777777" w:rsidR="001B2A26" w:rsidRPr="00794639" w:rsidRDefault="001B2A26" w:rsidP="00166AF3">
            <w:pPr>
              <w:pStyle w:val="TableBody"/>
            </w:pPr>
            <w:r w:rsidRPr="00794639">
              <w:t>General AVMS error</w:t>
            </w:r>
          </w:p>
        </w:tc>
      </w:tr>
      <w:tr w:rsidR="001B2A26" w:rsidRPr="00794639" w14:paraId="54DACD6E" w14:textId="77777777" w:rsidTr="00953CD3">
        <w:tc>
          <w:tcPr>
            <w:tcW w:w="1437" w:type="dxa"/>
            <w:vAlign w:val="top"/>
          </w:tcPr>
          <w:p w14:paraId="1D374A5B" w14:textId="77777777" w:rsidR="001B2A26" w:rsidRPr="00794639" w:rsidRDefault="001B2A26" w:rsidP="00166AF3">
            <w:pPr>
              <w:pStyle w:val="TableBody"/>
            </w:pPr>
            <w:r w:rsidRPr="00794639">
              <w:t>651</w:t>
            </w:r>
          </w:p>
        </w:tc>
        <w:tc>
          <w:tcPr>
            <w:tcW w:w="7560" w:type="dxa"/>
            <w:vAlign w:val="top"/>
          </w:tcPr>
          <w:p w14:paraId="6D2C3ADB" w14:textId="77777777" w:rsidR="001B2A26" w:rsidRPr="00794639" w:rsidRDefault="001B2A26" w:rsidP="00166AF3">
            <w:pPr>
              <w:pStyle w:val="TableBody"/>
            </w:pPr>
            <w:r w:rsidRPr="00794639">
              <w:t>Communication error</w:t>
            </w:r>
          </w:p>
        </w:tc>
      </w:tr>
      <w:tr w:rsidR="001B2A26" w:rsidRPr="00794639" w14:paraId="758E13DF" w14:textId="77777777" w:rsidTr="00953CD3">
        <w:tc>
          <w:tcPr>
            <w:tcW w:w="1437" w:type="dxa"/>
            <w:vAlign w:val="top"/>
          </w:tcPr>
          <w:p w14:paraId="6907E820" w14:textId="77777777" w:rsidR="001B2A26" w:rsidRPr="00794639" w:rsidRDefault="001B2A26" w:rsidP="00166AF3">
            <w:pPr>
              <w:pStyle w:val="TableBody"/>
            </w:pPr>
            <w:r w:rsidRPr="00794639">
              <w:t>652</w:t>
            </w:r>
          </w:p>
        </w:tc>
        <w:tc>
          <w:tcPr>
            <w:tcW w:w="7560" w:type="dxa"/>
            <w:vAlign w:val="top"/>
          </w:tcPr>
          <w:p w14:paraId="6F60F46E" w14:textId="77777777" w:rsidR="001B2A26" w:rsidRPr="00794639" w:rsidRDefault="001B2A26" w:rsidP="00166AF3">
            <w:pPr>
              <w:pStyle w:val="TableBody"/>
            </w:pPr>
            <w:r w:rsidRPr="00794639">
              <w:t>Session in progress</w:t>
            </w:r>
          </w:p>
        </w:tc>
      </w:tr>
      <w:tr w:rsidR="001B2A26" w:rsidRPr="00794639" w14:paraId="771894ED" w14:textId="77777777" w:rsidTr="00953CD3">
        <w:tc>
          <w:tcPr>
            <w:tcW w:w="1437" w:type="dxa"/>
            <w:vAlign w:val="top"/>
          </w:tcPr>
          <w:p w14:paraId="669D5236" w14:textId="77777777" w:rsidR="001B2A26" w:rsidRPr="00794639" w:rsidRDefault="001B2A26" w:rsidP="00166AF3">
            <w:pPr>
              <w:pStyle w:val="TableBody"/>
            </w:pPr>
            <w:r w:rsidRPr="00794639">
              <w:t>654</w:t>
            </w:r>
          </w:p>
        </w:tc>
        <w:tc>
          <w:tcPr>
            <w:tcW w:w="7560" w:type="dxa"/>
            <w:vAlign w:val="top"/>
          </w:tcPr>
          <w:p w14:paraId="3C67D9BA" w14:textId="77777777" w:rsidR="001B2A26" w:rsidRPr="00794639" w:rsidRDefault="001B2A26" w:rsidP="00166AF3">
            <w:pPr>
              <w:pStyle w:val="TableBody"/>
            </w:pPr>
            <w:r w:rsidRPr="00794639">
              <w:t>RDMS services are in “deactivated” state</w:t>
            </w:r>
          </w:p>
        </w:tc>
      </w:tr>
      <w:tr w:rsidR="001B2A26" w:rsidRPr="00794639" w14:paraId="44672D2A" w14:textId="77777777" w:rsidTr="00953CD3">
        <w:tc>
          <w:tcPr>
            <w:tcW w:w="1437" w:type="dxa"/>
            <w:vAlign w:val="top"/>
          </w:tcPr>
          <w:p w14:paraId="05163892" w14:textId="77777777" w:rsidR="001B2A26" w:rsidRPr="00794639" w:rsidRDefault="001B2A26" w:rsidP="00166AF3">
            <w:pPr>
              <w:pStyle w:val="TableBody"/>
            </w:pPr>
            <w:r w:rsidRPr="00794639">
              <w:t>655</w:t>
            </w:r>
          </w:p>
        </w:tc>
        <w:tc>
          <w:tcPr>
            <w:tcW w:w="7560" w:type="dxa"/>
            <w:vAlign w:val="top"/>
          </w:tcPr>
          <w:p w14:paraId="4084DEE1" w14:textId="77777777" w:rsidR="001B2A26" w:rsidRPr="00794639" w:rsidRDefault="001B2A26" w:rsidP="00166AF3">
            <w:pPr>
              <w:pStyle w:val="TableBody"/>
            </w:pPr>
            <w:r w:rsidRPr="00794639">
              <w:t>RDMS services are in “prohibited” state</w:t>
            </w:r>
          </w:p>
        </w:tc>
      </w:tr>
      <w:tr w:rsidR="001B2A26" w:rsidRPr="00794639" w14:paraId="4429654E" w14:textId="77777777" w:rsidTr="00953CD3">
        <w:tc>
          <w:tcPr>
            <w:tcW w:w="1437" w:type="dxa"/>
            <w:vAlign w:val="top"/>
          </w:tcPr>
          <w:p w14:paraId="453C6C6A" w14:textId="77777777" w:rsidR="001B2A26" w:rsidRPr="00794639" w:rsidRDefault="001B2A26" w:rsidP="00166AF3">
            <w:pPr>
              <w:pStyle w:val="TableBody"/>
            </w:pPr>
            <w:r w:rsidRPr="00794639">
              <w:t>656</w:t>
            </w:r>
          </w:p>
        </w:tc>
        <w:tc>
          <w:tcPr>
            <w:tcW w:w="7560" w:type="dxa"/>
            <w:vAlign w:val="top"/>
          </w:tcPr>
          <w:p w14:paraId="3A17F547" w14:textId="77777777" w:rsidR="001B2A26" w:rsidRPr="00794639" w:rsidRDefault="001B2A26" w:rsidP="00166AF3">
            <w:pPr>
              <w:pStyle w:val="TableBody"/>
            </w:pPr>
            <w:r w:rsidRPr="00794639">
              <w:t>RDMS services are in “to be provisioned” state; no available NAP</w:t>
            </w:r>
          </w:p>
        </w:tc>
      </w:tr>
      <w:tr w:rsidR="001B2A26" w:rsidRPr="00794639" w14:paraId="32AF603C" w14:textId="77777777" w:rsidTr="00953CD3">
        <w:tc>
          <w:tcPr>
            <w:tcW w:w="1437" w:type="dxa"/>
            <w:vAlign w:val="top"/>
          </w:tcPr>
          <w:p w14:paraId="03204A3D" w14:textId="77777777" w:rsidR="001B2A26" w:rsidRPr="00794639" w:rsidRDefault="001B2A26" w:rsidP="00166AF3">
            <w:pPr>
              <w:pStyle w:val="TableBody"/>
            </w:pPr>
            <w:r w:rsidRPr="00794639">
              <w:t>800</w:t>
            </w:r>
          </w:p>
        </w:tc>
        <w:tc>
          <w:tcPr>
            <w:tcW w:w="7560" w:type="dxa"/>
            <w:vAlign w:val="top"/>
          </w:tcPr>
          <w:p w14:paraId="08CCC507" w14:textId="77777777" w:rsidR="001B2A26" w:rsidRPr="00794639" w:rsidRDefault="001B2A26" w:rsidP="00166AF3">
            <w:pPr>
              <w:pStyle w:val="TableBody"/>
            </w:pPr>
            <w:r w:rsidRPr="00794639">
              <w:t>SIM Security unspecified error</w:t>
            </w:r>
          </w:p>
        </w:tc>
      </w:tr>
      <w:tr w:rsidR="001B2A26" w:rsidRPr="00794639" w14:paraId="1C30DD0B" w14:textId="77777777" w:rsidTr="00953CD3">
        <w:tc>
          <w:tcPr>
            <w:tcW w:w="1437" w:type="dxa"/>
            <w:vAlign w:val="top"/>
          </w:tcPr>
          <w:p w14:paraId="0D0B9B3B" w14:textId="77777777" w:rsidR="001B2A26" w:rsidRPr="00794639" w:rsidRDefault="001B2A26" w:rsidP="00166AF3">
            <w:pPr>
              <w:pStyle w:val="TableBody"/>
            </w:pPr>
            <w:r w:rsidRPr="00794639">
              <w:t>902</w:t>
            </w:r>
          </w:p>
        </w:tc>
        <w:tc>
          <w:tcPr>
            <w:tcW w:w="7560" w:type="dxa"/>
            <w:vAlign w:val="top"/>
          </w:tcPr>
          <w:p w14:paraId="114EEEEE" w14:textId="77777777" w:rsidR="001B2A26" w:rsidRPr="00794639" w:rsidRDefault="001B2A26" w:rsidP="00166AF3">
            <w:pPr>
              <w:pStyle w:val="TableBody"/>
            </w:pPr>
            <w:r w:rsidRPr="00794639">
              <w:t>No more sockets available; the maximum number has been reached</w:t>
            </w:r>
          </w:p>
        </w:tc>
      </w:tr>
      <w:tr w:rsidR="001B2A26" w:rsidRPr="00794639" w14:paraId="483CEFEC" w14:textId="77777777" w:rsidTr="00953CD3">
        <w:tc>
          <w:tcPr>
            <w:tcW w:w="1437" w:type="dxa"/>
            <w:vAlign w:val="top"/>
          </w:tcPr>
          <w:p w14:paraId="199CB026" w14:textId="77777777" w:rsidR="001B2A26" w:rsidRPr="00794639" w:rsidRDefault="001B2A26" w:rsidP="00166AF3">
            <w:pPr>
              <w:pStyle w:val="TableBody"/>
            </w:pPr>
            <w:r w:rsidRPr="00794639">
              <w:lastRenderedPageBreak/>
              <w:t>903</w:t>
            </w:r>
          </w:p>
        </w:tc>
        <w:tc>
          <w:tcPr>
            <w:tcW w:w="7560" w:type="dxa"/>
            <w:vAlign w:val="top"/>
          </w:tcPr>
          <w:p w14:paraId="2B1E6607" w14:textId="77777777" w:rsidR="001B2A26" w:rsidRPr="00794639" w:rsidRDefault="001B2A26" w:rsidP="00166AF3">
            <w:pPr>
              <w:pStyle w:val="TableBody"/>
            </w:pPr>
            <w:r w:rsidRPr="00794639">
              <w:t>Memory problem</w:t>
            </w:r>
          </w:p>
        </w:tc>
      </w:tr>
      <w:tr w:rsidR="001B2A26" w:rsidRPr="00794639" w14:paraId="5ED55D62" w14:textId="77777777" w:rsidTr="00953CD3">
        <w:tc>
          <w:tcPr>
            <w:tcW w:w="1437" w:type="dxa"/>
            <w:vAlign w:val="top"/>
          </w:tcPr>
          <w:p w14:paraId="64CD1CF7" w14:textId="77777777" w:rsidR="001B2A26" w:rsidRPr="00794639" w:rsidRDefault="001B2A26" w:rsidP="00166AF3">
            <w:pPr>
              <w:pStyle w:val="TableBody"/>
            </w:pPr>
            <w:r w:rsidRPr="00794639">
              <w:t>904</w:t>
            </w:r>
          </w:p>
        </w:tc>
        <w:tc>
          <w:tcPr>
            <w:tcW w:w="7560" w:type="dxa"/>
            <w:vAlign w:val="top"/>
          </w:tcPr>
          <w:p w14:paraId="2BDD2B5D" w14:textId="77777777" w:rsidR="001B2A26" w:rsidRPr="00794639" w:rsidRDefault="001B2A26" w:rsidP="00166AF3">
            <w:pPr>
              <w:pStyle w:val="TableBody"/>
            </w:pPr>
            <w:r w:rsidRPr="00794639">
              <w:t xml:space="preserve">DNS error </w:t>
            </w:r>
          </w:p>
        </w:tc>
      </w:tr>
      <w:tr w:rsidR="001B2A26" w:rsidRPr="00794639" w14:paraId="373E4850" w14:textId="77777777" w:rsidTr="00953CD3">
        <w:tc>
          <w:tcPr>
            <w:tcW w:w="1437" w:type="dxa"/>
            <w:vAlign w:val="top"/>
          </w:tcPr>
          <w:p w14:paraId="3A6C6732" w14:textId="77777777" w:rsidR="001B2A26" w:rsidRPr="00794639" w:rsidRDefault="001B2A26" w:rsidP="00166AF3">
            <w:pPr>
              <w:pStyle w:val="TableBody"/>
            </w:pPr>
            <w:r w:rsidRPr="00794639">
              <w:t>905</w:t>
            </w:r>
          </w:p>
        </w:tc>
        <w:tc>
          <w:tcPr>
            <w:tcW w:w="7560" w:type="dxa"/>
            <w:vAlign w:val="top"/>
          </w:tcPr>
          <w:p w14:paraId="6BBFC6E6" w14:textId="77777777" w:rsidR="001B2A26" w:rsidRPr="00794639" w:rsidRDefault="001B2A26" w:rsidP="00166AF3">
            <w:pPr>
              <w:pStyle w:val="TableBody"/>
            </w:pPr>
            <w:r w:rsidRPr="00794639">
              <w:t>TCP disconnection by the server</w:t>
            </w:r>
          </w:p>
        </w:tc>
      </w:tr>
      <w:tr w:rsidR="001B2A26" w:rsidRPr="00794639" w14:paraId="6D307CA1" w14:textId="77777777" w:rsidTr="00953CD3">
        <w:tc>
          <w:tcPr>
            <w:tcW w:w="1437" w:type="dxa"/>
            <w:vAlign w:val="top"/>
          </w:tcPr>
          <w:p w14:paraId="6B68E81F" w14:textId="77777777" w:rsidR="001B2A26" w:rsidRPr="00794639" w:rsidRDefault="001B2A26" w:rsidP="00166AF3">
            <w:pPr>
              <w:pStyle w:val="TableBody"/>
            </w:pPr>
            <w:r w:rsidRPr="00794639">
              <w:t>906</w:t>
            </w:r>
          </w:p>
        </w:tc>
        <w:tc>
          <w:tcPr>
            <w:tcW w:w="7560" w:type="dxa"/>
            <w:vAlign w:val="top"/>
          </w:tcPr>
          <w:p w14:paraId="329DDCE8" w14:textId="77777777" w:rsidR="001B2A26" w:rsidRPr="00794639" w:rsidRDefault="001B2A26" w:rsidP="00166AF3">
            <w:pPr>
              <w:pStyle w:val="TableBody"/>
            </w:pPr>
            <w:r w:rsidRPr="00794639">
              <w:t>TCP/UDP connection error</w:t>
            </w:r>
          </w:p>
        </w:tc>
      </w:tr>
      <w:tr w:rsidR="001B2A26" w:rsidRPr="00794639" w14:paraId="5DF28186" w14:textId="77777777" w:rsidTr="00953CD3">
        <w:tc>
          <w:tcPr>
            <w:tcW w:w="1437" w:type="dxa"/>
            <w:vAlign w:val="top"/>
          </w:tcPr>
          <w:p w14:paraId="782A3036" w14:textId="77777777" w:rsidR="001B2A26" w:rsidRPr="00794639" w:rsidRDefault="001B2A26" w:rsidP="00166AF3">
            <w:pPr>
              <w:pStyle w:val="TableBody"/>
            </w:pPr>
            <w:r w:rsidRPr="00794639">
              <w:t>907</w:t>
            </w:r>
          </w:p>
        </w:tc>
        <w:tc>
          <w:tcPr>
            <w:tcW w:w="7560" w:type="dxa"/>
            <w:vAlign w:val="top"/>
          </w:tcPr>
          <w:p w14:paraId="05886E0C" w14:textId="77777777" w:rsidR="001B2A26" w:rsidRPr="00794639" w:rsidRDefault="001B2A26" w:rsidP="00166AF3">
            <w:pPr>
              <w:pStyle w:val="TableBody"/>
            </w:pPr>
            <w:r w:rsidRPr="00794639">
              <w:t>Generic error</w:t>
            </w:r>
          </w:p>
        </w:tc>
      </w:tr>
      <w:tr w:rsidR="001B2A26" w:rsidRPr="00794639" w14:paraId="41DB9869" w14:textId="77777777" w:rsidTr="00953CD3">
        <w:tc>
          <w:tcPr>
            <w:tcW w:w="1437" w:type="dxa"/>
            <w:vAlign w:val="top"/>
          </w:tcPr>
          <w:p w14:paraId="3B5FD03D" w14:textId="77777777" w:rsidR="001B2A26" w:rsidRPr="00794639" w:rsidRDefault="001B2A26" w:rsidP="00166AF3">
            <w:pPr>
              <w:pStyle w:val="TableBody"/>
            </w:pPr>
            <w:r w:rsidRPr="00794639">
              <w:t>908</w:t>
            </w:r>
          </w:p>
        </w:tc>
        <w:tc>
          <w:tcPr>
            <w:tcW w:w="7560" w:type="dxa"/>
            <w:vAlign w:val="top"/>
          </w:tcPr>
          <w:p w14:paraId="65C496D7" w14:textId="77777777" w:rsidR="001B2A26" w:rsidRPr="00794639" w:rsidRDefault="001B2A26" w:rsidP="00166AF3">
            <w:pPr>
              <w:pStyle w:val="TableBody"/>
            </w:pPr>
            <w:r w:rsidRPr="00794639">
              <w:t>Fail to accept client request's</w:t>
            </w:r>
          </w:p>
        </w:tc>
      </w:tr>
      <w:tr w:rsidR="001B2A26" w:rsidRPr="00794639" w14:paraId="1911823E" w14:textId="77777777" w:rsidTr="00953CD3">
        <w:tc>
          <w:tcPr>
            <w:tcW w:w="1437" w:type="dxa"/>
            <w:vAlign w:val="top"/>
          </w:tcPr>
          <w:p w14:paraId="2072D9F9" w14:textId="77777777" w:rsidR="001B2A26" w:rsidRPr="00794639" w:rsidRDefault="001B2A26" w:rsidP="00166AF3">
            <w:pPr>
              <w:pStyle w:val="TableBody"/>
            </w:pPr>
            <w:r w:rsidRPr="00794639">
              <w:t>909</w:t>
            </w:r>
          </w:p>
        </w:tc>
        <w:tc>
          <w:tcPr>
            <w:tcW w:w="7560" w:type="dxa"/>
            <w:vAlign w:val="top"/>
          </w:tcPr>
          <w:p w14:paraId="7120F986" w14:textId="77777777" w:rsidR="001B2A26" w:rsidRPr="00794639" w:rsidRDefault="001B2A26" w:rsidP="00166AF3">
            <w:pPr>
              <w:pStyle w:val="TableBody"/>
            </w:pPr>
            <w:r w:rsidRPr="00794639">
              <w:t>Data send by KTCPSND/KUDPSND are incoherent</w:t>
            </w:r>
          </w:p>
        </w:tc>
      </w:tr>
      <w:tr w:rsidR="001B2A26" w:rsidRPr="00794639" w14:paraId="6261F239" w14:textId="77777777" w:rsidTr="00953CD3">
        <w:tc>
          <w:tcPr>
            <w:tcW w:w="1437" w:type="dxa"/>
            <w:vAlign w:val="top"/>
          </w:tcPr>
          <w:p w14:paraId="4FBE420A" w14:textId="77777777" w:rsidR="001B2A26" w:rsidRPr="00794639" w:rsidRDefault="001B2A26" w:rsidP="00166AF3">
            <w:pPr>
              <w:pStyle w:val="TableBody"/>
            </w:pPr>
            <w:r w:rsidRPr="00794639">
              <w:t>910</w:t>
            </w:r>
          </w:p>
        </w:tc>
        <w:tc>
          <w:tcPr>
            <w:tcW w:w="7560" w:type="dxa"/>
            <w:vAlign w:val="top"/>
          </w:tcPr>
          <w:p w14:paraId="50F85857" w14:textId="77777777" w:rsidR="001B2A26" w:rsidRPr="00794639" w:rsidRDefault="001B2A26" w:rsidP="00166AF3">
            <w:pPr>
              <w:pStyle w:val="TableBody"/>
            </w:pPr>
            <w:r w:rsidRPr="00794639">
              <w:t>Bad session ID</w:t>
            </w:r>
          </w:p>
        </w:tc>
      </w:tr>
      <w:tr w:rsidR="001B2A26" w:rsidRPr="00794639" w14:paraId="571CD277" w14:textId="77777777" w:rsidTr="00953CD3">
        <w:tc>
          <w:tcPr>
            <w:tcW w:w="1437" w:type="dxa"/>
            <w:vAlign w:val="top"/>
          </w:tcPr>
          <w:p w14:paraId="62964EC5" w14:textId="77777777" w:rsidR="001B2A26" w:rsidRPr="00794639" w:rsidRDefault="001B2A26" w:rsidP="00166AF3">
            <w:pPr>
              <w:pStyle w:val="TableBody"/>
            </w:pPr>
            <w:r w:rsidRPr="00794639">
              <w:t>911</w:t>
            </w:r>
          </w:p>
        </w:tc>
        <w:tc>
          <w:tcPr>
            <w:tcW w:w="7560" w:type="dxa"/>
            <w:vAlign w:val="top"/>
          </w:tcPr>
          <w:p w14:paraId="3B58C225" w14:textId="77777777" w:rsidR="001B2A26" w:rsidRPr="00794639" w:rsidRDefault="001B2A26" w:rsidP="00166AF3">
            <w:pPr>
              <w:pStyle w:val="TableBody"/>
            </w:pPr>
            <w:r w:rsidRPr="00794639">
              <w:t>Session is already running</w:t>
            </w:r>
          </w:p>
        </w:tc>
      </w:tr>
      <w:tr w:rsidR="001B2A26" w:rsidRPr="00794639" w14:paraId="4C8C4555" w14:textId="77777777" w:rsidTr="00953CD3">
        <w:tc>
          <w:tcPr>
            <w:tcW w:w="1437" w:type="dxa"/>
            <w:vAlign w:val="top"/>
          </w:tcPr>
          <w:p w14:paraId="07C314F2" w14:textId="77777777" w:rsidR="001B2A26" w:rsidRPr="00794639" w:rsidRDefault="001B2A26" w:rsidP="00166AF3">
            <w:pPr>
              <w:pStyle w:val="TableBody"/>
            </w:pPr>
            <w:r w:rsidRPr="00794639">
              <w:t>912</w:t>
            </w:r>
          </w:p>
        </w:tc>
        <w:tc>
          <w:tcPr>
            <w:tcW w:w="7560" w:type="dxa"/>
            <w:vAlign w:val="top"/>
          </w:tcPr>
          <w:p w14:paraId="6207491A" w14:textId="6DC8736D" w:rsidR="001B2A26" w:rsidRPr="00794639" w:rsidRDefault="001B2A26" w:rsidP="00166AF3">
            <w:pPr>
              <w:pStyle w:val="TableBody"/>
            </w:pPr>
            <w:r w:rsidRPr="00794639">
              <w:t xml:space="preserve">No more sessions can be used (maximum session is </w:t>
            </w:r>
            <w:r w:rsidR="000C2C87" w:rsidRPr="00794639">
              <w:t>10</w:t>
            </w:r>
            <w:r w:rsidRPr="00794639">
              <w:t>)</w:t>
            </w:r>
          </w:p>
        </w:tc>
      </w:tr>
      <w:tr w:rsidR="001B2A26" w:rsidRPr="00794639" w14:paraId="4C9AFBDD" w14:textId="77777777" w:rsidTr="00953CD3">
        <w:tc>
          <w:tcPr>
            <w:tcW w:w="1437" w:type="dxa"/>
            <w:vAlign w:val="top"/>
          </w:tcPr>
          <w:p w14:paraId="3C4CB462" w14:textId="77777777" w:rsidR="001B2A26" w:rsidRPr="00794639" w:rsidRDefault="001B2A26" w:rsidP="00166AF3">
            <w:pPr>
              <w:pStyle w:val="TableBody"/>
            </w:pPr>
            <w:r w:rsidRPr="00794639">
              <w:t>913</w:t>
            </w:r>
          </w:p>
        </w:tc>
        <w:tc>
          <w:tcPr>
            <w:tcW w:w="7560" w:type="dxa"/>
            <w:vAlign w:val="top"/>
          </w:tcPr>
          <w:p w14:paraId="65B0D9A8" w14:textId="77777777" w:rsidR="001B2A26" w:rsidRPr="00794639" w:rsidRDefault="001B2A26" w:rsidP="00166AF3">
            <w:pPr>
              <w:pStyle w:val="TableBody"/>
            </w:pPr>
            <w:r w:rsidRPr="00794639">
              <w:t>Socket connection timer timeout</w:t>
            </w:r>
          </w:p>
        </w:tc>
      </w:tr>
      <w:tr w:rsidR="001B2A26" w:rsidRPr="00794639" w14:paraId="7E108589" w14:textId="77777777" w:rsidTr="00953CD3">
        <w:tc>
          <w:tcPr>
            <w:tcW w:w="1437" w:type="dxa"/>
            <w:vAlign w:val="top"/>
          </w:tcPr>
          <w:p w14:paraId="70BD3475" w14:textId="77777777" w:rsidR="001B2A26" w:rsidRPr="00794639" w:rsidRDefault="001B2A26" w:rsidP="00166AF3">
            <w:pPr>
              <w:pStyle w:val="TableBody"/>
            </w:pPr>
            <w:r w:rsidRPr="00794639">
              <w:t>914</w:t>
            </w:r>
          </w:p>
        </w:tc>
        <w:tc>
          <w:tcPr>
            <w:tcW w:w="7560" w:type="dxa"/>
            <w:vAlign w:val="top"/>
          </w:tcPr>
          <w:p w14:paraId="25927147" w14:textId="77777777" w:rsidR="001B2A26" w:rsidRPr="00794639" w:rsidRDefault="001B2A26" w:rsidP="00166AF3">
            <w:pPr>
              <w:pStyle w:val="TableBody"/>
            </w:pPr>
            <w:r w:rsidRPr="00794639">
              <w:t>Control socket connection timer timeout</w:t>
            </w:r>
          </w:p>
        </w:tc>
      </w:tr>
      <w:tr w:rsidR="001B2A26" w:rsidRPr="00794639" w14:paraId="3414F2B8" w14:textId="77777777" w:rsidTr="00953CD3">
        <w:tc>
          <w:tcPr>
            <w:tcW w:w="1437" w:type="dxa"/>
            <w:vAlign w:val="top"/>
          </w:tcPr>
          <w:p w14:paraId="5ADFC351" w14:textId="77777777" w:rsidR="001B2A26" w:rsidRPr="00794639" w:rsidRDefault="001B2A26" w:rsidP="00166AF3">
            <w:pPr>
              <w:pStyle w:val="TableBody"/>
            </w:pPr>
            <w:r w:rsidRPr="00794639">
              <w:t>915</w:t>
            </w:r>
          </w:p>
        </w:tc>
        <w:tc>
          <w:tcPr>
            <w:tcW w:w="7560" w:type="dxa"/>
            <w:vAlign w:val="top"/>
          </w:tcPr>
          <w:p w14:paraId="5554DFA7" w14:textId="77777777" w:rsidR="001B2A26" w:rsidRPr="00794639" w:rsidRDefault="001B2A26" w:rsidP="00166AF3">
            <w:pPr>
              <w:pStyle w:val="TableBody"/>
            </w:pPr>
            <w:r w:rsidRPr="00794639">
              <w:t>A parameter is not expected</w:t>
            </w:r>
          </w:p>
        </w:tc>
      </w:tr>
      <w:tr w:rsidR="001B2A26" w:rsidRPr="00794639" w14:paraId="65FCD64C" w14:textId="77777777" w:rsidTr="00953CD3">
        <w:tc>
          <w:tcPr>
            <w:tcW w:w="1437" w:type="dxa"/>
            <w:vAlign w:val="top"/>
          </w:tcPr>
          <w:p w14:paraId="22B049A6" w14:textId="77777777" w:rsidR="001B2A26" w:rsidRPr="00794639" w:rsidRDefault="001B2A26" w:rsidP="00166AF3">
            <w:pPr>
              <w:pStyle w:val="TableBody"/>
            </w:pPr>
            <w:r w:rsidRPr="00794639">
              <w:t>916</w:t>
            </w:r>
          </w:p>
        </w:tc>
        <w:tc>
          <w:tcPr>
            <w:tcW w:w="7560" w:type="dxa"/>
            <w:vAlign w:val="top"/>
          </w:tcPr>
          <w:p w14:paraId="60061FBF" w14:textId="77777777" w:rsidR="001B2A26" w:rsidRPr="00794639" w:rsidRDefault="001B2A26" w:rsidP="00166AF3">
            <w:pPr>
              <w:pStyle w:val="TableBody"/>
            </w:pPr>
            <w:r w:rsidRPr="00794639">
              <w:t>A parameter has an invalid range of values</w:t>
            </w:r>
          </w:p>
        </w:tc>
      </w:tr>
      <w:tr w:rsidR="001B2A26" w:rsidRPr="00794639" w14:paraId="1EB53F4C" w14:textId="77777777" w:rsidTr="00953CD3">
        <w:tc>
          <w:tcPr>
            <w:tcW w:w="1437" w:type="dxa"/>
            <w:vAlign w:val="top"/>
          </w:tcPr>
          <w:p w14:paraId="2FB621BD" w14:textId="77777777" w:rsidR="001B2A26" w:rsidRPr="00794639" w:rsidRDefault="001B2A26" w:rsidP="00166AF3">
            <w:pPr>
              <w:pStyle w:val="TableBody"/>
            </w:pPr>
            <w:r w:rsidRPr="00794639">
              <w:t>917</w:t>
            </w:r>
          </w:p>
        </w:tc>
        <w:tc>
          <w:tcPr>
            <w:tcW w:w="7560" w:type="dxa"/>
            <w:vAlign w:val="top"/>
          </w:tcPr>
          <w:p w14:paraId="79391A5C" w14:textId="77777777" w:rsidR="001B2A26" w:rsidRPr="00794639" w:rsidRDefault="001B2A26" w:rsidP="00166AF3">
            <w:pPr>
              <w:pStyle w:val="TableBody"/>
            </w:pPr>
            <w:r w:rsidRPr="00794639">
              <w:t>A parameter is missing</w:t>
            </w:r>
          </w:p>
        </w:tc>
      </w:tr>
      <w:tr w:rsidR="001B2A26" w:rsidRPr="00794639" w14:paraId="4CC7BFA9" w14:textId="77777777" w:rsidTr="00953CD3">
        <w:tc>
          <w:tcPr>
            <w:tcW w:w="1437" w:type="dxa"/>
            <w:vAlign w:val="top"/>
          </w:tcPr>
          <w:p w14:paraId="2A4A1476" w14:textId="77777777" w:rsidR="001B2A26" w:rsidRPr="00794639" w:rsidRDefault="001B2A26" w:rsidP="00166AF3">
            <w:pPr>
              <w:pStyle w:val="TableBody"/>
            </w:pPr>
            <w:r w:rsidRPr="00794639">
              <w:t>918</w:t>
            </w:r>
          </w:p>
        </w:tc>
        <w:tc>
          <w:tcPr>
            <w:tcW w:w="7560" w:type="dxa"/>
            <w:vAlign w:val="top"/>
          </w:tcPr>
          <w:p w14:paraId="76FFC223" w14:textId="77777777" w:rsidR="001B2A26" w:rsidRPr="00794639" w:rsidRDefault="001B2A26" w:rsidP="00166AF3">
            <w:pPr>
              <w:pStyle w:val="TableBody"/>
            </w:pPr>
            <w:r w:rsidRPr="00794639">
              <w:t>Feature is not supported</w:t>
            </w:r>
          </w:p>
        </w:tc>
      </w:tr>
      <w:tr w:rsidR="001B2A26" w:rsidRPr="00794639" w14:paraId="63570C54" w14:textId="77777777" w:rsidTr="00953CD3">
        <w:tc>
          <w:tcPr>
            <w:tcW w:w="1437" w:type="dxa"/>
            <w:vAlign w:val="top"/>
          </w:tcPr>
          <w:p w14:paraId="2610957B" w14:textId="77777777" w:rsidR="001B2A26" w:rsidRPr="00794639" w:rsidRDefault="001B2A26" w:rsidP="00166AF3">
            <w:pPr>
              <w:pStyle w:val="TableBody"/>
            </w:pPr>
            <w:r w:rsidRPr="00794639">
              <w:t>919</w:t>
            </w:r>
          </w:p>
        </w:tc>
        <w:tc>
          <w:tcPr>
            <w:tcW w:w="7560" w:type="dxa"/>
            <w:vAlign w:val="top"/>
          </w:tcPr>
          <w:p w14:paraId="6543566A" w14:textId="77777777" w:rsidR="001B2A26" w:rsidRPr="00794639" w:rsidRDefault="001B2A26" w:rsidP="00166AF3">
            <w:pPr>
              <w:pStyle w:val="TableBody"/>
            </w:pPr>
            <w:r w:rsidRPr="00794639">
              <w:t>Feature is not available</w:t>
            </w:r>
          </w:p>
        </w:tc>
      </w:tr>
      <w:tr w:rsidR="001B2A26" w:rsidRPr="00794639" w14:paraId="555BD800" w14:textId="77777777" w:rsidTr="00953CD3">
        <w:tc>
          <w:tcPr>
            <w:tcW w:w="1437" w:type="dxa"/>
            <w:vAlign w:val="top"/>
          </w:tcPr>
          <w:p w14:paraId="1D80DAF8" w14:textId="77777777" w:rsidR="001B2A26" w:rsidRPr="00794639" w:rsidRDefault="001B2A26" w:rsidP="00166AF3">
            <w:pPr>
              <w:pStyle w:val="TableBody"/>
            </w:pPr>
            <w:r w:rsidRPr="00794639">
              <w:t>920</w:t>
            </w:r>
          </w:p>
        </w:tc>
        <w:tc>
          <w:tcPr>
            <w:tcW w:w="7560" w:type="dxa"/>
            <w:vAlign w:val="top"/>
          </w:tcPr>
          <w:p w14:paraId="735D1782" w14:textId="77777777" w:rsidR="001B2A26" w:rsidRPr="00794639" w:rsidRDefault="001B2A26" w:rsidP="00166AF3">
            <w:pPr>
              <w:pStyle w:val="TableBody"/>
            </w:pPr>
            <w:r w:rsidRPr="00794639">
              <w:t>Protocol is not supported</w:t>
            </w:r>
          </w:p>
        </w:tc>
      </w:tr>
      <w:tr w:rsidR="001B2A26" w:rsidRPr="00794639" w14:paraId="6A6AF001" w14:textId="77777777" w:rsidTr="00953CD3">
        <w:tc>
          <w:tcPr>
            <w:tcW w:w="1437" w:type="dxa"/>
            <w:vAlign w:val="top"/>
          </w:tcPr>
          <w:p w14:paraId="3F7A68EB" w14:textId="77777777" w:rsidR="001B2A26" w:rsidRPr="00794639" w:rsidRDefault="001B2A26" w:rsidP="00166AF3">
            <w:pPr>
              <w:pStyle w:val="TableBody"/>
            </w:pPr>
            <w:r w:rsidRPr="00794639">
              <w:t>921</w:t>
            </w:r>
          </w:p>
        </w:tc>
        <w:tc>
          <w:tcPr>
            <w:tcW w:w="7560" w:type="dxa"/>
            <w:vAlign w:val="top"/>
          </w:tcPr>
          <w:p w14:paraId="5617CEF2" w14:textId="77777777" w:rsidR="001B2A26" w:rsidRPr="00794639" w:rsidRDefault="001B2A26" w:rsidP="00166AF3">
            <w:pPr>
              <w:pStyle w:val="TableBody"/>
            </w:pPr>
            <w:r w:rsidRPr="00794639">
              <w:t>Error due to invalid state of bearer connection</w:t>
            </w:r>
          </w:p>
        </w:tc>
      </w:tr>
      <w:tr w:rsidR="001B2A26" w:rsidRPr="00794639" w14:paraId="47DE1C3B" w14:textId="77777777" w:rsidTr="00953CD3">
        <w:tc>
          <w:tcPr>
            <w:tcW w:w="1437" w:type="dxa"/>
            <w:vAlign w:val="top"/>
          </w:tcPr>
          <w:p w14:paraId="23864B41" w14:textId="77777777" w:rsidR="001B2A26" w:rsidRPr="00794639" w:rsidRDefault="001B2A26" w:rsidP="00166AF3">
            <w:pPr>
              <w:pStyle w:val="TableBody"/>
            </w:pPr>
            <w:r w:rsidRPr="00794639">
              <w:t>922</w:t>
            </w:r>
          </w:p>
        </w:tc>
        <w:tc>
          <w:tcPr>
            <w:tcW w:w="7560" w:type="dxa"/>
            <w:vAlign w:val="top"/>
          </w:tcPr>
          <w:p w14:paraId="7201BDE0" w14:textId="77777777" w:rsidR="001B2A26" w:rsidRPr="00794639" w:rsidRDefault="001B2A26" w:rsidP="00166AF3">
            <w:pPr>
              <w:pStyle w:val="TableBody"/>
            </w:pPr>
            <w:r w:rsidRPr="00794639">
              <w:t>Error due to invalid state of session</w:t>
            </w:r>
          </w:p>
        </w:tc>
      </w:tr>
      <w:tr w:rsidR="001B2A26" w:rsidRPr="00794639" w14:paraId="3815F227" w14:textId="77777777" w:rsidTr="00953CD3">
        <w:tc>
          <w:tcPr>
            <w:tcW w:w="1437" w:type="dxa"/>
            <w:vAlign w:val="top"/>
          </w:tcPr>
          <w:p w14:paraId="2EEDE5F7" w14:textId="77777777" w:rsidR="001B2A26" w:rsidRPr="00794639" w:rsidRDefault="001B2A26" w:rsidP="00166AF3">
            <w:pPr>
              <w:pStyle w:val="TableBody"/>
            </w:pPr>
            <w:r w:rsidRPr="00794639">
              <w:t>923</w:t>
            </w:r>
          </w:p>
        </w:tc>
        <w:tc>
          <w:tcPr>
            <w:tcW w:w="7560" w:type="dxa"/>
            <w:vAlign w:val="top"/>
          </w:tcPr>
          <w:p w14:paraId="779C0919" w14:textId="77777777" w:rsidR="001B2A26" w:rsidRPr="00794639" w:rsidRDefault="001B2A26" w:rsidP="00166AF3">
            <w:pPr>
              <w:pStyle w:val="TableBody"/>
            </w:pPr>
            <w:r w:rsidRPr="00794639">
              <w:t>Error due to invalid state of terminate port data mode</w:t>
            </w:r>
          </w:p>
        </w:tc>
      </w:tr>
      <w:tr w:rsidR="001B2A26" w:rsidRPr="00794639" w14:paraId="6641F1D8" w14:textId="77777777" w:rsidTr="00953CD3">
        <w:tc>
          <w:tcPr>
            <w:tcW w:w="1437" w:type="dxa"/>
            <w:vAlign w:val="top"/>
          </w:tcPr>
          <w:p w14:paraId="3CF79590" w14:textId="77777777" w:rsidR="001B2A26" w:rsidRPr="00794639" w:rsidRDefault="001B2A26" w:rsidP="00166AF3">
            <w:pPr>
              <w:pStyle w:val="TableBody"/>
            </w:pPr>
            <w:r w:rsidRPr="00794639">
              <w:t>924</w:t>
            </w:r>
          </w:p>
        </w:tc>
        <w:tc>
          <w:tcPr>
            <w:tcW w:w="7560" w:type="dxa"/>
            <w:vAlign w:val="top"/>
          </w:tcPr>
          <w:p w14:paraId="01319586" w14:textId="77777777" w:rsidR="001B2A26" w:rsidRPr="00794639" w:rsidRDefault="001B2A26" w:rsidP="00166AF3">
            <w:pPr>
              <w:pStyle w:val="TableBody"/>
            </w:pPr>
            <w:r w:rsidRPr="00794639">
              <w:t>Error due to session busy, retry later</w:t>
            </w:r>
          </w:p>
        </w:tc>
      </w:tr>
      <w:tr w:rsidR="001B2A26" w:rsidRPr="00794639" w14:paraId="5FE22D1D" w14:textId="77777777" w:rsidTr="00953CD3">
        <w:tc>
          <w:tcPr>
            <w:tcW w:w="1437" w:type="dxa"/>
            <w:vAlign w:val="top"/>
          </w:tcPr>
          <w:p w14:paraId="0AE7E635" w14:textId="77777777" w:rsidR="001B2A26" w:rsidRPr="00794639" w:rsidRDefault="001B2A26" w:rsidP="00166AF3">
            <w:pPr>
              <w:pStyle w:val="TableBody"/>
            </w:pPr>
            <w:r w:rsidRPr="00794639">
              <w:t>925</w:t>
            </w:r>
          </w:p>
        </w:tc>
        <w:tc>
          <w:tcPr>
            <w:tcW w:w="7560" w:type="dxa"/>
            <w:vAlign w:val="top"/>
          </w:tcPr>
          <w:p w14:paraId="7D772C0F" w14:textId="77777777" w:rsidR="001B2A26" w:rsidRPr="00794639" w:rsidRDefault="001B2A26" w:rsidP="00166AF3">
            <w:pPr>
              <w:pStyle w:val="TableBody"/>
            </w:pPr>
            <w:r w:rsidRPr="00794639">
              <w:t>Failed to decode HTTP header's name, missing ':'</w:t>
            </w:r>
          </w:p>
        </w:tc>
      </w:tr>
      <w:tr w:rsidR="001B2A26" w:rsidRPr="00794639" w14:paraId="6149806B" w14:textId="77777777" w:rsidTr="00953CD3">
        <w:tc>
          <w:tcPr>
            <w:tcW w:w="1437" w:type="dxa"/>
            <w:vAlign w:val="top"/>
          </w:tcPr>
          <w:p w14:paraId="02E9A082" w14:textId="77777777" w:rsidR="001B2A26" w:rsidRPr="00794639" w:rsidRDefault="001B2A26" w:rsidP="00166AF3">
            <w:pPr>
              <w:pStyle w:val="TableBody"/>
            </w:pPr>
            <w:r w:rsidRPr="00794639">
              <w:t>926</w:t>
            </w:r>
          </w:p>
        </w:tc>
        <w:tc>
          <w:tcPr>
            <w:tcW w:w="7560" w:type="dxa"/>
            <w:vAlign w:val="top"/>
          </w:tcPr>
          <w:p w14:paraId="57BF4F13" w14:textId="77777777" w:rsidR="001B2A26" w:rsidRPr="00794639" w:rsidRDefault="001B2A26" w:rsidP="00166AF3">
            <w:pPr>
              <w:pStyle w:val="TableBody"/>
            </w:pPr>
            <w:r w:rsidRPr="00794639">
              <w:t>Failed to decode HTTP header's value, missing 'cr/lf'</w:t>
            </w:r>
          </w:p>
        </w:tc>
      </w:tr>
      <w:tr w:rsidR="001B2A26" w:rsidRPr="00794639" w14:paraId="2C432CEE" w14:textId="77777777" w:rsidTr="00953CD3">
        <w:tc>
          <w:tcPr>
            <w:tcW w:w="1437" w:type="dxa"/>
            <w:vAlign w:val="top"/>
          </w:tcPr>
          <w:p w14:paraId="5BD064A8" w14:textId="77777777" w:rsidR="001B2A26" w:rsidRPr="00794639" w:rsidRDefault="001B2A26" w:rsidP="00166AF3">
            <w:pPr>
              <w:pStyle w:val="TableBody"/>
            </w:pPr>
            <w:r w:rsidRPr="00794639">
              <w:t>927</w:t>
            </w:r>
          </w:p>
        </w:tc>
        <w:tc>
          <w:tcPr>
            <w:tcW w:w="7560" w:type="dxa"/>
            <w:vAlign w:val="top"/>
          </w:tcPr>
          <w:p w14:paraId="64B26E6D" w14:textId="77777777" w:rsidR="001B2A26" w:rsidRPr="00794639" w:rsidRDefault="001B2A26" w:rsidP="00166AF3">
            <w:pPr>
              <w:pStyle w:val="TableBody"/>
            </w:pPr>
            <w:r w:rsidRPr="00794639">
              <w:t>HTTP header's name is an empty string</w:t>
            </w:r>
          </w:p>
        </w:tc>
      </w:tr>
      <w:tr w:rsidR="001B2A26" w:rsidRPr="00794639" w14:paraId="0DDBCB11" w14:textId="77777777" w:rsidTr="00953CD3">
        <w:tc>
          <w:tcPr>
            <w:tcW w:w="1437" w:type="dxa"/>
            <w:vAlign w:val="top"/>
          </w:tcPr>
          <w:p w14:paraId="281F7E6E" w14:textId="77777777" w:rsidR="001B2A26" w:rsidRPr="00794639" w:rsidRDefault="001B2A26" w:rsidP="00166AF3">
            <w:pPr>
              <w:pStyle w:val="TableBody"/>
            </w:pPr>
            <w:r w:rsidRPr="00794639">
              <w:t>928</w:t>
            </w:r>
          </w:p>
        </w:tc>
        <w:tc>
          <w:tcPr>
            <w:tcW w:w="7560" w:type="dxa"/>
            <w:vAlign w:val="top"/>
          </w:tcPr>
          <w:p w14:paraId="5B41FEE0" w14:textId="77777777" w:rsidR="001B2A26" w:rsidRPr="00794639" w:rsidRDefault="001B2A26" w:rsidP="00166AF3">
            <w:pPr>
              <w:pStyle w:val="TableBody"/>
            </w:pPr>
            <w:r w:rsidRPr="00794639">
              <w:t>HTTP header's value is an empty string</w:t>
            </w:r>
          </w:p>
        </w:tc>
      </w:tr>
      <w:tr w:rsidR="001B2A26" w:rsidRPr="00794639" w14:paraId="5417BFA1" w14:textId="77777777" w:rsidTr="00953CD3">
        <w:tc>
          <w:tcPr>
            <w:tcW w:w="1437" w:type="dxa"/>
            <w:vAlign w:val="top"/>
          </w:tcPr>
          <w:p w14:paraId="440A1009" w14:textId="77777777" w:rsidR="001B2A26" w:rsidRPr="00794639" w:rsidRDefault="001B2A26" w:rsidP="00166AF3">
            <w:pPr>
              <w:pStyle w:val="TableBody"/>
            </w:pPr>
            <w:r w:rsidRPr="00794639">
              <w:t>929</w:t>
            </w:r>
          </w:p>
        </w:tc>
        <w:tc>
          <w:tcPr>
            <w:tcW w:w="7560" w:type="dxa"/>
            <w:vAlign w:val="top"/>
          </w:tcPr>
          <w:p w14:paraId="51160056" w14:textId="77777777" w:rsidR="001B2A26" w:rsidRPr="00794639" w:rsidRDefault="001B2A26" w:rsidP="00166AF3">
            <w:pPr>
              <w:pStyle w:val="TableBody"/>
            </w:pPr>
            <w:r w:rsidRPr="00794639">
              <w:t>Format of input data is invalid</w:t>
            </w:r>
          </w:p>
        </w:tc>
      </w:tr>
      <w:tr w:rsidR="001B2A26" w:rsidRPr="00794639" w14:paraId="4ACDFBE7" w14:textId="77777777" w:rsidTr="00953CD3">
        <w:tc>
          <w:tcPr>
            <w:tcW w:w="1437" w:type="dxa"/>
            <w:vAlign w:val="top"/>
          </w:tcPr>
          <w:p w14:paraId="2E1F5BE8" w14:textId="77777777" w:rsidR="001B2A26" w:rsidRPr="00794639" w:rsidRDefault="001B2A26" w:rsidP="00166AF3">
            <w:pPr>
              <w:pStyle w:val="TableBody"/>
            </w:pPr>
            <w:r w:rsidRPr="00794639">
              <w:t>930</w:t>
            </w:r>
          </w:p>
        </w:tc>
        <w:tc>
          <w:tcPr>
            <w:tcW w:w="7560" w:type="dxa"/>
            <w:vAlign w:val="top"/>
          </w:tcPr>
          <w:p w14:paraId="041593A6" w14:textId="77777777" w:rsidR="001B2A26" w:rsidRPr="00794639" w:rsidRDefault="001B2A26" w:rsidP="00166AF3">
            <w:pPr>
              <w:pStyle w:val="TableBody"/>
            </w:pPr>
            <w:r w:rsidRPr="00794639">
              <w:t>Content of input data is invalid or not supported</w:t>
            </w:r>
          </w:p>
        </w:tc>
      </w:tr>
      <w:tr w:rsidR="001B2A26" w:rsidRPr="00794639" w14:paraId="7C70148B" w14:textId="77777777" w:rsidTr="00953CD3">
        <w:tc>
          <w:tcPr>
            <w:tcW w:w="1437" w:type="dxa"/>
            <w:vAlign w:val="top"/>
          </w:tcPr>
          <w:p w14:paraId="5B45BA63" w14:textId="77777777" w:rsidR="001B2A26" w:rsidRPr="00794639" w:rsidRDefault="001B2A26" w:rsidP="00166AF3">
            <w:pPr>
              <w:pStyle w:val="TableBody"/>
            </w:pPr>
            <w:r w:rsidRPr="00794639">
              <w:t>931</w:t>
            </w:r>
          </w:p>
        </w:tc>
        <w:tc>
          <w:tcPr>
            <w:tcW w:w="7560" w:type="dxa"/>
            <w:vAlign w:val="top"/>
          </w:tcPr>
          <w:p w14:paraId="1D0C5044" w14:textId="77777777" w:rsidR="001B2A26" w:rsidRPr="00794639" w:rsidRDefault="001B2A26" w:rsidP="00166AF3">
            <w:pPr>
              <w:pStyle w:val="TableBody"/>
            </w:pPr>
            <w:r w:rsidRPr="00794639">
              <w:t>The length of a parameter is invalid</w:t>
            </w:r>
          </w:p>
        </w:tc>
      </w:tr>
      <w:tr w:rsidR="001B2A26" w:rsidRPr="00794639" w14:paraId="35D807E9" w14:textId="77777777" w:rsidTr="00953CD3">
        <w:tc>
          <w:tcPr>
            <w:tcW w:w="1437" w:type="dxa"/>
            <w:vAlign w:val="top"/>
          </w:tcPr>
          <w:p w14:paraId="72D12283" w14:textId="77777777" w:rsidR="001B2A26" w:rsidRPr="00794639" w:rsidRDefault="001B2A26" w:rsidP="00166AF3">
            <w:pPr>
              <w:pStyle w:val="TableBody"/>
            </w:pPr>
            <w:r w:rsidRPr="00794639">
              <w:t>932</w:t>
            </w:r>
          </w:p>
        </w:tc>
        <w:tc>
          <w:tcPr>
            <w:tcW w:w="7560" w:type="dxa"/>
            <w:vAlign w:val="top"/>
          </w:tcPr>
          <w:p w14:paraId="5C25EBE8" w14:textId="77777777" w:rsidR="001B2A26" w:rsidRPr="00794639" w:rsidRDefault="001B2A26" w:rsidP="00166AF3">
            <w:pPr>
              <w:pStyle w:val="TableBody"/>
            </w:pPr>
            <w:r w:rsidRPr="00794639">
              <w:t>The format of a parameter is invalid</w:t>
            </w:r>
          </w:p>
        </w:tc>
      </w:tr>
    </w:tbl>
    <w:p w14:paraId="3BB44D50" w14:textId="77777777" w:rsidR="001B2A26" w:rsidRPr="00794639" w:rsidRDefault="001B2A26" w:rsidP="0059466D">
      <w:pPr>
        <w:pStyle w:val="Heading3"/>
      </w:pPr>
      <w:bookmarkStart w:id="9508" w:name="_Toc356477140"/>
      <w:bookmarkStart w:id="9509" w:name="_Toc358729266"/>
      <w:bookmarkStart w:id="9510" w:name="_Toc358822142"/>
      <w:bookmarkStart w:id="9511" w:name="_Toc369684293"/>
      <w:bookmarkStart w:id="9512" w:name="_Ref399242088"/>
      <w:bookmarkStart w:id="9513" w:name="_Toc486251841"/>
      <w:bookmarkStart w:id="9514" w:name="_Ref531008361"/>
      <w:bookmarkStart w:id="9515" w:name="_Ref531008363"/>
      <w:bookmarkStart w:id="9516" w:name="_Toc531701034"/>
      <w:bookmarkStart w:id="9517" w:name="_Toc170126014"/>
      <w:bookmarkStart w:id="9518" w:name="_Toc345081573"/>
      <w:bookmarkStart w:id="9519" w:name="_Toc349753301"/>
      <w:bookmarkStart w:id="9520" w:name="_Toc349754205"/>
      <w:bookmarkStart w:id="9521" w:name="_Toc368586254"/>
      <w:bookmarkEnd w:id="9508"/>
      <w:bookmarkEnd w:id="9509"/>
      <w:bookmarkEnd w:id="9510"/>
      <w:bookmarkEnd w:id="9511"/>
      <w:commentRangeStart w:id="9522"/>
      <w:r w:rsidRPr="00794639">
        <w:t>CEER Error Codes</w:t>
      </w:r>
      <w:bookmarkEnd w:id="9512"/>
      <w:bookmarkEnd w:id="9513"/>
      <w:commentRangeEnd w:id="9522"/>
      <w:r w:rsidR="003A741D">
        <w:rPr>
          <w:rStyle w:val="CommentReference"/>
          <w:rFonts w:ascii="Verdana" w:eastAsia="Times New Roman" w:hAnsi="Verdana" w:cs="Times New Roman"/>
          <w:b w:val="0"/>
          <w:lang w:eastAsia="en-US"/>
        </w:rPr>
        <w:commentReference w:id="9522"/>
      </w:r>
      <w:bookmarkEnd w:id="9514"/>
      <w:bookmarkEnd w:id="9515"/>
      <w:bookmarkEnd w:id="9516"/>
    </w:p>
    <w:tbl>
      <w:tblPr>
        <w:tblStyle w:val="TableSWI"/>
        <w:tblW w:w="8997" w:type="dxa"/>
        <w:tblLayout w:type="fixed"/>
        <w:tblLook w:val="04A0" w:firstRow="1" w:lastRow="0" w:firstColumn="1" w:lastColumn="0" w:noHBand="0" w:noVBand="1"/>
        <w:tblPrChange w:id="9523" w:author="Elaine Baricante" w:date="2018-11-26T15:43:00Z">
          <w:tblPr>
            <w:tblStyle w:val="TableSWI"/>
            <w:tblW w:w="8928" w:type="dxa"/>
            <w:tblLayout w:type="fixed"/>
            <w:tblLook w:val="04A0" w:firstRow="1" w:lastRow="0" w:firstColumn="1" w:lastColumn="0" w:noHBand="0" w:noVBand="1"/>
          </w:tblPr>
        </w:tblPrChange>
      </w:tblPr>
      <w:tblGrid>
        <w:gridCol w:w="8997"/>
        <w:tblGridChange w:id="9524">
          <w:tblGrid>
            <w:gridCol w:w="4825"/>
          </w:tblGrid>
        </w:tblGridChange>
      </w:tblGrid>
      <w:tr w:rsidR="00B36F36" w:rsidRPr="00794639" w14:paraId="525A9324" w14:textId="4E72D749" w:rsidTr="00B36F36">
        <w:trPr>
          <w:cnfStyle w:val="100000000000" w:firstRow="1" w:lastRow="0" w:firstColumn="0" w:lastColumn="0" w:oddVBand="0" w:evenVBand="0" w:oddHBand="0" w:evenHBand="0" w:firstRowFirstColumn="0" w:firstRowLastColumn="0" w:lastRowFirstColumn="0" w:lastRowLastColumn="0"/>
        </w:trPr>
        <w:tc>
          <w:tcPr>
            <w:tcW w:w="8997" w:type="dxa"/>
            <w:tcPrChange w:id="9525" w:author="Elaine Baricante" w:date="2018-11-26T15:43:00Z">
              <w:tcPr>
                <w:tcW w:w="8928" w:type="dxa"/>
              </w:tcPr>
            </w:tcPrChange>
          </w:tcPr>
          <w:p w14:paraId="109F8268" w14:textId="77045093" w:rsidR="00B36F36" w:rsidRPr="00794639" w:rsidRDefault="00B36F36" w:rsidP="00166AF3">
            <w:pPr>
              <w:pStyle w:val="TableColumnHead"/>
              <w:spacing w:before="144" w:after="144"/>
              <w:cnfStyle w:val="100000000000" w:firstRow="1" w:lastRow="0" w:firstColumn="0" w:lastColumn="0" w:oddVBand="0" w:evenVBand="0" w:oddHBand="0" w:evenHBand="0" w:firstRowFirstColumn="0" w:firstRowLastColumn="0" w:lastRowFirstColumn="0" w:lastRowLastColumn="0"/>
            </w:pPr>
            <w:r w:rsidRPr="00794639">
              <w:rPr>
                <w:snapToGrid w:val="0"/>
              </w:rPr>
              <w:t>&lt;</w:t>
            </w:r>
            <w:del w:id="9526" w:author="Sevan Sirapian [2]" w:date="2018-11-26T11:12:00Z">
              <w:r w:rsidRPr="00794639">
                <w:rPr>
                  <w:snapToGrid w:val="0"/>
                </w:rPr>
                <w:delText>cause</w:delText>
              </w:r>
            </w:del>
            <w:ins w:id="9527" w:author="Sevan Sirapian [2]" w:date="2018-11-26T11:12:00Z">
              <w:r>
                <w:rPr>
                  <w:snapToGrid w:val="0"/>
                </w:rPr>
                <w:t>report</w:t>
              </w:r>
            </w:ins>
            <w:r w:rsidRPr="00794639">
              <w:rPr>
                <w:snapToGrid w:val="0"/>
              </w:rPr>
              <w:t>&gt;</w:t>
            </w:r>
          </w:p>
        </w:tc>
      </w:tr>
      <w:tr w:rsidR="00B36F36" w:rsidRPr="00794639" w14:paraId="2B15C6F4" w14:textId="52CB7DF0" w:rsidTr="00B36F36">
        <w:tc>
          <w:tcPr>
            <w:tcW w:w="8997" w:type="dxa"/>
            <w:vAlign w:val="top"/>
            <w:tcPrChange w:id="9528" w:author="Elaine Baricante" w:date="2018-11-26T15:43:00Z">
              <w:tcPr>
                <w:tcW w:w="8928" w:type="dxa"/>
                <w:vAlign w:val="top"/>
              </w:tcPr>
            </w:tcPrChange>
          </w:tcPr>
          <w:p w14:paraId="5C5B0683" w14:textId="0729B7FD" w:rsidR="00B36F36" w:rsidRPr="00794639" w:rsidRDefault="00B36F36" w:rsidP="003A741D">
            <w:pPr>
              <w:pStyle w:val="TableBody"/>
            </w:pPr>
            <w:del w:id="9529" w:author="Sevan Sirapian [2]" w:date="2018-11-26T11:12:00Z">
              <w:r w:rsidRPr="00794639">
                <w:delText xml:space="preserve">0 </w:delText>
              </w:r>
            </w:del>
            <w:ins w:id="9530" w:author="Sevan Sirapian [2]" w:date="2018-11-26T11:12:00Z">
              <w:r w:rsidRPr="00CB1938">
                <w:t xml:space="preserve">IMSI_UNKNOWN_IN_HLR </w:t>
              </w:r>
            </w:ins>
          </w:p>
        </w:tc>
      </w:tr>
      <w:tr w:rsidR="00B36F36" w:rsidRPr="00794639" w14:paraId="7B14EAB6" w14:textId="46B5D8A7" w:rsidTr="00B36F36">
        <w:trPr>
          <w:trHeight w:val="35"/>
          <w:trPrChange w:id="9531" w:author="Elaine Baricante" w:date="2018-11-26T15:43:00Z">
            <w:trPr>
              <w:trHeight w:val="35"/>
            </w:trPr>
          </w:trPrChange>
        </w:trPr>
        <w:tc>
          <w:tcPr>
            <w:tcW w:w="8997" w:type="dxa"/>
            <w:vAlign w:val="top"/>
            <w:tcPrChange w:id="9532" w:author="Elaine Baricante" w:date="2018-11-26T15:43:00Z">
              <w:tcPr>
                <w:tcW w:w="8928" w:type="dxa"/>
                <w:vAlign w:val="top"/>
              </w:tcPr>
            </w:tcPrChange>
          </w:tcPr>
          <w:p w14:paraId="6F5DC329" w14:textId="3A6AF563" w:rsidR="00B36F36" w:rsidRPr="00794639" w:rsidRDefault="00B36F36" w:rsidP="003A741D">
            <w:pPr>
              <w:pStyle w:val="TableBody"/>
            </w:pPr>
            <w:del w:id="9533" w:author="Sevan Sirapian [2]" w:date="2018-11-26T11:12:00Z">
              <w:r w:rsidRPr="00794639">
                <w:delText>1</w:delText>
              </w:r>
            </w:del>
            <w:ins w:id="9534" w:author="Sevan Sirapian [2]" w:date="2018-11-26T11:12:00Z">
              <w:r w:rsidRPr="00CB1938">
                <w:t>ILLEGAL_UE</w:t>
              </w:r>
            </w:ins>
            <w:r w:rsidRPr="00CB1938">
              <w:t xml:space="preserve"> </w:t>
            </w:r>
          </w:p>
        </w:tc>
      </w:tr>
      <w:tr w:rsidR="00B36F36" w:rsidRPr="00794639" w14:paraId="08454AE3" w14:textId="7B62DF13" w:rsidTr="00B36F36">
        <w:tc>
          <w:tcPr>
            <w:tcW w:w="8997" w:type="dxa"/>
            <w:vAlign w:val="top"/>
            <w:tcPrChange w:id="9535" w:author="Elaine Baricante" w:date="2018-11-26T15:43:00Z">
              <w:tcPr>
                <w:tcW w:w="8928" w:type="dxa"/>
                <w:vAlign w:val="top"/>
              </w:tcPr>
            </w:tcPrChange>
          </w:tcPr>
          <w:p w14:paraId="1B46DAD1" w14:textId="05165CC1" w:rsidR="00B36F36" w:rsidRPr="00794639" w:rsidRDefault="00B36F36" w:rsidP="003A741D">
            <w:pPr>
              <w:pStyle w:val="TableBody"/>
            </w:pPr>
            <w:del w:id="9536" w:author="Sevan Sirapian [2]" w:date="2018-11-26T11:12:00Z">
              <w:r w:rsidRPr="00794639">
                <w:delText>3</w:delText>
              </w:r>
            </w:del>
            <w:ins w:id="9537" w:author="Sevan Sirapian [2]" w:date="2018-11-26T11:12:00Z">
              <w:r w:rsidRPr="00CB1938">
                <w:t>ILLEGAL_ME</w:t>
              </w:r>
            </w:ins>
            <w:r w:rsidRPr="00CB1938">
              <w:t xml:space="preserve"> </w:t>
            </w:r>
          </w:p>
        </w:tc>
      </w:tr>
      <w:tr w:rsidR="00B36F36" w:rsidRPr="00794639" w14:paraId="6A363D54" w14:textId="19015E4F" w:rsidTr="00B36F36">
        <w:tc>
          <w:tcPr>
            <w:tcW w:w="8997" w:type="dxa"/>
            <w:vAlign w:val="top"/>
            <w:tcPrChange w:id="9538" w:author="Elaine Baricante" w:date="2018-11-26T15:43:00Z">
              <w:tcPr>
                <w:tcW w:w="8928" w:type="dxa"/>
                <w:vAlign w:val="top"/>
              </w:tcPr>
            </w:tcPrChange>
          </w:tcPr>
          <w:p w14:paraId="4670A351" w14:textId="092796C0" w:rsidR="00B36F36" w:rsidRPr="00794639" w:rsidRDefault="00B36F36" w:rsidP="003A741D">
            <w:pPr>
              <w:pStyle w:val="TableBody"/>
            </w:pPr>
            <w:del w:id="9539" w:author="Sevan Sirapian [2]" w:date="2018-11-26T11:12:00Z">
              <w:r w:rsidRPr="00794639">
                <w:delText xml:space="preserve">6 </w:delText>
              </w:r>
            </w:del>
            <w:ins w:id="9540" w:author="Sevan Sirapian [2]" w:date="2018-11-26T11:12:00Z">
              <w:r w:rsidRPr="00CB1938">
                <w:t xml:space="preserve">EPS_SERVICES_NOT_ALLOWED </w:t>
              </w:r>
            </w:ins>
          </w:p>
        </w:tc>
      </w:tr>
      <w:tr w:rsidR="00B36F36" w:rsidRPr="00794639" w14:paraId="152F4977" w14:textId="3271F1E8" w:rsidTr="00B36F36">
        <w:tc>
          <w:tcPr>
            <w:tcW w:w="8997" w:type="dxa"/>
            <w:vAlign w:val="top"/>
            <w:tcPrChange w:id="9541" w:author="Elaine Baricante" w:date="2018-11-26T15:43:00Z">
              <w:tcPr>
                <w:tcW w:w="8928" w:type="dxa"/>
                <w:vAlign w:val="top"/>
              </w:tcPr>
            </w:tcPrChange>
          </w:tcPr>
          <w:p w14:paraId="30FDD709" w14:textId="5FE0E9C6" w:rsidR="00B36F36" w:rsidRPr="00794639" w:rsidRDefault="00B36F36" w:rsidP="003A741D">
            <w:pPr>
              <w:pStyle w:val="TableBody"/>
            </w:pPr>
            <w:del w:id="9542" w:author="Sevan Sirapian [2]" w:date="2018-11-26T11:12:00Z">
              <w:r w:rsidRPr="00794639">
                <w:delText xml:space="preserve">8 </w:delText>
              </w:r>
            </w:del>
            <w:ins w:id="9543" w:author="Sevan Sirapian [2]" w:date="2018-11-26T11:12:00Z">
              <w:r w:rsidRPr="00CB1938">
                <w:t xml:space="preserve">EPS_AND_NON_EPS_SERVICES_NOT_ALLOWED </w:t>
              </w:r>
            </w:ins>
          </w:p>
        </w:tc>
      </w:tr>
      <w:tr w:rsidR="00B36F36" w:rsidRPr="00794639" w14:paraId="19B83594" w14:textId="0DEB4BCB" w:rsidTr="00B36F36">
        <w:tc>
          <w:tcPr>
            <w:tcW w:w="8997" w:type="dxa"/>
            <w:vAlign w:val="top"/>
            <w:tcPrChange w:id="9544" w:author="Elaine Baricante" w:date="2018-11-26T15:43:00Z">
              <w:tcPr>
                <w:tcW w:w="8928" w:type="dxa"/>
                <w:vAlign w:val="top"/>
              </w:tcPr>
            </w:tcPrChange>
          </w:tcPr>
          <w:p w14:paraId="0279E7A4" w14:textId="11F0C715" w:rsidR="00B36F36" w:rsidRPr="00794639" w:rsidRDefault="00B36F36" w:rsidP="003A741D">
            <w:pPr>
              <w:pStyle w:val="TableBody"/>
            </w:pPr>
            <w:del w:id="9545" w:author="Sevan Sirapian [2]" w:date="2018-11-26T11:12:00Z">
              <w:r w:rsidRPr="00794639">
                <w:delText xml:space="preserve">16 </w:delText>
              </w:r>
            </w:del>
            <w:ins w:id="9546" w:author="Sevan Sirapian [2]" w:date="2018-11-26T11:12:00Z">
              <w:r w:rsidRPr="00CB1938">
                <w:t xml:space="preserve">UE_IDENTITY_CANNOT_BE_DERIVED_BY_THE_NETWORK </w:t>
              </w:r>
            </w:ins>
          </w:p>
        </w:tc>
      </w:tr>
      <w:tr w:rsidR="00B36F36" w:rsidRPr="00794639" w14:paraId="45E057B3" w14:textId="3A114628" w:rsidTr="00B36F36">
        <w:tc>
          <w:tcPr>
            <w:tcW w:w="8997" w:type="dxa"/>
            <w:vAlign w:val="top"/>
            <w:tcPrChange w:id="9547" w:author="Elaine Baricante" w:date="2018-11-26T15:43:00Z">
              <w:tcPr>
                <w:tcW w:w="8928" w:type="dxa"/>
                <w:vAlign w:val="top"/>
              </w:tcPr>
            </w:tcPrChange>
          </w:tcPr>
          <w:p w14:paraId="61C7B7BA" w14:textId="77F83393" w:rsidR="00B36F36" w:rsidRPr="00794639" w:rsidRDefault="00B36F36" w:rsidP="003A741D">
            <w:pPr>
              <w:pStyle w:val="TableBody"/>
            </w:pPr>
            <w:del w:id="9548" w:author="Sevan Sirapian [2]" w:date="2018-11-26T11:12:00Z">
              <w:r w:rsidRPr="00794639">
                <w:delText xml:space="preserve">17 </w:delText>
              </w:r>
            </w:del>
            <w:ins w:id="9549" w:author="Sevan Sirapian [2]" w:date="2018-11-26T11:12:00Z">
              <w:r w:rsidRPr="00CB1938">
                <w:t xml:space="preserve">IMPLICITLY_DETACHED </w:t>
              </w:r>
            </w:ins>
          </w:p>
        </w:tc>
      </w:tr>
      <w:tr w:rsidR="00B36F36" w:rsidRPr="00794639" w14:paraId="0C72D928" w14:textId="746AF36D" w:rsidTr="00B36F36">
        <w:tc>
          <w:tcPr>
            <w:tcW w:w="8997" w:type="dxa"/>
            <w:vAlign w:val="top"/>
            <w:tcPrChange w:id="9550" w:author="Elaine Baricante" w:date="2018-11-26T15:43:00Z">
              <w:tcPr>
                <w:tcW w:w="8928" w:type="dxa"/>
                <w:vAlign w:val="top"/>
              </w:tcPr>
            </w:tcPrChange>
          </w:tcPr>
          <w:p w14:paraId="44730AD1" w14:textId="4FAEB745" w:rsidR="00B36F36" w:rsidRPr="00794639" w:rsidRDefault="00B36F36" w:rsidP="003A741D">
            <w:pPr>
              <w:pStyle w:val="TableBody"/>
            </w:pPr>
            <w:del w:id="9551" w:author="Sevan Sirapian [2]" w:date="2018-11-26T11:12:00Z">
              <w:r w:rsidRPr="00794639">
                <w:delText xml:space="preserve">18 </w:delText>
              </w:r>
            </w:del>
            <w:ins w:id="9552" w:author="Sevan Sirapian [2]" w:date="2018-11-26T11:12:00Z">
              <w:r w:rsidRPr="00CB1938">
                <w:t xml:space="preserve">PLMN_NOT_ALLOWED </w:t>
              </w:r>
            </w:ins>
          </w:p>
        </w:tc>
      </w:tr>
      <w:tr w:rsidR="00B36F36" w:rsidRPr="00794639" w14:paraId="0307FF41" w14:textId="0506E042" w:rsidTr="00B36F36">
        <w:tc>
          <w:tcPr>
            <w:tcW w:w="8997" w:type="dxa"/>
            <w:vAlign w:val="top"/>
            <w:tcPrChange w:id="9553" w:author="Elaine Baricante" w:date="2018-11-26T15:43:00Z">
              <w:tcPr>
                <w:tcW w:w="8928" w:type="dxa"/>
                <w:vAlign w:val="top"/>
              </w:tcPr>
            </w:tcPrChange>
          </w:tcPr>
          <w:p w14:paraId="30ECAF26" w14:textId="777B511E" w:rsidR="00B36F36" w:rsidRPr="00794639" w:rsidRDefault="00B36F36" w:rsidP="003A741D">
            <w:pPr>
              <w:pStyle w:val="TableBody"/>
            </w:pPr>
            <w:del w:id="9554" w:author="Sevan Sirapian [2]" w:date="2018-11-26T11:12:00Z">
              <w:r w:rsidRPr="00794639">
                <w:lastRenderedPageBreak/>
                <w:delText xml:space="preserve">19 </w:delText>
              </w:r>
            </w:del>
            <w:ins w:id="9555" w:author="Sevan Sirapian [2]" w:date="2018-11-26T11:12:00Z">
              <w:r w:rsidRPr="00CB1938">
                <w:t xml:space="preserve">TRACKING_AREA_NOT_ALLOWED </w:t>
              </w:r>
            </w:ins>
          </w:p>
        </w:tc>
      </w:tr>
      <w:tr w:rsidR="00B36F36" w:rsidRPr="00794639" w14:paraId="555E8EDE" w14:textId="7D6BBFDD" w:rsidTr="00B36F36">
        <w:tc>
          <w:tcPr>
            <w:tcW w:w="8997" w:type="dxa"/>
            <w:vAlign w:val="top"/>
            <w:tcPrChange w:id="9556" w:author="Elaine Baricante" w:date="2018-11-26T15:43:00Z">
              <w:tcPr>
                <w:tcW w:w="8928" w:type="dxa"/>
                <w:vAlign w:val="top"/>
              </w:tcPr>
            </w:tcPrChange>
          </w:tcPr>
          <w:p w14:paraId="4EB01D3D" w14:textId="72CDAB72" w:rsidR="00B36F36" w:rsidRPr="00794639" w:rsidRDefault="00B36F36" w:rsidP="003A741D">
            <w:pPr>
              <w:pStyle w:val="TableBody"/>
            </w:pPr>
            <w:del w:id="9557" w:author="Sevan Sirapian [2]" w:date="2018-11-26T11:12:00Z">
              <w:r w:rsidRPr="00794639">
                <w:delText xml:space="preserve">21 </w:delText>
              </w:r>
            </w:del>
            <w:ins w:id="9558" w:author="Sevan Sirapian [2]" w:date="2018-11-26T11:12:00Z">
              <w:r w:rsidRPr="00CB1938">
                <w:t xml:space="preserve">ROAMING_NOT_ALLOWED_IN_THIS_TRACKING_AREA </w:t>
              </w:r>
            </w:ins>
          </w:p>
        </w:tc>
      </w:tr>
      <w:tr w:rsidR="00B36F36" w:rsidRPr="00794639" w14:paraId="79CAC3E3" w14:textId="05768BC7" w:rsidTr="00B36F36">
        <w:tc>
          <w:tcPr>
            <w:tcW w:w="8997" w:type="dxa"/>
            <w:vAlign w:val="top"/>
            <w:tcPrChange w:id="9559" w:author="Elaine Baricante" w:date="2018-11-26T15:43:00Z">
              <w:tcPr>
                <w:tcW w:w="8928" w:type="dxa"/>
                <w:vAlign w:val="top"/>
              </w:tcPr>
            </w:tcPrChange>
          </w:tcPr>
          <w:p w14:paraId="1A98FA65" w14:textId="5778069C" w:rsidR="00B36F36" w:rsidRPr="00794639" w:rsidRDefault="00B36F36" w:rsidP="003A741D">
            <w:pPr>
              <w:pStyle w:val="TableBody"/>
            </w:pPr>
            <w:del w:id="9560" w:author="Sevan Sirapian [2]" w:date="2018-11-26T11:12:00Z">
              <w:r w:rsidRPr="00794639">
                <w:delText xml:space="preserve">22 </w:delText>
              </w:r>
            </w:del>
            <w:ins w:id="9561" w:author="Sevan Sirapian [2]" w:date="2018-11-26T11:12:00Z">
              <w:r w:rsidRPr="00CB1938">
                <w:t xml:space="preserve">EPS_SERVICES_NOT_ALLOWED_IN_THIS_PLMN </w:t>
              </w:r>
            </w:ins>
          </w:p>
        </w:tc>
      </w:tr>
      <w:tr w:rsidR="00B36F36" w:rsidRPr="00794639" w14:paraId="6E410789" w14:textId="3ED3F3EB" w:rsidTr="00B36F36">
        <w:tc>
          <w:tcPr>
            <w:tcW w:w="8997" w:type="dxa"/>
            <w:vAlign w:val="top"/>
            <w:tcPrChange w:id="9562" w:author="Elaine Baricante" w:date="2018-11-26T15:43:00Z">
              <w:tcPr>
                <w:tcW w:w="8928" w:type="dxa"/>
                <w:vAlign w:val="top"/>
              </w:tcPr>
            </w:tcPrChange>
          </w:tcPr>
          <w:p w14:paraId="44F4612E" w14:textId="4B635E61" w:rsidR="00B36F36" w:rsidRPr="00794639" w:rsidRDefault="00B36F36" w:rsidP="003A741D">
            <w:pPr>
              <w:pStyle w:val="TableBody"/>
            </w:pPr>
            <w:del w:id="9563" w:author="Sevan Sirapian [2]" w:date="2018-11-26T11:12:00Z">
              <w:r w:rsidRPr="00794639">
                <w:delText xml:space="preserve">26 </w:delText>
              </w:r>
            </w:del>
            <w:ins w:id="9564" w:author="Sevan Sirapian [2]" w:date="2018-11-26T11:12:00Z">
              <w:r w:rsidRPr="00CB1938">
                <w:t xml:space="preserve">NO_SUITABLE_CELLS_IN_TRACKING_AREA </w:t>
              </w:r>
            </w:ins>
          </w:p>
        </w:tc>
      </w:tr>
      <w:tr w:rsidR="00B36F36" w:rsidRPr="00794639" w14:paraId="42E72D8A" w14:textId="32036A82" w:rsidTr="00B36F36">
        <w:tc>
          <w:tcPr>
            <w:tcW w:w="8997" w:type="dxa"/>
            <w:vAlign w:val="top"/>
            <w:tcPrChange w:id="9565" w:author="Elaine Baricante" w:date="2018-11-26T15:43:00Z">
              <w:tcPr>
                <w:tcW w:w="8928" w:type="dxa"/>
                <w:vAlign w:val="top"/>
              </w:tcPr>
            </w:tcPrChange>
          </w:tcPr>
          <w:p w14:paraId="3BC6563D" w14:textId="3AA278A0" w:rsidR="00B36F36" w:rsidRPr="00794639" w:rsidRDefault="00B36F36" w:rsidP="003A741D">
            <w:pPr>
              <w:pStyle w:val="TableBody"/>
            </w:pPr>
            <w:del w:id="9566" w:author="Sevan Sirapian [2]" w:date="2018-11-26T11:12:00Z">
              <w:r w:rsidRPr="00794639">
                <w:delText xml:space="preserve">27 </w:delText>
              </w:r>
            </w:del>
            <w:ins w:id="9567" w:author="Sevan Sirapian [2]" w:date="2018-11-26T11:12:00Z">
              <w:r w:rsidRPr="00CB1938">
                <w:t xml:space="preserve">MSC_TEMPORARILY_NOT_REACHABLE </w:t>
              </w:r>
            </w:ins>
          </w:p>
        </w:tc>
      </w:tr>
      <w:tr w:rsidR="00B36F36" w:rsidRPr="00794639" w14:paraId="4308F077" w14:textId="5700A9A2" w:rsidTr="00B36F36">
        <w:tc>
          <w:tcPr>
            <w:tcW w:w="8997" w:type="dxa"/>
            <w:vAlign w:val="top"/>
            <w:tcPrChange w:id="9568" w:author="Elaine Baricante" w:date="2018-11-26T15:43:00Z">
              <w:tcPr>
                <w:tcW w:w="8928" w:type="dxa"/>
                <w:vAlign w:val="top"/>
              </w:tcPr>
            </w:tcPrChange>
          </w:tcPr>
          <w:p w14:paraId="3598D3FA" w14:textId="20628F9C" w:rsidR="00B36F36" w:rsidRPr="00794639" w:rsidRDefault="00B36F36" w:rsidP="003A741D">
            <w:pPr>
              <w:pStyle w:val="TableBody"/>
            </w:pPr>
            <w:del w:id="9569" w:author="Sevan Sirapian [2]" w:date="2018-11-26T11:12:00Z">
              <w:r w:rsidRPr="00794639">
                <w:delText xml:space="preserve">28 </w:delText>
              </w:r>
            </w:del>
            <w:ins w:id="9570" w:author="Sevan Sirapian [2]" w:date="2018-11-26T11:12:00Z">
              <w:r w:rsidRPr="00CB1938">
                <w:t xml:space="preserve">NETWORK_FAILURE </w:t>
              </w:r>
            </w:ins>
          </w:p>
        </w:tc>
      </w:tr>
      <w:tr w:rsidR="00B36F36" w:rsidRPr="00794639" w14:paraId="7683066F" w14:textId="5F6E6326" w:rsidTr="00B36F36">
        <w:tc>
          <w:tcPr>
            <w:tcW w:w="8997" w:type="dxa"/>
            <w:vAlign w:val="top"/>
            <w:tcPrChange w:id="9571" w:author="Elaine Baricante" w:date="2018-11-26T15:43:00Z">
              <w:tcPr>
                <w:tcW w:w="8928" w:type="dxa"/>
                <w:vAlign w:val="top"/>
              </w:tcPr>
            </w:tcPrChange>
          </w:tcPr>
          <w:p w14:paraId="50661010" w14:textId="60CFA4E4" w:rsidR="00B36F36" w:rsidRPr="00794639" w:rsidRDefault="00B36F36" w:rsidP="003A741D">
            <w:pPr>
              <w:pStyle w:val="TableBody"/>
            </w:pPr>
            <w:del w:id="9572" w:author="Sevan Sirapian [2]" w:date="2018-11-26T11:12:00Z">
              <w:r w:rsidRPr="00794639">
                <w:delText xml:space="preserve">29 </w:delText>
              </w:r>
            </w:del>
            <w:ins w:id="9573" w:author="Sevan Sirapian [2]" w:date="2018-11-26T11:12:00Z">
              <w:r w:rsidRPr="00CB1938">
                <w:t xml:space="preserve">CS_DOMAIN_NOT_AVAILABLE </w:t>
              </w:r>
            </w:ins>
          </w:p>
        </w:tc>
      </w:tr>
      <w:tr w:rsidR="00B36F36" w:rsidRPr="00794639" w14:paraId="2FF458CB" w14:textId="0C426C9E" w:rsidTr="00B36F36">
        <w:tc>
          <w:tcPr>
            <w:tcW w:w="8997" w:type="dxa"/>
            <w:vAlign w:val="top"/>
            <w:tcPrChange w:id="9574" w:author="Elaine Baricante" w:date="2018-11-26T15:43:00Z">
              <w:tcPr>
                <w:tcW w:w="8928" w:type="dxa"/>
                <w:vAlign w:val="top"/>
              </w:tcPr>
            </w:tcPrChange>
          </w:tcPr>
          <w:p w14:paraId="1A0E4185" w14:textId="7FCA519F" w:rsidR="00B36F36" w:rsidRPr="00794639" w:rsidRDefault="00B36F36" w:rsidP="003A741D">
            <w:pPr>
              <w:pStyle w:val="TableBody"/>
            </w:pPr>
            <w:del w:id="9575" w:author="Sevan Sirapian [2]" w:date="2018-11-26T11:12:00Z">
              <w:r w:rsidRPr="00794639">
                <w:delText>30</w:delText>
              </w:r>
            </w:del>
            <w:ins w:id="9576" w:author="Sevan Sirapian [2]" w:date="2018-11-26T11:12:00Z">
              <w:r w:rsidRPr="00CB1938">
                <w:t>MAC_FAILURE</w:t>
              </w:r>
            </w:ins>
            <w:r w:rsidRPr="00CB1938">
              <w:t xml:space="preserve"> </w:t>
            </w:r>
          </w:p>
        </w:tc>
      </w:tr>
      <w:tr w:rsidR="00B36F36" w:rsidRPr="00794639" w14:paraId="54C2C3ED" w14:textId="6068EE83" w:rsidTr="00B36F36">
        <w:tc>
          <w:tcPr>
            <w:tcW w:w="8997" w:type="dxa"/>
            <w:vAlign w:val="top"/>
            <w:tcPrChange w:id="9577" w:author="Elaine Baricante" w:date="2018-11-26T15:43:00Z">
              <w:tcPr>
                <w:tcW w:w="8928" w:type="dxa"/>
                <w:vAlign w:val="top"/>
              </w:tcPr>
            </w:tcPrChange>
          </w:tcPr>
          <w:p w14:paraId="18DC4153" w14:textId="194EE8A8" w:rsidR="00B36F36" w:rsidRPr="00794639" w:rsidRDefault="00B36F36" w:rsidP="003A741D">
            <w:pPr>
              <w:pStyle w:val="TableBody"/>
            </w:pPr>
            <w:del w:id="9578" w:author="Sevan Sirapian [2]" w:date="2018-11-26T11:12:00Z">
              <w:r w:rsidRPr="00794639">
                <w:delText xml:space="preserve">31 </w:delText>
              </w:r>
            </w:del>
            <w:ins w:id="9579" w:author="Sevan Sirapian [2]" w:date="2018-11-26T11:12:00Z">
              <w:r w:rsidRPr="00CB1938">
                <w:t xml:space="preserve">SYNCH_FAILURE </w:t>
              </w:r>
            </w:ins>
          </w:p>
        </w:tc>
      </w:tr>
      <w:tr w:rsidR="00B36F36" w:rsidRPr="00794639" w14:paraId="06498FAC" w14:textId="24AB0E34" w:rsidTr="00B36F36">
        <w:tc>
          <w:tcPr>
            <w:tcW w:w="8997" w:type="dxa"/>
            <w:vAlign w:val="top"/>
            <w:tcPrChange w:id="9580" w:author="Elaine Baricante" w:date="2018-11-26T15:43:00Z">
              <w:tcPr>
                <w:tcW w:w="8928" w:type="dxa"/>
                <w:vAlign w:val="top"/>
              </w:tcPr>
            </w:tcPrChange>
          </w:tcPr>
          <w:p w14:paraId="7C2DDB78" w14:textId="07A333D7" w:rsidR="00B36F36" w:rsidRPr="00794639" w:rsidRDefault="00B36F36" w:rsidP="003A741D">
            <w:pPr>
              <w:pStyle w:val="TableBody"/>
            </w:pPr>
            <w:del w:id="9581" w:author="Sevan Sirapian [2]" w:date="2018-11-26T11:12:00Z">
              <w:r w:rsidRPr="00794639">
                <w:delText>34</w:delText>
              </w:r>
            </w:del>
            <w:ins w:id="9582" w:author="Sevan Sirapian [2]" w:date="2018-11-26T11:12:00Z">
              <w:r w:rsidRPr="00CB1938">
                <w:t>CONGESTION</w:t>
              </w:r>
            </w:ins>
            <w:r w:rsidRPr="00CB1938">
              <w:t xml:space="preserve"> </w:t>
            </w:r>
          </w:p>
        </w:tc>
      </w:tr>
      <w:tr w:rsidR="00B36F36" w:rsidRPr="00794639" w14:paraId="3690AEC4" w14:textId="0F052603" w:rsidTr="00B36F36">
        <w:tc>
          <w:tcPr>
            <w:tcW w:w="8997" w:type="dxa"/>
            <w:vAlign w:val="top"/>
            <w:tcPrChange w:id="9583" w:author="Elaine Baricante" w:date="2018-11-26T15:43:00Z">
              <w:tcPr>
                <w:tcW w:w="8928" w:type="dxa"/>
                <w:vAlign w:val="top"/>
              </w:tcPr>
            </w:tcPrChange>
          </w:tcPr>
          <w:p w14:paraId="1B2005F1" w14:textId="04CD2A54" w:rsidR="00B36F36" w:rsidRPr="00794639" w:rsidRDefault="00B36F36" w:rsidP="003A741D">
            <w:pPr>
              <w:pStyle w:val="TableBody"/>
            </w:pPr>
            <w:del w:id="9584" w:author="Sevan Sirapian [2]" w:date="2018-11-26T11:12:00Z">
              <w:r w:rsidRPr="00794639">
                <w:delText xml:space="preserve">38 </w:delText>
              </w:r>
            </w:del>
            <w:ins w:id="9585" w:author="Sevan Sirapian [2]" w:date="2018-11-26T11:12:00Z">
              <w:r w:rsidRPr="00CB1938">
                <w:t xml:space="preserve">UE_SECURITY_CAPABILITIES_MISMATCH </w:t>
              </w:r>
            </w:ins>
          </w:p>
        </w:tc>
      </w:tr>
      <w:tr w:rsidR="00B36F36" w:rsidRPr="00794639" w14:paraId="76082034" w14:textId="348475B5" w:rsidTr="00B36F36">
        <w:tc>
          <w:tcPr>
            <w:tcW w:w="8997" w:type="dxa"/>
            <w:vAlign w:val="top"/>
            <w:tcPrChange w:id="9586" w:author="Elaine Baricante" w:date="2018-11-26T15:43:00Z">
              <w:tcPr>
                <w:tcW w:w="8928" w:type="dxa"/>
                <w:vAlign w:val="top"/>
              </w:tcPr>
            </w:tcPrChange>
          </w:tcPr>
          <w:p w14:paraId="35FE40C9" w14:textId="57AE4D6E" w:rsidR="00B36F36" w:rsidRPr="00794639" w:rsidRDefault="00B36F36" w:rsidP="003A741D">
            <w:pPr>
              <w:pStyle w:val="TableBody"/>
            </w:pPr>
            <w:del w:id="9587" w:author="Sevan Sirapian [2]" w:date="2018-11-26T11:12:00Z">
              <w:r w:rsidRPr="00794639">
                <w:delText xml:space="preserve">41 </w:delText>
              </w:r>
            </w:del>
            <w:ins w:id="9588" w:author="Sevan Sirapian [2]" w:date="2018-11-26T11:12:00Z">
              <w:r w:rsidRPr="00CB1938">
                <w:t xml:space="preserve">SECURITY_MODE_REJECTED_UNSPECIFIED </w:t>
              </w:r>
            </w:ins>
          </w:p>
        </w:tc>
      </w:tr>
      <w:tr w:rsidR="00B36F36" w:rsidRPr="00794639" w14:paraId="01060510" w14:textId="7E6B7FD5" w:rsidTr="00B36F36">
        <w:tc>
          <w:tcPr>
            <w:tcW w:w="8997" w:type="dxa"/>
            <w:vAlign w:val="top"/>
            <w:tcPrChange w:id="9589" w:author="Elaine Baricante" w:date="2018-11-26T15:43:00Z">
              <w:tcPr>
                <w:tcW w:w="8928" w:type="dxa"/>
                <w:vAlign w:val="top"/>
              </w:tcPr>
            </w:tcPrChange>
          </w:tcPr>
          <w:p w14:paraId="13E987A8" w14:textId="36CF641C" w:rsidR="00B36F36" w:rsidRPr="00794639" w:rsidRDefault="00B36F36" w:rsidP="003A741D">
            <w:pPr>
              <w:pStyle w:val="TableBody"/>
            </w:pPr>
            <w:del w:id="9590" w:author="Sevan Sirapian [2]" w:date="2018-11-26T11:12:00Z">
              <w:r w:rsidRPr="00794639">
                <w:delText xml:space="preserve">42 </w:delText>
              </w:r>
            </w:del>
            <w:ins w:id="9591" w:author="Sevan Sirapian [2]" w:date="2018-11-26T11:12:00Z">
              <w:r w:rsidRPr="00CB1938">
                <w:t xml:space="preserve">NOT_AUTHORIZED_FOR_THIS_CSG </w:t>
              </w:r>
            </w:ins>
          </w:p>
        </w:tc>
      </w:tr>
      <w:tr w:rsidR="00B36F36" w:rsidRPr="00794639" w14:paraId="141545C0" w14:textId="4EE66A48" w:rsidTr="00B36F36">
        <w:tc>
          <w:tcPr>
            <w:tcW w:w="8997" w:type="dxa"/>
            <w:vAlign w:val="top"/>
            <w:tcPrChange w:id="9592" w:author="Elaine Baricante" w:date="2018-11-26T15:43:00Z">
              <w:tcPr>
                <w:tcW w:w="8928" w:type="dxa"/>
                <w:vAlign w:val="top"/>
              </w:tcPr>
            </w:tcPrChange>
          </w:tcPr>
          <w:p w14:paraId="26227CAA" w14:textId="07A8230D" w:rsidR="00B36F36" w:rsidRPr="00794639" w:rsidRDefault="00B36F36" w:rsidP="003A741D">
            <w:pPr>
              <w:pStyle w:val="TableBody"/>
            </w:pPr>
            <w:del w:id="9593" w:author="Sevan Sirapian [2]" w:date="2018-11-26T11:12:00Z">
              <w:r w:rsidRPr="00794639">
                <w:delText xml:space="preserve">43 </w:delText>
              </w:r>
            </w:del>
            <w:ins w:id="9594" w:author="Sevan Sirapian [2]" w:date="2018-11-26T11:12:00Z">
              <w:r w:rsidRPr="00CB1938">
                <w:t xml:space="preserve">SEMANTICALLY_INCORRECT_MESSAGE </w:t>
              </w:r>
            </w:ins>
          </w:p>
        </w:tc>
      </w:tr>
      <w:tr w:rsidR="00B36F36" w:rsidRPr="00794639" w14:paraId="728A8BA2" w14:textId="1D454353" w:rsidTr="00B36F36">
        <w:tc>
          <w:tcPr>
            <w:tcW w:w="8997" w:type="dxa"/>
            <w:vAlign w:val="top"/>
            <w:tcPrChange w:id="9595" w:author="Elaine Baricante" w:date="2018-11-26T15:43:00Z">
              <w:tcPr>
                <w:tcW w:w="8928" w:type="dxa"/>
                <w:vAlign w:val="top"/>
              </w:tcPr>
            </w:tcPrChange>
          </w:tcPr>
          <w:p w14:paraId="1572DCBA" w14:textId="1CA1BCBB" w:rsidR="00B36F36" w:rsidRPr="00794639" w:rsidRDefault="00B36F36" w:rsidP="003A741D">
            <w:pPr>
              <w:pStyle w:val="TableBody"/>
            </w:pPr>
            <w:del w:id="9596" w:author="Sevan Sirapian [2]" w:date="2018-11-26T11:12:00Z">
              <w:r w:rsidRPr="00794639">
                <w:delText xml:space="preserve">44 </w:delText>
              </w:r>
            </w:del>
            <w:ins w:id="9597" w:author="Sevan Sirapian [2]" w:date="2018-11-26T11:12:00Z">
              <w:r w:rsidRPr="00CB1938">
                <w:t xml:space="preserve">INVALID_MANDATORY_INFORMATION </w:t>
              </w:r>
            </w:ins>
          </w:p>
        </w:tc>
      </w:tr>
      <w:tr w:rsidR="00B36F36" w:rsidRPr="00794639" w14:paraId="372178A4" w14:textId="072C7C2E" w:rsidTr="00B36F36">
        <w:tc>
          <w:tcPr>
            <w:tcW w:w="8997" w:type="dxa"/>
            <w:vAlign w:val="top"/>
            <w:tcPrChange w:id="9598" w:author="Elaine Baricante" w:date="2018-11-26T15:43:00Z">
              <w:tcPr>
                <w:tcW w:w="8928" w:type="dxa"/>
                <w:vAlign w:val="top"/>
              </w:tcPr>
            </w:tcPrChange>
          </w:tcPr>
          <w:p w14:paraId="6887A713" w14:textId="4903A7A7" w:rsidR="00B36F36" w:rsidRPr="00794639" w:rsidRDefault="00B36F36" w:rsidP="003A741D">
            <w:pPr>
              <w:pStyle w:val="TableBody"/>
            </w:pPr>
            <w:del w:id="9599" w:author="Sevan Sirapian [2]" w:date="2018-11-26T11:12:00Z">
              <w:r w:rsidRPr="00794639">
                <w:delText xml:space="preserve">47 </w:delText>
              </w:r>
            </w:del>
            <w:ins w:id="9600" w:author="Sevan Sirapian [2]" w:date="2018-11-26T11:12:00Z">
              <w:r w:rsidRPr="00CB1938">
                <w:t xml:space="preserve">MESSAGE_TYPE_NON_EXISTENT </w:t>
              </w:r>
            </w:ins>
          </w:p>
        </w:tc>
      </w:tr>
      <w:tr w:rsidR="00B36F36" w:rsidRPr="00794639" w14:paraId="46AEF91B" w14:textId="300A3C74" w:rsidTr="00B36F36">
        <w:tc>
          <w:tcPr>
            <w:tcW w:w="8997" w:type="dxa"/>
            <w:vAlign w:val="top"/>
            <w:tcPrChange w:id="9601" w:author="Elaine Baricante" w:date="2018-11-26T15:43:00Z">
              <w:tcPr>
                <w:tcW w:w="8928" w:type="dxa"/>
                <w:vAlign w:val="top"/>
              </w:tcPr>
            </w:tcPrChange>
          </w:tcPr>
          <w:p w14:paraId="0CBCEBCE" w14:textId="580A8DCC" w:rsidR="00B36F36" w:rsidRPr="00794639" w:rsidRDefault="00B36F36" w:rsidP="003A741D">
            <w:pPr>
              <w:pStyle w:val="TableBody"/>
            </w:pPr>
            <w:del w:id="9602" w:author="Sevan Sirapian [2]" w:date="2018-11-26T11:12:00Z">
              <w:r w:rsidRPr="00794639">
                <w:delText xml:space="preserve">49 </w:delText>
              </w:r>
            </w:del>
            <w:ins w:id="9603" w:author="Sevan Sirapian [2]" w:date="2018-11-26T11:12:00Z">
              <w:r w:rsidRPr="00CB1938">
                <w:t xml:space="preserve">MESSAGE_TYPE_NOT_COMPATIBLE_WITH_THE_PROTOCOL_STAT </w:t>
              </w:r>
            </w:ins>
          </w:p>
        </w:tc>
      </w:tr>
      <w:tr w:rsidR="00B36F36" w:rsidRPr="00794639" w14:paraId="600F0740" w14:textId="47E08258" w:rsidTr="00B36F36">
        <w:tc>
          <w:tcPr>
            <w:tcW w:w="8997" w:type="dxa"/>
            <w:vAlign w:val="top"/>
            <w:tcPrChange w:id="9604" w:author="Elaine Baricante" w:date="2018-11-26T15:43:00Z">
              <w:tcPr>
                <w:tcW w:w="8928" w:type="dxa"/>
                <w:vAlign w:val="top"/>
              </w:tcPr>
            </w:tcPrChange>
          </w:tcPr>
          <w:p w14:paraId="64A31950" w14:textId="7C141C0D" w:rsidR="00B36F36" w:rsidRPr="00794639" w:rsidRDefault="00B36F36" w:rsidP="003A741D">
            <w:pPr>
              <w:pStyle w:val="TableBody"/>
            </w:pPr>
            <w:del w:id="9605" w:author="Sevan Sirapian [2]" w:date="2018-11-26T11:12:00Z">
              <w:r w:rsidRPr="00794639">
                <w:delText xml:space="preserve">50 </w:delText>
              </w:r>
            </w:del>
            <w:ins w:id="9606" w:author="Sevan Sirapian [2]" w:date="2018-11-26T11:12:00Z">
              <w:r w:rsidRPr="00CB1938">
                <w:t xml:space="preserve">INFORMATION_ELEMENT_NOT_EXISTENT </w:t>
              </w:r>
            </w:ins>
          </w:p>
        </w:tc>
      </w:tr>
      <w:tr w:rsidR="00B36F36" w:rsidRPr="00794639" w14:paraId="55F7A91F" w14:textId="7C188E05" w:rsidTr="00B36F36">
        <w:tc>
          <w:tcPr>
            <w:tcW w:w="8997" w:type="dxa"/>
            <w:vAlign w:val="top"/>
            <w:tcPrChange w:id="9607" w:author="Elaine Baricante" w:date="2018-11-26T15:43:00Z">
              <w:tcPr>
                <w:tcW w:w="8928" w:type="dxa"/>
                <w:vAlign w:val="top"/>
              </w:tcPr>
            </w:tcPrChange>
          </w:tcPr>
          <w:p w14:paraId="04734A57" w14:textId="7CE3FD21" w:rsidR="00B36F36" w:rsidRPr="00794639" w:rsidRDefault="00B36F36" w:rsidP="003A741D">
            <w:pPr>
              <w:pStyle w:val="TableBody"/>
            </w:pPr>
            <w:del w:id="9608" w:author="Sevan Sirapian [2]" w:date="2018-11-26T11:12:00Z">
              <w:r w:rsidRPr="00794639">
                <w:delText xml:space="preserve">55 </w:delText>
              </w:r>
            </w:del>
            <w:ins w:id="9609" w:author="Sevan Sirapian [2]" w:date="2018-11-26T11:12:00Z">
              <w:r w:rsidRPr="00CB1938">
                <w:t xml:space="preserve">CONDITIONAL_IEI_ERROR </w:t>
              </w:r>
            </w:ins>
          </w:p>
        </w:tc>
      </w:tr>
      <w:tr w:rsidR="00B36F36" w:rsidRPr="00794639" w14:paraId="4C8CBA2E" w14:textId="7B592915" w:rsidTr="00B36F36">
        <w:tc>
          <w:tcPr>
            <w:tcW w:w="8997" w:type="dxa"/>
            <w:vAlign w:val="top"/>
            <w:tcPrChange w:id="9610" w:author="Elaine Baricante" w:date="2018-11-26T15:43:00Z">
              <w:tcPr>
                <w:tcW w:w="8928" w:type="dxa"/>
                <w:vAlign w:val="top"/>
              </w:tcPr>
            </w:tcPrChange>
          </w:tcPr>
          <w:p w14:paraId="783962B5" w14:textId="7B259582" w:rsidR="00B36F36" w:rsidRPr="00794639" w:rsidRDefault="00B36F36" w:rsidP="003A741D">
            <w:pPr>
              <w:pStyle w:val="TableBody"/>
            </w:pPr>
            <w:del w:id="9611" w:author="Sevan Sirapian [2]" w:date="2018-11-26T11:12:00Z">
              <w:r w:rsidRPr="00794639">
                <w:delText xml:space="preserve">57 </w:delText>
              </w:r>
            </w:del>
            <w:ins w:id="9612" w:author="Sevan Sirapian [2]" w:date="2018-11-26T11:12:00Z">
              <w:r w:rsidRPr="00CB1938">
                <w:t xml:space="preserve">MESSAGE_NOT_COMPATIBLE_WITH_THE_PROTOCOL_STATE </w:t>
              </w:r>
            </w:ins>
          </w:p>
        </w:tc>
      </w:tr>
      <w:tr w:rsidR="00B36F36" w:rsidRPr="00794639" w14:paraId="6D9509C6" w14:textId="6988585B" w:rsidTr="00B36F36">
        <w:tc>
          <w:tcPr>
            <w:tcW w:w="8997" w:type="dxa"/>
            <w:vAlign w:val="top"/>
            <w:tcPrChange w:id="9613" w:author="Elaine Baricante" w:date="2018-11-26T15:43:00Z">
              <w:tcPr>
                <w:tcW w:w="8928" w:type="dxa"/>
                <w:vAlign w:val="top"/>
              </w:tcPr>
            </w:tcPrChange>
          </w:tcPr>
          <w:p w14:paraId="27406CA7" w14:textId="158FA494" w:rsidR="00B36F36" w:rsidRPr="00794639" w:rsidRDefault="00B36F36" w:rsidP="003A741D">
            <w:pPr>
              <w:pStyle w:val="TableBody"/>
            </w:pPr>
            <w:del w:id="9614" w:author="Sevan Sirapian [2]" w:date="2018-11-26T11:12:00Z">
              <w:r w:rsidRPr="00794639">
                <w:delText xml:space="preserve">58 </w:delText>
              </w:r>
            </w:del>
            <w:ins w:id="9615" w:author="Sevan Sirapian [2]" w:date="2018-11-26T11:12:00Z">
              <w:r w:rsidRPr="00CB1938">
                <w:t xml:space="preserve">PROTOCOL_ERROR_UNSPECIFIED </w:t>
              </w:r>
            </w:ins>
          </w:p>
        </w:tc>
      </w:tr>
      <w:tr w:rsidR="00B36F36" w:rsidRPr="00794639" w14:paraId="56FC0772" w14:textId="2F730CE2" w:rsidTr="00B36F36">
        <w:tc>
          <w:tcPr>
            <w:tcW w:w="8997" w:type="dxa"/>
            <w:vAlign w:val="top"/>
            <w:tcPrChange w:id="9616" w:author="Elaine Baricante" w:date="2018-11-26T15:43:00Z">
              <w:tcPr>
                <w:tcW w:w="8928" w:type="dxa"/>
                <w:vAlign w:val="top"/>
              </w:tcPr>
            </w:tcPrChange>
          </w:tcPr>
          <w:p w14:paraId="142E8048" w14:textId="1323C039" w:rsidR="00B36F36" w:rsidRPr="00794639" w:rsidRDefault="00B36F36" w:rsidP="003A741D">
            <w:pPr>
              <w:pStyle w:val="TableBody"/>
            </w:pPr>
            <w:del w:id="9617" w:author="Sevan Sirapian [2]" w:date="2018-11-26T11:12:00Z">
              <w:r w:rsidRPr="00794639">
                <w:delText xml:space="preserve">63 </w:delText>
              </w:r>
            </w:del>
            <w:ins w:id="9618" w:author="Sevan Sirapian [2]" w:date="2018-11-26T11:12:00Z">
              <w:r w:rsidRPr="00CB1938">
                <w:t xml:space="preserve">OPERATOR_DETERMINED_BARRING </w:t>
              </w:r>
            </w:ins>
          </w:p>
        </w:tc>
      </w:tr>
      <w:tr w:rsidR="00B36F36" w:rsidRPr="00794639" w14:paraId="3BD2CA54" w14:textId="061C5851" w:rsidTr="00B36F36">
        <w:tc>
          <w:tcPr>
            <w:tcW w:w="8997" w:type="dxa"/>
            <w:vAlign w:val="top"/>
            <w:tcPrChange w:id="9619" w:author="Elaine Baricante" w:date="2018-11-26T15:43:00Z">
              <w:tcPr>
                <w:tcW w:w="8928" w:type="dxa"/>
                <w:vAlign w:val="top"/>
              </w:tcPr>
            </w:tcPrChange>
          </w:tcPr>
          <w:p w14:paraId="7FD57ABE" w14:textId="0DEE8876" w:rsidR="00B36F36" w:rsidRPr="00794639" w:rsidRDefault="00B36F36" w:rsidP="003A741D">
            <w:pPr>
              <w:pStyle w:val="TableBody"/>
            </w:pPr>
            <w:del w:id="9620" w:author="Sevan Sirapian [2]" w:date="2018-11-26T11:12:00Z">
              <w:r w:rsidRPr="00794639">
                <w:delText xml:space="preserve">65 </w:delText>
              </w:r>
            </w:del>
            <w:ins w:id="9621" w:author="Sevan Sirapian [2]" w:date="2018-11-26T11:12:00Z">
              <w:r w:rsidRPr="00CB1938">
                <w:t xml:space="preserve">INSUFFICIENT_RESOURCES </w:t>
              </w:r>
            </w:ins>
          </w:p>
        </w:tc>
      </w:tr>
      <w:tr w:rsidR="00B36F36" w:rsidRPr="00794639" w14:paraId="2F912B31" w14:textId="12750E9D" w:rsidTr="00B36F36">
        <w:tc>
          <w:tcPr>
            <w:tcW w:w="8997" w:type="dxa"/>
            <w:vAlign w:val="top"/>
            <w:tcPrChange w:id="9622" w:author="Elaine Baricante" w:date="2018-11-26T15:43:00Z">
              <w:tcPr>
                <w:tcW w:w="8928" w:type="dxa"/>
                <w:vAlign w:val="top"/>
              </w:tcPr>
            </w:tcPrChange>
          </w:tcPr>
          <w:p w14:paraId="055BD899" w14:textId="0665AC3F" w:rsidR="00B36F36" w:rsidRPr="00794639" w:rsidRDefault="00B36F36" w:rsidP="003A741D">
            <w:pPr>
              <w:pStyle w:val="TableBody"/>
            </w:pPr>
            <w:del w:id="9623" w:author="Sevan Sirapian [2]" w:date="2018-11-26T11:12:00Z">
              <w:r w:rsidRPr="00794639">
                <w:delText xml:space="preserve">68 </w:delText>
              </w:r>
            </w:del>
            <w:ins w:id="9624" w:author="Sevan Sirapian [2]" w:date="2018-11-26T11:12:00Z">
              <w:r w:rsidRPr="00CB1938">
                <w:t xml:space="preserve">UNKNOWN_OR_MISSING_APN </w:t>
              </w:r>
            </w:ins>
          </w:p>
        </w:tc>
      </w:tr>
      <w:tr w:rsidR="00B36F36" w:rsidRPr="00794639" w14:paraId="1917420A" w14:textId="1E7610A7" w:rsidTr="00B36F36">
        <w:tc>
          <w:tcPr>
            <w:tcW w:w="8997" w:type="dxa"/>
            <w:vAlign w:val="top"/>
            <w:tcPrChange w:id="9625" w:author="Elaine Baricante" w:date="2018-11-26T15:43:00Z">
              <w:tcPr>
                <w:tcW w:w="8928" w:type="dxa"/>
                <w:vAlign w:val="top"/>
              </w:tcPr>
            </w:tcPrChange>
          </w:tcPr>
          <w:p w14:paraId="0A026632" w14:textId="353D0B14" w:rsidR="00B36F36" w:rsidRPr="00794639" w:rsidRDefault="00B36F36" w:rsidP="003A741D">
            <w:pPr>
              <w:pStyle w:val="TableBody"/>
            </w:pPr>
            <w:del w:id="9626" w:author="Sevan Sirapian [2]" w:date="2018-11-26T11:12:00Z">
              <w:r w:rsidRPr="00794639">
                <w:delText xml:space="preserve">69 </w:delText>
              </w:r>
            </w:del>
            <w:ins w:id="9627" w:author="Sevan Sirapian [2]" w:date="2018-11-26T11:12:00Z">
              <w:r w:rsidRPr="00CB1938">
                <w:t xml:space="preserve">UNKNOWN_PDN_TYPE </w:t>
              </w:r>
            </w:ins>
          </w:p>
        </w:tc>
      </w:tr>
      <w:tr w:rsidR="00B36F36" w:rsidRPr="00794639" w14:paraId="0B0FA04C" w14:textId="252B0FD3" w:rsidTr="00B36F36">
        <w:tc>
          <w:tcPr>
            <w:tcW w:w="8997" w:type="dxa"/>
            <w:vAlign w:val="top"/>
            <w:tcPrChange w:id="9628" w:author="Elaine Baricante" w:date="2018-11-26T15:43:00Z">
              <w:tcPr>
                <w:tcW w:w="8928" w:type="dxa"/>
                <w:vAlign w:val="top"/>
              </w:tcPr>
            </w:tcPrChange>
          </w:tcPr>
          <w:p w14:paraId="2B3AD524" w14:textId="1A7D2A39" w:rsidR="00B36F36" w:rsidRPr="00794639" w:rsidRDefault="00B36F36" w:rsidP="003A741D">
            <w:pPr>
              <w:pStyle w:val="TableBody"/>
            </w:pPr>
            <w:del w:id="9629" w:author="Sevan Sirapian [2]" w:date="2018-11-26T11:12:00Z">
              <w:r w:rsidRPr="00794639">
                <w:delText xml:space="preserve">70 </w:delText>
              </w:r>
            </w:del>
            <w:ins w:id="9630" w:author="Sevan Sirapian [2]" w:date="2018-11-26T11:12:00Z">
              <w:r w:rsidRPr="00CB1938">
                <w:t xml:space="preserve">USER_AUTHENTICATION_FAILED </w:t>
              </w:r>
            </w:ins>
          </w:p>
        </w:tc>
      </w:tr>
      <w:tr w:rsidR="00B36F36" w:rsidRPr="00794639" w14:paraId="2599845B" w14:textId="0A3897CD" w:rsidTr="00B36F36">
        <w:tc>
          <w:tcPr>
            <w:tcW w:w="8997" w:type="dxa"/>
            <w:vAlign w:val="top"/>
            <w:tcPrChange w:id="9631" w:author="Elaine Baricante" w:date="2018-11-26T15:43:00Z">
              <w:tcPr>
                <w:tcW w:w="8928" w:type="dxa"/>
                <w:vAlign w:val="top"/>
              </w:tcPr>
            </w:tcPrChange>
          </w:tcPr>
          <w:p w14:paraId="1CDEACD7" w14:textId="3DBF9508" w:rsidR="00B36F36" w:rsidRPr="00794639" w:rsidRDefault="00B36F36" w:rsidP="003A741D">
            <w:pPr>
              <w:pStyle w:val="TableBody"/>
            </w:pPr>
            <w:del w:id="9632" w:author="Sevan Sirapian [2]" w:date="2018-11-26T11:12:00Z">
              <w:r w:rsidRPr="00794639">
                <w:delText xml:space="preserve">79 </w:delText>
              </w:r>
            </w:del>
            <w:ins w:id="9633" w:author="Sevan Sirapian [2]" w:date="2018-11-26T11:12:00Z">
              <w:r w:rsidRPr="00CB1938">
                <w:t xml:space="preserve">ACTIVATION_REJECTED_BY_SERVING_GW_OR_PDN_GW </w:t>
              </w:r>
            </w:ins>
          </w:p>
        </w:tc>
      </w:tr>
      <w:tr w:rsidR="00B36F36" w:rsidRPr="00794639" w14:paraId="395FF760" w14:textId="3E91499E" w:rsidTr="00B36F36">
        <w:tc>
          <w:tcPr>
            <w:tcW w:w="8997" w:type="dxa"/>
            <w:vAlign w:val="top"/>
            <w:tcPrChange w:id="9634" w:author="Elaine Baricante" w:date="2018-11-26T15:43:00Z">
              <w:tcPr>
                <w:tcW w:w="8928" w:type="dxa"/>
                <w:vAlign w:val="top"/>
              </w:tcPr>
            </w:tcPrChange>
          </w:tcPr>
          <w:p w14:paraId="3789B7E1" w14:textId="63DF3D25" w:rsidR="00B36F36" w:rsidRPr="00794639" w:rsidRDefault="00B36F36" w:rsidP="003A741D">
            <w:pPr>
              <w:pStyle w:val="TableBody"/>
            </w:pPr>
            <w:del w:id="9635" w:author="Sevan Sirapian [2]" w:date="2018-11-26T11:12:00Z">
              <w:r w:rsidRPr="00794639">
                <w:delText xml:space="preserve">81 </w:delText>
              </w:r>
            </w:del>
            <w:ins w:id="9636" w:author="Sevan Sirapian [2]" w:date="2018-11-26T11:12:00Z">
              <w:r w:rsidRPr="00CB1938">
                <w:t xml:space="preserve">ACTIVATION_REJECTED_UNSPECIFIED </w:t>
              </w:r>
            </w:ins>
          </w:p>
        </w:tc>
      </w:tr>
      <w:tr w:rsidR="00B36F36" w:rsidRPr="00794639" w14:paraId="2780711C" w14:textId="6AE80321" w:rsidTr="00B36F36">
        <w:tc>
          <w:tcPr>
            <w:tcW w:w="8997" w:type="dxa"/>
            <w:vAlign w:val="top"/>
            <w:tcPrChange w:id="9637" w:author="Elaine Baricante" w:date="2018-11-26T15:43:00Z">
              <w:tcPr>
                <w:tcW w:w="8928" w:type="dxa"/>
                <w:vAlign w:val="top"/>
              </w:tcPr>
            </w:tcPrChange>
          </w:tcPr>
          <w:p w14:paraId="2A1CA205" w14:textId="3A4E7502" w:rsidR="00B36F36" w:rsidRPr="00794639" w:rsidRDefault="00B36F36" w:rsidP="003A741D">
            <w:pPr>
              <w:pStyle w:val="TableBody"/>
            </w:pPr>
            <w:del w:id="9638" w:author="Sevan Sirapian [2]" w:date="2018-11-26T11:12:00Z">
              <w:r w:rsidRPr="00794639">
                <w:delText xml:space="preserve">87 </w:delText>
              </w:r>
            </w:del>
            <w:ins w:id="9639" w:author="Sevan Sirapian [2]" w:date="2018-11-26T11:12:00Z">
              <w:r w:rsidRPr="00CB1938">
                <w:t xml:space="preserve">SERVICE_OPTION_NOT_SUPPORTED </w:t>
              </w:r>
            </w:ins>
          </w:p>
        </w:tc>
      </w:tr>
      <w:tr w:rsidR="00B36F36" w:rsidRPr="00794639" w14:paraId="396016FD" w14:textId="4890E58E" w:rsidTr="00B36F36">
        <w:tc>
          <w:tcPr>
            <w:tcW w:w="8997" w:type="dxa"/>
            <w:vAlign w:val="top"/>
            <w:tcPrChange w:id="9640" w:author="Elaine Baricante" w:date="2018-11-26T15:43:00Z">
              <w:tcPr>
                <w:tcW w:w="8928" w:type="dxa"/>
                <w:vAlign w:val="top"/>
              </w:tcPr>
            </w:tcPrChange>
          </w:tcPr>
          <w:p w14:paraId="1C105380" w14:textId="105CA058" w:rsidR="00B36F36" w:rsidRPr="00794639" w:rsidRDefault="00B36F36" w:rsidP="003A741D">
            <w:pPr>
              <w:pStyle w:val="TableBody"/>
            </w:pPr>
            <w:del w:id="9641" w:author="Sevan Sirapian [2]" w:date="2018-11-26T11:12:00Z">
              <w:r w:rsidRPr="00794639">
                <w:delText xml:space="preserve">88 </w:delText>
              </w:r>
            </w:del>
            <w:ins w:id="9642" w:author="Sevan Sirapian [2]" w:date="2018-11-26T11:12:00Z">
              <w:r w:rsidRPr="00CB1938">
                <w:t xml:space="preserve">REQUESTED_SERVICE_OPTION_NOT_SUBSCRIBED </w:t>
              </w:r>
            </w:ins>
          </w:p>
        </w:tc>
      </w:tr>
      <w:tr w:rsidR="00B36F36" w:rsidRPr="00794639" w14:paraId="02DD4E68" w14:textId="3C321BD9" w:rsidTr="00B36F36">
        <w:tc>
          <w:tcPr>
            <w:tcW w:w="8997" w:type="dxa"/>
            <w:vAlign w:val="top"/>
            <w:tcPrChange w:id="9643" w:author="Elaine Baricante" w:date="2018-11-26T15:43:00Z">
              <w:tcPr>
                <w:tcW w:w="8928" w:type="dxa"/>
                <w:vAlign w:val="top"/>
              </w:tcPr>
            </w:tcPrChange>
          </w:tcPr>
          <w:p w14:paraId="6AD184B7" w14:textId="55776EAF" w:rsidR="00B36F36" w:rsidRPr="00794639" w:rsidRDefault="00B36F36" w:rsidP="003A741D">
            <w:pPr>
              <w:pStyle w:val="TableBody"/>
            </w:pPr>
            <w:del w:id="9644" w:author="Sevan Sirapian [2]" w:date="2018-11-26T11:12:00Z">
              <w:r w:rsidRPr="00794639">
                <w:delText xml:space="preserve">91 </w:delText>
              </w:r>
            </w:del>
            <w:ins w:id="9645" w:author="Sevan Sirapian [2]" w:date="2018-11-26T11:12:00Z">
              <w:r w:rsidRPr="00CB1938">
                <w:t xml:space="preserve">SERVICE_OPTION_TEMPORARILY_OUT_OF_ORDER </w:t>
              </w:r>
            </w:ins>
          </w:p>
        </w:tc>
      </w:tr>
      <w:tr w:rsidR="00B36F36" w:rsidRPr="00794639" w14:paraId="05CFE684" w14:textId="20289F41" w:rsidTr="00B36F36">
        <w:tc>
          <w:tcPr>
            <w:tcW w:w="8997" w:type="dxa"/>
            <w:vAlign w:val="top"/>
            <w:tcPrChange w:id="9646" w:author="Elaine Baricante" w:date="2018-11-26T15:43:00Z">
              <w:tcPr>
                <w:tcW w:w="8928" w:type="dxa"/>
                <w:vAlign w:val="top"/>
              </w:tcPr>
            </w:tcPrChange>
          </w:tcPr>
          <w:p w14:paraId="787D9BD3" w14:textId="1C6056B8" w:rsidR="00B36F36" w:rsidRPr="00794639" w:rsidRDefault="00B36F36" w:rsidP="003A741D">
            <w:pPr>
              <w:pStyle w:val="TableBody"/>
            </w:pPr>
            <w:del w:id="9647" w:author="Sevan Sirapian [2]" w:date="2018-11-26T11:12:00Z">
              <w:r w:rsidRPr="00794639">
                <w:delText xml:space="preserve">95 </w:delText>
              </w:r>
            </w:del>
            <w:ins w:id="9648" w:author="Sevan Sirapian [2]" w:date="2018-11-26T11:12:00Z">
              <w:r w:rsidRPr="00CB1938">
                <w:t xml:space="preserve">PTI_ALEARDY_IN_USE </w:t>
              </w:r>
            </w:ins>
          </w:p>
        </w:tc>
      </w:tr>
      <w:tr w:rsidR="00B36F36" w:rsidRPr="00794639" w14:paraId="5FA0AEE5" w14:textId="04226939" w:rsidTr="00B36F36">
        <w:tc>
          <w:tcPr>
            <w:tcW w:w="8997" w:type="dxa"/>
            <w:vAlign w:val="top"/>
            <w:tcPrChange w:id="9649" w:author="Elaine Baricante" w:date="2018-11-26T15:43:00Z">
              <w:tcPr>
                <w:tcW w:w="8928" w:type="dxa"/>
                <w:vAlign w:val="top"/>
              </w:tcPr>
            </w:tcPrChange>
          </w:tcPr>
          <w:p w14:paraId="6F245368" w14:textId="297DF767" w:rsidR="00B36F36" w:rsidRPr="00794639" w:rsidRDefault="00B36F36" w:rsidP="003A741D">
            <w:pPr>
              <w:pStyle w:val="TableBody"/>
            </w:pPr>
            <w:del w:id="9650" w:author="Sevan Sirapian [2]" w:date="2018-11-26T11:12:00Z">
              <w:r w:rsidRPr="00794639">
                <w:delText xml:space="preserve">96 </w:delText>
              </w:r>
            </w:del>
            <w:ins w:id="9651" w:author="Sevan Sirapian [2]" w:date="2018-11-26T11:12:00Z">
              <w:r w:rsidRPr="00CB1938">
                <w:t xml:space="preserve">REGULAR_DEACTIVATION </w:t>
              </w:r>
            </w:ins>
          </w:p>
        </w:tc>
      </w:tr>
      <w:tr w:rsidR="00B36F36" w:rsidRPr="00794639" w14:paraId="5DE5504B" w14:textId="4E6411DD" w:rsidTr="00B36F36">
        <w:tc>
          <w:tcPr>
            <w:tcW w:w="8997" w:type="dxa"/>
            <w:vAlign w:val="top"/>
            <w:tcPrChange w:id="9652" w:author="Elaine Baricante" w:date="2018-11-26T15:43:00Z">
              <w:tcPr>
                <w:tcW w:w="8928" w:type="dxa"/>
                <w:vAlign w:val="top"/>
              </w:tcPr>
            </w:tcPrChange>
          </w:tcPr>
          <w:p w14:paraId="06E0172A" w14:textId="14BA1411" w:rsidR="00B36F36" w:rsidRPr="00794639" w:rsidRDefault="00B36F36" w:rsidP="003A741D">
            <w:pPr>
              <w:pStyle w:val="TableBody"/>
            </w:pPr>
            <w:del w:id="9653" w:author="Sevan Sirapian [2]" w:date="2018-11-26T11:12:00Z">
              <w:r w:rsidRPr="00794639">
                <w:delText xml:space="preserve">97 </w:delText>
              </w:r>
            </w:del>
            <w:ins w:id="9654" w:author="Sevan Sirapian [2]" w:date="2018-11-26T11:12:00Z">
              <w:r w:rsidRPr="00CB1938">
                <w:t xml:space="preserve">EPS_QoS_NOT_ACCEPTED </w:t>
              </w:r>
            </w:ins>
          </w:p>
        </w:tc>
      </w:tr>
      <w:tr w:rsidR="00B36F36" w:rsidRPr="00794639" w14:paraId="002762BA" w14:textId="476AC7A8" w:rsidTr="00B36F36">
        <w:tc>
          <w:tcPr>
            <w:tcW w:w="8997" w:type="dxa"/>
            <w:vAlign w:val="top"/>
            <w:tcPrChange w:id="9655" w:author="Elaine Baricante" w:date="2018-11-26T15:43:00Z">
              <w:tcPr>
                <w:tcW w:w="8928" w:type="dxa"/>
                <w:vAlign w:val="top"/>
              </w:tcPr>
            </w:tcPrChange>
          </w:tcPr>
          <w:p w14:paraId="3AC3AF43" w14:textId="69E10C3A" w:rsidR="00B36F36" w:rsidRPr="00794639" w:rsidRDefault="00B36F36" w:rsidP="003A741D">
            <w:pPr>
              <w:pStyle w:val="TableBody"/>
            </w:pPr>
            <w:del w:id="9656" w:author="Sevan Sirapian [2]" w:date="2018-11-26T11:12:00Z">
              <w:r w:rsidRPr="00794639">
                <w:delText xml:space="preserve">98 </w:delText>
              </w:r>
            </w:del>
            <w:ins w:id="9657" w:author="Sevan Sirapian [2]" w:date="2018-11-26T11:12:00Z">
              <w:r w:rsidRPr="00CB1938">
                <w:t xml:space="preserve">NETWORK_FAILURE </w:t>
              </w:r>
            </w:ins>
          </w:p>
        </w:tc>
      </w:tr>
      <w:tr w:rsidR="00B36F36" w:rsidRPr="00794639" w14:paraId="0A970685" w14:textId="401A2A34" w:rsidTr="00B36F36">
        <w:tc>
          <w:tcPr>
            <w:tcW w:w="8997" w:type="dxa"/>
            <w:vAlign w:val="top"/>
            <w:tcPrChange w:id="9658" w:author="Elaine Baricante" w:date="2018-11-26T15:43:00Z">
              <w:tcPr>
                <w:tcW w:w="8928" w:type="dxa"/>
                <w:vAlign w:val="top"/>
              </w:tcPr>
            </w:tcPrChange>
          </w:tcPr>
          <w:p w14:paraId="500929D7" w14:textId="00192D5E" w:rsidR="00B36F36" w:rsidRPr="00794639" w:rsidRDefault="00B36F36" w:rsidP="003A741D">
            <w:pPr>
              <w:pStyle w:val="TableBody"/>
            </w:pPr>
            <w:del w:id="9659" w:author="Sevan Sirapian [2]" w:date="2018-11-26T11:12:00Z">
              <w:r w:rsidRPr="00794639">
                <w:delText xml:space="preserve">99 </w:delText>
              </w:r>
            </w:del>
            <w:ins w:id="9660" w:author="Sevan Sirapian [2]" w:date="2018-11-26T11:12:00Z">
              <w:r w:rsidRPr="00CB1938">
                <w:t xml:space="preserve">FEATURE_NOT_SUPPORTED </w:t>
              </w:r>
            </w:ins>
          </w:p>
        </w:tc>
      </w:tr>
      <w:tr w:rsidR="00B36F36" w:rsidRPr="00794639" w14:paraId="534F5A55" w14:textId="11081386" w:rsidTr="00B36F36">
        <w:tc>
          <w:tcPr>
            <w:tcW w:w="8997" w:type="dxa"/>
            <w:vAlign w:val="top"/>
            <w:tcPrChange w:id="9661" w:author="Elaine Baricante" w:date="2018-11-26T15:43:00Z">
              <w:tcPr>
                <w:tcW w:w="8928" w:type="dxa"/>
                <w:vAlign w:val="top"/>
              </w:tcPr>
            </w:tcPrChange>
          </w:tcPr>
          <w:p w14:paraId="1B34CAA8" w14:textId="7DF4E0F2" w:rsidR="00B36F36" w:rsidRPr="00794639" w:rsidRDefault="00B36F36" w:rsidP="003A741D">
            <w:pPr>
              <w:pStyle w:val="TableBody"/>
            </w:pPr>
            <w:del w:id="9662" w:author="Sevan Sirapian [2]" w:date="2018-11-26T11:12:00Z">
              <w:r w:rsidRPr="00794639">
                <w:delText xml:space="preserve">100 </w:delText>
              </w:r>
            </w:del>
            <w:ins w:id="9663" w:author="Sevan Sirapian [2]" w:date="2018-11-26T11:12:00Z">
              <w:r w:rsidRPr="00CB1938">
                <w:t xml:space="preserve">SEMANTIC_ERROR_IN_THE_TFT_OPERATION </w:t>
              </w:r>
            </w:ins>
          </w:p>
        </w:tc>
      </w:tr>
      <w:tr w:rsidR="00B36F36" w:rsidRPr="00794639" w14:paraId="64A0B89E" w14:textId="5F6E5B09" w:rsidTr="00B36F36">
        <w:tc>
          <w:tcPr>
            <w:tcW w:w="8997" w:type="dxa"/>
            <w:vAlign w:val="top"/>
            <w:tcPrChange w:id="9664" w:author="Elaine Baricante" w:date="2018-11-26T15:43:00Z">
              <w:tcPr>
                <w:tcW w:w="8928" w:type="dxa"/>
                <w:vAlign w:val="top"/>
              </w:tcPr>
            </w:tcPrChange>
          </w:tcPr>
          <w:p w14:paraId="679F482C" w14:textId="5728D645" w:rsidR="00B36F36" w:rsidRPr="00794639" w:rsidRDefault="00B36F36" w:rsidP="003A741D">
            <w:pPr>
              <w:pStyle w:val="TableBody"/>
            </w:pPr>
            <w:del w:id="9665" w:author="Sevan Sirapian [2]" w:date="2018-11-26T11:12:00Z">
              <w:r w:rsidRPr="00794639">
                <w:delText xml:space="preserve">101 </w:delText>
              </w:r>
            </w:del>
            <w:ins w:id="9666" w:author="Sevan Sirapian [2]" w:date="2018-11-26T11:12:00Z">
              <w:r w:rsidRPr="00CB1938">
                <w:t xml:space="preserve">SYNTACTICAL_ERROR_IN_THE_TFT_OPERATION </w:t>
              </w:r>
            </w:ins>
          </w:p>
        </w:tc>
      </w:tr>
      <w:tr w:rsidR="00B36F36" w:rsidRPr="00794639" w14:paraId="3DEAD80F" w14:textId="0A03D499" w:rsidTr="00B36F36">
        <w:tc>
          <w:tcPr>
            <w:tcW w:w="8997" w:type="dxa"/>
            <w:vAlign w:val="top"/>
            <w:tcPrChange w:id="9667" w:author="Elaine Baricante" w:date="2018-11-26T15:43:00Z">
              <w:tcPr>
                <w:tcW w:w="8928" w:type="dxa"/>
                <w:vAlign w:val="top"/>
              </w:tcPr>
            </w:tcPrChange>
          </w:tcPr>
          <w:p w14:paraId="57F71B9A" w14:textId="56526156" w:rsidR="00B36F36" w:rsidRPr="00794639" w:rsidRDefault="00B36F36" w:rsidP="003A741D">
            <w:pPr>
              <w:pStyle w:val="TableBody"/>
            </w:pPr>
            <w:del w:id="9668" w:author="Sevan Sirapian [2]" w:date="2018-11-26T11:12:00Z">
              <w:r w:rsidRPr="00794639">
                <w:delText xml:space="preserve">102 </w:delText>
              </w:r>
            </w:del>
            <w:ins w:id="9669" w:author="Sevan Sirapian [2]" w:date="2018-11-26T11:12:00Z">
              <w:r w:rsidRPr="00CB1938">
                <w:t xml:space="preserve">UNKNOWN_EPS_BEARER_CONTEXT </w:t>
              </w:r>
            </w:ins>
          </w:p>
        </w:tc>
      </w:tr>
      <w:tr w:rsidR="00B36F36" w:rsidRPr="00794639" w14:paraId="256CFD69" w14:textId="3A0FAB83" w:rsidTr="00B36F36">
        <w:tc>
          <w:tcPr>
            <w:tcW w:w="8997" w:type="dxa"/>
            <w:vAlign w:val="top"/>
            <w:tcPrChange w:id="9670" w:author="Elaine Baricante" w:date="2018-11-26T15:43:00Z">
              <w:tcPr>
                <w:tcW w:w="8928" w:type="dxa"/>
                <w:vAlign w:val="top"/>
              </w:tcPr>
            </w:tcPrChange>
          </w:tcPr>
          <w:p w14:paraId="5398BBE4" w14:textId="1E3AF8D0" w:rsidR="00B36F36" w:rsidRPr="00794639" w:rsidRDefault="00B36F36" w:rsidP="003A741D">
            <w:pPr>
              <w:pStyle w:val="TableBody"/>
            </w:pPr>
            <w:del w:id="9671" w:author="Sevan Sirapian [2]" w:date="2018-11-26T11:12:00Z">
              <w:r w:rsidRPr="00794639">
                <w:delText xml:space="preserve">103 </w:delText>
              </w:r>
            </w:del>
            <w:ins w:id="9672" w:author="Sevan Sirapian [2]" w:date="2018-11-26T11:12:00Z">
              <w:r w:rsidRPr="00CB1938">
                <w:t xml:space="preserve">SEMANTIC_ERRORS_IN_PACKET_FILTERS </w:t>
              </w:r>
            </w:ins>
          </w:p>
        </w:tc>
      </w:tr>
      <w:tr w:rsidR="00B36F36" w:rsidRPr="00794639" w14:paraId="365D504D" w14:textId="57A9573A" w:rsidTr="00B36F36">
        <w:tc>
          <w:tcPr>
            <w:tcW w:w="8997" w:type="dxa"/>
            <w:vAlign w:val="top"/>
            <w:tcPrChange w:id="9673" w:author="Elaine Baricante" w:date="2018-11-26T15:43:00Z">
              <w:tcPr>
                <w:tcW w:w="8928" w:type="dxa"/>
                <w:vAlign w:val="top"/>
              </w:tcPr>
            </w:tcPrChange>
          </w:tcPr>
          <w:p w14:paraId="4B9BE2EC" w14:textId="048761D6" w:rsidR="00B36F36" w:rsidRPr="00794639" w:rsidRDefault="00B36F36" w:rsidP="003A741D">
            <w:pPr>
              <w:pStyle w:val="TableBody"/>
            </w:pPr>
            <w:del w:id="9674" w:author="Sevan Sirapian [2]" w:date="2018-11-26T11:12:00Z">
              <w:r w:rsidRPr="00794639">
                <w:delText xml:space="preserve">106 </w:delText>
              </w:r>
            </w:del>
            <w:ins w:id="9675" w:author="Sevan Sirapian [2]" w:date="2018-11-26T11:12:00Z">
              <w:r w:rsidRPr="00CB1938">
                <w:t xml:space="preserve">SYNTACTICAL_ERRORS_IN_PACKET_FILTERS </w:t>
              </w:r>
            </w:ins>
          </w:p>
        </w:tc>
      </w:tr>
      <w:tr w:rsidR="00B36F36" w:rsidRPr="00794639" w14:paraId="35D25806" w14:textId="77E806FC" w:rsidTr="00B36F36">
        <w:tc>
          <w:tcPr>
            <w:tcW w:w="8997" w:type="dxa"/>
            <w:vAlign w:val="top"/>
            <w:tcPrChange w:id="9676" w:author="Elaine Baricante" w:date="2018-11-26T15:43:00Z">
              <w:tcPr>
                <w:tcW w:w="8928" w:type="dxa"/>
                <w:vAlign w:val="top"/>
              </w:tcPr>
            </w:tcPrChange>
          </w:tcPr>
          <w:p w14:paraId="53531826" w14:textId="6B217A1A" w:rsidR="00B36F36" w:rsidRPr="00794639" w:rsidRDefault="00B36F36" w:rsidP="003A741D">
            <w:pPr>
              <w:pStyle w:val="TableBody"/>
            </w:pPr>
            <w:del w:id="9677" w:author="Sevan Sirapian [2]" w:date="2018-11-26T11:12:00Z">
              <w:r w:rsidRPr="00794639">
                <w:delText xml:space="preserve">107 </w:delText>
              </w:r>
            </w:del>
            <w:ins w:id="9678" w:author="Sevan Sirapian [2]" w:date="2018-11-26T11:12:00Z">
              <w:r w:rsidRPr="00CB1938">
                <w:t xml:space="preserve">EPS_BEARER_CONTEXT_WITHOUT_TFT_ALREADY_ACTIVATED </w:t>
              </w:r>
            </w:ins>
          </w:p>
        </w:tc>
      </w:tr>
      <w:tr w:rsidR="00B36F36" w:rsidRPr="00794639" w14:paraId="2635ACFA" w14:textId="4F6B3E82" w:rsidTr="00B36F36">
        <w:tc>
          <w:tcPr>
            <w:tcW w:w="8997" w:type="dxa"/>
            <w:vAlign w:val="top"/>
            <w:tcPrChange w:id="9679" w:author="Elaine Baricante" w:date="2018-11-26T15:43:00Z">
              <w:tcPr>
                <w:tcW w:w="8928" w:type="dxa"/>
                <w:vAlign w:val="top"/>
              </w:tcPr>
            </w:tcPrChange>
          </w:tcPr>
          <w:p w14:paraId="2FC7FCB0" w14:textId="71410341" w:rsidR="00B36F36" w:rsidRPr="00794639" w:rsidRDefault="00B36F36" w:rsidP="003A741D">
            <w:pPr>
              <w:pStyle w:val="TableBody"/>
            </w:pPr>
            <w:del w:id="9680" w:author="Sevan Sirapian [2]" w:date="2018-11-26T11:12:00Z">
              <w:r w:rsidRPr="00794639">
                <w:delText>111</w:delText>
              </w:r>
            </w:del>
            <w:ins w:id="9681" w:author="Sevan Sirapian [2]" w:date="2018-11-26T11:12:00Z">
              <w:r w:rsidRPr="00CB1938">
                <w:t>PTI_MISMATCH</w:t>
              </w:r>
            </w:ins>
            <w:r w:rsidRPr="00CB1938">
              <w:t xml:space="preserve"> </w:t>
            </w:r>
          </w:p>
        </w:tc>
      </w:tr>
      <w:tr w:rsidR="00B36F36" w:rsidRPr="00794639" w14:paraId="2B16DD86" w14:textId="5563BEC0" w:rsidTr="00B36F36">
        <w:tc>
          <w:tcPr>
            <w:tcW w:w="8997" w:type="dxa"/>
            <w:vAlign w:val="top"/>
            <w:tcPrChange w:id="9682" w:author="Elaine Baricante" w:date="2018-11-26T15:43:00Z">
              <w:tcPr>
                <w:tcW w:w="8928" w:type="dxa"/>
                <w:vAlign w:val="top"/>
              </w:tcPr>
            </w:tcPrChange>
          </w:tcPr>
          <w:p w14:paraId="667ED74F" w14:textId="0FCFC589" w:rsidR="00B36F36" w:rsidRPr="00794639" w:rsidRDefault="00B36F36" w:rsidP="003A741D">
            <w:pPr>
              <w:pStyle w:val="TableBody"/>
            </w:pPr>
            <w:del w:id="9683" w:author="Sevan Sirapian [2]" w:date="2018-11-26T11:12:00Z">
              <w:r w:rsidRPr="00794639">
                <w:delText xml:space="preserve">112 </w:delText>
              </w:r>
            </w:del>
            <w:ins w:id="9684" w:author="Sevan Sirapian [2]" w:date="2018-11-26T11:12:00Z">
              <w:r w:rsidRPr="00CB1938">
                <w:t xml:space="preserve">LAST_PDN_DISCONNECTION_NOT_ALLOWED </w:t>
              </w:r>
            </w:ins>
          </w:p>
        </w:tc>
      </w:tr>
      <w:tr w:rsidR="00B36F36" w:rsidRPr="00794639" w14:paraId="4EEC35F5" w14:textId="0F049E65" w:rsidTr="00B36F36">
        <w:tc>
          <w:tcPr>
            <w:tcW w:w="8997" w:type="dxa"/>
            <w:vAlign w:val="top"/>
            <w:tcPrChange w:id="9685" w:author="Elaine Baricante" w:date="2018-11-26T15:43:00Z">
              <w:tcPr>
                <w:tcW w:w="8928" w:type="dxa"/>
                <w:vAlign w:val="top"/>
              </w:tcPr>
            </w:tcPrChange>
          </w:tcPr>
          <w:p w14:paraId="6EF883FB" w14:textId="19806BDD" w:rsidR="00B36F36" w:rsidRPr="00794639" w:rsidRDefault="00B36F36" w:rsidP="003A741D">
            <w:pPr>
              <w:pStyle w:val="TableBody"/>
            </w:pPr>
            <w:del w:id="9686" w:author="Sevan Sirapian [2]" w:date="2018-11-26T11:12:00Z">
              <w:r w:rsidRPr="00794639">
                <w:lastRenderedPageBreak/>
                <w:delText xml:space="preserve">113 </w:delText>
              </w:r>
            </w:del>
            <w:ins w:id="9687" w:author="Sevan Sirapian [2]" w:date="2018-11-26T11:12:00Z">
              <w:r w:rsidRPr="00CB1938">
                <w:t xml:space="preserve">PDN_TYPE_IPV4_ONLY_ALLOWED </w:t>
              </w:r>
            </w:ins>
          </w:p>
        </w:tc>
      </w:tr>
      <w:tr w:rsidR="00B36F36" w:rsidRPr="00794639" w14:paraId="00932DCC" w14:textId="4B0286B3" w:rsidTr="00B36F36">
        <w:tc>
          <w:tcPr>
            <w:tcW w:w="8997" w:type="dxa"/>
            <w:vAlign w:val="top"/>
            <w:tcPrChange w:id="9688" w:author="Elaine Baricante" w:date="2018-11-26T15:43:00Z">
              <w:tcPr>
                <w:tcW w:w="8928" w:type="dxa"/>
                <w:vAlign w:val="top"/>
              </w:tcPr>
            </w:tcPrChange>
          </w:tcPr>
          <w:p w14:paraId="409A754F" w14:textId="2D4AF780" w:rsidR="00B36F36" w:rsidRPr="00794639" w:rsidRDefault="00B36F36" w:rsidP="003A741D">
            <w:pPr>
              <w:pStyle w:val="TableBody"/>
            </w:pPr>
            <w:del w:id="9689" w:author="Sevan Sirapian [2]" w:date="2018-11-26T11:12:00Z">
              <w:r w:rsidRPr="00794639">
                <w:delText xml:space="preserve">124 </w:delText>
              </w:r>
            </w:del>
            <w:ins w:id="9690" w:author="Sevan Sirapian [2]" w:date="2018-11-26T11:12:00Z">
              <w:r w:rsidRPr="00CB1938">
                <w:t xml:space="preserve">PDN_TYPE_IPV6_ONLY_ALLOWED </w:t>
              </w:r>
            </w:ins>
          </w:p>
        </w:tc>
      </w:tr>
      <w:tr w:rsidR="00B36F36" w:rsidRPr="00794639" w14:paraId="7F9764A8" w14:textId="79D23525" w:rsidTr="00B36F36">
        <w:tc>
          <w:tcPr>
            <w:tcW w:w="8997" w:type="dxa"/>
            <w:vAlign w:val="top"/>
            <w:tcPrChange w:id="9691" w:author="Elaine Baricante" w:date="2018-11-26T15:43:00Z">
              <w:tcPr>
                <w:tcW w:w="8928" w:type="dxa"/>
                <w:vAlign w:val="top"/>
              </w:tcPr>
            </w:tcPrChange>
          </w:tcPr>
          <w:p w14:paraId="132EA5B2" w14:textId="16F1F4DE" w:rsidR="00B36F36" w:rsidRPr="00794639" w:rsidRDefault="00B36F36" w:rsidP="003A741D">
            <w:pPr>
              <w:pStyle w:val="TableBody"/>
            </w:pPr>
            <w:del w:id="9692" w:author="Sevan Sirapian [2]" w:date="2018-11-26T11:12:00Z">
              <w:r w:rsidRPr="00794639">
                <w:delText xml:space="preserve">125 </w:delText>
              </w:r>
            </w:del>
            <w:ins w:id="9693" w:author="Sevan Sirapian [2]" w:date="2018-11-26T11:12:00Z">
              <w:r w:rsidRPr="00CB1938">
                <w:t xml:space="preserve">SINGLE_ADDRESS_BEARERS_ONLY_ALLOWED </w:t>
              </w:r>
            </w:ins>
          </w:p>
        </w:tc>
      </w:tr>
      <w:tr w:rsidR="00B36F36" w:rsidRPr="00794639" w14:paraId="375DDE01" w14:textId="23529864" w:rsidTr="00B36F36">
        <w:tc>
          <w:tcPr>
            <w:tcW w:w="8997" w:type="dxa"/>
            <w:vAlign w:val="top"/>
            <w:tcPrChange w:id="9694" w:author="Elaine Baricante" w:date="2018-11-26T15:43:00Z">
              <w:tcPr>
                <w:tcW w:w="8928" w:type="dxa"/>
                <w:vAlign w:val="top"/>
              </w:tcPr>
            </w:tcPrChange>
          </w:tcPr>
          <w:p w14:paraId="2F0D96C5" w14:textId="122F848F" w:rsidR="00B36F36" w:rsidRPr="00794639" w:rsidRDefault="00B36F36" w:rsidP="003A741D">
            <w:pPr>
              <w:pStyle w:val="TableBody"/>
            </w:pPr>
            <w:del w:id="9695" w:author="Sevan Sirapian [2]" w:date="2018-11-26T11:12:00Z">
              <w:r w:rsidRPr="00794639">
                <w:delText xml:space="preserve">126 </w:delText>
              </w:r>
            </w:del>
            <w:ins w:id="9696" w:author="Sevan Sirapian [2]" w:date="2018-11-26T11:12:00Z">
              <w:r w:rsidRPr="00CB1938">
                <w:t xml:space="preserve">ESM_INFORMATION_NOT_RECEIVED </w:t>
              </w:r>
            </w:ins>
          </w:p>
        </w:tc>
      </w:tr>
      <w:tr w:rsidR="00B36F36" w:rsidRPr="00794639" w14:paraId="37165041" w14:textId="54A65433" w:rsidTr="00B36F36">
        <w:tc>
          <w:tcPr>
            <w:tcW w:w="8997" w:type="dxa"/>
            <w:vAlign w:val="top"/>
            <w:tcPrChange w:id="9697" w:author="Elaine Baricante" w:date="2018-11-26T15:43:00Z">
              <w:tcPr>
                <w:tcW w:w="8928" w:type="dxa"/>
                <w:vAlign w:val="top"/>
              </w:tcPr>
            </w:tcPrChange>
          </w:tcPr>
          <w:p w14:paraId="45C87AA8" w14:textId="30790229" w:rsidR="00B36F36" w:rsidRPr="00794639" w:rsidRDefault="00B36F36" w:rsidP="003A741D">
            <w:pPr>
              <w:pStyle w:val="TableBody"/>
            </w:pPr>
            <w:del w:id="9698" w:author="Sevan Sirapian [2]" w:date="2018-11-26T11:12:00Z">
              <w:r w:rsidRPr="00794639">
                <w:delText xml:space="preserve">127 </w:delText>
              </w:r>
            </w:del>
            <w:ins w:id="9699" w:author="Sevan Sirapian [2]" w:date="2018-11-26T11:12:00Z">
              <w:r w:rsidRPr="00CB1938">
                <w:t xml:space="preserve">PDN_CONNECTION_DOES_NOT_EXIST </w:t>
              </w:r>
            </w:ins>
          </w:p>
        </w:tc>
      </w:tr>
      <w:tr w:rsidR="00B36F36" w:rsidRPr="00794639" w14:paraId="179028CA" w14:textId="38D06171" w:rsidTr="00B36F36">
        <w:tc>
          <w:tcPr>
            <w:tcW w:w="8997" w:type="dxa"/>
            <w:vAlign w:val="top"/>
            <w:tcPrChange w:id="9700" w:author="Elaine Baricante" w:date="2018-11-26T15:43:00Z">
              <w:tcPr>
                <w:tcW w:w="8928" w:type="dxa"/>
                <w:vAlign w:val="top"/>
              </w:tcPr>
            </w:tcPrChange>
          </w:tcPr>
          <w:p w14:paraId="35BC658A" w14:textId="6CF629A2" w:rsidR="00B36F36" w:rsidRPr="00794639" w:rsidRDefault="00B36F36" w:rsidP="003A741D">
            <w:pPr>
              <w:pStyle w:val="TableBody"/>
            </w:pPr>
            <w:del w:id="9701" w:author="Sevan Sirapian [2]" w:date="2018-11-26T11:12:00Z">
              <w:r w:rsidRPr="00794639">
                <w:delText xml:space="preserve">128 </w:delText>
              </w:r>
            </w:del>
            <w:ins w:id="9702" w:author="Sevan Sirapian [2]" w:date="2018-11-26T11:12:00Z">
              <w:r w:rsidRPr="00CB1938">
                <w:t xml:space="preserve">MULTIPLE_PDN_CONNECTIONS_FOR_APN_NOT_ALLOWED </w:t>
              </w:r>
            </w:ins>
          </w:p>
        </w:tc>
      </w:tr>
      <w:tr w:rsidR="00B36F36" w:rsidRPr="00794639" w14:paraId="515834AA" w14:textId="6034A979" w:rsidTr="00B36F36">
        <w:tc>
          <w:tcPr>
            <w:tcW w:w="8997" w:type="dxa"/>
            <w:vAlign w:val="top"/>
            <w:tcPrChange w:id="9703" w:author="Elaine Baricante" w:date="2018-11-26T15:43:00Z">
              <w:tcPr>
                <w:tcW w:w="8928" w:type="dxa"/>
                <w:vAlign w:val="top"/>
              </w:tcPr>
            </w:tcPrChange>
          </w:tcPr>
          <w:p w14:paraId="237EC4FF" w14:textId="340F004F" w:rsidR="00B36F36" w:rsidRPr="00794639" w:rsidRDefault="00B36F36" w:rsidP="003A741D">
            <w:pPr>
              <w:pStyle w:val="TableBody"/>
            </w:pPr>
            <w:del w:id="9704" w:author="Sevan Sirapian [2]" w:date="2018-11-26T11:12:00Z">
              <w:r w:rsidRPr="00794639">
                <w:delText xml:space="preserve">129 </w:delText>
              </w:r>
            </w:del>
            <w:ins w:id="9705" w:author="Sevan Sirapian [2]" w:date="2018-11-26T11:12:00Z">
              <w:r w:rsidRPr="00CB1938">
                <w:t xml:space="preserve">COLLISION_WITH_NETWORK_REQUEST </w:t>
              </w:r>
            </w:ins>
          </w:p>
        </w:tc>
      </w:tr>
      <w:tr w:rsidR="00B36F36" w:rsidRPr="00794639" w14:paraId="530DC733" w14:textId="26DB0D7F" w:rsidTr="00B36F36">
        <w:tc>
          <w:tcPr>
            <w:tcW w:w="8997" w:type="dxa"/>
            <w:vAlign w:val="top"/>
            <w:tcPrChange w:id="9706" w:author="Elaine Baricante" w:date="2018-11-26T15:43:00Z">
              <w:tcPr>
                <w:tcW w:w="8928" w:type="dxa"/>
                <w:vAlign w:val="top"/>
              </w:tcPr>
            </w:tcPrChange>
          </w:tcPr>
          <w:p w14:paraId="73AD1BBB" w14:textId="14B46B45" w:rsidR="00B36F36" w:rsidRPr="00794639" w:rsidRDefault="00B36F36" w:rsidP="003A741D">
            <w:pPr>
              <w:pStyle w:val="TableBody"/>
            </w:pPr>
            <w:del w:id="9707" w:author="Sevan Sirapian [2]" w:date="2018-11-26T11:12:00Z">
              <w:r w:rsidRPr="00794639">
                <w:delText xml:space="preserve">130 </w:delText>
              </w:r>
            </w:del>
            <w:ins w:id="9708" w:author="Sevan Sirapian [2]" w:date="2018-11-26T11:12:00Z">
              <w:r w:rsidRPr="00CB1938">
                <w:t xml:space="preserve">INVALID_PTI_VALUE </w:t>
              </w:r>
            </w:ins>
          </w:p>
        </w:tc>
      </w:tr>
      <w:tr w:rsidR="00B36F36" w:rsidRPr="00794639" w14:paraId="1CA2E176" w14:textId="68BCC40A" w:rsidTr="00B36F36">
        <w:tc>
          <w:tcPr>
            <w:tcW w:w="8997" w:type="dxa"/>
            <w:vAlign w:val="top"/>
            <w:tcPrChange w:id="9709" w:author="Elaine Baricante" w:date="2018-11-26T15:43:00Z">
              <w:tcPr>
                <w:tcW w:w="8928" w:type="dxa"/>
                <w:vAlign w:val="top"/>
              </w:tcPr>
            </w:tcPrChange>
          </w:tcPr>
          <w:p w14:paraId="5702AC8F" w14:textId="1E503FAB" w:rsidR="00B36F36" w:rsidRPr="00794639" w:rsidRDefault="00B36F36" w:rsidP="003A741D">
            <w:pPr>
              <w:pStyle w:val="TableBody"/>
            </w:pPr>
            <w:del w:id="9710" w:author="Sevan Sirapian [2]" w:date="2018-11-26T11:12:00Z">
              <w:r w:rsidRPr="00794639">
                <w:delText xml:space="preserve">131 </w:delText>
              </w:r>
            </w:del>
            <w:ins w:id="9711" w:author="Sevan Sirapian [2]" w:date="2018-11-26T11:12:00Z">
              <w:r w:rsidRPr="00CB1938">
                <w:t xml:space="preserve">ESM_SEMANTICALLY_INCORRECT_MESSAGE </w:t>
              </w:r>
            </w:ins>
          </w:p>
        </w:tc>
      </w:tr>
      <w:tr w:rsidR="00B36F36" w:rsidRPr="00794639" w14:paraId="7FDAEED6" w14:textId="30F17DCE" w:rsidTr="00B36F36">
        <w:tc>
          <w:tcPr>
            <w:tcW w:w="8997" w:type="dxa"/>
            <w:vAlign w:val="top"/>
            <w:tcPrChange w:id="9712" w:author="Elaine Baricante" w:date="2018-11-26T15:43:00Z">
              <w:tcPr>
                <w:tcW w:w="8928" w:type="dxa"/>
                <w:vAlign w:val="top"/>
              </w:tcPr>
            </w:tcPrChange>
          </w:tcPr>
          <w:p w14:paraId="16CE352E" w14:textId="662A447B" w:rsidR="00B36F36" w:rsidRPr="00794639" w:rsidRDefault="00B36F36" w:rsidP="003A741D">
            <w:pPr>
              <w:pStyle w:val="TableBody"/>
            </w:pPr>
            <w:del w:id="9713" w:author="Sevan Sirapian [2]" w:date="2018-11-26T11:12:00Z">
              <w:r w:rsidRPr="00794639">
                <w:delText xml:space="preserve">132 </w:delText>
              </w:r>
            </w:del>
            <w:ins w:id="9714" w:author="Sevan Sirapian [2]" w:date="2018-11-26T11:12:00Z">
              <w:r w:rsidRPr="00CB1938">
                <w:t xml:space="preserve">ESM_INVALID_MANDATORY_INFORMATION </w:t>
              </w:r>
            </w:ins>
          </w:p>
        </w:tc>
      </w:tr>
      <w:tr w:rsidR="00B36F36" w:rsidRPr="00794639" w14:paraId="4ADA6402" w14:textId="6C28D59D" w:rsidTr="00B36F36">
        <w:tc>
          <w:tcPr>
            <w:tcW w:w="8997" w:type="dxa"/>
            <w:vAlign w:val="top"/>
            <w:tcPrChange w:id="9715" w:author="Elaine Baricante" w:date="2018-11-26T15:43:00Z">
              <w:tcPr>
                <w:tcW w:w="8928" w:type="dxa"/>
                <w:vAlign w:val="top"/>
              </w:tcPr>
            </w:tcPrChange>
          </w:tcPr>
          <w:p w14:paraId="434F0E0A" w14:textId="7122DCAE" w:rsidR="00B36F36" w:rsidRPr="00794639" w:rsidRDefault="00B36F36" w:rsidP="003A741D">
            <w:pPr>
              <w:pStyle w:val="TableBody"/>
            </w:pPr>
            <w:del w:id="9716" w:author="Sevan Sirapian [2]" w:date="2018-11-26T11:12:00Z">
              <w:r w:rsidRPr="00794639">
                <w:delText xml:space="preserve">133 </w:delText>
              </w:r>
            </w:del>
            <w:ins w:id="9717" w:author="Sevan Sirapian [2]" w:date="2018-11-26T11:12:00Z">
              <w:r w:rsidRPr="00CB1938">
                <w:t xml:space="preserve">MESSAGE_TYPE_NON_EXISTENT_OR_NOT_IMPLEMENTED </w:t>
              </w:r>
            </w:ins>
          </w:p>
        </w:tc>
      </w:tr>
      <w:tr w:rsidR="00B36F36" w:rsidRPr="00794639" w14:paraId="07A701F2" w14:textId="1F1AB6B4" w:rsidTr="00B36F36">
        <w:tc>
          <w:tcPr>
            <w:tcW w:w="8997" w:type="dxa"/>
            <w:vAlign w:val="top"/>
            <w:tcPrChange w:id="9718" w:author="Elaine Baricante" w:date="2018-11-26T15:43:00Z">
              <w:tcPr>
                <w:tcW w:w="8928" w:type="dxa"/>
                <w:vAlign w:val="top"/>
              </w:tcPr>
            </w:tcPrChange>
          </w:tcPr>
          <w:p w14:paraId="7FD41E9A" w14:textId="5CB2E091" w:rsidR="00B36F36" w:rsidRPr="00794639" w:rsidRDefault="00B36F36" w:rsidP="003A741D">
            <w:pPr>
              <w:pStyle w:val="TableBody"/>
            </w:pPr>
            <w:del w:id="9719" w:author="Sevan Sirapian [2]" w:date="2018-11-26T11:12:00Z">
              <w:r w:rsidRPr="00794639">
                <w:delText xml:space="preserve">134 </w:delText>
              </w:r>
            </w:del>
            <w:ins w:id="9720" w:author="Sevan Sirapian [2]" w:date="2018-11-26T11:12:00Z">
              <w:r w:rsidRPr="00CB1938">
                <w:t xml:space="preserve">MESSAGE_TYPE_NOT_COMPATIBLE_WITH_THE_PROTOCOL_STATE </w:t>
              </w:r>
            </w:ins>
          </w:p>
        </w:tc>
      </w:tr>
      <w:tr w:rsidR="00B36F36" w:rsidRPr="00794639" w14:paraId="2A76CD53" w14:textId="61E075D8" w:rsidTr="00B36F36">
        <w:tc>
          <w:tcPr>
            <w:tcW w:w="8997" w:type="dxa"/>
            <w:vAlign w:val="top"/>
            <w:tcPrChange w:id="9721" w:author="Elaine Baricante" w:date="2018-11-26T15:43:00Z">
              <w:tcPr>
                <w:tcW w:w="8928" w:type="dxa"/>
                <w:vAlign w:val="top"/>
              </w:tcPr>
            </w:tcPrChange>
          </w:tcPr>
          <w:p w14:paraId="4B94E736" w14:textId="4D593715" w:rsidR="00B36F36" w:rsidRPr="00794639" w:rsidRDefault="00B36F36" w:rsidP="003A741D">
            <w:pPr>
              <w:pStyle w:val="TableBody"/>
            </w:pPr>
            <w:del w:id="9722" w:author="Sevan Sirapian [2]" w:date="2018-11-26T11:12:00Z">
              <w:r w:rsidRPr="00794639">
                <w:delText xml:space="preserve">135 </w:delText>
              </w:r>
            </w:del>
            <w:ins w:id="9723" w:author="Sevan Sirapian [2]" w:date="2018-11-26T11:12:00Z">
              <w:r w:rsidRPr="00CB1938">
                <w:t xml:space="preserve">INFORMATION_ELEMENT_NON_EXISTENT_OR_NOT_IMPLEMENTED </w:t>
              </w:r>
            </w:ins>
          </w:p>
        </w:tc>
      </w:tr>
      <w:tr w:rsidR="00B36F36" w:rsidRPr="00794639" w14:paraId="1CF2A8EE" w14:textId="7C9193AD" w:rsidTr="00B36F36">
        <w:tc>
          <w:tcPr>
            <w:tcW w:w="8997" w:type="dxa"/>
            <w:vAlign w:val="top"/>
            <w:tcPrChange w:id="9724" w:author="Elaine Baricante" w:date="2018-11-26T15:43:00Z">
              <w:tcPr>
                <w:tcW w:w="8928" w:type="dxa"/>
                <w:vAlign w:val="top"/>
              </w:tcPr>
            </w:tcPrChange>
          </w:tcPr>
          <w:p w14:paraId="2EA577D3" w14:textId="0FF66963" w:rsidR="00B36F36" w:rsidRPr="00794639" w:rsidRDefault="00B36F36" w:rsidP="003A741D">
            <w:pPr>
              <w:pStyle w:val="TableBody"/>
            </w:pPr>
            <w:del w:id="9725" w:author="Sevan Sirapian [2]" w:date="2018-11-26T11:12:00Z">
              <w:r w:rsidRPr="00794639">
                <w:delText xml:space="preserve">136 </w:delText>
              </w:r>
            </w:del>
            <w:ins w:id="9726" w:author="Sevan Sirapian [2]" w:date="2018-11-26T11:12:00Z">
              <w:r w:rsidRPr="00CB1938">
                <w:t xml:space="preserve">CONDITIONAL_IE_ERROR </w:t>
              </w:r>
            </w:ins>
          </w:p>
        </w:tc>
      </w:tr>
      <w:tr w:rsidR="00B36F36" w:rsidRPr="00794639" w14:paraId="0AF70079" w14:textId="0B385F7A" w:rsidTr="00B36F36">
        <w:tc>
          <w:tcPr>
            <w:tcW w:w="8997" w:type="dxa"/>
            <w:vAlign w:val="top"/>
            <w:tcPrChange w:id="9727" w:author="Elaine Baricante" w:date="2018-11-26T15:43:00Z">
              <w:tcPr>
                <w:tcW w:w="8928" w:type="dxa"/>
                <w:vAlign w:val="top"/>
              </w:tcPr>
            </w:tcPrChange>
          </w:tcPr>
          <w:p w14:paraId="63212E38" w14:textId="34AFE2FC" w:rsidR="00B36F36" w:rsidRPr="00794639" w:rsidRDefault="00B36F36" w:rsidP="003A741D">
            <w:pPr>
              <w:pStyle w:val="TableBody"/>
            </w:pPr>
            <w:del w:id="9728" w:author="Sevan Sirapian [2]" w:date="2018-11-26T11:12:00Z">
              <w:r w:rsidRPr="00794639">
                <w:delText xml:space="preserve">137 </w:delText>
              </w:r>
            </w:del>
            <w:ins w:id="9729" w:author="Sevan Sirapian [2]" w:date="2018-11-26T11:12:00Z">
              <w:r w:rsidRPr="00CB1938">
                <w:t xml:space="preserve">ESM_MESSAGE_NOT_COMPATIBLE_WITH_THE_PROTOCOL_STATE </w:t>
              </w:r>
            </w:ins>
          </w:p>
        </w:tc>
      </w:tr>
      <w:tr w:rsidR="00B36F36" w:rsidRPr="00794639" w14:paraId="0F6519C6" w14:textId="7B21E7FB" w:rsidTr="00B36F36">
        <w:tc>
          <w:tcPr>
            <w:tcW w:w="8997" w:type="dxa"/>
            <w:vAlign w:val="top"/>
            <w:tcPrChange w:id="9730" w:author="Elaine Baricante" w:date="2018-11-26T15:43:00Z">
              <w:tcPr>
                <w:tcW w:w="8928" w:type="dxa"/>
                <w:vAlign w:val="top"/>
              </w:tcPr>
            </w:tcPrChange>
          </w:tcPr>
          <w:p w14:paraId="032DCED9" w14:textId="5F337156" w:rsidR="00B36F36" w:rsidRPr="00794639" w:rsidRDefault="00B36F36" w:rsidP="003A741D">
            <w:pPr>
              <w:pStyle w:val="TableBody"/>
            </w:pPr>
            <w:del w:id="9731" w:author="Sevan Sirapian [2]" w:date="2018-11-26T11:12:00Z">
              <w:r w:rsidRPr="00794639">
                <w:delText xml:space="preserve">138 </w:delText>
              </w:r>
            </w:del>
            <w:ins w:id="9732" w:author="Sevan Sirapian [2]" w:date="2018-11-26T11:12:00Z">
              <w:r w:rsidRPr="00CB1938">
                <w:t xml:space="preserve">ESM_PROTOCOL_ERROR_UNSPECIFIED </w:t>
              </w:r>
            </w:ins>
          </w:p>
        </w:tc>
      </w:tr>
      <w:tr w:rsidR="00B36F36" w:rsidRPr="00794639" w14:paraId="117FA277" w14:textId="6962A457" w:rsidTr="00B36F36">
        <w:tc>
          <w:tcPr>
            <w:tcW w:w="8997" w:type="dxa"/>
            <w:vAlign w:val="top"/>
            <w:tcPrChange w:id="9733" w:author="Elaine Baricante" w:date="2018-11-26T15:43:00Z">
              <w:tcPr>
                <w:tcW w:w="8928" w:type="dxa"/>
                <w:vAlign w:val="top"/>
              </w:tcPr>
            </w:tcPrChange>
          </w:tcPr>
          <w:p w14:paraId="27C37C2D" w14:textId="0EAE0770" w:rsidR="00B36F36" w:rsidRPr="00794639" w:rsidRDefault="00B36F36" w:rsidP="003A741D">
            <w:pPr>
              <w:pStyle w:val="TableBody"/>
            </w:pPr>
            <w:del w:id="9734" w:author="Sevan Sirapian [2]" w:date="2018-11-26T11:12:00Z">
              <w:r w:rsidRPr="00794639">
                <w:delText xml:space="preserve">139 </w:delText>
              </w:r>
            </w:del>
            <w:ins w:id="9735" w:author="Sevan Sirapian [2]" w:date="2018-11-26T11:12:00Z">
              <w:r w:rsidRPr="00CB1938">
                <w:t>APN_RESTRICTION_VALUE_INCOMPATIBLE_WITH_ACTIVE_EPS_BEARER_CONTEXT</w:t>
              </w:r>
            </w:ins>
          </w:p>
        </w:tc>
      </w:tr>
      <w:tr w:rsidR="00B36F36" w:rsidRPr="00794639" w14:paraId="421532AC" w14:textId="77777777" w:rsidTr="00B36F36">
        <w:trPr>
          <w:del w:id="9736" w:author="Sevan Sirapian [2]" w:date="2018-11-26T11:12:00Z"/>
        </w:trPr>
        <w:tc>
          <w:tcPr>
            <w:tcW w:w="8997" w:type="dxa"/>
            <w:tcPrChange w:id="9737" w:author="Elaine Baricante" w:date="2018-11-26T15:43:00Z">
              <w:tcPr>
                <w:tcW w:w="1437" w:type="dxa"/>
              </w:tcPr>
            </w:tcPrChange>
          </w:tcPr>
          <w:p w14:paraId="39BB16B5" w14:textId="77777777" w:rsidR="00B36F36" w:rsidRPr="00794639" w:rsidRDefault="00B36F36" w:rsidP="00166AF3">
            <w:pPr>
              <w:pStyle w:val="TableBody"/>
              <w:rPr>
                <w:del w:id="9738" w:author="Sevan Sirapian [2]" w:date="2018-11-26T11:12:00Z"/>
              </w:rPr>
            </w:pPr>
            <w:del w:id="9739" w:author="Sevan Sirapian [2]" w:date="2018-11-26T11:12:00Z">
              <w:r w:rsidRPr="00794639">
                <w:delText xml:space="preserve">140 </w:delText>
              </w:r>
              <w:bookmarkStart w:id="9740" w:name="_Toc531012250"/>
              <w:bookmarkStart w:id="9741" w:name="_Toc531076543"/>
              <w:bookmarkStart w:id="9742" w:name="_Toc531077834"/>
              <w:bookmarkStart w:id="9743" w:name="_Toc531079138"/>
              <w:bookmarkStart w:id="9744" w:name="_Toc531701035"/>
              <w:bookmarkEnd w:id="9740"/>
              <w:bookmarkEnd w:id="9741"/>
              <w:bookmarkEnd w:id="9742"/>
              <w:bookmarkEnd w:id="9743"/>
              <w:bookmarkEnd w:id="9744"/>
            </w:del>
          </w:p>
        </w:tc>
        <w:bookmarkStart w:id="9745" w:name="_Toc531012251"/>
        <w:bookmarkStart w:id="9746" w:name="_Toc531076544"/>
        <w:bookmarkStart w:id="9747" w:name="_Toc531077835"/>
        <w:bookmarkStart w:id="9748" w:name="_Toc531079139"/>
        <w:bookmarkStart w:id="9749" w:name="_Toc531701036"/>
        <w:bookmarkEnd w:id="9745"/>
        <w:bookmarkEnd w:id="9746"/>
        <w:bookmarkEnd w:id="9747"/>
        <w:bookmarkEnd w:id="9748"/>
        <w:bookmarkEnd w:id="9749"/>
      </w:tr>
      <w:tr w:rsidR="00B36F36" w:rsidRPr="00794639" w14:paraId="41365FF9" w14:textId="77777777" w:rsidTr="00B36F36">
        <w:trPr>
          <w:del w:id="9750" w:author="Sevan Sirapian [2]" w:date="2018-11-26T11:12:00Z"/>
        </w:trPr>
        <w:tc>
          <w:tcPr>
            <w:tcW w:w="8997" w:type="dxa"/>
            <w:tcPrChange w:id="9751" w:author="Elaine Baricante" w:date="2018-11-26T15:43:00Z">
              <w:tcPr>
                <w:tcW w:w="1437" w:type="dxa"/>
              </w:tcPr>
            </w:tcPrChange>
          </w:tcPr>
          <w:p w14:paraId="4245B93D" w14:textId="77777777" w:rsidR="00B36F36" w:rsidRPr="00794639" w:rsidRDefault="00B36F36" w:rsidP="00166AF3">
            <w:pPr>
              <w:pStyle w:val="TableBody"/>
              <w:rPr>
                <w:del w:id="9752" w:author="Sevan Sirapian [2]" w:date="2018-11-26T11:12:00Z"/>
              </w:rPr>
            </w:pPr>
            <w:del w:id="9753" w:author="Sevan Sirapian [2]" w:date="2018-11-26T11:12:00Z">
              <w:r w:rsidRPr="00794639">
                <w:delText xml:space="preserve">141 </w:delText>
              </w:r>
              <w:bookmarkStart w:id="9754" w:name="_Toc531012252"/>
              <w:bookmarkStart w:id="9755" w:name="_Toc531076545"/>
              <w:bookmarkStart w:id="9756" w:name="_Toc531077836"/>
              <w:bookmarkStart w:id="9757" w:name="_Toc531079140"/>
              <w:bookmarkStart w:id="9758" w:name="_Toc531701037"/>
              <w:bookmarkEnd w:id="9754"/>
              <w:bookmarkEnd w:id="9755"/>
              <w:bookmarkEnd w:id="9756"/>
              <w:bookmarkEnd w:id="9757"/>
              <w:bookmarkEnd w:id="9758"/>
            </w:del>
          </w:p>
        </w:tc>
        <w:bookmarkStart w:id="9759" w:name="_Toc531012253"/>
        <w:bookmarkStart w:id="9760" w:name="_Toc531076546"/>
        <w:bookmarkStart w:id="9761" w:name="_Toc531077837"/>
        <w:bookmarkStart w:id="9762" w:name="_Toc531079141"/>
        <w:bookmarkStart w:id="9763" w:name="_Toc531701038"/>
        <w:bookmarkEnd w:id="9759"/>
        <w:bookmarkEnd w:id="9760"/>
        <w:bookmarkEnd w:id="9761"/>
        <w:bookmarkEnd w:id="9762"/>
        <w:bookmarkEnd w:id="9763"/>
      </w:tr>
      <w:tr w:rsidR="00B36F36" w:rsidRPr="00794639" w14:paraId="14E3A12E" w14:textId="77777777" w:rsidTr="00B36F36">
        <w:trPr>
          <w:del w:id="9764" w:author="Sevan Sirapian [2]" w:date="2018-11-26T11:12:00Z"/>
        </w:trPr>
        <w:tc>
          <w:tcPr>
            <w:tcW w:w="8997" w:type="dxa"/>
            <w:tcPrChange w:id="9765" w:author="Elaine Baricante" w:date="2018-11-26T15:43:00Z">
              <w:tcPr>
                <w:tcW w:w="1437" w:type="dxa"/>
              </w:tcPr>
            </w:tcPrChange>
          </w:tcPr>
          <w:p w14:paraId="5E0C98FD" w14:textId="77777777" w:rsidR="00B36F36" w:rsidRPr="00794639" w:rsidRDefault="00B36F36" w:rsidP="00166AF3">
            <w:pPr>
              <w:pStyle w:val="TableBody"/>
              <w:rPr>
                <w:del w:id="9766" w:author="Sevan Sirapian [2]" w:date="2018-11-26T11:12:00Z"/>
              </w:rPr>
            </w:pPr>
            <w:del w:id="9767" w:author="Sevan Sirapian [2]" w:date="2018-11-26T11:12:00Z">
              <w:r w:rsidRPr="00794639">
                <w:delText xml:space="preserve">142 </w:delText>
              </w:r>
              <w:bookmarkStart w:id="9768" w:name="_Toc531012254"/>
              <w:bookmarkStart w:id="9769" w:name="_Toc531076547"/>
              <w:bookmarkStart w:id="9770" w:name="_Toc531077838"/>
              <w:bookmarkStart w:id="9771" w:name="_Toc531079142"/>
              <w:bookmarkStart w:id="9772" w:name="_Toc531701039"/>
              <w:bookmarkEnd w:id="9768"/>
              <w:bookmarkEnd w:id="9769"/>
              <w:bookmarkEnd w:id="9770"/>
              <w:bookmarkEnd w:id="9771"/>
              <w:bookmarkEnd w:id="9772"/>
            </w:del>
          </w:p>
        </w:tc>
        <w:bookmarkStart w:id="9773" w:name="_Toc531012255"/>
        <w:bookmarkStart w:id="9774" w:name="_Toc531076548"/>
        <w:bookmarkStart w:id="9775" w:name="_Toc531077839"/>
        <w:bookmarkStart w:id="9776" w:name="_Toc531079143"/>
        <w:bookmarkStart w:id="9777" w:name="_Toc531701040"/>
        <w:bookmarkEnd w:id="9773"/>
        <w:bookmarkEnd w:id="9774"/>
        <w:bookmarkEnd w:id="9775"/>
        <w:bookmarkEnd w:id="9776"/>
        <w:bookmarkEnd w:id="9777"/>
      </w:tr>
      <w:tr w:rsidR="00B36F36" w:rsidRPr="00794639" w14:paraId="2FC360B8" w14:textId="77777777" w:rsidTr="00B36F36">
        <w:trPr>
          <w:del w:id="9778" w:author="Sevan Sirapian [2]" w:date="2018-11-26T11:12:00Z"/>
        </w:trPr>
        <w:tc>
          <w:tcPr>
            <w:tcW w:w="8997" w:type="dxa"/>
            <w:tcPrChange w:id="9779" w:author="Elaine Baricante" w:date="2018-11-26T15:43:00Z">
              <w:tcPr>
                <w:tcW w:w="1437" w:type="dxa"/>
              </w:tcPr>
            </w:tcPrChange>
          </w:tcPr>
          <w:p w14:paraId="7BAB1722" w14:textId="77777777" w:rsidR="00B36F36" w:rsidRPr="00794639" w:rsidRDefault="00B36F36" w:rsidP="00166AF3">
            <w:pPr>
              <w:pStyle w:val="TableBody"/>
              <w:rPr>
                <w:del w:id="9780" w:author="Sevan Sirapian [2]" w:date="2018-11-26T11:12:00Z"/>
              </w:rPr>
            </w:pPr>
            <w:del w:id="9781" w:author="Sevan Sirapian [2]" w:date="2018-11-26T11:12:00Z">
              <w:r w:rsidRPr="00794639">
                <w:delText xml:space="preserve">143 </w:delText>
              </w:r>
              <w:bookmarkStart w:id="9782" w:name="_Toc531012256"/>
              <w:bookmarkStart w:id="9783" w:name="_Toc531076549"/>
              <w:bookmarkStart w:id="9784" w:name="_Toc531077840"/>
              <w:bookmarkStart w:id="9785" w:name="_Toc531079144"/>
              <w:bookmarkStart w:id="9786" w:name="_Toc531701041"/>
              <w:bookmarkEnd w:id="9782"/>
              <w:bookmarkEnd w:id="9783"/>
              <w:bookmarkEnd w:id="9784"/>
              <w:bookmarkEnd w:id="9785"/>
              <w:bookmarkEnd w:id="9786"/>
            </w:del>
          </w:p>
        </w:tc>
        <w:bookmarkStart w:id="9787" w:name="_Toc531012257"/>
        <w:bookmarkStart w:id="9788" w:name="_Toc531076550"/>
        <w:bookmarkStart w:id="9789" w:name="_Toc531077841"/>
        <w:bookmarkStart w:id="9790" w:name="_Toc531079145"/>
        <w:bookmarkStart w:id="9791" w:name="_Toc531701042"/>
        <w:bookmarkEnd w:id="9787"/>
        <w:bookmarkEnd w:id="9788"/>
        <w:bookmarkEnd w:id="9789"/>
        <w:bookmarkEnd w:id="9790"/>
        <w:bookmarkEnd w:id="9791"/>
      </w:tr>
      <w:tr w:rsidR="00B36F36" w:rsidRPr="00794639" w14:paraId="5D97080C" w14:textId="77777777" w:rsidTr="00B36F36">
        <w:trPr>
          <w:del w:id="9792" w:author="Sevan Sirapian [2]" w:date="2018-11-26T11:12:00Z"/>
        </w:trPr>
        <w:tc>
          <w:tcPr>
            <w:tcW w:w="8997" w:type="dxa"/>
            <w:tcPrChange w:id="9793" w:author="Elaine Baricante" w:date="2018-11-26T15:43:00Z">
              <w:tcPr>
                <w:tcW w:w="1437" w:type="dxa"/>
              </w:tcPr>
            </w:tcPrChange>
          </w:tcPr>
          <w:p w14:paraId="75624AE2" w14:textId="77777777" w:rsidR="00B36F36" w:rsidRPr="00794639" w:rsidRDefault="00B36F36" w:rsidP="00166AF3">
            <w:pPr>
              <w:pStyle w:val="TableBody"/>
              <w:rPr>
                <w:del w:id="9794" w:author="Sevan Sirapian [2]" w:date="2018-11-26T11:12:00Z"/>
              </w:rPr>
            </w:pPr>
            <w:del w:id="9795" w:author="Sevan Sirapian [2]" w:date="2018-11-26T11:12:00Z">
              <w:r w:rsidRPr="00794639">
                <w:delText xml:space="preserve">144 </w:delText>
              </w:r>
              <w:bookmarkStart w:id="9796" w:name="_Toc531012258"/>
              <w:bookmarkStart w:id="9797" w:name="_Toc531076551"/>
              <w:bookmarkStart w:id="9798" w:name="_Toc531077842"/>
              <w:bookmarkStart w:id="9799" w:name="_Toc531079146"/>
              <w:bookmarkStart w:id="9800" w:name="_Toc531701043"/>
              <w:bookmarkEnd w:id="9796"/>
              <w:bookmarkEnd w:id="9797"/>
              <w:bookmarkEnd w:id="9798"/>
              <w:bookmarkEnd w:id="9799"/>
              <w:bookmarkEnd w:id="9800"/>
            </w:del>
          </w:p>
        </w:tc>
        <w:bookmarkStart w:id="9801" w:name="_Toc531012259"/>
        <w:bookmarkStart w:id="9802" w:name="_Toc531076552"/>
        <w:bookmarkStart w:id="9803" w:name="_Toc531077843"/>
        <w:bookmarkStart w:id="9804" w:name="_Toc531079147"/>
        <w:bookmarkStart w:id="9805" w:name="_Toc531701044"/>
        <w:bookmarkEnd w:id="9801"/>
        <w:bookmarkEnd w:id="9802"/>
        <w:bookmarkEnd w:id="9803"/>
        <w:bookmarkEnd w:id="9804"/>
        <w:bookmarkEnd w:id="9805"/>
      </w:tr>
      <w:tr w:rsidR="00B36F36" w:rsidRPr="00794639" w14:paraId="04A1D1AC" w14:textId="77777777" w:rsidTr="00B36F36">
        <w:trPr>
          <w:del w:id="9806" w:author="Sevan Sirapian [2]" w:date="2018-11-26T11:12:00Z"/>
        </w:trPr>
        <w:tc>
          <w:tcPr>
            <w:tcW w:w="8997" w:type="dxa"/>
            <w:tcPrChange w:id="9807" w:author="Elaine Baricante" w:date="2018-11-26T15:43:00Z">
              <w:tcPr>
                <w:tcW w:w="1437" w:type="dxa"/>
              </w:tcPr>
            </w:tcPrChange>
          </w:tcPr>
          <w:p w14:paraId="061CADE6" w14:textId="77777777" w:rsidR="00B36F36" w:rsidRPr="00794639" w:rsidRDefault="00B36F36" w:rsidP="00166AF3">
            <w:pPr>
              <w:pStyle w:val="TableBody"/>
              <w:rPr>
                <w:del w:id="9808" w:author="Sevan Sirapian [2]" w:date="2018-11-26T11:12:00Z"/>
              </w:rPr>
            </w:pPr>
            <w:del w:id="9809" w:author="Sevan Sirapian [2]" w:date="2018-11-26T11:12:00Z">
              <w:r w:rsidRPr="00794639">
                <w:delText xml:space="preserve">145 </w:delText>
              </w:r>
              <w:bookmarkStart w:id="9810" w:name="_Toc531012260"/>
              <w:bookmarkStart w:id="9811" w:name="_Toc531076553"/>
              <w:bookmarkStart w:id="9812" w:name="_Toc531077844"/>
              <w:bookmarkStart w:id="9813" w:name="_Toc531079148"/>
              <w:bookmarkStart w:id="9814" w:name="_Toc531701045"/>
              <w:bookmarkEnd w:id="9810"/>
              <w:bookmarkEnd w:id="9811"/>
              <w:bookmarkEnd w:id="9812"/>
              <w:bookmarkEnd w:id="9813"/>
              <w:bookmarkEnd w:id="9814"/>
            </w:del>
          </w:p>
        </w:tc>
        <w:bookmarkStart w:id="9815" w:name="_Toc531012261"/>
        <w:bookmarkStart w:id="9816" w:name="_Toc531076554"/>
        <w:bookmarkStart w:id="9817" w:name="_Toc531077845"/>
        <w:bookmarkStart w:id="9818" w:name="_Toc531079149"/>
        <w:bookmarkStart w:id="9819" w:name="_Toc531701046"/>
        <w:bookmarkEnd w:id="9815"/>
        <w:bookmarkEnd w:id="9816"/>
        <w:bookmarkEnd w:id="9817"/>
        <w:bookmarkEnd w:id="9818"/>
        <w:bookmarkEnd w:id="9819"/>
      </w:tr>
      <w:tr w:rsidR="00B36F36" w:rsidRPr="00794639" w14:paraId="38DB9BA5" w14:textId="77777777" w:rsidTr="00B36F36">
        <w:trPr>
          <w:del w:id="9820" w:author="Sevan Sirapian [2]" w:date="2018-11-26T11:12:00Z"/>
        </w:trPr>
        <w:tc>
          <w:tcPr>
            <w:tcW w:w="8997" w:type="dxa"/>
            <w:tcPrChange w:id="9821" w:author="Elaine Baricante" w:date="2018-11-26T15:43:00Z">
              <w:tcPr>
                <w:tcW w:w="1437" w:type="dxa"/>
              </w:tcPr>
            </w:tcPrChange>
          </w:tcPr>
          <w:p w14:paraId="4EF5605E" w14:textId="77777777" w:rsidR="00B36F36" w:rsidRPr="00794639" w:rsidRDefault="00B36F36" w:rsidP="00166AF3">
            <w:pPr>
              <w:pStyle w:val="TableBody"/>
              <w:rPr>
                <w:del w:id="9822" w:author="Sevan Sirapian [2]" w:date="2018-11-26T11:12:00Z"/>
              </w:rPr>
            </w:pPr>
            <w:del w:id="9823" w:author="Sevan Sirapian [2]" w:date="2018-11-26T11:12:00Z">
              <w:r w:rsidRPr="00794639">
                <w:delText xml:space="preserve">146 </w:delText>
              </w:r>
              <w:bookmarkStart w:id="9824" w:name="_Toc531012262"/>
              <w:bookmarkStart w:id="9825" w:name="_Toc531076555"/>
              <w:bookmarkStart w:id="9826" w:name="_Toc531077846"/>
              <w:bookmarkStart w:id="9827" w:name="_Toc531079150"/>
              <w:bookmarkStart w:id="9828" w:name="_Toc531701047"/>
              <w:bookmarkEnd w:id="9824"/>
              <w:bookmarkEnd w:id="9825"/>
              <w:bookmarkEnd w:id="9826"/>
              <w:bookmarkEnd w:id="9827"/>
              <w:bookmarkEnd w:id="9828"/>
            </w:del>
          </w:p>
        </w:tc>
        <w:bookmarkStart w:id="9829" w:name="_Toc531012263"/>
        <w:bookmarkStart w:id="9830" w:name="_Toc531076556"/>
        <w:bookmarkStart w:id="9831" w:name="_Toc531077847"/>
        <w:bookmarkStart w:id="9832" w:name="_Toc531079151"/>
        <w:bookmarkStart w:id="9833" w:name="_Toc531701048"/>
        <w:bookmarkEnd w:id="9829"/>
        <w:bookmarkEnd w:id="9830"/>
        <w:bookmarkEnd w:id="9831"/>
        <w:bookmarkEnd w:id="9832"/>
        <w:bookmarkEnd w:id="9833"/>
      </w:tr>
      <w:tr w:rsidR="00B36F36" w:rsidRPr="00794639" w14:paraId="3C35EEFB" w14:textId="77777777" w:rsidTr="00B36F36">
        <w:trPr>
          <w:del w:id="9834" w:author="Sevan Sirapian [2]" w:date="2018-11-26T11:12:00Z"/>
        </w:trPr>
        <w:tc>
          <w:tcPr>
            <w:tcW w:w="8997" w:type="dxa"/>
            <w:tcPrChange w:id="9835" w:author="Elaine Baricante" w:date="2018-11-26T15:43:00Z">
              <w:tcPr>
                <w:tcW w:w="1437" w:type="dxa"/>
              </w:tcPr>
            </w:tcPrChange>
          </w:tcPr>
          <w:p w14:paraId="5BEEDC8F" w14:textId="77777777" w:rsidR="00B36F36" w:rsidRPr="00794639" w:rsidRDefault="00B36F36" w:rsidP="00166AF3">
            <w:pPr>
              <w:pStyle w:val="TableBody"/>
              <w:rPr>
                <w:del w:id="9836" w:author="Sevan Sirapian [2]" w:date="2018-11-26T11:12:00Z"/>
              </w:rPr>
            </w:pPr>
            <w:del w:id="9837" w:author="Sevan Sirapian [2]" w:date="2018-11-26T11:12:00Z">
              <w:r w:rsidRPr="00794639">
                <w:delText xml:space="preserve">148 </w:delText>
              </w:r>
              <w:bookmarkStart w:id="9838" w:name="_Toc531012264"/>
              <w:bookmarkStart w:id="9839" w:name="_Toc531076557"/>
              <w:bookmarkStart w:id="9840" w:name="_Toc531077848"/>
              <w:bookmarkStart w:id="9841" w:name="_Toc531079152"/>
              <w:bookmarkStart w:id="9842" w:name="_Toc531701049"/>
              <w:bookmarkEnd w:id="9838"/>
              <w:bookmarkEnd w:id="9839"/>
              <w:bookmarkEnd w:id="9840"/>
              <w:bookmarkEnd w:id="9841"/>
              <w:bookmarkEnd w:id="9842"/>
            </w:del>
          </w:p>
        </w:tc>
        <w:bookmarkStart w:id="9843" w:name="_Toc531012265"/>
        <w:bookmarkStart w:id="9844" w:name="_Toc531076558"/>
        <w:bookmarkStart w:id="9845" w:name="_Toc531077849"/>
        <w:bookmarkStart w:id="9846" w:name="_Toc531079153"/>
        <w:bookmarkStart w:id="9847" w:name="_Toc531701050"/>
        <w:bookmarkEnd w:id="9843"/>
        <w:bookmarkEnd w:id="9844"/>
        <w:bookmarkEnd w:id="9845"/>
        <w:bookmarkEnd w:id="9846"/>
        <w:bookmarkEnd w:id="9847"/>
      </w:tr>
      <w:tr w:rsidR="00B36F36" w:rsidRPr="00794639" w14:paraId="3763EADC" w14:textId="77777777" w:rsidTr="00B36F36">
        <w:trPr>
          <w:del w:id="9848" w:author="Sevan Sirapian [2]" w:date="2018-11-26T11:12:00Z"/>
        </w:trPr>
        <w:tc>
          <w:tcPr>
            <w:tcW w:w="8997" w:type="dxa"/>
            <w:tcPrChange w:id="9849" w:author="Elaine Baricante" w:date="2018-11-26T15:43:00Z">
              <w:tcPr>
                <w:tcW w:w="1437" w:type="dxa"/>
              </w:tcPr>
            </w:tcPrChange>
          </w:tcPr>
          <w:p w14:paraId="7C1DE8D3" w14:textId="77777777" w:rsidR="00B36F36" w:rsidRPr="00794639" w:rsidRDefault="00B36F36" w:rsidP="00166AF3">
            <w:pPr>
              <w:pStyle w:val="TableBody"/>
              <w:rPr>
                <w:del w:id="9850" w:author="Sevan Sirapian [2]" w:date="2018-11-26T11:12:00Z"/>
              </w:rPr>
            </w:pPr>
            <w:del w:id="9851" w:author="Sevan Sirapian [2]" w:date="2018-11-26T11:12:00Z">
              <w:r w:rsidRPr="00794639">
                <w:delText xml:space="preserve">149 </w:delText>
              </w:r>
              <w:bookmarkStart w:id="9852" w:name="_Toc531012266"/>
              <w:bookmarkStart w:id="9853" w:name="_Toc531076559"/>
              <w:bookmarkStart w:id="9854" w:name="_Toc531077850"/>
              <w:bookmarkStart w:id="9855" w:name="_Toc531079154"/>
              <w:bookmarkStart w:id="9856" w:name="_Toc531701051"/>
              <w:bookmarkEnd w:id="9852"/>
              <w:bookmarkEnd w:id="9853"/>
              <w:bookmarkEnd w:id="9854"/>
              <w:bookmarkEnd w:id="9855"/>
              <w:bookmarkEnd w:id="9856"/>
            </w:del>
          </w:p>
        </w:tc>
        <w:bookmarkStart w:id="9857" w:name="_Toc531012267"/>
        <w:bookmarkStart w:id="9858" w:name="_Toc531076560"/>
        <w:bookmarkStart w:id="9859" w:name="_Toc531077851"/>
        <w:bookmarkStart w:id="9860" w:name="_Toc531079155"/>
        <w:bookmarkStart w:id="9861" w:name="_Toc531701052"/>
        <w:bookmarkEnd w:id="9857"/>
        <w:bookmarkEnd w:id="9858"/>
        <w:bookmarkEnd w:id="9859"/>
        <w:bookmarkEnd w:id="9860"/>
        <w:bookmarkEnd w:id="9861"/>
      </w:tr>
      <w:tr w:rsidR="00B36F36" w:rsidRPr="00794639" w14:paraId="0F6EC935" w14:textId="77777777" w:rsidTr="00B36F36">
        <w:trPr>
          <w:del w:id="9862" w:author="Sevan Sirapian [2]" w:date="2018-11-26T11:12:00Z"/>
        </w:trPr>
        <w:tc>
          <w:tcPr>
            <w:tcW w:w="8997" w:type="dxa"/>
            <w:tcPrChange w:id="9863" w:author="Elaine Baricante" w:date="2018-11-26T15:43:00Z">
              <w:tcPr>
                <w:tcW w:w="1437" w:type="dxa"/>
              </w:tcPr>
            </w:tcPrChange>
          </w:tcPr>
          <w:p w14:paraId="0F35C11B" w14:textId="77777777" w:rsidR="00B36F36" w:rsidRPr="00794639" w:rsidRDefault="00B36F36" w:rsidP="00166AF3">
            <w:pPr>
              <w:pStyle w:val="TableBody"/>
              <w:rPr>
                <w:del w:id="9864" w:author="Sevan Sirapian [2]" w:date="2018-11-26T11:12:00Z"/>
              </w:rPr>
            </w:pPr>
            <w:del w:id="9865" w:author="Sevan Sirapian [2]" w:date="2018-11-26T11:12:00Z">
              <w:r w:rsidRPr="00794639">
                <w:delText>152</w:delText>
              </w:r>
              <w:bookmarkStart w:id="9866" w:name="_Toc531012268"/>
              <w:bookmarkStart w:id="9867" w:name="_Toc531076561"/>
              <w:bookmarkStart w:id="9868" w:name="_Toc531077852"/>
              <w:bookmarkStart w:id="9869" w:name="_Toc531079156"/>
              <w:bookmarkStart w:id="9870" w:name="_Toc531701053"/>
              <w:bookmarkEnd w:id="9866"/>
              <w:bookmarkEnd w:id="9867"/>
              <w:bookmarkEnd w:id="9868"/>
              <w:bookmarkEnd w:id="9869"/>
              <w:bookmarkEnd w:id="9870"/>
            </w:del>
          </w:p>
        </w:tc>
        <w:bookmarkStart w:id="9871" w:name="_Toc531012269"/>
        <w:bookmarkStart w:id="9872" w:name="_Toc531076562"/>
        <w:bookmarkStart w:id="9873" w:name="_Toc531077853"/>
        <w:bookmarkStart w:id="9874" w:name="_Toc531079157"/>
        <w:bookmarkStart w:id="9875" w:name="_Toc531701054"/>
        <w:bookmarkEnd w:id="9871"/>
        <w:bookmarkEnd w:id="9872"/>
        <w:bookmarkEnd w:id="9873"/>
        <w:bookmarkEnd w:id="9874"/>
        <w:bookmarkEnd w:id="9875"/>
      </w:tr>
      <w:tr w:rsidR="00B36F36" w:rsidRPr="00794639" w14:paraId="7FC720D3" w14:textId="77777777" w:rsidTr="00B36F36">
        <w:trPr>
          <w:del w:id="9876" w:author="Sevan Sirapian [2]" w:date="2018-11-26T11:12:00Z"/>
        </w:trPr>
        <w:tc>
          <w:tcPr>
            <w:tcW w:w="8997" w:type="dxa"/>
            <w:tcPrChange w:id="9877" w:author="Elaine Baricante" w:date="2018-11-26T15:43:00Z">
              <w:tcPr>
                <w:tcW w:w="1437" w:type="dxa"/>
              </w:tcPr>
            </w:tcPrChange>
          </w:tcPr>
          <w:p w14:paraId="2829B3EC" w14:textId="77777777" w:rsidR="00B36F36" w:rsidRPr="00794639" w:rsidRDefault="00B36F36" w:rsidP="00166AF3">
            <w:pPr>
              <w:pStyle w:val="TableBody"/>
              <w:rPr>
                <w:del w:id="9878" w:author="Sevan Sirapian [2]" w:date="2018-11-26T11:12:00Z"/>
              </w:rPr>
            </w:pPr>
            <w:del w:id="9879" w:author="Sevan Sirapian [2]" w:date="2018-11-26T11:12:00Z">
              <w:r w:rsidRPr="00794639">
                <w:delText>153</w:delText>
              </w:r>
              <w:bookmarkStart w:id="9880" w:name="_Toc531012270"/>
              <w:bookmarkStart w:id="9881" w:name="_Toc531076563"/>
              <w:bookmarkStart w:id="9882" w:name="_Toc531077854"/>
              <w:bookmarkStart w:id="9883" w:name="_Toc531079158"/>
              <w:bookmarkStart w:id="9884" w:name="_Toc531701055"/>
              <w:bookmarkEnd w:id="9880"/>
              <w:bookmarkEnd w:id="9881"/>
              <w:bookmarkEnd w:id="9882"/>
              <w:bookmarkEnd w:id="9883"/>
              <w:bookmarkEnd w:id="9884"/>
            </w:del>
          </w:p>
        </w:tc>
        <w:bookmarkStart w:id="9885" w:name="_Toc531012271"/>
        <w:bookmarkStart w:id="9886" w:name="_Toc531076564"/>
        <w:bookmarkStart w:id="9887" w:name="_Toc531077855"/>
        <w:bookmarkStart w:id="9888" w:name="_Toc531079159"/>
        <w:bookmarkStart w:id="9889" w:name="_Toc531701056"/>
        <w:bookmarkEnd w:id="9885"/>
        <w:bookmarkEnd w:id="9886"/>
        <w:bookmarkEnd w:id="9887"/>
        <w:bookmarkEnd w:id="9888"/>
        <w:bookmarkEnd w:id="9889"/>
      </w:tr>
      <w:tr w:rsidR="00B36F36" w:rsidRPr="00794639" w14:paraId="7300F666" w14:textId="77777777" w:rsidTr="00B36F36">
        <w:trPr>
          <w:del w:id="9890" w:author="Sevan Sirapian [2]" w:date="2018-11-26T11:12:00Z"/>
        </w:trPr>
        <w:tc>
          <w:tcPr>
            <w:tcW w:w="8997" w:type="dxa"/>
            <w:tcPrChange w:id="9891" w:author="Elaine Baricante" w:date="2018-11-26T15:43:00Z">
              <w:tcPr>
                <w:tcW w:w="1437" w:type="dxa"/>
              </w:tcPr>
            </w:tcPrChange>
          </w:tcPr>
          <w:p w14:paraId="15433FD5" w14:textId="77777777" w:rsidR="00B36F36" w:rsidRPr="00794639" w:rsidRDefault="00B36F36" w:rsidP="00166AF3">
            <w:pPr>
              <w:pStyle w:val="TableBody"/>
              <w:rPr>
                <w:del w:id="9892" w:author="Sevan Sirapian [2]" w:date="2018-11-26T11:12:00Z"/>
              </w:rPr>
            </w:pPr>
            <w:del w:id="9893" w:author="Sevan Sirapian [2]" w:date="2018-11-26T11:12:00Z">
              <w:r w:rsidRPr="00794639">
                <w:delText>154</w:delText>
              </w:r>
              <w:bookmarkStart w:id="9894" w:name="_Toc531012272"/>
              <w:bookmarkStart w:id="9895" w:name="_Toc531076565"/>
              <w:bookmarkStart w:id="9896" w:name="_Toc531077856"/>
              <w:bookmarkStart w:id="9897" w:name="_Toc531079160"/>
              <w:bookmarkStart w:id="9898" w:name="_Toc531701057"/>
              <w:bookmarkEnd w:id="9894"/>
              <w:bookmarkEnd w:id="9895"/>
              <w:bookmarkEnd w:id="9896"/>
              <w:bookmarkEnd w:id="9897"/>
              <w:bookmarkEnd w:id="9898"/>
            </w:del>
          </w:p>
        </w:tc>
        <w:bookmarkStart w:id="9899" w:name="_Toc531012273"/>
        <w:bookmarkStart w:id="9900" w:name="_Toc531076566"/>
        <w:bookmarkStart w:id="9901" w:name="_Toc531077857"/>
        <w:bookmarkStart w:id="9902" w:name="_Toc531079161"/>
        <w:bookmarkStart w:id="9903" w:name="_Toc531701058"/>
        <w:bookmarkEnd w:id="9899"/>
        <w:bookmarkEnd w:id="9900"/>
        <w:bookmarkEnd w:id="9901"/>
        <w:bookmarkEnd w:id="9902"/>
        <w:bookmarkEnd w:id="9903"/>
      </w:tr>
      <w:tr w:rsidR="00B36F36" w:rsidRPr="00794639" w14:paraId="6FD43F67" w14:textId="77777777" w:rsidTr="00B36F36">
        <w:trPr>
          <w:del w:id="9904" w:author="Sevan Sirapian [2]" w:date="2018-11-26T11:12:00Z"/>
        </w:trPr>
        <w:tc>
          <w:tcPr>
            <w:tcW w:w="8997" w:type="dxa"/>
            <w:tcPrChange w:id="9905" w:author="Elaine Baricante" w:date="2018-11-26T15:43:00Z">
              <w:tcPr>
                <w:tcW w:w="1437" w:type="dxa"/>
              </w:tcPr>
            </w:tcPrChange>
          </w:tcPr>
          <w:p w14:paraId="06F9A084" w14:textId="77777777" w:rsidR="00B36F36" w:rsidRPr="00794639" w:rsidRDefault="00B36F36" w:rsidP="00166AF3">
            <w:pPr>
              <w:pStyle w:val="TableBody"/>
              <w:rPr>
                <w:del w:id="9906" w:author="Sevan Sirapian [2]" w:date="2018-11-26T11:12:00Z"/>
              </w:rPr>
            </w:pPr>
            <w:del w:id="9907" w:author="Sevan Sirapian [2]" w:date="2018-11-26T11:12:00Z">
              <w:r w:rsidRPr="00794639">
                <w:delText>155</w:delText>
              </w:r>
              <w:bookmarkStart w:id="9908" w:name="_Toc531012274"/>
              <w:bookmarkStart w:id="9909" w:name="_Toc531076567"/>
              <w:bookmarkStart w:id="9910" w:name="_Toc531077858"/>
              <w:bookmarkStart w:id="9911" w:name="_Toc531079162"/>
              <w:bookmarkStart w:id="9912" w:name="_Toc531701059"/>
              <w:bookmarkEnd w:id="9908"/>
              <w:bookmarkEnd w:id="9909"/>
              <w:bookmarkEnd w:id="9910"/>
              <w:bookmarkEnd w:id="9911"/>
              <w:bookmarkEnd w:id="9912"/>
            </w:del>
          </w:p>
        </w:tc>
        <w:bookmarkStart w:id="9913" w:name="_Toc531012275"/>
        <w:bookmarkStart w:id="9914" w:name="_Toc531076568"/>
        <w:bookmarkStart w:id="9915" w:name="_Toc531077859"/>
        <w:bookmarkStart w:id="9916" w:name="_Toc531079163"/>
        <w:bookmarkStart w:id="9917" w:name="_Toc531701060"/>
        <w:bookmarkEnd w:id="9913"/>
        <w:bookmarkEnd w:id="9914"/>
        <w:bookmarkEnd w:id="9915"/>
        <w:bookmarkEnd w:id="9916"/>
        <w:bookmarkEnd w:id="9917"/>
      </w:tr>
      <w:tr w:rsidR="00B36F36" w:rsidRPr="00794639" w14:paraId="2CDC76C5" w14:textId="77777777" w:rsidTr="00B36F36">
        <w:trPr>
          <w:del w:id="9918" w:author="Sevan Sirapian [2]" w:date="2018-11-26T11:12:00Z"/>
        </w:trPr>
        <w:tc>
          <w:tcPr>
            <w:tcW w:w="8997" w:type="dxa"/>
            <w:tcPrChange w:id="9919" w:author="Elaine Baricante" w:date="2018-11-26T15:43:00Z">
              <w:tcPr>
                <w:tcW w:w="1437" w:type="dxa"/>
              </w:tcPr>
            </w:tcPrChange>
          </w:tcPr>
          <w:p w14:paraId="3C914788" w14:textId="77777777" w:rsidR="00B36F36" w:rsidRPr="00794639" w:rsidRDefault="00B36F36" w:rsidP="00166AF3">
            <w:pPr>
              <w:pStyle w:val="TableBody"/>
              <w:rPr>
                <w:del w:id="9920" w:author="Sevan Sirapian [2]" w:date="2018-11-26T11:12:00Z"/>
              </w:rPr>
            </w:pPr>
            <w:del w:id="9921" w:author="Sevan Sirapian [2]" w:date="2018-11-26T11:12:00Z">
              <w:r w:rsidRPr="00794639">
                <w:delText>156</w:delText>
              </w:r>
              <w:bookmarkStart w:id="9922" w:name="_Toc531012276"/>
              <w:bookmarkStart w:id="9923" w:name="_Toc531076569"/>
              <w:bookmarkStart w:id="9924" w:name="_Toc531077860"/>
              <w:bookmarkStart w:id="9925" w:name="_Toc531079164"/>
              <w:bookmarkStart w:id="9926" w:name="_Toc531701061"/>
              <w:bookmarkEnd w:id="9922"/>
              <w:bookmarkEnd w:id="9923"/>
              <w:bookmarkEnd w:id="9924"/>
              <w:bookmarkEnd w:id="9925"/>
              <w:bookmarkEnd w:id="9926"/>
            </w:del>
          </w:p>
        </w:tc>
        <w:bookmarkStart w:id="9927" w:name="_Toc531012277"/>
        <w:bookmarkStart w:id="9928" w:name="_Toc531076570"/>
        <w:bookmarkStart w:id="9929" w:name="_Toc531077861"/>
        <w:bookmarkStart w:id="9930" w:name="_Toc531079165"/>
        <w:bookmarkStart w:id="9931" w:name="_Toc531701062"/>
        <w:bookmarkEnd w:id="9927"/>
        <w:bookmarkEnd w:id="9928"/>
        <w:bookmarkEnd w:id="9929"/>
        <w:bookmarkEnd w:id="9930"/>
        <w:bookmarkEnd w:id="9931"/>
      </w:tr>
      <w:tr w:rsidR="00B36F36" w:rsidRPr="00794639" w14:paraId="5B265F6B" w14:textId="77777777" w:rsidTr="00B36F36">
        <w:trPr>
          <w:del w:id="9932" w:author="Sevan Sirapian [2]" w:date="2018-11-26T11:12:00Z"/>
        </w:trPr>
        <w:tc>
          <w:tcPr>
            <w:tcW w:w="8997" w:type="dxa"/>
            <w:tcPrChange w:id="9933" w:author="Elaine Baricante" w:date="2018-11-26T15:43:00Z">
              <w:tcPr>
                <w:tcW w:w="1437" w:type="dxa"/>
              </w:tcPr>
            </w:tcPrChange>
          </w:tcPr>
          <w:p w14:paraId="20C51C97" w14:textId="77777777" w:rsidR="00B36F36" w:rsidRPr="00794639" w:rsidRDefault="00B36F36" w:rsidP="00166AF3">
            <w:pPr>
              <w:pStyle w:val="TableBody"/>
              <w:rPr>
                <w:del w:id="9934" w:author="Sevan Sirapian [2]" w:date="2018-11-26T11:12:00Z"/>
              </w:rPr>
            </w:pPr>
            <w:del w:id="9935" w:author="Sevan Sirapian [2]" w:date="2018-11-26T11:12:00Z">
              <w:r w:rsidRPr="00794639">
                <w:delText>159</w:delText>
              </w:r>
              <w:bookmarkStart w:id="9936" w:name="_Toc531012278"/>
              <w:bookmarkStart w:id="9937" w:name="_Toc531076571"/>
              <w:bookmarkStart w:id="9938" w:name="_Toc531077862"/>
              <w:bookmarkStart w:id="9939" w:name="_Toc531079166"/>
              <w:bookmarkStart w:id="9940" w:name="_Toc531701063"/>
              <w:bookmarkEnd w:id="9936"/>
              <w:bookmarkEnd w:id="9937"/>
              <w:bookmarkEnd w:id="9938"/>
              <w:bookmarkEnd w:id="9939"/>
              <w:bookmarkEnd w:id="9940"/>
            </w:del>
          </w:p>
        </w:tc>
        <w:bookmarkStart w:id="9941" w:name="_Toc531012279"/>
        <w:bookmarkStart w:id="9942" w:name="_Toc531076572"/>
        <w:bookmarkStart w:id="9943" w:name="_Toc531077863"/>
        <w:bookmarkStart w:id="9944" w:name="_Toc531079167"/>
        <w:bookmarkStart w:id="9945" w:name="_Toc531701064"/>
        <w:bookmarkEnd w:id="9941"/>
        <w:bookmarkEnd w:id="9942"/>
        <w:bookmarkEnd w:id="9943"/>
        <w:bookmarkEnd w:id="9944"/>
        <w:bookmarkEnd w:id="9945"/>
      </w:tr>
      <w:tr w:rsidR="00B36F36" w:rsidRPr="00794639" w14:paraId="52C7B544" w14:textId="77777777" w:rsidTr="00B36F36">
        <w:trPr>
          <w:del w:id="9946" w:author="Sevan Sirapian [2]" w:date="2018-11-26T11:12:00Z"/>
        </w:trPr>
        <w:tc>
          <w:tcPr>
            <w:tcW w:w="8997" w:type="dxa"/>
            <w:tcPrChange w:id="9947" w:author="Elaine Baricante" w:date="2018-11-26T15:43:00Z">
              <w:tcPr>
                <w:tcW w:w="1437" w:type="dxa"/>
              </w:tcPr>
            </w:tcPrChange>
          </w:tcPr>
          <w:p w14:paraId="6A2775D1" w14:textId="77777777" w:rsidR="00B36F36" w:rsidRPr="00794639" w:rsidRDefault="00B36F36" w:rsidP="00166AF3">
            <w:pPr>
              <w:pStyle w:val="TableBody"/>
              <w:rPr>
                <w:del w:id="9948" w:author="Sevan Sirapian [2]" w:date="2018-11-26T11:12:00Z"/>
              </w:rPr>
            </w:pPr>
            <w:del w:id="9949" w:author="Sevan Sirapian [2]" w:date="2018-11-26T11:12:00Z">
              <w:r w:rsidRPr="00794639">
                <w:delText>160</w:delText>
              </w:r>
              <w:bookmarkStart w:id="9950" w:name="_Toc531012280"/>
              <w:bookmarkStart w:id="9951" w:name="_Toc531076573"/>
              <w:bookmarkStart w:id="9952" w:name="_Toc531077864"/>
              <w:bookmarkStart w:id="9953" w:name="_Toc531079168"/>
              <w:bookmarkStart w:id="9954" w:name="_Toc531701065"/>
              <w:bookmarkEnd w:id="9950"/>
              <w:bookmarkEnd w:id="9951"/>
              <w:bookmarkEnd w:id="9952"/>
              <w:bookmarkEnd w:id="9953"/>
              <w:bookmarkEnd w:id="9954"/>
            </w:del>
          </w:p>
        </w:tc>
        <w:bookmarkStart w:id="9955" w:name="_Toc531012281"/>
        <w:bookmarkStart w:id="9956" w:name="_Toc531076574"/>
        <w:bookmarkStart w:id="9957" w:name="_Toc531077865"/>
        <w:bookmarkStart w:id="9958" w:name="_Toc531079169"/>
        <w:bookmarkStart w:id="9959" w:name="_Toc531701066"/>
        <w:bookmarkEnd w:id="9955"/>
        <w:bookmarkEnd w:id="9956"/>
        <w:bookmarkEnd w:id="9957"/>
        <w:bookmarkEnd w:id="9958"/>
        <w:bookmarkEnd w:id="9959"/>
      </w:tr>
      <w:tr w:rsidR="00B36F36" w:rsidRPr="00794639" w14:paraId="381CF762" w14:textId="77777777" w:rsidTr="00B36F36">
        <w:trPr>
          <w:del w:id="9960" w:author="Sevan Sirapian [2]" w:date="2018-11-26T11:12:00Z"/>
        </w:trPr>
        <w:tc>
          <w:tcPr>
            <w:tcW w:w="8997" w:type="dxa"/>
            <w:tcPrChange w:id="9961" w:author="Elaine Baricante" w:date="2018-11-26T15:43:00Z">
              <w:tcPr>
                <w:tcW w:w="1437" w:type="dxa"/>
              </w:tcPr>
            </w:tcPrChange>
          </w:tcPr>
          <w:p w14:paraId="5281C3C0" w14:textId="77777777" w:rsidR="00B36F36" w:rsidRPr="00794639" w:rsidRDefault="00B36F36" w:rsidP="00166AF3">
            <w:pPr>
              <w:pStyle w:val="TableBody"/>
              <w:rPr>
                <w:del w:id="9962" w:author="Sevan Sirapian [2]" w:date="2018-11-26T11:12:00Z"/>
              </w:rPr>
            </w:pPr>
            <w:del w:id="9963" w:author="Sevan Sirapian [2]" w:date="2018-11-26T11:12:00Z">
              <w:r w:rsidRPr="00794639">
                <w:delText>165</w:delText>
              </w:r>
              <w:bookmarkStart w:id="9964" w:name="_Toc531012282"/>
              <w:bookmarkStart w:id="9965" w:name="_Toc531076575"/>
              <w:bookmarkStart w:id="9966" w:name="_Toc531077866"/>
              <w:bookmarkStart w:id="9967" w:name="_Toc531079170"/>
              <w:bookmarkStart w:id="9968" w:name="_Toc531701067"/>
              <w:bookmarkEnd w:id="9964"/>
              <w:bookmarkEnd w:id="9965"/>
              <w:bookmarkEnd w:id="9966"/>
              <w:bookmarkEnd w:id="9967"/>
              <w:bookmarkEnd w:id="9968"/>
            </w:del>
          </w:p>
        </w:tc>
        <w:bookmarkStart w:id="9969" w:name="_Toc531012283"/>
        <w:bookmarkStart w:id="9970" w:name="_Toc531076576"/>
        <w:bookmarkStart w:id="9971" w:name="_Toc531077867"/>
        <w:bookmarkStart w:id="9972" w:name="_Toc531079171"/>
        <w:bookmarkStart w:id="9973" w:name="_Toc531701068"/>
        <w:bookmarkEnd w:id="9969"/>
        <w:bookmarkEnd w:id="9970"/>
        <w:bookmarkEnd w:id="9971"/>
        <w:bookmarkEnd w:id="9972"/>
        <w:bookmarkEnd w:id="9973"/>
      </w:tr>
      <w:tr w:rsidR="00B36F36" w:rsidRPr="00794639" w14:paraId="4AEE4A6B" w14:textId="77777777" w:rsidTr="00B36F36">
        <w:trPr>
          <w:del w:id="9974" w:author="Sevan Sirapian [2]" w:date="2018-11-26T11:12:00Z"/>
        </w:trPr>
        <w:tc>
          <w:tcPr>
            <w:tcW w:w="8997" w:type="dxa"/>
            <w:tcPrChange w:id="9975" w:author="Elaine Baricante" w:date="2018-11-26T15:43:00Z">
              <w:tcPr>
                <w:tcW w:w="1437" w:type="dxa"/>
              </w:tcPr>
            </w:tcPrChange>
          </w:tcPr>
          <w:p w14:paraId="4A4B383A" w14:textId="77777777" w:rsidR="00B36F36" w:rsidRPr="00794639" w:rsidRDefault="00B36F36" w:rsidP="00166AF3">
            <w:pPr>
              <w:pStyle w:val="TableBody"/>
              <w:rPr>
                <w:del w:id="9976" w:author="Sevan Sirapian [2]" w:date="2018-11-26T11:12:00Z"/>
              </w:rPr>
            </w:pPr>
            <w:del w:id="9977" w:author="Sevan Sirapian [2]" w:date="2018-11-26T11:12:00Z">
              <w:r w:rsidRPr="00794639">
                <w:delText>166</w:delText>
              </w:r>
              <w:bookmarkStart w:id="9978" w:name="_Toc531012284"/>
              <w:bookmarkStart w:id="9979" w:name="_Toc531076577"/>
              <w:bookmarkStart w:id="9980" w:name="_Toc531077868"/>
              <w:bookmarkStart w:id="9981" w:name="_Toc531079172"/>
              <w:bookmarkStart w:id="9982" w:name="_Toc531701069"/>
              <w:bookmarkEnd w:id="9978"/>
              <w:bookmarkEnd w:id="9979"/>
              <w:bookmarkEnd w:id="9980"/>
              <w:bookmarkEnd w:id="9981"/>
              <w:bookmarkEnd w:id="9982"/>
            </w:del>
          </w:p>
        </w:tc>
        <w:bookmarkStart w:id="9983" w:name="_Toc531012285"/>
        <w:bookmarkStart w:id="9984" w:name="_Toc531076578"/>
        <w:bookmarkStart w:id="9985" w:name="_Toc531077869"/>
        <w:bookmarkStart w:id="9986" w:name="_Toc531079173"/>
        <w:bookmarkStart w:id="9987" w:name="_Toc531701070"/>
        <w:bookmarkEnd w:id="9983"/>
        <w:bookmarkEnd w:id="9984"/>
        <w:bookmarkEnd w:id="9985"/>
        <w:bookmarkEnd w:id="9986"/>
        <w:bookmarkEnd w:id="9987"/>
      </w:tr>
      <w:tr w:rsidR="00B36F36" w:rsidRPr="00794639" w14:paraId="07FEB3DF" w14:textId="77777777" w:rsidTr="00B36F36">
        <w:trPr>
          <w:trHeight w:val="65"/>
          <w:del w:id="9988" w:author="Sevan Sirapian [2]" w:date="2018-11-26T11:12:00Z"/>
          <w:trPrChange w:id="9989" w:author="Elaine Baricante" w:date="2018-11-26T15:43:00Z">
            <w:trPr>
              <w:trHeight w:val="65"/>
            </w:trPr>
          </w:trPrChange>
        </w:trPr>
        <w:tc>
          <w:tcPr>
            <w:tcW w:w="8997" w:type="dxa"/>
            <w:tcPrChange w:id="9990" w:author="Elaine Baricante" w:date="2018-11-26T15:43:00Z">
              <w:tcPr>
                <w:tcW w:w="1437" w:type="dxa"/>
              </w:tcPr>
            </w:tcPrChange>
          </w:tcPr>
          <w:p w14:paraId="32A9C8C2" w14:textId="77777777" w:rsidR="00B36F36" w:rsidRPr="00794639" w:rsidRDefault="00B36F36" w:rsidP="00166AF3">
            <w:pPr>
              <w:pStyle w:val="TableBody"/>
              <w:rPr>
                <w:del w:id="9991" w:author="Sevan Sirapian [2]" w:date="2018-11-26T11:12:00Z"/>
              </w:rPr>
            </w:pPr>
            <w:del w:id="9992" w:author="Sevan Sirapian [2]" w:date="2018-11-26T11:12:00Z">
              <w:r w:rsidRPr="00794639">
                <w:delText>181</w:delText>
              </w:r>
              <w:bookmarkStart w:id="9993" w:name="_Toc531012286"/>
              <w:bookmarkStart w:id="9994" w:name="_Toc531076579"/>
              <w:bookmarkStart w:id="9995" w:name="_Toc531077870"/>
              <w:bookmarkStart w:id="9996" w:name="_Toc531079174"/>
              <w:bookmarkStart w:id="9997" w:name="_Toc531701071"/>
              <w:bookmarkEnd w:id="9993"/>
              <w:bookmarkEnd w:id="9994"/>
              <w:bookmarkEnd w:id="9995"/>
              <w:bookmarkEnd w:id="9996"/>
              <w:bookmarkEnd w:id="9997"/>
            </w:del>
          </w:p>
        </w:tc>
        <w:bookmarkStart w:id="9998" w:name="_Toc531012287"/>
        <w:bookmarkStart w:id="9999" w:name="_Toc531076580"/>
        <w:bookmarkStart w:id="10000" w:name="_Toc531077871"/>
        <w:bookmarkStart w:id="10001" w:name="_Toc531079175"/>
        <w:bookmarkStart w:id="10002" w:name="_Toc531701072"/>
        <w:bookmarkEnd w:id="9998"/>
        <w:bookmarkEnd w:id="9999"/>
        <w:bookmarkEnd w:id="10000"/>
        <w:bookmarkEnd w:id="10001"/>
        <w:bookmarkEnd w:id="10002"/>
      </w:tr>
      <w:tr w:rsidR="00B36F36" w:rsidRPr="00794639" w14:paraId="2042D672" w14:textId="77777777" w:rsidTr="00B36F36">
        <w:trPr>
          <w:del w:id="10003" w:author="Sevan Sirapian [2]" w:date="2018-11-26T11:12:00Z"/>
        </w:trPr>
        <w:tc>
          <w:tcPr>
            <w:tcW w:w="8997" w:type="dxa"/>
            <w:tcPrChange w:id="10004" w:author="Elaine Baricante" w:date="2018-11-26T15:43:00Z">
              <w:tcPr>
                <w:tcW w:w="1437" w:type="dxa"/>
              </w:tcPr>
            </w:tcPrChange>
          </w:tcPr>
          <w:p w14:paraId="51472E1A" w14:textId="77777777" w:rsidR="00B36F36" w:rsidRPr="00794639" w:rsidRDefault="00B36F36" w:rsidP="00166AF3">
            <w:pPr>
              <w:pStyle w:val="TableBody"/>
              <w:rPr>
                <w:del w:id="10005" w:author="Sevan Sirapian [2]" w:date="2018-11-26T11:12:00Z"/>
              </w:rPr>
            </w:pPr>
            <w:del w:id="10006" w:author="Sevan Sirapian [2]" w:date="2018-11-26T11:12:00Z">
              <w:r w:rsidRPr="00794639">
                <w:delText>182</w:delText>
              </w:r>
              <w:bookmarkStart w:id="10007" w:name="_Toc531012288"/>
              <w:bookmarkStart w:id="10008" w:name="_Toc531076581"/>
              <w:bookmarkStart w:id="10009" w:name="_Toc531077872"/>
              <w:bookmarkStart w:id="10010" w:name="_Toc531079176"/>
              <w:bookmarkStart w:id="10011" w:name="_Toc531701073"/>
              <w:bookmarkEnd w:id="10007"/>
              <w:bookmarkEnd w:id="10008"/>
              <w:bookmarkEnd w:id="10009"/>
              <w:bookmarkEnd w:id="10010"/>
              <w:bookmarkEnd w:id="10011"/>
            </w:del>
          </w:p>
        </w:tc>
        <w:bookmarkStart w:id="10012" w:name="_Toc531012289"/>
        <w:bookmarkStart w:id="10013" w:name="_Toc531076582"/>
        <w:bookmarkStart w:id="10014" w:name="_Toc531077873"/>
        <w:bookmarkStart w:id="10015" w:name="_Toc531079177"/>
        <w:bookmarkStart w:id="10016" w:name="_Toc531701074"/>
        <w:bookmarkEnd w:id="10012"/>
        <w:bookmarkEnd w:id="10013"/>
        <w:bookmarkEnd w:id="10014"/>
        <w:bookmarkEnd w:id="10015"/>
        <w:bookmarkEnd w:id="10016"/>
      </w:tr>
      <w:tr w:rsidR="00B36F36" w:rsidRPr="00794639" w14:paraId="19A783F8" w14:textId="77777777" w:rsidTr="00B36F36">
        <w:trPr>
          <w:del w:id="10017" w:author="Sevan Sirapian [2]" w:date="2018-11-26T11:12:00Z"/>
        </w:trPr>
        <w:tc>
          <w:tcPr>
            <w:tcW w:w="8997" w:type="dxa"/>
            <w:tcPrChange w:id="10018" w:author="Elaine Baricante" w:date="2018-11-26T15:43:00Z">
              <w:tcPr>
                <w:tcW w:w="1437" w:type="dxa"/>
              </w:tcPr>
            </w:tcPrChange>
          </w:tcPr>
          <w:p w14:paraId="3F29A65C" w14:textId="77777777" w:rsidR="00B36F36" w:rsidRPr="00794639" w:rsidRDefault="00B36F36" w:rsidP="00166AF3">
            <w:pPr>
              <w:pStyle w:val="TableBody"/>
              <w:rPr>
                <w:del w:id="10019" w:author="Sevan Sirapian [2]" w:date="2018-11-26T11:12:00Z"/>
              </w:rPr>
            </w:pPr>
            <w:del w:id="10020" w:author="Sevan Sirapian [2]" w:date="2018-11-26T11:12:00Z">
              <w:r w:rsidRPr="00794639">
                <w:delText>183</w:delText>
              </w:r>
              <w:bookmarkStart w:id="10021" w:name="_Toc531012290"/>
              <w:bookmarkStart w:id="10022" w:name="_Toc531076583"/>
              <w:bookmarkStart w:id="10023" w:name="_Toc531077874"/>
              <w:bookmarkStart w:id="10024" w:name="_Toc531079178"/>
              <w:bookmarkStart w:id="10025" w:name="_Toc531701075"/>
              <w:bookmarkEnd w:id="10021"/>
              <w:bookmarkEnd w:id="10022"/>
              <w:bookmarkEnd w:id="10023"/>
              <w:bookmarkEnd w:id="10024"/>
              <w:bookmarkEnd w:id="10025"/>
            </w:del>
          </w:p>
        </w:tc>
        <w:bookmarkStart w:id="10026" w:name="_Toc531012291"/>
        <w:bookmarkStart w:id="10027" w:name="_Toc531076584"/>
        <w:bookmarkStart w:id="10028" w:name="_Toc531077875"/>
        <w:bookmarkStart w:id="10029" w:name="_Toc531079179"/>
        <w:bookmarkStart w:id="10030" w:name="_Toc531701076"/>
        <w:bookmarkEnd w:id="10026"/>
        <w:bookmarkEnd w:id="10027"/>
        <w:bookmarkEnd w:id="10028"/>
        <w:bookmarkEnd w:id="10029"/>
        <w:bookmarkEnd w:id="10030"/>
      </w:tr>
      <w:tr w:rsidR="00B36F36" w:rsidRPr="00794639" w14:paraId="309B0ACA" w14:textId="77777777" w:rsidTr="00B36F36">
        <w:trPr>
          <w:del w:id="10031" w:author="Sevan Sirapian [2]" w:date="2018-11-26T11:12:00Z"/>
        </w:trPr>
        <w:tc>
          <w:tcPr>
            <w:tcW w:w="8997" w:type="dxa"/>
            <w:tcPrChange w:id="10032" w:author="Elaine Baricante" w:date="2018-11-26T15:43:00Z">
              <w:tcPr>
                <w:tcW w:w="1437" w:type="dxa"/>
              </w:tcPr>
            </w:tcPrChange>
          </w:tcPr>
          <w:p w14:paraId="4A7E9337" w14:textId="77777777" w:rsidR="00B36F36" w:rsidRPr="00794639" w:rsidRDefault="00B36F36" w:rsidP="00166AF3">
            <w:pPr>
              <w:pStyle w:val="TableBody"/>
              <w:rPr>
                <w:del w:id="10033" w:author="Sevan Sirapian [2]" w:date="2018-11-26T11:12:00Z"/>
              </w:rPr>
            </w:pPr>
            <w:del w:id="10034" w:author="Sevan Sirapian [2]" w:date="2018-11-26T11:12:00Z">
              <w:r w:rsidRPr="00794639">
                <w:delText>184</w:delText>
              </w:r>
              <w:bookmarkStart w:id="10035" w:name="_Toc531012292"/>
              <w:bookmarkStart w:id="10036" w:name="_Toc531076585"/>
              <w:bookmarkStart w:id="10037" w:name="_Toc531077876"/>
              <w:bookmarkStart w:id="10038" w:name="_Toc531079180"/>
              <w:bookmarkStart w:id="10039" w:name="_Toc531701077"/>
              <w:bookmarkEnd w:id="10035"/>
              <w:bookmarkEnd w:id="10036"/>
              <w:bookmarkEnd w:id="10037"/>
              <w:bookmarkEnd w:id="10038"/>
              <w:bookmarkEnd w:id="10039"/>
            </w:del>
          </w:p>
        </w:tc>
        <w:bookmarkStart w:id="10040" w:name="_Toc531012293"/>
        <w:bookmarkStart w:id="10041" w:name="_Toc531076586"/>
        <w:bookmarkStart w:id="10042" w:name="_Toc531077877"/>
        <w:bookmarkStart w:id="10043" w:name="_Toc531079181"/>
        <w:bookmarkStart w:id="10044" w:name="_Toc531701078"/>
        <w:bookmarkEnd w:id="10040"/>
        <w:bookmarkEnd w:id="10041"/>
        <w:bookmarkEnd w:id="10042"/>
        <w:bookmarkEnd w:id="10043"/>
        <w:bookmarkEnd w:id="10044"/>
      </w:tr>
      <w:tr w:rsidR="00B36F36" w:rsidRPr="00794639" w14:paraId="0732D0B0" w14:textId="77777777" w:rsidTr="00B36F36">
        <w:trPr>
          <w:del w:id="10045" w:author="Sevan Sirapian [2]" w:date="2018-11-26T11:12:00Z"/>
        </w:trPr>
        <w:tc>
          <w:tcPr>
            <w:tcW w:w="8997" w:type="dxa"/>
            <w:tcPrChange w:id="10046" w:author="Elaine Baricante" w:date="2018-11-26T15:43:00Z">
              <w:tcPr>
                <w:tcW w:w="1437" w:type="dxa"/>
              </w:tcPr>
            </w:tcPrChange>
          </w:tcPr>
          <w:p w14:paraId="46F9B588" w14:textId="77777777" w:rsidR="00B36F36" w:rsidRPr="00794639" w:rsidRDefault="00B36F36" w:rsidP="00166AF3">
            <w:pPr>
              <w:pStyle w:val="TableBody"/>
              <w:rPr>
                <w:del w:id="10047" w:author="Sevan Sirapian [2]" w:date="2018-11-26T11:12:00Z"/>
              </w:rPr>
            </w:pPr>
            <w:del w:id="10048" w:author="Sevan Sirapian [2]" w:date="2018-11-26T11:12:00Z">
              <w:r w:rsidRPr="00794639">
                <w:delText>185</w:delText>
              </w:r>
              <w:bookmarkStart w:id="10049" w:name="_Toc531012294"/>
              <w:bookmarkStart w:id="10050" w:name="_Toc531076587"/>
              <w:bookmarkStart w:id="10051" w:name="_Toc531077878"/>
              <w:bookmarkStart w:id="10052" w:name="_Toc531079182"/>
              <w:bookmarkStart w:id="10053" w:name="_Toc531701079"/>
              <w:bookmarkEnd w:id="10049"/>
              <w:bookmarkEnd w:id="10050"/>
              <w:bookmarkEnd w:id="10051"/>
              <w:bookmarkEnd w:id="10052"/>
              <w:bookmarkEnd w:id="10053"/>
            </w:del>
          </w:p>
        </w:tc>
        <w:bookmarkStart w:id="10054" w:name="_Toc531012295"/>
        <w:bookmarkStart w:id="10055" w:name="_Toc531076588"/>
        <w:bookmarkStart w:id="10056" w:name="_Toc531077879"/>
        <w:bookmarkStart w:id="10057" w:name="_Toc531079183"/>
        <w:bookmarkStart w:id="10058" w:name="_Toc531701080"/>
        <w:bookmarkEnd w:id="10054"/>
        <w:bookmarkEnd w:id="10055"/>
        <w:bookmarkEnd w:id="10056"/>
        <w:bookmarkEnd w:id="10057"/>
        <w:bookmarkEnd w:id="10058"/>
      </w:tr>
      <w:tr w:rsidR="00B36F36" w:rsidRPr="00794639" w14:paraId="1A2D5743" w14:textId="77777777" w:rsidTr="00B36F36">
        <w:trPr>
          <w:del w:id="10059" w:author="Sevan Sirapian [2]" w:date="2018-11-26T11:12:00Z"/>
        </w:trPr>
        <w:tc>
          <w:tcPr>
            <w:tcW w:w="8997" w:type="dxa"/>
            <w:tcPrChange w:id="10060" w:author="Elaine Baricante" w:date="2018-11-26T15:43:00Z">
              <w:tcPr>
                <w:tcW w:w="1437" w:type="dxa"/>
              </w:tcPr>
            </w:tcPrChange>
          </w:tcPr>
          <w:p w14:paraId="437CAA28" w14:textId="77777777" w:rsidR="00B36F36" w:rsidRPr="00794639" w:rsidRDefault="00B36F36" w:rsidP="00166AF3">
            <w:pPr>
              <w:pStyle w:val="TableBody"/>
              <w:rPr>
                <w:del w:id="10061" w:author="Sevan Sirapian [2]" w:date="2018-11-26T11:12:00Z"/>
              </w:rPr>
            </w:pPr>
            <w:del w:id="10062" w:author="Sevan Sirapian [2]" w:date="2018-11-26T11:12:00Z">
              <w:r w:rsidRPr="00794639">
                <w:delText>186</w:delText>
              </w:r>
              <w:bookmarkStart w:id="10063" w:name="_Toc531012296"/>
              <w:bookmarkStart w:id="10064" w:name="_Toc531076589"/>
              <w:bookmarkStart w:id="10065" w:name="_Toc531077880"/>
              <w:bookmarkStart w:id="10066" w:name="_Toc531079184"/>
              <w:bookmarkStart w:id="10067" w:name="_Toc531701081"/>
              <w:bookmarkEnd w:id="10063"/>
              <w:bookmarkEnd w:id="10064"/>
              <w:bookmarkEnd w:id="10065"/>
              <w:bookmarkEnd w:id="10066"/>
              <w:bookmarkEnd w:id="10067"/>
            </w:del>
          </w:p>
        </w:tc>
        <w:bookmarkStart w:id="10068" w:name="_Toc531012297"/>
        <w:bookmarkStart w:id="10069" w:name="_Toc531076590"/>
        <w:bookmarkStart w:id="10070" w:name="_Toc531077881"/>
        <w:bookmarkStart w:id="10071" w:name="_Toc531079185"/>
        <w:bookmarkStart w:id="10072" w:name="_Toc531701082"/>
        <w:bookmarkEnd w:id="10068"/>
        <w:bookmarkEnd w:id="10069"/>
        <w:bookmarkEnd w:id="10070"/>
        <w:bookmarkEnd w:id="10071"/>
        <w:bookmarkEnd w:id="10072"/>
      </w:tr>
      <w:tr w:rsidR="00B36F36" w:rsidRPr="00794639" w14:paraId="4FC09BB7" w14:textId="77777777" w:rsidTr="00B36F36">
        <w:trPr>
          <w:del w:id="10073" w:author="Sevan Sirapian [2]" w:date="2018-11-26T11:12:00Z"/>
        </w:trPr>
        <w:tc>
          <w:tcPr>
            <w:tcW w:w="8997" w:type="dxa"/>
            <w:tcPrChange w:id="10074" w:author="Elaine Baricante" w:date="2018-11-26T15:43:00Z">
              <w:tcPr>
                <w:tcW w:w="1437" w:type="dxa"/>
              </w:tcPr>
            </w:tcPrChange>
          </w:tcPr>
          <w:p w14:paraId="58796EEB" w14:textId="77777777" w:rsidR="00B36F36" w:rsidRPr="00794639" w:rsidRDefault="00B36F36" w:rsidP="00166AF3">
            <w:pPr>
              <w:pStyle w:val="TableBody"/>
              <w:rPr>
                <w:del w:id="10075" w:author="Sevan Sirapian [2]" w:date="2018-11-26T11:12:00Z"/>
              </w:rPr>
            </w:pPr>
            <w:del w:id="10076" w:author="Sevan Sirapian [2]" w:date="2018-11-26T11:12:00Z">
              <w:r w:rsidRPr="00794639">
                <w:delText>187</w:delText>
              </w:r>
              <w:bookmarkStart w:id="10077" w:name="_Toc531012298"/>
              <w:bookmarkStart w:id="10078" w:name="_Toc531076591"/>
              <w:bookmarkStart w:id="10079" w:name="_Toc531077882"/>
              <w:bookmarkStart w:id="10080" w:name="_Toc531079186"/>
              <w:bookmarkStart w:id="10081" w:name="_Toc531701083"/>
              <w:bookmarkEnd w:id="10077"/>
              <w:bookmarkEnd w:id="10078"/>
              <w:bookmarkEnd w:id="10079"/>
              <w:bookmarkEnd w:id="10080"/>
              <w:bookmarkEnd w:id="10081"/>
            </w:del>
          </w:p>
        </w:tc>
        <w:bookmarkStart w:id="10082" w:name="_Toc531012299"/>
        <w:bookmarkStart w:id="10083" w:name="_Toc531076592"/>
        <w:bookmarkStart w:id="10084" w:name="_Toc531077883"/>
        <w:bookmarkStart w:id="10085" w:name="_Toc531079187"/>
        <w:bookmarkStart w:id="10086" w:name="_Toc531701084"/>
        <w:bookmarkEnd w:id="10082"/>
        <w:bookmarkEnd w:id="10083"/>
        <w:bookmarkEnd w:id="10084"/>
        <w:bookmarkEnd w:id="10085"/>
        <w:bookmarkEnd w:id="10086"/>
      </w:tr>
      <w:tr w:rsidR="00B36F36" w:rsidRPr="00794639" w14:paraId="3FD1C3E5" w14:textId="77777777" w:rsidTr="00B36F36">
        <w:trPr>
          <w:del w:id="10087" w:author="Sevan Sirapian [2]" w:date="2018-11-26T11:12:00Z"/>
        </w:trPr>
        <w:tc>
          <w:tcPr>
            <w:tcW w:w="8997" w:type="dxa"/>
            <w:tcPrChange w:id="10088" w:author="Elaine Baricante" w:date="2018-11-26T15:43:00Z">
              <w:tcPr>
                <w:tcW w:w="1437" w:type="dxa"/>
              </w:tcPr>
            </w:tcPrChange>
          </w:tcPr>
          <w:p w14:paraId="2B22AB80" w14:textId="77777777" w:rsidR="00B36F36" w:rsidRPr="00794639" w:rsidRDefault="00B36F36" w:rsidP="00166AF3">
            <w:pPr>
              <w:pStyle w:val="TableBody"/>
              <w:rPr>
                <w:del w:id="10089" w:author="Sevan Sirapian [2]" w:date="2018-11-26T11:12:00Z"/>
              </w:rPr>
            </w:pPr>
            <w:del w:id="10090" w:author="Sevan Sirapian [2]" w:date="2018-11-26T11:12:00Z">
              <w:r w:rsidRPr="00794639">
                <w:delText>188</w:delText>
              </w:r>
              <w:bookmarkStart w:id="10091" w:name="_Toc531012300"/>
              <w:bookmarkStart w:id="10092" w:name="_Toc531076593"/>
              <w:bookmarkStart w:id="10093" w:name="_Toc531077884"/>
              <w:bookmarkStart w:id="10094" w:name="_Toc531079188"/>
              <w:bookmarkStart w:id="10095" w:name="_Toc531701085"/>
              <w:bookmarkEnd w:id="10091"/>
              <w:bookmarkEnd w:id="10092"/>
              <w:bookmarkEnd w:id="10093"/>
              <w:bookmarkEnd w:id="10094"/>
              <w:bookmarkEnd w:id="10095"/>
            </w:del>
          </w:p>
        </w:tc>
        <w:bookmarkStart w:id="10096" w:name="_Toc531012301"/>
        <w:bookmarkStart w:id="10097" w:name="_Toc531076594"/>
        <w:bookmarkStart w:id="10098" w:name="_Toc531077885"/>
        <w:bookmarkStart w:id="10099" w:name="_Toc531079189"/>
        <w:bookmarkStart w:id="10100" w:name="_Toc531701086"/>
        <w:bookmarkEnd w:id="10096"/>
        <w:bookmarkEnd w:id="10097"/>
        <w:bookmarkEnd w:id="10098"/>
        <w:bookmarkEnd w:id="10099"/>
        <w:bookmarkEnd w:id="10100"/>
      </w:tr>
      <w:tr w:rsidR="00B36F36" w:rsidRPr="00794639" w14:paraId="2648301E" w14:textId="77777777" w:rsidTr="00B36F36">
        <w:trPr>
          <w:del w:id="10101" w:author="Sevan Sirapian [2]" w:date="2018-11-26T11:12:00Z"/>
        </w:trPr>
        <w:tc>
          <w:tcPr>
            <w:tcW w:w="8997" w:type="dxa"/>
            <w:tcPrChange w:id="10102" w:author="Elaine Baricante" w:date="2018-11-26T15:43:00Z">
              <w:tcPr>
                <w:tcW w:w="1437" w:type="dxa"/>
              </w:tcPr>
            </w:tcPrChange>
          </w:tcPr>
          <w:p w14:paraId="6D54F24B" w14:textId="77777777" w:rsidR="00B36F36" w:rsidRPr="00794639" w:rsidRDefault="00B36F36" w:rsidP="00166AF3">
            <w:pPr>
              <w:pStyle w:val="TableBody"/>
              <w:rPr>
                <w:del w:id="10103" w:author="Sevan Sirapian [2]" w:date="2018-11-26T11:12:00Z"/>
              </w:rPr>
            </w:pPr>
            <w:del w:id="10104" w:author="Sevan Sirapian [2]" w:date="2018-11-26T11:12:00Z">
              <w:r w:rsidRPr="00794639">
                <w:delText>189</w:delText>
              </w:r>
              <w:bookmarkStart w:id="10105" w:name="_Toc531012302"/>
              <w:bookmarkStart w:id="10106" w:name="_Toc531076595"/>
              <w:bookmarkStart w:id="10107" w:name="_Toc531077886"/>
              <w:bookmarkStart w:id="10108" w:name="_Toc531079190"/>
              <w:bookmarkStart w:id="10109" w:name="_Toc531701087"/>
              <w:bookmarkEnd w:id="10105"/>
              <w:bookmarkEnd w:id="10106"/>
              <w:bookmarkEnd w:id="10107"/>
              <w:bookmarkEnd w:id="10108"/>
              <w:bookmarkEnd w:id="10109"/>
            </w:del>
          </w:p>
        </w:tc>
        <w:bookmarkStart w:id="10110" w:name="_Toc531012303"/>
        <w:bookmarkStart w:id="10111" w:name="_Toc531076596"/>
        <w:bookmarkStart w:id="10112" w:name="_Toc531077887"/>
        <w:bookmarkStart w:id="10113" w:name="_Toc531079191"/>
        <w:bookmarkStart w:id="10114" w:name="_Toc531701088"/>
        <w:bookmarkEnd w:id="10110"/>
        <w:bookmarkEnd w:id="10111"/>
        <w:bookmarkEnd w:id="10112"/>
        <w:bookmarkEnd w:id="10113"/>
        <w:bookmarkEnd w:id="10114"/>
      </w:tr>
      <w:tr w:rsidR="00B36F36" w:rsidRPr="00794639" w14:paraId="76603DF2" w14:textId="77777777" w:rsidTr="00B36F36">
        <w:trPr>
          <w:del w:id="10115" w:author="Sevan Sirapian [2]" w:date="2018-11-26T11:12:00Z"/>
        </w:trPr>
        <w:tc>
          <w:tcPr>
            <w:tcW w:w="8997" w:type="dxa"/>
            <w:tcPrChange w:id="10116" w:author="Elaine Baricante" w:date="2018-11-26T15:43:00Z">
              <w:tcPr>
                <w:tcW w:w="1437" w:type="dxa"/>
              </w:tcPr>
            </w:tcPrChange>
          </w:tcPr>
          <w:p w14:paraId="3A6ABB40" w14:textId="77777777" w:rsidR="00B36F36" w:rsidRPr="00794639" w:rsidRDefault="00B36F36" w:rsidP="00166AF3">
            <w:pPr>
              <w:pStyle w:val="TableBody"/>
              <w:rPr>
                <w:del w:id="10117" w:author="Sevan Sirapian [2]" w:date="2018-11-26T11:12:00Z"/>
              </w:rPr>
            </w:pPr>
            <w:del w:id="10118" w:author="Sevan Sirapian [2]" w:date="2018-11-26T11:12:00Z">
              <w:r w:rsidRPr="00794639">
                <w:delText xml:space="preserve">212 </w:delText>
              </w:r>
              <w:bookmarkStart w:id="10119" w:name="_Toc531012304"/>
              <w:bookmarkStart w:id="10120" w:name="_Toc531076597"/>
              <w:bookmarkStart w:id="10121" w:name="_Toc531077888"/>
              <w:bookmarkStart w:id="10122" w:name="_Toc531079192"/>
              <w:bookmarkStart w:id="10123" w:name="_Toc531701089"/>
              <w:bookmarkEnd w:id="10119"/>
              <w:bookmarkEnd w:id="10120"/>
              <w:bookmarkEnd w:id="10121"/>
              <w:bookmarkEnd w:id="10122"/>
              <w:bookmarkEnd w:id="10123"/>
            </w:del>
          </w:p>
        </w:tc>
        <w:bookmarkStart w:id="10124" w:name="_Toc531012305"/>
        <w:bookmarkStart w:id="10125" w:name="_Toc531076598"/>
        <w:bookmarkStart w:id="10126" w:name="_Toc531077889"/>
        <w:bookmarkStart w:id="10127" w:name="_Toc531079193"/>
        <w:bookmarkStart w:id="10128" w:name="_Toc531701090"/>
        <w:bookmarkEnd w:id="10124"/>
        <w:bookmarkEnd w:id="10125"/>
        <w:bookmarkEnd w:id="10126"/>
        <w:bookmarkEnd w:id="10127"/>
        <w:bookmarkEnd w:id="10128"/>
      </w:tr>
      <w:tr w:rsidR="00B36F36" w:rsidRPr="00794639" w14:paraId="63318CD1" w14:textId="77777777" w:rsidTr="00B36F36">
        <w:trPr>
          <w:del w:id="10129" w:author="Sevan Sirapian [2]" w:date="2018-11-26T11:12:00Z"/>
        </w:trPr>
        <w:tc>
          <w:tcPr>
            <w:tcW w:w="8997" w:type="dxa"/>
            <w:tcPrChange w:id="10130" w:author="Elaine Baricante" w:date="2018-11-26T15:43:00Z">
              <w:tcPr>
                <w:tcW w:w="1437" w:type="dxa"/>
              </w:tcPr>
            </w:tcPrChange>
          </w:tcPr>
          <w:p w14:paraId="65356ACB" w14:textId="77777777" w:rsidR="00B36F36" w:rsidRPr="00794639" w:rsidRDefault="00B36F36" w:rsidP="00166AF3">
            <w:pPr>
              <w:pStyle w:val="TableBody"/>
              <w:rPr>
                <w:del w:id="10131" w:author="Sevan Sirapian [2]" w:date="2018-11-26T11:12:00Z"/>
              </w:rPr>
            </w:pPr>
            <w:del w:id="10132" w:author="Sevan Sirapian [2]" w:date="2018-11-26T11:12:00Z">
              <w:r w:rsidRPr="00794639">
                <w:delText xml:space="preserve">256 </w:delText>
              </w:r>
              <w:bookmarkStart w:id="10133" w:name="_Toc531012306"/>
              <w:bookmarkStart w:id="10134" w:name="_Toc531076599"/>
              <w:bookmarkStart w:id="10135" w:name="_Toc531077890"/>
              <w:bookmarkStart w:id="10136" w:name="_Toc531079194"/>
              <w:bookmarkStart w:id="10137" w:name="_Toc531701091"/>
              <w:bookmarkEnd w:id="10133"/>
              <w:bookmarkEnd w:id="10134"/>
              <w:bookmarkEnd w:id="10135"/>
              <w:bookmarkEnd w:id="10136"/>
              <w:bookmarkEnd w:id="10137"/>
            </w:del>
          </w:p>
        </w:tc>
        <w:bookmarkStart w:id="10138" w:name="_Toc531012307"/>
        <w:bookmarkStart w:id="10139" w:name="_Toc531076600"/>
        <w:bookmarkStart w:id="10140" w:name="_Toc531077891"/>
        <w:bookmarkStart w:id="10141" w:name="_Toc531079195"/>
        <w:bookmarkStart w:id="10142" w:name="_Toc531701092"/>
        <w:bookmarkEnd w:id="10138"/>
        <w:bookmarkEnd w:id="10139"/>
        <w:bookmarkEnd w:id="10140"/>
        <w:bookmarkEnd w:id="10141"/>
        <w:bookmarkEnd w:id="10142"/>
      </w:tr>
      <w:tr w:rsidR="00B36F36" w:rsidRPr="00794639" w14:paraId="4FF5E7AE" w14:textId="77777777" w:rsidTr="00B36F36">
        <w:trPr>
          <w:del w:id="10143" w:author="Sevan Sirapian [2]" w:date="2018-11-26T11:12:00Z"/>
        </w:trPr>
        <w:tc>
          <w:tcPr>
            <w:tcW w:w="8997" w:type="dxa"/>
            <w:tcPrChange w:id="10144" w:author="Elaine Baricante" w:date="2018-11-26T15:43:00Z">
              <w:tcPr>
                <w:tcW w:w="1437" w:type="dxa"/>
              </w:tcPr>
            </w:tcPrChange>
          </w:tcPr>
          <w:p w14:paraId="7EF416E6" w14:textId="77777777" w:rsidR="00B36F36" w:rsidRPr="00794639" w:rsidRDefault="00B36F36" w:rsidP="00166AF3">
            <w:pPr>
              <w:pStyle w:val="TableBody"/>
              <w:rPr>
                <w:del w:id="10145" w:author="Sevan Sirapian [2]" w:date="2018-11-26T11:12:00Z"/>
              </w:rPr>
            </w:pPr>
            <w:del w:id="10146" w:author="Sevan Sirapian [2]" w:date="2018-11-26T11:12:00Z">
              <w:r w:rsidRPr="00794639">
                <w:delText xml:space="preserve">257 </w:delText>
              </w:r>
              <w:bookmarkStart w:id="10147" w:name="_Toc531012308"/>
              <w:bookmarkStart w:id="10148" w:name="_Toc531076601"/>
              <w:bookmarkStart w:id="10149" w:name="_Toc531077892"/>
              <w:bookmarkStart w:id="10150" w:name="_Toc531079196"/>
              <w:bookmarkStart w:id="10151" w:name="_Toc531701093"/>
              <w:bookmarkEnd w:id="10147"/>
              <w:bookmarkEnd w:id="10148"/>
              <w:bookmarkEnd w:id="10149"/>
              <w:bookmarkEnd w:id="10150"/>
              <w:bookmarkEnd w:id="10151"/>
            </w:del>
          </w:p>
        </w:tc>
        <w:bookmarkStart w:id="10152" w:name="_Toc531012309"/>
        <w:bookmarkStart w:id="10153" w:name="_Toc531076602"/>
        <w:bookmarkStart w:id="10154" w:name="_Toc531077893"/>
        <w:bookmarkStart w:id="10155" w:name="_Toc531079197"/>
        <w:bookmarkStart w:id="10156" w:name="_Toc531701094"/>
        <w:bookmarkEnd w:id="10152"/>
        <w:bookmarkEnd w:id="10153"/>
        <w:bookmarkEnd w:id="10154"/>
        <w:bookmarkEnd w:id="10155"/>
        <w:bookmarkEnd w:id="10156"/>
      </w:tr>
      <w:tr w:rsidR="00B36F36" w:rsidRPr="00794639" w14:paraId="352A4A73" w14:textId="77777777" w:rsidTr="00B36F36">
        <w:trPr>
          <w:del w:id="10157" w:author="Sevan Sirapian [2]" w:date="2018-11-26T11:12:00Z"/>
        </w:trPr>
        <w:tc>
          <w:tcPr>
            <w:tcW w:w="8997" w:type="dxa"/>
            <w:tcPrChange w:id="10158" w:author="Elaine Baricante" w:date="2018-11-26T15:43:00Z">
              <w:tcPr>
                <w:tcW w:w="1437" w:type="dxa"/>
              </w:tcPr>
            </w:tcPrChange>
          </w:tcPr>
          <w:p w14:paraId="27C5CB77" w14:textId="77777777" w:rsidR="00B36F36" w:rsidRPr="00794639" w:rsidRDefault="00B36F36" w:rsidP="00166AF3">
            <w:pPr>
              <w:pStyle w:val="TableBody"/>
              <w:rPr>
                <w:del w:id="10159" w:author="Sevan Sirapian [2]" w:date="2018-11-26T11:12:00Z"/>
              </w:rPr>
            </w:pPr>
            <w:del w:id="10160" w:author="Sevan Sirapian [2]" w:date="2018-11-26T11:12:00Z">
              <w:r w:rsidRPr="00794639">
                <w:delText xml:space="preserve">258 </w:delText>
              </w:r>
              <w:bookmarkStart w:id="10161" w:name="_Toc531012310"/>
              <w:bookmarkStart w:id="10162" w:name="_Toc531076603"/>
              <w:bookmarkStart w:id="10163" w:name="_Toc531077894"/>
              <w:bookmarkStart w:id="10164" w:name="_Toc531079198"/>
              <w:bookmarkStart w:id="10165" w:name="_Toc531701095"/>
              <w:bookmarkEnd w:id="10161"/>
              <w:bookmarkEnd w:id="10162"/>
              <w:bookmarkEnd w:id="10163"/>
              <w:bookmarkEnd w:id="10164"/>
              <w:bookmarkEnd w:id="10165"/>
            </w:del>
          </w:p>
        </w:tc>
        <w:bookmarkStart w:id="10166" w:name="_Toc531012311"/>
        <w:bookmarkStart w:id="10167" w:name="_Toc531076604"/>
        <w:bookmarkStart w:id="10168" w:name="_Toc531077895"/>
        <w:bookmarkStart w:id="10169" w:name="_Toc531079199"/>
        <w:bookmarkStart w:id="10170" w:name="_Toc531701096"/>
        <w:bookmarkEnd w:id="10166"/>
        <w:bookmarkEnd w:id="10167"/>
        <w:bookmarkEnd w:id="10168"/>
        <w:bookmarkEnd w:id="10169"/>
        <w:bookmarkEnd w:id="10170"/>
      </w:tr>
      <w:tr w:rsidR="00B36F36" w:rsidRPr="00794639" w14:paraId="1CE89CC3" w14:textId="77777777" w:rsidTr="00B36F36">
        <w:trPr>
          <w:del w:id="10171" w:author="Sevan Sirapian [2]" w:date="2018-11-26T11:12:00Z"/>
        </w:trPr>
        <w:tc>
          <w:tcPr>
            <w:tcW w:w="8997" w:type="dxa"/>
            <w:tcPrChange w:id="10172" w:author="Elaine Baricante" w:date="2018-11-26T15:43:00Z">
              <w:tcPr>
                <w:tcW w:w="1437" w:type="dxa"/>
              </w:tcPr>
            </w:tcPrChange>
          </w:tcPr>
          <w:p w14:paraId="3276F9CA" w14:textId="77777777" w:rsidR="00B36F36" w:rsidRPr="00794639" w:rsidRDefault="00B36F36" w:rsidP="00166AF3">
            <w:pPr>
              <w:pStyle w:val="TableBody"/>
              <w:rPr>
                <w:del w:id="10173" w:author="Sevan Sirapian [2]" w:date="2018-11-26T11:12:00Z"/>
              </w:rPr>
            </w:pPr>
            <w:del w:id="10174" w:author="Sevan Sirapian [2]" w:date="2018-11-26T11:12:00Z">
              <w:r w:rsidRPr="00794639">
                <w:delText xml:space="preserve">259 </w:delText>
              </w:r>
              <w:bookmarkStart w:id="10175" w:name="_Toc531012312"/>
              <w:bookmarkStart w:id="10176" w:name="_Toc531076605"/>
              <w:bookmarkStart w:id="10177" w:name="_Toc531077896"/>
              <w:bookmarkStart w:id="10178" w:name="_Toc531079200"/>
              <w:bookmarkStart w:id="10179" w:name="_Toc531701097"/>
              <w:bookmarkEnd w:id="10175"/>
              <w:bookmarkEnd w:id="10176"/>
              <w:bookmarkEnd w:id="10177"/>
              <w:bookmarkEnd w:id="10178"/>
              <w:bookmarkEnd w:id="10179"/>
            </w:del>
          </w:p>
        </w:tc>
        <w:bookmarkStart w:id="10180" w:name="_Toc531012313"/>
        <w:bookmarkStart w:id="10181" w:name="_Toc531076606"/>
        <w:bookmarkStart w:id="10182" w:name="_Toc531077897"/>
        <w:bookmarkStart w:id="10183" w:name="_Toc531079201"/>
        <w:bookmarkStart w:id="10184" w:name="_Toc531701098"/>
        <w:bookmarkEnd w:id="10180"/>
        <w:bookmarkEnd w:id="10181"/>
        <w:bookmarkEnd w:id="10182"/>
        <w:bookmarkEnd w:id="10183"/>
        <w:bookmarkEnd w:id="10184"/>
      </w:tr>
      <w:tr w:rsidR="00B36F36" w:rsidRPr="00794639" w14:paraId="1250CE91" w14:textId="77777777" w:rsidTr="00B36F36">
        <w:trPr>
          <w:del w:id="10185" w:author="Sevan Sirapian [2]" w:date="2018-11-26T11:12:00Z"/>
        </w:trPr>
        <w:tc>
          <w:tcPr>
            <w:tcW w:w="8997" w:type="dxa"/>
            <w:tcPrChange w:id="10186" w:author="Elaine Baricante" w:date="2018-11-26T15:43:00Z">
              <w:tcPr>
                <w:tcW w:w="1437" w:type="dxa"/>
              </w:tcPr>
            </w:tcPrChange>
          </w:tcPr>
          <w:p w14:paraId="22D29792" w14:textId="77777777" w:rsidR="00B36F36" w:rsidRPr="00794639" w:rsidRDefault="00B36F36" w:rsidP="00166AF3">
            <w:pPr>
              <w:pStyle w:val="TableBody"/>
              <w:rPr>
                <w:del w:id="10187" w:author="Sevan Sirapian [2]" w:date="2018-11-26T11:12:00Z"/>
              </w:rPr>
            </w:pPr>
            <w:del w:id="10188" w:author="Sevan Sirapian [2]" w:date="2018-11-26T11:12:00Z">
              <w:r w:rsidRPr="00794639">
                <w:delText xml:space="preserve">260 </w:delText>
              </w:r>
              <w:bookmarkStart w:id="10189" w:name="_Toc531012314"/>
              <w:bookmarkStart w:id="10190" w:name="_Toc531076607"/>
              <w:bookmarkStart w:id="10191" w:name="_Toc531077898"/>
              <w:bookmarkStart w:id="10192" w:name="_Toc531079202"/>
              <w:bookmarkStart w:id="10193" w:name="_Toc531701099"/>
              <w:bookmarkEnd w:id="10189"/>
              <w:bookmarkEnd w:id="10190"/>
              <w:bookmarkEnd w:id="10191"/>
              <w:bookmarkEnd w:id="10192"/>
              <w:bookmarkEnd w:id="10193"/>
            </w:del>
          </w:p>
        </w:tc>
        <w:bookmarkStart w:id="10194" w:name="_Toc531012315"/>
        <w:bookmarkStart w:id="10195" w:name="_Toc531076608"/>
        <w:bookmarkStart w:id="10196" w:name="_Toc531077899"/>
        <w:bookmarkStart w:id="10197" w:name="_Toc531079203"/>
        <w:bookmarkStart w:id="10198" w:name="_Toc531701100"/>
        <w:bookmarkEnd w:id="10194"/>
        <w:bookmarkEnd w:id="10195"/>
        <w:bookmarkEnd w:id="10196"/>
        <w:bookmarkEnd w:id="10197"/>
        <w:bookmarkEnd w:id="10198"/>
      </w:tr>
      <w:tr w:rsidR="00B36F36" w:rsidRPr="00794639" w14:paraId="063DD6EF" w14:textId="77777777" w:rsidTr="00B36F36">
        <w:trPr>
          <w:del w:id="10199" w:author="Sevan Sirapian [2]" w:date="2018-11-26T11:12:00Z"/>
        </w:trPr>
        <w:tc>
          <w:tcPr>
            <w:tcW w:w="8997" w:type="dxa"/>
            <w:tcPrChange w:id="10200" w:author="Elaine Baricante" w:date="2018-11-26T15:43:00Z">
              <w:tcPr>
                <w:tcW w:w="1437" w:type="dxa"/>
              </w:tcPr>
            </w:tcPrChange>
          </w:tcPr>
          <w:p w14:paraId="41115B28" w14:textId="77777777" w:rsidR="00B36F36" w:rsidRPr="00794639" w:rsidRDefault="00B36F36" w:rsidP="00166AF3">
            <w:pPr>
              <w:pStyle w:val="TableBody"/>
              <w:rPr>
                <w:del w:id="10201" w:author="Sevan Sirapian [2]" w:date="2018-11-26T11:12:00Z"/>
              </w:rPr>
            </w:pPr>
            <w:del w:id="10202" w:author="Sevan Sirapian [2]" w:date="2018-11-26T11:12:00Z">
              <w:r w:rsidRPr="00794639">
                <w:delText xml:space="preserve">262 </w:delText>
              </w:r>
              <w:bookmarkStart w:id="10203" w:name="_Toc531012316"/>
              <w:bookmarkStart w:id="10204" w:name="_Toc531076609"/>
              <w:bookmarkStart w:id="10205" w:name="_Toc531077900"/>
              <w:bookmarkStart w:id="10206" w:name="_Toc531079204"/>
              <w:bookmarkStart w:id="10207" w:name="_Toc531701101"/>
              <w:bookmarkEnd w:id="10203"/>
              <w:bookmarkEnd w:id="10204"/>
              <w:bookmarkEnd w:id="10205"/>
              <w:bookmarkEnd w:id="10206"/>
              <w:bookmarkEnd w:id="10207"/>
            </w:del>
          </w:p>
        </w:tc>
        <w:bookmarkStart w:id="10208" w:name="_Toc531012317"/>
        <w:bookmarkStart w:id="10209" w:name="_Toc531076610"/>
        <w:bookmarkStart w:id="10210" w:name="_Toc531077901"/>
        <w:bookmarkStart w:id="10211" w:name="_Toc531079205"/>
        <w:bookmarkStart w:id="10212" w:name="_Toc531701102"/>
        <w:bookmarkEnd w:id="10208"/>
        <w:bookmarkEnd w:id="10209"/>
        <w:bookmarkEnd w:id="10210"/>
        <w:bookmarkEnd w:id="10211"/>
        <w:bookmarkEnd w:id="10212"/>
      </w:tr>
      <w:tr w:rsidR="00B36F36" w:rsidRPr="00794639" w14:paraId="5488ED63" w14:textId="77777777" w:rsidTr="00B36F36">
        <w:trPr>
          <w:del w:id="10213" w:author="Sevan Sirapian [2]" w:date="2018-11-26T11:12:00Z"/>
        </w:trPr>
        <w:tc>
          <w:tcPr>
            <w:tcW w:w="8997" w:type="dxa"/>
            <w:tcPrChange w:id="10214" w:author="Elaine Baricante" w:date="2018-11-26T15:43:00Z">
              <w:tcPr>
                <w:tcW w:w="1437" w:type="dxa"/>
              </w:tcPr>
            </w:tcPrChange>
          </w:tcPr>
          <w:p w14:paraId="0D6B369D" w14:textId="77777777" w:rsidR="00B36F36" w:rsidRPr="00794639" w:rsidRDefault="00B36F36" w:rsidP="00166AF3">
            <w:pPr>
              <w:pStyle w:val="TableBody"/>
              <w:rPr>
                <w:del w:id="10215" w:author="Sevan Sirapian [2]" w:date="2018-11-26T11:12:00Z"/>
              </w:rPr>
            </w:pPr>
            <w:del w:id="10216" w:author="Sevan Sirapian [2]" w:date="2018-11-26T11:12:00Z">
              <w:r w:rsidRPr="00794639">
                <w:delText xml:space="preserve">263 </w:delText>
              </w:r>
              <w:bookmarkStart w:id="10217" w:name="_Toc531012318"/>
              <w:bookmarkStart w:id="10218" w:name="_Toc531076611"/>
              <w:bookmarkStart w:id="10219" w:name="_Toc531077902"/>
              <w:bookmarkStart w:id="10220" w:name="_Toc531079206"/>
              <w:bookmarkStart w:id="10221" w:name="_Toc531701103"/>
              <w:bookmarkEnd w:id="10217"/>
              <w:bookmarkEnd w:id="10218"/>
              <w:bookmarkEnd w:id="10219"/>
              <w:bookmarkEnd w:id="10220"/>
              <w:bookmarkEnd w:id="10221"/>
            </w:del>
          </w:p>
        </w:tc>
        <w:bookmarkStart w:id="10222" w:name="_Toc531012319"/>
        <w:bookmarkStart w:id="10223" w:name="_Toc531076612"/>
        <w:bookmarkStart w:id="10224" w:name="_Toc531077903"/>
        <w:bookmarkStart w:id="10225" w:name="_Toc531079207"/>
        <w:bookmarkStart w:id="10226" w:name="_Toc531701104"/>
        <w:bookmarkEnd w:id="10222"/>
        <w:bookmarkEnd w:id="10223"/>
        <w:bookmarkEnd w:id="10224"/>
        <w:bookmarkEnd w:id="10225"/>
        <w:bookmarkEnd w:id="10226"/>
      </w:tr>
      <w:tr w:rsidR="00B36F36" w:rsidRPr="00794639" w14:paraId="0D5E1CE3" w14:textId="77777777" w:rsidTr="00B36F36">
        <w:trPr>
          <w:del w:id="10227" w:author="Sevan Sirapian [2]" w:date="2018-11-26T11:12:00Z"/>
        </w:trPr>
        <w:tc>
          <w:tcPr>
            <w:tcW w:w="8997" w:type="dxa"/>
            <w:tcPrChange w:id="10228" w:author="Elaine Baricante" w:date="2018-11-26T15:43:00Z">
              <w:tcPr>
                <w:tcW w:w="1437" w:type="dxa"/>
              </w:tcPr>
            </w:tcPrChange>
          </w:tcPr>
          <w:p w14:paraId="2407CF79" w14:textId="77777777" w:rsidR="00B36F36" w:rsidRPr="00794639" w:rsidRDefault="00B36F36" w:rsidP="00166AF3">
            <w:pPr>
              <w:pStyle w:val="TableBody"/>
              <w:rPr>
                <w:del w:id="10229" w:author="Sevan Sirapian [2]" w:date="2018-11-26T11:12:00Z"/>
              </w:rPr>
            </w:pPr>
            <w:del w:id="10230" w:author="Sevan Sirapian [2]" w:date="2018-11-26T11:12:00Z">
              <w:r w:rsidRPr="00794639">
                <w:delText xml:space="preserve">264 </w:delText>
              </w:r>
              <w:bookmarkStart w:id="10231" w:name="_Toc531012320"/>
              <w:bookmarkStart w:id="10232" w:name="_Toc531076613"/>
              <w:bookmarkStart w:id="10233" w:name="_Toc531077904"/>
              <w:bookmarkStart w:id="10234" w:name="_Toc531079208"/>
              <w:bookmarkStart w:id="10235" w:name="_Toc531701105"/>
              <w:bookmarkEnd w:id="10231"/>
              <w:bookmarkEnd w:id="10232"/>
              <w:bookmarkEnd w:id="10233"/>
              <w:bookmarkEnd w:id="10234"/>
              <w:bookmarkEnd w:id="10235"/>
            </w:del>
          </w:p>
        </w:tc>
        <w:bookmarkStart w:id="10236" w:name="_Toc531012321"/>
        <w:bookmarkStart w:id="10237" w:name="_Toc531076614"/>
        <w:bookmarkStart w:id="10238" w:name="_Toc531077905"/>
        <w:bookmarkStart w:id="10239" w:name="_Toc531079209"/>
        <w:bookmarkStart w:id="10240" w:name="_Toc531701106"/>
        <w:bookmarkEnd w:id="10236"/>
        <w:bookmarkEnd w:id="10237"/>
        <w:bookmarkEnd w:id="10238"/>
        <w:bookmarkEnd w:id="10239"/>
        <w:bookmarkEnd w:id="10240"/>
      </w:tr>
      <w:tr w:rsidR="00B36F36" w:rsidRPr="00794639" w14:paraId="65996663" w14:textId="77777777" w:rsidTr="00B36F36">
        <w:trPr>
          <w:del w:id="10241" w:author="Sevan Sirapian [2]" w:date="2018-11-26T11:12:00Z"/>
        </w:trPr>
        <w:tc>
          <w:tcPr>
            <w:tcW w:w="8997" w:type="dxa"/>
            <w:tcPrChange w:id="10242" w:author="Elaine Baricante" w:date="2018-11-26T15:43:00Z">
              <w:tcPr>
                <w:tcW w:w="1437" w:type="dxa"/>
              </w:tcPr>
            </w:tcPrChange>
          </w:tcPr>
          <w:p w14:paraId="6E86F9AB" w14:textId="77777777" w:rsidR="00B36F36" w:rsidRPr="00794639" w:rsidRDefault="00B36F36" w:rsidP="00166AF3">
            <w:pPr>
              <w:pStyle w:val="TableBody"/>
              <w:rPr>
                <w:del w:id="10243" w:author="Sevan Sirapian [2]" w:date="2018-11-26T11:12:00Z"/>
              </w:rPr>
            </w:pPr>
            <w:del w:id="10244" w:author="Sevan Sirapian [2]" w:date="2018-11-26T11:12:00Z">
              <w:r w:rsidRPr="00794639">
                <w:delText xml:space="preserve">265 </w:delText>
              </w:r>
              <w:bookmarkStart w:id="10245" w:name="_Toc531012322"/>
              <w:bookmarkStart w:id="10246" w:name="_Toc531076615"/>
              <w:bookmarkStart w:id="10247" w:name="_Toc531077906"/>
              <w:bookmarkStart w:id="10248" w:name="_Toc531079210"/>
              <w:bookmarkStart w:id="10249" w:name="_Toc531701107"/>
              <w:bookmarkEnd w:id="10245"/>
              <w:bookmarkEnd w:id="10246"/>
              <w:bookmarkEnd w:id="10247"/>
              <w:bookmarkEnd w:id="10248"/>
              <w:bookmarkEnd w:id="10249"/>
            </w:del>
          </w:p>
        </w:tc>
        <w:bookmarkStart w:id="10250" w:name="_Toc531012323"/>
        <w:bookmarkStart w:id="10251" w:name="_Toc531076616"/>
        <w:bookmarkStart w:id="10252" w:name="_Toc531077907"/>
        <w:bookmarkStart w:id="10253" w:name="_Toc531079211"/>
        <w:bookmarkStart w:id="10254" w:name="_Toc531701108"/>
        <w:bookmarkEnd w:id="10250"/>
        <w:bookmarkEnd w:id="10251"/>
        <w:bookmarkEnd w:id="10252"/>
        <w:bookmarkEnd w:id="10253"/>
        <w:bookmarkEnd w:id="10254"/>
      </w:tr>
      <w:tr w:rsidR="00B36F36" w:rsidRPr="00794639" w14:paraId="6247C1FC" w14:textId="77777777" w:rsidTr="00B36F36">
        <w:trPr>
          <w:del w:id="10255" w:author="Sevan Sirapian [2]" w:date="2018-11-26T11:12:00Z"/>
        </w:trPr>
        <w:tc>
          <w:tcPr>
            <w:tcW w:w="8997" w:type="dxa"/>
            <w:tcPrChange w:id="10256" w:author="Elaine Baricante" w:date="2018-11-26T15:43:00Z">
              <w:tcPr>
                <w:tcW w:w="1437" w:type="dxa"/>
              </w:tcPr>
            </w:tcPrChange>
          </w:tcPr>
          <w:p w14:paraId="48F9D21C" w14:textId="77777777" w:rsidR="00B36F36" w:rsidRPr="00794639" w:rsidRDefault="00B36F36" w:rsidP="00166AF3">
            <w:pPr>
              <w:pStyle w:val="TableBody"/>
              <w:rPr>
                <w:del w:id="10257" w:author="Sevan Sirapian [2]" w:date="2018-11-26T11:12:00Z"/>
              </w:rPr>
            </w:pPr>
            <w:del w:id="10258" w:author="Sevan Sirapian [2]" w:date="2018-11-26T11:12:00Z">
              <w:r w:rsidRPr="00794639">
                <w:delText xml:space="preserve">266 </w:delText>
              </w:r>
              <w:bookmarkStart w:id="10259" w:name="_Toc531012324"/>
              <w:bookmarkStart w:id="10260" w:name="_Toc531076617"/>
              <w:bookmarkStart w:id="10261" w:name="_Toc531077908"/>
              <w:bookmarkStart w:id="10262" w:name="_Toc531079212"/>
              <w:bookmarkStart w:id="10263" w:name="_Toc531701109"/>
              <w:bookmarkEnd w:id="10259"/>
              <w:bookmarkEnd w:id="10260"/>
              <w:bookmarkEnd w:id="10261"/>
              <w:bookmarkEnd w:id="10262"/>
              <w:bookmarkEnd w:id="10263"/>
            </w:del>
          </w:p>
        </w:tc>
        <w:bookmarkStart w:id="10264" w:name="_Toc531012325"/>
        <w:bookmarkStart w:id="10265" w:name="_Toc531076618"/>
        <w:bookmarkStart w:id="10266" w:name="_Toc531077909"/>
        <w:bookmarkStart w:id="10267" w:name="_Toc531079213"/>
        <w:bookmarkStart w:id="10268" w:name="_Toc531701110"/>
        <w:bookmarkEnd w:id="10264"/>
        <w:bookmarkEnd w:id="10265"/>
        <w:bookmarkEnd w:id="10266"/>
        <w:bookmarkEnd w:id="10267"/>
        <w:bookmarkEnd w:id="10268"/>
      </w:tr>
      <w:tr w:rsidR="00B36F36" w:rsidRPr="00794639" w14:paraId="4838C883" w14:textId="77777777" w:rsidTr="00B36F36">
        <w:trPr>
          <w:del w:id="10269" w:author="Sevan Sirapian [2]" w:date="2018-11-26T11:12:00Z"/>
        </w:trPr>
        <w:tc>
          <w:tcPr>
            <w:tcW w:w="8997" w:type="dxa"/>
            <w:tcPrChange w:id="10270" w:author="Elaine Baricante" w:date="2018-11-26T15:43:00Z">
              <w:tcPr>
                <w:tcW w:w="1437" w:type="dxa"/>
              </w:tcPr>
            </w:tcPrChange>
          </w:tcPr>
          <w:p w14:paraId="75E9C792" w14:textId="77777777" w:rsidR="00B36F36" w:rsidRPr="00794639" w:rsidRDefault="00B36F36" w:rsidP="00166AF3">
            <w:pPr>
              <w:pStyle w:val="TableBody"/>
              <w:rPr>
                <w:del w:id="10271" w:author="Sevan Sirapian [2]" w:date="2018-11-26T11:12:00Z"/>
              </w:rPr>
            </w:pPr>
            <w:del w:id="10272" w:author="Sevan Sirapian [2]" w:date="2018-11-26T11:12:00Z">
              <w:r w:rsidRPr="00794639">
                <w:delText xml:space="preserve">267 </w:delText>
              </w:r>
              <w:bookmarkStart w:id="10273" w:name="_Toc531012326"/>
              <w:bookmarkStart w:id="10274" w:name="_Toc531076619"/>
              <w:bookmarkStart w:id="10275" w:name="_Toc531077910"/>
              <w:bookmarkStart w:id="10276" w:name="_Toc531079214"/>
              <w:bookmarkStart w:id="10277" w:name="_Toc531701111"/>
              <w:bookmarkEnd w:id="10273"/>
              <w:bookmarkEnd w:id="10274"/>
              <w:bookmarkEnd w:id="10275"/>
              <w:bookmarkEnd w:id="10276"/>
              <w:bookmarkEnd w:id="10277"/>
            </w:del>
          </w:p>
        </w:tc>
        <w:bookmarkStart w:id="10278" w:name="_Toc531012327"/>
        <w:bookmarkStart w:id="10279" w:name="_Toc531076620"/>
        <w:bookmarkStart w:id="10280" w:name="_Toc531077911"/>
        <w:bookmarkStart w:id="10281" w:name="_Toc531079215"/>
        <w:bookmarkStart w:id="10282" w:name="_Toc531701112"/>
        <w:bookmarkEnd w:id="10278"/>
        <w:bookmarkEnd w:id="10279"/>
        <w:bookmarkEnd w:id="10280"/>
        <w:bookmarkEnd w:id="10281"/>
        <w:bookmarkEnd w:id="10282"/>
      </w:tr>
      <w:tr w:rsidR="00B36F36" w:rsidRPr="00794639" w14:paraId="4ACED699" w14:textId="77777777" w:rsidTr="00B36F36">
        <w:trPr>
          <w:del w:id="10283" w:author="Sevan Sirapian [2]" w:date="2018-11-26T11:12:00Z"/>
        </w:trPr>
        <w:tc>
          <w:tcPr>
            <w:tcW w:w="8997" w:type="dxa"/>
            <w:tcPrChange w:id="10284" w:author="Elaine Baricante" w:date="2018-11-26T15:43:00Z">
              <w:tcPr>
                <w:tcW w:w="1437" w:type="dxa"/>
              </w:tcPr>
            </w:tcPrChange>
          </w:tcPr>
          <w:p w14:paraId="45711AF6" w14:textId="77777777" w:rsidR="00B36F36" w:rsidRPr="00794639" w:rsidRDefault="00B36F36" w:rsidP="00166AF3">
            <w:pPr>
              <w:pStyle w:val="TableBody"/>
              <w:rPr>
                <w:del w:id="10285" w:author="Sevan Sirapian [2]" w:date="2018-11-26T11:12:00Z"/>
              </w:rPr>
            </w:pPr>
            <w:del w:id="10286" w:author="Sevan Sirapian [2]" w:date="2018-11-26T11:12:00Z">
              <w:r w:rsidRPr="00794639">
                <w:delText xml:space="preserve">268 </w:delText>
              </w:r>
              <w:bookmarkStart w:id="10287" w:name="_Toc531012328"/>
              <w:bookmarkStart w:id="10288" w:name="_Toc531076621"/>
              <w:bookmarkStart w:id="10289" w:name="_Toc531077912"/>
              <w:bookmarkStart w:id="10290" w:name="_Toc531079216"/>
              <w:bookmarkStart w:id="10291" w:name="_Toc531701113"/>
              <w:bookmarkEnd w:id="10287"/>
              <w:bookmarkEnd w:id="10288"/>
              <w:bookmarkEnd w:id="10289"/>
              <w:bookmarkEnd w:id="10290"/>
              <w:bookmarkEnd w:id="10291"/>
            </w:del>
          </w:p>
        </w:tc>
        <w:bookmarkStart w:id="10292" w:name="_Toc531012329"/>
        <w:bookmarkStart w:id="10293" w:name="_Toc531076622"/>
        <w:bookmarkStart w:id="10294" w:name="_Toc531077913"/>
        <w:bookmarkStart w:id="10295" w:name="_Toc531079217"/>
        <w:bookmarkStart w:id="10296" w:name="_Toc531701114"/>
        <w:bookmarkEnd w:id="10292"/>
        <w:bookmarkEnd w:id="10293"/>
        <w:bookmarkEnd w:id="10294"/>
        <w:bookmarkEnd w:id="10295"/>
        <w:bookmarkEnd w:id="10296"/>
      </w:tr>
      <w:tr w:rsidR="00B36F36" w:rsidRPr="00794639" w14:paraId="4ABF0190" w14:textId="77777777" w:rsidTr="00B36F36">
        <w:trPr>
          <w:del w:id="10297" w:author="Sevan Sirapian [2]" w:date="2018-11-26T11:12:00Z"/>
        </w:trPr>
        <w:tc>
          <w:tcPr>
            <w:tcW w:w="8997" w:type="dxa"/>
            <w:tcPrChange w:id="10298" w:author="Elaine Baricante" w:date="2018-11-26T15:43:00Z">
              <w:tcPr>
                <w:tcW w:w="1437" w:type="dxa"/>
              </w:tcPr>
            </w:tcPrChange>
          </w:tcPr>
          <w:p w14:paraId="7C0B75D5" w14:textId="77777777" w:rsidR="00B36F36" w:rsidRPr="00794639" w:rsidRDefault="00B36F36" w:rsidP="00166AF3">
            <w:pPr>
              <w:pStyle w:val="TableBody"/>
              <w:rPr>
                <w:del w:id="10299" w:author="Sevan Sirapian [2]" w:date="2018-11-26T11:12:00Z"/>
              </w:rPr>
            </w:pPr>
            <w:del w:id="10300" w:author="Sevan Sirapian [2]" w:date="2018-11-26T11:12:00Z">
              <w:r w:rsidRPr="00794639">
                <w:delText xml:space="preserve">269 </w:delText>
              </w:r>
              <w:bookmarkStart w:id="10301" w:name="_Toc531012330"/>
              <w:bookmarkStart w:id="10302" w:name="_Toc531076623"/>
              <w:bookmarkStart w:id="10303" w:name="_Toc531077914"/>
              <w:bookmarkStart w:id="10304" w:name="_Toc531079218"/>
              <w:bookmarkStart w:id="10305" w:name="_Toc531701115"/>
              <w:bookmarkEnd w:id="10301"/>
              <w:bookmarkEnd w:id="10302"/>
              <w:bookmarkEnd w:id="10303"/>
              <w:bookmarkEnd w:id="10304"/>
              <w:bookmarkEnd w:id="10305"/>
            </w:del>
          </w:p>
        </w:tc>
        <w:bookmarkStart w:id="10306" w:name="_Toc531012331"/>
        <w:bookmarkStart w:id="10307" w:name="_Toc531076624"/>
        <w:bookmarkStart w:id="10308" w:name="_Toc531077915"/>
        <w:bookmarkStart w:id="10309" w:name="_Toc531079219"/>
        <w:bookmarkStart w:id="10310" w:name="_Toc531701116"/>
        <w:bookmarkEnd w:id="10306"/>
        <w:bookmarkEnd w:id="10307"/>
        <w:bookmarkEnd w:id="10308"/>
        <w:bookmarkEnd w:id="10309"/>
        <w:bookmarkEnd w:id="10310"/>
      </w:tr>
      <w:tr w:rsidR="00B36F36" w:rsidRPr="00794639" w14:paraId="78EC0DDA" w14:textId="77777777" w:rsidTr="00B36F36">
        <w:trPr>
          <w:del w:id="10311" w:author="Sevan Sirapian [2]" w:date="2018-11-26T11:12:00Z"/>
        </w:trPr>
        <w:tc>
          <w:tcPr>
            <w:tcW w:w="8997" w:type="dxa"/>
            <w:tcPrChange w:id="10312" w:author="Elaine Baricante" w:date="2018-11-26T15:43:00Z">
              <w:tcPr>
                <w:tcW w:w="1437" w:type="dxa"/>
              </w:tcPr>
            </w:tcPrChange>
          </w:tcPr>
          <w:p w14:paraId="1CABCC47" w14:textId="77777777" w:rsidR="00B36F36" w:rsidRPr="00794639" w:rsidRDefault="00B36F36" w:rsidP="00166AF3">
            <w:pPr>
              <w:pStyle w:val="TableBody"/>
              <w:rPr>
                <w:del w:id="10313" w:author="Sevan Sirapian [2]" w:date="2018-11-26T11:12:00Z"/>
              </w:rPr>
            </w:pPr>
            <w:del w:id="10314" w:author="Sevan Sirapian [2]" w:date="2018-11-26T11:12:00Z">
              <w:r w:rsidRPr="00794639">
                <w:delText xml:space="preserve">271 </w:delText>
              </w:r>
              <w:bookmarkStart w:id="10315" w:name="_Toc531012332"/>
              <w:bookmarkStart w:id="10316" w:name="_Toc531076625"/>
              <w:bookmarkStart w:id="10317" w:name="_Toc531077916"/>
              <w:bookmarkStart w:id="10318" w:name="_Toc531079220"/>
              <w:bookmarkStart w:id="10319" w:name="_Toc531701117"/>
              <w:bookmarkEnd w:id="10315"/>
              <w:bookmarkEnd w:id="10316"/>
              <w:bookmarkEnd w:id="10317"/>
              <w:bookmarkEnd w:id="10318"/>
              <w:bookmarkEnd w:id="10319"/>
            </w:del>
          </w:p>
        </w:tc>
        <w:bookmarkStart w:id="10320" w:name="_Toc531012333"/>
        <w:bookmarkStart w:id="10321" w:name="_Toc531076626"/>
        <w:bookmarkStart w:id="10322" w:name="_Toc531077917"/>
        <w:bookmarkStart w:id="10323" w:name="_Toc531079221"/>
        <w:bookmarkStart w:id="10324" w:name="_Toc531701118"/>
        <w:bookmarkEnd w:id="10320"/>
        <w:bookmarkEnd w:id="10321"/>
        <w:bookmarkEnd w:id="10322"/>
        <w:bookmarkEnd w:id="10323"/>
        <w:bookmarkEnd w:id="10324"/>
      </w:tr>
      <w:tr w:rsidR="00B36F36" w:rsidRPr="00794639" w14:paraId="4B1A7794" w14:textId="77777777" w:rsidTr="00B36F36">
        <w:trPr>
          <w:del w:id="10325" w:author="Sevan Sirapian [2]" w:date="2018-11-26T11:12:00Z"/>
        </w:trPr>
        <w:tc>
          <w:tcPr>
            <w:tcW w:w="8997" w:type="dxa"/>
            <w:tcPrChange w:id="10326" w:author="Elaine Baricante" w:date="2018-11-26T15:43:00Z">
              <w:tcPr>
                <w:tcW w:w="1437" w:type="dxa"/>
              </w:tcPr>
            </w:tcPrChange>
          </w:tcPr>
          <w:p w14:paraId="12DC5E68" w14:textId="77777777" w:rsidR="00B36F36" w:rsidRPr="00794639" w:rsidRDefault="00B36F36" w:rsidP="00166AF3">
            <w:pPr>
              <w:pStyle w:val="TableBody"/>
              <w:rPr>
                <w:del w:id="10327" w:author="Sevan Sirapian [2]" w:date="2018-11-26T11:12:00Z"/>
              </w:rPr>
            </w:pPr>
            <w:del w:id="10328" w:author="Sevan Sirapian [2]" w:date="2018-11-26T11:12:00Z">
              <w:r w:rsidRPr="00794639">
                <w:delText xml:space="preserve">274 </w:delText>
              </w:r>
              <w:bookmarkStart w:id="10329" w:name="_Toc531012334"/>
              <w:bookmarkStart w:id="10330" w:name="_Toc531076627"/>
              <w:bookmarkStart w:id="10331" w:name="_Toc531077918"/>
              <w:bookmarkStart w:id="10332" w:name="_Toc531079222"/>
              <w:bookmarkStart w:id="10333" w:name="_Toc531701119"/>
              <w:bookmarkEnd w:id="10329"/>
              <w:bookmarkEnd w:id="10330"/>
              <w:bookmarkEnd w:id="10331"/>
              <w:bookmarkEnd w:id="10332"/>
              <w:bookmarkEnd w:id="10333"/>
            </w:del>
          </w:p>
        </w:tc>
        <w:bookmarkStart w:id="10334" w:name="_Toc531012335"/>
        <w:bookmarkStart w:id="10335" w:name="_Toc531076628"/>
        <w:bookmarkStart w:id="10336" w:name="_Toc531077919"/>
        <w:bookmarkStart w:id="10337" w:name="_Toc531079223"/>
        <w:bookmarkStart w:id="10338" w:name="_Toc531701120"/>
        <w:bookmarkEnd w:id="10334"/>
        <w:bookmarkEnd w:id="10335"/>
        <w:bookmarkEnd w:id="10336"/>
        <w:bookmarkEnd w:id="10337"/>
        <w:bookmarkEnd w:id="10338"/>
      </w:tr>
      <w:tr w:rsidR="00B36F36" w:rsidRPr="00794639" w14:paraId="371FBE4A" w14:textId="77777777" w:rsidTr="00B36F36">
        <w:trPr>
          <w:del w:id="10339" w:author="Sevan Sirapian [2]" w:date="2018-11-26T11:12:00Z"/>
        </w:trPr>
        <w:tc>
          <w:tcPr>
            <w:tcW w:w="8997" w:type="dxa"/>
            <w:tcPrChange w:id="10340" w:author="Elaine Baricante" w:date="2018-11-26T15:43:00Z">
              <w:tcPr>
                <w:tcW w:w="1437" w:type="dxa"/>
              </w:tcPr>
            </w:tcPrChange>
          </w:tcPr>
          <w:p w14:paraId="516A3B43" w14:textId="77777777" w:rsidR="00B36F36" w:rsidRPr="00794639" w:rsidRDefault="00B36F36" w:rsidP="00166AF3">
            <w:pPr>
              <w:pStyle w:val="TableBody"/>
              <w:rPr>
                <w:del w:id="10341" w:author="Sevan Sirapian [2]" w:date="2018-11-26T11:12:00Z"/>
              </w:rPr>
            </w:pPr>
            <w:del w:id="10342" w:author="Sevan Sirapian [2]" w:date="2018-11-26T11:12:00Z">
              <w:r w:rsidRPr="00794639">
                <w:delText xml:space="preserve">277 </w:delText>
              </w:r>
              <w:bookmarkStart w:id="10343" w:name="_Toc531012336"/>
              <w:bookmarkStart w:id="10344" w:name="_Toc531076629"/>
              <w:bookmarkStart w:id="10345" w:name="_Toc531077920"/>
              <w:bookmarkStart w:id="10346" w:name="_Toc531079224"/>
              <w:bookmarkStart w:id="10347" w:name="_Toc531701121"/>
              <w:bookmarkEnd w:id="10343"/>
              <w:bookmarkEnd w:id="10344"/>
              <w:bookmarkEnd w:id="10345"/>
              <w:bookmarkEnd w:id="10346"/>
              <w:bookmarkEnd w:id="10347"/>
            </w:del>
          </w:p>
        </w:tc>
        <w:bookmarkStart w:id="10348" w:name="_Toc531012337"/>
        <w:bookmarkStart w:id="10349" w:name="_Toc531076630"/>
        <w:bookmarkStart w:id="10350" w:name="_Toc531077921"/>
        <w:bookmarkStart w:id="10351" w:name="_Toc531079225"/>
        <w:bookmarkStart w:id="10352" w:name="_Toc531701122"/>
        <w:bookmarkEnd w:id="10348"/>
        <w:bookmarkEnd w:id="10349"/>
        <w:bookmarkEnd w:id="10350"/>
        <w:bookmarkEnd w:id="10351"/>
        <w:bookmarkEnd w:id="10352"/>
      </w:tr>
      <w:tr w:rsidR="00B36F36" w:rsidRPr="00794639" w14:paraId="1D203F90" w14:textId="77777777" w:rsidTr="00B36F36">
        <w:trPr>
          <w:del w:id="10353" w:author="Sevan Sirapian [2]" w:date="2018-11-26T11:12:00Z"/>
        </w:trPr>
        <w:tc>
          <w:tcPr>
            <w:tcW w:w="8997" w:type="dxa"/>
            <w:tcPrChange w:id="10354" w:author="Elaine Baricante" w:date="2018-11-26T15:43:00Z">
              <w:tcPr>
                <w:tcW w:w="1437" w:type="dxa"/>
              </w:tcPr>
            </w:tcPrChange>
          </w:tcPr>
          <w:p w14:paraId="57D3ECD5" w14:textId="77777777" w:rsidR="00B36F36" w:rsidRPr="00794639" w:rsidRDefault="00B36F36" w:rsidP="00166AF3">
            <w:pPr>
              <w:pStyle w:val="TableBody"/>
              <w:rPr>
                <w:del w:id="10355" w:author="Sevan Sirapian [2]" w:date="2018-11-26T11:12:00Z"/>
              </w:rPr>
            </w:pPr>
            <w:del w:id="10356" w:author="Sevan Sirapian [2]" w:date="2018-11-26T11:12:00Z">
              <w:r w:rsidRPr="00794639">
                <w:delText xml:space="preserve">278 </w:delText>
              </w:r>
              <w:bookmarkStart w:id="10357" w:name="_Toc531012338"/>
              <w:bookmarkStart w:id="10358" w:name="_Toc531076631"/>
              <w:bookmarkStart w:id="10359" w:name="_Toc531077922"/>
              <w:bookmarkStart w:id="10360" w:name="_Toc531079226"/>
              <w:bookmarkStart w:id="10361" w:name="_Toc531701123"/>
              <w:bookmarkEnd w:id="10357"/>
              <w:bookmarkEnd w:id="10358"/>
              <w:bookmarkEnd w:id="10359"/>
              <w:bookmarkEnd w:id="10360"/>
              <w:bookmarkEnd w:id="10361"/>
            </w:del>
          </w:p>
        </w:tc>
        <w:bookmarkStart w:id="10362" w:name="_Toc531012339"/>
        <w:bookmarkStart w:id="10363" w:name="_Toc531076632"/>
        <w:bookmarkStart w:id="10364" w:name="_Toc531077923"/>
        <w:bookmarkStart w:id="10365" w:name="_Toc531079227"/>
        <w:bookmarkStart w:id="10366" w:name="_Toc531701124"/>
        <w:bookmarkEnd w:id="10362"/>
        <w:bookmarkEnd w:id="10363"/>
        <w:bookmarkEnd w:id="10364"/>
        <w:bookmarkEnd w:id="10365"/>
        <w:bookmarkEnd w:id="10366"/>
      </w:tr>
      <w:tr w:rsidR="00B36F36" w:rsidRPr="00794639" w14:paraId="1A112484" w14:textId="77777777" w:rsidTr="00B36F36">
        <w:trPr>
          <w:del w:id="10367" w:author="Sevan Sirapian [2]" w:date="2018-11-26T11:12:00Z"/>
        </w:trPr>
        <w:tc>
          <w:tcPr>
            <w:tcW w:w="8997" w:type="dxa"/>
            <w:tcPrChange w:id="10368" w:author="Elaine Baricante" w:date="2018-11-26T15:43:00Z">
              <w:tcPr>
                <w:tcW w:w="1437" w:type="dxa"/>
              </w:tcPr>
            </w:tcPrChange>
          </w:tcPr>
          <w:p w14:paraId="79333A85" w14:textId="77777777" w:rsidR="00B36F36" w:rsidRPr="00794639" w:rsidRDefault="00B36F36" w:rsidP="00166AF3">
            <w:pPr>
              <w:pStyle w:val="TableBody"/>
              <w:rPr>
                <w:del w:id="10369" w:author="Sevan Sirapian [2]" w:date="2018-11-26T11:12:00Z"/>
              </w:rPr>
            </w:pPr>
            <w:del w:id="10370" w:author="Sevan Sirapian [2]" w:date="2018-11-26T11:12:00Z">
              <w:r w:rsidRPr="00794639">
                <w:delText xml:space="preserve">279 </w:delText>
              </w:r>
              <w:bookmarkStart w:id="10371" w:name="_Toc531012340"/>
              <w:bookmarkStart w:id="10372" w:name="_Toc531076633"/>
              <w:bookmarkStart w:id="10373" w:name="_Toc531077924"/>
              <w:bookmarkStart w:id="10374" w:name="_Toc531079228"/>
              <w:bookmarkStart w:id="10375" w:name="_Toc531701125"/>
              <w:bookmarkEnd w:id="10371"/>
              <w:bookmarkEnd w:id="10372"/>
              <w:bookmarkEnd w:id="10373"/>
              <w:bookmarkEnd w:id="10374"/>
              <w:bookmarkEnd w:id="10375"/>
            </w:del>
          </w:p>
        </w:tc>
        <w:bookmarkStart w:id="10376" w:name="_Toc531012341"/>
        <w:bookmarkStart w:id="10377" w:name="_Toc531076634"/>
        <w:bookmarkStart w:id="10378" w:name="_Toc531077925"/>
        <w:bookmarkStart w:id="10379" w:name="_Toc531079229"/>
        <w:bookmarkStart w:id="10380" w:name="_Toc531701126"/>
        <w:bookmarkEnd w:id="10376"/>
        <w:bookmarkEnd w:id="10377"/>
        <w:bookmarkEnd w:id="10378"/>
        <w:bookmarkEnd w:id="10379"/>
        <w:bookmarkEnd w:id="10380"/>
      </w:tr>
      <w:tr w:rsidR="00B36F36" w:rsidRPr="00794639" w14:paraId="6855CC5D" w14:textId="77777777" w:rsidTr="00B36F36">
        <w:trPr>
          <w:del w:id="10381" w:author="Sevan Sirapian [2]" w:date="2018-11-26T11:12:00Z"/>
        </w:trPr>
        <w:tc>
          <w:tcPr>
            <w:tcW w:w="8997" w:type="dxa"/>
            <w:tcPrChange w:id="10382" w:author="Elaine Baricante" w:date="2018-11-26T15:43:00Z">
              <w:tcPr>
                <w:tcW w:w="1437" w:type="dxa"/>
              </w:tcPr>
            </w:tcPrChange>
          </w:tcPr>
          <w:p w14:paraId="1EB2AC21" w14:textId="77777777" w:rsidR="00B36F36" w:rsidRPr="00794639" w:rsidRDefault="00B36F36" w:rsidP="00166AF3">
            <w:pPr>
              <w:pStyle w:val="TableBody"/>
              <w:rPr>
                <w:del w:id="10383" w:author="Sevan Sirapian [2]" w:date="2018-11-26T11:12:00Z"/>
              </w:rPr>
            </w:pPr>
            <w:del w:id="10384" w:author="Sevan Sirapian [2]" w:date="2018-11-26T11:12:00Z">
              <w:r w:rsidRPr="00794639">
                <w:delText xml:space="preserve">280 </w:delText>
              </w:r>
              <w:bookmarkStart w:id="10385" w:name="_Toc531012342"/>
              <w:bookmarkStart w:id="10386" w:name="_Toc531076635"/>
              <w:bookmarkStart w:id="10387" w:name="_Toc531077926"/>
              <w:bookmarkStart w:id="10388" w:name="_Toc531079230"/>
              <w:bookmarkStart w:id="10389" w:name="_Toc531701127"/>
              <w:bookmarkEnd w:id="10385"/>
              <w:bookmarkEnd w:id="10386"/>
              <w:bookmarkEnd w:id="10387"/>
              <w:bookmarkEnd w:id="10388"/>
              <w:bookmarkEnd w:id="10389"/>
            </w:del>
          </w:p>
        </w:tc>
        <w:bookmarkStart w:id="10390" w:name="_Toc531012343"/>
        <w:bookmarkStart w:id="10391" w:name="_Toc531076636"/>
        <w:bookmarkStart w:id="10392" w:name="_Toc531077927"/>
        <w:bookmarkStart w:id="10393" w:name="_Toc531079231"/>
        <w:bookmarkStart w:id="10394" w:name="_Toc531701128"/>
        <w:bookmarkEnd w:id="10390"/>
        <w:bookmarkEnd w:id="10391"/>
        <w:bookmarkEnd w:id="10392"/>
        <w:bookmarkEnd w:id="10393"/>
        <w:bookmarkEnd w:id="10394"/>
      </w:tr>
      <w:tr w:rsidR="00B36F36" w:rsidRPr="00794639" w14:paraId="25C19F02" w14:textId="77777777" w:rsidTr="00B36F36">
        <w:trPr>
          <w:del w:id="10395" w:author="Sevan Sirapian [2]" w:date="2018-11-26T11:12:00Z"/>
        </w:trPr>
        <w:tc>
          <w:tcPr>
            <w:tcW w:w="8997" w:type="dxa"/>
            <w:tcPrChange w:id="10396" w:author="Elaine Baricante" w:date="2018-11-26T15:43:00Z">
              <w:tcPr>
                <w:tcW w:w="1437" w:type="dxa"/>
              </w:tcPr>
            </w:tcPrChange>
          </w:tcPr>
          <w:p w14:paraId="3E8DF669" w14:textId="77777777" w:rsidR="00B36F36" w:rsidRPr="00794639" w:rsidRDefault="00B36F36" w:rsidP="00166AF3">
            <w:pPr>
              <w:pStyle w:val="TableBody"/>
              <w:rPr>
                <w:del w:id="10397" w:author="Sevan Sirapian [2]" w:date="2018-11-26T11:12:00Z"/>
              </w:rPr>
            </w:pPr>
            <w:del w:id="10398" w:author="Sevan Sirapian [2]" w:date="2018-11-26T11:12:00Z">
              <w:r w:rsidRPr="00794639">
                <w:delText xml:space="preserve">283 </w:delText>
              </w:r>
              <w:bookmarkStart w:id="10399" w:name="_Toc531012344"/>
              <w:bookmarkStart w:id="10400" w:name="_Toc531076637"/>
              <w:bookmarkStart w:id="10401" w:name="_Toc531077928"/>
              <w:bookmarkStart w:id="10402" w:name="_Toc531079232"/>
              <w:bookmarkStart w:id="10403" w:name="_Toc531701129"/>
              <w:bookmarkEnd w:id="10399"/>
              <w:bookmarkEnd w:id="10400"/>
              <w:bookmarkEnd w:id="10401"/>
              <w:bookmarkEnd w:id="10402"/>
              <w:bookmarkEnd w:id="10403"/>
            </w:del>
          </w:p>
        </w:tc>
        <w:bookmarkStart w:id="10404" w:name="_Toc531012345"/>
        <w:bookmarkStart w:id="10405" w:name="_Toc531076638"/>
        <w:bookmarkStart w:id="10406" w:name="_Toc531077929"/>
        <w:bookmarkStart w:id="10407" w:name="_Toc531079233"/>
        <w:bookmarkStart w:id="10408" w:name="_Toc531701130"/>
        <w:bookmarkEnd w:id="10404"/>
        <w:bookmarkEnd w:id="10405"/>
        <w:bookmarkEnd w:id="10406"/>
        <w:bookmarkEnd w:id="10407"/>
        <w:bookmarkEnd w:id="10408"/>
      </w:tr>
      <w:tr w:rsidR="00B36F36" w:rsidRPr="00794639" w14:paraId="0795952D" w14:textId="77777777" w:rsidTr="00B36F36">
        <w:trPr>
          <w:del w:id="10409" w:author="Sevan Sirapian [2]" w:date="2018-11-26T11:12:00Z"/>
        </w:trPr>
        <w:tc>
          <w:tcPr>
            <w:tcW w:w="8997" w:type="dxa"/>
            <w:tcPrChange w:id="10410" w:author="Elaine Baricante" w:date="2018-11-26T15:43:00Z">
              <w:tcPr>
                <w:tcW w:w="1437" w:type="dxa"/>
              </w:tcPr>
            </w:tcPrChange>
          </w:tcPr>
          <w:p w14:paraId="0FFDE526" w14:textId="77777777" w:rsidR="00B36F36" w:rsidRPr="00794639" w:rsidRDefault="00B36F36" w:rsidP="00166AF3">
            <w:pPr>
              <w:pStyle w:val="TableBody"/>
              <w:rPr>
                <w:del w:id="10411" w:author="Sevan Sirapian [2]" w:date="2018-11-26T11:12:00Z"/>
              </w:rPr>
            </w:pPr>
            <w:del w:id="10412" w:author="Sevan Sirapian [2]" w:date="2018-11-26T11:12:00Z">
              <w:r w:rsidRPr="00794639">
                <w:delText xml:space="preserve">284 </w:delText>
              </w:r>
              <w:bookmarkStart w:id="10413" w:name="_Toc531012346"/>
              <w:bookmarkStart w:id="10414" w:name="_Toc531076639"/>
              <w:bookmarkStart w:id="10415" w:name="_Toc531077930"/>
              <w:bookmarkStart w:id="10416" w:name="_Toc531079234"/>
              <w:bookmarkStart w:id="10417" w:name="_Toc531701131"/>
              <w:bookmarkEnd w:id="10413"/>
              <w:bookmarkEnd w:id="10414"/>
              <w:bookmarkEnd w:id="10415"/>
              <w:bookmarkEnd w:id="10416"/>
              <w:bookmarkEnd w:id="10417"/>
            </w:del>
          </w:p>
        </w:tc>
        <w:bookmarkStart w:id="10418" w:name="_Toc531012347"/>
        <w:bookmarkStart w:id="10419" w:name="_Toc531076640"/>
        <w:bookmarkStart w:id="10420" w:name="_Toc531077931"/>
        <w:bookmarkStart w:id="10421" w:name="_Toc531079235"/>
        <w:bookmarkStart w:id="10422" w:name="_Toc531701132"/>
        <w:bookmarkEnd w:id="10418"/>
        <w:bookmarkEnd w:id="10419"/>
        <w:bookmarkEnd w:id="10420"/>
        <w:bookmarkEnd w:id="10421"/>
        <w:bookmarkEnd w:id="10422"/>
      </w:tr>
      <w:tr w:rsidR="00B36F36" w:rsidRPr="00794639" w14:paraId="04F040C4" w14:textId="77777777" w:rsidTr="00B36F36">
        <w:trPr>
          <w:del w:id="10423" w:author="Sevan Sirapian [2]" w:date="2018-11-26T11:12:00Z"/>
        </w:trPr>
        <w:tc>
          <w:tcPr>
            <w:tcW w:w="8997" w:type="dxa"/>
            <w:tcPrChange w:id="10424" w:author="Elaine Baricante" w:date="2018-11-26T15:43:00Z">
              <w:tcPr>
                <w:tcW w:w="1437" w:type="dxa"/>
              </w:tcPr>
            </w:tcPrChange>
          </w:tcPr>
          <w:p w14:paraId="10889779" w14:textId="77777777" w:rsidR="00B36F36" w:rsidRPr="00794639" w:rsidRDefault="00B36F36" w:rsidP="00166AF3">
            <w:pPr>
              <w:pStyle w:val="TableBody"/>
              <w:rPr>
                <w:del w:id="10425" w:author="Sevan Sirapian [2]" w:date="2018-11-26T11:12:00Z"/>
              </w:rPr>
            </w:pPr>
            <w:del w:id="10426" w:author="Sevan Sirapian [2]" w:date="2018-11-26T11:12:00Z">
              <w:r w:rsidRPr="00794639">
                <w:delText xml:space="preserve">285 </w:delText>
              </w:r>
              <w:bookmarkStart w:id="10427" w:name="_Toc531012348"/>
              <w:bookmarkStart w:id="10428" w:name="_Toc531076641"/>
              <w:bookmarkStart w:id="10429" w:name="_Toc531077932"/>
              <w:bookmarkStart w:id="10430" w:name="_Toc531079236"/>
              <w:bookmarkStart w:id="10431" w:name="_Toc531701133"/>
              <w:bookmarkEnd w:id="10427"/>
              <w:bookmarkEnd w:id="10428"/>
              <w:bookmarkEnd w:id="10429"/>
              <w:bookmarkEnd w:id="10430"/>
              <w:bookmarkEnd w:id="10431"/>
            </w:del>
          </w:p>
        </w:tc>
        <w:bookmarkStart w:id="10432" w:name="_Toc531012349"/>
        <w:bookmarkStart w:id="10433" w:name="_Toc531076642"/>
        <w:bookmarkStart w:id="10434" w:name="_Toc531077933"/>
        <w:bookmarkStart w:id="10435" w:name="_Toc531079237"/>
        <w:bookmarkStart w:id="10436" w:name="_Toc531701134"/>
        <w:bookmarkEnd w:id="10432"/>
        <w:bookmarkEnd w:id="10433"/>
        <w:bookmarkEnd w:id="10434"/>
        <w:bookmarkEnd w:id="10435"/>
        <w:bookmarkEnd w:id="10436"/>
      </w:tr>
      <w:tr w:rsidR="00B36F36" w:rsidRPr="00794639" w14:paraId="5ECD0A8B" w14:textId="77777777" w:rsidTr="00B36F36">
        <w:trPr>
          <w:del w:id="10437" w:author="Sevan Sirapian [2]" w:date="2018-11-26T11:12:00Z"/>
        </w:trPr>
        <w:tc>
          <w:tcPr>
            <w:tcW w:w="8997" w:type="dxa"/>
            <w:tcPrChange w:id="10438" w:author="Elaine Baricante" w:date="2018-11-26T15:43:00Z">
              <w:tcPr>
                <w:tcW w:w="1437" w:type="dxa"/>
              </w:tcPr>
            </w:tcPrChange>
          </w:tcPr>
          <w:p w14:paraId="0FF15E4C" w14:textId="77777777" w:rsidR="00B36F36" w:rsidRPr="00794639" w:rsidRDefault="00B36F36" w:rsidP="00166AF3">
            <w:pPr>
              <w:pStyle w:val="TableBody"/>
              <w:rPr>
                <w:del w:id="10439" w:author="Sevan Sirapian [2]" w:date="2018-11-26T11:12:00Z"/>
              </w:rPr>
            </w:pPr>
            <w:del w:id="10440" w:author="Sevan Sirapian [2]" w:date="2018-11-26T11:12:00Z">
              <w:r w:rsidRPr="00794639">
                <w:delText xml:space="preserve">287 </w:delText>
              </w:r>
              <w:bookmarkStart w:id="10441" w:name="_Toc531012350"/>
              <w:bookmarkStart w:id="10442" w:name="_Toc531076643"/>
              <w:bookmarkStart w:id="10443" w:name="_Toc531077934"/>
              <w:bookmarkStart w:id="10444" w:name="_Toc531079238"/>
              <w:bookmarkStart w:id="10445" w:name="_Toc531701135"/>
              <w:bookmarkEnd w:id="10441"/>
              <w:bookmarkEnd w:id="10442"/>
              <w:bookmarkEnd w:id="10443"/>
              <w:bookmarkEnd w:id="10444"/>
              <w:bookmarkEnd w:id="10445"/>
            </w:del>
          </w:p>
        </w:tc>
        <w:bookmarkStart w:id="10446" w:name="_Toc531012351"/>
        <w:bookmarkStart w:id="10447" w:name="_Toc531076644"/>
        <w:bookmarkStart w:id="10448" w:name="_Toc531077935"/>
        <w:bookmarkStart w:id="10449" w:name="_Toc531079239"/>
        <w:bookmarkStart w:id="10450" w:name="_Toc531701136"/>
        <w:bookmarkEnd w:id="10446"/>
        <w:bookmarkEnd w:id="10447"/>
        <w:bookmarkEnd w:id="10448"/>
        <w:bookmarkEnd w:id="10449"/>
        <w:bookmarkEnd w:id="10450"/>
      </w:tr>
      <w:tr w:rsidR="00B36F36" w:rsidRPr="00794639" w14:paraId="0EABCABE" w14:textId="77777777" w:rsidTr="00B36F36">
        <w:trPr>
          <w:del w:id="10451" w:author="Sevan Sirapian [2]" w:date="2018-11-26T11:12:00Z"/>
        </w:trPr>
        <w:tc>
          <w:tcPr>
            <w:tcW w:w="8997" w:type="dxa"/>
            <w:tcPrChange w:id="10452" w:author="Elaine Baricante" w:date="2018-11-26T15:43:00Z">
              <w:tcPr>
                <w:tcW w:w="1437" w:type="dxa"/>
              </w:tcPr>
            </w:tcPrChange>
          </w:tcPr>
          <w:p w14:paraId="7B1A586D" w14:textId="77777777" w:rsidR="00B36F36" w:rsidRPr="00794639" w:rsidRDefault="00B36F36" w:rsidP="00166AF3">
            <w:pPr>
              <w:pStyle w:val="TableBody"/>
              <w:rPr>
                <w:del w:id="10453" w:author="Sevan Sirapian [2]" w:date="2018-11-26T11:12:00Z"/>
              </w:rPr>
            </w:pPr>
            <w:del w:id="10454" w:author="Sevan Sirapian [2]" w:date="2018-11-26T11:12:00Z">
              <w:r w:rsidRPr="00794639">
                <w:delText xml:space="preserve">288 </w:delText>
              </w:r>
              <w:bookmarkStart w:id="10455" w:name="_Toc531012352"/>
              <w:bookmarkStart w:id="10456" w:name="_Toc531076645"/>
              <w:bookmarkStart w:id="10457" w:name="_Toc531077936"/>
              <w:bookmarkStart w:id="10458" w:name="_Toc531079240"/>
              <w:bookmarkStart w:id="10459" w:name="_Toc531701137"/>
              <w:bookmarkEnd w:id="10455"/>
              <w:bookmarkEnd w:id="10456"/>
              <w:bookmarkEnd w:id="10457"/>
              <w:bookmarkEnd w:id="10458"/>
              <w:bookmarkEnd w:id="10459"/>
            </w:del>
          </w:p>
        </w:tc>
        <w:bookmarkStart w:id="10460" w:name="_Toc531012353"/>
        <w:bookmarkStart w:id="10461" w:name="_Toc531076646"/>
        <w:bookmarkStart w:id="10462" w:name="_Toc531077937"/>
        <w:bookmarkStart w:id="10463" w:name="_Toc531079241"/>
        <w:bookmarkStart w:id="10464" w:name="_Toc531701138"/>
        <w:bookmarkEnd w:id="10460"/>
        <w:bookmarkEnd w:id="10461"/>
        <w:bookmarkEnd w:id="10462"/>
        <w:bookmarkEnd w:id="10463"/>
        <w:bookmarkEnd w:id="10464"/>
      </w:tr>
      <w:tr w:rsidR="00B36F36" w:rsidRPr="00794639" w14:paraId="29E85700" w14:textId="77777777" w:rsidTr="00B36F36">
        <w:trPr>
          <w:del w:id="10465" w:author="Sevan Sirapian [2]" w:date="2018-11-26T11:12:00Z"/>
        </w:trPr>
        <w:tc>
          <w:tcPr>
            <w:tcW w:w="8997" w:type="dxa"/>
            <w:tcPrChange w:id="10466" w:author="Elaine Baricante" w:date="2018-11-26T15:43:00Z">
              <w:tcPr>
                <w:tcW w:w="1437" w:type="dxa"/>
              </w:tcPr>
            </w:tcPrChange>
          </w:tcPr>
          <w:p w14:paraId="6F8D92EB" w14:textId="77777777" w:rsidR="00B36F36" w:rsidRPr="00794639" w:rsidRDefault="00B36F36" w:rsidP="00166AF3">
            <w:pPr>
              <w:pStyle w:val="TableBody"/>
              <w:rPr>
                <w:del w:id="10467" w:author="Sevan Sirapian [2]" w:date="2018-11-26T11:12:00Z"/>
              </w:rPr>
            </w:pPr>
            <w:del w:id="10468" w:author="Sevan Sirapian [2]" w:date="2018-11-26T11:12:00Z">
              <w:r w:rsidRPr="00794639">
                <w:delText xml:space="preserve">289 </w:delText>
              </w:r>
              <w:bookmarkStart w:id="10469" w:name="_Toc531012354"/>
              <w:bookmarkStart w:id="10470" w:name="_Toc531076647"/>
              <w:bookmarkStart w:id="10471" w:name="_Toc531077938"/>
              <w:bookmarkStart w:id="10472" w:name="_Toc531079242"/>
              <w:bookmarkStart w:id="10473" w:name="_Toc531701139"/>
              <w:bookmarkEnd w:id="10469"/>
              <w:bookmarkEnd w:id="10470"/>
              <w:bookmarkEnd w:id="10471"/>
              <w:bookmarkEnd w:id="10472"/>
              <w:bookmarkEnd w:id="10473"/>
            </w:del>
          </w:p>
        </w:tc>
        <w:bookmarkStart w:id="10474" w:name="_Toc531012355"/>
        <w:bookmarkStart w:id="10475" w:name="_Toc531076648"/>
        <w:bookmarkStart w:id="10476" w:name="_Toc531077939"/>
        <w:bookmarkStart w:id="10477" w:name="_Toc531079243"/>
        <w:bookmarkStart w:id="10478" w:name="_Toc531701140"/>
        <w:bookmarkEnd w:id="10474"/>
        <w:bookmarkEnd w:id="10475"/>
        <w:bookmarkEnd w:id="10476"/>
        <w:bookmarkEnd w:id="10477"/>
        <w:bookmarkEnd w:id="10478"/>
      </w:tr>
      <w:tr w:rsidR="00B36F36" w:rsidRPr="00794639" w14:paraId="25EC9D30" w14:textId="77777777" w:rsidTr="00B36F36">
        <w:trPr>
          <w:del w:id="10479" w:author="Sevan Sirapian [2]" w:date="2018-11-26T11:12:00Z"/>
        </w:trPr>
        <w:tc>
          <w:tcPr>
            <w:tcW w:w="8997" w:type="dxa"/>
            <w:tcPrChange w:id="10480" w:author="Elaine Baricante" w:date="2018-11-26T15:43:00Z">
              <w:tcPr>
                <w:tcW w:w="1437" w:type="dxa"/>
              </w:tcPr>
            </w:tcPrChange>
          </w:tcPr>
          <w:p w14:paraId="515E5FEF" w14:textId="77777777" w:rsidR="00B36F36" w:rsidRPr="00794639" w:rsidRDefault="00B36F36" w:rsidP="00166AF3">
            <w:pPr>
              <w:pStyle w:val="TableBody"/>
              <w:rPr>
                <w:del w:id="10481" w:author="Sevan Sirapian [2]" w:date="2018-11-26T11:12:00Z"/>
              </w:rPr>
            </w:pPr>
            <w:del w:id="10482" w:author="Sevan Sirapian [2]" w:date="2018-11-26T11:12:00Z">
              <w:r w:rsidRPr="00794639">
                <w:delText xml:space="preserve">290 </w:delText>
              </w:r>
              <w:bookmarkStart w:id="10483" w:name="_Toc531012356"/>
              <w:bookmarkStart w:id="10484" w:name="_Toc531076649"/>
              <w:bookmarkStart w:id="10485" w:name="_Toc531077940"/>
              <w:bookmarkStart w:id="10486" w:name="_Toc531079244"/>
              <w:bookmarkStart w:id="10487" w:name="_Toc531701141"/>
              <w:bookmarkEnd w:id="10483"/>
              <w:bookmarkEnd w:id="10484"/>
              <w:bookmarkEnd w:id="10485"/>
              <w:bookmarkEnd w:id="10486"/>
              <w:bookmarkEnd w:id="10487"/>
            </w:del>
          </w:p>
        </w:tc>
        <w:bookmarkStart w:id="10488" w:name="_Toc531012357"/>
        <w:bookmarkStart w:id="10489" w:name="_Toc531076650"/>
        <w:bookmarkStart w:id="10490" w:name="_Toc531077941"/>
        <w:bookmarkStart w:id="10491" w:name="_Toc531079245"/>
        <w:bookmarkStart w:id="10492" w:name="_Toc531701142"/>
        <w:bookmarkEnd w:id="10488"/>
        <w:bookmarkEnd w:id="10489"/>
        <w:bookmarkEnd w:id="10490"/>
        <w:bookmarkEnd w:id="10491"/>
        <w:bookmarkEnd w:id="10492"/>
      </w:tr>
      <w:tr w:rsidR="00B36F36" w:rsidRPr="00794639" w14:paraId="294B1927" w14:textId="77777777" w:rsidTr="00B36F36">
        <w:trPr>
          <w:del w:id="10493" w:author="Sevan Sirapian [2]" w:date="2018-11-26T11:12:00Z"/>
        </w:trPr>
        <w:tc>
          <w:tcPr>
            <w:tcW w:w="8997" w:type="dxa"/>
            <w:tcPrChange w:id="10494" w:author="Elaine Baricante" w:date="2018-11-26T15:43:00Z">
              <w:tcPr>
                <w:tcW w:w="1437" w:type="dxa"/>
              </w:tcPr>
            </w:tcPrChange>
          </w:tcPr>
          <w:p w14:paraId="0157133B" w14:textId="77777777" w:rsidR="00B36F36" w:rsidRPr="00794639" w:rsidRDefault="00B36F36" w:rsidP="00166AF3">
            <w:pPr>
              <w:pStyle w:val="TableBody"/>
              <w:rPr>
                <w:del w:id="10495" w:author="Sevan Sirapian [2]" w:date="2018-11-26T11:12:00Z"/>
              </w:rPr>
            </w:pPr>
            <w:del w:id="10496" w:author="Sevan Sirapian [2]" w:date="2018-11-26T11:12:00Z">
              <w:r w:rsidRPr="00794639">
                <w:delText xml:space="preserve">291 </w:delText>
              </w:r>
              <w:bookmarkStart w:id="10497" w:name="_Toc531012358"/>
              <w:bookmarkStart w:id="10498" w:name="_Toc531076651"/>
              <w:bookmarkStart w:id="10499" w:name="_Toc531077942"/>
              <w:bookmarkStart w:id="10500" w:name="_Toc531079246"/>
              <w:bookmarkStart w:id="10501" w:name="_Toc531701143"/>
              <w:bookmarkEnd w:id="10497"/>
              <w:bookmarkEnd w:id="10498"/>
              <w:bookmarkEnd w:id="10499"/>
              <w:bookmarkEnd w:id="10500"/>
              <w:bookmarkEnd w:id="10501"/>
            </w:del>
          </w:p>
        </w:tc>
        <w:bookmarkStart w:id="10502" w:name="_Toc531012359"/>
        <w:bookmarkStart w:id="10503" w:name="_Toc531076652"/>
        <w:bookmarkStart w:id="10504" w:name="_Toc531077943"/>
        <w:bookmarkStart w:id="10505" w:name="_Toc531079247"/>
        <w:bookmarkStart w:id="10506" w:name="_Toc531701144"/>
        <w:bookmarkEnd w:id="10502"/>
        <w:bookmarkEnd w:id="10503"/>
        <w:bookmarkEnd w:id="10504"/>
        <w:bookmarkEnd w:id="10505"/>
        <w:bookmarkEnd w:id="10506"/>
      </w:tr>
      <w:tr w:rsidR="00B36F36" w:rsidRPr="00794639" w14:paraId="7FDBC3B4" w14:textId="77777777" w:rsidTr="00B36F36">
        <w:trPr>
          <w:del w:id="10507" w:author="Sevan Sirapian [2]" w:date="2018-11-26T11:12:00Z"/>
        </w:trPr>
        <w:tc>
          <w:tcPr>
            <w:tcW w:w="8997" w:type="dxa"/>
            <w:tcPrChange w:id="10508" w:author="Elaine Baricante" w:date="2018-11-26T15:43:00Z">
              <w:tcPr>
                <w:tcW w:w="1437" w:type="dxa"/>
              </w:tcPr>
            </w:tcPrChange>
          </w:tcPr>
          <w:p w14:paraId="4110C1A5" w14:textId="77777777" w:rsidR="00B36F36" w:rsidRPr="00794639" w:rsidRDefault="00B36F36" w:rsidP="00166AF3">
            <w:pPr>
              <w:pStyle w:val="TableBody"/>
              <w:rPr>
                <w:del w:id="10509" w:author="Sevan Sirapian [2]" w:date="2018-11-26T11:12:00Z"/>
              </w:rPr>
            </w:pPr>
            <w:del w:id="10510" w:author="Sevan Sirapian [2]" w:date="2018-11-26T11:12:00Z">
              <w:r w:rsidRPr="00794639">
                <w:delText xml:space="preserve">292 </w:delText>
              </w:r>
              <w:bookmarkStart w:id="10511" w:name="_Toc531012360"/>
              <w:bookmarkStart w:id="10512" w:name="_Toc531076653"/>
              <w:bookmarkStart w:id="10513" w:name="_Toc531077944"/>
              <w:bookmarkStart w:id="10514" w:name="_Toc531079248"/>
              <w:bookmarkStart w:id="10515" w:name="_Toc531701145"/>
              <w:bookmarkEnd w:id="10511"/>
              <w:bookmarkEnd w:id="10512"/>
              <w:bookmarkEnd w:id="10513"/>
              <w:bookmarkEnd w:id="10514"/>
              <w:bookmarkEnd w:id="10515"/>
            </w:del>
          </w:p>
        </w:tc>
        <w:bookmarkStart w:id="10516" w:name="_Toc531012361"/>
        <w:bookmarkStart w:id="10517" w:name="_Toc531076654"/>
        <w:bookmarkStart w:id="10518" w:name="_Toc531077945"/>
        <w:bookmarkStart w:id="10519" w:name="_Toc531079249"/>
        <w:bookmarkStart w:id="10520" w:name="_Toc531701146"/>
        <w:bookmarkEnd w:id="10516"/>
        <w:bookmarkEnd w:id="10517"/>
        <w:bookmarkEnd w:id="10518"/>
        <w:bookmarkEnd w:id="10519"/>
        <w:bookmarkEnd w:id="10520"/>
      </w:tr>
      <w:tr w:rsidR="00B36F36" w:rsidRPr="00794639" w14:paraId="54BA7574" w14:textId="77777777" w:rsidTr="00B36F36">
        <w:trPr>
          <w:del w:id="10521" w:author="Sevan Sirapian [2]" w:date="2018-11-26T11:12:00Z"/>
        </w:trPr>
        <w:tc>
          <w:tcPr>
            <w:tcW w:w="8997" w:type="dxa"/>
            <w:tcPrChange w:id="10522" w:author="Elaine Baricante" w:date="2018-11-26T15:43:00Z">
              <w:tcPr>
                <w:tcW w:w="1437" w:type="dxa"/>
              </w:tcPr>
            </w:tcPrChange>
          </w:tcPr>
          <w:p w14:paraId="2CEFBF36" w14:textId="77777777" w:rsidR="00B36F36" w:rsidRPr="00794639" w:rsidRDefault="00B36F36" w:rsidP="00166AF3">
            <w:pPr>
              <w:pStyle w:val="TableBody"/>
              <w:rPr>
                <w:del w:id="10523" w:author="Sevan Sirapian [2]" w:date="2018-11-26T11:12:00Z"/>
              </w:rPr>
            </w:pPr>
            <w:del w:id="10524" w:author="Sevan Sirapian [2]" w:date="2018-11-26T11:12:00Z">
              <w:r w:rsidRPr="00794639">
                <w:delText xml:space="preserve">301 </w:delText>
              </w:r>
              <w:bookmarkStart w:id="10525" w:name="_Toc531012362"/>
              <w:bookmarkStart w:id="10526" w:name="_Toc531076655"/>
              <w:bookmarkStart w:id="10527" w:name="_Toc531077946"/>
              <w:bookmarkStart w:id="10528" w:name="_Toc531079250"/>
              <w:bookmarkStart w:id="10529" w:name="_Toc531701147"/>
              <w:bookmarkEnd w:id="10525"/>
              <w:bookmarkEnd w:id="10526"/>
              <w:bookmarkEnd w:id="10527"/>
              <w:bookmarkEnd w:id="10528"/>
              <w:bookmarkEnd w:id="10529"/>
            </w:del>
          </w:p>
        </w:tc>
        <w:bookmarkStart w:id="10530" w:name="_Toc531012363"/>
        <w:bookmarkStart w:id="10531" w:name="_Toc531076656"/>
        <w:bookmarkStart w:id="10532" w:name="_Toc531077947"/>
        <w:bookmarkStart w:id="10533" w:name="_Toc531079251"/>
        <w:bookmarkStart w:id="10534" w:name="_Toc531701148"/>
        <w:bookmarkEnd w:id="10530"/>
        <w:bookmarkEnd w:id="10531"/>
        <w:bookmarkEnd w:id="10532"/>
        <w:bookmarkEnd w:id="10533"/>
        <w:bookmarkEnd w:id="10534"/>
      </w:tr>
      <w:tr w:rsidR="00B36F36" w:rsidRPr="00794639" w14:paraId="5DD3E6CC" w14:textId="77777777" w:rsidTr="00B36F36">
        <w:trPr>
          <w:del w:id="10535" w:author="Sevan Sirapian [2]" w:date="2018-11-26T11:12:00Z"/>
        </w:trPr>
        <w:tc>
          <w:tcPr>
            <w:tcW w:w="8997" w:type="dxa"/>
            <w:tcPrChange w:id="10536" w:author="Elaine Baricante" w:date="2018-11-26T15:43:00Z">
              <w:tcPr>
                <w:tcW w:w="1437" w:type="dxa"/>
              </w:tcPr>
            </w:tcPrChange>
          </w:tcPr>
          <w:p w14:paraId="1038C96C" w14:textId="77777777" w:rsidR="00B36F36" w:rsidRPr="00794639" w:rsidRDefault="00B36F36" w:rsidP="00166AF3">
            <w:pPr>
              <w:pStyle w:val="TableBody"/>
              <w:rPr>
                <w:del w:id="10537" w:author="Sevan Sirapian [2]" w:date="2018-11-26T11:12:00Z"/>
              </w:rPr>
            </w:pPr>
            <w:del w:id="10538" w:author="Sevan Sirapian [2]" w:date="2018-11-26T11:12:00Z">
              <w:r w:rsidRPr="00794639">
                <w:delText xml:space="preserve">303 </w:delText>
              </w:r>
              <w:bookmarkStart w:id="10539" w:name="_Toc531012364"/>
              <w:bookmarkStart w:id="10540" w:name="_Toc531076657"/>
              <w:bookmarkStart w:id="10541" w:name="_Toc531077948"/>
              <w:bookmarkStart w:id="10542" w:name="_Toc531079252"/>
              <w:bookmarkStart w:id="10543" w:name="_Toc531701149"/>
              <w:bookmarkEnd w:id="10539"/>
              <w:bookmarkEnd w:id="10540"/>
              <w:bookmarkEnd w:id="10541"/>
              <w:bookmarkEnd w:id="10542"/>
              <w:bookmarkEnd w:id="10543"/>
            </w:del>
          </w:p>
        </w:tc>
        <w:bookmarkStart w:id="10544" w:name="_Toc531012365"/>
        <w:bookmarkStart w:id="10545" w:name="_Toc531076658"/>
        <w:bookmarkStart w:id="10546" w:name="_Toc531077949"/>
        <w:bookmarkStart w:id="10547" w:name="_Toc531079253"/>
        <w:bookmarkStart w:id="10548" w:name="_Toc531701150"/>
        <w:bookmarkEnd w:id="10544"/>
        <w:bookmarkEnd w:id="10545"/>
        <w:bookmarkEnd w:id="10546"/>
        <w:bookmarkEnd w:id="10547"/>
        <w:bookmarkEnd w:id="10548"/>
      </w:tr>
      <w:tr w:rsidR="00B36F36" w:rsidRPr="00794639" w14:paraId="1ADB09BD" w14:textId="77777777" w:rsidTr="00B36F36">
        <w:trPr>
          <w:del w:id="10549" w:author="Sevan Sirapian [2]" w:date="2018-11-26T11:12:00Z"/>
        </w:trPr>
        <w:tc>
          <w:tcPr>
            <w:tcW w:w="8997" w:type="dxa"/>
            <w:tcPrChange w:id="10550" w:author="Elaine Baricante" w:date="2018-11-26T15:43:00Z">
              <w:tcPr>
                <w:tcW w:w="1437" w:type="dxa"/>
              </w:tcPr>
            </w:tcPrChange>
          </w:tcPr>
          <w:p w14:paraId="254A063D" w14:textId="77777777" w:rsidR="00B36F36" w:rsidRPr="00794639" w:rsidRDefault="00B36F36" w:rsidP="00166AF3">
            <w:pPr>
              <w:pStyle w:val="TableBody"/>
              <w:rPr>
                <w:del w:id="10551" w:author="Sevan Sirapian [2]" w:date="2018-11-26T11:12:00Z"/>
              </w:rPr>
            </w:pPr>
            <w:del w:id="10552" w:author="Sevan Sirapian [2]" w:date="2018-11-26T11:12:00Z">
              <w:r w:rsidRPr="00794639">
                <w:delText xml:space="preserve">304 </w:delText>
              </w:r>
              <w:bookmarkStart w:id="10553" w:name="_Toc531012366"/>
              <w:bookmarkStart w:id="10554" w:name="_Toc531076659"/>
              <w:bookmarkStart w:id="10555" w:name="_Toc531077950"/>
              <w:bookmarkStart w:id="10556" w:name="_Toc531079254"/>
              <w:bookmarkStart w:id="10557" w:name="_Toc531701151"/>
              <w:bookmarkEnd w:id="10553"/>
              <w:bookmarkEnd w:id="10554"/>
              <w:bookmarkEnd w:id="10555"/>
              <w:bookmarkEnd w:id="10556"/>
              <w:bookmarkEnd w:id="10557"/>
            </w:del>
          </w:p>
        </w:tc>
        <w:bookmarkStart w:id="10558" w:name="_Toc531012367"/>
        <w:bookmarkStart w:id="10559" w:name="_Toc531076660"/>
        <w:bookmarkStart w:id="10560" w:name="_Toc531077951"/>
        <w:bookmarkStart w:id="10561" w:name="_Toc531079255"/>
        <w:bookmarkStart w:id="10562" w:name="_Toc531701152"/>
        <w:bookmarkEnd w:id="10558"/>
        <w:bookmarkEnd w:id="10559"/>
        <w:bookmarkEnd w:id="10560"/>
        <w:bookmarkEnd w:id="10561"/>
        <w:bookmarkEnd w:id="10562"/>
      </w:tr>
      <w:tr w:rsidR="00B36F36" w:rsidRPr="00794639" w14:paraId="2E13ABA1" w14:textId="77777777" w:rsidTr="00B36F36">
        <w:trPr>
          <w:del w:id="10563" w:author="Sevan Sirapian [2]" w:date="2018-11-26T11:12:00Z"/>
        </w:trPr>
        <w:tc>
          <w:tcPr>
            <w:tcW w:w="8997" w:type="dxa"/>
            <w:tcPrChange w:id="10564" w:author="Elaine Baricante" w:date="2018-11-26T15:43:00Z">
              <w:tcPr>
                <w:tcW w:w="1437" w:type="dxa"/>
              </w:tcPr>
            </w:tcPrChange>
          </w:tcPr>
          <w:p w14:paraId="60115699" w14:textId="77777777" w:rsidR="00B36F36" w:rsidRPr="00794639" w:rsidRDefault="00B36F36" w:rsidP="00166AF3">
            <w:pPr>
              <w:pStyle w:val="TableBody"/>
              <w:rPr>
                <w:del w:id="10565" w:author="Sevan Sirapian [2]" w:date="2018-11-26T11:12:00Z"/>
              </w:rPr>
            </w:pPr>
            <w:del w:id="10566" w:author="Sevan Sirapian [2]" w:date="2018-11-26T11:12:00Z">
              <w:r w:rsidRPr="00794639">
                <w:delText xml:space="preserve">306 </w:delText>
              </w:r>
              <w:bookmarkStart w:id="10567" w:name="_Toc531012368"/>
              <w:bookmarkStart w:id="10568" w:name="_Toc531076661"/>
              <w:bookmarkStart w:id="10569" w:name="_Toc531077952"/>
              <w:bookmarkStart w:id="10570" w:name="_Toc531079256"/>
              <w:bookmarkStart w:id="10571" w:name="_Toc531701153"/>
              <w:bookmarkEnd w:id="10567"/>
              <w:bookmarkEnd w:id="10568"/>
              <w:bookmarkEnd w:id="10569"/>
              <w:bookmarkEnd w:id="10570"/>
              <w:bookmarkEnd w:id="10571"/>
            </w:del>
          </w:p>
        </w:tc>
        <w:bookmarkStart w:id="10572" w:name="_Toc531012369"/>
        <w:bookmarkStart w:id="10573" w:name="_Toc531076662"/>
        <w:bookmarkStart w:id="10574" w:name="_Toc531077953"/>
        <w:bookmarkStart w:id="10575" w:name="_Toc531079257"/>
        <w:bookmarkStart w:id="10576" w:name="_Toc531701154"/>
        <w:bookmarkEnd w:id="10572"/>
        <w:bookmarkEnd w:id="10573"/>
        <w:bookmarkEnd w:id="10574"/>
        <w:bookmarkEnd w:id="10575"/>
        <w:bookmarkEnd w:id="10576"/>
      </w:tr>
      <w:tr w:rsidR="00B36F36" w:rsidRPr="00794639" w14:paraId="3A743518" w14:textId="77777777" w:rsidTr="00B36F36">
        <w:trPr>
          <w:del w:id="10577" w:author="Sevan Sirapian [2]" w:date="2018-11-26T11:12:00Z"/>
        </w:trPr>
        <w:tc>
          <w:tcPr>
            <w:tcW w:w="8997" w:type="dxa"/>
            <w:tcPrChange w:id="10578" w:author="Elaine Baricante" w:date="2018-11-26T15:43:00Z">
              <w:tcPr>
                <w:tcW w:w="1437" w:type="dxa"/>
              </w:tcPr>
            </w:tcPrChange>
          </w:tcPr>
          <w:p w14:paraId="43ABFA4F" w14:textId="77777777" w:rsidR="00B36F36" w:rsidRPr="00794639" w:rsidRDefault="00B36F36" w:rsidP="00166AF3">
            <w:pPr>
              <w:pStyle w:val="TableBody"/>
              <w:rPr>
                <w:del w:id="10579" w:author="Sevan Sirapian [2]" w:date="2018-11-26T11:12:00Z"/>
              </w:rPr>
            </w:pPr>
            <w:del w:id="10580" w:author="Sevan Sirapian [2]" w:date="2018-11-26T11:12:00Z">
              <w:r w:rsidRPr="00794639">
                <w:delText xml:space="preserve">307 </w:delText>
              </w:r>
              <w:bookmarkStart w:id="10581" w:name="_Toc531012370"/>
              <w:bookmarkStart w:id="10582" w:name="_Toc531076663"/>
              <w:bookmarkStart w:id="10583" w:name="_Toc531077954"/>
              <w:bookmarkStart w:id="10584" w:name="_Toc531079258"/>
              <w:bookmarkStart w:id="10585" w:name="_Toc531701155"/>
              <w:bookmarkEnd w:id="10581"/>
              <w:bookmarkEnd w:id="10582"/>
              <w:bookmarkEnd w:id="10583"/>
              <w:bookmarkEnd w:id="10584"/>
              <w:bookmarkEnd w:id="10585"/>
            </w:del>
          </w:p>
        </w:tc>
        <w:bookmarkStart w:id="10586" w:name="_Toc531012371"/>
        <w:bookmarkStart w:id="10587" w:name="_Toc531076664"/>
        <w:bookmarkStart w:id="10588" w:name="_Toc531077955"/>
        <w:bookmarkStart w:id="10589" w:name="_Toc531079259"/>
        <w:bookmarkStart w:id="10590" w:name="_Toc531701156"/>
        <w:bookmarkEnd w:id="10586"/>
        <w:bookmarkEnd w:id="10587"/>
        <w:bookmarkEnd w:id="10588"/>
        <w:bookmarkEnd w:id="10589"/>
        <w:bookmarkEnd w:id="10590"/>
      </w:tr>
      <w:tr w:rsidR="00B36F36" w:rsidRPr="00794639" w14:paraId="5C00E481" w14:textId="77777777" w:rsidTr="00B36F36">
        <w:trPr>
          <w:del w:id="10591" w:author="Sevan Sirapian [2]" w:date="2018-11-26T11:12:00Z"/>
        </w:trPr>
        <w:tc>
          <w:tcPr>
            <w:tcW w:w="8997" w:type="dxa"/>
            <w:tcPrChange w:id="10592" w:author="Elaine Baricante" w:date="2018-11-26T15:43:00Z">
              <w:tcPr>
                <w:tcW w:w="1437" w:type="dxa"/>
              </w:tcPr>
            </w:tcPrChange>
          </w:tcPr>
          <w:p w14:paraId="1725A64C" w14:textId="77777777" w:rsidR="00B36F36" w:rsidRPr="00794639" w:rsidRDefault="00B36F36" w:rsidP="00166AF3">
            <w:pPr>
              <w:pStyle w:val="TableBody"/>
              <w:rPr>
                <w:del w:id="10593" w:author="Sevan Sirapian [2]" w:date="2018-11-26T11:12:00Z"/>
              </w:rPr>
            </w:pPr>
            <w:del w:id="10594" w:author="Sevan Sirapian [2]" w:date="2018-11-26T11:12:00Z">
              <w:r w:rsidRPr="00794639">
                <w:delText xml:space="preserve">310 </w:delText>
              </w:r>
              <w:bookmarkStart w:id="10595" w:name="_Toc531012372"/>
              <w:bookmarkStart w:id="10596" w:name="_Toc531076665"/>
              <w:bookmarkStart w:id="10597" w:name="_Toc531077956"/>
              <w:bookmarkStart w:id="10598" w:name="_Toc531079260"/>
              <w:bookmarkStart w:id="10599" w:name="_Toc531701157"/>
              <w:bookmarkEnd w:id="10595"/>
              <w:bookmarkEnd w:id="10596"/>
              <w:bookmarkEnd w:id="10597"/>
              <w:bookmarkEnd w:id="10598"/>
              <w:bookmarkEnd w:id="10599"/>
            </w:del>
          </w:p>
        </w:tc>
        <w:bookmarkStart w:id="10600" w:name="_Toc531012373"/>
        <w:bookmarkStart w:id="10601" w:name="_Toc531076666"/>
        <w:bookmarkStart w:id="10602" w:name="_Toc531077957"/>
        <w:bookmarkStart w:id="10603" w:name="_Toc531079261"/>
        <w:bookmarkStart w:id="10604" w:name="_Toc531701158"/>
        <w:bookmarkEnd w:id="10600"/>
        <w:bookmarkEnd w:id="10601"/>
        <w:bookmarkEnd w:id="10602"/>
        <w:bookmarkEnd w:id="10603"/>
        <w:bookmarkEnd w:id="10604"/>
      </w:tr>
      <w:tr w:rsidR="00B36F36" w:rsidRPr="00794639" w14:paraId="469DF1F4" w14:textId="77777777" w:rsidTr="00B36F36">
        <w:trPr>
          <w:del w:id="10605" w:author="Sevan Sirapian [2]" w:date="2018-11-26T11:12:00Z"/>
        </w:trPr>
        <w:tc>
          <w:tcPr>
            <w:tcW w:w="8997" w:type="dxa"/>
            <w:tcPrChange w:id="10606" w:author="Elaine Baricante" w:date="2018-11-26T15:43:00Z">
              <w:tcPr>
                <w:tcW w:w="1437" w:type="dxa"/>
              </w:tcPr>
            </w:tcPrChange>
          </w:tcPr>
          <w:p w14:paraId="294B0181" w14:textId="77777777" w:rsidR="00B36F36" w:rsidRPr="00794639" w:rsidRDefault="00B36F36" w:rsidP="00166AF3">
            <w:pPr>
              <w:pStyle w:val="TableBody"/>
              <w:rPr>
                <w:del w:id="10607" w:author="Sevan Sirapian [2]" w:date="2018-11-26T11:12:00Z"/>
              </w:rPr>
            </w:pPr>
            <w:del w:id="10608" w:author="Sevan Sirapian [2]" w:date="2018-11-26T11:12:00Z">
              <w:r w:rsidRPr="00794639">
                <w:delText xml:space="preserve">340 </w:delText>
              </w:r>
              <w:bookmarkStart w:id="10609" w:name="_Toc531012374"/>
              <w:bookmarkStart w:id="10610" w:name="_Toc531076667"/>
              <w:bookmarkStart w:id="10611" w:name="_Toc531077958"/>
              <w:bookmarkStart w:id="10612" w:name="_Toc531079262"/>
              <w:bookmarkStart w:id="10613" w:name="_Toc531701159"/>
              <w:bookmarkEnd w:id="10609"/>
              <w:bookmarkEnd w:id="10610"/>
              <w:bookmarkEnd w:id="10611"/>
              <w:bookmarkEnd w:id="10612"/>
              <w:bookmarkEnd w:id="10613"/>
            </w:del>
          </w:p>
        </w:tc>
        <w:bookmarkStart w:id="10614" w:name="_Toc531012375"/>
        <w:bookmarkStart w:id="10615" w:name="_Toc531076668"/>
        <w:bookmarkStart w:id="10616" w:name="_Toc531077959"/>
        <w:bookmarkStart w:id="10617" w:name="_Toc531079263"/>
        <w:bookmarkStart w:id="10618" w:name="_Toc531701160"/>
        <w:bookmarkEnd w:id="10614"/>
        <w:bookmarkEnd w:id="10615"/>
        <w:bookmarkEnd w:id="10616"/>
        <w:bookmarkEnd w:id="10617"/>
        <w:bookmarkEnd w:id="10618"/>
      </w:tr>
      <w:tr w:rsidR="00B36F36" w:rsidRPr="00794639" w14:paraId="31BD7725" w14:textId="77777777" w:rsidTr="00B36F36">
        <w:trPr>
          <w:del w:id="10619" w:author="Sevan Sirapian [2]" w:date="2018-11-26T11:12:00Z"/>
        </w:trPr>
        <w:tc>
          <w:tcPr>
            <w:tcW w:w="8997" w:type="dxa"/>
            <w:tcPrChange w:id="10620" w:author="Elaine Baricante" w:date="2018-11-26T15:43:00Z">
              <w:tcPr>
                <w:tcW w:w="1437" w:type="dxa"/>
              </w:tcPr>
            </w:tcPrChange>
          </w:tcPr>
          <w:p w14:paraId="3457E5DF" w14:textId="77777777" w:rsidR="00B36F36" w:rsidRPr="00794639" w:rsidRDefault="00B36F36" w:rsidP="00166AF3">
            <w:pPr>
              <w:pStyle w:val="TableBody"/>
              <w:rPr>
                <w:del w:id="10621" w:author="Sevan Sirapian [2]" w:date="2018-11-26T11:12:00Z"/>
              </w:rPr>
            </w:pPr>
            <w:del w:id="10622" w:author="Sevan Sirapian [2]" w:date="2018-11-26T11:12:00Z">
              <w:r w:rsidRPr="00794639">
                <w:delText xml:space="preserve">341 </w:delText>
              </w:r>
              <w:bookmarkStart w:id="10623" w:name="_Toc531012376"/>
              <w:bookmarkStart w:id="10624" w:name="_Toc531076669"/>
              <w:bookmarkStart w:id="10625" w:name="_Toc531077960"/>
              <w:bookmarkStart w:id="10626" w:name="_Toc531079264"/>
              <w:bookmarkStart w:id="10627" w:name="_Toc531701161"/>
              <w:bookmarkEnd w:id="10623"/>
              <w:bookmarkEnd w:id="10624"/>
              <w:bookmarkEnd w:id="10625"/>
              <w:bookmarkEnd w:id="10626"/>
              <w:bookmarkEnd w:id="10627"/>
            </w:del>
          </w:p>
        </w:tc>
        <w:bookmarkStart w:id="10628" w:name="_Toc531012377"/>
        <w:bookmarkStart w:id="10629" w:name="_Toc531076670"/>
        <w:bookmarkStart w:id="10630" w:name="_Toc531077961"/>
        <w:bookmarkStart w:id="10631" w:name="_Toc531079265"/>
        <w:bookmarkStart w:id="10632" w:name="_Toc531701162"/>
        <w:bookmarkEnd w:id="10628"/>
        <w:bookmarkEnd w:id="10629"/>
        <w:bookmarkEnd w:id="10630"/>
        <w:bookmarkEnd w:id="10631"/>
        <w:bookmarkEnd w:id="10632"/>
      </w:tr>
      <w:tr w:rsidR="00B36F36" w:rsidRPr="00794639" w14:paraId="6744FADC" w14:textId="77777777" w:rsidTr="00B36F36">
        <w:trPr>
          <w:del w:id="10633" w:author="Sevan Sirapian [2]" w:date="2018-11-26T11:12:00Z"/>
        </w:trPr>
        <w:tc>
          <w:tcPr>
            <w:tcW w:w="8997" w:type="dxa"/>
            <w:tcPrChange w:id="10634" w:author="Elaine Baricante" w:date="2018-11-26T15:43:00Z">
              <w:tcPr>
                <w:tcW w:w="1437" w:type="dxa"/>
              </w:tcPr>
            </w:tcPrChange>
          </w:tcPr>
          <w:p w14:paraId="4C90895A" w14:textId="77777777" w:rsidR="00B36F36" w:rsidRPr="00794639" w:rsidRDefault="00B36F36" w:rsidP="00166AF3">
            <w:pPr>
              <w:pStyle w:val="TableBody"/>
              <w:rPr>
                <w:del w:id="10635" w:author="Sevan Sirapian [2]" w:date="2018-11-26T11:12:00Z"/>
              </w:rPr>
            </w:pPr>
            <w:del w:id="10636" w:author="Sevan Sirapian [2]" w:date="2018-11-26T11:12:00Z">
              <w:r w:rsidRPr="00794639">
                <w:delText xml:space="preserve">342 </w:delText>
              </w:r>
              <w:bookmarkStart w:id="10637" w:name="_Toc531012378"/>
              <w:bookmarkStart w:id="10638" w:name="_Toc531076671"/>
              <w:bookmarkStart w:id="10639" w:name="_Toc531077962"/>
              <w:bookmarkStart w:id="10640" w:name="_Toc531079266"/>
              <w:bookmarkStart w:id="10641" w:name="_Toc531701163"/>
              <w:bookmarkEnd w:id="10637"/>
              <w:bookmarkEnd w:id="10638"/>
              <w:bookmarkEnd w:id="10639"/>
              <w:bookmarkEnd w:id="10640"/>
              <w:bookmarkEnd w:id="10641"/>
            </w:del>
          </w:p>
        </w:tc>
        <w:bookmarkStart w:id="10642" w:name="_Toc531012379"/>
        <w:bookmarkStart w:id="10643" w:name="_Toc531076672"/>
        <w:bookmarkStart w:id="10644" w:name="_Toc531077963"/>
        <w:bookmarkStart w:id="10645" w:name="_Toc531079267"/>
        <w:bookmarkStart w:id="10646" w:name="_Toc531701164"/>
        <w:bookmarkEnd w:id="10642"/>
        <w:bookmarkEnd w:id="10643"/>
        <w:bookmarkEnd w:id="10644"/>
        <w:bookmarkEnd w:id="10645"/>
        <w:bookmarkEnd w:id="10646"/>
      </w:tr>
      <w:tr w:rsidR="00B36F36" w:rsidRPr="00794639" w14:paraId="23A93E4B" w14:textId="77777777" w:rsidTr="00B36F36">
        <w:trPr>
          <w:del w:id="10647" w:author="Sevan Sirapian [2]" w:date="2018-11-26T11:12:00Z"/>
        </w:trPr>
        <w:tc>
          <w:tcPr>
            <w:tcW w:w="8997" w:type="dxa"/>
            <w:tcPrChange w:id="10648" w:author="Elaine Baricante" w:date="2018-11-26T15:43:00Z">
              <w:tcPr>
                <w:tcW w:w="1437" w:type="dxa"/>
              </w:tcPr>
            </w:tcPrChange>
          </w:tcPr>
          <w:p w14:paraId="5C58BEF5" w14:textId="77777777" w:rsidR="00B36F36" w:rsidRPr="00794639" w:rsidRDefault="00B36F36" w:rsidP="00166AF3">
            <w:pPr>
              <w:pStyle w:val="TableBody"/>
              <w:rPr>
                <w:del w:id="10649" w:author="Sevan Sirapian [2]" w:date="2018-11-26T11:12:00Z"/>
              </w:rPr>
            </w:pPr>
            <w:del w:id="10650" w:author="Sevan Sirapian [2]" w:date="2018-11-26T11:12:00Z">
              <w:r w:rsidRPr="00794639">
                <w:delText xml:space="preserve">343 </w:delText>
              </w:r>
              <w:bookmarkStart w:id="10651" w:name="_Toc531012380"/>
              <w:bookmarkStart w:id="10652" w:name="_Toc531076673"/>
              <w:bookmarkStart w:id="10653" w:name="_Toc531077964"/>
              <w:bookmarkStart w:id="10654" w:name="_Toc531079268"/>
              <w:bookmarkStart w:id="10655" w:name="_Toc531701165"/>
              <w:bookmarkEnd w:id="10651"/>
              <w:bookmarkEnd w:id="10652"/>
              <w:bookmarkEnd w:id="10653"/>
              <w:bookmarkEnd w:id="10654"/>
              <w:bookmarkEnd w:id="10655"/>
            </w:del>
          </w:p>
        </w:tc>
        <w:bookmarkStart w:id="10656" w:name="_Toc531012381"/>
        <w:bookmarkStart w:id="10657" w:name="_Toc531076674"/>
        <w:bookmarkStart w:id="10658" w:name="_Toc531077965"/>
        <w:bookmarkStart w:id="10659" w:name="_Toc531079269"/>
        <w:bookmarkStart w:id="10660" w:name="_Toc531701166"/>
        <w:bookmarkEnd w:id="10656"/>
        <w:bookmarkEnd w:id="10657"/>
        <w:bookmarkEnd w:id="10658"/>
        <w:bookmarkEnd w:id="10659"/>
        <w:bookmarkEnd w:id="10660"/>
      </w:tr>
      <w:tr w:rsidR="00B36F36" w:rsidRPr="00794639" w14:paraId="6E39A391" w14:textId="77777777" w:rsidTr="00B36F36">
        <w:trPr>
          <w:del w:id="10661" w:author="Sevan Sirapian [2]" w:date="2018-11-26T11:12:00Z"/>
        </w:trPr>
        <w:tc>
          <w:tcPr>
            <w:tcW w:w="8997" w:type="dxa"/>
            <w:tcPrChange w:id="10662" w:author="Elaine Baricante" w:date="2018-11-26T15:43:00Z">
              <w:tcPr>
                <w:tcW w:w="1437" w:type="dxa"/>
              </w:tcPr>
            </w:tcPrChange>
          </w:tcPr>
          <w:p w14:paraId="2EC78004" w14:textId="77777777" w:rsidR="00B36F36" w:rsidRPr="00794639" w:rsidRDefault="00B36F36" w:rsidP="00166AF3">
            <w:pPr>
              <w:pStyle w:val="TableBody"/>
              <w:rPr>
                <w:del w:id="10663" w:author="Sevan Sirapian [2]" w:date="2018-11-26T11:12:00Z"/>
              </w:rPr>
            </w:pPr>
            <w:del w:id="10664" w:author="Sevan Sirapian [2]" w:date="2018-11-26T11:12:00Z">
              <w:r w:rsidRPr="00794639">
                <w:delText xml:space="preserve">344 </w:delText>
              </w:r>
              <w:bookmarkStart w:id="10665" w:name="_Toc531012382"/>
              <w:bookmarkStart w:id="10666" w:name="_Toc531076675"/>
              <w:bookmarkStart w:id="10667" w:name="_Toc531077966"/>
              <w:bookmarkStart w:id="10668" w:name="_Toc531079270"/>
              <w:bookmarkStart w:id="10669" w:name="_Toc531701167"/>
              <w:bookmarkEnd w:id="10665"/>
              <w:bookmarkEnd w:id="10666"/>
              <w:bookmarkEnd w:id="10667"/>
              <w:bookmarkEnd w:id="10668"/>
              <w:bookmarkEnd w:id="10669"/>
            </w:del>
          </w:p>
        </w:tc>
        <w:bookmarkStart w:id="10670" w:name="_Toc531012383"/>
        <w:bookmarkStart w:id="10671" w:name="_Toc531076676"/>
        <w:bookmarkStart w:id="10672" w:name="_Toc531077967"/>
        <w:bookmarkStart w:id="10673" w:name="_Toc531079271"/>
        <w:bookmarkStart w:id="10674" w:name="_Toc531701168"/>
        <w:bookmarkEnd w:id="10670"/>
        <w:bookmarkEnd w:id="10671"/>
        <w:bookmarkEnd w:id="10672"/>
        <w:bookmarkEnd w:id="10673"/>
        <w:bookmarkEnd w:id="10674"/>
      </w:tr>
      <w:tr w:rsidR="00B36F36" w:rsidRPr="00794639" w14:paraId="637B22AC" w14:textId="77777777" w:rsidTr="00B36F36">
        <w:trPr>
          <w:del w:id="10675" w:author="Sevan Sirapian [2]" w:date="2018-11-26T11:12:00Z"/>
        </w:trPr>
        <w:tc>
          <w:tcPr>
            <w:tcW w:w="8997" w:type="dxa"/>
            <w:tcPrChange w:id="10676" w:author="Elaine Baricante" w:date="2018-11-26T15:43:00Z">
              <w:tcPr>
                <w:tcW w:w="1437" w:type="dxa"/>
              </w:tcPr>
            </w:tcPrChange>
          </w:tcPr>
          <w:p w14:paraId="3444EE5C" w14:textId="77777777" w:rsidR="00B36F36" w:rsidRPr="00794639" w:rsidRDefault="00B36F36" w:rsidP="00166AF3">
            <w:pPr>
              <w:pStyle w:val="TableBody"/>
              <w:rPr>
                <w:del w:id="10677" w:author="Sevan Sirapian [2]" w:date="2018-11-26T11:12:00Z"/>
              </w:rPr>
            </w:pPr>
            <w:del w:id="10678" w:author="Sevan Sirapian [2]" w:date="2018-11-26T11:12:00Z">
              <w:r w:rsidRPr="00794639">
                <w:delText xml:space="preserve">345 </w:delText>
              </w:r>
              <w:bookmarkStart w:id="10679" w:name="_Toc531012384"/>
              <w:bookmarkStart w:id="10680" w:name="_Toc531076677"/>
              <w:bookmarkStart w:id="10681" w:name="_Toc531077968"/>
              <w:bookmarkStart w:id="10682" w:name="_Toc531079272"/>
              <w:bookmarkStart w:id="10683" w:name="_Toc531701169"/>
              <w:bookmarkEnd w:id="10679"/>
              <w:bookmarkEnd w:id="10680"/>
              <w:bookmarkEnd w:id="10681"/>
              <w:bookmarkEnd w:id="10682"/>
              <w:bookmarkEnd w:id="10683"/>
            </w:del>
          </w:p>
        </w:tc>
        <w:bookmarkStart w:id="10684" w:name="_Toc531012385"/>
        <w:bookmarkStart w:id="10685" w:name="_Toc531076678"/>
        <w:bookmarkStart w:id="10686" w:name="_Toc531077969"/>
        <w:bookmarkStart w:id="10687" w:name="_Toc531079273"/>
        <w:bookmarkStart w:id="10688" w:name="_Toc531701170"/>
        <w:bookmarkEnd w:id="10684"/>
        <w:bookmarkEnd w:id="10685"/>
        <w:bookmarkEnd w:id="10686"/>
        <w:bookmarkEnd w:id="10687"/>
        <w:bookmarkEnd w:id="10688"/>
      </w:tr>
      <w:tr w:rsidR="00B36F36" w:rsidRPr="00794639" w14:paraId="1FF8D5B4" w14:textId="77777777" w:rsidTr="00B36F36">
        <w:trPr>
          <w:del w:id="10689" w:author="Sevan Sirapian [2]" w:date="2018-11-26T11:12:00Z"/>
        </w:trPr>
        <w:tc>
          <w:tcPr>
            <w:tcW w:w="8997" w:type="dxa"/>
            <w:tcPrChange w:id="10690" w:author="Elaine Baricante" w:date="2018-11-26T15:43:00Z">
              <w:tcPr>
                <w:tcW w:w="1437" w:type="dxa"/>
              </w:tcPr>
            </w:tcPrChange>
          </w:tcPr>
          <w:p w14:paraId="05EE0378" w14:textId="77777777" w:rsidR="00B36F36" w:rsidRPr="00794639" w:rsidRDefault="00B36F36" w:rsidP="00166AF3">
            <w:pPr>
              <w:pStyle w:val="TableBody"/>
              <w:rPr>
                <w:del w:id="10691" w:author="Sevan Sirapian [2]" w:date="2018-11-26T11:12:00Z"/>
              </w:rPr>
            </w:pPr>
            <w:del w:id="10692" w:author="Sevan Sirapian [2]" w:date="2018-11-26T11:12:00Z">
              <w:r w:rsidRPr="00794639">
                <w:delText xml:space="preserve">346 </w:delText>
              </w:r>
              <w:bookmarkStart w:id="10693" w:name="_Toc531012386"/>
              <w:bookmarkStart w:id="10694" w:name="_Toc531076679"/>
              <w:bookmarkStart w:id="10695" w:name="_Toc531077970"/>
              <w:bookmarkStart w:id="10696" w:name="_Toc531079274"/>
              <w:bookmarkStart w:id="10697" w:name="_Toc531701171"/>
              <w:bookmarkEnd w:id="10693"/>
              <w:bookmarkEnd w:id="10694"/>
              <w:bookmarkEnd w:id="10695"/>
              <w:bookmarkEnd w:id="10696"/>
              <w:bookmarkEnd w:id="10697"/>
            </w:del>
          </w:p>
        </w:tc>
        <w:bookmarkStart w:id="10698" w:name="_Toc531012387"/>
        <w:bookmarkStart w:id="10699" w:name="_Toc531076680"/>
        <w:bookmarkStart w:id="10700" w:name="_Toc531077971"/>
        <w:bookmarkStart w:id="10701" w:name="_Toc531079275"/>
        <w:bookmarkStart w:id="10702" w:name="_Toc531701172"/>
        <w:bookmarkEnd w:id="10698"/>
        <w:bookmarkEnd w:id="10699"/>
        <w:bookmarkEnd w:id="10700"/>
        <w:bookmarkEnd w:id="10701"/>
        <w:bookmarkEnd w:id="10702"/>
      </w:tr>
      <w:tr w:rsidR="00B36F36" w:rsidRPr="00794639" w14:paraId="56A78A6E" w14:textId="77777777" w:rsidTr="00B36F36">
        <w:trPr>
          <w:del w:id="10703" w:author="Sevan Sirapian [2]" w:date="2018-11-26T11:12:00Z"/>
        </w:trPr>
        <w:tc>
          <w:tcPr>
            <w:tcW w:w="8997" w:type="dxa"/>
            <w:tcPrChange w:id="10704" w:author="Elaine Baricante" w:date="2018-11-26T15:43:00Z">
              <w:tcPr>
                <w:tcW w:w="1437" w:type="dxa"/>
              </w:tcPr>
            </w:tcPrChange>
          </w:tcPr>
          <w:p w14:paraId="282B2FF6" w14:textId="77777777" w:rsidR="00B36F36" w:rsidRPr="00794639" w:rsidRDefault="00B36F36" w:rsidP="00166AF3">
            <w:pPr>
              <w:pStyle w:val="TableBody"/>
              <w:rPr>
                <w:del w:id="10705" w:author="Sevan Sirapian [2]" w:date="2018-11-26T11:12:00Z"/>
              </w:rPr>
            </w:pPr>
            <w:del w:id="10706" w:author="Sevan Sirapian [2]" w:date="2018-11-26T11:12:00Z">
              <w:r w:rsidRPr="00794639">
                <w:delText xml:space="preserve">347 </w:delText>
              </w:r>
              <w:bookmarkStart w:id="10707" w:name="_Toc531012388"/>
              <w:bookmarkStart w:id="10708" w:name="_Toc531076681"/>
              <w:bookmarkStart w:id="10709" w:name="_Toc531077972"/>
              <w:bookmarkStart w:id="10710" w:name="_Toc531079276"/>
              <w:bookmarkStart w:id="10711" w:name="_Toc531701173"/>
              <w:bookmarkEnd w:id="10707"/>
              <w:bookmarkEnd w:id="10708"/>
              <w:bookmarkEnd w:id="10709"/>
              <w:bookmarkEnd w:id="10710"/>
              <w:bookmarkEnd w:id="10711"/>
            </w:del>
          </w:p>
        </w:tc>
        <w:bookmarkStart w:id="10712" w:name="_Toc531012389"/>
        <w:bookmarkStart w:id="10713" w:name="_Toc531076682"/>
        <w:bookmarkStart w:id="10714" w:name="_Toc531077973"/>
        <w:bookmarkStart w:id="10715" w:name="_Toc531079277"/>
        <w:bookmarkStart w:id="10716" w:name="_Toc531701174"/>
        <w:bookmarkEnd w:id="10712"/>
        <w:bookmarkEnd w:id="10713"/>
        <w:bookmarkEnd w:id="10714"/>
        <w:bookmarkEnd w:id="10715"/>
        <w:bookmarkEnd w:id="10716"/>
      </w:tr>
      <w:tr w:rsidR="00B36F36" w:rsidRPr="00794639" w14:paraId="240BBE1C" w14:textId="77777777" w:rsidTr="00B36F36">
        <w:trPr>
          <w:del w:id="10717" w:author="Sevan Sirapian [2]" w:date="2018-11-26T11:12:00Z"/>
        </w:trPr>
        <w:tc>
          <w:tcPr>
            <w:tcW w:w="8997" w:type="dxa"/>
            <w:tcPrChange w:id="10718" w:author="Elaine Baricante" w:date="2018-11-26T15:43:00Z">
              <w:tcPr>
                <w:tcW w:w="1437" w:type="dxa"/>
              </w:tcPr>
            </w:tcPrChange>
          </w:tcPr>
          <w:p w14:paraId="74767D31" w14:textId="77777777" w:rsidR="00B36F36" w:rsidRPr="00794639" w:rsidRDefault="00B36F36" w:rsidP="00166AF3">
            <w:pPr>
              <w:pStyle w:val="TableBody"/>
              <w:rPr>
                <w:del w:id="10719" w:author="Sevan Sirapian [2]" w:date="2018-11-26T11:12:00Z"/>
              </w:rPr>
            </w:pPr>
            <w:del w:id="10720" w:author="Sevan Sirapian [2]" w:date="2018-11-26T11:12:00Z">
              <w:r w:rsidRPr="00794639">
                <w:delText xml:space="preserve">348 </w:delText>
              </w:r>
              <w:bookmarkStart w:id="10721" w:name="_Toc531012390"/>
              <w:bookmarkStart w:id="10722" w:name="_Toc531076683"/>
              <w:bookmarkStart w:id="10723" w:name="_Toc531077974"/>
              <w:bookmarkStart w:id="10724" w:name="_Toc531079278"/>
              <w:bookmarkStart w:id="10725" w:name="_Toc531701175"/>
              <w:bookmarkEnd w:id="10721"/>
              <w:bookmarkEnd w:id="10722"/>
              <w:bookmarkEnd w:id="10723"/>
              <w:bookmarkEnd w:id="10724"/>
              <w:bookmarkEnd w:id="10725"/>
            </w:del>
          </w:p>
        </w:tc>
        <w:bookmarkStart w:id="10726" w:name="_Toc531012391"/>
        <w:bookmarkStart w:id="10727" w:name="_Toc531076684"/>
        <w:bookmarkStart w:id="10728" w:name="_Toc531077975"/>
        <w:bookmarkStart w:id="10729" w:name="_Toc531079279"/>
        <w:bookmarkStart w:id="10730" w:name="_Toc531701176"/>
        <w:bookmarkEnd w:id="10726"/>
        <w:bookmarkEnd w:id="10727"/>
        <w:bookmarkEnd w:id="10728"/>
        <w:bookmarkEnd w:id="10729"/>
        <w:bookmarkEnd w:id="10730"/>
      </w:tr>
      <w:tr w:rsidR="00B36F36" w:rsidRPr="00794639" w14:paraId="0E6E17B9" w14:textId="77777777" w:rsidTr="00B36F36">
        <w:trPr>
          <w:del w:id="10731" w:author="Sevan Sirapian [2]" w:date="2018-11-26T11:12:00Z"/>
        </w:trPr>
        <w:tc>
          <w:tcPr>
            <w:tcW w:w="8997" w:type="dxa"/>
            <w:tcPrChange w:id="10732" w:author="Elaine Baricante" w:date="2018-11-26T15:43:00Z">
              <w:tcPr>
                <w:tcW w:w="1437" w:type="dxa"/>
              </w:tcPr>
            </w:tcPrChange>
          </w:tcPr>
          <w:p w14:paraId="718908F1" w14:textId="77777777" w:rsidR="00B36F36" w:rsidRPr="00794639" w:rsidRDefault="00B36F36" w:rsidP="00166AF3">
            <w:pPr>
              <w:pStyle w:val="TableBody"/>
              <w:rPr>
                <w:del w:id="10733" w:author="Sevan Sirapian [2]" w:date="2018-11-26T11:12:00Z"/>
              </w:rPr>
            </w:pPr>
            <w:del w:id="10734" w:author="Sevan Sirapian [2]" w:date="2018-11-26T11:12:00Z">
              <w:r w:rsidRPr="00794639">
                <w:delText xml:space="preserve">349 </w:delText>
              </w:r>
              <w:bookmarkStart w:id="10735" w:name="_Toc531012392"/>
              <w:bookmarkStart w:id="10736" w:name="_Toc531076685"/>
              <w:bookmarkStart w:id="10737" w:name="_Toc531077976"/>
              <w:bookmarkStart w:id="10738" w:name="_Toc531079280"/>
              <w:bookmarkStart w:id="10739" w:name="_Toc531701177"/>
              <w:bookmarkEnd w:id="10735"/>
              <w:bookmarkEnd w:id="10736"/>
              <w:bookmarkEnd w:id="10737"/>
              <w:bookmarkEnd w:id="10738"/>
              <w:bookmarkEnd w:id="10739"/>
            </w:del>
          </w:p>
        </w:tc>
        <w:bookmarkStart w:id="10740" w:name="_Toc531012393"/>
        <w:bookmarkStart w:id="10741" w:name="_Toc531076686"/>
        <w:bookmarkStart w:id="10742" w:name="_Toc531077977"/>
        <w:bookmarkStart w:id="10743" w:name="_Toc531079281"/>
        <w:bookmarkStart w:id="10744" w:name="_Toc531701178"/>
        <w:bookmarkEnd w:id="10740"/>
        <w:bookmarkEnd w:id="10741"/>
        <w:bookmarkEnd w:id="10742"/>
        <w:bookmarkEnd w:id="10743"/>
        <w:bookmarkEnd w:id="10744"/>
      </w:tr>
      <w:tr w:rsidR="00B36F36" w:rsidRPr="00794639" w14:paraId="2993D18D" w14:textId="77777777" w:rsidTr="00B36F36">
        <w:trPr>
          <w:del w:id="10745" w:author="Sevan Sirapian [2]" w:date="2018-11-26T11:12:00Z"/>
        </w:trPr>
        <w:tc>
          <w:tcPr>
            <w:tcW w:w="8997" w:type="dxa"/>
            <w:tcPrChange w:id="10746" w:author="Elaine Baricante" w:date="2018-11-26T15:43:00Z">
              <w:tcPr>
                <w:tcW w:w="1437" w:type="dxa"/>
              </w:tcPr>
            </w:tcPrChange>
          </w:tcPr>
          <w:p w14:paraId="3090D326" w14:textId="77777777" w:rsidR="00B36F36" w:rsidRPr="00794639" w:rsidRDefault="00B36F36" w:rsidP="00166AF3">
            <w:pPr>
              <w:pStyle w:val="TableBody"/>
              <w:rPr>
                <w:del w:id="10747" w:author="Sevan Sirapian [2]" w:date="2018-11-26T11:12:00Z"/>
              </w:rPr>
            </w:pPr>
            <w:del w:id="10748" w:author="Sevan Sirapian [2]" w:date="2018-11-26T11:12:00Z">
              <w:r w:rsidRPr="00794639">
                <w:delText xml:space="preserve">350 </w:delText>
              </w:r>
              <w:bookmarkStart w:id="10749" w:name="_Toc531012394"/>
              <w:bookmarkStart w:id="10750" w:name="_Toc531076687"/>
              <w:bookmarkStart w:id="10751" w:name="_Toc531077978"/>
              <w:bookmarkStart w:id="10752" w:name="_Toc531079282"/>
              <w:bookmarkStart w:id="10753" w:name="_Toc531701179"/>
              <w:bookmarkEnd w:id="10749"/>
              <w:bookmarkEnd w:id="10750"/>
              <w:bookmarkEnd w:id="10751"/>
              <w:bookmarkEnd w:id="10752"/>
              <w:bookmarkEnd w:id="10753"/>
            </w:del>
          </w:p>
        </w:tc>
        <w:bookmarkStart w:id="10754" w:name="_Toc531012395"/>
        <w:bookmarkStart w:id="10755" w:name="_Toc531076688"/>
        <w:bookmarkStart w:id="10756" w:name="_Toc531077979"/>
        <w:bookmarkStart w:id="10757" w:name="_Toc531079283"/>
        <w:bookmarkStart w:id="10758" w:name="_Toc531701180"/>
        <w:bookmarkEnd w:id="10754"/>
        <w:bookmarkEnd w:id="10755"/>
        <w:bookmarkEnd w:id="10756"/>
        <w:bookmarkEnd w:id="10757"/>
        <w:bookmarkEnd w:id="10758"/>
      </w:tr>
      <w:tr w:rsidR="00B36F36" w:rsidRPr="00794639" w14:paraId="131952B4" w14:textId="77777777" w:rsidTr="00B36F36">
        <w:trPr>
          <w:del w:id="10759" w:author="Sevan Sirapian [2]" w:date="2018-11-26T11:12:00Z"/>
        </w:trPr>
        <w:tc>
          <w:tcPr>
            <w:tcW w:w="8997" w:type="dxa"/>
            <w:tcPrChange w:id="10760" w:author="Elaine Baricante" w:date="2018-11-26T15:43:00Z">
              <w:tcPr>
                <w:tcW w:w="1437" w:type="dxa"/>
              </w:tcPr>
            </w:tcPrChange>
          </w:tcPr>
          <w:p w14:paraId="26DAC90B" w14:textId="77777777" w:rsidR="00B36F36" w:rsidRPr="00794639" w:rsidRDefault="00B36F36" w:rsidP="00166AF3">
            <w:pPr>
              <w:pStyle w:val="TableBody"/>
              <w:rPr>
                <w:del w:id="10761" w:author="Sevan Sirapian [2]" w:date="2018-11-26T11:12:00Z"/>
              </w:rPr>
            </w:pPr>
            <w:del w:id="10762" w:author="Sevan Sirapian [2]" w:date="2018-11-26T11:12:00Z">
              <w:r w:rsidRPr="00794639">
                <w:delText xml:space="preserve">351 </w:delText>
              </w:r>
              <w:bookmarkStart w:id="10763" w:name="_Toc531012396"/>
              <w:bookmarkStart w:id="10764" w:name="_Toc531076689"/>
              <w:bookmarkStart w:id="10765" w:name="_Toc531077980"/>
              <w:bookmarkStart w:id="10766" w:name="_Toc531079284"/>
              <w:bookmarkStart w:id="10767" w:name="_Toc531701181"/>
              <w:bookmarkEnd w:id="10763"/>
              <w:bookmarkEnd w:id="10764"/>
              <w:bookmarkEnd w:id="10765"/>
              <w:bookmarkEnd w:id="10766"/>
              <w:bookmarkEnd w:id="10767"/>
            </w:del>
          </w:p>
        </w:tc>
        <w:bookmarkStart w:id="10768" w:name="_Toc531012397"/>
        <w:bookmarkStart w:id="10769" w:name="_Toc531076690"/>
        <w:bookmarkStart w:id="10770" w:name="_Toc531077981"/>
        <w:bookmarkStart w:id="10771" w:name="_Toc531079285"/>
        <w:bookmarkStart w:id="10772" w:name="_Toc531701182"/>
        <w:bookmarkEnd w:id="10768"/>
        <w:bookmarkEnd w:id="10769"/>
        <w:bookmarkEnd w:id="10770"/>
        <w:bookmarkEnd w:id="10771"/>
        <w:bookmarkEnd w:id="10772"/>
      </w:tr>
      <w:tr w:rsidR="00B36F36" w:rsidRPr="00794639" w14:paraId="4DF0588D" w14:textId="77777777" w:rsidTr="00B36F36">
        <w:trPr>
          <w:del w:id="10773" w:author="Sevan Sirapian [2]" w:date="2018-11-26T11:12:00Z"/>
        </w:trPr>
        <w:tc>
          <w:tcPr>
            <w:tcW w:w="8997" w:type="dxa"/>
            <w:tcPrChange w:id="10774" w:author="Elaine Baricante" w:date="2018-11-26T15:43:00Z">
              <w:tcPr>
                <w:tcW w:w="1437" w:type="dxa"/>
              </w:tcPr>
            </w:tcPrChange>
          </w:tcPr>
          <w:p w14:paraId="4D868FF8" w14:textId="77777777" w:rsidR="00B36F36" w:rsidRPr="00794639" w:rsidRDefault="00B36F36" w:rsidP="00166AF3">
            <w:pPr>
              <w:pStyle w:val="TableBody"/>
              <w:rPr>
                <w:del w:id="10775" w:author="Sevan Sirapian [2]" w:date="2018-11-26T11:12:00Z"/>
              </w:rPr>
            </w:pPr>
            <w:del w:id="10776" w:author="Sevan Sirapian [2]" w:date="2018-11-26T11:12:00Z">
              <w:r w:rsidRPr="00794639">
                <w:delText xml:space="preserve">352 </w:delText>
              </w:r>
              <w:bookmarkStart w:id="10777" w:name="_Toc531012398"/>
              <w:bookmarkStart w:id="10778" w:name="_Toc531076691"/>
              <w:bookmarkStart w:id="10779" w:name="_Toc531077982"/>
              <w:bookmarkStart w:id="10780" w:name="_Toc531079286"/>
              <w:bookmarkStart w:id="10781" w:name="_Toc531701183"/>
              <w:bookmarkEnd w:id="10777"/>
              <w:bookmarkEnd w:id="10778"/>
              <w:bookmarkEnd w:id="10779"/>
              <w:bookmarkEnd w:id="10780"/>
              <w:bookmarkEnd w:id="10781"/>
            </w:del>
          </w:p>
        </w:tc>
        <w:bookmarkStart w:id="10782" w:name="_Toc531012399"/>
        <w:bookmarkStart w:id="10783" w:name="_Toc531076692"/>
        <w:bookmarkStart w:id="10784" w:name="_Toc531077983"/>
        <w:bookmarkStart w:id="10785" w:name="_Toc531079287"/>
        <w:bookmarkStart w:id="10786" w:name="_Toc531701184"/>
        <w:bookmarkEnd w:id="10782"/>
        <w:bookmarkEnd w:id="10783"/>
        <w:bookmarkEnd w:id="10784"/>
        <w:bookmarkEnd w:id="10785"/>
        <w:bookmarkEnd w:id="10786"/>
      </w:tr>
      <w:tr w:rsidR="00B36F36" w:rsidRPr="00794639" w14:paraId="48D8962F" w14:textId="77777777" w:rsidTr="00B36F36">
        <w:trPr>
          <w:del w:id="10787" w:author="Sevan Sirapian [2]" w:date="2018-11-26T11:12:00Z"/>
        </w:trPr>
        <w:tc>
          <w:tcPr>
            <w:tcW w:w="8997" w:type="dxa"/>
            <w:tcPrChange w:id="10788" w:author="Elaine Baricante" w:date="2018-11-26T15:43:00Z">
              <w:tcPr>
                <w:tcW w:w="1437" w:type="dxa"/>
              </w:tcPr>
            </w:tcPrChange>
          </w:tcPr>
          <w:p w14:paraId="1881F1DE" w14:textId="77777777" w:rsidR="00B36F36" w:rsidRPr="00794639" w:rsidRDefault="00B36F36" w:rsidP="00166AF3">
            <w:pPr>
              <w:pStyle w:val="TableBody"/>
              <w:rPr>
                <w:del w:id="10789" w:author="Sevan Sirapian [2]" w:date="2018-11-26T11:12:00Z"/>
              </w:rPr>
            </w:pPr>
            <w:del w:id="10790" w:author="Sevan Sirapian [2]" w:date="2018-11-26T11:12:00Z">
              <w:r w:rsidRPr="00794639">
                <w:delText xml:space="preserve">353 </w:delText>
              </w:r>
              <w:bookmarkStart w:id="10791" w:name="_Toc531012400"/>
              <w:bookmarkStart w:id="10792" w:name="_Toc531076693"/>
              <w:bookmarkStart w:id="10793" w:name="_Toc531077984"/>
              <w:bookmarkStart w:id="10794" w:name="_Toc531079288"/>
              <w:bookmarkStart w:id="10795" w:name="_Toc531701185"/>
              <w:bookmarkEnd w:id="10791"/>
              <w:bookmarkEnd w:id="10792"/>
              <w:bookmarkEnd w:id="10793"/>
              <w:bookmarkEnd w:id="10794"/>
              <w:bookmarkEnd w:id="10795"/>
            </w:del>
          </w:p>
        </w:tc>
        <w:bookmarkStart w:id="10796" w:name="_Toc531012401"/>
        <w:bookmarkStart w:id="10797" w:name="_Toc531076694"/>
        <w:bookmarkStart w:id="10798" w:name="_Toc531077985"/>
        <w:bookmarkStart w:id="10799" w:name="_Toc531079289"/>
        <w:bookmarkStart w:id="10800" w:name="_Toc531701186"/>
        <w:bookmarkEnd w:id="10796"/>
        <w:bookmarkEnd w:id="10797"/>
        <w:bookmarkEnd w:id="10798"/>
        <w:bookmarkEnd w:id="10799"/>
        <w:bookmarkEnd w:id="10800"/>
      </w:tr>
      <w:tr w:rsidR="00B36F36" w:rsidRPr="00794639" w14:paraId="3AA58C51" w14:textId="77777777" w:rsidTr="00B36F36">
        <w:trPr>
          <w:del w:id="10801" w:author="Sevan Sirapian [2]" w:date="2018-11-26T11:12:00Z"/>
        </w:trPr>
        <w:tc>
          <w:tcPr>
            <w:tcW w:w="8997" w:type="dxa"/>
            <w:tcPrChange w:id="10802" w:author="Elaine Baricante" w:date="2018-11-26T15:43:00Z">
              <w:tcPr>
                <w:tcW w:w="1437" w:type="dxa"/>
              </w:tcPr>
            </w:tcPrChange>
          </w:tcPr>
          <w:p w14:paraId="380677AB" w14:textId="77777777" w:rsidR="00B36F36" w:rsidRPr="00794639" w:rsidRDefault="00B36F36" w:rsidP="00166AF3">
            <w:pPr>
              <w:pStyle w:val="TableBody"/>
              <w:rPr>
                <w:del w:id="10803" w:author="Sevan Sirapian [2]" w:date="2018-11-26T11:12:00Z"/>
              </w:rPr>
            </w:pPr>
            <w:del w:id="10804" w:author="Sevan Sirapian [2]" w:date="2018-11-26T11:12:00Z">
              <w:r w:rsidRPr="00794639">
                <w:delText xml:space="preserve">354 </w:delText>
              </w:r>
              <w:bookmarkStart w:id="10805" w:name="_Toc531012402"/>
              <w:bookmarkStart w:id="10806" w:name="_Toc531076695"/>
              <w:bookmarkStart w:id="10807" w:name="_Toc531077986"/>
              <w:bookmarkStart w:id="10808" w:name="_Toc531079290"/>
              <w:bookmarkStart w:id="10809" w:name="_Toc531701187"/>
              <w:bookmarkEnd w:id="10805"/>
              <w:bookmarkEnd w:id="10806"/>
              <w:bookmarkEnd w:id="10807"/>
              <w:bookmarkEnd w:id="10808"/>
              <w:bookmarkEnd w:id="10809"/>
            </w:del>
          </w:p>
        </w:tc>
        <w:bookmarkStart w:id="10810" w:name="_Toc531012403"/>
        <w:bookmarkStart w:id="10811" w:name="_Toc531076696"/>
        <w:bookmarkStart w:id="10812" w:name="_Toc531077987"/>
        <w:bookmarkStart w:id="10813" w:name="_Toc531079291"/>
        <w:bookmarkStart w:id="10814" w:name="_Toc531701188"/>
        <w:bookmarkEnd w:id="10810"/>
        <w:bookmarkEnd w:id="10811"/>
        <w:bookmarkEnd w:id="10812"/>
        <w:bookmarkEnd w:id="10813"/>
        <w:bookmarkEnd w:id="10814"/>
      </w:tr>
      <w:tr w:rsidR="00B36F36" w:rsidRPr="00794639" w14:paraId="442898A7" w14:textId="77777777" w:rsidTr="00B36F36">
        <w:trPr>
          <w:del w:id="10815" w:author="Sevan Sirapian [2]" w:date="2018-11-26T11:12:00Z"/>
        </w:trPr>
        <w:tc>
          <w:tcPr>
            <w:tcW w:w="8997" w:type="dxa"/>
            <w:tcPrChange w:id="10816" w:author="Elaine Baricante" w:date="2018-11-26T15:43:00Z">
              <w:tcPr>
                <w:tcW w:w="1437" w:type="dxa"/>
              </w:tcPr>
            </w:tcPrChange>
          </w:tcPr>
          <w:p w14:paraId="7C04C27C" w14:textId="77777777" w:rsidR="00B36F36" w:rsidRPr="00794639" w:rsidRDefault="00B36F36" w:rsidP="00166AF3">
            <w:pPr>
              <w:pStyle w:val="TableBody"/>
              <w:rPr>
                <w:del w:id="10817" w:author="Sevan Sirapian [2]" w:date="2018-11-26T11:12:00Z"/>
              </w:rPr>
            </w:pPr>
            <w:del w:id="10818" w:author="Sevan Sirapian [2]" w:date="2018-11-26T11:12:00Z">
              <w:r w:rsidRPr="00794639">
                <w:delText xml:space="preserve">355 </w:delText>
              </w:r>
              <w:bookmarkStart w:id="10819" w:name="_Toc531012404"/>
              <w:bookmarkStart w:id="10820" w:name="_Toc531076697"/>
              <w:bookmarkStart w:id="10821" w:name="_Toc531077988"/>
              <w:bookmarkStart w:id="10822" w:name="_Toc531079292"/>
              <w:bookmarkStart w:id="10823" w:name="_Toc531701189"/>
              <w:bookmarkEnd w:id="10819"/>
              <w:bookmarkEnd w:id="10820"/>
              <w:bookmarkEnd w:id="10821"/>
              <w:bookmarkEnd w:id="10822"/>
              <w:bookmarkEnd w:id="10823"/>
            </w:del>
          </w:p>
        </w:tc>
        <w:bookmarkStart w:id="10824" w:name="_Toc531012405"/>
        <w:bookmarkStart w:id="10825" w:name="_Toc531076698"/>
        <w:bookmarkStart w:id="10826" w:name="_Toc531077989"/>
        <w:bookmarkStart w:id="10827" w:name="_Toc531079293"/>
        <w:bookmarkStart w:id="10828" w:name="_Toc531701190"/>
        <w:bookmarkEnd w:id="10824"/>
        <w:bookmarkEnd w:id="10825"/>
        <w:bookmarkEnd w:id="10826"/>
        <w:bookmarkEnd w:id="10827"/>
        <w:bookmarkEnd w:id="10828"/>
      </w:tr>
      <w:tr w:rsidR="00B36F36" w:rsidRPr="00794639" w14:paraId="3AC835CE" w14:textId="77777777" w:rsidTr="00B36F36">
        <w:trPr>
          <w:del w:id="10829" w:author="Sevan Sirapian [2]" w:date="2018-11-26T11:12:00Z"/>
        </w:trPr>
        <w:tc>
          <w:tcPr>
            <w:tcW w:w="8997" w:type="dxa"/>
            <w:tcPrChange w:id="10830" w:author="Elaine Baricante" w:date="2018-11-26T15:43:00Z">
              <w:tcPr>
                <w:tcW w:w="1437" w:type="dxa"/>
              </w:tcPr>
            </w:tcPrChange>
          </w:tcPr>
          <w:p w14:paraId="64751C07" w14:textId="77777777" w:rsidR="00B36F36" w:rsidRPr="00794639" w:rsidRDefault="00B36F36" w:rsidP="00166AF3">
            <w:pPr>
              <w:pStyle w:val="TableBody"/>
              <w:rPr>
                <w:del w:id="10831" w:author="Sevan Sirapian [2]" w:date="2018-11-26T11:12:00Z"/>
              </w:rPr>
            </w:pPr>
            <w:del w:id="10832" w:author="Sevan Sirapian [2]" w:date="2018-11-26T11:12:00Z">
              <w:r w:rsidRPr="00794639">
                <w:delText xml:space="preserve">356 </w:delText>
              </w:r>
              <w:bookmarkStart w:id="10833" w:name="_Toc531012406"/>
              <w:bookmarkStart w:id="10834" w:name="_Toc531076699"/>
              <w:bookmarkStart w:id="10835" w:name="_Toc531077990"/>
              <w:bookmarkStart w:id="10836" w:name="_Toc531079294"/>
              <w:bookmarkStart w:id="10837" w:name="_Toc531701191"/>
              <w:bookmarkEnd w:id="10833"/>
              <w:bookmarkEnd w:id="10834"/>
              <w:bookmarkEnd w:id="10835"/>
              <w:bookmarkEnd w:id="10836"/>
              <w:bookmarkEnd w:id="10837"/>
            </w:del>
          </w:p>
        </w:tc>
        <w:bookmarkStart w:id="10838" w:name="_Toc531012407"/>
        <w:bookmarkStart w:id="10839" w:name="_Toc531076700"/>
        <w:bookmarkStart w:id="10840" w:name="_Toc531077991"/>
        <w:bookmarkStart w:id="10841" w:name="_Toc531079295"/>
        <w:bookmarkStart w:id="10842" w:name="_Toc531701192"/>
        <w:bookmarkEnd w:id="10838"/>
        <w:bookmarkEnd w:id="10839"/>
        <w:bookmarkEnd w:id="10840"/>
        <w:bookmarkEnd w:id="10841"/>
        <w:bookmarkEnd w:id="10842"/>
      </w:tr>
      <w:tr w:rsidR="00B36F36" w:rsidRPr="00794639" w14:paraId="50E565F5" w14:textId="77777777" w:rsidTr="00B36F36">
        <w:trPr>
          <w:del w:id="10843" w:author="Sevan Sirapian [2]" w:date="2018-11-26T11:12:00Z"/>
        </w:trPr>
        <w:tc>
          <w:tcPr>
            <w:tcW w:w="8997" w:type="dxa"/>
            <w:tcPrChange w:id="10844" w:author="Elaine Baricante" w:date="2018-11-26T15:43:00Z">
              <w:tcPr>
                <w:tcW w:w="1437" w:type="dxa"/>
              </w:tcPr>
            </w:tcPrChange>
          </w:tcPr>
          <w:p w14:paraId="2DC4FFAC" w14:textId="77777777" w:rsidR="00B36F36" w:rsidRPr="00794639" w:rsidRDefault="00B36F36" w:rsidP="00166AF3">
            <w:pPr>
              <w:pStyle w:val="TableBody"/>
              <w:rPr>
                <w:del w:id="10845" w:author="Sevan Sirapian [2]" w:date="2018-11-26T11:12:00Z"/>
              </w:rPr>
            </w:pPr>
            <w:del w:id="10846" w:author="Sevan Sirapian [2]" w:date="2018-11-26T11:12:00Z">
              <w:r w:rsidRPr="00794639">
                <w:delText xml:space="preserve">357 </w:delText>
              </w:r>
              <w:bookmarkStart w:id="10847" w:name="_Toc531012408"/>
              <w:bookmarkStart w:id="10848" w:name="_Toc531076701"/>
              <w:bookmarkStart w:id="10849" w:name="_Toc531077992"/>
              <w:bookmarkStart w:id="10850" w:name="_Toc531079296"/>
              <w:bookmarkStart w:id="10851" w:name="_Toc531701193"/>
              <w:bookmarkEnd w:id="10847"/>
              <w:bookmarkEnd w:id="10848"/>
              <w:bookmarkEnd w:id="10849"/>
              <w:bookmarkEnd w:id="10850"/>
              <w:bookmarkEnd w:id="10851"/>
            </w:del>
          </w:p>
        </w:tc>
        <w:bookmarkStart w:id="10852" w:name="_Toc531012409"/>
        <w:bookmarkStart w:id="10853" w:name="_Toc531076702"/>
        <w:bookmarkStart w:id="10854" w:name="_Toc531077993"/>
        <w:bookmarkStart w:id="10855" w:name="_Toc531079297"/>
        <w:bookmarkStart w:id="10856" w:name="_Toc531701194"/>
        <w:bookmarkEnd w:id="10852"/>
        <w:bookmarkEnd w:id="10853"/>
        <w:bookmarkEnd w:id="10854"/>
        <w:bookmarkEnd w:id="10855"/>
        <w:bookmarkEnd w:id="10856"/>
      </w:tr>
      <w:tr w:rsidR="00B36F36" w:rsidRPr="00794639" w14:paraId="12E37893" w14:textId="77777777" w:rsidTr="00B36F36">
        <w:trPr>
          <w:del w:id="10857" w:author="Sevan Sirapian [2]" w:date="2018-11-26T11:12:00Z"/>
        </w:trPr>
        <w:tc>
          <w:tcPr>
            <w:tcW w:w="8997" w:type="dxa"/>
            <w:tcPrChange w:id="10858" w:author="Elaine Baricante" w:date="2018-11-26T15:43:00Z">
              <w:tcPr>
                <w:tcW w:w="1437" w:type="dxa"/>
              </w:tcPr>
            </w:tcPrChange>
          </w:tcPr>
          <w:p w14:paraId="0B855447" w14:textId="77777777" w:rsidR="00B36F36" w:rsidRPr="00794639" w:rsidRDefault="00B36F36" w:rsidP="00166AF3">
            <w:pPr>
              <w:pStyle w:val="TableBody"/>
              <w:rPr>
                <w:del w:id="10859" w:author="Sevan Sirapian [2]" w:date="2018-11-26T11:12:00Z"/>
              </w:rPr>
            </w:pPr>
            <w:del w:id="10860" w:author="Sevan Sirapian [2]" w:date="2018-11-26T11:12:00Z">
              <w:r w:rsidRPr="00794639">
                <w:delText xml:space="preserve">358 </w:delText>
              </w:r>
              <w:bookmarkStart w:id="10861" w:name="_Toc531012410"/>
              <w:bookmarkStart w:id="10862" w:name="_Toc531076703"/>
              <w:bookmarkStart w:id="10863" w:name="_Toc531077994"/>
              <w:bookmarkStart w:id="10864" w:name="_Toc531079298"/>
              <w:bookmarkStart w:id="10865" w:name="_Toc531701195"/>
              <w:bookmarkEnd w:id="10861"/>
              <w:bookmarkEnd w:id="10862"/>
              <w:bookmarkEnd w:id="10863"/>
              <w:bookmarkEnd w:id="10864"/>
              <w:bookmarkEnd w:id="10865"/>
            </w:del>
          </w:p>
        </w:tc>
        <w:bookmarkStart w:id="10866" w:name="_Toc531012411"/>
        <w:bookmarkStart w:id="10867" w:name="_Toc531076704"/>
        <w:bookmarkStart w:id="10868" w:name="_Toc531077995"/>
        <w:bookmarkStart w:id="10869" w:name="_Toc531079299"/>
        <w:bookmarkStart w:id="10870" w:name="_Toc531701196"/>
        <w:bookmarkEnd w:id="10866"/>
        <w:bookmarkEnd w:id="10867"/>
        <w:bookmarkEnd w:id="10868"/>
        <w:bookmarkEnd w:id="10869"/>
        <w:bookmarkEnd w:id="10870"/>
      </w:tr>
      <w:tr w:rsidR="00B36F36" w:rsidRPr="00794639" w14:paraId="0F28D4F6" w14:textId="77777777" w:rsidTr="00B36F36">
        <w:trPr>
          <w:del w:id="10871" w:author="Sevan Sirapian [2]" w:date="2018-11-26T11:12:00Z"/>
        </w:trPr>
        <w:tc>
          <w:tcPr>
            <w:tcW w:w="8997" w:type="dxa"/>
            <w:tcPrChange w:id="10872" w:author="Elaine Baricante" w:date="2018-11-26T15:43:00Z">
              <w:tcPr>
                <w:tcW w:w="1437" w:type="dxa"/>
              </w:tcPr>
            </w:tcPrChange>
          </w:tcPr>
          <w:p w14:paraId="3B9556B3" w14:textId="77777777" w:rsidR="00B36F36" w:rsidRPr="00794639" w:rsidRDefault="00B36F36" w:rsidP="00166AF3">
            <w:pPr>
              <w:pStyle w:val="TableBody"/>
              <w:rPr>
                <w:del w:id="10873" w:author="Sevan Sirapian [2]" w:date="2018-11-26T11:12:00Z"/>
              </w:rPr>
            </w:pPr>
            <w:del w:id="10874" w:author="Sevan Sirapian [2]" w:date="2018-11-26T11:12:00Z">
              <w:r w:rsidRPr="00794639">
                <w:delText xml:space="preserve">359 </w:delText>
              </w:r>
              <w:bookmarkStart w:id="10875" w:name="_Toc531012412"/>
              <w:bookmarkStart w:id="10876" w:name="_Toc531076705"/>
              <w:bookmarkStart w:id="10877" w:name="_Toc531077996"/>
              <w:bookmarkStart w:id="10878" w:name="_Toc531079300"/>
              <w:bookmarkStart w:id="10879" w:name="_Toc531701197"/>
              <w:bookmarkEnd w:id="10875"/>
              <w:bookmarkEnd w:id="10876"/>
              <w:bookmarkEnd w:id="10877"/>
              <w:bookmarkEnd w:id="10878"/>
              <w:bookmarkEnd w:id="10879"/>
            </w:del>
          </w:p>
        </w:tc>
        <w:bookmarkStart w:id="10880" w:name="_Toc531012413"/>
        <w:bookmarkStart w:id="10881" w:name="_Toc531076706"/>
        <w:bookmarkStart w:id="10882" w:name="_Toc531077997"/>
        <w:bookmarkStart w:id="10883" w:name="_Toc531079301"/>
        <w:bookmarkStart w:id="10884" w:name="_Toc531701198"/>
        <w:bookmarkEnd w:id="10880"/>
        <w:bookmarkEnd w:id="10881"/>
        <w:bookmarkEnd w:id="10882"/>
        <w:bookmarkEnd w:id="10883"/>
        <w:bookmarkEnd w:id="10884"/>
      </w:tr>
      <w:tr w:rsidR="00B36F36" w:rsidRPr="00794639" w14:paraId="11C43F89" w14:textId="77777777" w:rsidTr="00B36F36">
        <w:trPr>
          <w:del w:id="10885" w:author="Sevan Sirapian [2]" w:date="2018-11-26T11:12:00Z"/>
        </w:trPr>
        <w:tc>
          <w:tcPr>
            <w:tcW w:w="8997" w:type="dxa"/>
            <w:tcPrChange w:id="10886" w:author="Elaine Baricante" w:date="2018-11-26T15:43:00Z">
              <w:tcPr>
                <w:tcW w:w="1437" w:type="dxa"/>
              </w:tcPr>
            </w:tcPrChange>
          </w:tcPr>
          <w:p w14:paraId="2C7E9C56" w14:textId="77777777" w:rsidR="00B36F36" w:rsidRPr="00794639" w:rsidRDefault="00B36F36" w:rsidP="00166AF3">
            <w:pPr>
              <w:pStyle w:val="TableBody"/>
              <w:rPr>
                <w:del w:id="10887" w:author="Sevan Sirapian [2]" w:date="2018-11-26T11:12:00Z"/>
              </w:rPr>
            </w:pPr>
            <w:del w:id="10888" w:author="Sevan Sirapian [2]" w:date="2018-11-26T11:12:00Z">
              <w:r w:rsidRPr="00794639">
                <w:delText xml:space="preserve">360 </w:delText>
              </w:r>
              <w:bookmarkStart w:id="10889" w:name="_Toc531012414"/>
              <w:bookmarkStart w:id="10890" w:name="_Toc531076707"/>
              <w:bookmarkStart w:id="10891" w:name="_Toc531077998"/>
              <w:bookmarkStart w:id="10892" w:name="_Toc531079302"/>
              <w:bookmarkStart w:id="10893" w:name="_Toc531701199"/>
              <w:bookmarkEnd w:id="10889"/>
              <w:bookmarkEnd w:id="10890"/>
              <w:bookmarkEnd w:id="10891"/>
              <w:bookmarkEnd w:id="10892"/>
              <w:bookmarkEnd w:id="10893"/>
            </w:del>
          </w:p>
        </w:tc>
        <w:bookmarkStart w:id="10894" w:name="_Toc531012415"/>
        <w:bookmarkStart w:id="10895" w:name="_Toc531076708"/>
        <w:bookmarkStart w:id="10896" w:name="_Toc531077999"/>
        <w:bookmarkStart w:id="10897" w:name="_Toc531079303"/>
        <w:bookmarkStart w:id="10898" w:name="_Toc531701200"/>
        <w:bookmarkEnd w:id="10894"/>
        <w:bookmarkEnd w:id="10895"/>
        <w:bookmarkEnd w:id="10896"/>
        <w:bookmarkEnd w:id="10897"/>
        <w:bookmarkEnd w:id="10898"/>
      </w:tr>
      <w:tr w:rsidR="00B36F36" w:rsidRPr="00794639" w14:paraId="4E9C839E" w14:textId="77777777" w:rsidTr="00B36F36">
        <w:trPr>
          <w:del w:id="10899" w:author="Sevan Sirapian [2]" w:date="2018-11-26T11:12:00Z"/>
        </w:trPr>
        <w:tc>
          <w:tcPr>
            <w:tcW w:w="8997" w:type="dxa"/>
            <w:tcPrChange w:id="10900" w:author="Elaine Baricante" w:date="2018-11-26T15:43:00Z">
              <w:tcPr>
                <w:tcW w:w="1437" w:type="dxa"/>
              </w:tcPr>
            </w:tcPrChange>
          </w:tcPr>
          <w:p w14:paraId="30C63819" w14:textId="77777777" w:rsidR="00B36F36" w:rsidRPr="00794639" w:rsidRDefault="00B36F36" w:rsidP="00166AF3">
            <w:pPr>
              <w:pStyle w:val="TableBody"/>
              <w:rPr>
                <w:del w:id="10901" w:author="Sevan Sirapian [2]" w:date="2018-11-26T11:12:00Z"/>
              </w:rPr>
            </w:pPr>
            <w:del w:id="10902" w:author="Sevan Sirapian [2]" w:date="2018-11-26T11:12:00Z">
              <w:r w:rsidRPr="00794639">
                <w:delText xml:space="preserve">361 </w:delText>
              </w:r>
              <w:bookmarkStart w:id="10903" w:name="_Toc531012416"/>
              <w:bookmarkStart w:id="10904" w:name="_Toc531076709"/>
              <w:bookmarkStart w:id="10905" w:name="_Toc531078000"/>
              <w:bookmarkStart w:id="10906" w:name="_Toc531079304"/>
              <w:bookmarkStart w:id="10907" w:name="_Toc531701201"/>
              <w:bookmarkEnd w:id="10903"/>
              <w:bookmarkEnd w:id="10904"/>
              <w:bookmarkEnd w:id="10905"/>
              <w:bookmarkEnd w:id="10906"/>
              <w:bookmarkEnd w:id="10907"/>
            </w:del>
          </w:p>
        </w:tc>
        <w:bookmarkStart w:id="10908" w:name="_Toc531012417"/>
        <w:bookmarkStart w:id="10909" w:name="_Toc531076710"/>
        <w:bookmarkStart w:id="10910" w:name="_Toc531078001"/>
        <w:bookmarkStart w:id="10911" w:name="_Toc531079305"/>
        <w:bookmarkStart w:id="10912" w:name="_Toc531701202"/>
        <w:bookmarkEnd w:id="10908"/>
        <w:bookmarkEnd w:id="10909"/>
        <w:bookmarkEnd w:id="10910"/>
        <w:bookmarkEnd w:id="10911"/>
        <w:bookmarkEnd w:id="10912"/>
      </w:tr>
      <w:tr w:rsidR="00B36F36" w:rsidRPr="00794639" w14:paraId="229E640E" w14:textId="77777777" w:rsidTr="00B36F36">
        <w:trPr>
          <w:del w:id="10913" w:author="Sevan Sirapian [2]" w:date="2018-11-26T11:12:00Z"/>
        </w:trPr>
        <w:tc>
          <w:tcPr>
            <w:tcW w:w="8997" w:type="dxa"/>
            <w:tcPrChange w:id="10914" w:author="Elaine Baricante" w:date="2018-11-26T15:43:00Z">
              <w:tcPr>
                <w:tcW w:w="1437" w:type="dxa"/>
              </w:tcPr>
            </w:tcPrChange>
          </w:tcPr>
          <w:p w14:paraId="657220C8" w14:textId="77777777" w:rsidR="00B36F36" w:rsidRPr="00794639" w:rsidRDefault="00B36F36" w:rsidP="00166AF3">
            <w:pPr>
              <w:pStyle w:val="TableBody"/>
              <w:rPr>
                <w:del w:id="10915" w:author="Sevan Sirapian [2]" w:date="2018-11-26T11:12:00Z"/>
              </w:rPr>
            </w:pPr>
            <w:del w:id="10916" w:author="Sevan Sirapian [2]" w:date="2018-11-26T11:12:00Z">
              <w:r w:rsidRPr="00794639">
                <w:delText xml:space="preserve">362 </w:delText>
              </w:r>
              <w:bookmarkStart w:id="10917" w:name="_Toc531012418"/>
              <w:bookmarkStart w:id="10918" w:name="_Toc531076711"/>
              <w:bookmarkStart w:id="10919" w:name="_Toc531078002"/>
              <w:bookmarkStart w:id="10920" w:name="_Toc531079306"/>
              <w:bookmarkStart w:id="10921" w:name="_Toc531701203"/>
              <w:bookmarkEnd w:id="10917"/>
              <w:bookmarkEnd w:id="10918"/>
              <w:bookmarkEnd w:id="10919"/>
              <w:bookmarkEnd w:id="10920"/>
              <w:bookmarkEnd w:id="10921"/>
            </w:del>
          </w:p>
        </w:tc>
        <w:bookmarkStart w:id="10922" w:name="_Toc531012419"/>
        <w:bookmarkStart w:id="10923" w:name="_Toc531076712"/>
        <w:bookmarkStart w:id="10924" w:name="_Toc531078003"/>
        <w:bookmarkStart w:id="10925" w:name="_Toc531079307"/>
        <w:bookmarkStart w:id="10926" w:name="_Toc531701204"/>
        <w:bookmarkEnd w:id="10922"/>
        <w:bookmarkEnd w:id="10923"/>
        <w:bookmarkEnd w:id="10924"/>
        <w:bookmarkEnd w:id="10925"/>
        <w:bookmarkEnd w:id="10926"/>
      </w:tr>
      <w:tr w:rsidR="00B36F36" w:rsidRPr="00794639" w14:paraId="3E41A24C" w14:textId="77777777" w:rsidTr="00B36F36">
        <w:trPr>
          <w:del w:id="10927" w:author="Sevan Sirapian [2]" w:date="2018-11-26T11:12:00Z"/>
        </w:trPr>
        <w:tc>
          <w:tcPr>
            <w:tcW w:w="8997" w:type="dxa"/>
            <w:tcPrChange w:id="10928" w:author="Elaine Baricante" w:date="2018-11-26T15:43:00Z">
              <w:tcPr>
                <w:tcW w:w="1437" w:type="dxa"/>
              </w:tcPr>
            </w:tcPrChange>
          </w:tcPr>
          <w:p w14:paraId="317121B0" w14:textId="77777777" w:rsidR="00B36F36" w:rsidRPr="00794639" w:rsidRDefault="00B36F36" w:rsidP="00166AF3">
            <w:pPr>
              <w:pStyle w:val="TableBody"/>
              <w:rPr>
                <w:del w:id="10929" w:author="Sevan Sirapian [2]" w:date="2018-11-26T11:12:00Z"/>
              </w:rPr>
            </w:pPr>
            <w:del w:id="10930" w:author="Sevan Sirapian [2]" w:date="2018-11-26T11:12:00Z">
              <w:r w:rsidRPr="00794639">
                <w:delText xml:space="preserve">363 </w:delText>
              </w:r>
              <w:bookmarkStart w:id="10931" w:name="_Toc531012420"/>
              <w:bookmarkStart w:id="10932" w:name="_Toc531076713"/>
              <w:bookmarkStart w:id="10933" w:name="_Toc531078004"/>
              <w:bookmarkStart w:id="10934" w:name="_Toc531079308"/>
              <w:bookmarkStart w:id="10935" w:name="_Toc531701205"/>
              <w:bookmarkEnd w:id="10931"/>
              <w:bookmarkEnd w:id="10932"/>
              <w:bookmarkEnd w:id="10933"/>
              <w:bookmarkEnd w:id="10934"/>
              <w:bookmarkEnd w:id="10935"/>
            </w:del>
          </w:p>
        </w:tc>
        <w:bookmarkStart w:id="10936" w:name="_Toc531012421"/>
        <w:bookmarkStart w:id="10937" w:name="_Toc531076714"/>
        <w:bookmarkStart w:id="10938" w:name="_Toc531078005"/>
        <w:bookmarkStart w:id="10939" w:name="_Toc531079309"/>
        <w:bookmarkStart w:id="10940" w:name="_Toc531701206"/>
        <w:bookmarkEnd w:id="10936"/>
        <w:bookmarkEnd w:id="10937"/>
        <w:bookmarkEnd w:id="10938"/>
        <w:bookmarkEnd w:id="10939"/>
        <w:bookmarkEnd w:id="10940"/>
      </w:tr>
      <w:tr w:rsidR="00B36F36" w:rsidRPr="00794639" w14:paraId="26DEC611" w14:textId="77777777" w:rsidTr="00B36F36">
        <w:trPr>
          <w:del w:id="10941" w:author="Sevan Sirapian [2]" w:date="2018-11-26T11:12:00Z"/>
        </w:trPr>
        <w:tc>
          <w:tcPr>
            <w:tcW w:w="8997" w:type="dxa"/>
            <w:tcPrChange w:id="10942" w:author="Elaine Baricante" w:date="2018-11-26T15:43:00Z">
              <w:tcPr>
                <w:tcW w:w="1437" w:type="dxa"/>
              </w:tcPr>
            </w:tcPrChange>
          </w:tcPr>
          <w:p w14:paraId="76FC1173" w14:textId="77777777" w:rsidR="00B36F36" w:rsidRPr="00794639" w:rsidRDefault="00B36F36" w:rsidP="00166AF3">
            <w:pPr>
              <w:pStyle w:val="TableBody"/>
              <w:rPr>
                <w:del w:id="10943" w:author="Sevan Sirapian [2]" w:date="2018-11-26T11:12:00Z"/>
              </w:rPr>
            </w:pPr>
            <w:del w:id="10944" w:author="Sevan Sirapian [2]" w:date="2018-11-26T11:12:00Z">
              <w:r w:rsidRPr="00794639">
                <w:delText xml:space="preserve">364 </w:delText>
              </w:r>
              <w:bookmarkStart w:id="10945" w:name="_Toc531012422"/>
              <w:bookmarkStart w:id="10946" w:name="_Toc531076715"/>
              <w:bookmarkStart w:id="10947" w:name="_Toc531078006"/>
              <w:bookmarkStart w:id="10948" w:name="_Toc531079310"/>
              <w:bookmarkStart w:id="10949" w:name="_Toc531701207"/>
              <w:bookmarkEnd w:id="10945"/>
              <w:bookmarkEnd w:id="10946"/>
              <w:bookmarkEnd w:id="10947"/>
              <w:bookmarkEnd w:id="10948"/>
              <w:bookmarkEnd w:id="10949"/>
            </w:del>
          </w:p>
        </w:tc>
        <w:bookmarkStart w:id="10950" w:name="_Toc531012423"/>
        <w:bookmarkStart w:id="10951" w:name="_Toc531076716"/>
        <w:bookmarkStart w:id="10952" w:name="_Toc531078007"/>
        <w:bookmarkStart w:id="10953" w:name="_Toc531079311"/>
        <w:bookmarkStart w:id="10954" w:name="_Toc531701208"/>
        <w:bookmarkEnd w:id="10950"/>
        <w:bookmarkEnd w:id="10951"/>
        <w:bookmarkEnd w:id="10952"/>
        <w:bookmarkEnd w:id="10953"/>
        <w:bookmarkEnd w:id="10954"/>
      </w:tr>
      <w:tr w:rsidR="00B36F36" w:rsidRPr="00794639" w14:paraId="2FC3D65C" w14:textId="77777777" w:rsidTr="00B36F36">
        <w:trPr>
          <w:del w:id="10955" w:author="Sevan Sirapian [2]" w:date="2018-11-26T11:12:00Z"/>
        </w:trPr>
        <w:tc>
          <w:tcPr>
            <w:tcW w:w="8997" w:type="dxa"/>
            <w:tcPrChange w:id="10956" w:author="Elaine Baricante" w:date="2018-11-26T15:43:00Z">
              <w:tcPr>
                <w:tcW w:w="1437" w:type="dxa"/>
              </w:tcPr>
            </w:tcPrChange>
          </w:tcPr>
          <w:p w14:paraId="4B61385E" w14:textId="77777777" w:rsidR="00B36F36" w:rsidRPr="00794639" w:rsidRDefault="00B36F36" w:rsidP="00166AF3">
            <w:pPr>
              <w:pStyle w:val="TableBody"/>
              <w:rPr>
                <w:del w:id="10957" w:author="Sevan Sirapian [2]" w:date="2018-11-26T11:12:00Z"/>
              </w:rPr>
            </w:pPr>
            <w:del w:id="10958" w:author="Sevan Sirapian [2]" w:date="2018-11-26T11:12:00Z">
              <w:r w:rsidRPr="00794639">
                <w:delText xml:space="preserve">365 </w:delText>
              </w:r>
              <w:bookmarkStart w:id="10959" w:name="_Toc531012424"/>
              <w:bookmarkStart w:id="10960" w:name="_Toc531076717"/>
              <w:bookmarkStart w:id="10961" w:name="_Toc531078008"/>
              <w:bookmarkStart w:id="10962" w:name="_Toc531079312"/>
              <w:bookmarkStart w:id="10963" w:name="_Toc531701209"/>
              <w:bookmarkEnd w:id="10959"/>
              <w:bookmarkEnd w:id="10960"/>
              <w:bookmarkEnd w:id="10961"/>
              <w:bookmarkEnd w:id="10962"/>
              <w:bookmarkEnd w:id="10963"/>
            </w:del>
          </w:p>
        </w:tc>
        <w:bookmarkStart w:id="10964" w:name="_Toc531012425"/>
        <w:bookmarkStart w:id="10965" w:name="_Toc531076718"/>
        <w:bookmarkStart w:id="10966" w:name="_Toc531078009"/>
        <w:bookmarkStart w:id="10967" w:name="_Toc531079313"/>
        <w:bookmarkStart w:id="10968" w:name="_Toc531701210"/>
        <w:bookmarkEnd w:id="10964"/>
        <w:bookmarkEnd w:id="10965"/>
        <w:bookmarkEnd w:id="10966"/>
        <w:bookmarkEnd w:id="10967"/>
        <w:bookmarkEnd w:id="10968"/>
      </w:tr>
      <w:tr w:rsidR="00B36F36" w:rsidRPr="00794639" w14:paraId="637B3C3B" w14:textId="77777777" w:rsidTr="00B36F36">
        <w:trPr>
          <w:del w:id="10969" w:author="Sevan Sirapian [2]" w:date="2018-11-26T11:12:00Z"/>
        </w:trPr>
        <w:tc>
          <w:tcPr>
            <w:tcW w:w="8997" w:type="dxa"/>
            <w:tcPrChange w:id="10970" w:author="Elaine Baricante" w:date="2018-11-26T15:43:00Z">
              <w:tcPr>
                <w:tcW w:w="1437" w:type="dxa"/>
              </w:tcPr>
            </w:tcPrChange>
          </w:tcPr>
          <w:p w14:paraId="070364DC" w14:textId="77777777" w:rsidR="00B36F36" w:rsidRPr="00794639" w:rsidRDefault="00B36F36" w:rsidP="00166AF3">
            <w:pPr>
              <w:pStyle w:val="TableBody"/>
              <w:rPr>
                <w:del w:id="10971" w:author="Sevan Sirapian [2]" w:date="2018-11-26T11:12:00Z"/>
              </w:rPr>
            </w:pPr>
            <w:del w:id="10972" w:author="Sevan Sirapian [2]" w:date="2018-11-26T11:12:00Z">
              <w:r w:rsidRPr="00794639">
                <w:delText xml:space="preserve">366 </w:delText>
              </w:r>
              <w:bookmarkStart w:id="10973" w:name="_Toc531012426"/>
              <w:bookmarkStart w:id="10974" w:name="_Toc531076719"/>
              <w:bookmarkStart w:id="10975" w:name="_Toc531078010"/>
              <w:bookmarkStart w:id="10976" w:name="_Toc531079314"/>
              <w:bookmarkStart w:id="10977" w:name="_Toc531701211"/>
              <w:bookmarkEnd w:id="10973"/>
              <w:bookmarkEnd w:id="10974"/>
              <w:bookmarkEnd w:id="10975"/>
              <w:bookmarkEnd w:id="10976"/>
              <w:bookmarkEnd w:id="10977"/>
            </w:del>
          </w:p>
        </w:tc>
        <w:bookmarkStart w:id="10978" w:name="_Toc531012427"/>
        <w:bookmarkStart w:id="10979" w:name="_Toc531076720"/>
        <w:bookmarkStart w:id="10980" w:name="_Toc531078011"/>
        <w:bookmarkStart w:id="10981" w:name="_Toc531079315"/>
        <w:bookmarkStart w:id="10982" w:name="_Toc531701212"/>
        <w:bookmarkEnd w:id="10978"/>
        <w:bookmarkEnd w:id="10979"/>
        <w:bookmarkEnd w:id="10980"/>
        <w:bookmarkEnd w:id="10981"/>
        <w:bookmarkEnd w:id="10982"/>
      </w:tr>
      <w:tr w:rsidR="00B36F36" w:rsidRPr="00794639" w14:paraId="08A0BF8B" w14:textId="77777777" w:rsidTr="00B36F36">
        <w:trPr>
          <w:del w:id="10983" w:author="Sevan Sirapian [2]" w:date="2018-11-26T11:12:00Z"/>
        </w:trPr>
        <w:tc>
          <w:tcPr>
            <w:tcW w:w="8997" w:type="dxa"/>
            <w:tcPrChange w:id="10984" w:author="Elaine Baricante" w:date="2018-11-26T15:43:00Z">
              <w:tcPr>
                <w:tcW w:w="1437" w:type="dxa"/>
              </w:tcPr>
            </w:tcPrChange>
          </w:tcPr>
          <w:p w14:paraId="09C283A5" w14:textId="77777777" w:rsidR="00B36F36" w:rsidRPr="00794639" w:rsidRDefault="00B36F36" w:rsidP="00166AF3">
            <w:pPr>
              <w:pStyle w:val="TableBody"/>
              <w:rPr>
                <w:del w:id="10985" w:author="Sevan Sirapian [2]" w:date="2018-11-26T11:12:00Z"/>
              </w:rPr>
            </w:pPr>
            <w:del w:id="10986" w:author="Sevan Sirapian [2]" w:date="2018-11-26T11:12:00Z">
              <w:r w:rsidRPr="00794639">
                <w:delText xml:space="preserve">367 </w:delText>
              </w:r>
              <w:bookmarkStart w:id="10987" w:name="_Toc531012428"/>
              <w:bookmarkStart w:id="10988" w:name="_Toc531076721"/>
              <w:bookmarkStart w:id="10989" w:name="_Toc531078012"/>
              <w:bookmarkStart w:id="10990" w:name="_Toc531079316"/>
              <w:bookmarkStart w:id="10991" w:name="_Toc531701213"/>
              <w:bookmarkEnd w:id="10987"/>
              <w:bookmarkEnd w:id="10988"/>
              <w:bookmarkEnd w:id="10989"/>
              <w:bookmarkEnd w:id="10990"/>
              <w:bookmarkEnd w:id="10991"/>
            </w:del>
          </w:p>
        </w:tc>
        <w:bookmarkStart w:id="10992" w:name="_Toc531012429"/>
        <w:bookmarkStart w:id="10993" w:name="_Toc531076722"/>
        <w:bookmarkStart w:id="10994" w:name="_Toc531078013"/>
        <w:bookmarkStart w:id="10995" w:name="_Toc531079317"/>
        <w:bookmarkStart w:id="10996" w:name="_Toc531701214"/>
        <w:bookmarkEnd w:id="10992"/>
        <w:bookmarkEnd w:id="10993"/>
        <w:bookmarkEnd w:id="10994"/>
        <w:bookmarkEnd w:id="10995"/>
        <w:bookmarkEnd w:id="10996"/>
      </w:tr>
      <w:tr w:rsidR="00B36F36" w:rsidRPr="00794639" w14:paraId="2FF18DDC" w14:textId="77777777" w:rsidTr="00B36F36">
        <w:trPr>
          <w:del w:id="10997" w:author="Sevan Sirapian [2]" w:date="2018-11-26T11:12:00Z"/>
        </w:trPr>
        <w:tc>
          <w:tcPr>
            <w:tcW w:w="8997" w:type="dxa"/>
            <w:tcPrChange w:id="10998" w:author="Elaine Baricante" w:date="2018-11-26T15:43:00Z">
              <w:tcPr>
                <w:tcW w:w="1437" w:type="dxa"/>
              </w:tcPr>
            </w:tcPrChange>
          </w:tcPr>
          <w:p w14:paraId="19E0FF35" w14:textId="77777777" w:rsidR="00B36F36" w:rsidRPr="00794639" w:rsidRDefault="00B36F36" w:rsidP="00166AF3">
            <w:pPr>
              <w:pStyle w:val="TableBody"/>
              <w:rPr>
                <w:del w:id="10999" w:author="Sevan Sirapian [2]" w:date="2018-11-26T11:12:00Z"/>
              </w:rPr>
            </w:pPr>
            <w:del w:id="11000" w:author="Sevan Sirapian [2]" w:date="2018-11-26T11:12:00Z">
              <w:r w:rsidRPr="00794639">
                <w:delText xml:space="preserve">368 </w:delText>
              </w:r>
              <w:bookmarkStart w:id="11001" w:name="_Toc531012430"/>
              <w:bookmarkStart w:id="11002" w:name="_Toc531076723"/>
              <w:bookmarkStart w:id="11003" w:name="_Toc531078014"/>
              <w:bookmarkStart w:id="11004" w:name="_Toc531079318"/>
              <w:bookmarkStart w:id="11005" w:name="_Toc531701215"/>
              <w:bookmarkEnd w:id="11001"/>
              <w:bookmarkEnd w:id="11002"/>
              <w:bookmarkEnd w:id="11003"/>
              <w:bookmarkEnd w:id="11004"/>
              <w:bookmarkEnd w:id="11005"/>
            </w:del>
          </w:p>
        </w:tc>
        <w:bookmarkStart w:id="11006" w:name="_Toc531012431"/>
        <w:bookmarkStart w:id="11007" w:name="_Toc531076724"/>
        <w:bookmarkStart w:id="11008" w:name="_Toc531078015"/>
        <w:bookmarkStart w:id="11009" w:name="_Toc531079319"/>
        <w:bookmarkStart w:id="11010" w:name="_Toc531701216"/>
        <w:bookmarkEnd w:id="11006"/>
        <w:bookmarkEnd w:id="11007"/>
        <w:bookmarkEnd w:id="11008"/>
        <w:bookmarkEnd w:id="11009"/>
        <w:bookmarkEnd w:id="11010"/>
      </w:tr>
      <w:tr w:rsidR="00B36F36" w:rsidRPr="00794639" w14:paraId="493CEA43" w14:textId="77777777" w:rsidTr="00B36F36">
        <w:trPr>
          <w:del w:id="11011" w:author="Sevan Sirapian [2]" w:date="2018-11-26T11:12:00Z"/>
        </w:trPr>
        <w:tc>
          <w:tcPr>
            <w:tcW w:w="8997" w:type="dxa"/>
            <w:tcPrChange w:id="11012" w:author="Elaine Baricante" w:date="2018-11-26T15:43:00Z">
              <w:tcPr>
                <w:tcW w:w="1437" w:type="dxa"/>
              </w:tcPr>
            </w:tcPrChange>
          </w:tcPr>
          <w:p w14:paraId="60DBF135" w14:textId="77777777" w:rsidR="00B36F36" w:rsidRPr="00794639" w:rsidRDefault="00B36F36" w:rsidP="00166AF3">
            <w:pPr>
              <w:pStyle w:val="TableBody"/>
              <w:rPr>
                <w:del w:id="11013" w:author="Sevan Sirapian [2]" w:date="2018-11-26T11:12:00Z"/>
              </w:rPr>
            </w:pPr>
            <w:del w:id="11014" w:author="Sevan Sirapian [2]" w:date="2018-11-26T11:12:00Z">
              <w:r w:rsidRPr="00794639">
                <w:delText xml:space="preserve">369 </w:delText>
              </w:r>
              <w:bookmarkStart w:id="11015" w:name="_Toc531012432"/>
              <w:bookmarkStart w:id="11016" w:name="_Toc531076725"/>
              <w:bookmarkStart w:id="11017" w:name="_Toc531078016"/>
              <w:bookmarkStart w:id="11018" w:name="_Toc531079320"/>
              <w:bookmarkStart w:id="11019" w:name="_Toc531701217"/>
              <w:bookmarkEnd w:id="11015"/>
              <w:bookmarkEnd w:id="11016"/>
              <w:bookmarkEnd w:id="11017"/>
              <w:bookmarkEnd w:id="11018"/>
              <w:bookmarkEnd w:id="11019"/>
            </w:del>
          </w:p>
        </w:tc>
        <w:bookmarkStart w:id="11020" w:name="_Toc531012433"/>
        <w:bookmarkStart w:id="11021" w:name="_Toc531076726"/>
        <w:bookmarkStart w:id="11022" w:name="_Toc531078017"/>
        <w:bookmarkStart w:id="11023" w:name="_Toc531079321"/>
        <w:bookmarkStart w:id="11024" w:name="_Toc531701218"/>
        <w:bookmarkEnd w:id="11020"/>
        <w:bookmarkEnd w:id="11021"/>
        <w:bookmarkEnd w:id="11022"/>
        <w:bookmarkEnd w:id="11023"/>
        <w:bookmarkEnd w:id="11024"/>
      </w:tr>
      <w:tr w:rsidR="00B36F36" w:rsidRPr="00794639" w14:paraId="044C0071" w14:textId="77777777" w:rsidTr="00B36F36">
        <w:trPr>
          <w:del w:id="11025" w:author="Sevan Sirapian [2]" w:date="2018-11-26T11:12:00Z"/>
        </w:trPr>
        <w:tc>
          <w:tcPr>
            <w:tcW w:w="8997" w:type="dxa"/>
            <w:tcPrChange w:id="11026" w:author="Elaine Baricante" w:date="2018-11-26T15:43:00Z">
              <w:tcPr>
                <w:tcW w:w="1437" w:type="dxa"/>
              </w:tcPr>
            </w:tcPrChange>
          </w:tcPr>
          <w:p w14:paraId="40F3F444" w14:textId="77777777" w:rsidR="00B36F36" w:rsidRPr="00794639" w:rsidRDefault="00B36F36" w:rsidP="00166AF3">
            <w:pPr>
              <w:pStyle w:val="TableBody"/>
              <w:rPr>
                <w:del w:id="11027" w:author="Sevan Sirapian [2]" w:date="2018-11-26T11:12:00Z"/>
              </w:rPr>
            </w:pPr>
            <w:del w:id="11028" w:author="Sevan Sirapian [2]" w:date="2018-11-26T11:12:00Z">
              <w:r w:rsidRPr="00794639">
                <w:delText xml:space="preserve">370 </w:delText>
              </w:r>
              <w:bookmarkStart w:id="11029" w:name="_Toc531012434"/>
              <w:bookmarkStart w:id="11030" w:name="_Toc531076727"/>
              <w:bookmarkStart w:id="11031" w:name="_Toc531078018"/>
              <w:bookmarkStart w:id="11032" w:name="_Toc531079322"/>
              <w:bookmarkStart w:id="11033" w:name="_Toc531701219"/>
              <w:bookmarkEnd w:id="11029"/>
              <w:bookmarkEnd w:id="11030"/>
              <w:bookmarkEnd w:id="11031"/>
              <w:bookmarkEnd w:id="11032"/>
              <w:bookmarkEnd w:id="11033"/>
            </w:del>
          </w:p>
        </w:tc>
        <w:bookmarkStart w:id="11034" w:name="_Toc531012435"/>
        <w:bookmarkStart w:id="11035" w:name="_Toc531076728"/>
        <w:bookmarkStart w:id="11036" w:name="_Toc531078019"/>
        <w:bookmarkStart w:id="11037" w:name="_Toc531079323"/>
        <w:bookmarkStart w:id="11038" w:name="_Toc531701220"/>
        <w:bookmarkEnd w:id="11034"/>
        <w:bookmarkEnd w:id="11035"/>
        <w:bookmarkEnd w:id="11036"/>
        <w:bookmarkEnd w:id="11037"/>
        <w:bookmarkEnd w:id="11038"/>
      </w:tr>
      <w:tr w:rsidR="00B36F36" w:rsidRPr="00794639" w14:paraId="688EF813" w14:textId="77777777" w:rsidTr="00B36F36">
        <w:trPr>
          <w:del w:id="11039" w:author="Sevan Sirapian [2]" w:date="2018-11-26T11:12:00Z"/>
        </w:trPr>
        <w:tc>
          <w:tcPr>
            <w:tcW w:w="8997" w:type="dxa"/>
            <w:tcPrChange w:id="11040" w:author="Elaine Baricante" w:date="2018-11-26T15:43:00Z">
              <w:tcPr>
                <w:tcW w:w="1437" w:type="dxa"/>
              </w:tcPr>
            </w:tcPrChange>
          </w:tcPr>
          <w:p w14:paraId="72B9909E" w14:textId="77777777" w:rsidR="00B36F36" w:rsidRPr="00794639" w:rsidRDefault="00B36F36" w:rsidP="00166AF3">
            <w:pPr>
              <w:pStyle w:val="TableBody"/>
              <w:rPr>
                <w:del w:id="11041" w:author="Sevan Sirapian [2]" w:date="2018-11-26T11:12:00Z"/>
              </w:rPr>
            </w:pPr>
            <w:del w:id="11042" w:author="Sevan Sirapian [2]" w:date="2018-11-26T11:12:00Z">
              <w:r w:rsidRPr="00794639">
                <w:delText xml:space="preserve">371 </w:delText>
              </w:r>
              <w:bookmarkStart w:id="11043" w:name="_Toc531012436"/>
              <w:bookmarkStart w:id="11044" w:name="_Toc531076729"/>
              <w:bookmarkStart w:id="11045" w:name="_Toc531078020"/>
              <w:bookmarkStart w:id="11046" w:name="_Toc531079324"/>
              <w:bookmarkStart w:id="11047" w:name="_Toc531701221"/>
              <w:bookmarkEnd w:id="11043"/>
              <w:bookmarkEnd w:id="11044"/>
              <w:bookmarkEnd w:id="11045"/>
              <w:bookmarkEnd w:id="11046"/>
              <w:bookmarkEnd w:id="11047"/>
            </w:del>
          </w:p>
        </w:tc>
        <w:bookmarkStart w:id="11048" w:name="_Toc531012437"/>
        <w:bookmarkStart w:id="11049" w:name="_Toc531076730"/>
        <w:bookmarkStart w:id="11050" w:name="_Toc531078021"/>
        <w:bookmarkStart w:id="11051" w:name="_Toc531079325"/>
        <w:bookmarkStart w:id="11052" w:name="_Toc531701222"/>
        <w:bookmarkEnd w:id="11048"/>
        <w:bookmarkEnd w:id="11049"/>
        <w:bookmarkEnd w:id="11050"/>
        <w:bookmarkEnd w:id="11051"/>
        <w:bookmarkEnd w:id="11052"/>
      </w:tr>
      <w:tr w:rsidR="00B36F36" w:rsidRPr="00794639" w14:paraId="1128698D" w14:textId="77777777" w:rsidTr="00B36F36">
        <w:trPr>
          <w:del w:id="11053" w:author="Sevan Sirapian [2]" w:date="2018-11-26T11:12:00Z"/>
        </w:trPr>
        <w:tc>
          <w:tcPr>
            <w:tcW w:w="8997" w:type="dxa"/>
            <w:tcPrChange w:id="11054" w:author="Elaine Baricante" w:date="2018-11-26T15:43:00Z">
              <w:tcPr>
                <w:tcW w:w="1437" w:type="dxa"/>
              </w:tcPr>
            </w:tcPrChange>
          </w:tcPr>
          <w:p w14:paraId="4FCFDFA5" w14:textId="77777777" w:rsidR="00B36F36" w:rsidRPr="00794639" w:rsidRDefault="00B36F36" w:rsidP="00166AF3">
            <w:pPr>
              <w:pStyle w:val="TableBody"/>
              <w:rPr>
                <w:del w:id="11055" w:author="Sevan Sirapian [2]" w:date="2018-11-26T11:12:00Z"/>
              </w:rPr>
            </w:pPr>
            <w:del w:id="11056" w:author="Sevan Sirapian [2]" w:date="2018-11-26T11:12:00Z">
              <w:r w:rsidRPr="00794639">
                <w:delText xml:space="preserve">372 </w:delText>
              </w:r>
              <w:bookmarkStart w:id="11057" w:name="_Toc531012438"/>
              <w:bookmarkStart w:id="11058" w:name="_Toc531076731"/>
              <w:bookmarkStart w:id="11059" w:name="_Toc531078022"/>
              <w:bookmarkStart w:id="11060" w:name="_Toc531079326"/>
              <w:bookmarkStart w:id="11061" w:name="_Toc531701223"/>
              <w:bookmarkEnd w:id="11057"/>
              <w:bookmarkEnd w:id="11058"/>
              <w:bookmarkEnd w:id="11059"/>
              <w:bookmarkEnd w:id="11060"/>
              <w:bookmarkEnd w:id="11061"/>
            </w:del>
          </w:p>
        </w:tc>
        <w:bookmarkStart w:id="11062" w:name="_Toc531012439"/>
        <w:bookmarkStart w:id="11063" w:name="_Toc531076732"/>
        <w:bookmarkStart w:id="11064" w:name="_Toc531078023"/>
        <w:bookmarkStart w:id="11065" w:name="_Toc531079327"/>
        <w:bookmarkStart w:id="11066" w:name="_Toc531701224"/>
        <w:bookmarkEnd w:id="11062"/>
        <w:bookmarkEnd w:id="11063"/>
        <w:bookmarkEnd w:id="11064"/>
        <w:bookmarkEnd w:id="11065"/>
        <w:bookmarkEnd w:id="11066"/>
      </w:tr>
      <w:tr w:rsidR="00B36F36" w:rsidRPr="00794639" w14:paraId="4C3519CD" w14:textId="77777777" w:rsidTr="00B36F36">
        <w:trPr>
          <w:del w:id="11067" w:author="Sevan Sirapian [2]" w:date="2018-11-26T11:12:00Z"/>
        </w:trPr>
        <w:tc>
          <w:tcPr>
            <w:tcW w:w="8997" w:type="dxa"/>
            <w:tcPrChange w:id="11068" w:author="Elaine Baricante" w:date="2018-11-26T15:43:00Z">
              <w:tcPr>
                <w:tcW w:w="1437" w:type="dxa"/>
              </w:tcPr>
            </w:tcPrChange>
          </w:tcPr>
          <w:p w14:paraId="566609E2" w14:textId="77777777" w:rsidR="00B36F36" w:rsidRPr="00794639" w:rsidRDefault="00B36F36" w:rsidP="00166AF3">
            <w:pPr>
              <w:pStyle w:val="TableBody"/>
              <w:rPr>
                <w:del w:id="11069" w:author="Sevan Sirapian [2]" w:date="2018-11-26T11:12:00Z"/>
              </w:rPr>
            </w:pPr>
            <w:del w:id="11070" w:author="Sevan Sirapian [2]" w:date="2018-11-26T11:12:00Z">
              <w:r w:rsidRPr="00794639">
                <w:delText xml:space="preserve">373 </w:delText>
              </w:r>
              <w:bookmarkStart w:id="11071" w:name="_Toc531012440"/>
              <w:bookmarkStart w:id="11072" w:name="_Toc531076733"/>
              <w:bookmarkStart w:id="11073" w:name="_Toc531078024"/>
              <w:bookmarkStart w:id="11074" w:name="_Toc531079328"/>
              <w:bookmarkStart w:id="11075" w:name="_Toc531701225"/>
              <w:bookmarkEnd w:id="11071"/>
              <w:bookmarkEnd w:id="11072"/>
              <w:bookmarkEnd w:id="11073"/>
              <w:bookmarkEnd w:id="11074"/>
              <w:bookmarkEnd w:id="11075"/>
            </w:del>
          </w:p>
        </w:tc>
        <w:bookmarkStart w:id="11076" w:name="_Toc531012441"/>
        <w:bookmarkStart w:id="11077" w:name="_Toc531076734"/>
        <w:bookmarkStart w:id="11078" w:name="_Toc531078025"/>
        <w:bookmarkStart w:id="11079" w:name="_Toc531079329"/>
        <w:bookmarkStart w:id="11080" w:name="_Toc531701226"/>
        <w:bookmarkEnd w:id="11076"/>
        <w:bookmarkEnd w:id="11077"/>
        <w:bookmarkEnd w:id="11078"/>
        <w:bookmarkEnd w:id="11079"/>
        <w:bookmarkEnd w:id="11080"/>
      </w:tr>
      <w:tr w:rsidR="00B36F36" w:rsidRPr="00794639" w14:paraId="7E160782" w14:textId="77777777" w:rsidTr="00B36F36">
        <w:trPr>
          <w:del w:id="11081" w:author="Sevan Sirapian [2]" w:date="2018-11-26T11:12:00Z"/>
        </w:trPr>
        <w:tc>
          <w:tcPr>
            <w:tcW w:w="8997" w:type="dxa"/>
            <w:tcPrChange w:id="11082" w:author="Elaine Baricante" w:date="2018-11-26T15:43:00Z">
              <w:tcPr>
                <w:tcW w:w="1437" w:type="dxa"/>
              </w:tcPr>
            </w:tcPrChange>
          </w:tcPr>
          <w:p w14:paraId="2C2B9FE5" w14:textId="77777777" w:rsidR="00B36F36" w:rsidRPr="00794639" w:rsidRDefault="00B36F36" w:rsidP="00166AF3">
            <w:pPr>
              <w:pStyle w:val="TableBody"/>
              <w:rPr>
                <w:del w:id="11083" w:author="Sevan Sirapian [2]" w:date="2018-11-26T11:12:00Z"/>
              </w:rPr>
            </w:pPr>
            <w:del w:id="11084" w:author="Sevan Sirapian [2]" w:date="2018-11-26T11:12:00Z">
              <w:r w:rsidRPr="00794639">
                <w:delText xml:space="preserve">374 </w:delText>
              </w:r>
              <w:bookmarkStart w:id="11085" w:name="_Toc531012442"/>
              <w:bookmarkStart w:id="11086" w:name="_Toc531076735"/>
              <w:bookmarkStart w:id="11087" w:name="_Toc531078026"/>
              <w:bookmarkStart w:id="11088" w:name="_Toc531079330"/>
              <w:bookmarkStart w:id="11089" w:name="_Toc531701227"/>
              <w:bookmarkEnd w:id="11085"/>
              <w:bookmarkEnd w:id="11086"/>
              <w:bookmarkEnd w:id="11087"/>
              <w:bookmarkEnd w:id="11088"/>
              <w:bookmarkEnd w:id="11089"/>
            </w:del>
          </w:p>
        </w:tc>
        <w:bookmarkStart w:id="11090" w:name="_Toc531012443"/>
        <w:bookmarkStart w:id="11091" w:name="_Toc531076736"/>
        <w:bookmarkStart w:id="11092" w:name="_Toc531078027"/>
        <w:bookmarkStart w:id="11093" w:name="_Toc531079331"/>
        <w:bookmarkStart w:id="11094" w:name="_Toc531701228"/>
        <w:bookmarkEnd w:id="11090"/>
        <w:bookmarkEnd w:id="11091"/>
        <w:bookmarkEnd w:id="11092"/>
        <w:bookmarkEnd w:id="11093"/>
        <w:bookmarkEnd w:id="11094"/>
      </w:tr>
      <w:tr w:rsidR="00B36F36" w:rsidRPr="00794639" w14:paraId="597B9A33" w14:textId="77777777" w:rsidTr="00B36F36">
        <w:trPr>
          <w:del w:id="11095" w:author="Sevan Sirapian [2]" w:date="2018-11-26T11:12:00Z"/>
        </w:trPr>
        <w:tc>
          <w:tcPr>
            <w:tcW w:w="8997" w:type="dxa"/>
            <w:tcPrChange w:id="11096" w:author="Elaine Baricante" w:date="2018-11-26T15:43:00Z">
              <w:tcPr>
                <w:tcW w:w="1437" w:type="dxa"/>
              </w:tcPr>
            </w:tcPrChange>
          </w:tcPr>
          <w:p w14:paraId="2E2AFC17" w14:textId="77777777" w:rsidR="00B36F36" w:rsidRPr="00794639" w:rsidRDefault="00B36F36" w:rsidP="00166AF3">
            <w:pPr>
              <w:pStyle w:val="TableBody"/>
              <w:rPr>
                <w:del w:id="11097" w:author="Sevan Sirapian [2]" w:date="2018-11-26T11:12:00Z"/>
              </w:rPr>
            </w:pPr>
            <w:del w:id="11098" w:author="Sevan Sirapian [2]" w:date="2018-11-26T11:12:00Z">
              <w:r w:rsidRPr="00794639">
                <w:delText xml:space="preserve">375 </w:delText>
              </w:r>
              <w:bookmarkStart w:id="11099" w:name="_Toc531012444"/>
              <w:bookmarkStart w:id="11100" w:name="_Toc531076737"/>
              <w:bookmarkStart w:id="11101" w:name="_Toc531078028"/>
              <w:bookmarkStart w:id="11102" w:name="_Toc531079332"/>
              <w:bookmarkStart w:id="11103" w:name="_Toc531701229"/>
              <w:bookmarkEnd w:id="11099"/>
              <w:bookmarkEnd w:id="11100"/>
              <w:bookmarkEnd w:id="11101"/>
              <w:bookmarkEnd w:id="11102"/>
              <w:bookmarkEnd w:id="11103"/>
            </w:del>
          </w:p>
        </w:tc>
        <w:bookmarkStart w:id="11104" w:name="_Toc531012445"/>
        <w:bookmarkStart w:id="11105" w:name="_Toc531076738"/>
        <w:bookmarkStart w:id="11106" w:name="_Toc531078029"/>
        <w:bookmarkStart w:id="11107" w:name="_Toc531079333"/>
        <w:bookmarkStart w:id="11108" w:name="_Toc531701230"/>
        <w:bookmarkEnd w:id="11104"/>
        <w:bookmarkEnd w:id="11105"/>
        <w:bookmarkEnd w:id="11106"/>
        <w:bookmarkEnd w:id="11107"/>
        <w:bookmarkEnd w:id="11108"/>
      </w:tr>
      <w:tr w:rsidR="00B36F36" w:rsidRPr="00794639" w14:paraId="002E7746" w14:textId="77777777" w:rsidTr="00B36F36">
        <w:trPr>
          <w:del w:id="11109" w:author="Sevan Sirapian [2]" w:date="2018-11-26T11:12:00Z"/>
        </w:trPr>
        <w:tc>
          <w:tcPr>
            <w:tcW w:w="8997" w:type="dxa"/>
            <w:tcPrChange w:id="11110" w:author="Elaine Baricante" w:date="2018-11-26T15:43:00Z">
              <w:tcPr>
                <w:tcW w:w="1437" w:type="dxa"/>
              </w:tcPr>
            </w:tcPrChange>
          </w:tcPr>
          <w:p w14:paraId="75D779A8" w14:textId="77777777" w:rsidR="00B36F36" w:rsidRPr="00794639" w:rsidRDefault="00B36F36" w:rsidP="00166AF3">
            <w:pPr>
              <w:pStyle w:val="TableBody"/>
              <w:rPr>
                <w:del w:id="11111" w:author="Sevan Sirapian [2]" w:date="2018-11-26T11:12:00Z"/>
              </w:rPr>
            </w:pPr>
            <w:del w:id="11112" w:author="Sevan Sirapian [2]" w:date="2018-11-26T11:12:00Z">
              <w:r w:rsidRPr="00794639">
                <w:delText xml:space="preserve">376 </w:delText>
              </w:r>
              <w:bookmarkStart w:id="11113" w:name="_Toc531012446"/>
              <w:bookmarkStart w:id="11114" w:name="_Toc531076739"/>
              <w:bookmarkStart w:id="11115" w:name="_Toc531078030"/>
              <w:bookmarkStart w:id="11116" w:name="_Toc531079334"/>
              <w:bookmarkStart w:id="11117" w:name="_Toc531701231"/>
              <w:bookmarkEnd w:id="11113"/>
              <w:bookmarkEnd w:id="11114"/>
              <w:bookmarkEnd w:id="11115"/>
              <w:bookmarkEnd w:id="11116"/>
              <w:bookmarkEnd w:id="11117"/>
            </w:del>
          </w:p>
        </w:tc>
        <w:bookmarkStart w:id="11118" w:name="_Toc531012447"/>
        <w:bookmarkStart w:id="11119" w:name="_Toc531076740"/>
        <w:bookmarkStart w:id="11120" w:name="_Toc531078031"/>
        <w:bookmarkStart w:id="11121" w:name="_Toc531079335"/>
        <w:bookmarkStart w:id="11122" w:name="_Toc531701232"/>
        <w:bookmarkEnd w:id="11118"/>
        <w:bookmarkEnd w:id="11119"/>
        <w:bookmarkEnd w:id="11120"/>
        <w:bookmarkEnd w:id="11121"/>
        <w:bookmarkEnd w:id="11122"/>
      </w:tr>
      <w:tr w:rsidR="00B36F36" w:rsidRPr="00794639" w14:paraId="02591B34" w14:textId="77777777" w:rsidTr="00B36F36">
        <w:trPr>
          <w:del w:id="11123" w:author="Sevan Sirapian [2]" w:date="2018-11-26T11:12:00Z"/>
        </w:trPr>
        <w:tc>
          <w:tcPr>
            <w:tcW w:w="8997" w:type="dxa"/>
            <w:tcPrChange w:id="11124" w:author="Elaine Baricante" w:date="2018-11-26T15:43:00Z">
              <w:tcPr>
                <w:tcW w:w="1437" w:type="dxa"/>
              </w:tcPr>
            </w:tcPrChange>
          </w:tcPr>
          <w:p w14:paraId="11A27653" w14:textId="77777777" w:rsidR="00B36F36" w:rsidRPr="00794639" w:rsidRDefault="00B36F36" w:rsidP="00166AF3">
            <w:pPr>
              <w:pStyle w:val="TableBody"/>
              <w:rPr>
                <w:del w:id="11125" w:author="Sevan Sirapian [2]" w:date="2018-11-26T11:12:00Z"/>
              </w:rPr>
            </w:pPr>
            <w:del w:id="11126" w:author="Sevan Sirapian [2]" w:date="2018-11-26T11:12:00Z">
              <w:r w:rsidRPr="00794639">
                <w:delText xml:space="preserve">377 </w:delText>
              </w:r>
              <w:bookmarkStart w:id="11127" w:name="_Toc531012448"/>
              <w:bookmarkStart w:id="11128" w:name="_Toc531076741"/>
              <w:bookmarkStart w:id="11129" w:name="_Toc531078032"/>
              <w:bookmarkStart w:id="11130" w:name="_Toc531079336"/>
              <w:bookmarkStart w:id="11131" w:name="_Toc531701233"/>
              <w:bookmarkEnd w:id="11127"/>
              <w:bookmarkEnd w:id="11128"/>
              <w:bookmarkEnd w:id="11129"/>
              <w:bookmarkEnd w:id="11130"/>
              <w:bookmarkEnd w:id="11131"/>
            </w:del>
          </w:p>
        </w:tc>
        <w:bookmarkStart w:id="11132" w:name="_Toc531012449"/>
        <w:bookmarkStart w:id="11133" w:name="_Toc531076742"/>
        <w:bookmarkStart w:id="11134" w:name="_Toc531078033"/>
        <w:bookmarkStart w:id="11135" w:name="_Toc531079337"/>
        <w:bookmarkStart w:id="11136" w:name="_Toc531701234"/>
        <w:bookmarkEnd w:id="11132"/>
        <w:bookmarkEnd w:id="11133"/>
        <w:bookmarkEnd w:id="11134"/>
        <w:bookmarkEnd w:id="11135"/>
        <w:bookmarkEnd w:id="11136"/>
      </w:tr>
      <w:tr w:rsidR="00B36F36" w:rsidRPr="00794639" w14:paraId="7B295322" w14:textId="77777777" w:rsidTr="00B36F36">
        <w:trPr>
          <w:del w:id="11137" w:author="Sevan Sirapian [2]" w:date="2018-11-26T11:12:00Z"/>
        </w:trPr>
        <w:tc>
          <w:tcPr>
            <w:tcW w:w="8997" w:type="dxa"/>
            <w:tcPrChange w:id="11138" w:author="Elaine Baricante" w:date="2018-11-26T15:43:00Z">
              <w:tcPr>
                <w:tcW w:w="1437" w:type="dxa"/>
              </w:tcPr>
            </w:tcPrChange>
          </w:tcPr>
          <w:p w14:paraId="2F75528A" w14:textId="77777777" w:rsidR="00B36F36" w:rsidRPr="00794639" w:rsidRDefault="00B36F36" w:rsidP="00166AF3">
            <w:pPr>
              <w:pStyle w:val="TableBody"/>
              <w:rPr>
                <w:del w:id="11139" w:author="Sevan Sirapian [2]" w:date="2018-11-26T11:12:00Z"/>
              </w:rPr>
            </w:pPr>
            <w:del w:id="11140" w:author="Sevan Sirapian [2]" w:date="2018-11-26T11:12:00Z">
              <w:r w:rsidRPr="00794639">
                <w:delText xml:space="preserve">378 </w:delText>
              </w:r>
              <w:bookmarkStart w:id="11141" w:name="_Toc531012450"/>
              <w:bookmarkStart w:id="11142" w:name="_Toc531076743"/>
              <w:bookmarkStart w:id="11143" w:name="_Toc531078034"/>
              <w:bookmarkStart w:id="11144" w:name="_Toc531079338"/>
              <w:bookmarkStart w:id="11145" w:name="_Toc531701235"/>
              <w:bookmarkEnd w:id="11141"/>
              <w:bookmarkEnd w:id="11142"/>
              <w:bookmarkEnd w:id="11143"/>
              <w:bookmarkEnd w:id="11144"/>
              <w:bookmarkEnd w:id="11145"/>
            </w:del>
          </w:p>
        </w:tc>
        <w:bookmarkStart w:id="11146" w:name="_Toc531012451"/>
        <w:bookmarkStart w:id="11147" w:name="_Toc531076744"/>
        <w:bookmarkStart w:id="11148" w:name="_Toc531078035"/>
        <w:bookmarkStart w:id="11149" w:name="_Toc531079339"/>
        <w:bookmarkStart w:id="11150" w:name="_Toc531701236"/>
        <w:bookmarkEnd w:id="11146"/>
        <w:bookmarkEnd w:id="11147"/>
        <w:bookmarkEnd w:id="11148"/>
        <w:bookmarkEnd w:id="11149"/>
        <w:bookmarkEnd w:id="11150"/>
      </w:tr>
      <w:tr w:rsidR="00B36F36" w:rsidRPr="00794639" w14:paraId="5DBDD3E5" w14:textId="77777777" w:rsidTr="00B36F36">
        <w:trPr>
          <w:del w:id="11151" w:author="Sevan Sirapian [2]" w:date="2018-11-26T11:12:00Z"/>
        </w:trPr>
        <w:tc>
          <w:tcPr>
            <w:tcW w:w="8997" w:type="dxa"/>
            <w:tcPrChange w:id="11152" w:author="Elaine Baricante" w:date="2018-11-26T15:43:00Z">
              <w:tcPr>
                <w:tcW w:w="1437" w:type="dxa"/>
              </w:tcPr>
            </w:tcPrChange>
          </w:tcPr>
          <w:p w14:paraId="7B6744B8" w14:textId="77777777" w:rsidR="00B36F36" w:rsidRPr="00794639" w:rsidRDefault="00B36F36" w:rsidP="00166AF3">
            <w:pPr>
              <w:pStyle w:val="TableBody"/>
              <w:rPr>
                <w:del w:id="11153" w:author="Sevan Sirapian [2]" w:date="2018-11-26T11:12:00Z"/>
              </w:rPr>
            </w:pPr>
            <w:del w:id="11154" w:author="Sevan Sirapian [2]" w:date="2018-11-26T11:12:00Z">
              <w:r w:rsidRPr="00794639">
                <w:delText xml:space="preserve">379 </w:delText>
              </w:r>
              <w:bookmarkStart w:id="11155" w:name="_Toc531012452"/>
              <w:bookmarkStart w:id="11156" w:name="_Toc531076745"/>
              <w:bookmarkStart w:id="11157" w:name="_Toc531078036"/>
              <w:bookmarkStart w:id="11158" w:name="_Toc531079340"/>
              <w:bookmarkStart w:id="11159" w:name="_Toc531701237"/>
              <w:bookmarkEnd w:id="11155"/>
              <w:bookmarkEnd w:id="11156"/>
              <w:bookmarkEnd w:id="11157"/>
              <w:bookmarkEnd w:id="11158"/>
              <w:bookmarkEnd w:id="11159"/>
            </w:del>
          </w:p>
        </w:tc>
        <w:bookmarkStart w:id="11160" w:name="_Toc531012453"/>
        <w:bookmarkStart w:id="11161" w:name="_Toc531076746"/>
        <w:bookmarkStart w:id="11162" w:name="_Toc531078037"/>
        <w:bookmarkStart w:id="11163" w:name="_Toc531079341"/>
        <w:bookmarkStart w:id="11164" w:name="_Toc531701238"/>
        <w:bookmarkEnd w:id="11160"/>
        <w:bookmarkEnd w:id="11161"/>
        <w:bookmarkEnd w:id="11162"/>
        <w:bookmarkEnd w:id="11163"/>
        <w:bookmarkEnd w:id="11164"/>
      </w:tr>
      <w:tr w:rsidR="00B36F36" w:rsidRPr="00794639" w14:paraId="35FE6C37" w14:textId="77777777" w:rsidTr="00B36F36">
        <w:trPr>
          <w:del w:id="11165" w:author="Sevan Sirapian [2]" w:date="2018-11-26T11:12:00Z"/>
        </w:trPr>
        <w:tc>
          <w:tcPr>
            <w:tcW w:w="8997" w:type="dxa"/>
            <w:tcPrChange w:id="11166" w:author="Elaine Baricante" w:date="2018-11-26T15:43:00Z">
              <w:tcPr>
                <w:tcW w:w="1437" w:type="dxa"/>
              </w:tcPr>
            </w:tcPrChange>
          </w:tcPr>
          <w:p w14:paraId="5676E73C" w14:textId="77777777" w:rsidR="00B36F36" w:rsidRPr="00794639" w:rsidRDefault="00B36F36" w:rsidP="00166AF3">
            <w:pPr>
              <w:pStyle w:val="TableBody"/>
              <w:rPr>
                <w:del w:id="11167" w:author="Sevan Sirapian [2]" w:date="2018-11-26T11:12:00Z"/>
              </w:rPr>
            </w:pPr>
            <w:del w:id="11168" w:author="Sevan Sirapian [2]" w:date="2018-11-26T11:12:00Z">
              <w:r w:rsidRPr="00794639">
                <w:delText xml:space="preserve">380 </w:delText>
              </w:r>
              <w:bookmarkStart w:id="11169" w:name="_Toc531012454"/>
              <w:bookmarkStart w:id="11170" w:name="_Toc531076747"/>
              <w:bookmarkStart w:id="11171" w:name="_Toc531078038"/>
              <w:bookmarkStart w:id="11172" w:name="_Toc531079342"/>
              <w:bookmarkStart w:id="11173" w:name="_Toc531701239"/>
              <w:bookmarkEnd w:id="11169"/>
              <w:bookmarkEnd w:id="11170"/>
              <w:bookmarkEnd w:id="11171"/>
              <w:bookmarkEnd w:id="11172"/>
              <w:bookmarkEnd w:id="11173"/>
            </w:del>
          </w:p>
        </w:tc>
        <w:bookmarkStart w:id="11174" w:name="_Toc531012455"/>
        <w:bookmarkStart w:id="11175" w:name="_Toc531076748"/>
        <w:bookmarkStart w:id="11176" w:name="_Toc531078039"/>
        <w:bookmarkStart w:id="11177" w:name="_Toc531079343"/>
        <w:bookmarkStart w:id="11178" w:name="_Toc531701240"/>
        <w:bookmarkEnd w:id="11174"/>
        <w:bookmarkEnd w:id="11175"/>
        <w:bookmarkEnd w:id="11176"/>
        <w:bookmarkEnd w:id="11177"/>
        <w:bookmarkEnd w:id="11178"/>
      </w:tr>
      <w:tr w:rsidR="00B36F36" w:rsidRPr="00794639" w14:paraId="7E163D14" w14:textId="77777777" w:rsidTr="00B36F36">
        <w:trPr>
          <w:del w:id="11179" w:author="Sevan Sirapian [2]" w:date="2018-11-26T11:12:00Z"/>
        </w:trPr>
        <w:tc>
          <w:tcPr>
            <w:tcW w:w="8997" w:type="dxa"/>
            <w:tcPrChange w:id="11180" w:author="Elaine Baricante" w:date="2018-11-26T15:43:00Z">
              <w:tcPr>
                <w:tcW w:w="1437" w:type="dxa"/>
              </w:tcPr>
            </w:tcPrChange>
          </w:tcPr>
          <w:p w14:paraId="7C8A3F23" w14:textId="77777777" w:rsidR="00B36F36" w:rsidRPr="00794639" w:rsidRDefault="00B36F36" w:rsidP="00166AF3">
            <w:pPr>
              <w:pStyle w:val="TableBody"/>
              <w:rPr>
                <w:del w:id="11181" w:author="Sevan Sirapian [2]" w:date="2018-11-26T11:12:00Z"/>
              </w:rPr>
            </w:pPr>
            <w:del w:id="11182" w:author="Sevan Sirapian [2]" w:date="2018-11-26T11:12:00Z">
              <w:r w:rsidRPr="00794639">
                <w:delText xml:space="preserve">381 </w:delText>
              </w:r>
              <w:bookmarkStart w:id="11183" w:name="_Toc531012456"/>
              <w:bookmarkStart w:id="11184" w:name="_Toc531076749"/>
              <w:bookmarkStart w:id="11185" w:name="_Toc531078040"/>
              <w:bookmarkStart w:id="11186" w:name="_Toc531079344"/>
              <w:bookmarkStart w:id="11187" w:name="_Toc531701241"/>
              <w:bookmarkEnd w:id="11183"/>
              <w:bookmarkEnd w:id="11184"/>
              <w:bookmarkEnd w:id="11185"/>
              <w:bookmarkEnd w:id="11186"/>
              <w:bookmarkEnd w:id="11187"/>
            </w:del>
          </w:p>
        </w:tc>
        <w:bookmarkStart w:id="11188" w:name="_Toc531012457"/>
        <w:bookmarkStart w:id="11189" w:name="_Toc531076750"/>
        <w:bookmarkStart w:id="11190" w:name="_Toc531078041"/>
        <w:bookmarkStart w:id="11191" w:name="_Toc531079345"/>
        <w:bookmarkStart w:id="11192" w:name="_Toc531701242"/>
        <w:bookmarkEnd w:id="11188"/>
        <w:bookmarkEnd w:id="11189"/>
        <w:bookmarkEnd w:id="11190"/>
        <w:bookmarkEnd w:id="11191"/>
        <w:bookmarkEnd w:id="11192"/>
      </w:tr>
      <w:tr w:rsidR="00B36F36" w:rsidRPr="00794639" w14:paraId="02140464" w14:textId="77777777" w:rsidTr="00B36F36">
        <w:trPr>
          <w:del w:id="11193" w:author="Sevan Sirapian [2]" w:date="2018-11-26T11:12:00Z"/>
        </w:trPr>
        <w:tc>
          <w:tcPr>
            <w:tcW w:w="8997" w:type="dxa"/>
            <w:tcPrChange w:id="11194" w:author="Elaine Baricante" w:date="2018-11-26T15:43:00Z">
              <w:tcPr>
                <w:tcW w:w="1437" w:type="dxa"/>
              </w:tcPr>
            </w:tcPrChange>
          </w:tcPr>
          <w:p w14:paraId="3632367B" w14:textId="77777777" w:rsidR="00B36F36" w:rsidRPr="00794639" w:rsidRDefault="00B36F36" w:rsidP="00166AF3">
            <w:pPr>
              <w:pStyle w:val="TableBody"/>
              <w:rPr>
                <w:del w:id="11195" w:author="Sevan Sirapian [2]" w:date="2018-11-26T11:12:00Z"/>
              </w:rPr>
            </w:pPr>
            <w:del w:id="11196" w:author="Sevan Sirapian [2]" w:date="2018-11-26T11:12:00Z">
              <w:r w:rsidRPr="00794639">
                <w:delText xml:space="preserve">382 </w:delText>
              </w:r>
              <w:bookmarkStart w:id="11197" w:name="_Toc531012458"/>
              <w:bookmarkStart w:id="11198" w:name="_Toc531076751"/>
              <w:bookmarkStart w:id="11199" w:name="_Toc531078042"/>
              <w:bookmarkStart w:id="11200" w:name="_Toc531079346"/>
              <w:bookmarkStart w:id="11201" w:name="_Toc531701243"/>
              <w:bookmarkEnd w:id="11197"/>
              <w:bookmarkEnd w:id="11198"/>
              <w:bookmarkEnd w:id="11199"/>
              <w:bookmarkEnd w:id="11200"/>
              <w:bookmarkEnd w:id="11201"/>
            </w:del>
          </w:p>
        </w:tc>
        <w:bookmarkStart w:id="11202" w:name="_Toc531012459"/>
        <w:bookmarkStart w:id="11203" w:name="_Toc531076752"/>
        <w:bookmarkStart w:id="11204" w:name="_Toc531078043"/>
        <w:bookmarkStart w:id="11205" w:name="_Toc531079347"/>
        <w:bookmarkStart w:id="11206" w:name="_Toc531701244"/>
        <w:bookmarkEnd w:id="11202"/>
        <w:bookmarkEnd w:id="11203"/>
        <w:bookmarkEnd w:id="11204"/>
        <w:bookmarkEnd w:id="11205"/>
        <w:bookmarkEnd w:id="11206"/>
      </w:tr>
      <w:tr w:rsidR="00B36F36" w:rsidRPr="00794639" w14:paraId="49083158" w14:textId="77777777" w:rsidTr="00B36F36">
        <w:trPr>
          <w:del w:id="11207" w:author="Sevan Sirapian [2]" w:date="2018-11-26T11:12:00Z"/>
        </w:trPr>
        <w:tc>
          <w:tcPr>
            <w:tcW w:w="8997" w:type="dxa"/>
            <w:tcPrChange w:id="11208" w:author="Elaine Baricante" w:date="2018-11-26T15:43:00Z">
              <w:tcPr>
                <w:tcW w:w="1437" w:type="dxa"/>
              </w:tcPr>
            </w:tcPrChange>
          </w:tcPr>
          <w:p w14:paraId="54F92FA4" w14:textId="77777777" w:rsidR="00B36F36" w:rsidRPr="00794639" w:rsidRDefault="00B36F36" w:rsidP="00166AF3">
            <w:pPr>
              <w:pStyle w:val="TableBody"/>
              <w:rPr>
                <w:del w:id="11209" w:author="Sevan Sirapian [2]" w:date="2018-11-26T11:12:00Z"/>
              </w:rPr>
            </w:pPr>
            <w:del w:id="11210" w:author="Sevan Sirapian [2]" w:date="2018-11-26T11:12:00Z">
              <w:r w:rsidRPr="00794639">
                <w:delText xml:space="preserve">383 </w:delText>
              </w:r>
              <w:bookmarkStart w:id="11211" w:name="_Toc531012460"/>
              <w:bookmarkStart w:id="11212" w:name="_Toc531076753"/>
              <w:bookmarkStart w:id="11213" w:name="_Toc531078044"/>
              <w:bookmarkStart w:id="11214" w:name="_Toc531079348"/>
              <w:bookmarkStart w:id="11215" w:name="_Toc531701245"/>
              <w:bookmarkEnd w:id="11211"/>
              <w:bookmarkEnd w:id="11212"/>
              <w:bookmarkEnd w:id="11213"/>
              <w:bookmarkEnd w:id="11214"/>
              <w:bookmarkEnd w:id="11215"/>
            </w:del>
          </w:p>
        </w:tc>
        <w:bookmarkStart w:id="11216" w:name="_Toc531012461"/>
        <w:bookmarkStart w:id="11217" w:name="_Toc531076754"/>
        <w:bookmarkStart w:id="11218" w:name="_Toc531078045"/>
        <w:bookmarkStart w:id="11219" w:name="_Toc531079349"/>
        <w:bookmarkStart w:id="11220" w:name="_Toc531701246"/>
        <w:bookmarkEnd w:id="11216"/>
        <w:bookmarkEnd w:id="11217"/>
        <w:bookmarkEnd w:id="11218"/>
        <w:bookmarkEnd w:id="11219"/>
        <w:bookmarkEnd w:id="11220"/>
      </w:tr>
      <w:tr w:rsidR="00B36F36" w:rsidRPr="00794639" w14:paraId="227FAFF7" w14:textId="77777777" w:rsidTr="00B36F36">
        <w:trPr>
          <w:del w:id="11221" w:author="Sevan Sirapian [2]" w:date="2018-11-26T11:12:00Z"/>
        </w:trPr>
        <w:tc>
          <w:tcPr>
            <w:tcW w:w="8997" w:type="dxa"/>
            <w:tcPrChange w:id="11222" w:author="Elaine Baricante" w:date="2018-11-26T15:43:00Z">
              <w:tcPr>
                <w:tcW w:w="1437" w:type="dxa"/>
              </w:tcPr>
            </w:tcPrChange>
          </w:tcPr>
          <w:p w14:paraId="5A59D71B" w14:textId="77777777" w:rsidR="00B36F36" w:rsidRPr="00794639" w:rsidRDefault="00B36F36" w:rsidP="00166AF3">
            <w:pPr>
              <w:pStyle w:val="TableBody"/>
              <w:rPr>
                <w:del w:id="11223" w:author="Sevan Sirapian [2]" w:date="2018-11-26T11:12:00Z"/>
              </w:rPr>
            </w:pPr>
            <w:del w:id="11224" w:author="Sevan Sirapian [2]" w:date="2018-11-26T11:12:00Z">
              <w:r w:rsidRPr="00794639">
                <w:delText xml:space="preserve">384 </w:delText>
              </w:r>
              <w:bookmarkStart w:id="11225" w:name="_Toc531012462"/>
              <w:bookmarkStart w:id="11226" w:name="_Toc531076755"/>
              <w:bookmarkStart w:id="11227" w:name="_Toc531078046"/>
              <w:bookmarkStart w:id="11228" w:name="_Toc531079350"/>
              <w:bookmarkStart w:id="11229" w:name="_Toc531701247"/>
              <w:bookmarkEnd w:id="11225"/>
              <w:bookmarkEnd w:id="11226"/>
              <w:bookmarkEnd w:id="11227"/>
              <w:bookmarkEnd w:id="11228"/>
              <w:bookmarkEnd w:id="11229"/>
            </w:del>
          </w:p>
        </w:tc>
        <w:bookmarkStart w:id="11230" w:name="_Toc531012463"/>
        <w:bookmarkStart w:id="11231" w:name="_Toc531076756"/>
        <w:bookmarkStart w:id="11232" w:name="_Toc531078047"/>
        <w:bookmarkStart w:id="11233" w:name="_Toc531079351"/>
        <w:bookmarkStart w:id="11234" w:name="_Toc531701248"/>
        <w:bookmarkEnd w:id="11230"/>
        <w:bookmarkEnd w:id="11231"/>
        <w:bookmarkEnd w:id="11232"/>
        <w:bookmarkEnd w:id="11233"/>
        <w:bookmarkEnd w:id="11234"/>
      </w:tr>
      <w:tr w:rsidR="00B36F36" w:rsidRPr="00794639" w14:paraId="2D92E245" w14:textId="77777777" w:rsidTr="00B36F36">
        <w:trPr>
          <w:del w:id="11235" w:author="Sevan Sirapian [2]" w:date="2018-11-26T11:12:00Z"/>
        </w:trPr>
        <w:tc>
          <w:tcPr>
            <w:tcW w:w="8997" w:type="dxa"/>
            <w:tcPrChange w:id="11236" w:author="Elaine Baricante" w:date="2018-11-26T15:43:00Z">
              <w:tcPr>
                <w:tcW w:w="1437" w:type="dxa"/>
              </w:tcPr>
            </w:tcPrChange>
          </w:tcPr>
          <w:p w14:paraId="178E6675" w14:textId="77777777" w:rsidR="00B36F36" w:rsidRPr="00794639" w:rsidRDefault="00B36F36" w:rsidP="00166AF3">
            <w:pPr>
              <w:pStyle w:val="TableBody"/>
              <w:rPr>
                <w:del w:id="11237" w:author="Sevan Sirapian [2]" w:date="2018-11-26T11:12:00Z"/>
              </w:rPr>
            </w:pPr>
            <w:del w:id="11238" w:author="Sevan Sirapian [2]" w:date="2018-11-26T11:12:00Z">
              <w:r w:rsidRPr="00794639">
                <w:delText xml:space="preserve">385 </w:delText>
              </w:r>
              <w:bookmarkStart w:id="11239" w:name="_Toc531012464"/>
              <w:bookmarkStart w:id="11240" w:name="_Toc531076757"/>
              <w:bookmarkStart w:id="11241" w:name="_Toc531078048"/>
              <w:bookmarkStart w:id="11242" w:name="_Toc531079352"/>
              <w:bookmarkStart w:id="11243" w:name="_Toc531701249"/>
              <w:bookmarkEnd w:id="11239"/>
              <w:bookmarkEnd w:id="11240"/>
              <w:bookmarkEnd w:id="11241"/>
              <w:bookmarkEnd w:id="11242"/>
              <w:bookmarkEnd w:id="11243"/>
            </w:del>
          </w:p>
        </w:tc>
        <w:bookmarkStart w:id="11244" w:name="_Toc531012465"/>
        <w:bookmarkStart w:id="11245" w:name="_Toc531076758"/>
        <w:bookmarkStart w:id="11246" w:name="_Toc531078049"/>
        <w:bookmarkStart w:id="11247" w:name="_Toc531079353"/>
        <w:bookmarkStart w:id="11248" w:name="_Toc531701250"/>
        <w:bookmarkEnd w:id="11244"/>
        <w:bookmarkEnd w:id="11245"/>
        <w:bookmarkEnd w:id="11246"/>
        <w:bookmarkEnd w:id="11247"/>
        <w:bookmarkEnd w:id="11248"/>
      </w:tr>
      <w:tr w:rsidR="00B36F36" w:rsidRPr="00794639" w14:paraId="2E341BCD" w14:textId="77777777" w:rsidTr="00B36F36">
        <w:trPr>
          <w:del w:id="11249" w:author="Sevan Sirapian [2]" w:date="2018-11-26T11:12:00Z"/>
        </w:trPr>
        <w:tc>
          <w:tcPr>
            <w:tcW w:w="8997" w:type="dxa"/>
            <w:tcPrChange w:id="11250" w:author="Elaine Baricante" w:date="2018-11-26T15:43:00Z">
              <w:tcPr>
                <w:tcW w:w="1437" w:type="dxa"/>
              </w:tcPr>
            </w:tcPrChange>
          </w:tcPr>
          <w:p w14:paraId="76FF3313" w14:textId="77777777" w:rsidR="00B36F36" w:rsidRPr="00794639" w:rsidRDefault="00B36F36" w:rsidP="00166AF3">
            <w:pPr>
              <w:pStyle w:val="TableBody"/>
              <w:rPr>
                <w:del w:id="11251" w:author="Sevan Sirapian [2]" w:date="2018-11-26T11:12:00Z"/>
              </w:rPr>
            </w:pPr>
            <w:del w:id="11252" w:author="Sevan Sirapian [2]" w:date="2018-11-26T11:12:00Z">
              <w:r w:rsidRPr="00794639">
                <w:delText xml:space="preserve">386 </w:delText>
              </w:r>
              <w:bookmarkStart w:id="11253" w:name="_Toc531012466"/>
              <w:bookmarkStart w:id="11254" w:name="_Toc531076759"/>
              <w:bookmarkStart w:id="11255" w:name="_Toc531078050"/>
              <w:bookmarkStart w:id="11256" w:name="_Toc531079354"/>
              <w:bookmarkStart w:id="11257" w:name="_Toc531701251"/>
              <w:bookmarkEnd w:id="11253"/>
              <w:bookmarkEnd w:id="11254"/>
              <w:bookmarkEnd w:id="11255"/>
              <w:bookmarkEnd w:id="11256"/>
              <w:bookmarkEnd w:id="11257"/>
            </w:del>
          </w:p>
        </w:tc>
        <w:bookmarkStart w:id="11258" w:name="_Toc531012467"/>
        <w:bookmarkStart w:id="11259" w:name="_Toc531076760"/>
        <w:bookmarkStart w:id="11260" w:name="_Toc531078051"/>
        <w:bookmarkStart w:id="11261" w:name="_Toc531079355"/>
        <w:bookmarkStart w:id="11262" w:name="_Toc531701252"/>
        <w:bookmarkEnd w:id="11258"/>
        <w:bookmarkEnd w:id="11259"/>
        <w:bookmarkEnd w:id="11260"/>
        <w:bookmarkEnd w:id="11261"/>
        <w:bookmarkEnd w:id="11262"/>
      </w:tr>
      <w:tr w:rsidR="00B36F36" w:rsidRPr="00794639" w14:paraId="655F9189" w14:textId="77777777" w:rsidTr="00B36F36">
        <w:trPr>
          <w:del w:id="11263" w:author="Sevan Sirapian [2]" w:date="2018-11-26T11:12:00Z"/>
        </w:trPr>
        <w:tc>
          <w:tcPr>
            <w:tcW w:w="8997" w:type="dxa"/>
            <w:tcPrChange w:id="11264" w:author="Elaine Baricante" w:date="2018-11-26T15:43:00Z">
              <w:tcPr>
                <w:tcW w:w="1437" w:type="dxa"/>
              </w:tcPr>
            </w:tcPrChange>
          </w:tcPr>
          <w:p w14:paraId="201B51A7" w14:textId="77777777" w:rsidR="00B36F36" w:rsidRPr="00794639" w:rsidRDefault="00B36F36" w:rsidP="00166AF3">
            <w:pPr>
              <w:pStyle w:val="TableBody"/>
              <w:rPr>
                <w:del w:id="11265" w:author="Sevan Sirapian [2]" w:date="2018-11-26T11:12:00Z"/>
              </w:rPr>
            </w:pPr>
            <w:del w:id="11266" w:author="Sevan Sirapian [2]" w:date="2018-11-26T11:12:00Z">
              <w:r w:rsidRPr="00794639">
                <w:delText xml:space="preserve">387 </w:delText>
              </w:r>
              <w:bookmarkStart w:id="11267" w:name="_Toc531012468"/>
              <w:bookmarkStart w:id="11268" w:name="_Toc531076761"/>
              <w:bookmarkStart w:id="11269" w:name="_Toc531078052"/>
              <w:bookmarkStart w:id="11270" w:name="_Toc531079356"/>
              <w:bookmarkStart w:id="11271" w:name="_Toc531701253"/>
              <w:bookmarkEnd w:id="11267"/>
              <w:bookmarkEnd w:id="11268"/>
              <w:bookmarkEnd w:id="11269"/>
              <w:bookmarkEnd w:id="11270"/>
              <w:bookmarkEnd w:id="11271"/>
            </w:del>
          </w:p>
        </w:tc>
        <w:bookmarkStart w:id="11272" w:name="_Toc531012469"/>
        <w:bookmarkStart w:id="11273" w:name="_Toc531076762"/>
        <w:bookmarkStart w:id="11274" w:name="_Toc531078053"/>
        <w:bookmarkStart w:id="11275" w:name="_Toc531079357"/>
        <w:bookmarkStart w:id="11276" w:name="_Toc531701254"/>
        <w:bookmarkEnd w:id="11272"/>
        <w:bookmarkEnd w:id="11273"/>
        <w:bookmarkEnd w:id="11274"/>
        <w:bookmarkEnd w:id="11275"/>
        <w:bookmarkEnd w:id="11276"/>
      </w:tr>
      <w:tr w:rsidR="00B36F36" w:rsidRPr="00794639" w14:paraId="0B0F2CA0" w14:textId="77777777" w:rsidTr="00B36F36">
        <w:trPr>
          <w:del w:id="11277" w:author="Sevan Sirapian [2]" w:date="2018-11-26T11:12:00Z"/>
        </w:trPr>
        <w:tc>
          <w:tcPr>
            <w:tcW w:w="8997" w:type="dxa"/>
            <w:tcPrChange w:id="11278" w:author="Elaine Baricante" w:date="2018-11-26T15:43:00Z">
              <w:tcPr>
                <w:tcW w:w="1437" w:type="dxa"/>
              </w:tcPr>
            </w:tcPrChange>
          </w:tcPr>
          <w:p w14:paraId="1E5F27C9" w14:textId="77777777" w:rsidR="00B36F36" w:rsidRPr="00794639" w:rsidRDefault="00B36F36" w:rsidP="00166AF3">
            <w:pPr>
              <w:pStyle w:val="TableBody"/>
              <w:rPr>
                <w:del w:id="11279" w:author="Sevan Sirapian [2]" w:date="2018-11-26T11:12:00Z"/>
              </w:rPr>
            </w:pPr>
            <w:del w:id="11280" w:author="Sevan Sirapian [2]" w:date="2018-11-26T11:12:00Z">
              <w:r w:rsidRPr="00794639">
                <w:delText xml:space="preserve">388 </w:delText>
              </w:r>
              <w:bookmarkStart w:id="11281" w:name="_Toc531012470"/>
              <w:bookmarkStart w:id="11282" w:name="_Toc531076763"/>
              <w:bookmarkStart w:id="11283" w:name="_Toc531078054"/>
              <w:bookmarkStart w:id="11284" w:name="_Toc531079358"/>
              <w:bookmarkStart w:id="11285" w:name="_Toc531701255"/>
              <w:bookmarkEnd w:id="11281"/>
              <w:bookmarkEnd w:id="11282"/>
              <w:bookmarkEnd w:id="11283"/>
              <w:bookmarkEnd w:id="11284"/>
              <w:bookmarkEnd w:id="11285"/>
            </w:del>
          </w:p>
        </w:tc>
        <w:bookmarkStart w:id="11286" w:name="_Toc531012471"/>
        <w:bookmarkStart w:id="11287" w:name="_Toc531076764"/>
        <w:bookmarkStart w:id="11288" w:name="_Toc531078055"/>
        <w:bookmarkStart w:id="11289" w:name="_Toc531079359"/>
        <w:bookmarkStart w:id="11290" w:name="_Toc531701256"/>
        <w:bookmarkEnd w:id="11286"/>
        <w:bookmarkEnd w:id="11287"/>
        <w:bookmarkEnd w:id="11288"/>
        <w:bookmarkEnd w:id="11289"/>
        <w:bookmarkEnd w:id="11290"/>
      </w:tr>
      <w:tr w:rsidR="00B36F36" w:rsidRPr="00794639" w14:paraId="5A56DBFD" w14:textId="77777777" w:rsidTr="00B36F36">
        <w:trPr>
          <w:del w:id="11291" w:author="Sevan Sirapian [2]" w:date="2018-11-26T11:12:00Z"/>
        </w:trPr>
        <w:tc>
          <w:tcPr>
            <w:tcW w:w="8997" w:type="dxa"/>
            <w:tcPrChange w:id="11292" w:author="Elaine Baricante" w:date="2018-11-26T15:43:00Z">
              <w:tcPr>
                <w:tcW w:w="1437" w:type="dxa"/>
              </w:tcPr>
            </w:tcPrChange>
          </w:tcPr>
          <w:p w14:paraId="602FA8C6" w14:textId="77777777" w:rsidR="00B36F36" w:rsidRPr="00794639" w:rsidRDefault="00B36F36" w:rsidP="00166AF3">
            <w:pPr>
              <w:pStyle w:val="TableBody"/>
              <w:rPr>
                <w:del w:id="11293" w:author="Sevan Sirapian [2]" w:date="2018-11-26T11:12:00Z"/>
              </w:rPr>
            </w:pPr>
            <w:del w:id="11294" w:author="Sevan Sirapian [2]" w:date="2018-11-26T11:12:00Z">
              <w:r w:rsidRPr="00794639">
                <w:delText xml:space="preserve">389 </w:delText>
              </w:r>
              <w:bookmarkStart w:id="11295" w:name="_Toc531012472"/>
              <w:bookmarkStart w:id="11296" w:name="_Toc531076765"/>
              <w:bookmarkStart w:id="11297" w:name="_Toc531078056"/>
              <w:bookmarkStart w:id="11298" w:name="_Toc531079360"/>
              <w:bookmarkStart w:id="11299" w:name="_Toc531701257"/>
              <w:bookmarkEnd w:id="11295"/>
              <w:bookmarkEnd w:id="11296"/>
              <w:bookmarkEnd w:id="11297"/>
              <w:bookmarkEnd w:id="11298"/>
              <w:bookmarkEnd w:id="11299"/>
            </w:del>
          </w:p>
        </w:tc>
        <w:bookmarkStart w:id="11300" w:name="_Toc531012473"/>
        <w:bookmarkStart w:id="11301" w:name="_Toc531076766"/>
        <w:bookmarkStart w:id="11302" w:name="_Toc531078057"/>
        <w:bookmarkStart w:id="11303" w:name="_Toc531079361"/>
        <w:bookmarkStart w:id="11304" w:name="_Toc531701258"/>
        <w:bookmarkEnd w:id="11300"/>
        <w:bookmarkEnd w:id="11301"/>
        <w:bookmarkEnd w:id="11302"/>
        <w:bookmarkEnd w:id="11303"/>
        <w:bookmarkEnd w:id="11304"/>
      </w:tr>
      <w:tr w:rsidR="00B36F36" w:rsidRPr="00794639" w14:paraId="2E50309B" w14:textId="77777777" w:rsidTr="00B36F36">
        <w:trPr>
          <w:del w:id="11305" w:author="Sevan Sirapian [2]" w:date="2018-11-26T11:12:00Z"/>
        </w:trPr>
        <w:tc>
          <w:tcPr>
            <w:tcW w:w="8997" w:type="dxa"/>
            <w:tcPrChange w:id="11306" w:author="Elaine Baricante" w:date="2018-11-26T15:43:00Z">
              <w:tcPr>
                <w:tcW w:w="1437" w:type="dxa"/>
              </w:tcPr>
            </w:tcPrChange>
          </w:tcPr>
          <w:p w14:paraId="51426960" w14:textId="77777777" w:rsidR="00B36F36" w:rsidRPr="00794639" w:rsidRDefault="00B36F36" w:rsidP="00166AF3">
            <w:pPr>
              <w:pStyle w:val="TableBody"/>
              <w:rPr>
                <w:del w:id="11307" w:author="Sevan Sirapian [2]" w:date="2018-11-26T11:12:00Z"/>
              </w:rPr>
            </w:pPr>
            <w:del w:id="11308" w:author="Sevan Sirapian [2]" w:date="2018-11-26T11:12:00Z">
              <w:r w:rsidRPr="00794639">
                <w:delText xml:space="preserve">390 </w:delText>
              </w:r>
              <w:bookmarkStart w:id="11309" w:name="_Toc531012474"/>
              <w:bookmarkStart w:id="11310" w:name="_Toc531076767"/>
              <w:bookmarkStart w:id="11311" w:name="_Toc531078058"/>
              <w:bookmarkStart w:id="11312" w:name="_Toc531079362"/>
              <w:bookmarkStart w:id="11313" w:name="_Toc531701259"/>
              <w:bookmarkEnd w:id="11309"/>
              <w:bookmarkEnd w:id="11310"/>
              <w:bookmarkEnd w:id="11311"/>
              <w:bookmarkEnd w:id="11312"/>
              <w:bookmarkEnd w:id="11313"/>
            </w:del>
          </w:p>
        </w:tc>
        <w:bookmarkStart w:id="11314" w:name="_Toc531012475"/>
        <w:bookmarkStart w:id="11315" w:name="_Toc531076768"/>
        <w:bookmarkStart w:id="11316" w:name="_Toc531078059"/>
        <w:bookmarkStart w:id="11317" w:name="_Toc531079363"/>
        <w:bookmarkStart w:id="11318" w:name="_Toc531701260"/>
        <w:bookmarkEnd w:id="11314"/>
        <w:bookmarkEnd w:id="11315"/>
        <w:bookmarkEnd w:id="11316"/>
        <w:bookmarkEnd w:id="11317"/>
        <w:bookmarkEnd w:id="11318"/>
      </w:tr>
      <w:tr w:rsidR="00B36F36" w:rsidRPr="00794639" w14:paraId="21F0E864" w14:textId="77777777" w:rsidTr="00B36F36">
        <w:trPr>
          <w:del w:id="11319" w:author="Sevan Sirapian [2]" w:date="2018-11-26T11:12:00Z"/>
        </w:trPr>
        <w:tc>
          <w:tcPr>
            <w:tcW w:w="8997" w:type="dxa"/>
            <w:tcPrChange w:id="11320" w:author="Elaine Baricante" w:date="2018-11-26T15:43:00Z">
              <w:tcPr>
                <w:tcW w:w="1437" w:type="dxa"/>
              </w:tcPr>
            </w:tcPrChange>
          </w:tcPr>
          <w:p w14:paraId="556576A9" w14:textId="77777777" w:rsidR="00B36F36" w:rsidRPr="00794639" w:rsidRDefault="00B36F36" w:rsidP="00166AF3">
            <w:pPr>
              <w:pStyle w:val="TableBody"/>
              <w:rPr>
                <w:del w:id="11321" w:author="Sevan Sirapian [2]" w:date="2018-11-26T11:12:00Z"/>
              </w:rPr>
            </w:pPr>
            <w:del w:id="11322" w:author="Sevan Sirapian [2]" w:date="2018-11-26T11:12:00Z">
              <w:r w:rsidRPr="00794639">
                <w:delText xml:space="preserve">391 </w:delText>
              </w:r>
              <w:bookmarkStart w:id="11323" w:name="_Toc531012476"/>
              <w:bookmarkStart w:id="11324" w:name="_Toc531076769"/>
              <w:bookmarkStart w:id="11325" w:name="_Toc531078060"/>
              <w:bookmarkStart w:id="11326" w:name="_Toc531079364"/>
              <w:bookmarkStart w:id="11327" w:name="_Toc531701261"/>
              <w:bookmarkEnd w:id="11323"/>
              <w:bookmarkEnd w:id="11324"/>
              <w:bookmarkEnd w:id="11325"/>
              <w:bookmarkEnd w:id="11326"/>
              <w:bookmarkEnd w:id="11327"/>
            </w:del>
          </w:p>
        </w:tc>
        <w:bookmarkStart w:id="11328" w:name="_Toc531012477"/>
        <w:bookmarkStart w:id="11329" w:name="_Toc531076770"/>
        <w:bookmarkStart w:id="11330" w:name="_Toc531078061"/>
        <w:bookmarkStart w:id="11331" w:name="_Toc531079365"/>
        <w:bookmarkStart w:id="11332" w:name="_Toc531701262"/>
        <w:bookmarkEnd w:id="11328"/>
        <w:bookmarkEnd w:id="11329"/>
        <w:bookmarkEnd w:id="11330"/>
        <w:bookmarkEnd w:id="11331"/>
        <w:bookmarkEnd w:id="11332"/>
      </w:tr>
      <w:tr w:rsidR="00B36F36" w:rsidRPr="00794639" w14:paraId="09502907" w14:textId="77777777" w:rsidTr="00B36F36">
        <w:trPr>
          <w:del w:id="11333" w:author="Sevan Sirapian [2]" w:date="2018-11-26T11:12:00Z"/>
        </w:trPr>
        <w:tc>
          <w:tcPr>
            <w:tcW w:w="8997" w:type="dxa"/>
            <w:tcPrChange w:id="11334" w:author="Elaine Baricante" w:date="2018-11-26T15:43:00Z">
              <w:tcPr>
                <w:tcW w:w="1437" w:type="dxa"/>
              </w:tcPr>
            </w:tcPrChange>
          </w:tcPr>
          <w:p w14:paraId="32101BD8" w14:textId="77777777" w:rsidR="00B36F36" w:rsidRPr="00794639" w:rsidRDefault="00B36F36" w:rsidP="00166AF3">
            <w:pPr>
              <w:pStyle w:val="TableBody"/>
              <w:rPr>
                <w:del w:id="11335" w:author="Sevan Sirapian [2]" w:date="2018-11-26T11:12:00Z"/>
              </w:rPr>
            </w:pPr>
            <w:del w:id="11336" w:author="Sevan Sirapian [2]" w:date="2018-11-26T11:12:00Z">
              <w:r w:rsidRPr="00794639">
                <w:delText xml:space="preserve">392 </w:delText>
              </w:r>
              <w:bookmarkStart w:id="11337" w:name="_Toc531012478"/>
              <w:bookmarkStart w:id="11338" w:name="_Toc531076771"/>
              <w:bookmarkStart w:id="11339" w:name="_Toc531078062"/>
              <w:bookmarkStart w:id="11340" w:name="_Toc531079366"/>
              <w:bookmarkStart w:id="11341" w:name="_Toc531701263"/>
              <w:bookmarkEnd w:id="11337"/>
              <w:bookmarkEnd w:id="11338"/>
              <w:bookmarkEnd w:id="11339"/>
              <w:bookmarkEnd w:id="11340"/>
              <w:bookmarkEnd w:id="11341"/>
            </w:del>
          </w:p>
        </w:tc>
        <w:bookmarkStart w:id="11342" w:name="_Toc531012479"/>
        <w:bookmarkStart w:id="11343" w:name="_Toc531076772"/>
        <w:bookmarkStart w:id="11344" w:name="_Toc531078063"/>
        <w:bookmarkStart w:id="11345" w:name="_Toc531079367"/>
        <w:bookmarkStart w:id="11346" w:name="_Toc531701264"/>
        <w:bookmarkEnd w:id="11342"/>
        <w:bookmarkEnd w:id="11343"/>
        <w:bookmarkEnd w:id="11344"/>
        <w:bookmarkEnd w:id="11345"/>
        <w:bookmarkEnd w:id="11346"/>
      </w:tr>
      <w:tr w:rsidR="00B36F36" w:rsidRPr="00794639" w14:paraId="34475CB7" w14:textId="77777777" w:rsidTr="00B36F36">
        <w:trPr>
          <w:del w:id="11347" w:author="Sevan Sirapian [2]" w:date="2018-11-26T11:12:00Z"/>
        </w:trPr>
        <w:tc>
          <w:tcPr>
            <w:tcW w:w="8997" w:type="dxa"/>
            <w:tcPrChange w:id="11348" w:author="Elaine Baricante" w:date="2018-11-26T15:43:00Z">
              <w:tcPr>
                <w:tcW w:w="1437" w:type="dxa"/>
              </w:tcPr>
            </w:tcPrChange>
          </w:tcPr>
          <w:p w14:paraId="6342B427" w14:textId="77777777" w:rsidR="00B36F36" w:rsidRPr="00794639" w:rsidRDefault="00B36F36" w:rsidP="00166AF3">
            <w:pPr>
              <w:pStyle w:val="TableBody"/>
              <w:rPr>
                <w:del w:id="11349" w:author="Sevan Sirapian [2]" w:date="2018-11-26T11:12:00Z"/>
              </w:rPr>
            </w:pPr>
            <w:del w:id="11350" w:author="Sevan Sirapian [2]" w:date="2018-11-26T11:12:00Z">
              <w:r w:rsidRPr="00794639">
                <w:delText xml:space="preserve">393 </w:delText>
              </w:r>
              <w:bookmarkStart w:id="11351" w:name="_Toc531012480"/>
              <w:bookmarkStart w:id="11352" w:name="_Toc531076773"/>
              <w:bookmarkStart w:id="11353" w:name="_Toc531078064"/>
              <w:bookmarkStart w:id="11354" w:name="_Toc531079368"/>
              <w:bookmarkStart w:id="11355" w:name="_Toc531701265"/>
              <w:bookmarkEnd w:id="11351"/>
              <w:bookmarkEnd w:id="11352"/>
              <w:bookmarkEnd w:id="11353"/>
              <w:bookmarkEnd w:id="11354"/>
              <w:bookmarkEnd w:id="11355"/>
            </w:del>
          </w:p>
        </w:tc>
        <w:bookmarkStart w:id="11356" w:name="_Toc531012481"/>
        <w:bookmarkStart w:id="11357" w:name="_Toc531076774"/>
        <w:bookmarkStart w:id="11358" w:name="_Toc531078065"/>
        <w:bookmarkStart w:id="11359" w:name="_Toc531079369"/>
        <w:bookmarkStart w:id="11360" w:name="_Toc531701266"/>
        <w:bookmarkEnd w:id="11356"/>
        <w:bookmarkEnd w:id="11357"/>
        <w:bookmarkEnd w:id="11358"/>
        <w:bookmarkEnd w:id="11359"/>
        <w:bookmarkEnd w:id="11360"/>
      </w:tr>
      <w:tr w:rsidR="00B36F36" w:rsidRPr="00794639" w14:paraId="425531BC" w14:textId="77777777" w:rsidTr="00B36F36">
        <w:trPr>
          <w:del w:id="11361" w:author="Sevan Sirapian [2]" w:date="2018-11-26T11:12:00Z"/>
        </w:trPr>
        <w:tc>
          <w:tcPr>
            <w:tcW w:w="8997" w:type="dxa"/>
            <w:tcPrChange w:id="11362" w:author="Elaine Baricante" w:date="2018-11-26T15:43:00Z">
              <w:tcPr>
                <w:tcW w:w="1437" w:type="dxa"/>
              </w:tcPr>
            </w:tcPrChange>
          </w:tcPr>
          <w:p w14:paraId="30BCA5A8" w14:textId="77777777" w:rsidR="00B36F36" w:rsidRPr="00794639" w:rsidRDefault="00B36F36" w:rsidP="00166AF3">
            <w:pPr>
              <w:pStyle w:val="TableBody"/>
              <w:rPr>
                <w:del w:id="11363" w:author="Sevan Sirapian [2]" w:date="2018-11-26T11:12:00Z"/>
              </w:rPr>
            </w:pPr>
            <w:del w:id="11364" w:author="Sevan Sirapian [2]" w:date="2018-11-26T11:12:00Z">
              <w:r w:rsidRPr="00794639">
                <w:delText xml:space="preserve">394 </w:delText>
              </w:r>
              <w:bookmarkStart w:id="11365" w:name="_Toc531012482"/>
              <w:bookmarkStart w:id="11366" w:name="_Toc531076775"/>
              <w:bookmarkStart w:id="11367" w:name="_Toc531078066"/>
              <w:bookmarkStart w:id="11368" w:name="_Toc531079370"/>
              <w:bookmarkStart w:id="11369" w:name="_Toc531701267"/>
              <w:bookmarkEnd w:id="11365"/>
              <w:bookmarkEnd w:id="11366"/>
              <w:bookmarkEnd w:id="11367"/>
              <w:bookmarkEnd w:id="11368"/>
              <w:bookmarkEnd w:id="11369"/>
            </w:del>
          </w:p>
        </w:tc>
        <w:bookmarkStart w:id="11370" w:name="_Toc531012483"/>
        <w:bookmarkStart w:id="11371" w:name="_Toc531076776"/>
        <w:bookmarkStart w:id="11372" w:name="_Toc531078067"/>
        <w:bookmarkStart w:id="11373" w:name="_Toc531079371"/>
        <w:bookmarkStart w:id="11374" w:name="_Toc531701268"/>
        <w:bookmarkEnd w:id="11370"/>
        <w:bookmarkEnd w:id="11371"/>
        <w:bookmarkEnd w:id="11372"/>
        <w:bookmarkEnd w:id="11373"/>
        <w:bookmarkEnd w:id="11374"/>
      </w:tr>
      <w:tr w:rsidR="00B36F36" w:rsidRPr="00794639" w14:paraId="493B17BB" w14:textId="77777777" w:rsidTr="00B36F36">
        <w:trPr>
          <w:del w:id="11375" w:author="Sevan Sirapian [2]" w:date="2018-11-26T11:12:00Z"/>
        </w:trPr>
        <w:tc>
          <w:tcPr>
            <w:tcW w:w="8997" w:type="dxa"/>
            <w:tcPrChange w:id="11376" w:author="Elaine Baricante" w:date="2018-11-26T15:43:00Z">
              <w:tcPr>
                <w:tcW w:w="1437" w:type="dxa"/>
              </w:tcPr>
            </w:tcPrChange>
          </w:tcPr>
          <w:p w14:paraId="5961D4EF" w14:textId="77777777" w:rsidR="00B36F36" w:rsidRPr="00794639" w:rsidRDefault="00B36F36" w:rsidP="00166AF3">
            <w:pPr>
              <w:pStyle w:val="TableBody"/>
              <w:rPr>
                <w:del w:id="11377" w:author="Sevan Sirapian [2]" w:date="2018-11-26T11:12:00Z"/>
              </w:rPr>
            </w:pPr>
            <w:del w:id="11378" w:author="Sevan Sirapian [2]" w:date="2018-11-26T11:12:00Z">
              <w:r w:rsidRPr="00794639">
                <w:delText xml:space="preserve">395 </w:delText>
              </w:r>
              <w:bookmarkStart w:id="11379" w:name="_Toc531012484"/>
              <w:bookmarkStart w:id="11380" w:name="_Toc531076777"/>
              <w:bookmarkStart w:id="11381" w:name="_Toc531078068"/>
              <w:bookmarkStart w:id="11382" w:name="_Toc531079372"/>
              <w:bookmarkStart w:id="11383" w:name="_Toc531701269"/>
              <w:bookmarkEnd w:id="11379"/>
              <w:bookmarkEnd w:id="11380"/>
              <w:bookmarkEnd w:id="11381"/>
              <w:bookmarkEnd w:id="11382"/>
              <w:bookmarkEnd w:id="11383"/>
            </w:del>
          </w:p>
        </w:tc>
        <w:bookmarkStart w:id="11384" w:name="_Toc531012485"/>
        <w:bookmarkStart w:id="11385" w:name="_Toc531076778"/>
        <w:bookmarkStart w:id="11386" w:name="_Toc531078069"/>
        <w:bookmarkStart w:id="11387" w:name="_Toc531079373"/>
        <w:bookmarkStart w:id="11388" w:name="_Toc531701270"/>
        <w:bookmarkEnd w:id="11384"/>
        <w:bookmarkEnd w:id="11385"/>
        <w:bookmarkEnd w:id="11386"/>
        <w:bookmarkEnd w:id="11387"/>
        <w:bookmarkEnd w:id="11388"/>
      </w:tr>
      <w:tr w:rsidR="00B36F36" w:rsidRPr="00794639" w14:paraId="225A663D" w14:textId="77777777" w:rsidTr="00B36F36">
        <w:trPr>
          <w:del w:id="11389" w:author="Sevan Sirapian [2]" w:date="2018-11-26T11:12:00Z"/>
        </w:trPr>
        <w:tc>
          <w:tcPr>
            <w:tcW w:w="8997" w:type="dxa"/>
            <w:tcPrChange w:id="11390" w:author="Elaine Baricante" w:date="2018-11-26T15:43:00Z">
              <w:tcPr>
                <w:tcW w:w="1437" w:type="dxa"/>
              </w:tcPr>
            </w:tcPrChange>
          </w:tcPr>
          <w:p w14:paraId="7B0A3826" w14:textId="77777777" w:rsidR="00B36F36" w:rsidRPr="00794639" w:rsidRDefault="00B36F36" w:rsidP="00166AF3">
            <w:pPr>
              <w:pStyle w:val="TableBody"/>
              <w:rPr>
                <w:del w:id="11391" w:author="Sevan Sirapian [2]" w:date="2018-11-26T11:12:00Z"/>
              </w:rPr>
            </w:pPr>
            <w:del w:id="11392" w:author="Sevan Sirapian [2]" w:date="2018-11-26T11:12:00Z">
              <w:r w:rsidRPr="00794639">
                <w:delText xml:space="preserve">396 </w:delText>
              </w:r>
              <w:bookmarkStart w:id="11393" w:name="_Toc531012486"/>
              <w:bookmarkStart w:id="11394" w:name="_Toc531076779"/>
              <w:bookmarkStart w:id="11395" w:name="_Toc531078070"/>
              <w:bookmarkStart w:id="11396" w:name="_Toc531079374"/>
              <w:bookmarkStart w:id="11397" w:name="_Toc531701271"/>
              <w:bookmarkEnd w:id="11393"/>
              <w:bookmarkEnd w:id="11394"/>
              <w:bookmarkEnd w:id="11395"/>
              <w:bookmarkEnd w:id="11396"/>
              <w:bookmarkEnd w:id="11397"/>
            </w:del>
          </w:p>
        </w:tc>
        <w:bookmarkStart w:id="11398" w:name="_Toc531012487"/>
        <w:bookmarkStart w:id="11399" w:name="_Toc531076780"/>
        <w:bookmarkStart w:id="11400" w:name="_Toc531078071"/>
        <w:bookmarkStart w:id="11401" w:name="_Toc531079375"/>
        <w:bookmarkStart w:id="11402" w:name="_Toc531701272"/>
        <w:bookmarkEnd w:id="11398"/>
        <w:bookmarkEnd w:id="11399"/>
        <w:bookmarkEnd w:id="11400"/>
        <w:bookmarkEnd w:id="11401"/>
        <w:bookmarkEnd w:id="11402"/>
      </w:tr>
      <w:tr w:rsidR="00B36F36" w:rsidRPr="00794639" w14:paraId="1EE2F0CA" w14:textId="77777777" w:rsidTr="00B36F36">
        <w:trPr>
          <w:del w:id="11403" w:author="Sevan Sirapian [2]" w:date="2018-11-26T11:12:00Z"/>
        </w:trPr>
        <w:tc>
          <w:tcPr>
            <w:tcW w:w="8997" w:type="dxa"/>
            <w:tcPrChange w:id="11404" w:author="Elaine Baricante" w:date="2018-11-26T15:43:00Z">
              <w:tcPr>
                <w:tcW w:w="1437" w:type="dxa"/>
              </w:tcPr>
            </w:tcPrChange>
          </w:tcPr>
          <w:p w14:paraId="0110FA3F" w14:textId="77777777" w:rsidR="00B36F36" w:rsidRPr="00794639" w:rsidRDefault="00B36F36" w:rsidP="00166AF3">
            <w:pPr>
              <w:pStyle w:val="TableBody"/>
              <w:rPr>
                <w:del w:id="11405" w:author="Sevan Sirapian [2]" w:date="2018-11-26T11:12:00Z"/>
              </w:rPr>
            </w:pPr>
            <w:del w:id="11406" w:author="Sevan Sirapian [2]" w:date="2018-11-26T11:12:00Z">
              <w:r w:rsidRPr="00794639">
                <w:delText xml:space="preserve">397 </w:delText>
              </w:r>
              <w:bookmarkStart w:id="11407" w:name="_Toc531012488"/>
              <w:bookmarkStart w:id="11408" w:name="_Toc531076781"/>
              <w:bookmarkStart w:id="11409" w:name="_Toc531078072"/>
              <w:bookmarkStart w:id="11410" w:name="_Toc531079376"/>
              <w:bookmarkStart w:id="11411" w:name="_Toc531701273"/>
              <w:bookmarkEnd w:id="11407"/>
              <w:bookmarkEnd w:id="11408"/>
              <w:bookmarkEnd w:id="11409"/>
              <w:bookmarkEnd w:id="11410"/>
              <w:bookmarkEnd w:id="11411"/>
            </w:del>
          </w:p>
        </w:tc>
        <w:bookmarkStart w:id="11412" w:name="_Toc531012489"/>
        <w:bookmarkStart w:id="11413" w:name="_Toc531076782"/>
        <w:bookmarkStart w:id="11414" w:name="_Toc531078073"/>
        <w:bookmarkStart w:id="11415" w:name="_Toc531079377"/>
        <w:bookmarkStart w:id="11416" w:name="_Toc531701274"/>
        <w:bookmarkEnd w:id="11412"/>
        <w:bookmarkEnd w:id="11413"/>
        <w:bookmarkEnd w:id="11414"/>
        <w:bookmarkEnd w:id="11415"/>
        <w:bookmarkEnd w:id="11416"/>
      </w:tr>
      <w:tr w:rsidR="00B36F36" w:rsidRPr="00794639" w14:paraId="189BADCE" w14:textId="77777777" w:rsidTr="00B36F36">
        <w:trPr>
          <w:del w:id="11417" w:author="Sevan Sirapian [2]" w:date="2018-11-26T11:12:00Z"/>
        </w:trPr>
        <w:tc>
          <w:tcPr>
            <w:tcW w:w="8997" w:type="dxa"/>
            <w:tcPrChange w:id="11418" w:author="Elaine Baricante" w:date="2018-11-26T15:43:00Z">
              <w:tcPr>
                <w:tcW w:w="1437" w:type="dxa"/>
              </w:tcPr>
            </w:tcPrChange>
          </w:tcPr>
          <w:p w14:paraId="033C430C" w14:textId="77777777" w:rsidR="00B36F36" w:rsidRPr="00794639" w:rsidRDefault="00B36F36" w:rsidP="00166AF3">
            <w:pPr>
              <w:pStyle w:val="TableBody"/>
              <w:rPr>
                <w:del w:id="11419" w:author="Sevan Sirapian [2]" w:date="2018-11-26T11:12:00Z"/>
              </w:rPr>
            </w:pPr>
            <w:del w:id="11420" w:author="Sevan Sirapian [2]" w:date="2018-11-26T11:12:00Z">
              <w:r w:rsidRPr="00794639">
                <w:delText xml:space="preserve">400 </w:delText>
              </w:r>
              <w:bookmarkStart w:id="11421" w:name="_Toc531012490"/>
              <w:bookmarkStart w:id="11422" w:name="_Toc531076783"/>
              <w:bookmarkStart w:id="11423" w:name="_Toc531078074"/>
              <w:bookmarkStart w:id="11424" w:name="_Toc531079378"/>
              <w:bookmarkStart w:id="11425" w:name="_Toc531701275"/>
              <w:bookmarkEnd w:id="11421"/>
              <w:bookmarkEnd w:id="11422"/>
              <w:bookmarkEnd w:id="11423"/>
              <w:bookmarkEnd w:id="11424"/>
              <w:bookmarkEnd w:id="11425"/>
            </w:del>
          </w:p>
        </w:tc>
        <w:bookmarkStart w:id="11426" w:name="_Toc531012491"/>
        <w:bookmarkStart w:id="11427" w:name="_Toc531076784"/>
        <w:bookmarkStart w:id="11428" w:name="_Toc531078075"/>
        <w:bookmarkStart w:id="11429" w:name="_Toc531079379"/>
        <w:bookmarkStart w:id="11430" w:name="_Toc531701276"/>
        <w:bookmarkEnd w:id="11426"/>
        <w:bookmarkEnd w:id="11427"/>
        <w:bookmarkEnd w:id="11428"/>
        <w:bookmarkEnd w:id="11429"/>
        <w:bookmarkEnd w:id="11430"/>
      </w:tr>
      <w:tr w:rsidR="00B36F36" w:rsidRPr="00794639" w14:paraId="24BCEB68" w14:textId="77777777" w:rsidTr="00B36F36">
        <w:trPr>
          <w:del w:id="11431" w:author="Sevan Sirapian [2]" w:date="2018-11-26T11:12:00Z"/>
        </w:trPr>
        <w:tc>
          <w:tcPr>
            <w:tcW w:w="8997" w:type="dxa"/>
            <w:tcPrChange w:id="11432" w:author="Elaine Baricante" w:date="2018-11-26T15:43:00Z">
              <w:tcPr>
                <w:tcW w:w="1437" w:type="dxa"/>
              </w:tcPr>
            </w:tcPrChange>
          </w:tcPr>
          <w:p w14:paraId="276784DD" w14:textId="77777777" w:rsidR="00B36F36" w:rsidRPr="00794639" w:rsidRDefault="00B36F36" w:rsidP="00166AF3">
            <w:pPr>
              <w:pStyle w:val="TableBody"/>
              <w:rPr>
                <w:del w:id="11433" w:author="Sevan Sirapian [2]" w:date="2018-11-26T11:12:00Z"/>
              </w:rPr>
            </w:pPr>
            <w:del w:id="11434" w:author="Sevan Sirapian [2]" w:date="2018-11-26T11:12:00Z">
              <w:r w:rsidRPr="00794639">
                <w:delText xml:space="preserve">500 </w:delText>
              </w:r>
              <w:bookmarkStart w:id="11435" w:name="_Toc531012492"/>
              <w:bookmarkStart w:id="11436" w:name="_Toc531076785"/>
              <w:bookmarkStart w:id="11437" w:name="_Toc531078076"/>
              <w:bookmarkStart w:id="11438" w:name="_Toc531079380"/>
              <w:bookmarkStart w:id="11439" w:name="_Toc531701277"/>
              <w:bookmarkEnd w:id="11435"/>
              <w:bookmarkEnd w:id="11436"/>
              <w:bookmarkEnd w:id="11437"/>
              <w:bookmarkEnd w:id="11438"/>
              <w:bookmarkEnd w:id="11439"/>
            </w:del>
          </w:p>
        </w:tc>
        <w:bookmarkStart w:id="11440" w:name="_Toc531012493"/>
        <w:bookmarkStart w:id="11441" w:name="_Toc531076786"/>
        <w:bookmarkStart w:id="11442" w:name="_Toc531078077"/>
        <w:bookmarkStart w:id="11443" w:name="_Toc531079381"/>
        <w:bookmarkStart w:id="11444" w:name="_Toc531701278"/>
        <w:bookmarkEnd w:id="11440"/>
        <w:bookmarkEnd w:id="11441"/>
        <w:bookmarkEnd w:id="11442"/>
        <w:bookmarkEnd w:id="11443"/>
        <w:bookmarkEnd w:id="11444"/>
      </w:tr>
      <w:tr w:rsidR="00B36F36" w:rsidRPr="00794639" w14:paraId="7B802D29" w14:textId="77777777" w:rsidTr="00B36F36">
        <w:trPr>
          <w:del w:id="11445" w:author="Sevan Sirapian [2]" w:date="2018-11-26T11:12:00Z"/>
        </w:trPr>
        <w:tc>
          <w:tcPr>
            <w:tcW w:w="8997" w:type="dxa"/>
            <w:tcPrChange w:id="11446" w:author="Elaine Baricante" w:date="2018-11-26T15:43:00Z">
              <w:tcPr>
                <w:tcW w:w="1437" w:type="dxa"/>
              </w:tcPr>
            </w:tcPrChange>
          </w:tcPr>
          <w:p w14:paraId="7E9FA94D" w14:textId="77777777" w:rsidR="00B36F36" w:rsidRPr="00794639" w:rsidRDefault="00B36F36" w:rsidP="00166AF3">
            <w:pPr>
              <w:pStyle w:val="TableBody"/>
              <w:rPr>
                <w:del w:id="11447" w:author="Sevan Sirapian [2]" w:date="2018-11-26T11:12:00Z"/>
              </w:rPr>
            </w:pPr>
            <w:del w:id="11448" w:author="Sevan Sirapian [2]" w:date="2018-11-26T11:12:00Z">
              <w:r w:rsidRPr="00794639">
                <w:delText xml:space="preserve">510 </w:delText>
              </w:r>
              <w:bookmarkStart w:id="11449" w:name="_Toc531012494"/>
              <w:bookmarkStart w:id="11450" w:name="_Toc531076787"/>
              <w:bookmarkStart w:id="11451" w:name="_Toc531078078"/>
              <w:bookmarkStart w:id="11452" w:name="_Toc531079382"/>
              <w:bookmarkStart w:id="11453" w:name="_Toc531701279"/>
              <w:bookmarkEnd w:id="11449"/>
              <w:bookmarkEnd w:id="11450"/>
              <w:bookmarkEnd w:id="11451"/>
              <w:bookmarkEnd w:id="11452"/>
              <w:bookmarkEnd w:id="11453"/>
            </w:del>
          </w:p>
        </w:tc>
        <w:bookmarkStart w:id="11454" w:name="_Toc531012495"/>
        <w:bookmarkStart w:id="11455" w:name="_Toc531076788"/>
        <w:bookmarkStart w:id="11456" w:name="_Toc531078079"/>
        <w:bookmarkStart w:id="11457" w:name="_Toc531079383"/>
        <w:bookmarkStart w:id="11458" w:name="_Toc531701280"/>
        <w:bookmarkEnd w:id="11454"/>
        <w:bookmarkEnd w:id="11455"/>
        <w:bookmarkEnd w:id="11456"/>
        <w:bookmarkEnd w:id="11457"/>
        <w:bookmarkEnd w:id="11458"/>
      </w:tr>
      <w:tr w:rsidR="00B36F36" w:rsidRPr="00794639" w14:paraId="6B349A9C" w14:textId="77777777" w:rsidTr="00B36F36">
        <w:trPr>
          <w:del w:id="11459" w:author="Sevan Sirapian [2]" w:date="2018-11-26T11:12:00Z"/>
        </w:trPr>
        <w:tc>
          <w:tcPr>
            <w:tcW w:w="8997" w:type="dxa"/>
            <w:tcPrChange w:id="11460" w:author="Elaine Baricante" w:date="2018-11-26T15:43:00Z">
              <w:tcPr>
                <w:tcW w:w="1437" w:type="dxa"/>
              </w:tcPr>
            </w:tcPrChange>
          </w:tcPr>
          <w:p w14:paraId="7F5177B9" w14:textId="77777777" w:rsidR="00B36F36" w:rsidRPr="00794639" w:rsidRDefault="00B36F36" w:rsidP="00166AF3">
            <w:pPr>
              <w:pStyle w:val="TableBody"/>
              <w:rPr>
                <w:del w:id="11461" w:author="Sevan Sirapian [2]" w:date="2018-11-26T11:12:00Z"/>
              </w:rPr>
            </w:pPr>
            <w:del w:id="11462" w:author="Sevan Sirapian [2]" w:date="2018-11-26T11:12:00Z">
              <w:r w:rsidRPr="00794639">
                <w:delText xml:space="preserve">511 </w:delText>
              </w:r>
              <w:bookmarkStart w:id="11463" w:name="_Toc531012496"/>
              <w:bookmarkStart w:id="11464" w:name="_Toc531076789"/>
              <w:bookmarkStart w:id="11465" w:name="_Toc531078080"/>
              <w:bookmarkStart w:id="11466" w:name="_Toc531079384"/>
              <w:bookmarkStart w:id="11467" w:name="_Toc531701281"/>
              <w:bookmarkEnd w:id="11463"/>
              <w:bookmarkEnd w:id="11464"/>
              <w:bookmarkEnd w:id="11465"/>
              <w:bookmarkEnd w:id="11466"/>
              <w:bookmarkEnd w:id="11467"/>
            </w:del>
          </w:p>
        </w:tc>
        <w:bookmarkStart w:id="11468" w:name="_Toc531012497"/>
        <w:bookmarkStart w:id="11469" w:name="_Toc531076790"/>
        <w:bookmarkStart w:id="11470" w:name="_Toc531078081"/>
        <w:bookmarkStart w:id="11471" w:name="_Toc531079385"/>
        <w:bookmarkStart w:id="11472" w:name="_Toc531701282"/>
        <w:bookmarkEnd w:id="11468"/>
        <w:bookmarkEnd w:id="11469"/>
        <w:bookmarkEnd w:id="11470"/>
        <w:bookmarkEnd w:id="11471"/>
        <w:bookmarkEnd w:id="11472"/>
      </w:tr>
      <w:tr w:rsidR="00B36F36" w:rsidRPr="00794639" w14:paraId="17491FCE" w14:textId="77777777" w:rsidTr="00B36F36">
        <w:trPr>
          <w:del w:id="11473" w:author="Sevan Sirapian [2]" w:date="2018-11-26T11:12:00Z"/>
        </w:trPr>
        <w:tc>
          <w:tcPr>
            <w:tcW w:w="8997" w:type="dxa"/>
            <w:tcPrChange w:id="11474" w:author="Elaine Baricante" w:date="2018-11-26T15:43:00Z">
              <w:tcPr>
                <w:tcW w:w="1437" w:type="dxa"/>
              </w:tcPr>
            </w:tcPrChange>
          </w:tcPr>
          <w:p w14:paraId="5C1C4C94" w14:textId="77777777" w:rsidR="00B36F36" w:rsidRPr="00794639" w:rsidRDefault="00B36F36" w:rsidP="00166AF3">
            <w:pPr>
              <w:pStyle w:val="TableBody"/>
              <w:rPr>
                <w:del w:id="11475" w:author="Sevan Sirapian [2]" w:date="2018-11-26T11:12:00Z"/>
              </w:rPr>
            </w:pPr>
            <w:del w:id="11476" w:author="Sevan Sirapian [2]" w:date="2018-11-26T11:12:00Z">
              <w:r w:rsidRPr="00794639">
                <w:delText xml:space="preserve">512 </w:delText>
              </w:r>
              <w:bookmarkStart w:id="11477" w:name="_Toc531012498"/>
              <w:bookmarkStart w:id="11478" w:name="_Toc531076791"/>
              <w:bookmarkStart w:id="11479" w:name="_Toc531078082"/>
              <w:bookmarkStart w:id="11480" w:name="_Toc531079386"/>
              <w:bookmarkStart w:id="11481" w:name="_Toc531701283"/>
              <w:bookmarkEnd w:id="11477"/>
              <w:bookmarkEnd w:id="11478"/>
              <w:bookmarkEnd w:id="11479"/>
              <w:bookmarkEnd w:id="11480"/>
              <w:bookmarkEnd w:id="11481"/>
            </w:del>
          </w:p>
        </w:tc>
        <w:bookmarkStart w:id="11482" w:name="_Toc531012499"/>
        <w:bookmarkStart w:id="11483" w:name="_Toc531076792"/>
        <w:bookmarkStart w:id="11484" w:name="_Toc531078083"/>
        <w:bookmarkStart w:id="11485" w:name="_Toc531079387"/>
        <w:bookmarkStart w:id="11486" w:name="_Toc531701284"/>
        <w:bookmarkEnd w:id="11482"/>
        <w:bookmarkEnd w:id="11483"/>
        <w:bookmarkEnd w:id="11484"/>
        <w:bookmarkEnd w:id="11485"/>
        <w:bookmarkEnd w:id="11486"/>
      </w:tr>
    </w:tbl>
    <w:p w14:paraId="6B55F2D5" w14:textId="77777777" w:rsidR="001B2A26" w:rsidRPr="00794639" w:rsidRDefault="001B2A26" w:rsidP="003B1B23">
      <w:pPr>
        <w:pStyle w:val="Heading4"/>
        <w:rPr>
          <w:del w:id="11487" w:author="Sevan Sirapian [2]" w:date="2018-11-26T11:12:00Z"/>
        </w:rPr>
      </w:pPr>
      <w:bookmarkStart w:id="11488" w:name="_Toc530994521"/>
      <w:del w:id="11489" w:author="Sevan Sirapian [2]" w:date="2018-11-26T11:12:00Z">
        <w:r w:rsidRPr="00794639">
          <w:delText>SS Error Codes</w:delText>
        </w:r>
        <w:bookmarkStart w:id="11490" w:name="_Toc531012500"/>
        <w:bookmarkStart w:id="11491" w:name="_Toc531076793"/>
        <w:bookmarkStart w:id="11492" w:name="_Toc531078084"/>
        <w:bookmarkStart w:id="11493" w:name="_Toc531079388"/>
        <w:bookmarkStart w:id="11494" w:name="_Toc531701285"/>
        <w:bookmarkEnd w:id="11488"/>
        <w:bookmarkEnd w:id="11490"/>
        <w:bookmarkEnd w:id="11491"/>
        <w:bookmarkEnd w:id="11492"/>
        <w:bookmarkEnd w:id="11493"/>
        <w:bookmarkEnd w:id="11494"/>
      </w:del>
    </w:p>
    <w:p w14:paraId="5B51BCC7" w14:textId="77777777" w:rsidR="001B2A26" w:rsidRPr="00794639" w:rsidRDefault="001B2A26" w:rsidP="00F2156B">
      <w:pPr>
        <w:pStyle w:val="Heading5"/>
        <w:rPr>
          <w:del w:id="11495" w:author="Sevan Sirapian [2]" w:date="2018-11-26T11:12:00Z"/>
        </w:rPr>
      </w:pPr>
      <w:del w:id="11496" w:author="Sevan Sirapian [2]" w:date="2018-11-26T11:12:00Z">
        <w:r w:rsidRPr="00794639">
          <w:delText>SS Network Error Cause</w:delText>
        </w:r>
        <w:bookmarkStart w:id="11497" w:name="_Toc531012501"/>
        <w:bookmarkStart w:id="11498" w:name="_Toc531076794"/>
        <w:bookmarkStart w:id="11499" w:name="_Toc531078085"/>
        <w:bookmarkStart w:id="11500" w:name="_Toc531079389"/>
        <w:bookmarkStart w:id="11501" w:name="_Toc531701286"/>
        <w:bookmarkEnd w:id="11497"/>
        <w:bookmarkEnd w:id="11498"/>
        <w:bookmarkEnd w:id="11499"/>
        <w:bookmarkEnd w:id="11500"/>
        <w:bookmarkEnd w:id="11501"/>
      </w:del>
    </w:p>
    <w:p w14:paraId="69C4119B" w14:textId="77777777" w:rsidR="001B2A26" w:rsidRPr="00794639" w:rsidRDefault="001B2A26" w:rsidP="004651D1">
      <w:pPr>
        <w:keepNext/>
        <w:rPr>
          <w:del w:id="11502" w:author="Sevan Sirapian [2]" w:date="2018-11-26T11:12:00Z"/>
          <w:lang w:eastAsia="zh-CN"/>
        </w:rPr>
      </w:pPr>
      <w:del w:id="11503" w:author="Sevan Sirapian [2]" w:date="2018-11-26T11:12:00Z">
        <w:r w:rsidRPr="00794639">
          <w:rPr>
            <w:lang w:eastAsia="zh-CN"/>
          </w:rPr>
          <w:delText>According to 3GPP 24.008, section 4.5 except for internal errors 0 and 255.</w:delText>
        </w:r>
        <w:bookmarkStart w:id="11504" w:name="_Toc531012502"/>
        <w:bookmarkStart w:id="11505" w:name="_Toc531076795"/>
        <w:bookmarkStart w:id="11506" w:name="_Toc531078086"/>
        <w:bookmarkStart w:id="11507" w:name="_Toc531079390"/>
        <w:bookmarkStart w:id="11508" w:name="_Toc531701287"/>
        <w:bookmarkEnd w:id="11504"/>
        <w:bookmarkEnd w:id="11505"/>
        <w:bookmarkEnd w:id="11506"/>
        <w:bookmarkEnd w:id="11507"/>
        <w:bookmarkEnd w:id="11508"/>
      </w:del>
    </w:p>
    <w:tbl>
      <w:tblPr>
        <w:tblStyle w:val="TableSWI"/>
        <w:tblW w:w="8997" w:type="dxa"/>
        <w:tblLayout w:type="fixed"/>
        <w:tblLook w:val="04A0" w:firstRow="1" w:lastRow="0" w:firstColumn="1" w:lastColumn="0" w:noHBand="0" w:noVBand="1"/>
      </w:tblPr>
      <w:tblGrid>
        <w:gridCol w:w="1437"/>
        <w:gridCol w:w="7560"/>
      </w:tblGrid>
      <w:tr w:rsidR="001B2A26" w:rsidRPr="00794639" w14:paraId="7E3C2934" w14:textId="77777777" w:rsidTr="00953CD3">
        <w:trPr>
          <w:cnfStyle w:val="100000000000" w:firstRow="1" w:lastRow="0" w:firstColumn="0" w:lastColumn="0" w:oddVBand="0" w:evenVBand="0" w:oddHBand="0" w:evenHBand="0" w:firstRowFirstColumn="0" w:firstRowLastColumn="0" w:lastRowFirstColumn="0" w:lastRowLastColumn="0"/>
          <w:del w:id="11509" w:author="Sevan Sirapian [2]" w:date="2018-11-26T11:12:00Z"/>
        </w:trPr>
        <w:tc>
          <w:tcPr>
            <w:tcW w:w="1437" w:type="dxa"/>
          </w:tcPr>
          <w:p w14:paraId="21E4560E" w14:textId="77777777" w:rsidR="001B2A26" w:rsidRPr="00794639" w:rsidRDefault="001B2A26">
            <w:pPr>
              <w:pStyle w:val="TableRowHead"/>
              <w:spacing w:before="144" w:after="144"/>
              <w:rPr>
                <w:del w:id="11510" w:author="Sevan Sirapian [2]" w:date="2018-11-26T11:12:00Z"/>
                <w:bCs w:val="0"/>
              </w:rPr>
            </w:pPr>
            <w:del w:id="11511" w:author="Sevan Sirapian [2]" w:date="2018-11-26T11:12:00Z">
              <w:r w:rsidRPr="00794639">
                <w:rPr>
                  <w:snapToGrid w:val="0"/>
                </w:rPr>
                <w:delText>&lt;cause&gt;</w:delText>
              </w:r>
              <w:bookmarkStart w:id="11512" w:name="_Toc531012503"/>
              <w:bookmarkStart w:id="11513" w:name="_Toc531076796"/>
              <w:bookmarkStart w:id="11514" w:name="_Toc531078087"/>
              <w:bookmarkStart w:id="11515" w:name="_Toc531079391"/>
              <w:bookmarkStart w:id="11516" w:name="_Toc531701288"/>
              <w:bookmarkEnd w:id="11512"/>
              <w:bookmarkEnd w:id="11513"/>
              <w:bookmarkEnd w:id="11514"/>
              <w:bookmarkEnd w:id="11515"/>
              <w:bookmarkEnd w:id="11516"/>
            </w:del>
          </w:p>
        </w:tc>
        <w:tc>
          <w:tcPr>
            <w:tcW w:w="7560" w:type="dxa"/>
          </w:tcPr>
          <w:p w14:paraId="4FC61C65" w14:textId="77777777" w:rsidR="001B2A26" w:rsidRPr="00794639" w:rsidRDefault="001B2A26">
            <w:pPr>
              <w:pStyle w:val="TableRowHead"/>
              <w:spacing w:before="144" w:after="144"/>
              <w:rPr>
                <w:del w:id="11517" w:author="Sevan Sirapian [2]" w:date="2018-11-26T11:12:00Z"/>
                <w:rFonts w:cs="Microsoft Sans Serif"/>
                <w:bCs w:val="0"/>
              </w:rPr>
            </w:pPr>
            <w:del w:id="11518" w:author="Sevan Sirapian [2]" w:date="2018-11-26T11:12:00Z">
              <w:r w:rsidRPr="00794639">
                <w:rPr>
                  <w:snapToGrid w:val="0"/>
                </w:rPr>
                <w:delText>&lt;description&gt;</w:delText>
              </w:r>
              <w:bookmarkStart w:id="11519" w:name="_Toc531012504"/>
              <w:bookmarkStart w:id="11520" w:name="_Toc531076797"/>
              <w:bookmarkStart w:id="11521" w:name="_Toc531078088"/>
              <w:bookmarkStart w:id="11522" w:name="_Toc531079392"/>
              <w:bookmarkStart w:id="11523" w:name="_Toc531701289"/>
              <w:bookmarkEnd w:id="11519"/>
              <w:bookmarkEnd w:id="11520"/>
              <w:bookmarkEnd w:id="11521"/>
              <w:bookmarkEnd w:id="11522"/>
              <w:bookmarkEnd w:id="11523"/>
            </w:del>
          </w:p>
        </w:tc>
        <w:bookmarkStart w:id="11524" w:name="_Toc531012505"/>
        <w:bookmarkStart w:id="11525" w:name="_Toc531076798"/>
        <w:bookmarkStart w:id="11526" w:name="_Toc531078089"/>
        <w:bookmarkStart w:id="11527" w:name="_Toc531079393"/>
        <w:bookmarkStart w:id="11528" w:name="_Toc531701290"/>
        <w:bookmarkEnd w:id="11524"/>
        <w:bookmarkEnd w:id="11525"/>
        <w:bookmarkEnd w:id="11526"/>
        <w:bookmarkEnd w:id="11527"/>
        <w:bookmarkEnd w:id="11528"/>
      </w:tr>
      <w:tr w:rsidR="001B2A26" w:rsidRPr="00794639" w14:paraId="32CDF7F4" w14:textId="77777777" w:rsidTr="00953CD3">
        <w:trPr>
          <w:del w:id="11529" w:author="Sevan Sirapian [2]" w:date="2018-11-26T11:12:00Z"/>
        </w:trPr>
        <w:tc>
          <w:tcPr>
            <w:tcW w:w="1437" w:type="dxa"/>
          </w:tcPr>
          <w:p w14:paraId="650599EA" w14:textId="77777777" w:rsidR="001B2A26" w:rsidRPr="00794639" w:rsidRDefault="001B2A26" w:rsidP="004651D1">
            <w:pPr>
              <w:pStyle w:val="TableBody"/>
              <w:keepNext/>
              <w:rPr>
                <w:del w:id="11530" w:author="Sevan Sirapian [2]" w:date="2018-11-26T11:12:00Z"/>
                <w:snapToGrid w:val="0"/>
              </w:rPr>
            </w:pPr>
            <w:del w:id="11531" w:author="Sevan Sirapian [2]" w:date="2018-11-26T11:12:00Z">
              <w:r w:rsidRPr="00794639">
                <w:delText>0</w:delText>
              </w:r>
              <w:bookmarkStart w:id="11532" w:name="_Toc531012506"/>
              <w:bookmarkStart w:id="11533" w:name="_Toc531076799"/>
              <w:bookmarkStart w:id="11534" w:name="_Toc531078090"/>
              <w:bookmarkStart w:id="11535" w:name="_Toc531079394"/>
              <w:bookmarkStart w:id="11536" w:name="_Toc531701291"/>
              <w:bookmarkEnd w:id="11532"/>
              <w:bookmarkEnd w:id="11533"/>
              <w:bookmarkEnd w:id="11534"/>
              <w:bookmarkEnd w:id="11535"/>
              <w:bookmarkEnd w:id="11536"/>
            </w:del>
          </w:p>
        </w:tc>
        <w:tc>
          <w:tcPr>
            <w:tcW w:w="7560" w:type="dxa"/>
          </w:tcPr>
          <w:p w14:paraId="22EE80C0" w14:textId="77777777" w:rsidR="001B2A26" w:rsidRPr="00794639" w:rsidRDefault="001B2A26" w:rsidP="004651D1">
            <w:pPr>
              <w:pStyle w:val="TableBody"/>
              <w:keepNext/>
              <w:rPr>
                <w:del w:id="11537" w:author="Sevan Sirapian [2]" w:date="2018-11-26T11:12:00Z"/>
                <w:snapToGrid w:val="0"/>
              </w:rPr>
            </w:pPr>
            <w:del w:id="11538" w:author="Sevan Sirapian [2]" w:date="2018-11-26T11:12:00Z">
              <w:r w:rsidRPr="00794639">
                <w:delText>MN_MS_INT_SS_ERROR - This is used when the SS operation was unsuccessful due to an MS internal reason</w:delText>
              </w:r>
              <w:bookmarkStart w:id="11539" w:name="_Toc531012507"/>
              <w:bookmarkStart w:id="11540" w:name="_Toc531076800"/>
              <w:bookmarkStart w:id="11541" w:name="_Toc531078091"/>
              <w:bookmarkStart w:id="11542" w:name="_Toc531079395"/>
              <w:bookmarkStart w:id="11543" w:name="_Toc531701292"/>
              <w:bookmarkEnd w:id="11539"/>
              <w:bookmarkEnd w:id="11540"/>
              <w:bookmarkEnd w:id="11541"/>
              <w:bookmarkEnd w:id="11542"/>
              <w:bookmarkEnd w:id="11543"/>
            </w:del>
          </w:p>
        </w:tc>
        <w:bookmarkStart w:id="11544" w:name="_Toc531012508"/>
        <w:bookmarkStart w:id="11545" w:name="_Toc531076801"/>
        <w:bookmarkStart w:id="11546" w:name="_Toc531078092"/>
        <w:bookmarkStart w:id="11547" w:name="_Toc531079396"/>
        <w:bookmarkStart w:id="11548" w:name="_Toc531701293"/>
        <w:bookmarkEnd w:id="11544"/>
        <w:bookmarkEnd w:id="11545"/>
        <w:bookmarkEnd w:id="11546"/>
        <w:bookmarkEnd w:id="11547"/>
        <w:bookmarkEnd w:id="11548"/>
      </w:tr>
      <w:tr w:rsidR="001B2A26" w:rsidRPr="00794639" w14:paraId="3D54CFC7" w14:textId="77777777" w:rsidTr="00953CD3">
        <w:trPr>
          <w:del w:id="11549" w:author="Sevan Sirapian [2]" w:date="2018-11-26T11:12:00Z"/>
        </w:trPr>
        <w:tc>
          <w:tcPr>
            <w:tcW w:w="1437" w:type="dxa"/>
          </w:tcPr>
          <w:p w14:paraId="22AE19F1" w14:textId="77777777" w:rsidR="001B2A26" w:rsidRPr="00794639" w:rsidRDefault="001B2A26" w:rsidP="004651D1">
            <w:pPr>
              <w:pStyle w:val="TableBody"/>
              <w:keepNext/>
              <w:rPr>
                <w:del w:id="11550" w:author="Sevan Sirapian [2]" w:date="2018-11-26T11:12:00Z"/>
                <w:snapToGrid w:val="0"/>
              </w:rPr>
            </w:pPr>
            <w:del w:id="11551" w:author="Sevan Sirapian [2]" w:date="2018-11-26T11:12:00Z">
              <w:r w:rsidRPr="00794639">
                <w:delText>255</w:delText>
              </w:r>
              <w:bookmarkStart w:id="11552" w:name="_Toc531012509"/>
              <w:bookmarkStart w:id="11553" w:name="_Toc531076802"/>
              <w:bookmarkStart w:id="11554" w:name="_Toc531078093"/>
              <w:bookmarkStart w:id="11555" w:name="_Toc531079397"/>
              <w:bookmarkStart w:id="11556" w:name="_Toc531701294"/>
              <w:bookmarkEnd w:id="11552"/>
              <w:bookmarkEnd w:id="11553"/>
              <w:bookmarkEnd w:id="11554"/>
              <w:bookmarkEnd w:id="11555"/>
              <w:bookmarkEnd w:id="11556"/>
            </w:del>
          </w:p>
        </w:tc>
        <w:tc>
          <w:tcPr>
            <w:tcW w:w="7560" w:type="dxa"/>
          </w:tcPr>
          <w:p w14:paraId="0C260546" w14:textId="77777777" w:rsidR="001B2A26" w:rsidRPr="00794639" w:rsidRDefault="001B2A26" w:rsidP="004651D1">
            <w:pPr>
              <w:pStyle w:val="TableBody"/>
              <w:keepNext/>
              <w:rPr>
                <w:del w:id="11557" w:author="Sevan Sirapian [2]" w:date="2018-11-26T11:12:00Z"/>
              </w:rPr>
            </w:pPr>
            <w:del w:id="11558" w:author="Sevan Sirapian [2]" w:date="2018-11-26T11:12:00Z">
              <w:r w:rsidRPr="00794639">
                <w:delText>MN_MS_INT_SS_TIME_OUT - This is used when the SS operation was unsuccessful</w:delText>
              </w:r>
              <w:bookmarkStart w:id="11559" w:name="_Toc531012510"/>
              <w:bookmarkStart w:id="11560" w:name="_Toc531076803"/>
              <w:bookmarkStart w:id="11561" w:name="_Toc531078094"/>
              <w:bookmarkStart w:id="11562" w:name="_Toc531079398"/>
              <w:bookmarkStart w:id="11563" w:name="_Toc531701295"/>
              <w:bookmarkEnd w:id="11559"/>
              <w:bookmarkEnd w:id="11560"/>
              <w:bookmarkEnd w:id="11561"/>
              <w:bookmarkEnd w:id="11562"/>
              <w:bookmarkEnd w:id="11563"/>
            </w:del>
          </w:p>
          <w:p w14:paraId="29A5164A" w14:textId="77777777" w:rsidR="001B2A26" w:rsidRPr="00794639" w:rsidRDefault="001B2A26" w:rsidP="004651D1">
            <w:pPr>
              <w:pStyle w:val="TableBody"/>
              <w:keepNext/>
              <w:rPr>
                <w:del w:id="11564" w:author="Sevan Sirapian [2]" w:date="2018-11-26T11:12:00Z"/>
                <w:snapToGrid w:val="0"/>
              </w:rPr>
            </w:pPr>
            <w:del w:id="11565" w:author="Sevan Sirapian [2]" w:date="2018-11-26T11:12:00Z">
              <w:r w:rsidRPr="00794639">
                <w:delText>due to a missing answer from the network</w:delText>
              </w:r>
              <w:bookmarkStart w:id="11566" w:name="_Toc531012511"/>
              <w:bookmarkStart w:id="11567" w:name="_Toc531076804"/>
              <w:bookmarkStart w:id="11568" w:name="_Toc531078095"/>
              <w:bookmarkStart w:id="11569" w:name="_Toc531079399"/>
              <w:bookmarkStart w:id="11570" w:name="_Toc531701296"/>
              <w:bookmarkEnd w:id="11566"/>
              <w:bookmarkEnd w:id="11567"/>
              <w:bookmarkEnd w:id="11568"/>
              <w:bookmarkEnd w:id="11569"/>
              <w:bookmarkEnd w:id="11570"/>
            </w:del>
          </w:p>
        </w:tc>
        <w:bookmarkStart w:id="11571" w:name="_Toc531012512"/>
        <w:bookmarkStart w:id="11572" w:name="_Toc531076805"/>
        <w:bookmarkStart w:id="11573" w:name="_Toc531078096"/>
        <w:bookmarkStart w:id="11574" w:name="_Toc531079400"/>
        <w:bookmarkStart w:id="11575" w:name="_Toc531701297"/>
        <w:bookmarkEnd w:id="11571"/>
        <w:bookmarkEnd w:id="11572"/>
        <w:bookmarkEnd w:id="11573"/>
        <w:bookmarkEnd w:id="11574"/>
        <w:bookmarkEnd w:id="11575"/>
      </w:tr>
      <w:tr w:rsidR="001B2A26" w:rsidRPr="00794639" w14:paraId="7FB40978" w14:textId="77777777" w:rsidTr="00953CD3">
        <w:trPr>
          <w:del w:id="11576" w:author="Sevan Sirapian [2]" w:date="2018-11-26T11:12:00Z"/>
        </w:trPr>
        <w:tc>
          <w:tcPr>
            <w:tcW w:w="1437" w:type="dxa"/>
          </w:tcPr>
          <w:p w14:paraId="79B3D64A" w14:textId="77777777" w:rsidR="001B2A26" w:rsidRPr="00794639" w:rsidRDefault="001B2A26" w:rsidP="00166AF3">
            <w:pPr>
              <w:pStyle w:val="TableBody"/>
              <w:rPr>
                <w:del w:id="11577" w:author="Sevan Sirapian [2]" w:date="2018-11-26T11:12:00Z"/>
              </w:rPr>
            </w:pPr>
            <w:del w:id="11578" w:author="Sevan Sirapian [2]" w:date="2018-11-26T11:12:00Z">
              <w:r w:rsidRPr="00794639">
                <w:delText>1</w:delText>
              </w:r>
              <w:bookmarkStart w:id="11579" w:name="_Toc531012513"/>
              <w:bookmarkStart w:id="11580" w:name="_Toc531076806"/>
              <w:bookmarkStart w:id="11581" w:name="_Toc531078097"/>
              <w:bookmarkStart w:id="11582" w:name="_Toc531079401"/>
              <w:bookmarkStart w:id="11583" w:name="_Toc531701298"/>
              <w:bookmarkEnd w:id="11579"/>
              <w:bookmarkEnd w:id="11580"/>
              <w:bookmarkEnd w:id="11581"/>
              <w:bookmarkEnd w:id="11582"/>
              <w:bookmarkEnd w:id="11583"/>
            </w:del>
          </w:p>
        </w:tc>
        <w:tc>
          <w:tcPr>
            <w:tcW w:w="7560" w:type="dxa"/>
          </w:tcPr>
          <w:p w14:paraId="0330BC4A" w14:textId="77777777" w:rsidR="001B2A26" w:rsidRPr="00794639" w:rsidRDefault="001B2A26" w:rsidP="00166AF3">
            <w:pPr>
              <w:pStyle w:val="TableBody"/>
              <w:rPr>
                <w:del w:id="11584" w:author="Sevan Sirapian [2]" w:date="2018-11-26T11:12:00Z"/>
              </w:rPr>
            </w:pPr>
            <w:del w:id="11585" w:author="Sevan Sirapian [2]" w:date="2018-11-26T11:12:00Z">
              <w:r w:rsidRPr="00794639">
                <w:delText>MN_UNKNOWN_SUBSCRIBER</w:delText>
              </w:r>
              <w:bookmarkStart w:id="11586" w:name="_Toc531012514"/>
              <w:bookmarkStart w:id="11587" w:name="_Toc531076807"/>
              <w:bookmarkStart w:id="11588" w:name="_Toc531078098"/>
              <w:bookmarkStart w:id="11589" w:name="_Toc531079402"/>
              <w:bookmarkStart w:id="11590" w:name="_Toc531701299"/>
              <w:bookmarkEnd w:id="11586"/>
              <w:bookmarkEnd w:id="11587"/>
              <w:bookmarkEnd w:id="11588"/>
              <w:bookmarkEnd w:id="11589"/>
              <w:bookmarkEnd w:id="11590"/>
            </w:del>
          </w:p>
        </w:tc>
        <w:bookmarkStart w:id="11591" w:name="_Toc531012515"/>
        <w:bookmarkStart w:id="11592" w:name="_Toc531076808"/>
        <w:bookmarkStart w:id="11593" w:name="_Toc531078099"/>
        <w:bookmarkStart w:id="11594" w:name="_Toc531079403"/>
        <w:bookmarkStart w:id="11595" w:name="_Toc531701300"/>
        <w:bookmarkEnd w:id="11591"/>
        <w:bookmarkEnd w:id="11592"/>
        <w:bookmarkEnd w:id="11593"/>
        <w:bookmarkEnd w:id="11594"/>
        <w:bookmarkEnd w:id="11595"/>
      </w:tr>
      <w:tr w:rsidR="001B2A26" w:rsidRPr="00794639" w14:paraId="102D00B1" w14:textId="77777777" w:rsidTr="00953CD3">
        <w:trPr>
          <w:del w:id="11596" w:author="Sevan Sirapian [2]" w:date="2018-11-26T11:12:00Z"/>
        </w:trPr>
        <w:tc>
          <w:tcPr>
            <w:tcW w:w="1437" w:type="dxa"/>
          </w:tcPr>
          <w:p w14:paraId="38DC2F57" w14:textId="77777777" w:rsidR="001B2A26" w:rsidRPr="00794639" w:rsidRDefault="001B2A26" w:rsidP="00166AF3">
            <w:pPr>
              <w:pStyle w:val="TableBody"/>
              <w:rPr>
                <w:del w:id="11597" w:author="Sevan Sirapian [2]" w:date="2018-11-26T11:12:00Z"/>
              </w:rPr>
            </w:pPr>
            <w:del w:id="11598" w:author="Sevan Sirapian [2]" w:date="2018-11-26T11:12:00Z">
              <w:r w:rsidRPr="00794639">
                <w:delText>9</w:delText>
              </w:r>
              <w:bookmarkStart w:id="11599" w:name="_Toc531012516"/>
              <w:bookmarkStart w:id="11600" w:name="_Toc531076809"/>
              <w:bookmarkStart w:id="11601" w:name="_Toc531078100"/>
              <w:bookmarkStart w:id="11602" w:name="_Toc531079404"/>
              <w:bookmarkStart w:id="11603" w:name="_Toc531701301"/>
              <w:bookmarkEnd w:id="11599"/>
              <w:bookmarkEnd w:id="11600"/>
              <w:bookmarkEnd w:id="11601"/>
              <w:bookmarkEnd w:id="11602"/>
              <w:bookmarkEnd w:id="11603"/>
            </w:del>
          </w:p>
        </w:tc>
        <w:tc>
          <w:tcPr>
            <w:tcW w:w="7560" w:type="dxa"/>
          </w:tcPr>
          <w:p w14:paraId="7210F8FD" w14:textId="77777777" w:rsidR="001B2A26" w:rsidRPr="00794639" w:rsidRDefault="001B2A26" w:rsidP="00166AF3">
            <w:pPr>
              <w:pStyle w:val="TableBody"/>
              <w:rPr>
                <w:del w:id="11604" w:author="Sevan Sirapian [2]" w:date="2018-11-26T11:12:00Z"/>
              </w:rPr>
            </w:pPr>
            <w:del w:id="11605" w:author="Sevan Sirapian [2]" w:date="2018-11-26T11:12:00Z">
              <w:r w:rsidRPr="00794639">
                <w:delText>MN_ILLEGAL_SUBSCRIBER</w:delText>
              </w:r>
              <w:bookmarkStart w:id="11606" w:name="_Toc531012517"/>
              <w:bookmarkStart w:id="11607" w:name="_Toc531076810"/>
              <w:bookmarkStart w:id="11608" w:name="_Toc531078101"/>
              <w:bookmarkStart w:id="11609" w:name="_Toc531079405"/>
              <w:bookmarkStart w:id="11610" w:name="_Toc531701302"/>
              <w:bookmarkEnd w:id="11606"/>
              <w:bookmarkEnd w:id="11607"/>
              <w:bookmarkEnd w:id="11608"/>
              <w:bookmarkEnd w:id="11609"/>
              <w:bookmarkEnd w:id="11610"/>
            </w:del>
          </w:p>
        </w:tc>
        <w:bookmarkStart w:id="11611" w:name="_Toc531012518"/>
        <w:bookmarkStart w:id="11612" w:name="_Toc531076811"/>
        <w:bookmarkStart w:id="11613" w:name="_Toc531078102"/>
        <w:bookmarkStart w:id="11614" w:name="_Toc531079406"/>
        <w:bookmarkStart w:id="11615" w:name="_Toc531701303"/>
        <w:bookmarkEnd w:id="11611"/>
        <w:bookmarkEnd w:id="11612"/>
        <w:bookmarkEnd w:id="11613"/>
        <w:bookmarkEnd w:id="11614"/>
        <w:bookmarkEnd w:id="11615"/>
      </w:tr>
      <w:tr w:rsidR="001B2A26" w:rsidRPr="00794639" w14:paraId="2BF1FA51" w14:textId="77777777" w:rsidTr="00953CD3">
        <w:trPr>
          <w:del w:id="11616" w:author="Sevan Sirapian [2]" w:date="2018-11-26T11:12:00Z"/>
        </w:trPr>
        <w:tc>
          <w:tcPr>
            <w:tcW w:w="1437" w:type="dxa"/>
          </w:tcPr>
          <w:p w14:paraId="298046AA" w14:textId="77777777" w:rsidR="001B2A26" w:rsidRPr="00794639" w:rsidRDefault="001B2A26" w:rsidP="00166AF3">
            <w:pPr>
              <w:pStyle w:val="TableBody"/>
              <w:rPr>
                <w:del w:id="11617" w:author="Sevan Sirapian [2]" w:date="2018-11-26T11:12:00Z"/>
              </w:rPr>
            </w:pPr>
            <w:del w:id="11618" w:author="Sevan Sirapian [2]" w:date="2018-11-26T11:12:00Z">
              <w:r w:rsidRPr="00794639">
                <w:delText>10</w:delText>
              </w:r>
              <w:bookmarkStart w:id="11619" w:name="_Toc531012519"/>
              <w:bookmarkStart w:id="11620" w:name="_Toc531076812"/>
              <w:bookmarkStart w:id="11621" w:name="_Toc531078103"/>
              <w:bookmarkStart w:id="11622" w:name="_Toc531079407"/>
              <w:bookmarkStart w:id="11623" w:name="_Toc531701304"/>
              <w:bookmarkEnd w:id="11619"/>
              <w:bookmarkEnd w:id="11620"/>
              <w:bookmarkEnd w:id="11621"/>
              <w:bookmarkEnd w:id="11622"/>
              <w:bookmarkEnd w:id="11623"/>
            </w:del>
          </w:p>
        </w:tc>
        <w:tc>
          <w:tcPr>
            <w:tcW w:w="7560" w:type="dxa"/>
          </w:tcPr>
          <w:p w14:paraId="3923C2B9" w14:textId="77777777" w:rsidR="001B2A26" w:rsidRPr="00794639" w:rsidRDefault="001B2A26" w:rsidP="00166AF3">
            <w:pPr>
              <w:pStyle w:val="TableBody"/>
              <w:rPr>
                <w:del w:id="11624" w:author="Sevan Sirapian [2]" w:date="2018-11-26T11:12:00Z"/>
              </w:rPr>
            </w:pPr>
            <w:del w:id="11625" w:author="Sevan Sirapian [2]" w:date="2018-11-26T11:12:00Z">
              <w:r w:rsidRPr="00794639">
                <w:delText>MN_BEARER_SERVICE_NOT_</w:delText>
              </w:r>
              <w:bookmarkStart w:id="11626" w:name="_Toc531012520"/>
              <w:bookmarkStart w:id="11627" w:name="_Toc531076813"/>
              <w:bookmarkStart w:id="11628" w:name="_Toc531078104"/>
              <w:bookmarkStart w:id="11629" w:name="_Toc531079408"/>
              <w:bookmarkStart w:id="11630" w:name="_Toc531701305"/>
              <w:bookmarkEnd w:id="11626"/>
              <w:bookmarkEnd w:id="11627"/>
              <w:bookmarkEnd w:id="11628"/>
              <w:bookmarkEnd w:id="11629"/>
              <w:bookmarkEnd w:id="11630"/>
            </w:del>
          </w:p>
        </w:tc>
        <w:bookmarkStart w:id="11631" w:name="_Toc531012521"/>
        <w:bookmarkStart w:id="11632" w:name="_Toc531076814"/>
        <w:bookmarkStart w:id="11633" w:name="_Toc531078105"/>
        <w:bookmarkStart w:id="11634" w:name="_Toc531079409"/>
        <w:bookmarkStart w:id="11635" w:name="_Toc531701306"/>
        <w:bookmarkEnd w:id="11631"/>
        <w:bookmarkEnd w:id="11632"/>
        <w:bookmarkEnd w:id="11633"/>
        <w:bookmarkEnd w:id="11634"/>
        <w:bookmarkEnd w:id="11635"/>
      </w:tr>
      <w:tr w:rsidR="001B2A26" w:rsidRPr="00794639" w14:paraId="64768A37" w14:textId="77777777" w:rsidTr="00953CD3">
        <w:trPr>
          <w:del w:id="11636" w:author="Sevan Sirapian [2]" w:date="2018-11-26T11:12:00Z"/>
        </w:trPr>
        <w:tc>
          <w:tcPr>
            <w:tcW w:w="1437" w:type="dxa"/>
          </w:tcPr>
          <w:p w14:paraId="7D1CB75C" w14:textId="77777777" w:rsidR="001B2A26" w:rsidRPr="00794639" w:rsidRDefault="001B2A26" w:rsidP="00166AF3">
            <w:pPr>
              <w:pStyle w:val="TableBody"/>
              <w:rPr>
                <w:del w:id="11637" w:author="Sevan Sirapian [2]" w:date="2018-11-26T11:12:00Z"/>
              </w:rPr>
            </w:pPr>
            <w:del w:id="11638" w:author="Sevan Sirapian [2]" w:date="2018-11-26T11:12:00Z">
              <w:r w:rsidRPr="00794639">
                <w:delText>11</w:delText>
              </w:r>
              <w:bookmarkStart w:id="11639" w:name="_Toc531012522"/>
              <w:bookmarkStart w:id="11640" w:name="_Toc531076815"/>
              <w:bookmarkStart w:id="11641" w:name="_Toc531078106"/>
              <w:bookmarkStart w:id="11642" w:name="_Toc531079410"/>
              <w:bookmarkStart w:id="11643" w:name="_Toc531701307"/>
              <w:bookmarkEnd w:id="11639"/>
              <w:bookmarkEnd w:id="11640"/>
              <w:bookmarkEnd w:id="11641"/>
              <w:bookmarkEnd w:id="11642"/>
              <w:bookmarkEnd w:id="11643"/>
            </w:del>
          </w:p>
        </w:tc>
        <w:tc>
          <w:tcPr>
            <w:tcW w:w="7560" w:type="dxa"/>
          </w:tcPr>
          <w:p w14:paraId="51B33EA1" w14:textId="77777777" w:rsidR="001B2A26" w:rsidRPr="00794639" w:rsidRDefault="001B2A26" w:rsidP="00166AF3">
            <w:pPr>
              <w:pStyle w:val="TableBody"/>
              <w:rPr>
                <w:del w:id="11644" w:author="Sevan Sirapian [2]" w:date="2018-11-26T11:12:00Z"/>
              </w:rPr>
            </w:pPr>
            <w:del w:id="11645" w:author="Sevan Sirapian [2]" w:date="2018-11-26T11:12:00Z">
              <w:r w:rsidRPr="00794639">
                <w:delText>MN_TELESERVICE_NOT_PROVISIONED</w:delText>
              </w:r>
              <w:bookmarkStart w:id="11646" w:name="_Toc531012523"/>
              <w:bookmarkStart w:id="11647" w:name="_Toc531076816"/>
              <w:bookmarkStart w:id="11648" w:name="_Toc531078107"/>
              <w:bookmarkStart w:id="11649" w:name="_Toc531079411"/>
              <w:bookmarkStart w:id="11650" w:name="_Toc531701308"/>
              <w:bookmarkEnd w:id="11646"/>
              <w:bookmarkEnd w:id="11647"/>
              <w:bookmarkEnd w:id="11648"/>
              <w:bookmarkEnd w:id="11649"/>
              <w:bookmarkEnd w:id="11650"/>
            </w:del>
          </w:p>
        </w:tc>
        <w:bookmarkStart w:id="11651" w:name="_Toc531012524"/>
        <w:bookmarkStart w:id="11652" w:name="_Toc531076817"/>
        <w:bookmarkStart w:id="11653" w:name="_Toc531078108"/>
        <w:bookmarkStart w:id="11654" w:name="_Toc531079412"/>
        <w:bookmarkStart w:id="11655" w:name="_Toc531701309"/>
        <w:bookmarkEnd w:id="11651"/>
        <w:bookmarkEnd w:id="11652"/>
        <w:bookmarkEnd w:id="11653"/>
        <w:bookmarkEnd w:id="11654"/>
        <w:bookmarkEnd w:id="11655"/>
      </w:tr>
      <w:tr w:rsidR="001B2A26" w:rsidRPr="00794639" w14:paraId="4954B801" w14:textId="77777777" w:rsidTr="00953CD3">
        <w:trPr>
          <w:del w:id="11656" w:author="Sevan Sirapian [2]" w:date="2018-11-26T11:12:00Z"/>
        </w:trPr>
        <w:tc>
          <w:tcPr>
            <w:tcW w:w="1437" w:type="dxa"/>
          </w:tcPr>
          <w:p w14:paraId="32A1571E" w14:textId="77777777" w:rsidR="001B2A26" w:rsidRPr="00794639" w:rsidRDefault="001B2A26" w:rsidP="00166AF3">
            <w:pPr>
              <w:pStyle w:val="TableBody"/>
              <w:rPr>
                <w:del w:id="11657" w:author="Sevan Sirapian [2]" w:date="2018-11-26T11:12:00Z"/>
              </w:rPr>
            </w:pPr>
            <w:del w:id="11658" w:author="Sevan Sirapian [2]" w:date="2018-11-26T11:12:00Z">
              <w:r w:rsidRPr="00794639">
                <w:delText>12</w:delText>
              </w:r>
              <w:bookmarkStart w:id="11659" w:name="_Toc531012525"/>
              <w:bookmarkStart w:id="11660" w:name="_Toc531076818"/>
              <w:bookmarkStart w:id="11661" w:name="_Toc531078109"/>
              <w:bookmarkStart w:id="11662" w:name="_Toc531079413"/>
              <w:bookmarkStart w:id="11663" w:name="_Toc531701310"/>
              <w:bookmarkEnd w:id="11659"/>
              <w:bookmarkEnd w:id="11660"/>
              <w:bookmarkEnd w:id="11661"/>
              <w:bookmarkEnd w:id="11662"/>
              <w:bookmarkEnd w:id="11663"/>
            </w:del>
          </w:p>
        </w:tc>
        <w:tc>
          <w:tcPr>
            <w:tcW w:w="7560" w:type="dxa"/>
          </w:tcPr>
          <w:p w14:paraId="7297EC64" w14:textId="77777777" w:rsidR="001B2A26" w:rsidRPr="00794639" w:rsidRDefault="001B2A26" w:rsidP="00166AF3">
            <w:pPr>
              <w:pStyle w:val="TableBody"/>
              <w:rPr>
                <w:del w:id="11664" w:author="Sevan Sirapian [2]" w:date="2018-11-26T11:12:00Z"/>
              </w:rPr>
            </w:pPr>
            <w:del w:id="11665" w:author="Sevan Sirapian [2]" w:date="2018-11-26T11:12:00Z">
              <w:r w:rsidRPr="00794639">
                <w:delText>MN_ILLEGAL_EQUIPMENT</w:delText>
              </w:r>
              <w:bookmarkStart w:id="11666" w:name="_Toc531012526"/>
              <w:bookmarkStart w:id="11667" w:name="_Toc531076819"/>
              <w:bookmarkStart w:id="11668" w:name="_Toc531078110"/>
              <w:bookmarkStart w:id="11669" w:name="_Toc531079414"/>
              <w:bookmarkStart w:id="11670" w:name="_Toc531701311"/>
              <w:bookmarkEnd w:id="11666"/>
              <w:bookmarkEnd w:id="11667"/>
              <w:bookmarkEnd w:id="11668"/>
              <w:bookmarkEnd w:id="11669"/>
              <w:bookmarkEnd w:id="11670"/>
            </w:del>
          </w:p>
        </w:tc>
        <w:bookmarkStart w:id="11671" w:name="_Toc531012527"/>
        <w:bookmarkStart w:id="11672" w:name="_Toc531076820"/>
        <w:bookmarkStart w:id="11673" w:name="_Toc531078111"/>
        <w:bookmarkStart w:id="11674" w:name="_Toc531079415"/>
        <w:bookmarkStart w:id="11675" w:name="_Toc531701312"/>
        <w:bookmarkEnd w:id="11671"/>
        <w:bookmarkEnd w:id="11672"/>
        <w:bookmarkEnd w:id="11673"/>
        <w:bookmarkEnd w:id="11674"/>
        <w:bookmarkEnd w:id="11675"/>
      </w:tr>
      <w:tr w:rsidR="001B2A26" w:rsidRPr="00794639" w14:paraId="5600E4D6" w14:textId="77777777" w:rsidTr="00953CD3">
        <w:trPr>
          <w:del w:id="11676" w:author="Sevan Sirapian [2]" w:date="2018-11-26T11:12:00Z"/>
        </w:trPr>
        <w:tc>
          <w:tcPr>
            <w:tcW w:w="1437" w:type="dxa"/>
          </w:tcPr>
          <w:p w14:paraId="5223EBFC" w14:textId="77777777" w:rsidR="001B2A26" w:rsidRPr="00794639" w:rsidRDefault="001B2A26" w:rsidP="00166AF3">
            <w:pPr>
              <w:pStyle w:val="TableBody"/>
              <w:rPr>
                <w:del w:id="11677" w:author="Sevan Sirapian [2]" w:date="2018-11-26T11:12:00Z"/>
              </w:rPr>
            </w:pPr>
            <w:del w:id="11678" w:author="Sevan Sirapian [2]" w:date="2018-11-26T11:12:00Z">
              <w:r w:rsidRPr="00794639">
                <w:delText>13</w:delText>
              </w:r>
              <w:bookmarkStart w:id="11679" w:name="_Toc531012528"/>
              <w:bookmarkStart w:id="11680" w:name="_Toc531076821"/>
              <w:bookmarkStart w:id="11681" w:name="_Toc531078112"/>
              <w:bookmarkStart w:id="11682" w:name="_Toc531079416"/>
              <w:bookmarkStart w:id="11683" w:name="_Toc531701313"/>
              <w:bookmarkEnd w:id="11679"/>
              <w:bookmarkEnd w:id="11680"/>
              <w:bookmarkEnd w:id="11681"/>
              <w:bookmarkEnd w:id="11682"/>
              <w:bookmarkEnd w:id="11683"/>
            </w:del>
          </w:p>
        </w:tc>
        <w:tc>
          <w:tcPr>
            <w:tcW w:w="7560" w:type="dxa"/>
          </w:tcPr>
          <w:p w14:paraId="4720F26C" w14:textId="77777777" w:rsidR="001B2A26" w:rsidRPr="00794639" w:rsidRDefault="001B2A26" w:rsidP="00166AF3">
            <w:pPr>
              <w:pStyle w:val="TableBody"/>
              <w:rPr>
                <w:del w:id="11684" w:author="Sevan Sirapian [2]" w:date="2018-11-26T11:12:00Z"/>
              </w:rPr>
            </w:pPr>
            <w:del w:id="11685" w:author="Sevan Sirapian [2]" w:date="2018-11-26T11:12:00Z">
              <w:r w:rsidRPr="00794639">
                <w:delText>SYNONYM MN_CALL_BARRED</w:delText>
              </w:r>
              <w:bookmarkStart w:id="11686" w:name="_Toc531012529"/>
              <w:bookmarkStart w:id="11687" w:name="_Toc531076822"/>
              <w:bookmarkStart w:id="11688" w:name="_Toc531078113"/>
              <w:bookmarkStart w:id="11689" w:name="_Toc531079417"/>
              <w:bookmarkStart w:id="11690" w:name="_Toc531701314"/>
              <w:bookmarkEnd w:id="11686"/>
              <w:bookmarkEnd w:id="11687"/>
              <w:bookmarkEnd w:id="11688"/>
              <w:bookmarkEnd w:id="11689"/>
              <w:bookmarkEnd w:id="11690"/>
            </w:del>
          </w:p>
        </w:tc>
        <w:bookmarkStart w:id="11691" w:name="_Toc531012530"/>
        <w:bookmarkStart w:id="11692" w:name="_Toc531076823"/>
        <w:bookmarkStart w:id="11693" w:name="_Toc531078114"/>
        <w:bookmarkStart w:id="11694" w:name="_Toc531079418"/>
        <w:bookmarkStart w:id="11695" w:name="_Toc531701315"/>
        <w:bookmarkEnd w:id="11691"/>
        <w:bookmarkEnd w:id="11692"/>
        <w:bookmarkEnd w:id="11693"/>
        <w:bookmarkEnd w:id="11694"/>
        <w:bookmarkEnd w:id="11695"/>
      </w:tr>
      <w:tr w:rsidR="001B2A26" w:rsidRPr="00794639" w14:paraId="0C1E4C86" w14:textId="77777777" w:rsidTr="00953CD3">
        <w:trPr>
          <w:del w:id="11696" w:author="Sevan Sirapian [2]" w:date="2018-11-26T11:12:00Z"/>
        </w:trPr>
        <w:tc>
          <w:tcPr>
            <w:tcW w:w="1437" w:type="dxa"/>
          </w:tcPr>
          <w:p w14:paraId="7B57CA25" w14:textId="77777777" w:rsidR="001B2A26" w:rsidRPr="00794639" w:rsidRDefault="001B2A26" w:rsidP="00166AF3">
            <w:pPr>
              <w:pStyle w:val="TableBody"/>
              <w:rPr>
                <w:del w:id="11697" w:author="Sevan Sirapian [2]" w:date="2018-11-26T11:12:00Z"/>
              </w:rPr>
            </w:pPr>
            <w:del w:id="11698" w:author="Sevan Sirapian [2]" w:date="2018-11-26T11:12:00Z">
              <w:r w:rsidRPr="00794639">
                <w:delText>16</w:delText>
              </w:r>
              <w:bookmarkStart w:id="11699" w:name="_Toc531012531"/>
              <w:bookmarkStart w:id="11700" w:name="_Toc531076824"/>
              <w:bookmarkStart w:id="11701" w:name="_Toc531078115"/>
              <w:bookmarkStart w:id="11702" w:name="_Toc531079419"/>
              <w:bookmarkStart w:id="11703" w:name="_Toc531701316"/>
              <w:bookmarkEnd w:id="11699"/>
              <w:bookmarkEnd w:id="11700"/>
              <w:bookmarkEnd w:id="11701"/>
              <w:bookmarkEnd w:id="11702"/>
              <w:bookmarkEnd w:id="11703"/>
            </w:del>
          </w:p>
        </w:tc>
        <w:tc>
          <w:tcPr>
            <w:tcW w:w="7560" w:type="dxa"/>
          </w:tcPr>
          <w:p w14:paraId="71F2D690" w14:textId="77777777" w:rsidR="001B2A26" w:rsidRPr="00794639" w:rsidRDefault="001B2A26" w:rsidP="00166AF3">
            <w:pPr>
              <w:pStyle w:val="TableBody"/>
              <w:rPr>
                <w:del w:id="11704" w:author="Sevan Sirapian [2]" w:date="2018-11-26T11:12:00Z"/>
              </w:rPr>
            </w:pPr>
            <w:del w:id="11705" w:author="Sevan Sirapian [2]" w:date="2018-11-26T11:12:00Z">
              <w:r w:rsidRPr="00794639">
                <w:delText>MN_ILLEGAL_SS_OPERATION</w:delText>
              </w:r>
              <w:bookmarkStart w:id="11706" w:name="_Toc531012532"/>
              <w:bookmarkStart w:id="11707" w:name="_Toc531076825"/>
              <w:bookmarkStart w:id="11708" w:name="_Toc531078116"/>
              <w:bookmarkStart w:id="11709" w:name="_Toc531079420"/>
              <w:bookmarkStart w:id="11710" w:name="_Toc531701317"/>
              <w:bookmarkEnd w:id="11706"/>
              <w:bookmarkEnd w:id="11707"/>
              <w:bookmarkEnd w:id="11708"/>
              <w:bookmarkEnd w:id="11709"/>
              <w:bookmarkEnd w:id="11710"/>
            </w:del>
          </w:p>
        </w:tc>
        <w:bookmarkStart w:id="11711" w:name="_Toc531012533"/>
        <w:bookmarkStart w:id="11712" w:name="_Toc531076826"/>
        <w:bookmarkStart w:id="11713" w:name="_Toc531078117"/>
        <w:bookmarkStart w:id="11714" w:name="_Toc531079421"/>
        <w:bookmarkStart w:id="11715" w:name="_Toc531701318"/>
        <w:bookmarkEnd w:id="11711"/>
        <w:bookmarkEnd w:id="11712"/>
        <w:bookmarkEnd w:id="11713"/>
        <w:bookmarkEnd w:id="11714"/>
        <w:bookmarkEnd w:id="11715"/>
      </w:tr>
      <w:tr w:rsidR="001B2A26" w:rsidRPr="00794639" w14:paraId="5C7551D9" w14:textId="77777777" w:rsidTr="00953CD3">
        <w:trPr>
          <w:del w:id="11716" w:author="Sevan Sirapian [2]" w:date="2018-11-26T11:12:00Z"/>
        </w:trPr>
        <w:tc>
          <w:tcPr>
            <w:tcW w:w="1437" w:type="dxa"/>
          </w:tcPr>
          <w:p w14:paraId="016A6E0D" w14:textId="77777777" w:rsidR="001B2A26" w:rsidRPr="00794639" w:rsidRDefault="001B2A26" w:rsidP="00166AF3">
            <w:pPr>
              <w:pStyle w:val="TableBody"/>
              <w:rPr>
                <w:del w:id="11717" w:author="Sevan Sirapian [2]" w:date="2018-11-26T11:12:00Z"/>
              </w:rPr>
            </w:pPr>
            <w:del w:id="11718" w:author="Sevan Sirapian [2]" w:date="2018-11-26T11:12:00Z">
              <w:r w:rsidRPr="00794639">
                <w:delText>17</w:delText>
              </w:r>
              <w:bookmarkStart w:id="11719" w:name="_Toc531012534"/>
              <w:bookmarkStart w:id="11720" w:name="_Toc531076827"/>
              <w:bookmarkStart w:id="11721" w:name="_Toc531078118"/>
              <w:bookmarkStart w:id="11722" w:name="_Toc531079422"/>
              <w:bookmarkStart w:id="11723" w:name="_Toc531701319"/>
              <w:bookmarkEnd w:id="11719"/>
              <w:bookmarkEnd w:id="11720"/>
              <w:bookmarkEnd w:id="11721"/>
              <w:bookmarkEnd w:id="11722"/>
              <w:bookmarkEnd w:id="11723"/>
            </w:del>
          </w:p>
        </w:tc>
        <w:tc>
          <w:tcPr>
            <w:tcW w:w="7560" w:type="dxa"/>
          </w:tcPr>
          <w:p w14:paraId="6B0C9321" w14:textId="77777777" w:rsidR="001B2A26" w:rsidRPr="00794639" w:rsidRDefault="001B2A26" w:rsidP="00166AF3">
            <w:pPr>
              <w:pStyle w:val="TableBody"/>
              <w:rPr>
                <w:del w:id="11724" w:author="Sevan Sirapian [2]" w:date="2018-11-26T11:12:00Z"/>
              </w:rPr>
            </w:pPr>
            <w:del w:id="11725" w:author="Sevan Sirapian [2]" w:date="2018-11-26T11:12:00Z">
              <w:r w:rsidRPr="00794639">
                <w:delText>MN_SS_ERROR_STATUS</w:delText>
              </w:r>
              <w:bookmarkStart w:id="11726" w:name="_Toc531012535"/>
              <w:bookmarkStart w:id="11727" w:name="_Toc531076828"/>
              <w:bookmarkStart w:id="11728" w:name="_Toc531078119"/>
              <w:bookmarkStart w:id="11729" w:name="_Toc531079423"/>
              <w:bookmarkStart w:id="11730" w:name="_Toc531701320"/>
              <w:bookmarkEnd w:id="11726"/>
              <w:bookmarkEnd w:id="11727"/>
              <w:bookmarkEnd w:id="11728"/>
              <w:bookmarkEnd w:id="11729"/>
              <w:bookmarkEnd w:id="11730"/>
            </w:del>
          </w:p>
        </w:tc>
        <w:bookmarkStart w:id="11731" w:name="_Toc531012536"/>
        <w:bookmarkStart w:id="11732" w:name="_Toc531076829"/>
        <w:bookmarkStart w:id="11733" w:name="_Toc531078120"/>
        <w:bookmarkStart w:id="11734" w:name="_Toc531079424"/>
        <w:bookmarkStart w:id="11735" w:name="_Toc531701321"/>
        <w:bookmarkEnd w:id="11731"/>
        <w:bookmarkEnd w:id="11732"/>
        <w:bookmarkEnd w:id="11733"/>
        <w:bookmarkEnd w:id="11734"/>
        <w:bookmarkEnd w:id="11735"/>
      </w:tr>
      <w:tr w:rsidR="001B2A26" w:rsidRPr="00794639" w14:paraId="22F4AABE" w14:textId="77777777" w:rsidTr="00953CD3">
        <w:trPr>
          <w:del w:id="11736" w:author="Sevan Sirapian [2]" w:date="2018-11-26T11:12:00Z"/>
        </w:trPr>
        <w:tc>
          <w:tcPr>
            <w:tcW w:w="1437" w:type="dxa"/>
          </w:tcPr>
          <w:p w14:paraId="1BD1D6C3" w14:textId="77777777" w:rsidR="001B2A26" w:rsidRPr="00794639" w:rsidRDefault="001B2A26" w:rsidP="00166AF3">
            <w:pPr>
              <w:pStyle w:val="TableBody"/>
              <w:rPr>
                <w:del w:id="11737" w:author="Sevan Sirapian [2]" w:date="2018-11-26T11:12:00Z"/>
              </w:rPr>
            </w:pPr>
            <w:del w:id="11738" w:author="Sevan Sirapian [2]" w:date="2018-11-26T11:12:00Z">
              <w:r w:rsidRPr="00794639">
                <w:delText>18</w:delText>
              </w:r>
              <w:bookmarkStart w:id="11739" w:name="_Toc531012537"/>
              <w:bookmarkStart w:id="11740" w:name="_Toc531076830"/>
              <w:bookmarkStart w:id="11741" w:name="_Toc531078121"/>
              <w:bookmarkStart w:id="11742" w:name="_Toc531079425"/>
              <w:bookmarkStart w:id="11743" w:name="_Toc531701322"/>
              <w:bookmarkEnd w:id="11739"/>
              <w:bookmarkEnd w:id="11740"/>
              <w:bookmarkEnd w:id="11741"/>
              <w:bookmarkEnd w:id="11742"/>
              <w:bookmarkEnd w:id="11743"/>
            </w:del>
          </w:p>
        </w:tc>
        <w:tc>
          <w:tcPr>
            <w:tcW w:w="7560" w:type="dxa"/>
          </w:tcPr>
          <w:p w14:paraId="5C28C404" w14:textId="77777777" w:rsidR="001B2A26" w:rsidRPr="00794639" w:rsidRDefault="001B2A26" w:rsidP="00166AF3">
            <w:pPr>
              <w:pStyle w:val="TableBody"/>
              <w:rPr>
                <w:del w:id="11744" w:author="Sevan Sirapian [2]" w:date="2018-11-26T11:12:00Z"/>
              </w:rPr>
            </w:pPr>
            <w:del w:id="11745" w:author="Sevan Sirapian [2]" w:date="2018-11-26T11:12:00Z">
              <w:r w:rsidRPr="00794639">
                <w:delText>MN_SS_NOT_AVAILABLE</w:delText>
              </w:r>
              <w:bookmarkStart w:id="11746" w:name="_Toc531012538"/>
              <w:bookmarkStart w:id="11747" w:name="_Toc531076831"/>
              <w:bookmarkStart w:id="11748" w:name="_Toc531078122"/>
              <w:bookmarkStart w:id="11749" w:name="_Toc531079426"/>
              <w:bookmarkStart w:id="11750" w:name="_Toc531701323"/>
              <w:bookmarkEnd w:id="11746"/>
              <w:bookmarkEnd w:id="11747"/>
              <w:bookmarkEnd w:id="11748"/>
              <w:bookmarkEnd w:id="11749"/>
              <w:bookmarkEnd w:id="11750"/>
            </w:del>
          </w:p>
        </w:tc>
        <w:bookmarkStart w:id="11751" w:name="_Toc531012539"/>
        <w:bookmarkStart w:id="11752" w:name="_Toc531076832"/>
        <w:bookmarkStart w:id="11753" w:name="_Toc531078123"/>
        <w:bookmarkStart w:id="11754" w:name="_Toc531079427"/>
        <w:bookmarkStart w:id="11755" w:name="_Toc531701324"/>
        <w:bookmarkEnd w:id="11751"/>
        <w:bookmarkEnd w:id="11752"/>
        <w:bookmarkEnd w:id="11753"/>
        <w:bookmarkEnd w:id="11754"/>
        <w:bookmarkEnd w:id="11755"/>
      </w:tr>
      <w:tr w:rsidR="001B2A26" w:rsidRPr="00794639" w14:paraId="262E8165" w14:textId="77777777" w:rsidTr="00953CD3">
        <w:trPr>
          <w:del w:id="11756" w:author="Sevan Sirapian [2]" w:date="2018-11-26T11:12:00Z"/>
        </w:trPr>
        <w:tc>
          <w:tcPr>
            <w:tcW w:w="1437" w:type="dxa"/>
          </w:tcPr>
          <w:p w14:paraId="1F46F3F9" w14:textId="77777777" w:rsidR="001B2A26" w:rsidRPr="00794639" w:rsidRDefault="001B2A26" w:rsidP="00166AF3">
            <w:pPr>
              <w:pStyle w:val="TableBody"/>
              <w:rPr>
                <w:del w:id="11757" w:author="Sevan Sirapian [2]" w:date="2018-11-26T11:12:00Z"/>
              </w:rPr>
            </w:pPr>
            <w:del w:id="11758" w:author="Sevan Sirapian [2]" w:date="2018-11-26T11:12:00Z">
              <w:r w:rsidRPr="00794639">
                <w:delText>19</w:delText>
              </w:r>
              <w:bookmarkStart w:id="11759" w:name="_Toc531012540"/>
              <w:bookmarkStart w:id="11760" w:name="_Toc531076833"/>
              <w:bookmarkStart w:id="11761" w:name="_Toc531078124"/>
              <w:bookmarkStart w:id="11762" w:name="_Toc531079428"/>
              <w:bookmarkStart w:id="11763" w:name="_Toc531701325"/>
              <w:bookmarkEnd w:id="11759"/>
              <w:bookmarkEnd w:id="11760"/>
              <w:bookmarkEnd w:id="11761"/>
              <w:bookmarkEnd w:id="11762"/>
              <w:bookmarkEnd w:id="11763"/>
            </w:del>
          </w:p>
        </w:tc>
        <w:tc>
          <w:tcPr>
            <w:tcW w:w="7560" w:type="dxa"/>
          </w:tcPr>
          <w:p w14:paraId="000A4CBC" w14:textId="77777777" w:rsidR="001B2A26" w:rsidRPr="00794639" w:rsidRDefault="001B2A26" w:rsidP="00166AF3">
            <w:pPr>
              <w:pStyle w:val="TableBody"/>
              <w:rPr>
                <w:del w:id="11764" w:author="Sevan Sirapian [2]" w:date="2018-11-26T11:12:00Z"/>
              </w:rPr>
            </w:pPr>
            <w:del w:id="11765" w:author="Sevan Sirapian [2]" w:date="2018-11-26T11:12:00Z">
              <w:r w:rsidRPr="00794639">
                <w:delText>MN_SS_SUBSCRIPTION_VIOLATION</w:delText>
              </w:r>
              <w:bookmarkStart w:id="11766" w:name="_Toc531012541"/>
              <w:bookmarkStart w:id="11767" w:name="_Toc531076834"/>
              <w:bookmarkStart w:id="11768" w:name="_Toc531078125"/>
              <w:bookmarkStart w:id="11769" w:name="_Toc531079429"/>
              <w:bookmarkStart w:id="11770" w:name="_Toc531701326"/>
              <w:bookmarkEnd w:id="11766"/>
              <w:bookmarkEnd w:id="11767"/>
              <w:bookmarkEnd w:id="11768"/>
              <w:bookmarkEnd w:id="11769"/>
              <w:bookmarkEnd w:id="11770"/>
            </w:del>
          </w:p>
        </w:tc>
        <w:bookmarkStart w:id="11771" w:name="_Toc531012542"/>
        <w:bookmarkStart w:id="11772" w:name="_Toc531076835"/>
        <w:bookmarkStart w:id="11773" w:name="_Toc531078126"/>
        <w:bookmarkStart w:id="11774" w:name="_Toc531079430"/>
        <w:bookmarkStart w:id="11775" w:name="_Toc531701327"/>
        <w:bookmarkEnd w:id="11771"/>
        <w:bookmarkEnd w:id="11772"/>
        <w:bookmarkEnd w:id="11773"/>
        <w:bookmarkEnd w:id="11774"/>
        <w:bookmarkEnd w:id="11775"/>
      </w:tr>
      <w:tr w:rsidR="001B2A26" w:rsidRPr="00794639" w14:paraId="2B60FE24" w14:textId="77777777" w:rsidTr="00953CD3">
        <w:trPr>
          <w:del w:id="11776" w:author="Sevan Sirapian [2]" w:date="2018-11-26T11:12:00Z"/>
        </w:trPr>
        <w:tc>
          <w:tcPr>
            <w:tcW w:w="1437" w:type="dxa"/>
          </w:tcPr>
          <w:p w14:paraId="6126C2E7" w14:textId="77777777" w:rsidR="001B2A26" w:rsidRPr="00794639" w:rsidRDefault="001B2A26" w:rsidP="00166AF3">
            <w:pPr>
              <w:pStyle w:val="TableBody"/>
              <w:rPr>
                <w:del w:id="11777" w:author="Sevan Sirapian [2]" w:date="2018-11-26T11:12:00Z"/>
              </w:rPr>
            </w:pPr>
            <w:del w:id="11778" w:author="Sevan Sirapian [2]" w:date="2018-11-26T11:12:00Z">
              <w:r w:rsidRPr="00794639">
                <w:delText>20</w:delText>
              </w:r>
              <w:bookmarkStart w:id="11779" w:name="_Toc531012543"/>
              <w:bookmarkStart w:id="11780" w:name="_Toc531076836"/>
              <w:bookmarkStart w:id="11781" w:name="_Toc531078127"/>
              <w:bookmarkStart w:id="11782" w:name="_Toc531079431"/>
              <w:bookmarkStart w:id="11783" w:name="_Toc531701328"/>
              <w:bookmarkEnd w:id="11779"/>
              <w:bookmarkEnd w:id="11780"/>
              <w:bookmarkEnd w:id="11781"/>
              <w:bookmarkEnd w:id="11782"/>
              <w:bookmarkEnd w:id="11783"/>
            </w:del>
          </w:p>
        </w:tc>
        <w:tc>
          <w:tcPr>
            <w:tcW w:w="7560" w:type="dxa"/>
          </w:tcPr>
          <w:p w14:paraId="270FFCC6" w14:textId="77777777" w:rsidR="001B2A26" w:rsidRPr="00794639" w:rsidRDefault="001B2A26" w:rsidP="00166AF3">
            <w:pPr>
              <w:pStyle w:val="TableBody"/>
              <w:rPr>
                <w:del w:id="11784" w:author="Sevan Sirapian [2]" w:date="2018-11-26T11:12:00Z"/>
              </w:rPr>
            </w:pPr>
            <w:del w:id="11785" w:author="Sevan Sirapian [2]" w:date="2018-11-26T11:12:00Z">
              <w:r w:rsidRPr="00794639">
                <w:delText>MN_SS_INCOMPATIBILITY</w:delText>
              </w:r>
              <w:bookmarkStart w:id="11786" w:name="_Toc531012544"/>
              <w:bookmarkStart w:id="11787" w:name="_Toc531076837"/>
              <w:bookmarkStart w:id="11788" w:name="_Toc531078128"/>
              <w:bookmarkStart w:id="11789" w:name="_Toc531079432"/>
              <w:bookmarkStart w:id="11790" w:name="_Toc531701329"/>
              <w:bookmarkEnd w:id="11786"/>
              <w:bookmarkEnd w:id="11787"/>
              <w:bookmarkEnd w:id="11788"/>
              <w:bookmarkEnd w:id="11789"/>
              <w:bookmarkEnd w:id="11790"/>
            </w:del>
          </w:p>
        </w:tc>
        <w:bookmarkStart w:id="11791" w:name="_Toc531012545"/>
        <w:bookmarkStart w:id="11792" w:name="_Toc531076838"/>
        <w:bookmarkStart w:id="11793" w:name="_Toc531078129"/>
        <w:bookmarkStart w:id="11794" w:name="_Toc531079433"/>
        <w:bookmarkStart w:id="11795" w:name="_Toc531701330"/>
        <w:bookmarkEnd w:id="11791"/>
        <w:bookmarkEnd w:id="11792"/>
        <w:bookmarkEnd w:id="11793"/>
        <w:bookmarkEnd w:id="11794"/>
        <w:bookmarkEnd w:id="11795"/>
      </w:tr>
      <w:tr w:rsidR="001B2A26" w:rsidRPr="00794639" w14:paraId="06396754" w14:textId="77777777" w:rsidTr="00953CD3">
        <w:trPr>
          <w:del w:id="11796" w:author="Sevan Sirapian [2]" w:date="2018-11-26T11:12:00Z"/>
        </w:trPr>
        <w:tc>
          <w:tcPr>
            <w:tcW w:w="1437" w:type="dxa"/>
          </w:tcPr>
          <w:p w14:paraId="4302661F" w14:textId="77777777" w:rsidR="001B2A26" w:rsidRPr="00794639" w:rsidRDefault="001B2A26" w:rsidP="00166AF3">
            <w:pPr>
              <w:pStyle w:val="TableBody"/>
              <w:rPr>
                <w:del w:id="11797" w:author="Sevan Sirapian [2]" w:date="2018-11-26T11:12:00Z"/>
              </w:rPr>
            </w:pPr>
            <w:del w:id="11798" w:author="Sevan Sirapian [2]" w:date="2018-11-26T11:12:00Z">
              <w:r w:rsidRPr="00794639">
                <w:delText>21</w:delText>
              </w:r>
              <w:bookmarkStart w:id="11799" w:name="_Toc531012546"/>
              <w:bookmarkStart w:id="11800" w:name="_Toc531076839"/>
              <w:bookmarkStart w:id="11801" w:name="_Toc531078130"/>
              <w:bookmarkStart w:id="11802" w:name="_Toc531079434"/>
              <w:bookmarkStart w:id="11803" w:name="_Toc531701331"/>
              <w:bookmarkEnd w:id="11799"/>
              <w:bookmarkEnd w:id="11800"/>
              <w:bookmarkEnd w:id="11801"/>
              <w:bookmarkEnd w:id="11802"/>
              <w:bookmarkEnd w:id="11803"/>
            </w:del>
          </w:p>
        </w:tc>
        <w:tc>
          <w:tcPr>
            <w:tcW w:w="7560" w:type="dxa"/>
          </w:tcPr>
          <w:p w14:paraId="4E149232" w14:textId="77777777" w:rsidR="001B2A26" w:rsidRPr="00794639" w:rsidRDefault="001B2A26" w:rsidP="00166AF3">
            <w:pPr>
              <w:pStyle w:val="TableBody"/>
              <w:rPr>
                <w:del w:id="11804" w:author="Sevan Sirapian [2]" w:date="2018-11-26T11:12:00Z"/>
              </w:rPr>
            </w:pPr>
            <w:del w:id="11805" w:author="Sevan Sirapian [2]" w:date="2018-11-26T11:12:00Z">
              <w:r w:rsidRPr="00794639">
                <w:delText>MN_FACILITY_NOT_SUPPORTED</w:delText>
              </w:r>
              <w:bookmarkStart w:id="11806" w:name="_Toc531012547"/>
              <w:bookmarkStart w:id="11807" w:name="_Toc531076840"/>
              <w:bookmarkStart w:id="11808" w:name="_Toc531078131"/>
              <w:bookmarkStart w:id="11809" w:name="_Toc531079435"/>
              <w:bookmarkStart w:id="11810" w:name="_Toc531701332"/>
              <w:bookmarkEnd w:id="11806"/>
              <w:bookmarkEnd w:id="11807"/>
              <w:bookmarkEnd w:id="11808"/>
              <w:bookmarkEnd w:id="11809"/>
              <w:bookmarkEnd w:id="11810"/>
            </w:del>
          </w:p>
        </w:tc>
        <w:bookmarkStart w:id="11811" w:name="_Toc531012548"/>
        <w:bookmarkStart w:id="11812" w:name="_Toc531076841"/>
        <w:bookmarkStart w:id="11813" w:name="_Toc531078132"/>
        <w:bookmarkStart w:id="11814" w:name="_Toc531079436"/>
        <w:bookmarkStart w:id="11815" w:name="_Toc531701333"/>
        <w:bookmarkEnd w:id="11811"/>
        <w:bookmarkEnd w:id="11812"/>
        <w:bookmarkEnd w:id="11813"/>
        <w:bookmarkEnd w:id="11814"/>
        <w:bookmarkEnd w:id="11815"/>
      </w:tr>
      <w:tr w:rsidR="001B2A26" w:rsidRPr="00794639" w14:paraId="06DA2C05" w14:textId="77777777" w:rsidTr="00953CD3">
        <w:trPr>
          <w:del w:id="11816" w:author="Sevan Sirapian [2]" w:date="2018-11-26T11:12:00Z"/>
        </w:trPr>
        <w:tc>
          <w:tcPr>
            <w:tcW w:w="1437" w:type="dxa"/>
          </w:tcPr>
          <w:p w14:paraId="633DA8DA" w14:textId="77777777" w:rsidR="001B2A26" w:rsidRPr="00794639" w:rsidRDefault="001B2A26" w:rsidP="00166AF3">
            <w:pPr>
              <w:pStyle w:val="TableBody"/>
              <w:rPr>
                <w:del w:id="11817" w:author="Sevan Sirapian [2]" w:date="2018-11-26T11:12:00Z"/>
              </w:rPr>
            </w:pPr>
            <w:del w:id="11818" w:author="Sevan Sirapian [2]" w:date="2018-11-26T11:12:00Z">
              <w:r w:rsidRPr="00794639">
                <w:delText>27</w:delText>
              </w:r>
              <w:bookmarkStart w:id="11819" w:name="_Toc531012549"/>
              <w:bookmarkStart w:id="11820" w:name="_Toc531076842"/>
              <w:bookmarkStart w:id="11821" w:name="_Toc531078133"/>
              <w:bookmarkStart w:id="11822" w:name="_Toc531079437"/>
              <w:bookmarkStart w:id="11823" w:name="_Toc531701334"/>
              <w:bookmarkEnd w:id="11819"/>
              <w:bookmarkEnd w:id="11820"/>
              <w:bookmarkEnd w:id="11821"/>
              <w:bookmarkEnd w:id="11822"/>
              <w:bookmarkEnd w:id="11823"/>
            </w:del>
          </w:p>
        </w:tc>
        <w:tc>
          <w:tcPr>
            <w:tcW w:w="7560" w:type="dxa"/>
          </w:tcPr>
          <w:p w14:paraId="4F839AE5" w14:textId="77777777" w:rsidR="001B2A26" w:rsidRPr="00794639" w:rsidRDefault="001B2A26" w:rsidP="00166AF3">
            <w:pPr>
              <w:pStyle w:val="TableBody"/>
              <w:rPr>
                <w:del w:id="11824" w:author="Sevan Sirapian [2]" w:date="2018-11-26T11:12:00Z"/>
              </w:rPr>
            </w:pPr>
            <w:del w:id="11825" w:author="Sevan Sirapian [2]" w:date="2018-11-26T11:12:00Z">
              <w:r w:rsidRPr="00794639">
                <w:delText>MN_ABSENT_SUBSCRIBER</w:delText>
              </w:r>
              <w:bookmarkStart w:id="11826" w:name="_Toc531012550"/>
              <w:bookmarkStart w:id="11827" w:name="_Toc531076843"/>
              <w:bookmarkStart w:id="11828" w:name="_Toc531078134"/>
              <w:bookmarkStart w:id="11829" w:name="_Toc531079438"/>
              <w:bookmarkStart w:id="11830" w:name="_Toc531701335"/>
              <w:bookmarkEnd w:id="11826"/>
              <w:bookmarkEnd w:id="11827"/>
              <w:bookmarkEnd w:id="11828"/>
              <w:bookmarkEnd w:id="11829"/>
              <w:bookmarkEnd w:id="11830"/>
            </w:del>
          </w:p>
        </w:tc>
        <w:bookmarkStart w:id="11831" w:name="_Toc531012551"/>
        <w:bookmarkStart w:id="11832" w:name="_Toc531076844"/>
        <w:bookmarkStart w:id="11833" w:name="_Toc531078135"/>
        <w:bookmarkStart w:id="11834" w:name="_Toc531079439"/>
        <w:bookmarkStart w:id="11835" w:name="_Toc531701336"/>
        <w:bookmarkEnd w:id="11831"/>
        <w:bookmarkEnd w:id="11832"/>
        <w:bookmarkEnd w:id="11833"/>
        <w:bookmarkEnd w:id="11834"/>
        <w:bookmarkEnd w:id="11835"/>
      </w:tr>
      <w:tr w:rsidR="001B2A26" w:rsidRPr="00794639" w14:paraId="4054B563" w14:textId="77777777" w:rsidTr="00953CD3">
        <w:trPr>
          <w:del w:id="11836" w:author="Sevan Sirapian [2]" w:date="2018-11-26T11:12:00Z"/>
        </w:trPr>
        <w:tc>
          <w:tcPr>
            <w:tcW w:w="1437" w:type="dxa"/>
          </w:tcPr>
          <w:p w14:paraId="7AD773B6" w14:textId="77777777" w:rsidR="001B2A26" w:rsidRPr="00794639" w:rsidRDefault="001B2A26" w:rsidP="00166AF3">
            <w:pPr>
              <w:pStyle w:val="TableBody"/>
              <w:rPr>
                <w:del w:id="11837" w:author="Sevan Sirapian [2]" w:date="2018-11-26T11:12:00Z"/>
              </w:rPr>
            </w:pPr>
            <w:del w:id="11838" w:author="Sevan Sirapian [2]" w:date="2018-11-26T11:12:00Z">
              <w:r w:rsidRPr="00794639">
                <w:delText>29</w:delText>
              </w:r>
              <w:bookmarkStart w:id="11839" w:name="_Toc531012552"/>
              <w:bookmarkStart w:id="11840" w:name="_Toc531076845"/>
              <w:bookmarkStart w:id="11841" w:name="_Toc531078136"/>
              <w:bookmarkStart w:id="11842" w:name="_Toc531079440"/>
              <w:bookmarkStart w:id="11843" w:name="_Toc531701337"/>
              <w:bookmarkEnd w:id="11839"/>
              <w:bookmarkEnd w:id="11840"/>
              <w:bookmarkEnd w:id="11841"/>
              <w:bookmarkEnd w:id="11842"/>
              <w:bookmarkEnd w:id="11843"/>
            </w:del>
          </w:p>
        </w:tc>
        <w:tc>
          <w:tcPr>
            <w:tcW w:w="7560" w:type="dxa"/>
          </w:tcPr>
          <w:p w14:paraId="367EFA4A" w14:textId="77777777" w:rsidR="001B2A26" w:rsidRPr="00794639" w:rsidRDefault="001B2A26" w:rsidP="00166AF3">
            <w:pPr>
              <w:pStyle w:val="TableBody"/>
              <w:rPr>
                <w:del w:id="11844" w:author="Sevan Sirapian [2]" w:date="2018-11-26T11:12:00Z"/>
              </w:rPr>
            </w:pPr>
            <w:del w:id="11845" w:author="Sevan Sirapian [2]" w:date="2018-11-26T11:12:00Z">
              <w:r w:rsidRPr="00794639">
                <w:delText>MN_SHORT_TERM_DENIAL</w:delText>
              </w:r>
              <w:bookmarkStart w:id="11846" w:name="_Toc531012553"/>
              <w:bookmarkStart w:id="11847" w:name="_Toc531076846"/>
              <w:bookmarkStart w:id="11848" w:name="_Toc531078137"/>
              <w:bookmarkStart w:id="11849" w:name="_Toc531079441"/>
              <w:bookmarkStart w:id="11850" w:name="_Toc531701338"/>
              <w:bookmarkEnd w:id="11846"/>
              <w:bookmarkEnd w:id="11847"/>
              <w:bookmarkEnd w:id="11848"/>
              <w:bookmarkEnd w:id="11849"/>
              <w:bookmarkEnd w:id="11850"/>
            </w:del>
          </w:p>
        </w:tc>
        <w:bookmarkStart w:id="11851" w:name="_Toc531012554"/>
        <w:bookmarkStart w:id="11852" w:name="_Toc531076847"/>
        <w:bookmarkStart w:id="11853" w:name="_Toc531078138"/>
        <w:bookmarkStart w:id="11854" w:name="_Toc531079442"/>
        <w:bookmarkStart w:id="11855" w:name="_Toc531701339"/>
        <w:bookmarkEnd w:id="11851"/>
        <w:bookmarkEnd w:id="11852"/>
        <w:bookmarkEnd w:id="11853"/>
        <w:bookmarkEnd w:id="11854"/>
        <w:bookmarkEnd w:id="11855"/>
      </w:tr>
      <w:tr w:rsidR="001B2A26" w:rsidRPr="00794639" w14:paraId="2F60CD1F" w14:textId="77777777" w:rsidTr="00953CD3">
        <w:trPr>
          <w:del w:id="11856" w:author="Sevan Sirapian [2]" w:date="2018-11-26T11:12:00Z"/>
        </w:trPr>
        <w:tc>
          <w:tcPr>
            <w:tcW w:w="1437" w:type="dxa"/>
          </w:tcPr>
          <w:p w14:paraId="0CBF5BE7" w14:textId="77777777" w:rsidR="001B2A26" w:rsidRPr="00794639" w:rsidRDefault="001B2A26" w:rsidP="00166AF3">
            <w:pPr>
              <w:pStyle w:val="TableBody"/>
              <w:rPr>
                <w:del w:id="11857" w:author="Sevan Sirapian [2]" w:date="2018-11-26T11:12:00Z"/>
              </w:rPr>
            </w:pPr>
            <w:del w:id="11858" w:author="Sevan Sirapian [2]" w:date="2018-11-26T11:12:00Z">
              <w:r w:rsidRPr="00794639">
                <w:delText>30</w:delText>
              </w:r>
              <w:bookmarkStart w:id="11859" w:name="_Toc531012555"/>
              <w:bookmarkStart w:id="11860" w:name="_Toc531076848"/>
              <w:bookmarkStart w:id="11861" w:name="_Toc531078139"/>
              <w:bookmarkStart w:id="11862" w:name="_Toc531079443"/>
              <w:bookmarkStart w:id="11863" w:name="_Toc531701340"/>
              <w:bookmarkEnd w:id="11859"/>
              <w:bookmarkEnd w:id="11860"/>
              <w:bookmarkEnd w:id="11861"/>
              <w:bookmarkEnd w:id="11862"/>
              <w:bookmarkEnd w:id="11863"/>
            </w:del>
          </w:p>
        </w:tc>
        <w:tc>
          <w:tcPr>
            <w:tcW w:w="7560" w:type="dxa"/>
          </w:tcPr>
          <w:p w14:paraId="24356497" w14:textId="77777777" w:rsidR="001B2A26" w:rsidRPr="00794639" w:rsidRDefault="001B2A26" w:rsidP="00166AF3">
            <w:pPr>
              <w:pStyle w:val="TableBody"/>
              <w:rPr>
                <w:del w:id="11864" w:author="Sevan Sirapian [2]" w:date="2018-11-26T11:12:00Z"/>
              </w:rPr>
            </w:pPr>
            <w:del w:id="11865" w:author="Sevan Sirapian [2]" w:date="2018-11-26T11:12:00Z">
              <w:r w:rsidRPr="00794639">
                <w:delText>MN_LONG_TERM_DENIAL</w:delText>
              </w:r>
              <w:bookmarkStart w:id="11866" w:name="_Toc531012556"/>
              <w:bookmarkStart w:id="11867" w:name="_Toc531076849"/>
              <w:bookmarkStart w:id="11868" w:name="_Toc531078140"/>
              <w:bookmarkStart w:id="11869" w:name="_Toc531079444"/>
              <w:bookmarkStart w:id="11870" w:name="_Toc531701341"/>
              <w:bookmarkEnd w:id="11866"/>
              <w:bookmarkEnd w:id="11867"/>
              <w:bookmarkEnd w:id="11868"/>
              <w:bookmarkEnd w:id="11869"/>
              <w:bookmarkEnd w:id="11870"/>
            </w:del>
          </w:p>
        </w:tc>
        <w:bookmarkStart w:id="11871" w:name="_Toc531012557"/>
        <w:bookmarkStart w:id="11872" w:name="_Toc531076850"/>
        <w:bookmarkStart w:id="11873" w:name="_Toc531078141"/>
        <w:bookmarkStart w:id="11874" w:name="_Toc531079445"/>
        <w:bookmarkStart w:id="11875" w:name="_Toc531701342"/>
        <w:bookmarkEnd w:id="11871"/>
        <w:bookmarkEnd w:id="11872"/>
        <w:bookmarkEnd w:id="11873"/>
        <w:bookmarkEnd w:id="11874"/>
        <w:bookmarkEnd w:id="11875"/>
      </w:tr>
      <w:tr w:rsidR="001B2A26" w:rsidRPr="00794639" w14:paraId="53FFC0D1" w14:textId="77777777" w:rsidTr="00953CD3">
        <w:trPr>
          <w:del w:id="11876" w:author="Sevan Sirapian [2]" w:date="2018-11-26T11:12:00Z"/>
        </w:trPr>
        <w:tc>
          <w:tcPr>
            <w:tcW w:w="1437" w:type="dxa"/>
          </w:tcPr>
          <w:p w14:paraId="2FA9F70E" w14:textId="77777777" w:rsidR="001B2A26" w:rsidRPr="00794639" w:rsidRDefault="001B2A26" w:rsidP="00166AF3">
            <w:pPr>
              <w:pStyle w:val="TableBody"/>
              <w:rPr>
                <w:del w:id="11877" w:author="Sevan Sirapian [2]" w:date="2018-11-26T11:12:00Z"/>
              </w:rPr>
            </w:pPr>
            <w:del w:id="11878" w:author="Sevan Sirapian [2]" w:date="2018-11-26T11:12:00Z">
              <w:r w:rsidRPr="00794639">
                <w:delText>34</w:delText>
              </w:r>
              <w:bookmarkStart w:id="11879" w:name="_Toc531012558"/>
              <w:bookmarkStart w:id="11880" w:name="_Toc531076851"/>
              <w:bookmarkStart w:id="11881" w:name="_Toc531078142"/>
              <w:bookmarkStart w:id="11882" w:name="_Toc531079446"/>
              <w:bookmarkStart w:id="11883" w:name="_Toc531701343"/>
              <w:bookmarkEnd w:id="11879"/>
              <w:bookmarkEnd w:id="11880"/>
              <w:bookmarkEnd w:id="11881"/>
              <w:bookmarkEnd w:id="11882"/>
              <w:bookmarkEnd w:id="11883"/>
            </w:del>
          </w:p>
        </w:tc>
        <w:tc>
          <w:tcPr>
            <w:tcW w:w="7560" w:type="dxa"/>
          </w:tcPr>
          <w:p w14:paraId="267790EE" w14:textId="77777777" w:rsidR="001B2A26" w:rsidRPr="00794639" w:rsidRDefault="001B2A26" w:rsidP="00166AF3">
            <w:pPr>
              <w:pStyle w:val="TableBody"/>
              <w:rPr>
                <w:del w:id="11884" w:author="Sevan Sirapian [2]" w:date="2018-11-26T11:12:00Z"/>
              </w:rPr>
            </w:pPr>
            <w:del w:id="11885" w:author="Sevan Sirapian [2]" w:date="2018-11-26T11:12:00Z">
              <w:r w:rsidRPr="00794639">
                <w:delText>MN_SYSTEM_FAILURE</w:delText>
              </w:r>
              <w:bookmarkStart w:id="11886" w:name="_Toc531012559"/>
              <w:bookmarkStart w:id="11887" w:name="_Toc531076852"/>
              <w:bookmarkStart w:id="11888" w:name="_Toc531078143"/>
              <w:bookmarkStart w:id="11889" w:name="_Toc531079447"/>
              <w:bookmarkStart w:id="11890" w:name="_Toc531701344"/>
              <w:bookmarkEnd w:id="11886"/>
              <w:bookmarkEnd w:id="11887"/>
              <w:bookmarkEnd w:id="11888"/>
              <w:bookmarkEnd w:id="11889"/>
              <w:bookmarkEnd w:id="11890"/>
            </w:del>
          </w:p>
        </w:tc>
        <w:bookmarkStart w:id="11891" w:name="_Toc531012560"/>
        <w:bookmarkStart w:id="11892" w:name="_Toc531076853"/>
        <w:bookmarkStart w:id="11893" w:name="_Toc531078144"/>
        <w:bookmarkStart w:id="11894" w:name="_Toc531079448"/>
        <w:bookmarkStart w:id="11895" w:name="_Toc531701345"/>
        <w:bookmarkEnd w:id="11891"/>
        <w:bookmarkEnd w:id="11892"/>
        <w:bookmarkEnd w:id="11893"/>
        <w:bookmarkEnd w:id="11894"/>
        <w:bookmarkEnd w:id="11895"/>
      </w:tr>
      <w:tr w:rsidR="001B2A26" w:rsidRPr="00794639" w14:paraId="15FE1463" w14:textId="77777777" w:rsidTr="00953CD3">
        <w:trPr>
          <w:del w:id="11896" w:author="Sevan Sirapian [2]" w:date="2018-11-26T11:12:00Z"/>
        </w:trPr>
        <w:tc>
          <w:tcPr>
            <w:tcW w:w="1437" w:type="dxa"/>
          </w:tcPr>
          <w:p w14:paraId="15950146" w14:textId="77777777" w:rsidR="001B2A26" w:rsidRPr="00794639" w:rsidRDefault="001B2A26" w:rsidP="00166AF3">
            <w:pPr>
              <w:pStyle w:val="TableBody"/>
              <w:rPr>
                <w:del w:id="11897" w:author="Sevan Sirapian [2]" w:date="2018-11-26T11:12:00Z"/>
              </w:rPr>
            </w:pPr>
            <w:del w:id="11898" w:author="Sevan Sirapian [2]" w:date="2018-11-26T11:12:00Z">
              <w:r w:rsidRPr="00794639">
                <w:delText>35</w:delText>
              </w:r>
              <w:bookmarkStart w:id="11899" w:name="_Toc531012561"/>
              <w:bookmarkStart w:id="11900" w:name="_Toc531076854"/>
              <w:bookmarkStart w:id="11901" w:name="_Toc531078145"/>
              <w:bookmarkStart w:id="11902" w:name="_Toc531079449"/>
              <w:bookmarkStart w:id="11903" w:name="_Toc531701346"/>
              <w:bookmarkEnd w:id="11899"/>
              <w:bookmarkEnd w:id="11900"/>
              <w:bookmarkEnd w:id="11901"/>
              <w:bookmarkEnd w:id="11902"/>
              <w:bookmarkEnd w:id="11903"/>
            </w:del>
          </w:p>
        </w:tc>
        <w:tc>
          <w:tcPr>
            <w:tcW w:w="7560" w:type="dxa"/>
          </w:tcPr>
          <w:p w14:paraId="105E8AC3" w14:textId="77777777" w:rsidR="001B2A26" w:rsidRPr="00794639" w:rsidRDefault="001B2A26" w:rsidP="00166AF3">
            <w:pPr>
              <w:pStyle w:val="TableBody"/>
              <w:rPr>
                <w:del w:id="11904" w:author="Sevan Sirapian [2]" w:date="2018-11-26T11:12:00Z"/>
              </w:rPr>
            </w:pPr>
            <w:del w:id="11905" w:author="Sevan Sirapian [2]" w:date="2018-11-26T11:12:00Z">
              <w:r w:rsidRPr="00794639">
                <w:delText>MN_DATA_MISSING</w:delText>
              </w:r>
              <w:bookmarkStart w:id="11906" w:name="_Toc531012562"/>
              <w:bookmarkStart w:id="11907" w:name="_Toc531076855"/>
              <w:bookmarkStart w:id="11908" w:name="_Toc531078146"/>
              <w:bookmarkStart w:id="11909" w:name="_Toc531079450"/>
              <w:bookmarkStart w:id="11910" w:name="_Toc531701347"/>
              <w:bookmarkEnd w:id="11906"/>
              <w:bookmarkEnd w:id="11907"/>
              <w:bookmarkEnd w:id="11908"/>
              <w:bookmarkEnd w:id="11909"/>
              <w:bookmarkEnd w:id="11910"/>
            </w:del>
          </w:p>
        </w:tc>
        <w:bookmarkStart w:id="11911" w:name="_Toc531012563"/>
        <w:bookmarkStart w:id="11912" w:name="_Toc531076856"/>
        <w:bookmarkStart w:id="11913" w:name="_Toc531078147"/>
        <w:bookmarkStart w:id="11914" w:name="_Toc531079451"/>
        <w:bookmarkStart w:id="11915" w:name="_Toc531701348"/>
        <w:bookmarkEnd w:id="11911"/>
        <w:bookmarkEnd w:id="11912"/>
        <w:bookmarkEnd w:id="11913"/>
        <w:bookmarkEnd w:id="11914"/>
        <w:bookmarkEnd w:id="11915"/>
      </w:tr>
      <w:tr w:rsidR="001B2A26" w:rsidRPr="00794639" w14:paraId="633B2B9B" w14:textId="77777777" w:rsidTr="00953CD3">
        <w:trPr>
          <w:del w:id="11916" w:author="Sevan Sirapian [2]" w:date="2018-11-26T11:12:00Z"/>
        </w:trPr>
        <w:tc>
          <w:tcPr>
            <w:tcW w:w="1437" w:type="dxa"/>
          </w:tcPr>
          <w:p w14:paraId="4F60E09F" w14:textId="77777777" w:rsidR="001B2A26" w:rsidRPr="00794639" w:rsidRDefault="001B2A26" w:rsidP="00166AF3">
            <w:pPr>
              <w:pStyle w:val="TableBody"/>
              <w:rPr>
                <w:del w:id="11917" w:author="Sevan Sirapian [2]" w:date="2018-11-26T11:12:00Z"/>
              </w:rPr>
            </w:pPr>
            <w:del w:id="11918" w:author="Sevan Sirapian [2]" w:date="2018-11-26T11:12:00Z">
              <w:r w:rsidRPr="00794639">
                <w:delText>36</w:delText>
              </w:r>
              <w:bookmarkStart w:id="11919" w:name="_Toc531012564"/>
              <w:bookmarkStart w:id="11920" w:name="_Toc531076857"/>
              <w:bookmarkStart w:id="11921" w:name="_Toc531078148"/>
              <w:bookmarkStart w:id="11922" w:name="_Toc531079452"/>
              <w:bookmarkStart w:id="11923" w:name="_Toc531701349"/>
              <w:bookmarkEnd w:id="11919"/>
              <w:bookmarkEnd w:id="11920"/>
              <w:bookmarkEnd w:id="11921"/>
              <w:bookmarkEnd w:id="11922"/>
              <w:bookmarkEnd w:id="11923"/>
            </w:del>
          </w:p>
        </w:tc>
        <w:tc>
          <w:tcPr>
            <w:tcW w:w="7560" w:type="dxa"/>
          </w:tcPr>
          <w:p w14:paraId="5296189D" w14:textId="77777777" w:rsidR="001B2A26" w:rsidRPr="00794639" w:rsidRDefault="001B2A26" w:rsidP="00166AF3">
            <w:pPr>
              <w:pStyle w:val="TableBody"/>
              <w:rPr>
                <w:del w:id="11924" w:author="Sevan Sirapian [2]" w:date="2018-11-26T11:12:00Z"/>
              </w:rPr>
            </w:pPr>
            <w:del w:id="11925" w:author="Sevan Sirapian [2]" w:date="2018-11-26T11:12:00Z">
              <w:r w:rsidRPr="00794639">
                <w:delText>MN_UNEXPECTED_DATA_VALUE</w:delText>
              </w:r>
              <w:bookmarkStart w:id="11926" w:name="_Toc531012565"/>
              <w:bookmarkStart w:id="11927" w:name="_Toc531076858"/>
              <w:bookmarkStart w:id="11928" w:name="_Toc531078149"/>
              <w:bookmarkStart w:id="11929" w:name="_Toc531079453"/>
              <w:bookmarkStart w:id="11930" w:name="_Toc531701350"/>
              <w:bookmarkEnd w:id="11926"/>
              <w:bookmarkEnd w:id="11927"/>
              <w:bookmarkEnd w:id="11928"/>
              <w:bookmarkEnd w:id="11929"/>
              <w:bookmarkEnd w:id="11930"/>
            </w:del>
          </w:p>
        </w:tc>
        <w:bookmarkStart w:id="11931" w:name="_Toc531012566"/>
        <w:bookmarkStart w:id="11932" w:name="_Toc531076859"/>
        <w:bookmarkStart w:id="11933" w:name="_Toc531078150"/>
        <w:bookmarkStart w:id="11934" w:name="_Toc531079454"/>
        <w:bookmarkStart w:id="11935" w:name="_Toc531701351"/>
        <w:bookmarkEnd w:id="11931"/>
        <w:bookmarkEnd w:id="11932"/>
        <w:bookmarkEnd w:id="11933"/>
        <w:bookmarkEnd w:id="11934"/>
        <w:bookmarkEnd w:id="11935"/>
      </w:tr>
      <w:tr w:rsidR="001B2A26" w:rsidRPr="00794639" w14:paraId="2AEA0ABE" w14:textId="77777777" w:rsidTr="00953CD3">
        <w:trPr>
          <w:del w:id="11936" w:author="Sevan Sirapian [2]" w:date="2018-11-26T11:12:00Z"/>
        </w:trPr>
        <w:tc>
          <w:tcPr>
            <w:tcW w:w="1437" w:type="dxa"/>
          </w:tcPr>
          <w:p w14:paraId="7004BAB6" w14:textId="77777777" w:rsidR="001B2A26" w:rsidRPr="00794639" w:rsidRDefault="001B2A26" w:rsidP="00166AF3">
            <w:pPr>
              <w:pStyle w:val="TableBody"/>
              <w:rPr>
                <w:del w:id="11937" w:author="Sevan Sirapian [2]" w:date="2018-11-26T11:12:00Z"/>
              </w:rPr>
            </w:pPr>
            <w:del w:id="11938" w:author="Sevan Sirapian [2]" w:date="2018-11-26T11:12:00Z">
              <w:r w:rsidRPr="00794639">
                <w:delText>37</w:delText>
              </w:r>
              <w:bookmarkStart w:id="11939" w:name="_Toc531012567"/>
              <w:bookmarkStart w:id="11940" w:name="_Toc531076860"/>
              <w:bookmarkStart w:id="11941" w:name="_Toc531078151"/>
              <w:bookmarkStart w:id="11942" w:name="_Toc531079455"/>
              <w:bookmarkStart w:id="11943" w:name="_Toc531701352"/>
              <w:bookmarkEnd w:id="11939"/>
              <w:bookmarkEnd w:id="11940"/>
              <w:bookmarkEnd w:id="11941"/>
              <w:bookmarkEnd w:id="11942"/>
              <w:bookmarkEnd w:id="11943"/>
            </w:del>
          </w:p>
        </w:tc>
        <w:tc>
          <w:tcPr>
            <w:tcW w:w="7560" w:type="dxa"/>
          </w:tcPr>
          <w:p w14:paraId="007BDD6B" w14:textId="77777777" w:rsidR="001B2A26" w:rsidRPr="00794639" w:rsidRDefault="001B2A26" w:rsidP="00166AF3">
            <w:pPr>
              <w:pStyle w:val="TableBody"/>
              <w:rPr>
                <w:del w:id="11944" w:author="Sevan Sirapian [2]" w:date="2018-11-26T11:12:00Z"/>
              </w:rPr>
            </w:pPr>
            <w:del w:id="11945" w:author="Sevan Sirapian [2]" w:date="2018-11-26T11:12:00Z">
              <w:r w:rsidRPr="00794639">
                <w:delText>MN_PW_REGISTRATION_FAILURE</w:delText>
              </w:r>
              <w:bookmarkStart w:id="11946" w:name="_Toc531012568"/>
              <w:bookmarkStart w:id="11947" w:name="_Toc531076861"/>
              <w:bookmarkStart w:id="11948" w:name="_Toc531078152"/>
              <w:bookmarkStart w:id="11949" w:name="_Toc531079456"/>
              <w:bookmarkStart w:id="11950" w:name="_Toc531701353"/>
              <w:bookmarkEnd w:id="11946"/>
              <w:bookmarkEnd w:id="11947"/>
              <w:bookmarkEnd w:id="11948"/>
              <w:bookmarkEnd w:id="11949"/>
              <w:bookmarkEnd w:id="11950"/>
            </w:del>
          </w:p>
        </w:tc>
        <w:bookmarkStart w:id="11951" w:name="_Toc531012569"/>
        <w:bookmarkStart w:id="11952" w:name="_Toc531076862"/>
        <w:bookmarkStart w:id="11953" w:name="_Toc531078153"/>
        <w:bookmarkStart w:id="11954" w:name="_Toc531079457"/>
        <w:bookmarkStart w:id="11955" w:name="_Toc531701354"/>
        <w:bookmarkEnd w:id="11951"/>
        <w:bookmarkEnd w:id="11952"/>
        <w:bookmarkEnd w:id="11953"/>
        <w:bookmarkEnd w:id="11954"/>
        <w:bookmarkEnd w:id="11955"/>
      </w:tr>
      <w:tr w:rsidR="001B2A26" w:rsidRPr="00794639" w14:paraId="0477A934" w14:textId="77777777" w:rsidTr="00953CD3">
        <w:trPr>
          <w:del w:id="11956" w:author="Sevan Sirapian [2]" w:date="2018-11-26T11:12:00Z"/>
        </w:trPr>
        <w:tc>
          <w:tcPr>
            <w:tcW w:w="1437" w:type="dxa"/>
          </w:tcPr>
          <w:p w14:paraId="6FAAEFB1" w14:textId="77777777" w:rsidR="001B2A26" w:rsidRPr="00794639" w:rsidRDefault="001B2A26" w:rsidP="00166AF3">
            <w:pPr>
              <w:pStyle w:val="TableBody"/>
              <w:rPr>
                <w:del w:id="11957" w:author="Sevan Sirapian [2]" w:date="2018-11-26T11:12:00Z"/>
              </w:rPr>
            </w:pPr>
            <w:del w:id="11958" w:author="Sevan Sirapian [2]" w:date="2018-11-26T11:12:00Z">
              <w:r w:rsidRPr="00794639">
                <w:delText>38</w:delText>
              </w:r>
              <w:bookmarkStart w:id="11959" w:name="_Toc531012570"/>
              <w:bookmarkStart w:id="11960" w:name="_Toc531076863"/>
              <w:bookmarkStart w:id="11961" w:name="_Toc531078154"/>
              <w:bookmarkStart w:id="11962" w:name="_Toc531079458"/>
              <w:bookmarkStart w:id="11963" w:name="_Toc531701355"/>
              <w:bookmarkEnd w:id="11959"/>
              <w:bookmarkEnd w:id="11960"/>
              <w:bookmarkEnd w:id="11961"/>
              <w:bookmarkEnd w:id="11962"/>
              <w:bookmarkEnd w:id="11963"/>
            </w:del>
          </w:p>
        </w:tc>
        <w:tc>
          <w:tcPr>
            <w:tcW w:w="7560" w:type="dxa"/>
          </w:tcPr>
          <w:p w14:paraId="0BBA4863" w14:textId="77777777" w:rsidR="001B2A26" w:rsidRPr="00794639" w:rsidRDefault="001B2A26" w:rsidP="00166AF3">
            <w:pPr>
              <w:pStyle w:val="TableBody"/>
              <w:rPr>
                <w:del w:id="11964" w:author="Sevan Sirapian [2]" w:date="2018-11-26T11:12:00Z"/>
              </w:rPr>
            </w:pPr>
            <w:del w:id="11965" w:author="Sevan Sirapian [2]" w:date="2018-11-26T11:12:00Z">
              <w:r w:rsidRPr="00794639">
                <w:delText>MN_NEGATIVE_PW_CHECK</w:delText>
              </w:r>
              <w:bookmarkStart w:id="11966" w:name="_Toc531012571"/>
              <w:bookmarkStart w:id="11967" w:name="_Toc531076864"/>
              <w:bookmarkStart w:id="11968" w:name="_Toc531078155"/>
              <w:bookmarkStart w:id="11969" w:name="_Toc531079459"/>
              <w:bookmarkStart w:id="11970" w:name="_Toc531701356"/>
              <w:bookmarkEnd w:id="11966"/>
              <w:bookmarkEnd w:id="11967"/>
              <w:bookmarkEnd w:id="11968"/>
              <w:bookmarkEnd w:id="11969"/>
              <w:bookmarkEnd w:id="11970"/>
            </w:del>
          </w:p>
        </w:tc>
        <w:bookmarkStart w:id="11971" w:name="_Toc531012572"/>
        <w:bookmarkStart w:id="11972" w:name="_Toc531076865"/>
        <w:bookmarkStart w:id="11973" w:name="_Toc531078156"/>
        <w:bookmarkStart w:id="11974" w:name="_Toc531079460"/>
        <w:bookmarkStart w:id="11975" w:name="_Toc531701357"/>
        <w:bookmarkEnd w:id="11971"/>
        <w:bookmarkEnd w:id="11972"/>
        <w:bookmarkEnd w:id="11973"/>
        <w:bookmarkEnd w:id="11974"/>
        <w:bookmarkEnd w:id="11975"/>
      </w:tr>
      <w:tr w:rsidR="001B2A26" w:rsidRPr="00794639" w14:paraId="107C8495" w14:textId="77777777" w:rsidTr="00953CD3">
        <w:trPr>
          <w:del w:id="11976" w:author="Sevan Sirapian [2]" w:date="2018-11-26T11:12:00Z"/>
        </w:trPr>
        <w:tc>
          <w:tcPr>
            <w:tcW w:w="1437" w:type="dxa"/>
          </w:tcPr>
          <w:p w14:paraId="7DA2DBF2" w14:textId="77777777" w:rsidR="001B2A26" w:rsidRPr="00794639" w:rsidRDefault="001B2A26" w:rsidP="00166AF3">
            <w:pPr>
              <w:pStyle w:val="TableBody"/>
              <w:rPr>
                <w:del w:id="11977" w:author="Sevan Sirapian [2]" w:date="2018-11-26T11:12:00Z"/>
              </w:rPr>
            </w:pPr>
            <w:del w:id="11978" w:author="Sevan Sirapian [2]" w:date="2018-11-26T11:12:00Z">
              <w:r w:rsidRPr="00794639">
                <w:delText>43</w:delText>
              </w:r>
              <w:bookmarkStart w:id="11979" w:name="_Toc531012573"/>
              <w:bookmarkStart w:id="11980" w:name="_Toc531076866"/>
              <w:bookmarkStart w:id="11981" w:name="_Toc531078157"/>
              <w:bookmarkStart w:id="11982" w:name="_Toc531079461"/>
              <w:bookmarkStart w:id="11983" w:name="_Toc531701358"/>
              <w:bookmarkEnd w:id="11979"/>
              <w:bookmarkEnd w:id="11980"/>
              <w:bookmarkEnd w:id="11981"/>
              <w:bookmarkEnd w:id="11982"/>
              <w:bookmarkEnd w:id="11983"/>
            </w:del>
          </w:p>
        </w:tc>
        <w:tc>
          <w:tcPr>
            <w:tcW w:w="7560" w:type="dxa"/>
          </w:tcPr>
          <w:p w14:paraId="6BDCCB9F" w14:textId="77777777" w:rsidR="001B2A26" w:rsidRPr="00794639" w:rsidRDefault="001B2A26" w:rsidP="00166AF3">
            <w:pPr>
              <w:pStyle w:val="TableBody"/>
              <w:rPr>
                <w:del w:id="11984" w:author="Sevan Sirapian [2]" w:date="2018-11-26T11:12:00Z"/>
              </w:rPr>
            </w:pPr>
            <w:del w:id="11985" w:author="Sevan Sirapian [2]" w:date="2018-11-26T11:12:00Z">
              <w:r w:rsidRPr="00794639">
                <w:delText>MN_NUMBER_OF_PW_ATTEMPTS_VIOLATION</w:delText>
              </w:r>
              <w:bookmarkStart w:id="11986" w:name="_Toc531012574"/>
              <w:bookmarkStart w:id="11987" w:name="_Toc531076867"/>
              <w:bookmarkStart w:id="11988" w:name="_Toc531078158"/>
              <w:bookmarkStart w:id="11989" w:name="_Toc531079462"/>
              <w:bookmarkStart w:id="11990" w:name="_Toc531701359"/>
              <w:bookmarkEnd w:id="11986"/>
              <w:bookmarkEnd w:id="11987"/>
              <w:bookmarkEnd w:id="11988"/>
              <w:bookmarkEnd w:id="11989"/>
              <w:bookmarkEnd w:id="11990"/>
            </w:del>
          </w:p>
        </w:tc>
        <w:bookmarkStart w:id="11991" w:name="_Toc531012575"/>
        <w:bookmarkStart w:id="11992" w:name="_Toc531076868"/>
        <w:bookmarkStart w:id="11993" w:name="_Toc531078159"/>
        <w:bookmarkStart w:id="11994" w:name="_Toc531079463"/>
        <w:bookmarkStart w:id="11995" w:name="_Toc531701360"/>
        <w:bookmarkEnd w:id="11991"/>
        <w:bookmarkEnd w:id="11992"/>
        <w:bookmarkEnd w:id="11993"/>
        <w:bookmarkEnd w:id="11994"/>
        <w:bookmarkEnd w:id="11995"/>
      </w:tr>
      <w:tr w:rsidR="001B2A26" w:rsidRPr="00794639" w14:paraId="260C5563" w14:textId="77777777" w:rsidTr="00953CD3">
        <w:trPr>
          <w:del w:id="11996" w:author="Sevan Sirapian [2]" w:date="2018-11-26T11:12:00Z"/>
        </w:trPr>
        <w:tc>
          <w:tcPr>
            <w:tcW w:w="1437" w:type="dxa"/>
          </w:tcPr>
          <w:p w14:paraId="13F6F850" w14:textId="77777777" w:rsidR="001B2A26" w:rsidRPr="00794639" w:rsidRDefault="001B2A26" w:rsidP="00166AF3">
            <w:pPr>
              <w:pStyle w:val="TableBody"/>
              <w:rPr>
                <w:del w:id="11997" w:author="Sevan Sirapian [2]" w:date="2018-11-26T11:12:00Z"/>
              </w:rPr>
            </w:pPr>
            <w:del w:id="11998" w:author="Sevan Sirapian [2]" w:date="2018-11-26T11:12:00Z">
              <w:r w:rsidRPr="00794639">
                <w:delText>54</w:delText>
              </w:r>
              <w:bookmarkStart w:id="11999" w:name="_Toc531012576"/>
              <w:bookmarkStart w:id="12000" w:name="_Toc531076869"/>
              <w:bookmarkStart w:id="12001" w:name="_Toc531078160"/>
              <w:bookmarkStart w:id="12002" w:name="_Toc531079464"/>
              <w:bookmarkStart w:id="12003" w:name="_Toc531701361"/>
              <w:bookmarkEnd w:id="11999"/>
              <w:bookmarkEnd w:id="12000"/>
              <w:bookmarkEnd w:id="12001"/>
              <w:bookmarkEnd w:id="12002"/>
              <w:bookmarkEnd w:id="12003"/>
            </w:del>
          </w:p>
        </w:tc>
        <w:tc>
          <w:tcPr>
            <w:tcW w:w="7560" w:type="dxa"/>
          </w:tcPr>
          <w:p w14:paraId="04A0C0AD" w14:textId="77777777" w:rsidR="001B2A26" w:rsidRPr="00794639" w:rsidRDefault="001B2A26" w:rsidP="00166AF3">
            <w:pPr>
              <w:pStyle w:val="TableBody"/>
              <w:rPr>
                <w:del w:id="12004" w:author="Sevan Sirapian [2]" w:date="2018-11-26T11:12:00Z"/>
              </w:rPr>
            </w:pPr>
            <w:del w:id="12005" w:author="Sevan Sirapian [2]" w:date="2018-11-26T11:12:00Z">
              <w:r w:rsidRPr="00794639">
                <w:delText>MN_POS_METHOD_FAILURE</w:delText>
              </w:r>
              <w:bookmarkStart w:id="12006" w:name="_Toc531012577"/>
              <w:bookmarkStart w:id="12007" w:name="_Toc531076870"/>
              <w:bookmarkStart w:id="12008" w:name="_Toc531078161"/>
              <w:bookmarkStart w:id="12009" w:name="_Toc531079465"/>
              <w:bookmarkStart w:id="12010" w:name="_Toc531701362"/>
              <w:bookmarkEnd w:id="12006"/>
              <w:bookmarkEnd w:id="12007"/>
              <w:bookmarkEnd w:id="12008"/>
              <w:bookmarkEnd w:id="12009"/>
              <w:bookmarkEnd w:id="12010"/>
            </w:del>
          </w:p>
        </w:tc>
        <w:bookmarkStart w:id="12011" w:name="_Toc531012578"/>
        <w:bookmarkStart w:id="12012" w:name="_Toc531076871"/>
        <w:bookmarkStart w:id="12013" w:name="_Toc531078162"/>
        <w:bookmarkStart w:id="12014" w:name="_Toc531079466"/>
        <w:bookmarkStart w:id="12015" w:name="_Toc531701363"/>
        <w:bookmarkEnd w:id="12011"/>
        <w:bookmarkEnd w:id="12012"/>
        <w:bookmarkEnd w:id="12013"/>
        <w:bookmarkEnd w:id="12014"/>
        <w:bookmarkEnd w:id="12015"/>
      </w:tr>
      <w:tr w:rsidR="001B2A26" w:rsidRPr="00794639" w14:paraId="268F379F" w14:textId="77777777" w:rsidTr="00953CD3">
        <w:trPr>
          <w:del w:id="12016" w:author="Sevan Sirapian [2]" w:date="2018-11-26T11:12:00Z"/>
        </w:trPr>
        <w:tc>
          <w:tcPr>
            <w:tcW w:w="1437" w:type="dxa"/>
          </w:tcPr>
          <w:p w14:paraId="423474B5" w14:textId="77777777" w:rsidR="001B2A26" w:rsidRPr="00794639" w:rsidRDefault="001B2A26" w:rsidP="00166AF3">
            <w:pPr>
              <w:pStyle w:val="TableBody"/>
              <w:rPr>
                <w:del w:id="12017" w:author="Sevan Sirapian [2]" w:date="2018-11-26T11:12:00Z"/>
              </w:rPr>
            </w:pPr>
            <w:del w:id="12018" w:author="Sevan Sirapian [2]" w:date="2018-11-26T11:12:00Z">
              <w:r w:rsidRPr="00794639">
                <w:delText>71</w:delText>
              </w:r>
              <w:bookmarkStart w:id="12019" w:name="_Toc531012579"/>
              <w:bookmarkStart w:id="12020" w:name="_Toc531076872"/>
              <w:bookmarkStart w:id="12021" w:name="_Toc531078163"/>
              <w:bookmarkStart w:id="12022" w:name="_Toc531079467"/>
              <w:bookmarkStart w:id="12023" w:name="_Toc531701364"/>
              <w:bookmarkEnd w:id="12019"/>
              <w:bookmarkEnd w:id="12020"/>
              <w:bookmarkEnd w:id="12021"/>
              <w:bookmarkEnd w:id="12022"/>
              <w:bookmarkEnd w:id="12023"/>
            </w:del>
          </w:p>
        </w:tc>
        <w:tc>
          <w:tcPr>
            <w:tcW w:w="7560" w:type="dxa"/>
          </w:tcPr>
          <w:p w14:paraId="716E1101" w14:textId="77777777" w:rsidR="001B2A26" w:rsidRPr="00794639" w:rsidRDefault="001B2A26" w:rsidP="00166AF3">
            <w:pPr>
              <w:pStyle w:val="TableBody"/>
              <w:rPr>
                <w:del w:id="12024" w:author="Sevan Sirapian [2]" w:date="2018-11-26T11:12:00Z"/>
              </w:rPr>
            </w:pPr>
            <w:del w:id="12025" w:author="Sevan Sirapian [2]" w:date="2018-11-26T11:12:00Z">
              <w:r w:rsidRPr="00794639">
                <w:delText>MN_UNKNOWN_ALPHABET</w:delText>
              </w:r>
              <w:bookmarkStart w:id="12026" w:name="_Toc531012580"/>
              <w:bookmarkStart w:id="12027" w:name="_Toc531076873"/>
              <w:bookmarkStart w:id="12028" w:name="_Toc531078164"/>
              <w:bookmarkStart w:id="12029" w:name="_Toc531079468"/>
              <w:bookmarkStart w:id="12030" w:name="_Toc531701365"/>
              <w:bookmarkEnd w:id="12026"/>
              <w:bookmarkEnd w:id="12027"/>
              <w:bookmarkEnd w:id="12028"/>
              <w:bookmarkEnd w:id="12029"/>
              <w:bookmarkEnd w:id="12030"/>
            </w:del>
          </w:p>
        </w:tc>
        <w:bookmarkStart w:id="12031" w:name="_Toc531012581"/>
        <w:bookmarkStart w:id="12032" w:name="_Toc531076874"/>
        <w:bookmarkStart w:id="12033" w:name="_Toc531078165"/>
        <w:bookmarkStart w:id="12034" w:name="_Toc531079469"/>
        <w:bookmarkStart w:id="12035" w:name="_Toc531701366"/>
        <w:bookmarkEnd w:id="12031"/>
        <w:bookmarkEnd w:id="12032"/>
        <w:bookmarkEnd w:id="12033"/>
        <w:bookmarkEnd w:id="12034"/>
        <w:bookmarkEnd w:id="12035"/>
      </w:tr>
      <w:tr w:rsidR="001B2A26" w:rsidRPr="00794639" w14:paraId="4B221D95" w14:textId="77777777" w:rsidTr="00953CD3">
        <w:trPr>
          <w:trHeight w:val="65"/>
          <w:del w:id="12036" w:author="Sevan Sirapian [2]" w:date="2018-11-26T11:12:00Z"/>
        </w:trPr>
        <w:tc>
          <w:tcPr>
            <w:tcW w:w="1437" w:type="dxa"/>
          </w:tcPr>
          <w:p w14:paraId="5F5583BC" w14:textId="77777777" w:rsidR="001B2A26" w:rsidRPr="00794639" w:rsidRDefault="001B2A26" w:rsidP="00166AF3">
            <w:pPr>
              <w:pStyle w:val="TableBody"/>
              <w:rPr>
                <w:del w:id="12037" w:author="Sevan Sirapian [2]" w:date="2018-11-26T11:12:00Z"/>
              </w:rPr>
            </w:pPr>
            <w:del w:id="12038" w:author="Sevan Sirapian [2]" w:date="2018-11-26T11:12:00Z">
              <w:r w:rsidRPr="00794639">
                <w:delText>72</w:delText>
              </w:r>
              <w:bookmarkStart w:id="12039" w:name="_Toc531012582"/>
              <w:bookmarkStart w:id="12040" w:name="_Toc531076875"/>
              <w:bookmarkStart w:id="12041" w:name="_Toc531078166"/>
              <w:bookmarkStart w:id="12042" w:name="_Toc531079470"/>
              <w:bookmarkStart w:id="12043" w:name="_Toc531701367"/>
              <w:bookmarkEnd w:id="12039"/>
              <w:bookmarkEnd w:id="12040"/>
              <w:bookmarkEnd w:id="12041"/>
              <w:bookmarkEnd w:id="12042"/>
              <w:bookmarkEnd w:id="12043"/>
            </w:del>
          </w:p>
        </w:tc>
        <w:tc>
          <w:tcPr>
            <w:tcW w:w="7560" w:type="dxa"/>
          </w:tcPr>
          <w:p w14:paraId="6EABAD3E" w14:textId="77777777" w:rsidR="001B2A26" w:rsidRPr="00794639" w:rsidRDefault="001B2A26" w:rsidP="00166AF3">
            <w:pPr>
              <w:pStyle w:val="TableBody"/>
              <w:rPr>
                <w:del w:id="12044" w:author="Sevan Sirapian [2]" w:date="2018-11-26T11:12:00Z"/>
              </w:rPr>
            </w:pPr>
            <w:del w:id="12045" w:author="Sevan Sirapian [2]" w:date="2018-11-26T11:12:00Z">
              <w:r w:rsidRPr="00794639">
                <w:delText>MN_USSD_BUSY</w:delText>
              </w:r>
              <w:bookmarkStart w:id="12046" w:name="_Toc531012583"/>
              <w:bookmarkStart w:id="12047" w:name="_Toc531076876"/>
              <w:bookmarkStart w:id="12048" w:name="_Toc531078167"/>
              <w:bookmarkStart w:id="12049" w:name="_Toc531079471"/>
              <w:bookmarkStart w:id="12050" w:name="_Toc531701368"/>
              <w:bookmarkEnd w:id="12046"/>
              <w:bookmarkEnd w:id="12047"/>
              <w:bookmarkEnd w:id="12048"/>
              <w:bookmarkEnd w:id="12049"/>
              <w:bookmarkEnd w:id="12050"/>
            </w:del>
          </w:p>
        </w:tc>
        <w:bookmarkStart w:id="12051" w:name="_Toc531012584"/>
        <w:bookmarkStart w:id="12052" w:name="_Toc531076877"/>
        <w:bookmarkStart w:id="12053" w:name="_Toc531078168"/>
        <w:bookmarkStart w:id="12054" w:name="_Toc531079472"/>
        <w:bookmarkStart w:id="12055" w:name="_Toc531701369"/>
        <w:bookmarkEnd w:id="12051"/>
        <w:bookmarkEnd w:id="12052"/>
        <w:bookmarkEnd w:id="12053"/>
        <w:bookmarkEnd w:id="12054"/>
        <w:bookmarkEnd w:id="12055"/>
      </w:tr>
      <w:tr w:rsidR="001B2A26" w:rsidRPr="00794639" w14:paraId="03E3F780" w14:textId="77777777" w:rsidTr="00953CD3">
        <w:trPr>
          <w:del w:id="12056" w:author="Sevan Sirapian [2]" w:date="2018-11-26T11:12:00Z"/>
        </w:trPr>
        <w:tc>
          <w:tcPr>
            <w:tcW w:w="1437" w:type="dxa"/>
          </w:tcPr>
          <w:p w14:paraId="76D5B2EB" w14:textId="77777777" w:rsidR="001B2A26" w:rsidRPr="00794639" w:rsidRDefault="001B2A26" w:rsidP="00166AF3">
            <w:pPr>
              <w:pStyle w:val="TableBody"/>
              <w:rPr>
                <w:del w:id="12057" w:author="Sevan Sirapian [2]" w:date="2018-11-26T11:12:00Z"/>
              </w:rPr>
            </w:pPr>
            <w:del w:id="12058" w:author="Sevan Sirapian [2]" w:date="2018-11-26T11:12:00Z">
              <w:r w:rsidRPr="00794639">
                <w:delText>121</w:delText>
              </w:r>
              <w:bookmarkStart w:id="12059" w:name="_Toc531012585"/>
              <w:bookmarkStart w:id="12060" w:name="_Toc531076878"/>
              <w:bookmarkStart w:id="12061" w:name="_Toc531078169"/>
              <w:bookmarkStart w:id="12062" w:name="_Toc531079473"/>
              <w:bookmarkStart w:id="12063" w:name="_Toc531701370"/>
              <w:bookmarkEnd w:id="12059"/>
              <w:bookmarkEnd w:id="12060"/>
              <w:bookmarkEnd w:id="12061"/>
              <w:bookmarkEnd w:id="12062"/>
              <w:bookmarkEnd w:id="12063"/>
            </w:del>
          </w:p>
        </w:tc>
        <w:tc>
          <w:tcPr>
            <w:tcW w:w="7560" w:type="dxa"/>
          </w:tcPr>
          <w:p w14:paraId="7F3DE0BF" w14:textId="77777777" w:rsidR="001B2A26" w:rsidRPr="00794639" w:rsidRDefault="001B2A26" w:rsidP="00166AF3">
            <w:pPr>
              <w:pStyle w:val="TableBody"/>
              <w:rPr>
                <w:del w:id="12064" w:author="Sevan Sirapian [2]" w:date="2018-11-26T11:12:00Z"/>
              </w:rPr>
            </w:pPr>
            <w:del w:id="12065" w:author="Sevan Sirapian [2]" w:date="2018-11-26T11:12:00Z">
              <w:r w:rsidRPr="00794639">
                <w:delText>MN_REJECTED_BY_USER</w:delText>
              </w:r>
              <w:bookmarkStart w:id="12066" w:name="_Toc531012586"/>
              <w:bookmarkStart w:id="12067" w:name="_Toc531076879"/>
              <w:bookmarkStart w:id="12068" w:name="_Toc531078170"/>
              <w:bookmarkStart w:id="12069" w:name="_Toc531079474"/>
              <w:bookmarkStart w:id="12070" w:name="_Toc531701371"/>
              <w:bookmarkEnd w:id="12066"/>
              <w:bookmarkEnd w:id="12067"/>
              <w:bookmarkEnd w:id="12068"/>
              <w:bookmarkEnd w:id="12069"/>
              <w:bookmarkEnd w:id="12070"/>
            </w:del>
          </w:p>
        </w:tc>
        <w:bookmarkStart w:id="12071" w:name="_Toc531012587"/>
        <w:bookmarkStart w:id="12072" w:name="_Toc531076880"/>
        <w:bookmarkStart w:id="12073" w:name="_Toc531078171"/>
        <w:bookmarkStart w:id="12074" w:name="_Toc531079475"/>
        <w:bookmarkStart w:id="12075" w:name="_Toc531701372"/>
        <w:bookmarkEnd w:id="12071"/>
        <w:bookmarkEnd w:id="12072"/>
        <w:bookmarkEnd w:id="12073"/>
        <w:bookmarkEnd w:id="12074"/>
        <w:bookmarkEnd w:id="12075"/>
      </w:tr>
      <w:tr w:rsidR="001B2A26" w:rsidRPr="00794639" w14:paraId="50D8C58A" w14:textId="77777777" w:rsidTr="00953CD3">
        <w:trPr>
          <w:del w:id="12076" w:author="Sevan Sirapian [2]" w:date="2018-11-26T11:12:00Z"/>
        </w:trPr>
        <w:tc>
          <w:tcPr>
            <w:tcW w:w="1437" w:type="dxa"/>
          </w:tcPr>
          <w:p w14:paraId="5B9AA391" w14:textId="77777777" w:rsidR="001B2A26" w:rsidRPr="00794639" w:rsidRDefault="001B2A26" w:rsidP="00166AF3">
            <w:pPr>
              <w:pStyle w:val="TableBody"/>
              <w:rPr>
                <w:del w:id="12077" w:author="Sevan Sirapian [2]" w:date="2018-11-26T11:12:00Z"/>
              </w:rPr>
            </w:pPr>
            <w:del w:id="12078" w:author="Sevan Sirapian [2]" w:date="2018-11-26T11:12:00Z">
              <w:r w:rsidRPr="00794639">
                <w:delText>122</w:delText>
              </w:r>
              <w:bookmarkStart w:id="12079" w:name="_Toc531012588"/>
              <w:bookmarkStart w:id="12080" w:name="_Toc531076881"/>
              <w:bookmarkStart w:id="12081" w:name="_Toc531078172"/>
              <w:bookmarkStart w:id="12082" w:name="_Toc531079476"/>
              <w:bookmarkStart w:id="12083" w:name="_Toc531701373"/>
              <w:bookmarkEnd w:id="12079"/>
              <w:bookmarkEnd w:id="12080"/>
              <w:bookmarkEnd w:id="12081"/>
              <w:bookmarkEnd w:id="12082"/>
              <w:bookmarkEnd w:id="12083"/>
            </w:del>
          </w:p>
        </w:tc>
        <w:tc>
          <w:tcPr>
            <w:tcW w:w="7560" w:type="dxa"/>
          </w:tcPr>
          <w:p w14:paraId="5681E91C" w14:textId="77777777" w:rsidR="001B2A26" w:rsidRPr="00794639" w:rsidRDefault="001B2A26" w:rsidP="00166AF3">
            <w:pPr>
              <w:pStyle w:val="TableBody"/>
              <w:rPr>
                <w:del w:id="12084" w:author="Sevan Sirapian [2]" w:date="2018-11-26T11:12:00Z"/>
              </w:rPr>
            </w:pPr>
            <w:del w:id="12085" w:author="Sevan Sirapian [2]" w:date="2018-11-26T11:12:00Z">
              <w:r w:rsidRPr="00794639">
                <w:delText>MN_REJECTED_BY_NETWORK</w:delText>
              </w:r>
              <w:bookmarkStart w:id="12086" w:name="_Toc531012589"/>
              <w:bookmarkStart w:id="12087" w:name="_Toc531076882"/>
              <w:bookmarkStart w:id="12088" w:name="_Toc531078173"/>
              <w:bookmarkStart w:id="12089" w:name="_Toc531079477"/>
              <w:bookmarkStart w:id="12090" w:name="_Toc531701374"/>
              <w:bookmarkEnd w:id="12086"/>
              <w:bookmarkEnd w:id="12087"/>
              <w:bookmarkEnd w:id="12088"/>
              <w:bookmarkEnd w:id="12089"/>
              <w:bookmarkEnd w:id="12090"/>
            </w:del>
          </w:p>
        </w:tc>
        <w:bookmarkStart w:id="12091" w:name="_Toc531012590"/>
        <w:bookmarkStart w:id="12092" w:name="_Toc531076883"/>
        <w:bookmarkStart w:id="12093" w:name="_Toc531078174"/>
        <w:bookmarkStart w:id="12094" w:name="_Toc531079478"/>
        <w:bookmarkStart w:id="12095" w:name="_Toc531701375"/>
        <w:bookmarkEnd w:id="12091"/>
        <w:bookmarkEnd w:id="12092"/>
        <w:bookmarkEnd w:id="12093"/>
        <w:bookmarkEnd w:id="12094"/>
        <w:bookmarkEnd w:id="12095"/>
      </w:tr>
      <w:tr w:rsidR="001B2A26" w:rsidRPr="00794639" w14:paraId="45D9E037" w14:textId="77777777" w:rsidTr="00953CD3">
        <w:trPr>
          <w:del w:id="12096" w:author="Sevan Sirapian [2]" w:date="2018-11-26T11:12:00Z"/>
        </w:trPr>
        <w:tc>
          <w:tcPr>
            <w:tcW w:w="1437" w:type="dxa"/>
          </w:tcPr>
          <w:p w14:paraId="271F2E54" w14:textId="77777777" w:rsidR="001B2A26" w:rsidRPr="00794639" w:rsidRDefault="001B2A26" w:rsidP="00166AF3">
            <w:pPr>
              <w:pStyle w:val="TableBody"/>
              <w:rPr>
                <w:del w:id="12097" w:author="Sevan Sirapian [2]" w:date="2018-11-26T11:12:00Z"/>
              </w:rPr>
            </w:pPr>
            <w:del w:id="12098" w:author="Sevan Sirapian [2]" w:date="2018-11-26T11:12:00Z">
              <w:r w:rsidRPr="00794639">
                <w:delText>123</w:delText>
              </w:r>
              <w:bookmarkStart w:id="12099" w:name="_Toc531012591"/>
              <w:bookmarkStart w:id="12100" w:name="_Toc531076884"/>
              <w:bookmarkStart w:id="12101" w:name="_Toc531078175"/>
              <w:bookmarkStart w:id="12102" w:name="_Toc531079479"/>
              <w:bookmarkStart w:id="12103" w:name="_Toc531701376"/>
              <w:bookmarkEnd w:id="12099"/>
              <w:bookmarkEnd w:id="12100"/>
              <w:bookmarkEnd w:id="12101"/>
              <w:bookmarkEnd w:id="12102"/>
              <w:bookmarkEnd w:id="12103"/>
            </w:del>
          </w:p>
        </w:tc>
        <w:tc>
          <w:tcPr>
            <w:tcW w:w="7560" w:type="dxa"/>
          </w:tcPr>
          <w:p w14:paraId="72411545" w14:textId="77777777" w:rsidR="001B2A26" w:rsidRPr="00794639" w:rsidRDefault="001B2A26" w:rsidP="00166AF3">
            <w:pPr>
              <w:pStyle w:val="TableBody"/>
              <w:rPr>
                <w:del w:id="12104" w:author="Sevan Sirapian [2]" w:date="2018-11-26T11:12:00Z"/>
              </w:rPr>
            </w:pPr>
            <w:del w:id="12105" w:author="Sevan Sirapian [2]" w:date="2018-11-26T11:12:00Z">
              <w:r w:rsidRPr="00794639">
                <w:delText>MN_DEFLECTION_TO_SERVER_SUBSCRIBED</w:delText>
              </w:r>
              <w:bookmarkStart w:id="12106" w:name="_Toc531012592"/>
              <w:bookmarkStart w:id="12107" w:name="_Toc531076885"/>
              <w:bookmarkStart w:id="12108" w:name="_Toc531078176"/>
              <w:bookmarkStart w:id="12109" w:name="_Toc531079480"/>
              <w:bookmarkStart w:id="12110" w:name="_Toc531701377"/>
              <w:bookmarkEnd w:id="12106"/>
              <w:bookmarkEnd w:id="12107"/>
              <w:bookmarkEnd w:id="12108"/>
              <w:bookmarkEnd w:id="12109"/>
              <w:bookmarkEnd w:id="12110"/>
            </w:del>
          </w:p>
        </w:tc>
        <w:bookmarkStart w:id="12111" w:name="_Toc531012593"/>
        <w:bookmarkStart w:id="12112" w:name="_Toc531076886"/>
        <w:bookmarkStart w:id="12113" w:name="_Toc531078177"/>
        <w:bookmarkStart w:id="12114" w:name="_Toc531079481"/>
        <w:bookmarkStart w:id="12115" w:name="_Toc531701378"/>
        <w:bookmarkEnd w:id="12111"/>
        <w:bookmarkEnd w:id="12112"/>
        <w:bookmarkEnd w:id="12113"/>
        <w:bookmarkEnd w:id="12114"/>
        <w:bookmarkEnd w:id="12115"/>
      </w:tr>
      <w:tr w:rsidR="001B2A26" w:rsidRPr="00794639" w14:paraId="14203FA5" w14:textId="77777777" w:rsidTr="00953CD3">
        <w:trPr>
          <w:del w:id="12116" w:author="Sevan Sirapian [2]" w:date="2018-11-26T11:12:00Z"/>
        </w:trPr>
        <w:tc>
          <w:tcPr>
            <w:tcW w:w="1437" w:type="dxa"/>
          </w:tcPr>
          <w:p w14:paraId="527B8A67" w14:textId="77777777" w:rsidR="001B2A26" w:rsidRPr="00794639" w:rsidRDefault="001B2A26" w:rsidP="00166AF3">
            <w:pPr>
              <w:pStyle w:val="TableBody"/>
              <w:rPr>
                <w:del w:id="12117" w:author="Sevan Sirapian [2]" w:date="2018-11-26T11:12:00Z"/>
              </w:rPr>
            </w:pPr>
            <w:del w:id="12118" w:author="Sevan Sirapian [2]" w:date="2018-11-26T11:12:00Z">
              <w:r w:rsidRPr="00794639">
                <w:delText>124</w:delText>
              </w:r>
              <w:bookmarkStart w:id="12119" w:name="_Toc531012594"/>
              <w:bookmarkStart w:id="12120" w:name="_Toc531076887"/>
              <w:bookmarkStart w:id="12121" w:name="_Toc531078178"/>
              <w:bookmarkStart w:id="12122" w:name="_Toc531079482"/>
              <w:bookmarkStart w:id="12123" w:name="_Toc531701379"/>
              <w:bookmarkEnd w:id="12119"/>
              <w:bookmarkEnd w:id="12120"/>
              <w:bookmarkEnd w:id="12121"/>
              <w:bookmarkEnd w:id="12122"/>
              <w:bookmarkEnd w:id="12123"/>
            </w:del>
          </w:p>
        </w:tc>
        <w:tc>
          <w:tcPr>
            <w:tcW w:w="7560" w:type="dxa"/>
          </w:tcPr>
          <w:p w14:paraId="687964E3" w14:textId="77777777" w:rsidR="001B2A26" w:rsidRPr="00794639" w:rsidRDefault="001B2A26" w:rsidP="00166AF3">
            <w:pPr>
              <w:pStyle w:val="TableBody"/>
              <w:rPr>
                <w:del w:id="12124" w:author="Sevan Sirapian [2]" w:date="2018-11-26T11:12:00Z"/>
              </w:rPr>
            </w:pPr>
            <w:del w:id="12125" w:author="Sevan Sirapian [2]" w:date="2018-11-26T11:12:00Z">
              <w:r w:rsidRPr="00794639">
                <w:delText>MN_SPECIAL_SERVICE_CODE</w:delText>
              </w:r>
              <w:bookmarkStart w:id="12126" w:name="_Toc531012595"/>
              <w:bookmarkStart w:id="12127" w:name="_Toc531076888"/>
              <w:bookmarkStart w:id="12128" w:name="_Toc531078179"/>
              <w:bookmarkStart w:id="12129" w:name="_Toc531079483"/>
              <w:bookmarkStart w:id="12130" w:name="_Toc531701380"/>
              <w:bookmarkEnd w:id="12126"/>
              <w:bookmarkEnd w:id="12127"/>
              <w:bookmarkEnd w:id="12128"/>
              <w:bookmarkEnd w:id="12129"/>
              <w:bookmarkEnd w:id="12130"/>
            </w:del>
          </w:p>
        </w:tc>
        <w:bookmarkStart w:id="12131" w:name="_Toc531012596"/>
        <w:bookmarkStart w:id="12132" w:name="_Toc531076889"/>
        <w:bookmarkStart w:id="12133" w:name="_Toc531078180"/>
        <w:bookmarkStart w:id="12134" w:name="_Toc531079484"/>
        <w:bookmarkStart w:id="12135" w:name="_Toc531701381"/>
        <w:bookmarkEnd w:id="12131"/>
        <w:bookmarkEnd w:id="12132"/>
        <w:bookmarkEnd w:id="12133"/>
        <w:bookmarkEnd w:id="12134"/>
        <w:bookmarkEnd w:id="12135"/>
      </w:tr>
      <w:tr w:rsidR="001B2A26" w:rsidRPr="00794639" w14:paraId="4B74EB37" w14:textId="77777777" w:rsidTr="00953CD3">
        <w:trPr>
          <w:del w:id="12136" w:author="Sevan Sirapian [2]" w:date="2018-11-26T11:12:00Z"/>
        </w:trPr>
        <w:tc>
          <w:tcPr>
            <w:tcW w:w="1437" w:type="dxa"/>
          </w:tcPr>
          <w:p w14:paraId="343654FD" w14:textId="77777777" w:rsidR="001B2A26" w:rsidRPr="00794639" w:rsidRDefault="001B2A26" w:rsidP="00166AF3">
            <w:pPr>
              <w:pStyle w:val="TableBody"/>
              <w:rPr>
                <w:del w:id="12137" w:author="Sevan Sirapian [2]" w:date="2018-11-26T11:12:00Z"/>
              </w:rPr>
            </w:pPr>
            <w:del w:id="12138" w:author="Sevan Sirapian [2]" w:date="2018-11-26T11:12:00Z">
              <w:r w:rsidRPr="00794639">
                <w:delText>125</w:delText>
              </w:r>
              <w:bookmarkStart w:id="12139" w:name="_Toc531012597"/>
              <w:bookmarkStart w:id="12140" w:name="_Toc531076890"/>
              <w:bookmarkStart w:id="12141" w:name="_Toc531078181"/>
              <w:bookmarkStart w:id="12142" w:name="_Toc531079485"/>
              <w:bookmarkStart w:id="12143" w:name="_Toc531701382"/>
              <w:bookmarkEnd w:id="12139"/>
              <w:bookmarkEnd w:id="12140"/>
              <w:bookmarkEnd w:id="12141"/>
              <w:bookmarkEnd w:id="12142"/>
              <w:bookmarkEnd w:id="12143"/>
            </w:del>
          </w:p>
        </w:tc>
        <w:tc>
          <w:tcPr>
            <w:tcW w:w="7560" w:type="dxa"/>
          </w:tcPr>
          <w:p w14:paraId="236742A8" w14:textId="77777777" w:rsidR="001B2A26" w:rsidRPr="00794639" w:rsidRDefault="001B2A26" w:rsidP="00166AF3">
            <w:pPr>
              <w:pStyle w:val="TableBody"/>
              <w:rPr>
                <w:del w:id="12144" w:author="Sevan Sirapian [2]" w:date="2018-11-26T11:12:00Z"/>
              </w:rPr>
            </w:pPr>
            <w:del w:id="12145" w:author="Sevan Sirapian [2]" w:date="2018-11-26T11:12:00Z">
              <w:r w:rsidRPr="00794639">
                <w:delText>MN_INVALID_DEFLECTED_NUMBER</w:delText>
              </w:r>
              <w:bookmarkStart w:id="12146" w:name="_Toc531012598"/>
              <w:bookmarkStart w:id="12147" w:name="_Toc531076891"/>
              <w:bookmarkStart w:id="12148" w:name="_Toc531078182"/>
              <w:bookmarkStart w:id="12149" w:name="_Toc531079486"/>
              <w:bookmarkStart w:id="12150" w:name="_Toc531701383"/>
              <w:bookmarkEnd w:id="12146"/>
              <w:bookmarkEnd w:id="12147"/>
              <w:bookmarkEnd w:id="12148"/>
              <w:bookmarkEnd w:id="12149"/>
              <w:bookmarkEnd w:id="12150"/>
            </w:del>
          </w:p>
        </w:tc>
        <w:bookmarkStart w:id="12151" w:name="_Toc531012599"/>
        <w:bookmarkStart w:id="12152" w:name="_Toc531076892"/>
        <w:bookmarkStart w:id="12153" w:name="_Toc531078183"/>
        <w:bookmarkStart w:id="12154" w:name="_Toc531079487"/>
        <w:bookmarkStart w:id="12155" w:name="_Toc531701384"/>
        <w:bookmarkEnd w:id="12151"/>
        <w:bookmarkEnd w:id="12152"/>
        <w:bookmarkEnd w:id="12153"/>
        <w:bookmarkEnd w:id="12154"/>
        <w:bookmarkEnd w:id="12155"/>
      </w:tr>
      <w:tr w:rsidR="001B2A26" w:rsidRPr="00794639" w14:paraId="2ACAED5C" w14:textId="77777777" w:rsidTr="00953CD3">
        <w:trPr>
          <w:del w:id="12156" w:author="Sevan Sirapian [2]" w:date="2018-11-26T11:12:00Z"/>
        </w:trPr>
        <w:tc>
          <w:tcPr>
            <w:tcW w:w="1437" w:type="dxa"/>
          </w:tcPr>
          <w:p w14:paraId="5F70820F" w14:textId="77777777" w:rsidR="001B2A26" w:rsidRPr="00794639" w:rsidRDefault="001B2A26" w:rsidP="00166AF3">
            <w:pPr>
              <w:pStyle w:val="TableBody"/>
              <w:rPr>
                <w:del w:id="12157" w:author="Sevan Sirapian [2]" w:date="2018-11-26T11:12:00Z"/>
              </w:rPr>
            </w:pPr>
            <w:del w:id="12158" w:author="Sevan Sirapian [2]" w:date="2018-11-26T11:12:00Z">
              <w:r w:rsidRPr="00794639">
                <w:delText>126</w:delText>
              </w:r>
              <w:bookmarkStart w:id="12159" w:name="_Toc531012600"/>
              <w:bookmarkStart w:id="12160" w:name="_Toc531076893"/>
              <w:bookmarkStart w:id="12161" w:name="_Toc531078184"/>
              <w:bookmarkStart w:id="12162" w:name="_Toc531079488"/>
              <w:bookmarkStart w:id="12163" w:name="_Toc531701385"/>
              <w:bookmarkEnd w:id="12159"/>
              <w:bookmarkEnd w:id="12160"/>
              <w:bookmarkEnd w:id="12161"/>
              <w:bookmarkEnd w:id="12162"/>
              <w:bookmarkEnd w:id="12163"/>
            </w:del>
          </w:p>
        </w:tc>
        <w:tc>
          <w:tcPr>
            <w:tcW w:w="7560" w:type="dxa"/>
          </w:tcPr>
          <w:p w14:paraId="7A3A548F" w14:textId="77777777" w:rsidR="001B2A26" w:rsidRPr="00794639" w:rsidRDefault="001B2A26" w:rsidP="00166AF3">
            <w:pPr>
              <w:pStyle w:val="TableBody"/>
              <w:rPr>
                <w:del w:id="12164" w:author="Sevan Sirapian [2]" w:date="2018-11-26T11:12:00Z"/>
              </w:rPr>
            </w:pPr>
            <w:del w:id="12165" w:author="Sevan Sirapian [2]" w:date="2018-11-26T11:12:00Z">
              <w:r w:rsidRPr="00794639">
                <w:delText>MN_MAX_NUMBER_OF_MPTY_PARTICIPANTS_EXCEEDED</w:delText>
              </w:r>
              <w:bookmarkStart w:id="12166" w:name="_Toc531012601"/>
              <w:bookmarkStart w:id="12167" w:name="_Toc531076894"/>
              <w:bookmarkStart w:id="12168" w:name="_Toc531078185"/>
              <w:bookmarkStart w:id="12169" w:name="_Toc531079489"/>
              <w:bookmarkStart w:id="12170" w:name="_Toc531701386"/>
              <w:bookmarkEnd w:id="12166"/>
              <w:bookmarkEnd w:id="12167"/>
              <w:bookmarkEnd w:id="12168"/>
              <w:bookmarkEnd w:id="12169"/>
              <w:bookmarkEnd w:id="12170"/>
            </w:del>
          </w:p>
        </w:tc>
        <w:bookmarkStart w:id="12171" w:name="_Toc531012602"/>
        <w:bookmarkStart w:id="12172" w:name="_Toc531076895"/>
        <w:bookmarkStart w:id="12173" w:name="_Toc531078186"/>
        <w:bookmarkStart w:id="12174" w:name="_Toc531079490"/>
        <w:bookmarkStart w:id="12175" w:name="_Toc531701387"/>
        <w:bookmarkEnd w:id="12171"/>
        <w:bookmarkEnd w:id="12172"/>
        <w:bookmarkEnd w:id="12173"/>
        <w:bookmarkEnd w:id="12174"/>
        <w:bookmarkEnd w:id="12175"/>
      </w:tr>
      <w:tr w:rsidR="001B2A26" w:rsidRPr="00794639" w14:paraId="3EA9CB47" w14:textId="77777777" w:rsidTr="00953CD3">
        <w:trPr>
          <w:del w:id="12176" w:author="Sevan Sirapian [2]" w:date="2018-11-26T11:12:00Z"/>
        </w:trPr>
        <w:tc>
          <w:tcPr>
            <w:tcW w:w="1437" w:type="dxa"/>
          </w:tcPr>
          <w:p w14:paraId="46009C31" w14:textId="77777777" w:rsidR="001B2A26" w:rsidRPr="00794639" w:rsidRDefault="001B2A26" w:rsidP="00166AF3">
            <w:pPr>
              <w:pStyle w:val="TableBody"/>
              <w:rPr>
                <w:del w:id="12177" w:author="Sevan Sirapian [2]" w:date="2018-11-26T11:12:00Z"/>
              </w:rPr>
            </w:pPr>
            <w:del w:id="12178" w:author="Sevan Sirapian [2]" w:date="2018-11-26T11:12:00Z">
              <w:r w:rsidRPr="00794639">
                <w:delText>127</w:delText>
              </w:r>
              <w:bookmarkStart w:id="12179" w:name="_Toc531012603"/>
              <w:bookmarkStart w:id="12180" w:name="_Toc531076896"/>
              <w:bookmarkStart w:id="12181" w:name="_Toc531078187"/>
              <w:bookmarkStart w:id="12182" w:name="_Toc531079491"/>
              <w:bookmarkStart w:id="12183" w:name="_Toc531701388"/>
              <w:bookmarkEnd w:id="12179"/>
              <w:bookmarkEnd w:id="12180"/>
              <w:bookmarkEnd w:id="12181"/>
              <w:bookmarkEnd w:id="12182"/>
              <w:bookmarkEnd w:id="12183"/>
            </w:del>
          </w:p>
        </w:tc>
        <w:tc>
          <w:tcPr>
            <w:tcW w:w="7560" w:type="dxa"/>
          </w:tcPr>
          <w:p w14:paraId="2074DF5E" w14:textId="77777777" w:rsidR="001B2A26" w:rsidRPr="00794639" w:rsidRDefault="001B2A26" w:rsidP="00166AF3">
            <w:pPr>
              <w:pStyle w:val="TableBody"/>
              <w:rPr>
                <w:del w:id="12184" w:author="Sevan Sirapian [2]" w:date="2018-11-26T11:12:00Z"/>
              </w:rPr>
            </w:pPr>
            <w:del w:id="12185" w:author="Sevan Sirapian [2]" w:date="2018-11-26T11:12:00Z">
              <w:r w:rsidRPr="00794639">
                <w:delText>MN_RESOURCES_NOT_AVAILABLE</w:delText>
              </w:r>
              <w:bookmarkStart w:id="12186" w:name="_Toc531012604"/>
              <w:bookmarkStart w:id="12187" w:name="_Toc531076897"/>
              <w:bookmarkStart w:id="12188" w:name="_Toc531078188"/>
              <w:bookmarkStart w:id="12189" w:name="_Toc531079492"/>
              <w:bookmarkStart w:id="12190" w:name="_Toc531701389"/>
              <w:bookmarkEnd w:id="12186"/>
              <w:bookmarkEnd w:id="12187"/>
              <w:bookmarkEnd w:id="12188"/>
              <w:bookmarkEnd w:id="12189"/>
              <w:bookmarkEnd w:id="12190"/>
            </w:del>
          </w:p>
        </w:tc>
        <w:bookmarkStart w:id="12191" w:name="_Toc531012605"/>
        <w:bookmarkStart w:id="12192" w:name="_Toc531076898"/>
        <w:bookmarkStart w:id="12193" w:name="_Toc531078189"/>
        <w:bookmarkStart w:id="12194" w:name="_Toc531079493"/>
        <w:bookmarkStart w:id="12195" w:name="_Toc531701390"/>
        <w:bookmarkEnd w:id="12191"/>
        <w:bookmarkEnd w:id="12192"/>
        <w:bookmarkEnd w:id="12193"/>
        <w:bookmarkEnd w:id="12194"/>
        <w:bookmarkEnd w:id="12195"/>
      </w:tr>
    </w:tbl>
    <w:p w14:paraId="12E82A21" w14:textId="77777777" w:rsidR="001B2A26" w:rsidRPr="00794639" w:rsidRDefault="001B2A26" w:rsidP="003B1B23">
      <w:pPr>
        <w:pStyle w:val="Heading5"/>
        <w:rPr>
          <w:del w:id="12196" w:author="Sevan Sirapian [2]" w:date="2018-11-26T11:12:00Z"/>
        </w:rPr>
      </w:pPr>
      <w:del w:id="12197" w:author="Sevan Sirapian [2]" w:date="2018-11-26T11:12:00Z">
        <w:r w:rsidRPr="00794639">
          <w:delText>SS Network GSM Cause</w:delText>
        </w:r>
        <w:bookmarkStart w:id="12198" w:name="_Toc531012606"/>
        <w:bookmarkStart w:id="12199" w:name="_Toc531076899"/>
        <w:bookmarkStart w:id="12200" w:name="_Toc531078190"/>
        <w:bookmarkStart w:id="12201" w:name="_Toc531079494"/>
        <w:bookmarkStart w:id="12202" w:name="_Toc531701391"/>
        <w:bookmarkEnd w:id="12198"/>
        <w:bookmarkEnd w:id="12199"/>
        <w:bookmarkEnd w:id="12200"/>
        <w:bookmarkEnd w:id="12201"/>
        <w:bookmarkEnd w:id="12202"/>
      </w:del>
    </w:p>
    <w:p w14:paraId="6FA4E477" w14:textId="77777777" w:rsidR="001B2A26" w:rsidRPr="00794639" w:rsidRDefault="001B2A26" w:rsidP="004651D1">
      <w:pPr>
        <w:keepNext/>
        <w:rPr>
          <w:del w:id="12203" w:author="Sevan Sirapian [2]" w:date="2018-11-26T11:12:00Z"/>
          <w:lang w:eastAsia="zh-CN"/>
        </w:rPr>
      </w:pPr>
      <w:del w:id="12204" w:author="Sevan Sirapian [2]" w:date="2018-11-26T11:12:00Z">
        <w:r w:rsidRPr="00794639">
          <w:rPr>
            <w:lang w:eastAsia="zh-CN"/>
          </w:rPr>
          <w:delText>According to 3GPP 24.008, section 10.5.4.11 “Cause”. All values greater than 255 are internal values.</w:delText>
        </w:r>
        <w:bookmarkStart w:id="12205" w:name="_Toc531012607"/>
        <w:bookmarkStart w:id="12206" w:name="_Toc531076900"/>
        <w:bookmarkStart w:id="12207" w:name="_Toc531078191"/>
        <w:bookmarkStart w:id="12208" w:name="_Toc531079495"/>
        <w:bookmarkStart w:id="12209" w:name="_Toc531701392"/>
        <w:bookmarkEnd w:id="12205"/>
        <w:bookmarkEnd w:id="12206"/>
        <w:bookmarkEnd w:id="12207"/>
        <w:bookmarkEnd w:id="12208"/>
        <w:bookmarkEnd w:id="12209"/>
      </w:del>
    </w:p>
    <w:tbl>
      <w:tblPr>
        <w:tblStyle w:val="TableSWI"/>
        <w:tblW w:w="8997" w:type="dxa"/>
        <w:tblLayout w:type="fixed"/>
        <w:tblLook w:val="04A0" w:firstRow="1" w:lastRow="0" w:firstColumn="1" w:lastColumn="0" w:noHBand="0" w:noVBand="1"/>
      </w:tblPr>
      <w:tblGrid>
        <w:gridCol w:w="1458"/>
        <w:gridCol w:w="7539"/>
      </w:tblGrid>
      <w:tr w:rsidR="001B2A26" w:rsidRPr="00794639" w14:paraId="3068F08E" w14:textId="77777777" w:rsidTr="00170927">
        <w:trPr>
          <w:cnfStyle w:val="100000000000" w:firstRow="1" w:lastRow="0" w:firstColumn="0" w:lastColumn="0" w:oddVBand="0" w:evenVBand="0" w:oddHBand="0" w:evenHBand="0" w:firstRowFirstColumn="0" w:firstRowLastColumn="0" w:lastRowFirstColumn="0" w:lastRowLastColumn="0"/>
          <w:del w:id="12210" w:author="Sevan Sirapian [2]" w:date="2018-11-26T11:12:00Z"/>
        </w:trPr>
        <w:tc>
          <w:tcPr>
            <w:tcW w:w="0" w:type="dxa"/>
          </w:tcPr>
          <w:p w14:paraId="23DD9714" w14:textId="77777777" w:rsidR="001B2A26" w:rsidRPr="00794639" w:rsidRDefault="001B2A26">
            <w:pPr>
              <w:pStyle w:val="TableRowHead"/>
              <w:spacing w:before="144" w:after="144"/>
              <w:rPr>
                <w:del w:id="12211" w:author="Sevan Sirapian [2]" w:date="2018-11-26T11:12:00Z"/>
                <w:bCs w:val="0"/>
              </w:rPr>
            </w:pPr>
            <w:del w:id="12212" w:author="Sevan Sirapian [2]" w:date="2018-11-26T11:12:00Z">
              <w:r w:rsidRPr="00794639">
                <w:rPr>
                  <w:snapToGrid w:val="0"/>
                </w:rPr>
                <w:delText>&lt;cause&gt;</w:delText>
              </w:r>
              <w:bookmarkStart w:id="12213" w:name="_Toc531012608"/>
              <w:bookmarkStart w:id="12214" w:name="_Toc531076901"/>
              <w:bookmarkStart w:id="12215" w:name="_Toc531078192"/>
              <w:bookmarkStart w:id="12216" w:name="_Toc531079496"/>
              <w:bookmarkStart w:id="12217" w:name="_Toc531701393"/>
              <w:bookmarkEnd w:id="12213"/>
              <w:bookmarkEnd w:id="12214"/>
              <w:bookmarkEnd w:id="12215"/>
              <w:bookmarkEnd w:id="12216"/>
              <w:bookmarkEnd w:id="12217"/>
            </w:del>
          </w:p>
        </w:tc>
        <w:tc>
          <w:tcPr>
            <w:tcW w:w="7539" w:type="dxa"/>
          </w:tcPr>
          <w:p w14:paraId="06F998D6" w14:textId="77777777" w:rsidR="001B2A26" w:rsidRPr="00794639" w:rsidRDefault="001B2A26">
            <w:pPr>
              <w:pStyle w:val="TableRowHead"/>
              <w:spacing w:before="144" w:after="144"/>
              <w:rPr>
                <w:del w:id="12218" w:author="Sevan Sirapian [2]" w:date="2018-11-26T11:12:00Z"/>
                <w:rFonts w:cs="Microsoft Sans Serif"/>
                <w:bCs w:val="0"/>
              </w:rPr>
            </w:pPr>
            <w:del w:id="12219" w:author="Sevan Sirapian [2]" w:date="2018-11-26T11:12:00Z">
              <w:r w:rsidRPr="00794639">
                <w:rPr>
                  <w:snapToGrid w:val="0"/>
                </w:rPr>
                <w:delText>&lt;description&gt;</w:delText>
              </w:r>
              <w:bookmarkStart w:id="12220" w:name="_Toc531012609"/>
              <w:bookmarkStart w:id="12221" w:name="_Toc531076902"/>
              <w:bookmarkStart w:id="12222" w:name="_Toc531078193"/>
              <w:bookmarkStart w:id="12223" w:name="_Toc531079497"/>
              <w:bookmarkStart w:id="12224" w:name="_Toc531701394"/>
              <w:bookmarkEnd w:id="12220"/>
              <w:bookmarkEnd w:id="12221"/>
              <w:bookmarkEnd w:id="12222"/>
              <w:bookmarkEnd w:id="12223"/>
              <w:bookmarkEnd w:id="12224"/>
            </w:del>
          </w:p>
        </w:tc>
        <w:bookmarkStart w:id="12225" w:name="_Toc531012610"/>
        <w:bookmarkStart w:id="12226" w:name="_Toc531076903"/>
        <w:bookmarkStart w:id="12227" w:name="_Toc531078194"/>
        <w:bookmarkStart w:id="12228" w:name="_Toc531079498"/>
        <w:bookmarkStart w:id="12229" w:name="_Toc531701395"/>
        <w:bookmarkEnd w:id="12225"/>
        <w:bookmarkEnd w:id="12226"/>
        <w:bookmarkEnd w:id="12227"/>
        <w:bookmarkEnd w:id="12228"/>
        <w:bookmarkEnd w:id="12229"/>
      </w:tr>
      <w:tr w:rsidR="001B2A26" w:rsidRPr="00794639" w14:paraId="75D4FB6C" w14:textId="77777777" w:rsidTr="00170927">
        <w:trPr>
          <w:del w:id="12230" w:author="Sevan Sirapian [2]" w:date="2018-11-26T11:12:00Z"/>
        </w:trPr>
        <w:tc>
          <w:tcPr>
            <w:tcW w:w="1458" w:type="dxa"/>
          </w:tcPr>
          <w:p w14:paraId="44E154DF" w14:textId="77777777" w:rsidR="001B2A26" w:rsidRPr="00794639" w:rsidRDefault="001B2A26" w:rsidP="004651D1">
            <w:pPr>
              <w:pStyle w:val="TableBody"/>
              <w:keepNext/>
              <w:rPr>
                <w:del w:id="12231" w:author="Sevan Sirapian [2]" w:date="2018-11-26T11:12:00Z"/>
              </w:rPr>
            </w:pPr>
            <w:del w:id="12232" w:author="Sevan Sirapian [2]" w:date="2018-11-26T11:12:00Z">
              <w:r w:rsidRPr="00794639">
                <w:delText>1</w:delText>
              </w:r>
              <w:bookmarkStart w:id="12233" w:name="_Toc531012611"/>
              <w:bookmarkStart w:id="12234" w:name="_Toc531076904"/>
              <w:bookmarkStart w:id="12235" w:name="_Toc531078195"/>
              <w:bookmarkStart w:id="12236" w:name="_Toc531079499"/>
              <w:bookmarkStart w:id="12237" w:name="_Toc531701396"/>
              <w:bookmarkEnd w:id="12233"/>
              <w:bookmarkEnd w:id="12234"/>
              <w:bookmarkEnd w:id="12235"/>
              <w:bookmarkEnd w:id="12236"/>
              <w:bookmarkEnd w:id="12237"/>
            </w:del>
          </w:p>
        </w:tc>
        <w:tc>
          <w:tcPr>
            <w:tcW w:w="7539" w:type="dxa"/>
          </w:tcPr>
          <w:p w14:paraId="1381CE53" w14:textId="77777777" w:rsidR="001B2A26" w:rsidRPr="00794639" w:rsidRDefault="001B2A26" w:rsidP="004651D1">
            <w:pPr>
              <w:pStyle w:val="TableBody"/>
              <w:keepNext/>
              <w:rPr>
                <w:del w:id="12238" w:author="Sevan Sirapian [2]" w:date="2018-11-26T11:12:00Z"/>
              </w:rPr>
            </w:pPr>
            <w:del w:id="12239" w:author="Sevan Sirapian [2]" w:date="2018-11-26T11:12:00Z">
              <w:r w:rsidRPr="00794639">
                <w:delText>MN_UNASSIGNED_NUMBER</w:delText>
              </w:r>
              <w:bookmarkStart w:id="12240" w:name="_Toc531012612"/>
              <w:bookmarkStart w:id="12241" w:name="_Toc531076905"/>
              <w:bookmarkStart w:id="12242" w:name="_Toc531078196"/>
              <w:bookmarkStart w:id="12243" w:name="_Toc531079500"/>
              <w:bookmarkStart w:id="12244" w:name="_Toc531701397"/>
              <w:bookmarkEnd w:id="12240"/>
              <w:bookmarkEnd w:id="12241"/>
              <w:bookmarkEnd w:id="12242"/>
              <w:bookmarkEnd w:id="12243"/>
              <w:bookmarkEnd w:id="12244"/>
            </w:del>
          </w:p>
        </w:tc>
        <w:bookmarkStart w:id="12245" w:name="_Toc531012613"/>
        <w:bookmarkStart w:id="12246" w:name="_Toc531076906"/>
        <w:bookmarkStart w:id="12247" w:name="_Toc531078197"/>
        <w:bookmarkStart w:id="12248" w:name="_Toc531079501"/>
        <w:bookmarkStart w:id="12249" w:name="_Toc531701398"/>
        <w:bookmarkEnd w:id="12245"/>
        <w:bookmarkEnd w:id="12246"/>
        <w:bookmarkEnd w:id="12247"/>
        <w:bookmarkEnd w:id="12248"/>
        <w:bookmarkEnd w:id="12249"/>
      </w:tr>
      <w:tr w:rsidR="001B2A26" w:rsidRPr="00794639" w14:paraId="213C285B" w14:textId="77777777" w:rsidTr="00170927">
        <w:trPr>
          <w:del w:id="12250" w:author="Sevan Sirapian [2]" w:date="2018-11-26T11:12:00Z"/>
        </w:trPr>
        <w:tc>
          <w:tcPr>
            <w:tcW w:w="1458" w:type="dxa"/>
          </w:tcPr>
          <w:p w14:paraId="06BE640F" w14:textId="77777777" w:rsidR="001B2A26" w:rsidRPr="00794639" w:rsidRDefault="001B2A26" w:rsidP="004651D1">
            <w:pPr>
              <w:pStyle w:val="TableBody"/>
              <w:keepNext/>
              <w:rPr>
                <w:del w:id="12251" w:author="Sevan Sirapian [2]" w:date="2018-11-26T11:12:00Z"/>
              </w:rPr>
            </w:pPr>
            <w:del w:id="12252" w:author="Sevan Sirapian [2]" w:date="2018-11-26T11:12:00Z">
              <w:r w:rsidRPr="00794639">
                <w:delText>3</w:delText>
              </w:r>
              <w:bookmarkStart w:id="12253" w:name="_Toc531012614"/>
              <w:bookmarkStart w:id="12254" w:name="_Toc531076907"/>
              <w:bookmarkStart w:id="12255" w:name="_Toc531078198"/>
              <w:bookmarkStart w:id="12256" w:name="_Toc531079502"/>
              <w:bookmarkStart w:id="12257" w:name="_Toc531701399"/>
              <w:bookmarkEnd w:id="12253"/>
              <w:bookmarkEnd w:id="12254"/>
              <w:bookmarkEnd w:id="12255"/>
              <w:bookmarkEnd w:id="12256"/>
              <w:bookmarkEnd w:id="12257"/>
            </w:del>
          </w:p>
        </w:tc>
        <w:tc>
          <w:tcPr>
            <w:tcW w:w="7539" w:type="dxa"/>
          </w:tcPr>
          <w:p w14:paraId="511156CF" w14:textId="77777777" w:rsidR="001B2A26" w:rsidRPr="00794639" w:rsidRDefault="001B2A26" w:rsidP="004651D1">
            <w:pPr>
              <w:pStyle w:val="TableBody"/>
              <w:keepNext/>
              <w:rPr>
                <w:del w:id="12258" w:author="Sevan Sirapian [2]" w:date="2018-11-26T11:12:00Z"/>
              </w:rPr>
            </w:pPr>
            <w:del w:id="12259" w:author="Sevan Sirapian [2]" w:date="2018-11-26T11:12:00Z">
              <w:r w:rsidRPr="00794639">
                <w:delText>MN_NO_ROUTE</w:delText>
              </w:r>
              <w:bookmarkStart w:id="12260" w:name="_Toc531012615"/>
              <w:bookmarkStart w:id="12261" w:name="_Toc531076908"/>
              <w:bookmarkStart w:id="12262" w:name="_Toc531078199"/>
              <w:bookmarkStart w:id="12263" w:name="_Toc531079503"/>
              <w:bookmarkStart w:id="12264" w:name="_Toc531701400"/>
              <w:bookmarkEnd w:id="12260"/>
              <w:bookmarkEnd w:id="12261"/>
              <w:bookmarkEnd w:id="12262"/>
              <w:bookmarkEnd w:id="12263"/>
              <w:bookmarkEnd w:id="12264"/>
            </w:del>
          </w:p>
        </w:tc>
        <w:bookmarkStart w:id="12265" w:name="_Toc531012616"/>
        <w:bookmarkStart w:id="12266" w:name="_Toc531076909"/>
        <w:bookmarkStart w:id="12267" w:name="_Toc531078200"/>
        <w:bookmarkStart w:id="12268" w:name="_Toc531079504"/>
        <w:bookmarkStart w:id="12269" w:name="_Toc531701401"/>
        <w:bookmarkEnd w:id="12265"/>
        <w:bookmarkEnd w:id="12266"/>
        <w:bookmarkEnd w:id="12267"/>
        <w:bookmarkEnd w:id="12268"/>
        <w:bookmarkEnd w:id="12269"/>
      </w:tr>
      <w:tr w:rsidR="001B2A26" w:rsidRPr="00794639" w14:paraId="4C4AEB6A" w14:textId="77777777" w:rsidTr="00170927">
        <w:trPr>
          <w:del w:id="12270" w:author="Sevan Sirapian [2]" w:date="2018-11-26T11:12:00Z"/>
        </w:trPr>
        <w:tc>
          <w:tcPr>
            <w:tcW w:w="0" w:type="dxa"/>
            <w:vAlign w:val="top"/>
          </w:tcPr>
          <w:p w14:paraId="1BE4E6C7" w14:textId="77777777" w:rsidR="001B2A26" w:rsidRPr="00794639" w:rsidRDefault="001B2A26" w:rsidP="00166AF3">
            <w:pPr>
              <w:pStyle w:val="TableBody"/>
              <w:rPr>
                <w:del w:id="12271" w:author="Sevan Sirapian [2]" w:date="2018-11-26T11:12:00Z"/>
              </w:rPr>
            </w:pPr>
            <w:del w:id="12272" w:author="Sevan Sirapian [2]" w:date="2018-11-26T11:12:00Z">
              <w:r w:rsidRPr="00794639">
                <w:delText>6</w:delText>
              </w:r>
              <w:bookmarkStart w:id="12273" w:name="_Toc531012617"/>
              <w:bookmarkStart w:id="12274" w:name="_Toc531076910"/>
              <w:bookmarkStart w:id="12275" w:name="_Toc531078201"/>
              <w:bookmarkStart w:id="12276" w:name="_Toc531079505"/>
              <w:bookmarkStart w:id="12277" w:name="_Toc531701402"/>
              <w:bookmarkEnd w:id="12273"/>
              <w:bookmarkEnd w:id="12274"/>
              <w:bookmarkEnd w:id="12275"/>
              <w:bookmarkEnd w:id="12276"/>
              <w:bookmarkEnd w:id="12277"/>
            </w:del>
          </w:p>
        </w:tc>
        <w:tc>
          <w:tcPr>
            <w:tcW w:w="7539" w:type="dxa"/>
            <w:vAlign w:val="top"/>
          </w:tcPr>
          <w:p w14:paraId="37763137" w14:textId="77777777" w:rsidR="001B2A26" w:rsidRPr="00794639" w:rsidRDefault="001B2A26" w:rsidP="00166AF3">
            <w:pPr>
              <w:pStyle w:val="TableBody"/>
              <w:rPr>
                <w:del w:id="12278" w:author="Sevan Sirapian [2]" w:date="2018-11-26T11:12:00Z"/>
              </w:rPr>
            </w:pPr>
            <w:del w:id="12279" w:author="Sevan Sirapian [2]" w:date="2018-11-26T11:12:00Z">
              <w:r w:rsidRPr="00794639">
                <w:delText>MN_CHANNEL_UNACCEPTABLE</w:delText>
              </w:r>
              <w:bookmarkStart w:id="12280" w:name="_Toc531012618"/>
              <w:bookmarkStart w:id="12281" w:name="_Toc531076911"/>
              <w:bookmarkStart w:id="12282" w:name="_Toc531078202"/>
              <w:bookmarkStart w:id="12283" w:name="_Toc531079506"/>
              <w:bookmarkStart w:id="12284" w:name="_Toc531701403"/>
              <w:bookmarkEnd w:id="12280"/>
              <w:bookmarkEnd w:id="12281"/>
              <w:bookmarkEnd w:id="12282"/>
              <w:bookmarkEnd w:id="12283"/>
              <w:bookmarkEnd w:id="12284"/>
            </w:del>
          </w:p>
        </w:tc>
        <w:bookmarkStart w:id="12285" w:name="_Toc531012619"/>
        <w:bookmarkStart w:id="12286" w:name="_Toc531076912"/>
        <w:bookmarkStart w:id="12287" w:name="_Toc531078203"/>
        <w:bookmarkStart w:id="12288" w:name="_Toc531079507"/>
        <w:bookmarkStart w:id="12289" w:name="_Toc531701404"/>
        <w:bookmarkEnd w:id="12285"/>
        <w:bookmarkEnd w:id="12286"/>
        <w:bookmarkEnd w:id="12287"/>
        <w:bookmarkEnd w:id="12288"/>
        <w:bookmarkEnd w:id="12289"/>
      </w:tr>
      <w:tr w:rsidR="001B2A26" w:rsidRPr="00794639" w14:paraId="69B9559E" w14:textId="77777777" w:rsidTr="00170927">
        <w:trPr>
          <w:del w:id="12290" w:author="Sevan Sirapian [2]" w:date="2018-11-26T11:12:00Z"/>
        </w:trPr>
        <w:tc>
          <w:tcPr>
            <w:tcW w:w="0" w:type="dxa"/>
            <w:vAlign w:val="top"/>
          </w:tcPr>
          <w:p w14:paraId="71361294" w14:textId="77777777" w:rsidR="001B2A26" w:rsidRPr="00794639" w:rsidRDefault="001B2A26" w:rsidP="00166AF3">
            <w:pPr>
              <w:pStyle w:val="TableBody"/>
              <w:rPr>
                <w:del w:id="12291" w:author="Sevan Sirapian [2]" w:date="2018-11-26T11:12:00Z"/>
              </w:rPr>
            </w:pPr>
            <w:del w:id="12292" w:author="Sevan Sirapian [2]" w:date="2018-11-26T11:12:00Z">
              <w:r w:rsidRPr="00794639">
                <w:delText>8</w:delText>
              </w:r>
              <w:bookmarkStart w:id="12293" w:name="_Toc531012620"/>
              <w:bookmarkStart w:id="12294" w:name="_Toc531076913"/>
              <w:bookmarkStart w:id="12295" w:name="_Toc531078204"/>
              <w:bookmarkStart w:id="12296" w:name="_Toc531079508"/>
              <w:bookmarkStart w:id="12297" w:name="_Toc531701405"/>
              <w:bookmarkEnd w:id="12293"/>
              <w:bookmarkEnd w:id="12294"/>
              <w:bookmarkEnd w:id="12295"/>
              <w:bookmarkEnd w:id="12296"/>
              <w:bookmarkEnd w:id="12297"/>
            </w:del>
          </w:p>
        </w:tc>
        <w:tc>
          <w:tcPr>
            <w:tcW w:w="7539" w:type="dxa"/>
            <w:vAlign w:val="top"/>
          </w:tcPr>
          <w:p w14:paraId="4273A623" w14:textId="77777777" w:rsidR="001B2A26" w:rsidRPr="00794639" w:rsidRDefault="001B2A26" w:rsidP="00166AF3">
            <w:pPr>
              <w:pStyle w:val="TableBody"/>
              <w:rPr>
                <w:del w:id="12298" w:author="Sevan Sirapian [2]" w:date="2018-11-26T11:12:00Z"/>
              </w:rPr>
            </w:pPr>
            <w:del w:id="12299" w:author="Sevan Sirapian [2]" w:date="2018-11-26T11:12:00Z">
              <w:r w:rsidRPr="00794639">
                <w:delText>MN_OPERATOR_BARRING</w:delText>
              </w:r>
              <w:bookmarkStart w:id="12300" w:name="_Toc531012621"/>
              <w:bookmarkStart w:id="12301" w:name="_Toc531076914"/>
              <w:bookmarkStart w:id="12302" w:name="_Toc531078205"/>
              <w:bookmarkStart w:id="12303" w:name="_Toc531079509"/>
              <w:bookmarkStart w:id="12304" w:name="_Toc531701406"/>
              <w:bookmarkEnd w:id="12300"/>
              <w:bookmarkEnd w:id="12301"/>
              <w:bookmarkEnd w:id="12302"/>
              <w:bookmarkEnd w:id="12303"/>
              <w:bookmarkEnd w:id="12304"/>
            </w:del>
          </w:p>
        </w:tc>
        <w:bookmarkStart w:id="12305" w:name="_Toc531012622"/>
        <w:bookmarkStart w:id="12306" w:name="_Toc531076915"/>
        <w:bookmarkStart w:id="12307" w:name="_Toc531078206"/>
        <w:bookmarkStart w:id="12308" w:name="_Toc531079510"/>
        <w:bookmarkStart w:id="12309" w:name="_Toc531701407"/>
        <w:bookmarkEnd w:id="12305"/>
        <w:bookmarkEnd w:id="12306"/>
        <w:bookmarkEnd w:id="12307"/>
        <w:bookmarkEnd w:id="12308"/>
        <w:bookmarkEnd w:id="12309"/>
      </w:tr>
      <w:tr w:rsidR="001B2A26" w:rsidRPr="00794639" w14:paraId="04965E8D" w14:textId="77777777" w:rsidTr="00170927">
        <w:trPr>
          <w:del w:id="12310" w:author="Sevan Sirapian [2]" w:date="2018-11-26T11:12:00Z"/>
        </w:trPr>
        <w:tc>
          <w:tcPr>
            <w:tcW w:w="0" w:type="dxa"/>
            <w:vAlign w:val="top"/>
          </w:tcPr>
          <w:p w14:paraId="0616847D" w14:textId="77777777" w:rsidR="001B2A26" w:rsidRPr="00794639" w:rsidRDefault="001B2A26" w:rsidP="00166AF3">
            <w:pPr>
              <w:pStyle w:val="TableBody"/>
              <w:rPr>
                <w:del w:id="12311" w:author="Sevan Sirapian [2]" w:date="2018-11-26T11:12:00Z"/>
              </w:rPr>
            </w:pPr>
            <w:del w:id="12312" w:author="Sevan Sirapian [2]" w:date="2018-11-26T11:12:00Z">
              <w:r w:rsidRPr="00794639">
                <w:delText>16</w:delText>
              </w:r>
              <w:bookmarkStart w:id="12313" w:name="_Toc531012623"/>
              <w:bookmarkStart w:id="12314" w:name="_Toc531076916"/>
              <w:bookmarkStart w:id="12315" w:name="_Toc531078207"/>
              <w:bookmarkStart w:id="12316" w:name="_Toc531079511"/>
              <w:bookmarkStart w:id="12317" w:name="_Toc531701408"/>
              <w:bookmarkEnd w:id="12313"/>
              <w:bookmarkEnd w:id="12314"/>
              <w:bookmarkEnd w:id="12315"/>
              <w:bookmarkEnd w:id="12316"/>
              <w:bookmarkEnd w:id="12317"/>
            </w:del>
          </w:p>
        </w:tc>
        <w:tc>
          <w:tcPr>
            <w:tcW w:w="7539" w:type="dxa"/>
            <w:vAlign w:val="top"/>
          </w:tcPr>
          <w:p w14:paraId="28E56D14" w14:textId="77777777" w:rsidR="001B2A26" w:rsidRPr="00794639" w:rsidRDefault="001B2A26" w:rsidP="00166AF3">
            <w:pPr>
              <w:pStyle w:val="TableBody"/>
              <w:rPr>
                <w:del w:id="12318" w:author="Sevan Sirapian [2]" w:date="2018-11-26T11:12:00Z"/>
              </w:rPr>
            </w:pPr>
            <w:del w:id="12319" w:author="Sevan Sirapian [2]" w:date="2018-11-26T11:12:00Z">
              <w:r w:rsidRPr="00794639">
                <w:delText>MN_NORMAL_CALL_CLEARING</w:delText>
              </w:r>
              <w:bookmarkStart w:id="12320" w:name="_Toc531012624"/>
              <w:bookmarkStart w:id="12321" w:name="_Toc531076917"/>
              <w:bookmarkStart w:id="12322" w:name="_Toc531078208"/>
              <w:bookmarkStart w:id="12323" w:name="_Toc531079512"/>
              <w:bookmarkStart w:id="12324" w:name="_Toc531701409"/>
              <w:bookmarkEnd w:id="12320"/>
              <w:bookmarkEnd w:id="12321"/>
              <w:bookmarkEnd w:id="12322"/>
              <w:bookmarkEnd w:id="12323"/>
              <w:bookmarkEnd w:id="12324"/>
            </w:del>
          </w:p>
        </w:tc>
        <w:bookmarkStart w:id="12325" w:name="_Toc531012625"/>
        <w:bookmarkStart w:id="12326" w:name="_Toc531076918"/>
        <w:bookmarkStart w:id="12327" w:name="_Toc531078209"/>
        <w:bookmarkStart w:id="12328" w:name="_Toc531079513"/>
        <w:bookmarkStart w:id="12329" w:name="_Toc531701410"/>
        <w:bookmarkEnd w:id="12325"/>
        <w:bookmarkEnd w:id="12326"/>
        <w:bookmarkEnd w:id="12327"/>
        <w:bookmarkEnd w:id="12328"/>
        <w:bookmarkEnd w:id="12329"/>
      </w:tr>
      <w:tr w:rsidR="001B2A26" w:rsidRPr="00794639" w14:paraId="69B5C934" w14:textId="77777777" w:rsidTr="00170927">
        <w:trPr>
          <w:del w:id="12330" w:author="Sevan Sirapian [2]" w:date="2018-11-26T11:12:00Z"/>
        </w:trPr>
        <w:tc>
          <w:tcPr>
            <w:tcW w:w="0" w:type="dxa"/>
            <w:vAlign w:val="top"/>
          </w:tcPr>
          <w:p w14:paraId="17B6093D" w14:textId="77777777" w:rsidR="001B2A26" w:rsidRPr="00794639" w:rsidRDefault="001B2A26" w:rsidP="00166AF3">
            <w:pPr>
              <w:pStyle w:val="TableBody"/>
              <w:rPr>
                <w:del w:id="12331" w:author="Sevan Sirapian [2]" w:date="2018-11-26T11:12:00Z"/>
              </w:rPr>
            </w:pPr>
            <w:del w:id="12332" w:author="Sevan Sirapian [2]" w:date="2018-11-26T11:12:00Z">
              <w:r w:rsidRPr="00794639">
                <w:delText>17</w:delText>
              </w:r>
              <w:bookmarkStart w:id="12333" w:name="_Toc531012626"/>
              <w:bookmarkStart w:id="12334" w:name="_Toc531076919"/>
              <w:bookmarkStart w:id="12335" w:name="_Toc531078210"/>
              <w:bookmarkStart w:id="12336" w:name="_Toc531079514"/>
              <w:bookmarkStart w:id="12337" w:name="_Toc531701411"/>
              <w:bookmarkEnd w:id="12333"/>
              <w:bookmarkEnd w:id="12334"/>
              <w:bookmarkEnd w:id="12335"/>
              <w:bookmarkEnd w:id="12336"/>
              <w:bookmarkEnd w:id="12337"/>
            </w:del>
          </w:p>
        </w:tc>
        <w:tc>
          <w:tcPr>
            <w:tcW w:w="7539" w:type="dxa"/>
            <w:vAlign w:val="top"/>
          </w:tcPr>
          <w:p w14:paraId="3D8D1D9C" w14:textId="77777777" w:rsidR="001B2A26" w:rsidRPr="00794639" w:rsidRDefault="001B2A26" w:rsidP="00166AF3">
            <w:pPr>
              <w:pStyle w:val="TableBody"/>
              <w:rPr>
                <w:del w:id="12338" w:author="Sevan Sirapian [2]" w:date="2018-11-26T11:12:00Z"/>
              </w:rPr>
            </w:pPr>
            <w:del w:id="12339" w:author="Sevan Sirapian [2]" w:date="2018-11-26T11:12:00Z">
              <w:r w:rsidRPr="00794639">
                <w:delText>MN_USER_BUSY</w:delText>
              </w:r>
              <w:bookmarkStart w:id="12340" w:name="_Toc531012627"/>
              <w:bookmarkStart w:id="12341" w:name="_Toc531076920"/>
              <w:bookmarkStart w:id="12342" w:name="_Toc531078211"/>
              <w:bookmarkStart w:id="12343" w:name="_Toc531079515"/>
              <w:bookmarkStart w:id="12344" w:name="_Toc531701412"/>
              <w:bookmarkEnd w:id="12340"/>
              <w:bookmarkEnd w:id="12341"/>
              <w:bookmarkEnd w:id="12342"/>
              <w:bookmarkEnd w:id="12343"/>
              <w:bookmarkEnd w:id="12344"/>
            </w:del>
          </w:p>
        </w:tc>
        <w:bookmarkStart w:id="12345" w:name="_Toc531012628"/>
        <w:bookmarkStart w:id="12346" w:name="_Toc531076921"/>
        <w:bookmarkStart w:id="12347" w:name="_Toc531078212"/>
        <w:bookmarkStart w:id="12348" w:name="_Toc531079516"/>
        <w:bookmarkStart w:id="12349" w:name="_Toc531701413"/>
        <w:bookmarkEnd w:id="12345"/>
        <w:bookmarkEnd w:id="12346"/>
        <w:bookmarkEnd w:id="12347"/>
        <w:bookmarkEnd w:id="12348"/>
        <w:bookmarkEnd w:id="12349"/>
      </w:tr>
      <w:tr w:rsidR="001B2A26" w:rsidRPr="00794639" w14:paraId="2B1934A5" w14:textId="77777777" w:rsidTr="00170927">
        <w:trPr>
          <w:del w:id="12350" w:author="Sevan Sirapian [2]" w:date="2018-11-26T11:12:00Z"/>
        </w:trPr>
        <w:tc>
          <w:tcPr>
            <w:tcW w:w="0" w:type="dxa"/>
            <w:vAlign w:val="top"/>
          </w:tcPr>
          <w:p w14:paraId="7DF4C06E" w14:textId="77777777" w:rsidR="001B2A26" w:rsidRPr="00794639" w:rsidRDefault="001B2A26" w:rsidP="00166AF3">
            <w:pPr>
              <w:pStyle w:val="TableBody"/>
              <w:rPr>
                <w:del w:id="12351" w:author="Sevan Sirapian [2]" w:date="2018-11-26T11:12:00Z"/>
              </w:rPr>
            </w:pPr>
            <w:del w:id="12352" w:author="Sevan Sirapian [2]" w:date="2018-11-26T11:12:00Z">
              <w:r w:rsidRPr="00794639">
                <w:delText>18</w:delText>
              </w:r>
              <w:bookmarkStart w:id="12353" w:name="_Toc531012629"/>
              <w:bookmarkStart w:id="12354" w:name="_Toc531076922"/>
              <w:bookmarkStart w:id="12355" w:name="_Toc531078213"/>
              <w:bookmarkStart w:id="12356" w:name="_Toc531079517"/>
              <w:bookmarkStart w:id="12357" w:name="_Toc531701414"/>
              <w:bookmarkEnd w:id="12353"/>
              <w:bookmarkEnd w:id="12354"/>
              <w:bookmarkEnd w:id="12355"/>
              <w:bookmarkEnd w:id="12356"/>
              <w:bookmarkEnd w:id="12357"/>
            </w:del>
          </w:p>
        </w:tc>
        <w:tc>
          <w:tcPr>
            <w:tcW w:w="7539" w:type="dxa"/>
            <w:vAlign w:val="top"/>
          </w:tcPr>
          <w:p w14:paraId="3187356C" w14:textId="77777777" w:rsidR="001B2A26" w:rsidRPr="00794639" w:rsidRDefault="001B2A26" w:rsidP="00166AF3">
            <w:pPr>
              <w:pStyle w:val="TableBody"/>
              <w:rPr>
                <w:del w:id="12358" w:author="Sevan Sirapian [2]" w:date="2018-11-26T11:12:00Z"/>
              </w:rPr>
            </w:pPr>
            <w:del w:id="12359" w:author="Sevan Sirapian [2]" w:date="2018-11-26T11:12:00Z">
              <w:r w:rsidRPr="00794639">
                <w:delText>MN_NO_USER_RESPONDING</w:delText>
              </w:r>
              <w:bookmarkStart w:id="12360" w:name="_Toc531012630"/>
              <w:bookmarkStart w:id="12361" w:name="_Toc531076923"/>
              <w:bookmarkStart w:id="12362" w:name="_Toc531078214"/>
              <w:bookmarkStart w:id="12363" w:name="_Toc531079518"/>
              <w:bookmarkStart w:id="12364" w:name="_Toc531701415"/>
              <w:bookmarkEnd w:id="12360"/>
              <w:bookmarkEnd w:id="12361"/>
              <w:bookmarkEnd w:id="12362"/>
              <w:bookmarkEnd w:id="12363"/>
              <w:bookmarkEnd w:id="12364"/>
            </w:del>
          </w:p>
        </w:tc>
        <w:bookmarkStart w:id="12365" w:name="_Toc531012631"/>
        <w:bookmarkStart w:id="12366" w:name="_Toc531076924"/>
        <w:bookmarkStart w:id="12367" w:name="_Toc531078215"/>
        <w:bookmarkStart w:id="12368" w:name="_Toc531079519"/>
        <w:bookmarkStart w:id="12369" w:name="_Toc531701416"/>
        <w:bookmarkEnd w:id="12365"/>
        <w:bookmarkEnd w:id="12366"/>
        <w:bookmarkEnd w:id="12367"/>
        <w:bookmarkEnd w:id="12368"/>
        <w:bookmarkEnd w:id="12369"/>
      </w:tr>
      <w:tr w:rsidR="001B2A26" w:rsidRPr="00794639" w14:paraId="31F1EBFB" w14:textId="77777777" w:rsidTr="00170927">
        <w:trPr>
          <w:del w:id="12370" w:author="Sevan Sirapian [2]" w:date="2018-11-26T11:12:00Z"/>
        </w:trPr>
        <w:tc>
          <w:tcPr>
            <w:tcW w:w="0" w:type="dxa"/>
            <w:vAlign w:val="top"/>
          </w:tcPr>
          <w:p w14:paraId="01057191" w14:textId="77777777" w:rsidR="001B2A26" w:rsidRPr="00794639" w:rsidRDefault="001B2A26" w:rsidP="00166AF3">
            <w:pPr>
              <w:pStyle w:val="TableBody"/>
              <w:rPr>
                <w:del w:id="12371" w:author="Sevan Sirapian [2]" w:date="2018-11-26T11:12:00Z"/>
              </w:rPr>
            </w:pPr>
            <w:del w:id="12372" w:author="Sevan Sirapian [2]" w:date="2018-11-26T11:12:00Z">
              <w:r w:rsidRPr="00794639">
                <w:delText>19</w:delText>
              </w:r>
              <w:bookmarkStart w:id="12373" w:name="_Toc531012632"/>
              <w:bookmarkStart w:id="12374" w:name="_Toc531076925"/>
              <w:bookmarkStart w:id="12375" w:name="_Toc531078216"/>
              <w:bookmarkStart w:id="12376" w:name="_Toc531079520"/>
              <w:bookmarkStart w:id="12377" w:name="_Toc531701417"/>
              <w:bookmarkEnd w:id="12373"/>
              <w:bookmarkEnd w:id="12374"/>
              <w:bookmarkEnd w:id="12375"/>
              <w:bookmarkEnd w:id="12376"/>
              <w:bookmarkEnd w:id="12377"/>
            </w:del>
          </w:p>
        </w:tc>
        <w:tc>
          <w:tcPr>
            <w:tcW w:w="7539" w:type="dxa"/>
            <w:vAlign w:val="top"/>
          </w:tcPr>
          <w:p w14:paraId="48E27010" w14:textId="77777777" w:rsidR="001B2A26" w:rsidRPr="00794639" w:rsidRDefault="001B2A26" w:rsidP="00166AF3">
            <w:pPr>
              <w:pStyle w:val="TableBody"/>
              <w:rPr>
                <w:del w:id="12378" w:author="Sevan Sirapian [2]" w:date="2018-11-26T11:12:00Z"/>
              </w:rPr>
            </w:pPr>
            <w:del w:id="12379" w:author="Sevan Sirapian [2]" w:date="2018-11-26T11:12:00Z">
              <w:r w:rsidRPr="00794639">
                <w:delText>MN_USER_ALERTING_NO_ANSWER</w:delText>
              </w:r>
              <w:bookmarkStart w:id="12380" w:name="_Toc531012633"/>
              <w:bookmarkStart w:id="12381" w:name="_Toc531076926"/>
              <w:bookmarkStart w:id="12382" w:name="_Toc531078217"/>
              <w:bookmarkStart w:id="12383" w:name="_Toc531079521"/>
              <w:bookmarkStart w:id="12384" w:name="_Toc531701418"/>
              <w:bookmarkEnd w:id="12380"/>
              <w:bookmarkEnd w:id="12381"/>
              <w:bookmarkEnd w:id="12382"/>
              <w:bookmarkEnd w:id="12383"/>
              <w:bookmarkEnd w:id="12384"/>
            </w:del>
          </w:p>
        </w:tc>
        <w:bookmarkStart w:id="12385" w:name="_Toc531012634"/>
        <w:bookmarkStart w:id="12386" w:name="_Toc531076927"/>
        <w:bookmarkStart w:id="12387" w:name="_Toc531078218"/>
        <w:bookmarkStart w:id="12388" w:name="_Toc531079522"/>
        <w:bookmarkStart w:id="12389" w:name="_Toc531701419"/>
        <w:bookmarkEnd w:id="12385"/>
        <w:bookmarkEnd w:id="12386"/>
        <w:bookmarkEnd w:id="12387"/>
        <w:bookmarkEnd w:id="12388"/>
        <w:bookmarkEnd w:id="12389"/>
      </w:tr>
      <w:tr w:rsidR="001B2A26" w:rsidRPr="00794639" w14:paraId="74405132" w14:textId="77777777" w:rsidTr="00170927">
        <w:trPr>
          <w:del w:id="12390" w:author="Sevan Sirapian [2]" w:date="2018-11-26T11:12:00Z"/>
        </w:trPr>
        <w:tc>
          <w:tcPr>
            <w:tcW w:w="0" w:type="dxa"/>
            <w:vAlign w:val="top"/>
          </w:tcPr>
          <w:p w14:paraId="28F6DD24" w14:textId="77777777" w:rsidR="001B2A26" w:rsidRPr="00794639" w:rsidRDefault="001B2A26" w:rsidP="00166AF3">
            <w:pPr>
              <w:pStyle w:val="TableBody"/>
              <w:rPr>
                <w:del w:id="12391" w:author="Sevan Sirapian [2]" w:date="2018-11-26T11:12:00Z"/>
              </w:rPr>
            </w:pPr>
            <w:del w:id="12392" w:author="Sevan Sirapian [2]" w:date="2018-11-26T11:12:00Z">
              <w:r w:rsidRPr="00794639">
                <w:delText>21</w:delText>
              </w:r>
              <w:bookmarkStart w:id="12393" w:name="_Toc531012635"/>
              <w:bookmarkStart w:id="12394" w:name="_Toc531076928"/>
              <w:bookmarkStart w:id="12395" w:name="_Toc531078219"/>
              <w:bookmarkStart w:id="12396" w:name="_Toc531079523"/>
              <w:bookmarkStart w:id="12397" w:name="_Toc531701420"/>
              <w:bookmarkEnd w:id="12393"/>
              <w:bookmarkEnd w:id="12394"/>
              <w:bookmarkEnd w:id="12395"/>
              <w:bookmarkEnd w:id="12396"/>
              <w:bookmarkEnd w:id="12397"/>
            </w:del>
          </w:p>
        </w:tc>
        <w:tc>
          <w:tcPr>
            <w:tcW w:w="7539" w:type="dxa"/>
            <w:vAlign w:val="top"/>
          </w:tcPr>
          <w:p w14:paraId="218E8991" w14:textId="77777777" w:rsidR="001B2A26" w:rsidRPr="00794639" w:rsidRDefault="001B2A26" w:rsidP="00166AF3">
            <w:pPr>
              <w:pStyle w:val="TableBody"/>
              <w:rPr>
                <w:del w:id="12398" w:author="Sevan Sirapian [2]" w:date="2018-11-26T11:12:00Z"/>
              </w:rPr>
            </w:pPr>
            <w:del w:id="12399" w:author="Sevan Sirapian [2]" w:date="2018-11-26T11:12:00Z">
              <w:r w:rsidRPr="00794639">
                <w:delText>MN_CALL_REJECTED</w:delText>
              </w:r>
              <w:bookmarkStart w:id="12400" w:name="_Toc531012636"/>
              <w:bookmarkStart w:id="12401" w:name="_Toc531076929"/>
              <w:bookmarkStart w:id="12402" w:name="_Toc531078220"/>
              <w:bookmarkStart w:id="12403" w:name="_Toc531079524"/>
              <w:bookmarkStart w:id="12404" w:name="_Toc531701421"/>
              <w:bookmarkEnd w:id="12400"/>
              <w:bookmarkEnd w:id="12401"/>
              <w:bookmarkEnd w:id="12402"/>
              <w:bookmarkEnd w:id="12403"/>
              <w:bookmarkEnd w:id="12404"/>
            </w:del>
          </w:p>
        </w:tc>
        <w:bookmarkStart w:id="12405" w:name="_Toc531012637"/>
        <w:bookmarkStart w:id="12406" w:name="_Toc531076930"/>
        <w:bookmarkStart w:id="12407" w:name="_Toc531078221"/>
        <w:bookmarkStart w:id="12408" w:name="_Toc531079525"/>
        <w:bookmarkStart w:id="12409" w:name="_Toc531701422"/>
        <w:bookmarkEnd w:id="12405"/>
        <w:bookmarkEnd w:id="12406"/>
        <w:bookmarkEnd w:id="12407"/>
        <w:bookmarkEnd w:id="12408"/>
        <w:bookmarkEnd w:id="12409"/>
      </w:tr>
      <w:tr w:rsidR="001B2A26" w:rsidRPr="00794639" w14:paraId="6B16348A" w14:textId="77777777" w:rsidTr="00170927">
        <w:trPr>
          <w:del w:id="12410" w:author="Sevan Sirapian [2]" w:date="2018-11-26T11:12:00Z"/>
        </w:trPr>
        <w:tc>
          <w:tcPr>
            <w:tcW w:w="0" w:type="dxa"/>
            <w:vAlign w:val="top"/>
          </w:tcPr>
          <w:p w14:paraId="6277DCFA" w14:textId="77777777" w:rsidR="001B2A26" w:rsidRPr="00794639" w:rsidRDefault="001B2A26" w:rsidP="00166AF3">
            <w:pPr>
              <w:pStyle w:val="TableBody"/>
              <w:rPr>
                <w:del w:id="12411" w:author="Sevan Sirapian [2]" w:date="2018-11-26T11:12:00Z"/>
              </w:rPr>
            </w:pPr>
            <w:del w:id="12412" w:author="Sevan Sirapian [2]" w:date="2018-11-26T11:12:00Z">
              <w:r w:rsidRPr="00794639">
                <w:delText>22</w:delText>
              </w:r>
              <w:bookmarkStart w:id="12413" w:name="_Toc531012638"/>
              <w:bookmarkStart w:id="12414" w:name="_Toc531076931"/>
              <w:bookmarkStart w:id="12415" w:name="_Toc531078222"/>
              <w:bookmarkStart w:id="12416" w:name="_Toc531079526"/>
              <w:bookmarkStart w:id="12417" w:name="_Toc531701423"/>
              <w:bookmarkEnd w:id="12413"/>
              <w:bookmarkEnd w:id="12414"/>
              <w:bookmarkEnd w:id="12415"/>
              <w:bookmarkEnd w:id="12416"/>
              <w:bookmarkEnd w:id="12417"/>
            </w:del>
          </w:p>
        </w:tc>
        <w:tc>
          <w:tcPr>
            <w:tcW w:w="7539" w:type="dxa"/>
            <w:vAlign w:val="top"/>
          </w:tcPr>
          <w:p w14:paraId="2B655FBA" w14:textId="77777777" w:rsidR="001B2A26" w:rsidRPr="00794639" w:rsidRDefault="001B2A26" w:rsidP="00166AF3">
            <w:pPr>
              <w:pStyle w:val="TableBody"/>
              <w:rPr>
                <w:del w:id="12418" w:author="Sevan Sirapian [2]" w:date="2018-11-26T11:12:00Z"/>
              </w:rPr>
            </w:pPr>
            <w:del w:id="12419" w:author="Sevan Sirapian [2]" w:date="2018-11-26T11:12:00Z">
              <w:r w:rsidRPr="00794639">
                <w:delText>MN_NUMBER_CHANGED</w:delText>
              </w:r>
              <w:bookmarkStart w:id="12420" w:name="_Toc531012639"/>
              <w:bookmarkStart w:id="12421" w:name="_Toc531076932"/>
              <w:bookmarkStart w:id="12422" w:name="_Toc531078223"/>
              <w:bookmarkStart w:id="12423" w:name="_Toc531079527"/>
              <w:bookmarkStart w:id="12424" w:name="_Toc531701424"/>
              <w:bookmarkEnd w:id="12420"/>
              <w:bookmarkEnd w:id="12421"/>
              <w:bookmarkEnd w:id="12422"/>
              <w:bookmarkEnd w:id="12423"/>
              <w:bookmarkEnd w:id="12424"/>
            </w:del>
          </w:p>
        </w:tc>
        <w:bookmarkStart w:id="12425" w:name="_Toc531012640"/>
        <w:bookmarkStart w:id="12426" w:name="_Toc531076933"/>
        <w:bookmarkStart w:id="12427" w:name="_Toc531078224"/>
        <w:bookmarkStart w:id="12428" w:name="_Toc531079528"/>
        <w:bookmarkStart w:id="12429" w:name="_Toc531701425"/>
        <w:bookmarkEnd w:id="12425"/>
        <w:bookmarkEnd w:id="12426"/>
        <w:bookmarkEnd w:id="12427"/>
        <w:bookmarkEnd w:id="12428"/>
        <w:bookmarkEnd w:id="12429"/>
      </w:tr>
      <w:tr w:rsidR="001B2A26" w:rsidRPr="00794639" w14:paraId="290F6C3C" w14:textId="77777777" w:rsidTr="00170927">
        <w:trPr>
          <w:del w:id="12430" w:author="Sevan Sirapian [2]" w:date="2018-11-26T11:12:00Z"/>
        </w:trPr>
        <w:tc>
          <w:tcPr>
            <w:tcW w:w="0" w:type="dxa"/>
            <w:vAlign w:val="top"/>
          </w:tcPr>
          <w:p w14:paraId="4DEA8765" w14:textId="77777777" w:rsidR="001B2A26" w:rsidRPr="00794639" w:rsidRDefault="001B2A26" w:rsidP="00166AF3">
            <w:pPr>
              <w:pStyle w:val="TableBody"/>
              <w:rPr>
                <w:del w:id="12431" w:author="Sevan Sirapian [2]" w:date="2018-11-26T11:12:00Z"/>
              </w:rPr>
            </w:pPr>
            <w:del w:id="12432" w:author="Sevan Sirapian [2]" w:date="2018-11-26T11:12:00Z">
              <w:r w:rsidRPr="00794639">
                <w:delText>26</w:delText>
              </w:r>
              <w:bookmarkStart w:id="12433" w:name="_Toc531012641"/>
              <w:bookmarkStart w:id="12434" w:name="_Toc531076934"/>
              <w:bookmarkStart w:id="12435" w:name="_Toc531078225"/>
              <w:bookmarkStart w:id="12436" w:name="_Toc531079529"/>
              <w:bookmarkStart w:id="12437" w:name="_Toc531701426"/>
              <w:bookmarkEnd w:id="12433"/>
              <w:bookmarkEnd w:id="12434"/>
              <w:bookmarkEnd w:id="12435"/>
              <w:bookmarkEnd w:id="12436"/>
              <w:bookmarkEnd w:id="12437"/>
            </w:del>
          </w:p>
        </w:tc>
        <w:tc>
          <w:tcPr>
            <w:tcW w:w="7539" w:type="dxa"/>
            <w:vAlign w:val="top"/>
          </w:tcPr>
          <w:p w14:paraId="395911DF" w14:textId="77777777" w:rsidR="001B2A26" w:rsidRPr="00794639" w:rsidRDefault="001B2A26" w:rsidP="00166AF3">
            <w:pPr>
              <w:pStyle w:val="TableBody"/>
              <w:rPr>
                <w:del w:id="12438" w:author="Sevan Sirapian [2]" w:date="2018-11-26T11:12:00Z"/>
              </w:rPr>
            </w:pPr>
            <w:del w:id="12439" w:author="Sevan Sirapian [2]" w:date="2018-11-26T11:12:00Z">
              <w:r w:rsidRPr="00794639">
                <w:delText>MN_NON_SELECTED_USER_CLEARING</w:delText>
              </w:r>
              <w:bookmarkStart w:id="12440" w:name="_Toc531012642"/>
              <w:bookmarkStart w:id="12441" w:name="_Toc531076935"/>
              <w:bookmarkStart w:id="12442" w:name="_Toc531078226"/>
              <w:bookmarkStart w:id="12443" w:name="_Toc531079530"/>
              <w:bookmarkStart w:id="12444" w:name="_Toc531701427"/>
              <w:bookmarkEnd w:id="12440"/>
              <w:bookmarkEnd w:id="12441"/>
              <w:bookmarkEnd w:id="12442"/>
              <w:bookmarkEnd w:id="12443"/>
              <w:bookmarkEnd w:id="12444"/>
            </w:del>
          </w:p>
        </w:tc>
        <w:bookmarkStart w:id="12445" w:name="_Toc531012643"/>
        <w:bookmarkStart w:id="12446" w:name="_Toc531076936"/>
        <w:bookmarkStart w:id="12447" w:name="_Toc531078227"/>
        <w:bookmarkStart w:id="12448" w:name="_Toc531079531"/>
        <w:bookmarkStart w:id="12449" w:name="_Toc531701428"/>
        <w:bookmarkEnd w:id="12445"/>
        <w:bookmarkEnd w:id="12446"/>
        <w:bookmarkEnd w:id="12447"/>
        <w:bookmarkEnd w:id="12448"/>
        <w:bookmarkEnd w:id="12449"/>
      </w:tr>
      <w:tr w:rsidR="001B2A26" w:rsidRPr="00794639" w14:paraId="4BBF45A6" w14:textId="77777777" w:rsidTr="00170927">
        <w:trPr>
          <w:del w:id="12450" w:author="Sevan Sirapian [2]" w:date="2018-11-26T11:12:00Z"/>
        </w:trPr>
        <w:tc>
          <w:tcPr>
            <w:tcW w:w="0" w:type="dxa"/>
            <w:vAlign w:val="top"/>
          </w:tcPr>
          <w:p w14:paraId="4FB7F391" w14:textId="77777777" w:rsidR="001B2A26" w:rsidRPr="00794639" w:rsidRDefault="001B2A26" w:rsidP="00166AF3">
            <w:pPr>
              <w:pStyle w:val="TableBody"/>
              <w:rPr>
                <w:del w:id="12451" w:author="Sevan Sirapian [2]" w:date="2018-11-26T11:12:00Z"/>
              </w:rPr>
            </w:pPr>
            <w:del w:id="12452" w:author="Sevan Sirapian [2]" w:date="2018-11-26T11:12:00Z">
              <w:r w:rsidRPr="00794639">
                <w:delText>27</w:delText>
              </w:r>
              <w:bookmarkStart w:id="12453" w:name="_Toc531012644"/>
              <w:bookmarkStart w:id="12454" w:name="_Toc531076937"/>
              <w:bookmarkStart w:id="12455" w:name="_Toc531078228"/>
              <w:bookmarkStart w:id="12456" w:name="_Toc531079532"/>
              <w:bookmarkStart w:id="12457" w:name="_Toc531701429"/>
              <w:bookmarkEnd w:id="12453"/>
              <w:bookmarkEnd w:id="12454"/>
              <w:bookmarkEnd w:id="12455"/>
              <w:bookmarkEnd w:id="12456"/>
              <w:bookmarkEnd w:id="12457"/>
            </w:del>
          </w:p>
        </w:tc>
        <w:tc>
          <w:tcPr>
            <w:tcW w:w="7539" w:type="dxa"/>
            <w:vAlign w:val="top"/>
          </w:tcPr>
          <w:p w14:paraId="5F07DD3D" w14:textId="77777777" w:rsidR="001B2A26" w:rsidRPr="00794639" w:rsidRDefault="001B2A26" w:rsidP="00166AF3">
            <w:pPr>
              <w:pStyle w:val="TableBody"/>
              <w:rPr>
                <w:del w:id="12458" w:author="Sevan Sirapian [2]" w:date="2018-11-26T11:12:00Z"/>
              </w:rPr>
            </w:pPr>
            <w:del w:id="12459" w:author="Sevan Sirapian [2]" w:date="2018-11-26T11:12:00Z">
              <w:r w:rsidRPr="00794639">
                <w:delText>MN_DESTINATION_OUT_OF_ORDER</w:delText>
              </w:r>
              <w:bookmarkStart w:id="12460" w:name="_Toc531012645"/>
              <w:bookmarkStart w:id="12461" w:name="_Toc531076938"/>
              <w:bookmarkStart w:id="12462" w:name="_Toc531078229"/>
              <w:bookmarkStart w:id="12463" w:name="_Toc531079533"/>
              <w:bookmarkStart w:id="12464" w:name="_Toc531701430"/>
              <w:bookmarkEnd w:id="12460"/>
              <w:bookmarkEnd w:id="12461"/>
              <w:bookmarkEnd w:id="12462"/>
              <w:bookmarkEnd w:id="12463"/>
              <w:bookmarkEnd w:id="12464"/>
            </w:del>
          </w:p>
        </w:tc>
        <w:bookmarkStart w:id="12465" w:name="_Toc531012646"/>
        <w:bookmarkStart w:id="12466" w:name="_Toc531076939"/>
        <w:bookmarkStart w:id="12467" w:name="_Toc531078230"/>
        <w:bookmarkStart w:id="12468" w:name="_Toc531079534"/>
        <w:bookmarkStart w:id="12469" w:name="_Toc531701431"/>
        <w:bookmarkEnd w:id="12465"/>
        <w:bookmarkEnd w:id="12466"/>
        <w:bookmarkEnd w:id="12467"/>
        <w:bookmarkEnd w:id="12468"/>
        <w:bookmarkEnd w:id="12469"/>
      </w:tr>
      <w:tr w:rsidR="001B2A26" w:rsidRPr="00794639" w14:paraId="0A03FAF4" w14:textId="77777777" w:rsidTr="00170927">
        <w:trPr>
          <w:del w:id="12470" w:author="Sevan Sirapian [2]" w:date="2018-11-26T11:12:00Z"/>
        </w:trPr>
        <w:tc>
          <w:tcPr>
            <w:tcW w:w="0" w:type="dxa"/>
            <w:vAlign w:val="top"/>
          </w:tcPr>
          <w:p w14:paraId="03DFDF01" w14:textId="77777777" w:rsidR="001B2A26" w:rsidRPr="00794639" w:rsidRDefault="001B2A26" w:rsidP="00166AF3">
            <w:pPr>
              <w:pStyle w:val="TableBody"/>
              <w:rPr>
                <w:del w:id="12471" w:author="Sevan Sirapian [2]" w:date="2018-11-26T11:12:00Z"/>
              </w:rPr>
            </w:pPr>
            <w:del w:id="12472" w:author="Sevan Sirapian [2]" w:date="2018-11-26T11:12:00Z">
              <w:r w:rsidRPr="00794639">
                <w:delText>28</w:delText>
              </w:r>
              <w:bookmarkStart w:id="12473" w:name="_Toc531012647"/>
              <w:bookmarkStart w:id="12474" w:name="_Toc531076940"/>
              <w:bookmarkStart w:id="12475" w:name="_Toc531078231"/>
              <w:bookmarkStart w:id="12476" w:name="_Toc531079535"/>
              <w:bookmarkStart w:id="12477" w:name="_Toc531701432"/>
              <w:bookmarkEnd w:id="12473"/>
              <w:bookmarkEnd w:id="12474"/>
              <w:bookmarkEnd w:id="12475"/>
              <w:bookmarkEnd w:id="12476"/>
              <w:bookmarkEnd w:id="12477"/>
            </w:del>
          </w:p>
        </w:tc>
        <w:tc>
          <w:tcPr>
            <w:tcW w:w="7539" w:type="dxa"/>
            <w:vAlign w:val="top"/>
          </w:tcPr>
          <w:p w14:paraId="3E7AD9D8" w14:textId="77777777" w:rsidR="001B2A26" w:rsidRPr="00794639" w:rsidRDefault="001B2A26" w:rsidP="00166AF3">
            <w:pPr>
              <w:pStyle w:val="TableBody"/>
              <w:rPr>
                <w:del w:id="12478" w:author="Sevan Sirapian [2]" w:date="2018-11-26T11:12:00Z"/>
              </w:rPr>
            </w:pPr>
            <w:del w:id="12479" w:author="Sevan Sirapian [2]" w:date="2018-11-26T11:12:00Z">
              <w:r w:rsidRPr="00794639">
                <w:delText>MN_INVALID_NUMBER_FORMAT</w:delText>
              </w:r>
              <w:bookmarkStart w:id="12480" w:name="_Toc531012648"/>
              <w:bookmarkStart w:id="12481" w:name="_Toc531076941"/>
              <w:bookmarkStart w:id="12482" w:name="_Toc531078232"/>
              <w:bookmarkStart w:id="12483" w:name="_Toc531079536"/>
              <w:bookmarkStart w:id="12484" w:name="_Toc531701433"/>
              <w:bookmarkEnd w:id="12480"/>
              <w:bookmarkEnd w:id="12481"/>
              <w:bookmarkEnd w:id="12482"/>
              <w:bookmarkEnd w:id="12483"/>
              <w:bookmarkEnd w:id="12484"/>
            </w:del>
          </w:p>
        </w:tc>
        <w:bookmarkStart w:id="12485" w:name="_Toc531012649"/>
        <w:bookmarkStart w:id="12486" w:name="_Toc531076942"/>
        <w:bookmarkStart w:id="12487" w:name="_Toc531078233"/>
        <w:bookmarkStart w:id="12488" w:name="_Toc531079537"/>
        <w:bookmarkStart w:id="12489" w:name="_Toc531701434"/>
        <w:bookmarkEnd w:id="12485"/>
        <w:bookmarkEnd w:id="12486"/>
        <w:bookmarkEnd w:id="12487"/>
        <w:bookmarkEnd w:id="12488"/>
        <w:bookmarkEnd w:id="12489"/>
      </w:tr>
      <w:tr w:rsidR="001B2A26" w:rsidRPr="00794639" w14:paraId="36BB7477" w14:textId="77777777" w:rsidTr="00170927">
        <w:trPr>
          <w:del w:id="12490" w:author="Sevan Sirapian [2]" w:date="2018-11-26T11:12:00Z"/>
        </w:trPr>
        <w:tc>
          <w:tcPr>
            <w:tcW w:w="0" w:type="dxa"/>
            <w:vAlign w:val="top"/>
          </w:tcPr>
          <w:p w14:paraId="55BF210E" w14:textId="77777777" w:rsidR="001B2A26" w:rsidRPr="00794639" w:rsidRDefault="001B2A26" w:rsidP="00166AF3">
            <w:pPr>
              <w:pStyle w:val="TableBody"/>
              <w:rPr>
                <w:del w:id="12491" w:author="Sevan Sirapian [2]" w:date="2018-11-26T11:12:00Z"/>
              </w:rPr>
            </w:pPr>
            <w:del w:id="12492" w:author="Sevan Sirapian [2]" w:date="2018-11-26T11:12:00Z">
              <w:r w:rsidRPr="00794639">
                <w:delText>29</w:delText>
              </w:r>
              <w:bookmarkStart w:id="12493" w:name="_Toc531012650"/>
              <w:bookmarkStart w:id="12494" w:name="_Toc531076943"/>
              <w:bookmarkStart w:id="12495" w:name="_Toc531078234"/>
              <w:bookmarkStart w:id="12496" w:name="_Toc531079538"/>
              <w:bookmarkStart w:id="12497" w:name="_Toc531701435"/>
              <w:bookmarkEnd w:id="12493"/>
              <w:bookmarkEnd w:id="12494"/>
              <w:bookmarkEnd w:id="12495"/>
              <w:bookmarkEnd w:id="12496"/>
              <w:bookmarkEnd w:id="12497"/>
            </w:del>
          </w:p>
        </w:tc>
        <w:tc>
          <w:tcPr>
            <w:tcW w:w="7539" w:type="dxa"/>
            <w:vAlign w:val="top"/>
          </w:tcPr>
          <w:p w14:paraId="2063FBB1" w14:textId="77777777" w:rsidR="001B2A26" w:rsidRPr="00794639" w:rsidRDefault="001B2A26" w:rsidP="00166AF3">
            <w:pPr>
              <w:pStyle w:val="TableBody"/>
              <w:rPr>
                <w:del w:id="12498" w:author="Sevan Sirapian [2]" w:date="2018-11-26T11:12:00Z"/>
              </w:rPr>
            </w:pPr>
            <w:del w:id="12499" w:author="Sevan Sirapian [2]" w:date="2018-11-26T11:12:00Z">
              <w:r w:rsidRPr="00794639">
                <w:delText>MN_FACILITY_REJECTED</w:delText>
              </w:r>
              <w:bookmarkStart w:id="12500" w:name="_Toc531012651"/>
              <w:bookmarkStart w:id="12501" w:name="_Toc531076944"/>
              <w:bookmarkStart w:id="12502" w:name="_Toc531078235"/>
              <w:bookmarkStart w:id="12503" w:name="_Toc531079539"/>
              <w:bookmarkStart w:id="12504" w:name="_Toc531701436"/>
              <w:bookmarkEnd w:id="12500"/>
              <w:bookmarkEnd w:id="12501"/>
              <w:bookmarkEnd w:id="12502"/>
              <w:bookmarkEnd w:id="12503"/>
              <w:bookmarkEnd w:id="12504"/>
            </w:del>
          </w:p>
        </w:tc>
        <w:bookmarkStart w:id="12505" w:name="_Toc531012652"/>
        <w:bookmarkStart w:id="12506" w:name="_Toc531076945"/>
        <w:bookmarkStart w:id="12507" w:name="_Toc531078236"/>
        <w:bookmarkStart w:id="12508" w:name="_Toc531079540"/>
        <w:bookmarkStart w:id="12509" w:name="_Toc531701437"/>
        <w:bookmarkEnd w:id="12505"/>
        <w:bookmarkEnd w:id="12506"/>
        <w:bookmarkEnd w:id="12507"/>
        <w:bookmarkEnd w:id="12508"/>
        <w:bookmarkEnd w:id="12509"/>
      </w:tr>
      <w:tr w:rsidR="001B2A26" w:rsidRPr="00794639" w14:paraId="04379F1F" w14:textId="77777777" w:rsidTr="00170927">
        <w:trPr>
          <w:del w:id="12510" w:author="Sevan Sirapian [2]" w:date="2018-11-26T11:12:00Z"/>
        </w:trPr>
        <w:tc>
          <w:tcPr>
            <w:tcW w:w="0" w:type="dxa"/>
            <w:vAlign w:val="top"/>
          </w:tcPr>
          <w:p w14:paraId="506FD7CA" w14:textId="77777777" w:rsidR="001B2A26" w:rsidRPr="00794639" w:rsidRDefault="001B2A26" w:rsidP="00166AF3">
            <w:pPr>
              <w:pStyle w:val="TableBody"/>
              <w:rPr>
                <w:del w:id="12511" w:author="Sevan Sirapian [2]" w:date="2018-11-26T11:12:00Z"/>
              </w:rPr>
            </w:pPr>
            <w:del w:id="12512" w:author="Sevan Sirapian [2]" w:date="2018-11-26T11:12:00Z">
              <w:r w:rsidRPr="00794639">
                <w:delText>30</w:delText>
              </w:r>
              <w:bookmarkStart w:id="12513" w:name="_Toc531012653"/>
              <w:bookmarkStart w:id="12514" w:name="_Toc531076946"/>
              <w:bookmarkStart w:id="12515" w:name="_Toc531078237"/>
              <w:bookmarkStart w:id="12516" w:name="_Toc531079541"/>
              <w:bookmarkStart w:id="12517" w:name="_Toc531701438"/>
              <w:bookmarkEnd w:id="12513"/>
              <w:bookmarkEnd w:id="12514"/>
              <w:bookmarkEnd w:id="12515"/>
              <w:bookmarkEnd w:id="12516"/>
              <w:bookmarkEnd w:id="12517"/>
            </w:del>
          </w:p>
        </w:tc>
        <w:tc>
          <w:tcPr>
            <w:tcW w:w="7539" w:type="dxa"/>
            <w:vAlign w:val="top"/>
          </w:tcPr>
          <w:p w14:paraId="6DB64310" w14:textId="77777777" w:rsidR="001B2A26" w:rsidRPr="00794639" w:rsidRDefault="001B2A26" w:rsidP="00166AF3">
            <w:pPr>
              <w:pStyle w:val="TableBody"/>
              <w:rPr>
                <w:del w:id="12518" w:author="Sevan Sirapian [2]" w:date="2018-11-26T11:12:00Z"/>
              </w:rPr>
            </w:pPr>
            <w:del w:id="12519" w:author="Sevan Sirapian [2]" w:date="2018-11-26T11:12:00Z">
              <w:r w:rsidRPr="00794639">
                <w:delText>MN_RESPONSE_TO_STATUS_ENQUIRY</w:delText>
              </w:r>
              <w:bookmarkStart w:id="12520" w:name="_Toc531012654"/>
              <w:bookmarkStart w:id="12521" w:name="_Toc531076947"/>
              <w:bookmarkStart w:id="12522" w:name="_Toc531078238"/>
              <w:bookmarkStart w:id="12523" w:name="_Toc531079542"/>
              <w:bookmarkStart w:id="12524" w:name="_Toc531701439"/>
              <w:bookmarkEnd w:id="12520"/>
              <w:bookmarkEnd w:id="12521"/>
              <w:bookmarkEnd w:id="12522"/>
              <w:bookmarkEnd w:id="12523"/>
              <w:bookmarkEnd w:id="12524"/>
            </w:del>
          </w:p>
        </w:tc>
        <w:bookmarkStart w:id="12525" w:name="_Toc531012655"/>
        <w:bookmarkStart w:id="12526" w:name="_Toc531076948"/>
        <w:bookmarkStart w:id="12527" w:name="_Toc531078239"/>
        <w:bookmarkStart w:id="12528" w:name="_Toc531079543"/>
        <w:bookmarkStart w:id="12529" w:name="_Toc531701440"/>
        <w:bookmarkEnd w:id="12525"/>
        <w:bookmarkEnd w:id="12526"/>
        <w:bookmarkEnd w:id="12527"/>
        <w:bookmarkEnd w:id="12528"/>
        <w:bookmarkEnd w:id="12529"/>
      </w:tr>
      <w:tr w:rsidR="001B2A26" w:rsidRPr="00794639" w14:paraId="4D4A0BC6" w14:textId="77777777" w:rsidTr="00170927">
        <w:trPr>
          <w:del w:id="12530" w:author="Sevan Sirapian [2]" w:date="2018-11-26T11:12:00Z"/>
        </w:trPr>
        <w:tc>
          <w:tcPr>
            <w:tcW w:w="0" w:type="dxa"/>
            <w:vAlign w:val="top"/>
          </w:tcPr>
          <w:p w14:paraId="64E027B9" w14:textId="77777777" w:rsidR="001B2A26" w:rsidRPr="00794639" w:rsidRDefault="001B2A26" w:rsidP="00166AF3">
            <w:pPr>
              <w:pStyle w:val="TableBody"/>
              <w:rPr>
                <w:del w:id="12531" w:author="Sevan Sirapian [2]" w:date="2018-11-26T11:12:00Z"/>
              </w:rPr>
            </w:pPr>
            <w:del w:id="12532" w:author="Sevan Sirapian [2]" w:date="2018-11-26T11:12:00Z">
              <w:r w:rsidRPr="00794639">
                <w:delText>31</w:delText>
              </w:r>
              <w:bookmarkStart w:id="12533" w:name="_Toc531012656"/>
              <w:bookmarkStart w:id="12534" w:name="_Toc531076949"/>
              <w:bookmarkStart w:id="12535" w:name="_Toc531078240"/>
              <w:bookmarkStart w:id="12536" w:name="_Toc531079544"/>
              <w:bookmarkStart w:id="12537" w:name="_Toc531701441"/>
              <w:bookmarkEnd w:id="12533"/>
              <w:bookmarkEnd w:id="12534"/>
              <w:bookmarkEnd w:id="12535"/>
              <w:bookmarkEnd w:id="12536"/>
              <w:bookmarkEnd w:id="12537"/>
            </w:del>
          </w:p>
        </w:tc>
        <w:tc>
          <w:tcPr>
            <w:tcW w:w="7539" w:type="dxa"/>
            <w:vAlign w:val="top"/>
          </w:tcPr>
          <w:p w14:paraId="0660DEA5" w14:textId="77777777" w:rsidR="001B2A26" w:rsidRPr="00794639" w:rsidRDefault="001B2A26" w:rsidP="00166AF3">
            <w:pPr>
              <w:pStyle w:val="TableBody"/>
              <w:rPr>
                <w:del w:id="12538" w:author="Sevan Sirapian [2]" w:date="2018-11-26T11:12:00Z"/>
              </w:rPr>
            </w:pPr>
            <w:del w:id="12539" w:author="Sevan Sirapian [2]" w:date="2018-11-26T11:12:00Z">
              <w:r w:rsidRPr="00794639">
                <w:delText>MN_NORMAL_UNSPECIFIED</w:delText>
              </w:r>
              <w:bookmarkStart w:id="12540" w:name="_Toc531012657"/>
              <w:bookmarkStart w:id="12541" w:name="_Toc531076950"/>
              <w:bookmarkStart w:id="12542" w:name="_Toc531078241"/>
              <w:bookmarkStart w:id="12543" w:name="_Toc531079545"/>
              <w:bookmarkStart w:id="12544" w:name="_Toc531701442"/>
              <w:bookmarkEnd w:id="12540"/>
              <w:bookmarkEnd w:id="12541"/>
              <w:bookmarkEnd w:id="12542"/>
              <w:bookmarkEnd w:id="12543"/>
              <w:bookmarkEnd w:id="12544"/>
            </w:del>
          </w:p>
        </w:tc>
        <w:bookmarkStart w:id="12545" w:name="_Toc531012658"/>
        <w:bookmarkStart w:id="12546" w:name="_Toc531076951"/>
        <w:bookmarkStart w:id="12547" w:name="_Toc531078242"/>
        <w:bookmarkStart w:id="12548" w:name="_Toc531079546"/>
        <w:bookmarkStart w:id="12549" w:name="_Toc531701443"/>
        <w:bookmarkEnd w:id="12545"/>
        <w:bookmarkEnd w:id="12546"/>
        <w:bookmarkEnd w:id="12547"/>
        <w:bookmarkEnd w:id="12548"/>
        <w:bookmarkEnd w:id="12549"/>
      </w:tr>
      <w:tr w:rsidR="001B2A26" w:rsidRPr="00794639" w14:paraId="6C944001" w14:textId="77777777" w:rsidTr="00170927">
        <w:trPr>
          <w:del w:id="12550" w:author="Sevan Sirapian [2]" w:date="2018-11-26T11:12:00Z"/>
        </w:trPr>
        <w:tc>
          <w:tcPr>
            <w:tcW w:w="0" w:type="dxa"/>
            <w:vAlign w:val="top"/>
          </w:tcPr>
          <w:p w14:paraId="2CB28EBC" w14:textId="77777777" w:rsidR="001B2A26" w:rsidRPr="00794639" w:rsidRDefault="001B2A26" w:rsidP="00166AF3">
            <w:pPr>
              <w:pStyle w:val="TableBody"/>
              <w:rPr>
                <w:del w:id="12551" w:author="Sevan Sirapian [2]" w:date="2018-11-26T11:12:00Z"/>
              </w:rPr>
            </w:pPr>
            <w:del w:id="12552" w:author="Sevan Sirapian [2]" w:date="2018-11-26T11:12:00Z">
              <w:r w:rsidRPr="00794639">
                <w:delText>34</w:delText>
              </w:r>
              <w:bookmarkStart w:id="12553" w:name="_Toc531012659"/>
              <w:bookmarkStart w:id="12554" w:name="_Toc531076952"/>
              <w:bookmarkStart w:id="12555" w:name="_Toc531078243"/>
              <w:bookmarkStart w:id="12556" w:name="_Toc531079547"/>
              <w:bookmarkStart w:id="12557" w:name="_Toc531701444"/>
              <w:bookmarkEnd w:id="12553"/>
              <w:bookmarkEnd w:id="12554"/>
              <w:bookmarkEnd w:id="12555"/>
              <w:bookmarkEnd w:id="12556"/>
              <w:bookmarkEnd w:id="12557"/>
            </w:del>
          </w:p>
        </w:tc>
        <w:tc>
          <w:tcPr>
            <w:tcW w:w="7539" w:type="dxa"/>
            <w:vAlign w:val="top"/>
          </w:tcPr>
          <w:p w14:paraId="591A9A09" w14:textId="77777777" w:rsidR="001B2A26" w:rsidRPr="00794639" w:rsidRDefault="001B2A26" w:rsidP="00166AF3">
            <w:pPr>
              <w:pStyle w:val="TableBody"/>
              <w:rPr>
                <w:del w:id="12558" w:author="Sevan Sirapian [2]" w:date="2018-11-26T11:12:00Z"/>
              </w:rPr>
            </w:pPr>
            <w:del w:id="12559" w:author="Sevan Sirapian [2]" w:date="2018-11-26T11:12:00Z">
              <w:r w:rsidRPr="00794639">
                <w:delText>MN_NO_CIRCUIT_AVAILABLE</w:delText>
              </w:r>
              <w:bookmarkStart w:id="12560" w:name="_Toc531012660"/>
              <w:bookmarkStart w:id="12561" w:name="_Toc531076953"/>
              <w:bookmarkStart w:id="12562" w:name="_Toc531078244"/>
              <w:bookmarkStart w:id="12563" w:name="_Toc531079548"/>
              <w:bookmarkStart w:id="12564" w:name="_Toc531701445"/>
              <w:bookmarkEnd w:id="12560"/>
              <w:bookmarkEnd w:id="12561"/>
              <w:bookmarkEnd w:id="12562"/>
              <w:bookmarkEnd w:id="12563"/>
              <w:bookmarkEnd w:id="12564"/>
            </w:del>
          </w:p>
        </w:tc>
        <w:bookmarkStart w:id="12565" w:name="_Toc531012661"/>
        <w:bookmarkStart w:id="12566" w:name="_Toc531076954"/>
        <w:bookmarkStart w:id="12567" w:name="_Toc531078245"/>
        <w:bookmarkStart w:id="12568" w:name="_Toc531079549"/>
        <w:bookmarkStart w:id="12569" w:name="_Toc531701446"/>
        <w:bookmarkEnd w:id="12565"/>
        <w:bookmarkEnd w:id="12566"/>
        <w:bookmarkEnd w:id="12567"/>
        <w:bookmarkEnd w:id="12568"/>
        <w:bookmarkEnd w:id="12569"/>
      </w:tr>
      <w:tr w:rsidR="001B2A26" w:rsidRPr="00794639" w14:paraId="382B2DD0" w14:textId="77777777" w:rsidTr="00170927">
        <w:trPr>
          <w:del w:id="12570" w:author="Sevan Sirapian [2]" w:date="2018-11-26T11:12:00Z"/>
        </w:trPr>
        <w:tc>
          <w:tcPr>
            <w:tcW w:w="0" w:type="dxa"/>
            <w:vAlign w:val="top"/>
          </w:tcPr>
          <w:p w14:paraId="0E68666B" w14:textId="77777777" w:rsidR="001B2A26" w:rsidRPr="00794639" w:rsidRDefault="001B2A26" w:rsidP="00166AF3">
            <w:pPr>
              <w:pStyle w:val="TableBody"/>
              <w:rPr>
                <w:del w:id="12571" w:author="Sevan Sirapian [2]" w:date="2018-11-26T11:12:00Z"/>
              </w:rPr>
            </w:pPr>
            <w:del w:id="12572" w:author="Sevan Sirapian [2]" w:date="2018-11-26T11:12:00Z">
              <w:r w:rsidRPr="00794639">
                <w:delText>38</w:delText>
              </w:r>
              <w:bookmarkStart w:id="12573" w:name="_Toc531012662"/>
              <w:bookmarkStart w:id="12574" w:name="_Toc531076955"/>
              <w:bookmarkStart w:id="12575" w:name="_Toc531078246"/>
              <w:bookmarkStart w:id="12576" w:name="_Toc531079550"/>
              <w:bookmarkStart w:id="12577" w:name="_Toc531701447"/>
              <w:bookmarkEnd w:id="12573"/>
              <w:bookmarkEnd w:id="12574"/>
              <w:bookmarkEnd w:id="12575"/>
              <w:bookmarkEnd w:id="12576"/>
              <w:bookmarkEnd w:id="12577"/>
            </w:del>
          </w:p>
        </w:tc>
        <w:tc>
          <w:tcPr>
            <w:tcW w:w="7539" w:type="dxa"/>
            <w:vAlign w:val="top"/>
          </w:tcPr>
          <w:p w14:paraId="562DDAAE" w14:textId="77777777" w:rsidR="001B2A26" w:rsidRPr="00794639" w:rsidRDefault="001B2A26" w:rsidP="00166AF3">
            <w:pPr>
              <w:pStyle w:val="TableBody"/>
              <w:rPr>
                <w:del w:id="12578" w:author="Sevan Sirapian [2]" w:date="2018-11-26T11:12:00Z"/>
              </w:rPr>
            </w:pPr>
            <w:del w:id="12579" w:author="Sevan Sirapian [2]" w:date="2018-11-26T11:12:00Z">
              <w:r w:rsidRPr="00794639">
                <w:delText>MN_NETWORK_OUT_OF_ORDER</w:delText>
              </w:r>
              <w:bookmarkStart w:id="12580" w:name="_Toc531012663"/>
              <w:bookmarkStart w:id="12581" w:name="_Toc531076956"/>
              <w:bookmarkStart w:id="12582" w:name="_Toc531078247"/>
              <w:bookmarkStart w:id="12583" w:name="_Toc531079551"/>
              <w:bookmarkStart w:id="12584" w:name="_Toc531701448"/>
              <w:bookmarkEnd w:id="12580"/>
              <w:bookmarkEnd w:id="12581"/>
              <w:bookmarkEnd w:id="12582"/>
              <w:bookmarkEnd w:id="12583"/>
              <w:bookmarkEnd w:id="12584"/>
            </w:del>
          </w:p>
        </w:tc>
        <w:bookmarkStart w:id="12585" w:name="_Toc531012664"/>
        <w:bookmarkStart w:id="12586" w:name="_Toc531076957"/>
        <w:bookmarkStart w:id="12587" w:name="_Toc531078248"/>
        <w:bookmarkStart w:id="12588" w:name="_Toc531079552"/>
        <w:bookmarkStart w:id="12589" w:name="_Toc531701449"/>
        <w:bookmarkEnd w:id="12585"/>
        <w:bookmarkEnd w:id="12586"/>
        <w:bookmarkEnd w:id="12587"/>
        <w:bookmarkEnd w:id="12588"/>
        <w:bookmarkEnd w:id="12589"/>
      </w:tr>
      <w:tr w:rsidR="001B2A26" w:rsidRPr="00794639" w14:paraId="5CB7B6F3" w14:textId="77777777" w:rsidTr="00170927">
        <w:trPr>
          <w:del w:id="12590" w:author="Sevan Sirapian [2]" w:date="2018-11-26T11:12:00Z"/>
        </w:trPr>
        <w:tc>
          <w:tcPr>
            <w:tcW w:w="0" w:type="dxa"/>
            <w:vAlign w:val="top"/>
          </w:tcPr>
          <w:p w14:paraId="6B894DEA" w14:textId="77777777" w:rsidR="001B2A26" w:rsidRPr="00794639" w:rsidRDefault="001B2A26" w:rsidP="00166AF3">
            <w:pPr>
              <w:pStyle w:val="TableBody"/>
              <w:rPr>
                <w:del w:id="12591" w:author="Sevan Sirapian [2]" w:date="2018-11-26T11:12:00Z"/>
              </w:rPr>
            </w:pPr>
            <w:del w:id="12592" w:author="Sevan Sirapian [2]" w:date="2018-11-26T11:12:00Z">
              <w:r w:rsidRPr="00794639">
                <w:delText>41</w:delText>
              </w:r>
              <w:bookmarkStart w:id="12593" w:name="_Toc531012665"/>
              <w:bookmarkStart w:id="12594" w:name="_Toc531076958"/>
              <w:bookmarkStart w:id="12595" w:name="_Toc531078249"/>
              <w:bookmarkStart w:id="12596" w:name="_Toc531079553"/>
              <w:bookmarkStart w:id="12597" w:name="_Toc531701450"/>
              <w:bookmarkEnd w:id="12593"/>
              <w:bookmarkEnd w:id="12594"/>
              <w:bookmarkEnd w:id="12595"/>
              <w:bookmarkEnd w:id="12596"/>
              <w:bookmarkEnd w:id="12597"/>
            </w:del>
          </w:p>
        </w:tc>
        <w:tc>
          <w:tcPr>
            <w:tcW w:w="7539" w:type="dxa"/>
            <w:vAlign w:val="top"/>
          </w:tcPr>
          <w:p w14:paraId="0D7F038C" w14:textId="77777777" w:rsidR="001B2A26" w:rsidRPr="00794639" w:rsidRDefault="001B2A26" w:rsidP="00166AF3">
            <w:pPr>
              <w:pStyle w:val="TableBody"/>
              <w:rPr>
                <w:del w:id="12598" w:author="Sevan Sirapian [2]" w:date="2018-11-26T11:12:00Z"/>
              </w:rPr>
            </w:pPr>
            <w:del w:id="12599" w:author="Sevan Sirapian [2]" w:date="2018-11-26T11:12:00Z">
              <w:r w:rsidRPr="00794639">
                <w:delText>MN_TEMPORARY_FAILURE</w:delText>
              </w:r>
              <w:bookmarkStart w:id="12600" w:name="_Toc531012666"/>
              <w:bookmarkStart w:id="12601" w:name="_Toc531076959"/>
              <w:bookmarkStart w:id="12602" w:name="_Toc531078250"/>
              <w:bookmarkStart w:id="12603" w:name="_Toc531079554"/>
              <w:bookmarkStart w:id="12604" w:name="_Toc531701451"/>
              <w:bookmarkEnd w:id="12600"/>
              <w:bookmarkEnd w:id="12601"/>
              <w:bookmarkEnd w:id="12602"/>
              <w:bookmarkEnd w:id="12603"/>
              <w:bookmarkEnd w:id="12604"/>
            </w:del>
          </w:p>
        </w:tc>
        <w:bookmarkStart w:id="12605" w:name="_Toc531012667"/>
        <w:bookmarkStart w:id="12606" w:name="_Toc531076960"/>
        <w:bookmarkStart w:id="12607" w:name="_Toc531078251"/>
        <w:bookmarkStart w:id="12608" w:name="_Toc531079555"/>
        <w:bookmarkStart w:id="12609" w:name="_Toc531701452"/>
        <w:bookmarkEnd w:id="12605"/>
        <w:bookmarkEnd w:id="12606"/>
        <w:bookmarkEnd w:id="12607"/>
        <w:bookmarkEnd w:id="12608"/>
        <w:bookmarkEnd w:id="12609"/>
      </w:tr>
      <w:tr w:rsidR="001B2A26" w:rsidRPr="00794639" w14:paraId="6C951F59" w14:textId="77777777" w:rsidTr="00170927">
        <w:trPr>
          <w:del w:id="12610" w:author="Sevan Sirapian [2]" w:date="2018-11-26T11:12:00Z"/>
        </w:trPr>
        <w:tc>
          <w:tcPr>
            <w:tcW w:w="0" w:type="dxa"/>
            <w:vAlign w:val="top"/>
          </w:tcPr>
          <w:p w14:paraId="0EF25EBF" w14:textId="77777777" w:rsidR="001B2A26" w:rsidRPr="00794639" w:rsidRDefault="001B2A26" w:rsidP="00166AF3">
            <w:pPr>
              <w:pStyle w:val="TableBody"/>
              <w:rPr>
                <w:del w:id="12611" w:author="Sevan Sirapian [2]" w:date="2018-11-26T11:12:00Z"/>
              </w:rPr>
            </w:pPr>
            <w:del w:id="12612" w:author="Sevan Sirapian [2]" w:date="2018-11-26T11:12:00Z">
              <w:r w:rsidRPr="00794639">
                <w:delText>42</w:delText>
              </w:r>
              <w:bookmarkStart w:id="12613" w:name="_Toc531012668"/>
              <w:bookmarkStart w:id="12614" w:name="_Toc531076961"/>
              <w:bookmarkStart w:id="12615" w:name="_Toc531078252"/>
              <w:bookmarkStart w:id="12616" w:name="_Toc531079556"/>
              <w:bookmarkStart w:id="12617" w:name="_Toc531701453"/>
              <w:bookmarkEnd w:id="12613"/>
              <w:bookmarkEnd w:id="12614"/>
              <w:bookmarkEnd w:id="12615"/>
              <w:bookmarkEnd w:id="12616"/>
              <w:bookmarkEnd w:id="12617"/>
            </w:del>
          </w:p>
        </w:tc>
        <w:tc>
          <w:tcPr>
            <w:tcW w:w="7539" w:type="dxa"/>
            <w:vAlign w:val="top"/>
          </w:tcPr>
          <w:p w14:paraId="03299065" w14:textId="77777777" w:rsidR="001B2A26" w:rsidRPr="00794639" w:rsidRDefault="001B2A26" w:rsidP="00166AF3">
            <w:pPr>
              <w:pStyle w:val="TableBody"/>
              <w:rPr>
                <w:del w:id="12618" w:author="Sevan Sirapian [2]" w:date="2018-11-26T11:12:00Z"/>
              </w:rPr>
            </w:pPr>
            <w:del w:id="12619" w:author="Sevan Sirapian [2]" w:date="2018-11-26T11:12:00Z">
              <w:r w:rsidRPr="00794639">
                <w:delText>MN_SWITCH_CONGESTION</w:delText>
              </w:r>
              <w:bookmarkStart w:id="12620" w:name="_Toc531012669"/>
              <w:bookmarkStart w:id="12621" w:name="_Toc531076962"/>
              <w:bookmarkStart w:id="12622" w:name="_Toc531078253"/>
              <w:bookmarkStart w:id="12623" w:name="_Toc531079557"/>
              <w:bookmarkStart w:id="12624" w:name="_Toc531701454"/>
              <w:bookmarkEnd w:id="12620"/>
              <w:bookmarkEnd w:id="12621"/>
              <w:bookmarkEnd w:id="12622"/>
              <w:bookmarkEnd w:id="12623"/>
              <w:bookmarkEnd w:id="12624"/>
            </w:del>
          </w:p>
        </w:tc>
        <w:bookmarkStart w:id="12625" w:name="_Toc531012670"/>
        <w:bookmarkStart w:id="12626" w:name="_Toc531076963"/>
        <w:bookmarkStart w:id="12627" w:name="_Toc531078254"/>
        <w:bookmarkStart w:id="12628" w:name="_Toc531079558"/>
        <w:bookmarkStart w:id="12629" w:name="_Toc531701455"/>
        <w:bookmarkEnd w:id="12625"/>
        <w:bookmarkEnd w:id="12626"/>
        <w:bookmarkEnd w:id="12627"/>
        <w:bookmarkEnd w:id="12628"/>
        <w:bookmarkEnd w:id="12629"/>
      </w:tr>
      <w:tr w:rsidR="001B2A26" w:rsidRPr="00794639" w14:paraId="4BAB8849" w14:textId="77777777" w:rsidTr="00170927">
        <w:trPr>
          <w:del w:id="12630" w:author="Sevan Sirapian [2]" w:date="2018-11-26T11:12:00Z"/>
        </w:trPr>
        <w:tc>
          <w:tcPr>
            <w:tcW w:w="0" w:type="dxa"/>
            <w:vAlign w:val="top"/>
          </w:tcPr>
          <w:p w14:paraId="2FE07D11" w14:textId="77777777" w:rsidR="001B2A26" w:rsidRPr="00794639" w:rsidRDefault="001B2A26" w:rsidP="00166AF3">
            <w:pPr>
              <w:pStyle w:val="TableBody"/>
              <w:rPr>
                <w:del w:id="12631" w:author="Sevan Sirapian [2]" w:date="2018-11-26T11:12:00Z"/>
              </w:rPr>
            </w:pPr>
            <w:del w:id="12632" w:author="Sevan Sirapian [2]" w:date="2018-11-26T11:12:00Z">
              <w:r w:rsidRPr="00794639">
                <w:delText>43</w:delText>
              </w:r>
              <w:bookmarkStart w:id="12633" w:name="_Toc531012671"/>
              <w:bookmarkStart w:id="12634" w:name="_Toc531076964"/>
              <w:bookmarkStart w:id="12635" w:name="_Toc531078255"/>
              <w:bookmarkStart w:id="12636" w:name="_Toc531079559"/>
              <w:bookmarkStart w:id="12637" w:name="_Toc531701456"/>
              <w:bookmarkEnd w:id="12633"/>
              <w:bookmarkEnd w:id="12634"/>
              <w:bookmarkEnd w:id="12635"/>
              <w:bookmarkEnd w:id="12636"/>
              <w:bookmarkEnd w:id="12637"/>
            </w:del>
          </w:p>
        </w:tc>
        <w:tc>
          <w:tcPr>
            <w:tcW w:w="7539" w:type="dxa"/>
            <w:vAlign w:val="top"/>
          </w:tcPr>
          <w:p w14:paraId="522AB696" w14:textId="77777777" w:rsidR="001B2A26" w:rsidRPr="00794639" w:rsidRDefault="001B2A26" w:rsidP="00166AF3">
            <w:pPr>
              <w:pStyle w:val="TableBody"/>
              <w:rPr>
                <w:del w:id="12638" w:author="Sevan Sirapian [2]" w:date="2018-11-26T11:12:00Z"/>
              </w:rPr>
            </w:pPr>
            <w:del w:id="12639" w:author="Sevan Sirapian [2]" w:date="2018-11-26T11:12:00Z">
              <w:r w:rsidRPr="00794639">
                <w:delText>MN_ACCESS_INFORMATION_DISCARDED</w:delText>
              </w:r>
              <w:bookmarkStart w:id="12640" w:name="_Toc531012672"/>
              <w:bookmarkStart w:id="12641" w:name="_Toc531076965"/>
              <w:bookmarkStart w:id="12642" w:name="_Toc531078256"/>
              <w:bookmarkStart w:id="12643" w:name="_Toc531079560"/>
              <w:bookmarkStart w:id="12644" w:name="_Toc531701457"/>
              <w:bookmarkEnd w:id="12640"/>
              <w:bookmarkEnd w:id="12641"/>
              <w:bookmarkEnd w:id="12642"/>
              <w:bookmarkEnd w:id="12643"/>
              <w:bookmarkEnd w:id="12644"/>
            </w:del>
          </w:p>
        </w:tc>
        <w:bookmarkStart w:id="12645" w:name="_Toc531012673"/>
        <w:bookmarkStart w:id="12646" w:name="_Toc531076966"/>
        <w:bookmarkStart w:id="12647" w:name="_Toc531078257"/>
        <w:bookmarkStart w:id="12648" w:name="_Toc531079561"/>
        <w:bookmarkStart w:id="12649" w:name="_Toc531701458"/>
        <w:bookmarkEnd w:id="12645"/>
        <w:bookmarkEnd w:id="12646"/>
        <w:bookmarkEnd w:id="12647"/>
        <w:bookmarkEnd w:id="12648"/>
        <w:bookmarkEnd w:id="12649"/>
      </w:tr>
      <w:tr w:rsidR="001B2A26" w:rsidRPr="00794639" w14:paraId="403FAAAC" w14:textId="77777777" w:rsidTr="00170927">
        <w:trPr>
          <w:del w:id="12650" w:author="Sevan Sirapian [2]" w:date="2018-11-26T11:12:00Z"/>
        </w:trPr>
        <w:tc>
          <w:tcPr>
            <w:tcW w:w="0" w:type="dxa"/>
            <w:vAlign w:val="top"/>
          </w:tcPr>
          <w:p w14:paraId="0E9832A9" w14:textId="77777777" w:rsidR="001B2A26" w:rsidRPr="00794639" w:rsidRDefault="001B2A26" w:rsidP="00166AF3">
            <w:pPr>
              <w:pStyle w:val="TableBody"/>
              <w:rPr>
                <w:del w:id="12651" w:author="Sevan Sirapian [2]" w:date="2018-11-26T11:12:00Z"/>
              </w:rPr>
            </w:pPr>
            <w:del w:id="12652" w:author="Sevan Sirapian [2]" w:date="2018-11-26T11:12:00Z">
              <w:r w:rsidRPr="00794639">
                <w:delText>44</w:delText>
              </w:r>
              <w:bookmarkStart w:id="12653" w:name="_Toc531012674"/>
              <w:bookmarkStart w:id="12654" w:name="_Toc531076967"/>
              <w:bookmarkStart w:id="12655" w:name="_Toc531078258"/>
              <w:bookmarkStart w:id="12656" w:name="_Toc531079562"/>
              <w:bookmarkStart w:id="12657" w:name="_Toc531701459"/>
              <w:bookmarkEnd w:id="12653"/>
              <w:bookmarkEnd w:id="12654"/>
              <w:bookmarkEnd w:id="12655"/>
              <w:bookmarkEnd w:id="12656"/>
              <w:bookmarkEnd w:id="12657"/>
            </w:del>
          </w:p>
        </w:tc>
        <w:tc>
          <w:tcPr>
            <w:tcW w:w="7539" w:type="dxa"/>
            <w:vAlign w:val="top"/>
          </w:tcPr>
          <w:p w14:paraId="7FDC4493" w14:textId="77777777" w:rsidR="001B2A26" w:rsidRPr="00794639" w:rsidRDefault="001B2A26" w:rsidP="00166AF3">
            <w:pPr>
              <w:pStyle w:val="TableBody"/>
              <w:rPr>
                <w:del w:id="12658" w:author="Sevan Sirapian [2]" w:date="2018-11-26T11:12:00Z"/>
              </w:rPr>
            </w:pPr>
            <w:del w:id="12659" w:author="Sevan Sirapian [2]" w:date="2018-11-26T11:12:00Z">
              <w:r w:rsidRPr="00794639">
                <w:delText>MN_REQUESTED_CIRCUIT_NOT_AVAILABLE</w:delText>
              </w:r>
              <w:bookmarkStart w:id="12660" w:name="_Toc531012675"/>
              <w:bookmarkStart w:id="12661" w:name="_Toc531076968"/>
              <w:bookmarkStart w:id="12662" w:name="_Toc531078259"/>
              <w:bookmarkStart w:id="12663" w:name="_Toc531079563"/>
              <w:bookmarkStart w:id="12664" w:name="_Toc531701460"/>
              <w:bookmarkEnd w:id="12660"/>
              <w:bookmarkEnd w:id="12661"/>
              <w:bookmarkEnd w:id="12662"/>
              <w:bookmarkEnd w:id="12663"/>
              <w:bookmarkEnd w:id="12664"/>
            </w:del>
          </w:p>
        </w:tc>
        <w:bookmarkStart w:id="12665" w:name="_Toc531012676"/>
        <w:bookmarkStart w:id="12666" w:name="_Toc531076969"/>
        <w:bookmarkStart w:id="12667" w:name="_Toc531078260"/>
        <w:bookmarkStart w:id="12668" w:name="_Toc531079564"/>
        <w:bookmarkStart w:id="12669" w:name="_Toc531701461"/>
        <w:bookmarkEnd w:id="12665"/>
        <w:bookmarkEnd w:id="12666"/>
        <w:bookmarkEnd w:id="12667"/>
        <w:bookmarkEnd w:id="12668"/>
        <w:bookmarkEnd w:id="12669"/>
      </w:tr>
      <w:tr w:rsidR="001B2A26" w:rsidRPr="00794639" w14:paraId="4BA599B1" w14:textId="77777777" w:rsidTr="00170927">
        <w:trPr>
          <w:del w:id="12670" w:author="Sevan Sirapian [2]" w:date="2018-11-26T11:12:00Z"/>
        </w:trPr>
        <w:tc>
          <w:tcPr>
            <w:tcW w:w="0" w:type="dxa"/>
            <w:vAlign w:val="top"/>
          </w:tcPr>
          <w:p w14:paraId="65835848" w14:textId="77777777" w:rsidR="001B2A26" w:rsidRPr="00794639" w:rsidRDefault="001B2A26" w:rsidP="00166AF3">
            <w:pPr>
              <w:pStyle w:val="TableBody"/>
              <w:rPr>
                <w:del w:id="12671" w:author="Sevan Sirapian [2]" w:date="2018-11-26T11:12:00Z"/>
              </w:rPr>
            </w:pPr>
            <w:del w:id="12672" w:author="Sevan Sirapian [2]" w:date="2018-11-26T11:12:00Z">
              <w:r w:rsidRPr="00794639">
                <w:delText>47</w:delText>
              </w:r>
              <w:bookmarkStart w:id="12673" w:name="_Toc531012677"/>
              <w:bookmarkStart w:id="12674" w:name="_Toc531076970"/>
              <w:bookmarkStart w:id="12675" w:name="_Toc531078261"/>
              <w:bookmarkStart w:id="12676" w:name="_Toc531079565"/>
              <w:bookmarkStart w:id="12677" w:name="_Toc531701462"/>
              <w:bookmarkEnd w:id="12673"/>
              <w:bookmarkEnd w:id="12674"/>
              <w:bookmarkEnd w:id="12675"/>
              <w:bookmarkEnd w:id="12676"/>
              <w:bookmarkEnd w:id="12677"/>
            </w:del>
          </w:p>
        </w:tc>
        <w:tc>
          <w:tcPr>
            <w:tcW w:w="7539" w:type="dxa"/>
            <w:vAlign w:val="top"/>
          </w:tcPr>
          <w:p w14:paraId="7ADEAD27" w14:textId="77777777" w:rsidR="001B2A26" w:rsidRPr="00794639" w:rsidRDefault="001B2A26" w:rsidP="00166AF3">
            <w:pPr>
              <w:pStyle w:val="TableBody"/>
              <w:rPr>
                <w:del w:id="12678" w:author="Sevan Sirapian [2]" w:date="2018-11-26T11:12:00Z"/>
              </w:rPr>
            </w:pPr>
            <w:del w:id="12679" w:author="Sevan Sirapian [2]" w:date="2018-11-26T11:12:00Z">
              <w:r w:rsidRPr="00794639">
                <w:delText>MN_RESOURCES_UNAVAILABLE</w:delText>
              </w:r>
              <w:bookmarkStart w:id="12680" w:name="_Toc531012678"/>
              <w:bookmarkStart w:id="12681" w:name="_Toc531076971"/>
              <w:bookmarkStart w:id="12682" w:name="_Toc531078262"/>
              <w:bookmarkStart w:id="12683" w:name="_Toc531079566"/>
              <w:bookmarkStart w:id="12684" w:name="_Toc531701463"/>
              <w:bookmarkEnd w:id="12680"/>
              <w:bookmarkEnd w:id="12681"/>
              <w:bookmarkEnd w:id="12682"/>
              <w:bookmarkEnd w:id="12683"/>
              <w:bookmarkEnd w:id="12684"/>
            </w:del>
          </w:p>
        </w:tc>
        <w:bookmarkStart w:id="12685" w:name="_Toc531012679"/>
        <w:bookmarkStart w:id="12686" w:name="_Toc531076972"/>
        <w:bookmarkStart w:id="12687" w:name="_Toc531078263"/>
        <w:bookmarkStart w:id="12688" w:name="_Toc531079567"/>
        <w:bookmarkStart w:id="12689" w:name="_Toc531701464"/>
        <w:bookmarkEnd w:id="12685"/>
        <w:bookmarkEnd w:id="12686"/>
        <w:bookmarkEnd w:id="12687"/>
        <w:bookmarkEnd w:id="12688"/>
        <w:bookmarkEnd w:id="12689"/>
      </w:tr>
      <w:tr w:rsidR="001B2A26" w:rsidRPr="00794639" w14:paraId="445C5446" w14:textId="77777777" w:rsidTr="00170927">
        <w:trPr>
          <w:del w:id="12690" w:author="Sevan Sirapian [2]" w:date="2018-11-26T11:12:00Z"/>
        </w:trPr>
        <w:tc>
          <w:tcPr>
            <w:tcW w:w="0" w:type="dxa"/>
            <w:vAlign w:val="top"/>
          </w:tcPr>
          <w:p w14:paraId="2B060421" w14:textId="77777777" w:rsidR="001B2A26" w:rsidRPr="00794639" w:rsidRDefault="001B2A26" w:rsidP="00166AF3">
            <w:pPr>
              <w:pStyle w:val="TableBody"/>
              <w:rPr>
                <w:del w:id="12691" w:author="Sevan Sirapian [2]" w:date="2018-11-26T11:12:00Z"/>
              </w:rPr>
            </w:pPr>
            <w:del w:id="12692" w:author="Sevan Sirapian [2]" w:date="2018-11-26T11:12:00Z">
              <w:r w:rsidRPr="00794639">
                <w:delText>49</w:delText>
              </w:r>
              <w:bookmarkStart w:id="12693" w:name="_Toc531012680"/>
              <w:bookmarkStart w:id="12694" w:name="_Toc531076973"/>
              <w:bookmarkStart w:id="12695" w:name="_Toc531078264"/>
              <w:bookmarkStart w:id="12696" w:name="_Toc531079568"/>
              <w:bookmarkStart w:id="12697" w:name="_Toc531701465"/>
              <w:bookmarkEnd w:id="12693"/>
              <w:bookmarkEnd w:id="12694"/>
              <w:bookmarkEnd w:id="12695"/>
              <w:bookmarkEnd w:id="12696"/>
              <w:bookmarkEnd w:id="12697"/>
            </w:del>
          </w:p>
        </w:tc>
        <w:tc>
          <w:tcPr>
            <w:tcW w:w="7539" w:type="dxa"/>
            <w:vAlign w:val="top"/>
          </w:tcPr>
          <w:p w14:paraId="20D91DE3" w14:textId="77777777" w:rsidR="001B2A26" w:rsidRPr="00794639" w:rsidRDefault="001B2A26" w:rsidP="00166AF3">
            <w:pPr>
              <w:pStyle w:val="TableBody"/>
              <w:rPr>
                <w:del w:id="12698" w:author="Sevan Sirapian [2]" w:date="2018-11-26T11:12:00Z"/>
              </w:rPr>
            </w:pPr>
            <w:del w:id="12699" w:author="Sevan Sirapian [2]" w:date="2018-11-26T11:12:00Z">
              <w:r w:rsidRPr="00794639">
                <w:delText>MN_QUALITY_UNAVAILABLE</w:delText>
              </w:r>
              <w:bookmarkStart w:id="12700" w:name="_Toc531012681"/>
              <w:bookmarkStart w:id="12701" w:name="_Toc531076974"/>
              <w:bookmarkStart w:id="12702" w:name="_Toc531078265"/>
              <w:bookmarkStart w:id="12703" w:name="_Toc531079569"/>
              <w:bookmarkStart w:id="12704" w:name="_Toc531701466"/>
              <w:bookmarkEnd w:id="12700"/>
              <w:bookmarkEnd w:id="12701"/>
              <w:bookmarkEnd w:id="12702"/>
              <w:bookmarkEnd w:id="12703"/>
              <w:bookmarkEnd w:id="12704"/>
            </w:del>
          </w:p>
        </w:tc>
        <w:bookmarkStart w:id="12705" w:name="_Toc531012682"/>
        <w:bookmarkStart w:id="12706" w:name="_Toc531076975"/>
        <w:bookmarkStart w:id="12707" w:name="_Toc531078266"/>
        <w:bookmarkStart w:id="12708" w:name="_Toc531079570"/>
        <w:bookmarkStart w:id="12709" w:name="_Toc531701467"/>
        <w:bookmarkEnd w:id="12705"/>
        <w:bookmarkEnd w:id="12706"/>
        <w:bookmarkEnd w:id="12707"/>
        <w:bookmarkEnd w:id="12708"/>
        <w:bookmarkEnd w:id="12709"/>
      </w:tr>
      <w:tr w:rsidR="001B2A26" w:rsidRPr="00794639" w14:paraId="64429C9E" w14:textId="77777777" w:rsidTr="00170927">
        <w:trPr>
          <w:del w:id="12710" w:author="Sevan Sirapian [2]" w:date="2018-11-26T11:12:00Z"/>
        </w:trPr>
        <w:tc>
          <w:tcPr>
            <w:tcW w:w="0" w:type="dxa"/>
            <w:vAlign w:val="top"/>
          </w:tcPr>
          <w:p w14:paraId="2519CDDC" w14:textId="77777777" w:rsidR="001B2A26" w:rsidRPr="00794639" w:rsidRDefault="001B2A26" w:rsidP="00166AF3">
            <w:pPr>
              <w:pStyle w:val="TableBody"/>
              <w:rPr>
                <w:del w:id="12711" w:author="Sevan Sirapian [2]" w:date="2018-11-26T11:12:00Z"/>
              </w:rPr>
            </w:pPr>
            <w:del w:id="12712" w:author="Sevan Sirapian [2]" w:date="2018-11-26T11:12:00Z">
              <w:r w:rsidRPr="00794639">
                <w:delText>50</w:delText>
              </w:r>
              <w:bookmarkStart w:id="12713" w:name="_Toc531012683"/>
              <w:bookmarkStart w:id="12714" w:name="_Toc531076976"/>
              <w:bookmarkStart w:id="12715" w:name="_Toc531078267"/>
              <w:bookmarkStart w:id="12716" w:name="_Toc531079571"/>
              <w:bookmarkStart w:id="12717" w:name="_Toc531701468"/>
              <w:bookmarkEnd w:id="12713"/>
              <w:bookmarkEnd w:id="12714"/>
              <w:bookmarkEnd w:id="12715"/>
              <w:bookmarkEnd w:id="12716"/>
              <w:bookmarkEnd w:id="12717"/>
            </w:del>
          </w:p>
        </w:tc>
        <w:tc>
          <w:tcPr>
            <w:tcW w:w="7539" w:type="dxa"/>
            <w:vAlign w:val="top"/>
          </w:tcPr>
          <w:p w14:paraId="69FB2EE3" w14:textId="77777777" w:rsidR="001B2A26" w:rsidRPr="00794639" w:rsidRDefault="001B2A26" w:rsidP="00166AF3">
            <w:pPr>
              <w:pStyle w:val="TableBody"/>
              <w:rPr>
                <w:del w:id="12718" w:author="Sevan Sirapian [2]" w:date="2018-11-26T11:12:00Z"/>
              </w:rPr>
            </w:pPr>
            <w:del w:id="12719" w:author="Sevan Sirapian [2]" w:date="2018-11-26T11:12:00Z">
              <w:r w:rsidRPr="00794639">
                <w:delText>MN_FACILITY_NOT_SUBSCRIBED</w:delText>
              </w:r>
              <w:bookmarkStart w:id="12720" w:name="_Toc531012684"/>
              <w:bookmarkStart w:id="12721" w:name="_Toc531076977"/>
              <w:bookmarkStart w:id="12722" w:name="_Toc531078268"/>
              <w:bookmarkStart w:id="12723" w:name="_Toc531079572"/>
              <w:bookmarkStart w:id="12724" w:name="_Toc531701469"/>
              <w:bookmarkEnd w:id="12720"/>
              <w:bookmarkEnd w:id="12721"/>
              <w:bookmarkEnd w:id="12722"/>
              <w:bookmarkEnd w:id="12723"/>
              <w:bookmarkEnd w:id="12724"/>
            </w:del>
          </w:p>
        </w:tc>
        <w:bookmarkStart w:id="12725" w:name="_Toc531012685"/>
        <w:bookmarkStart w:id="12726" w:name="_Toc531076978"/>
        <w:bookmarkStart w:id="12727" w:name="_Toc531078269"/>
        <w:bookmarkStart w:id="12728" w:name="_Toc531079573"/>
        <w:bookmarkStart w:id="12729" w:name="_Toc531701470"/>
        <w:bookmarkEnd w:id="12725"/>
        <w:bookmarkEnd w:id="12726"/>
        <w:bookmarkEnd w:id="12727"/>
        <w:bookmarkEnd w:id="12728"/>
        <w:bookmarkEnd w:id="12729"/>
      </w:tr>
      <w:tr w:rsidR="001B2A26" w:rsidRPr="00794639" w14:paraId="21B7D7A2" w14:textId="77777777" w:rsidTr="00170927">
        <w:trPr>
          <w:del w:id="12730" w:author="Sevan Sirapian [2]" w:date="2018-11-26T11:12:00Z"/>
        </w:trPr>
        <w:tc>
          <w:tcPr>
            <w:tcW w:w="0" w:type="dxa"/>
            <w:vAlign w:val="top"/>
          </w:tcPr>
          <w:p w14:paraId="6A7F57A6" w14:textId="77777777" w:rsidR="001B2A26" w:rsidRPr="00794639" w:rsidRDefault="001B2A26" w:rsidP="00166AF3">
            <w:pPr>
              <w:pStyle w:val="TableBody"/>
              <w:rPr>
                <w:del w:id="12731" w:author="Sevan Sirapian [2]" w:date="2018-11-26T11:12:00Z"/>
              </w:rPr>
            </w:pPr>
            <w:del w:id="12732" w:author="Sevan Sirapian [2]" w:date="2018-11-26T11:12:00Z">
              <w:r w:rsidRPr="00794639">
                <w:delText>55</w:delText>
              </w:r>
              <w:bookmarkStart w:id="12733" w:name="_Toc531012686"/>
              <w:bookmarkStart w:id="12734" w:name="_Toc531076979"/>
              <w:bookmarkStart w:id="12735" w:name="_Toc531078270"/>
              <w:bookmarkStart w:id="12736" w:name="_Toc531079574"/>
              <w:bookmarkStart w:id="12737" w:name="_Toc531701471"/>
              <w:bookmarkEnd w:id="12733"/>
              <w:bookmarkEnd w:id="12734"/>
              <w:bookmarkEnd w:id="12735"/>
              <w:bookmarkEnd w:id="12736"/>
              <w:bookmarkEnd w:id="12737"/>
            </w:del>
          </w:p>
        </w:tc>
        <w:tc>
          <w:tcPr>
            <w:tcW w:w="7539" w:type="dxa"/>
            <w:vAlign w:val="top"/>
          </w:tcPr>
          <w:p w14:paraId="32527DFB" w14:textId="77777777" w:rsidR="001B2A26" w:rsidRPr="00794639" w:rsidRDefault="001B2A26" w:rsidP="00166AF3">
            <w:pPr>
              <w:pStyle w:val="TableBody"/>
              <w:rPr>
                <w:del w:id="12738" w:author="Sevan Sirapian [2]" w:date="2018-11-26T11:12:00Z"/>
              </w:rPr>
            </w:pPr>
            <w:del w:id="12739" w:author="Sevan Sirapian [2]" w:date="2018-11-26T11:12:00Z">
              <w:r w:rsidRPr="00794639">
                <w:delText>MN_INCOMING_CALLS_BARRED_IN_CUG</w:delText>
              </w:r>
              <w:bookmarkStart w:id="12740" w:name="_Toc531012687"/>
              <w:bookmarkStart w:id="12741" w:name="_Toc531076980"/>
              <w:bookmarkStart w:id="12742" w:name="_Toc531078271"/>
              <w:bookmarkStart w:id="12743" w:name="_Toc531079575"/>
              <w:bookmarkStart w:id="12744" w:name="_Toc531701472"/>
              <w:bookmarkEnd w:id="12740"/>
              <w:bookmarkEnd w:id="12741"/>
              <w:bookmarkEnd w:id="12742"/>
              <w:bookmarkEnd w:id="12743"/>
              <w:bookmarkEnd w:id="12744"/>
            </w:del>
          </w:p>
        </w:tc>
        <w:bookmarkStart w:id="12745" w:name="_Toc531012688"/>
        <w:bookmarkStart w:id="12746" w:name="_Toc531076981"/>
        <w:bookmarkStart w:id="12747" w:name="_Toc531078272"/>
        <w:bookmarkStart w:id="12748" w:name="_Toc531079576"/>
        <w:bookmarkStart w:id="12749" w:name="_Toc531701473"/>
        <w:bookmarkEnd w:id="12745"/>
        <w:bookmarkEnd w:id="12746"/>
        <w:bookmarkEnd w:id="12747"/>
        <w:bookmarkEnd w:id="12748"/>
        <w:bookmarkEnd w:id="12749"/>
      </w:tr>
      <w:tr w:rsidR="001B2A26" w:rsidRPr="00794639" w14:paraId="21583502" w14:textId="77777777" w:rsidTr="00170927">
        <w:trPr>
          <w:del w:id="12750" w:author="Sevan Sirapian [2]" w:date="2018-11-26T11:12:00Z"/>
        </w:trPr>
        <w:tc>
          <w:tcPr>
            <w:tcW w:w="0" w:type="dxa"/>
            <w:vAlign w:val="top"/>
          </w:tcPr>
          <w:p w14:paraId="24D82657" w14:textId="77777777" w:rsidR="001B2A26" w:rsidRPr="00794639" w:rsidRDefault="001B2A26" w:rsidP="00166AF3">
            <w:pPr>
              <w:pStyle w:val="TableBody"/>
              <w:rPr>
                <w:del w:id="12751" w:author="Sevan Sirapian [2]" w:date="2018-11-26T11:12:00Z"/>
              </w:rPr>
            </w:pPr>
            <w:del w:id="12752" w:author="Sevan Sirapian [2]" w:date="2018-11-26T11:12:00Z">
              <w:r w:rsidRPr="00794639">
                <w:delText>57</w:delText>
              </w:r>
              <w:bookmarkStart w:id="12753" w:name="_Toc531012689"/>
              <w:bookmarkStart w:id="12754" w:name="_Toc531076982"/>
              <w:bookmarkStart w:id="12755" w:name="_Toc531078273"/>
              <w:bookmarkStart w:id="12756" w:name="_Toc531079577"/>
              <w:bookmarkStart w:id="12757" w:name="_Toc531701474"/>
              <w:bookmarkEnd w:id="12753"/>
              <w:bookmarkEnd w:id="12754"/>
              <w:bookmarkEnd w:id="12755"/>
              <w:bookmarkEnd w:id="12756"/>
              <w:bookmarkEnd w:id="12757"/>
            </w:del>
          </w:p>
        </w:tc>
        <w:tc>
          <w:tcPr>
            <w:tcW w:w="7539" w:type="dxa"/>
            <w:vAlign w:val="top"/>
          </w:tcPr>
          <w:p w14:paraId="13438BD5" w14:textId="77777777" w:rsidR="001B2A26" w:rsidRPr="00794639" w:rsidRDefault="001B2A26" w:rsidP="00166AF3">
            <w:pPr>
              <w:pStyle w:val="TableBody"/>
              <w:rPr>
                <w:del w:id="12758" w:author="Sevan Sirapian [2]" w:date="2018-11-26T11:12:00Z"/>
              </w:rPr>
            </w:pPr>
            <w:del w:id="12759" w:author="Sevan Sirapian [2]" w:date="2018-11-26T11:12:00Z">
              <w:r w:rsidRPr="00794639">
                <w:delText>MN_BEARER_CAPABILITY_NOT_ALLOWED</w:delText>
              </w:r>
              <w:bookmarkStart w:id="12760" w:name="_Toc531012690"/>
              <w:bookmarkStart w:id="12761" w:name="_Toc531076983"/>
              <w:bookmarkStart w:id="12762" w:name="_Toc531078274"/>
              <w:bookmarkStart w:id="12763" w:name="_Toc531079578"/>
              <w:bookmarkStart w:id="12764" w:name="_Toc531701475"/>
              <w:bookmarkEnd w:id="12760"/>
              <w:bookmarkEnd w:id="12761"/>
              <w:bookmarkEnd w:id="12762"/>
              <w:bookmarkEnd w:id="12763"/>
              <w:bookmarkEnd w:id="12764"/>
            </w:del>
          </w:p>
        </w:tc>
        <w:bookmarkStart w:id="12765" w:name="_Toc531012691"/>
        <w:bookmarkStart w:id="12766" w:name="_Toc531076984"/>
        <w:bookmarkStart w:id="12767" w:name="_Toc531078275"/>
        <w:bookmarkStart w:id="12768" w:name="_Toc531079579"/>
        <w:bookmarkStart w:id="12769" w:name="_Toc531701476"/>
        <w:bookmarkEnd w:id="12765"/>
        <w:bookmarkEnd w:id="12766"/>
        <w:bookmarkEnd w:id="12767"/>
        <w:bookmarkEnd w:id="12768"/>
        <w:bookmarkEnd w:id="12769"/>
      </w:tr>
      <w:tr w:rsidR="001B2A26" w:rsidRPr="00794639" w14:paraId="2ED6B789" w14:textId="77777777" w:rsidTr="00170927">
        <w:trPr>
          <w:del w:id="12770" w:author="Sevan Sirapian [2]" w:date="2018-11-26T11:12:00Z"/>
        </w:trPr>
        <w:tc>
          <w:tcPr>
            <w:tcW w:w="0" w:type="dxa"/>
            <w:vAlign w:val="top"/>
          </w:tcPr>
          <w:p w14:paraId="4FF66445" w14:textId="77777777" w:rsidR="001B2A26" w:rsidRPr="00794639" w:rsidRDefault="001B2A26" w:rsidP="00166AF3">
            <w:pPr>
              <w:pStyle w:val="TableBody"/>
              <w:rPr>
                <w:del w:id="12771" w:author="Sevan Sirapian [2]" w:date="2018-11-26T11:12:00Z"/>
              </w:rPr>
            </w:pPr>
            <w:del w:id="12772" w:author="Sevan Sirapian [2]" w:date="2018-11-26T11:12:00Z">
              <w:r w:rsidRPr="00794639">
                <w:delText>58</w:delText>
              </w:r>
              <w:bookmarkStart w:id="12773" w:name="_Toc531012692"/>
              <w:bookmarkStart w:id="12774" w:name="_Toc531076985"/>
              <w:bookmarkStart w:id="12775" w:name="_Toc531078276"/>
              <w:bookmarkStart w:id="12776" w:name="_Toc531079580"/>
              <w:bookmarkStart w:id="12777" w:name="_Toc531701477"/>
              <w:bookmarkEnd w:id="12773"/>
              <w:bookmarkEnd w:id="12774"/>
              <w:bookmarkEnd w:id="12775"/>
              <w:bookmarkEnd w:id="12776"/>
              <w:bookmarkEnd w:id="12777"/>
            </w:del>
          </w:p>
        </w:tc>
        <w:tc>
          <w:tcPr>
            <w:tcW w:w="7539" w:type="dxa"/>
            <w:vAlign w:val="top"/>
          </w:tcPr>
          <w:p w14:paraId="3A717D0A" w14:textId="77777777" w:rsidR="001B2A26" w:rsidRPr="00794639" w:rsidRDefault="001B2A26" w:rsidP="00166AF3">
            <w:pPr>
              <w:pStyle w:val="TableBody"/>
              <w:rPr>
                <w:del w:id="12778" w:author="Sevan Sirapian [2]" w:date="2018-11-26T11:12:00Z"/>
              </w:rPr>
            </w:pPr>
            <w:del w:id="12779" w:author="Sevan Sirapian [2]" w:date="2018-11-26T11:12:00Z">
              <w:r w:rsidRPr="00794639">
                <w:delText>MN_BEARER_CAPABILITY_NOT_AVAILABLE</w:delText>
              </w:r>
              <w:bookmarkStart w:id="12780" w:name="_Toc531012693"/>
              <w:bookmarkStart w:id="12781" w:name="_Toc531076986"/>
              <w:bookmarkStart w:id="12782" w:name="_Toc531078277"/>
              <w:bookmarkStart w:id="12783" w:name="_Toc531079581"/>
              <w:bookmarkStart w:id="12784" w:name="_Toc531701478"/>
              <w:bookmarkEnd w:id="12780"/>
              <w:bookmarkEnd w:id="12781"/>
              <w:bookmarkEnd w:id="12782"/>
              <w:bookmarkEnd w:id="12783"/>
              <w:bookmarkEnd w:id="12784"/>
            </w:del>
          </w:p>
        </w:tc>
        <w:bookmarkStart w:id="12785" w:name="_Toc531012694"/>
        <w:bookmarkStart w:id="12786" w:name="_Toc531076987"/>
        <w:bookmarkStart w:id="12787" w:name="_Toc531078278"/>
        <w:bookmarkStart w:id="12788" w:name="_Toc531079582"/>
        <w:bookmarkStart w:id="12789" w:name="_Toc531701479"/>
        <w:bookmarkEnd w:id="12785"/>
        <w:bookmarkEnd w:id="12786"/>
        <w:bookmarkEnd w:id="12787"/>
        <w:bookmarkEnd w:id="12788"/>
        <w:bookmarkEnd w:id="12789"/>
      </w:tr>
      <w:tr w:rsidR="001B2A26" w:rsidRPr="00794639" w14:paraId="1C82D270" w14:textId="77777777" w:rsidTr="00170927">
        <w:trPr>
          <w:del w:id="12790" w:author="Sevan Sirapian [2]" w:date="2018-11-26T11:12:00Z"/>
        </w:trPr>
        <w:tc>
          <w:tcPr>
            <w:tcW w:w="0" w:type="dxa"/>
            <w:vAlign w:val="top"/>
          </w:tcPr>
          <w:p w14:paraId="7E4BC082" w14:textId="77777777" w:rsidR="001B2A26" w:rsidRPr="00794639" w:rsidRDefault="001B2A26" w:rsidP="00166AF3">
            <w:pPr>
              <w:pStyle w:val="TableBody"/>
              <w:rPr>
                <w:del w:id="12791" w:author="Sevan Sirapian [2]" w:date="2018-11-26T11:12:00Z"/>
              </w:rPr>
            </w:pPr>
            <w:del w:id="12792" w:author="Sevan Sirapian [2]" w:date="2018-11-26T11:12:00Z">
              <w:r w:rsidRPr="00794639">
                <w:delText>63</w:delText>
              </w:r>
              <w:bookmarkStart w:id="12793" w:name="_Toc531012695"/>
              <w:bookmarkStart w:id="12794" w:name="_Toc531076988"/>
              <w:bookmarkStart w:id="12795" w:name="_Toc531078279"/>
              <w:bookmarkStart w:id="12796" w:name="_Toc531079583"/>
              <w:bookmarkStart w:id="12797" w:name="_Toc531701480"/>
              <w:bookmarkEnd w:id="12793"/>
              <w:bookmarkEnd w:id="12794"/>
              <w:bookmarkEnd w:id="12795"/>
              <w:bookmarkEnd w:id="12796"/>
              <w:bookmarkEnd w:id="12797"/>
            </w:del>
          </w:p>
        </w:tc>
        <w:tc>
          <w:tcPr>
            <w:tcW w:w="7539" w:type="dxa"/>
            <w:vAlign w:val="top"/>
          </w:tcPr>
          <w:p w14:paraId="3B252ED7" w14:textId="77777777" w:rsidR="001B2A26" w:rsidRPr="00794639" w:rsidRDefault="001B2A26" w:rsidP="00166AF3">
            <w:pPr>
              <w:pStyle w:val="TableBody"/>
              <w:rPr>
                <w:del w:id="12798" w:author="Sevan Sirapian [2]" w:date="2018-11-26T11:12:00Z"/>
              </w:rPr>
            </w:pPr>
            <w:del w:id="12799" w:author="Sevan Sirapian [2]" w:date="2018-11-26T11:12:00Z">
              <w:r w:rsidRPr="00794639">
                <w:delText>MN_SERVICE_NOT_AVAILABLE</w:delText>
              </w:r>
              <w:bookmarkStart w:id="12800" w:name="_Toc531012696"/>
              <w:bookmarkStart w:id="12801" w:name="_Toc531076989"/>
              <w:bookmarkStart w:id="12802" w:name="_Toc531078280"/>
              <w:bookmarkStart w:id="12803" w:name="_Toc531079584"/>
              <w:bookmarkStart w:id="12804" w:name="_Toc531701481"/>
              <w:bookmarkEnd w:id="12800"/>
              <w:bookmarkEnd w:id="12801"/>
              <w:bookmarkEnd w:id="12802"/>
              <w:bookmarkEnd w:id="12803"/>
              <w:bookmarkEnd w:id="12804"/>
            </w:del>
          </w:p>
        </w:tc>
        <w:bookmarkStart w:id="12805" w:name="_Toc531012697"/>
        <w:bookmarkStart w:id="12806" w:name="_Toc531076990"/>
        <w:bookmarkStart w:id="12807" w:name="_Toc531078281"/>
        <w:bookmarkStart w:id="12808" w:name="_Toc531079585"/>
        <w:bookmarkStart w:id="12809" w:name="_Toc531701482"/>
        <w:bookmarkEnd w:id="12805"/>
        <w:bookmarkEnd w:id="12806"/>
        <w:bookmarkEnd w:id="12807"/>
        <w:bookmarkEnd w:id="12808"/>
        <w:bookmarkEnd w:id="12809"/>
      </w:tr>
      <w:tr w:rsidR="001B2A26" w:rsidRPr="00794639" w14:paraId="03220FB8" w14:textId="77777777" w:rsidTr="00170927">
        <w:trPr>
          <w:del w:id="12810" w:author="Sevan Sirapian [2]" w:date="2018-11-26T11:12:00Z"/>
        </w:trPr>
        <w:tc>
          <w:tcPr>
            <w:tcW w:w="0" w:type="dxa"/>
            <w:vAlign w:val="top"/>
          </w:tcPr>
          <w:p w14:paraId="61CFCE7B" w14:textId="77777777" w:rsidR="001B2A26" w:rsidRPr="00794639" w:rsidRDefault="001B2A26" w:rsidP="00166AF3">
            <w:pPr>
              <w:pStyle w:val="TableBody"/>
              <w:rPr>
                <w:del w:id="12811" w:author="Sevan Sirapian [2]" w:date="2018-11-26T11:12:00Z"/>
              </w:rPr>
            </w:pPr>
            <w:del w:id="12812" w:author="Sevan Sirapian [2]" w:date="2018-11-26T11:12:00Z">
              <w:r w:rsidRPr="00794639">
                <w:delText>65</w:delText>
              </w:r>
              <w:bookmarkStart w:id="12813" w:name="_Toc531012698"/>
              <w:bookmarkStart w:id="12814" w:name="_Toc531076991"/>
              <w:bookmarkStart w:id="12815" w:name="_Toc531078282"/>
              <w:bookmarkStart w:id="12816" w:name="_Toc531079586"/>
              <w:bookmarkStart w:id="12817" w:name="_Toc531701483"/>
              <w:bookmarkEnd w:id="12813"/>
              <w:bookmarkEnd w:id="12814"/>
              <w:bookmarkEnd w:id="12815"/>
              <w:bookmarkEnd w:id="12816"/>
              <w:bookmarkEnd w:id="12817"/>
            </w:del>
          </w:p>
        </w:tc>
        <w:tc>
          <w:tcPr>
            <w:tcW w:w="7539" w:type="dxa"/>
            <w:vAlign w:val="top"/>
          </w:tcPr>
          <w:p w14:paraId="7C311C92" w14:textId="77777777" w:rsidR="001B2A26" w:rsidRPr="00794639" w:rsidRDefault="001B2A26" w:rsidP="00166AF3">
            <w:pPr>
              <w:pStyle w:val="TableBody"/>
              <w:rPr>
                <w:del w:id="12818" w:author="Sevan Sirapian [2]" w:date="2018-11-26T11:12:00Z"/>
              </w:rPr>
            </w:pPr>
            <w:del w:id="12819" w:author="Sevan Sirapian [2]" w:date="2018-11-26T11:12:00Z">
              <w:r w:rsidRPr="00794639">
                <w:delText>MN_BEARER_SERVICE_NOT_IMPLEMENTED</w:delText>
              </w:r>
              <w:bookmarkStart w:id="12820" w:name="_Toc531012699"/>
              <w:bookmarkStart w:id="12821" w:name="_Toc531076992"/>
              <w:bookmarkStart w:id="12822" w:name="_Toc531078283"/>
              <w:bookmarkStart w:id="12823" w:name="_Toc531079587"/>
              <w:bookmarkStart w:id="12824" w:name="_Toc531701484"/>
              <w:bookmarkEnd w:id="12820"/>
              <w:bookmarkEnd w:id="12821"/>
              <w:bookmarkEnd w:id="12822"/>
              <w:bookmarkEnd w:id="12823"/>
              <w:bookmarkEnd w:id="12824"/>
            </w:del>
          </w:p>
        </w:tc>
        <w:bookmarkStart w:id="12825" w:name="_Toc531012700"/>
        <w:bookmarkStart w:id="12826" w:name="_Toc531076993"/>
        <w:bookmarkStart w:id="12827" w:name="_Toc531078284"/>
        <w:bookmarkStart w:id="12828" w:name="_Toc531079588"/>
        <w:bookmarkStart w:id="12829" w:name="_Toc531701485"/>
        <w:bookmarkEnd w:id="12825"/>
        <w:bookmarkEnd w:id="12826"/>
        <w:bookmarkEnd w:id="12827"/>
        <w:bookmarkEnd w:id="12828"/>
        <w:bookmarkEnd w:id="12829"/>
      </w:tr>
      <w:tr w:rsidR="001B2A26" w:rsidRPr="00794639" w14:paraId="3F205B81" w14:textId="77777777" w:rsidTr="00170927">
        <w:trPr>
          <w:del w:id="12830" w:author="Sevan Sirapian [2]" w:date="2018-11-26T11:12:00Z"/>
        </w:trPr>
        <w:tc>
          <w:tcPr>
            <w:tcW w:w="0" w:type="dxa"/>
            <w:vAlign w:val="top"/>
          </w:tcPr>
          <w:p w14:paraId="4CC1B0ED" w14:textId="77777777" w:rsidR="001B2A26" w:rsidRPr="00794639" w:rsidRDefault="001B2A26" w:rsidP="00166AF3">
            <w:pPr>
              <w:pStyle w:val="TableBody"/>
              <w:rPr>
                <w:del w:id="12831" w:author="Sevan Sirapian [2]" w:date="2018-11-26T11:12:00Z"/>
              </w:rPr>
            </w:pPr>
            <w:del w:id="12832" w:author="Sevan Sirapian [2]" w:date="2018-11-26T11:12:00Z">
              <w:r w:rsidRPr="00794639">
                <w:delText>68</w:delText>
              </w:r>
              <w:bookmarkStart w:id="12833" w:name="_Toc531012701"/>
              <w:bookmarkStart w:id="12834" w:name="_Toc531076994"/>
              <w:bookmarkStart w:id="12835" w:name="_Toc531078285"/>
              <w:bookmarkStart w:id="12836" w:name="_Toc531079589"/>
              <w:bookmarkStart w:id="12837" w:name="_Toc531701486"/>
              <w:bookmarkEnd w:id="12833"/>
              <w:bookmarkEnd w:id="12834"/>
              <w:bookmarkEnd w:id="12835"/>
              <w:bookmarkEnd w:id="12836"/>
              <w:bookmarkEnd w:id="12837"/>
            </w:del>
          </w:p>
        </w:tc>
        <w:tc>
          <w:tcPr>
            <w:tcW w:w="7539" w:type="dxa"/>
            <w:vAlign w:val="top"/>
          </w:tcPr>
          <w:p w14:paraId="3DAD5EF3" w14:textId="77777777" w:rsidR="001B2A26" w:rsidRPr="00794639" w:rsidRDefault="001B2A26" w:rsidP="00166AF3">
            <w:pPr>
              <w:pStyle w:val="TableBody"/>
              <w:rPr>
                <w:del w:id="12838" w:author="Sevan Sirapian [2]" w:date="2018-11-26T11:12:00Z"/>
              </w:rPr>
            </w:pPr>
            <w:del w:id="12839" w:author="Sevan Sirapian [2]" w:date="2018-11-26T11:12:00Z">
              <w:r w:rsidRPr="00794639">
                <w:delText>MN_ACM_GREATER_OR_EQUAL_TO_ACMMAX</w:delText>
              </w:r>
              <w:bookmarkStart w:id="12840" w:name="_Toc531012702"/>
              <w:bookmarkStart w:id="12841" w:name="_Toc531076995"/>
              <w:bookmarkStart w:id="12842" w:name="_Toc531078286"/>
              <w:bookmarkStart w:id="12843" w:name="_Toc531079590"/>
              <w:bookmarkStart w:id="12844" w:name="_Toc531701487"/>
              <w:bookmarkEnd w:id="12840"/>
              <w:bookmarkEnd w:id="12841"/>
              <w:bookmarkEnd w:id="12842"/>
              <w:bookmarkEnd w:id="12843"/>
              <w:bookmarkEnd w:id="12844"/>
            </w:del>
          </w:p>
        </w:tc>
        <w:bookmarkStart w:id="12845" w:name="_Toc531012703"/>
        <w:bookmarkStart w:id="12846" w:name="_Toc531076996"/>
        <w:bookmarkStart w:id="12847" w:name="_Toc531078287"/>
        <w:bookmarkStart w:id="12848" w:name="_Toc531079591"/>
        <w:bookmarkStart w:id="12849" w:name="_Toc531701488"/>
        <w:bookmarkEnd w:id="12845"/>
        <w:bookmarkEnd w:id="12846"/>
        <w:bookmarkEnd w:id="12847"/>
        <w:bookmarkEnd w:id="12848"/>
        <w:bookmarkEnd w:id="12849"/>
      </w:tr>
      <w:tr w:rsidR="001B2A26" w:rsidRPr="00794639" w14:paraId="404FA6A6" w14:textId="77777777" w:rsidTr="00170927">
        <w:trPr>
          <w:del w:id="12850" w:author="Sevan Sirapian [2]" w:date="2018-11-26T11:12:00Z"/>
        </w:trPr>
        <w:tc>
          <w:tcPr>
            <w:tcW w:w="0" w:type="dxa"/>
            <w:vAlign w:val="top"/>
          </w:tcPr>
          <w:p w14:paraId="57634BCA" w14:textId="77777777" w:rsidR="001B2A26" w:rsidRPr="00794639" w:rsidRDefault="001B2A26" w:rsidP="00166AF3">
            <w:pPr>
              <w:pStyle w:val="TableBody"/>
              <w:rPr>
                <w:del w:id="12851" w:author="Sevan Sirapian [2]" w:date="2018-11-26T11:12:00Z"/>
              </w:rPr>
            </w:pPr>
            <w:del w:id="12852" w:author="Sevan Sirapian [2]" w:date="2018-11-26T11:12:00Z">
              <w:r w:rsidRPr="00794639">
                <w:delText>69</w:delText>
              </w:r>
              <w:bookmarkStart w:id="12853" w:name="_Toc531012704"/>
              <w:bookmarkStart w:id="12854" w:name="_Toc531076997"/>
              <w:bookmarkStart w:id="12855" w:name="_Toc531078288"/>
              <w:bookmarkStart w:id="12856" w:name="_Toc531079592"/>
              <w:bookmarkStart w:id="12857" w:name="_Toc531701489"/>
              <w:bookmarkEnd w:id="12853"/>
              <w:bookmarkEnd w:id="12854"/>
              <w:bookmarkEnd w:id="12855"/>
              <w:bookmarkEnd w:id="12856"/>
              <w:bookmarkEnd w:id="12857"/>
            </w:del>
          </w:p>
        </w:tc>
        <w:tc>
          <w:tcPr>
            <w:tcW w:w="7539" w:type="dxa"/>
            <w:vAlign w:val="top"/>
          </w:tcPr>
          <w:p w14:paraId="175F5BC1" w14:textId="77777777" w:rsidR="001B2A26" w:rsidRPr="00794639" w:rsidRDefault="001B2A26" w:rsidP="00166AF3">
            <w:pPr>
              <w:pStyle w:val="TableBody"/>
              <w:rPr>
                <w:del w:id="12858" w:author="Sevan Sirapian [2]" w:date="2018-11-26T11:12:00Z"/>
              </w:rPr>
            </w:pPr>
            <w:del w:id="12859" w:author="Sevan Sirapian [2]" w:date="2018-11-26T11:12:00Z">
              <w:r w:rsidRPr="00794639">
                <w:delText>MN_FACILITY_NOT_IMPLEMENTED</w:delText>
              </w:r>
              <w:bookmarkStart w:id="12860" w:name="_Toc531012705"/>
              <w:bookmarkStart w:id="12861" w:name="_Toc531076998"/>
              <w:bookmarkStart w:id="12862" w:name="_Toc531078289"/>
              <w:bookmarkStart w:id="12863" w:name="_Toc531079593"/>
              <w:bookmarkStart w:id="12864" w:name="_Toc531701490"/>
              <w:bookmarkEnd w:id="12860"/>
              <w:bookmarkEnd w:id="12861"/>
              <w:bookmarkEnd w:id="12862"/>
              <w:bookmarkEnd w:id="12863"/>
              <w:bookmarkEnd w:id="12864"/>
            </w:del>
          </w:p>
        </w:tc>
        <w:bookmarkStart w:id="12865" w:name="_Toc531012706"/>
        <w:bookmarkStart w:id="12866" w:name="_Toc531076999"/>
        <w:bookmarkStart w:id="12867" w:name="_Toc531078290"/>
        <w:bookmarkStart w:id="12868" w:name="_Toc531079594"/>
        <w:bookmarkStart w:id="12869" w:name="_Toc531701491"/>
        <w:bookmarkEnd w:id="12865"/>
        <w:bookmarkEnd w:id="12866"/>
        <w:bookmarkEnd w:id="12867"/>
        <w:bookmarkEnd w:id="12868"/>
        <w:bookmarkEnd w:id="12869"/>
      </w:tr>
      <w:tr w:rsidR="001B2A26" w:rsidRPr="00794639" w14:paraId="74FD670E" w14:textId="77777777" w:rsidTr="00170927">
        <w:trPr>
          <w:del w:id="12870" w:author="Sevan Sirapian [2]" w:date="2018-11-26T11:12:00Z"/>
        </w:trPr>
        <w:tc>
          <w:tcPr>
            <w:tcW w:w="0" w:type="dxa"/>
            <w:vAlign w:val="top"/>
          </w:tcPr>
          <w:p w14:paraId="4AB8F63C" w14:textId="77777777" w:rsidR="001B2A26" w:rsidRPr="00794639" w:rsidRDefault="001B2A26" w:rsidP="00166AF3">
            <w:pPr>
              <w:pStyle w:val="TableBody"/>
              <w:rPr>
                <w:del w:id="12871" w:author="Sevan Sirapian [2]" w:date="2018-11-26T11:12:00Z"/>
              </w:rPr>
            </w:pPr>
            <w:del w:id="12872" w:author="Sevan Sirapian [2]" w:date="2018-11-26T11:12:00Z">
              <w:r w:rsidRPr="00794639">
                <w:delText>70</w:delText>
              </w:r>
              <w:bookmarkStart w:id="12873" w:name="_Toc531012707"/>
              <w:bookmarkStart w:id="12874" w:name="_Toc531077000"/>
              <w:bookmarkStart w:id="12875" w:name="_Toc531078291"/>
              <w:bookmarkStart w:id="12876" w:name="_Toc531079595"/>
              <w:bookmarkStart w:id="12877" w:name="_Toc531701492"/>
              <w:bookmarkEnd w:id="12873"/>
              <w:bookmarkEnd w:id="12874"/>
              <w:bookmarkEnd w:id="12875"/>
              <w:bookmarkEnd w:id="12876"/>
              <w:bookmarkEnd w:id="12877"/>
            </w:del>
          </w:p>
        </w:tc>
        <w:tc>
          <w:tcPr>
            <w:tcW w:w="7539" w:type="dxa"/>
            <w:vAlign w:val="top"/>
          </w:tcPr>
          <w:p w14:paraId="34CB4406" w14:textId="77777777" w:rsidR="001B2A26" w:rsidRPr="00794639" w:rsidRDefault="001B2A26" w:rsidP="00166AF3">
            <w:pPr>
              <w:pStyle w:val="TableBody"/>
              <w:rPr>
                <w:del w:id="12878" w:author="Sevan Sirapian [2]" w:date="2018-11-26T11:12:00Z"/>
              </w:rPr>
            </w:pPr>
            <w:del w:id="12879" w:author="Sevan Sirapian [2]" w:date="2018-11-26T11:12:00Z">
              <w:r w:rsidRPr="00794639">
                <w:delText>MN_ONLY_RESTRICTED_DIGITAL</w:delText>
              </w:r>
              <w:bookmarkStart w:id="12880" w:name="_Toc531012708"/>
              <w:bookmarkStart w:id="12881" w:name="_Toc531077001"/>
              <w:bookmarkStart w:id="12882" w:name="_Toc531078292"/>
              <w:bookmarkStart w:id="12883" w:name="_Toc531079596"/>
              <w:bookmarkStart w:id="12884" w:name="_Toc531701493"/>
              <w:bookmarkEnd w:id="12880"/>
              <w:bookmarkEnd w:id="12881"/>
              <w:bookmarkEnd w:id="12882"/>
              <w:bookmarkEnd w:id="12883"/>
              <w:bookmarkEnd w:id="12884"/>
            </w:del>
          </w:p>
        </w:tc>
        <w:bookmarkStart w:id="12885" w:name="_Toc531012709"/>
        <w:bookmarkStart w:id="12886" w:name="_Toc531077002"/>
        <w:bookmarkStart w:id="12887" w:name="_Toc531078293"/>
        <w:bookmarkStart w:id="12888" w:name="_Toc531079597"/>
        <w:bookmarkStart w:id="12889" w:name="_Toc531701494"/>
        <w:bookmarkEnd w:id="12885"/>
        <w:bookmarkEnd w:id="12886"/>
        <w:bookmarkEnd w:id="12887"/>
        <w:bookmarkEnd w:id="12888"/>
        <w:bookmarkEnd w:id="12889"/>
      </w:tr>
      <w:tr w:rsidR="001B2A26" w:rsidRPr="00794639" w14:paraId="4354147D" w14:textId="77777777" w:rsidTr="00170927">
        <w:trPr>
          <w:del w:id="12890" w:author="Sevan Sirapian [2]" w:date="2018-11-26T11:12:00Z"/>
        </w:trPr>
        <w:tc>
          <w:tcPr>
            <w:tcW w:w="0" w:type="dxa"/>
            <w:vAlign w:val="top"/>
          </w:tcPr>
          <w:p w14:paraId="38676BDD" w14:textId="77777777" w:rsidR="001B2A26" w:rsidRPr="00794639" w:rsidRDefault="001B2A26" w:rsidP="00166AF3">
            <w:pPr>
              <w:pStyle w:val="TableBody"/>
              <w:rPr>
                <w:del w:id="12891" w:author="Sevan Sirapian [2]" w:date="2018-11-26T11:12:00Z"/>
              </w:rPr>
            </w:pPr>
            <w:del w:id="12892" w:author="Sevan Sirapian [2]" w:date="2018-11-26T11:12:00Z">
              <w:r w:rsidRPr="00794639">
                <w:delText>79</w:delText>
              </w:r>
              <w:bookmarkStart w:id="12893" w:name="_Toc531012710"/>
              <w:bookmarkStart w:id="12894" w:name="_Toc531077003"/>
              <w:bookmarkStart w:id="12895" w:name="_Toc531078294"/>
              <w:bookmarkStart w:id="12896" w:name="_Toc531079598"/>
              <w:bookmarkStart w:id="12897" w:name="_Toc531701495"/>
              <w:bookmarkEnd w:id="12893"/>
              <w:bookmarkEnd w:id="12894"/>
              <w:bookmarkEnd w:id="12895"/>
              <w:bookmarkEnd w:id="12896"/>
              <w:bookmarkEnd w:id="12897"/>
            </w:del>
          </w:p>
        </w:tc>
        <w:tc>
          <w:tcPr>
            <w:tcW w:w="7539" w:type="dxa"/>
            <w:vAlign w:val="top"/>
          </w:tcPr>
          <w:p w14:paraId="72A1C6C9" w14:textId="77777777" w:rsidR="001B2A26" w:rsidRPr="00794639" w:rsidRDefault="001B2A26" w:rsidP="00166AF3">
            <w:pPr>
              <w:pStyle w:val="TableBody"/>
              <w:rPr>
                <w:del w:id="12898" w:author="Sevan Sirapian [2]" w:date="2018-11-26T11:12:00Z"/>
              </w:rPr>
            </w:pPr>
            <w:del w:id="12899" w:author="Sevan Sirapian [2]" w:date="2018-11-26T11:12:00Z">
              <w:r w:rsidRPr="00794639">
                <w:delText>MN_SERVICE_NOT_IMPLEMENTED</w:delText>
              </w:r>
              <w:bookmarkStart w:id="12900" w:name="_Toc531012711"/>
              <w:bookmarkStart w:id="12901" w:name="_Toc531077004"/>
              <w:bookmarkStart w:id="12902" w:name="_Toc531078295"/>
              <w:bookmarkStart w:id="12903" w:name="_Toc531079599"/>
              <w:bookmarkStart w:id="12904" w:name="_Toc531701496"/>
              <w:bookmarkEnd w:id="12900"/>
              <w:bookmarkEnd w:id="12901"/>
              <w:bookmarkEnd w:id="12902"/>
              <w:bookmarkEnd w:id="12903"/>
              <w:bookmarkEnd w:id="12904"/>
            </w:del>
          </w:p>
        </w:tc>
        <w:bookmarkStart w:id="12905" w:name="_Toc531012712"/>
        <w:bookmarkStart w:id="12906" w:name="_Toc531077005"/>
        <w:bookmarkStart w:id="12907" w:name="_Toc531078296"/>
        <w:bookmarkStart w:id="12908" w:name="_Toc531079600"/>
        <w:bookmarkStart w:id="12909" w:name="_Toc531701497"/>
        <w:bookmarkEnd w:id="12905"/>
        <w:bookmarkEnd w:id="12906"/>
        <w:bookmarkEnd w:id="12907"/>
        <w:bookmarkEnd w:id="12908"/>
        <w:bookmarkEnd w:id="12909"/>
      </w:tr>
      <w:tr w:rsidR="001B2A26" w:rsidRPr="00794639" w14:paraId="230B6962" w14:textId="77777777" w:rsidTr="00170927">
        <w:trPr>
          <w:del w:id="12910" w:author="Sevan Sirapian [2]" w:date="2018-11-26T11:12:00Z"/>
        </w:trPr>
        <w:tc>
          <w:tcPr>
            <w:tcW w:w="0" w:type="dxa"/>
            <w:vAlign w:val="top"/>
          </w:tcPr>
          <w:p w14:paraId="0BA2E8D6" w14:textId="77777777" w:rsidR="001B2A26" w:rsidRPr="00794639" w:rsidRDefault="001B2A26" w:rsidP="00166AF3">
            <w:pPr>
              <w:pStyle w:val="TableBody"/>
              <w:rPr>
                <w:del w:id="12911" w:author="Sevan Sirapian [2]" w:date="2018-11-26T11:12:00Z"/>
              </w:rPr>
            </w:pPr>
            <w:del w:id="12912" w:author="Sevan Sirapian [2]" w:date="2018-11-26T11:12:00Z">
              <w:r w:rsidRPr="00794639">
                <w:delText>81</w:delText>
              </w:r>
              <w:bookmarkStart w:id="12913" w:name="_Toc531012713"/>
              <w:bookmarkStart w:id="12914" w:name="_Toc531077006"/>
              <w:bookmarkStart w:id="12915" w:name="_Toc531078297"/>
              <w:bookmarkStart w:id="12916" w:name="_Toc531079601"/>
              <w:bookmarkStart w:id="12917" w:name="_Toc531701498"/>
              <w:bookmarkEnd w:id="12913"/>
              <w:bookmarkEnd w:id="12914"/>
              <w:bookmarkEnd w:id="12915"/>
              <w:bookmarkEnd w:id="12916"/>
              <w:bookmarkEnd w:id="12917"/>
            </w:del>
          </w:p>
        </w:tc>
        <w:tc>
          <w:tcPr>
            <w:tcW w:w="7539" w:type="dxa"/>
            <w:vAlign w:val="top"/>
          </w:tcPr>
          <w:p w14:paraId="03CB2307" w14:textId="77777777" w:rsidR="001B2A26" w:rsidRPr="00794639" w:rsidRDefault="001B2A26" w:rsidP="00166AF3">
            <w:pPr>
              <w:pStyle w:val="TableBody"/>
              <w:rPr>
                <w:del w:id="12918" w:author="Sevan Sirapian [2]" w:date="2018-11-26T11:12:00Z"/>
              </w:rPr>
            </w:pPr>
            <w:del w:id="12919" w:author="Sevan Sirapian [2]" w:date="2018-11-26T11:12:00Z">
              <w:r w:rsidRPr="00794639">
                <w:delText>MN_INVALID_TI</w:delText>
              </w:r>
              <w:bookmarkStart w:id="12920" w:name="_Toc531012714"/>
              <w:bookmarkStart w:id="12921" w:name="_Toc531077007"/>
              <w:bookmarkStart w:id="12922" w:name="_Toc531078298"/>
              <w:bookmarkStart w:id="12923" w:name="_Toc531079602"/>
              <w:bookmarkStart w:id="12924" w:name="_Toc531701499"/>
              <w:bookmarkEnd w:id="12920"/>
              <w:bookmarkEnd w:id="12921"/>
              <w:bookmarkEnd w:id="12922"/>
              <w:bookmarkEnd w:id="12923"/>
              <w:bookmarkEnd w:id="12924"/>
            </w:del>
          </w:p>
        </w:tc>
        <w:bookmarkStart w:id="12925" w:name="_Toc531012715"/>
        <w:bookmarkStart w:id="12926" w:name="_Toc531077008"/>
        <w:bookmarkStart w:id="12927" w:name="_Toc531078299"/>
        <w:bookmarkStart w:id="12928" w:name="_Toc531079603"/>
        <w:bookmarkStart w:id="12929" w:name="_Toc531701500"/>
        <w:bookmarkEnd w:id="12925"/>
        <w:bookmarkEnd w:id="12926"/>
        <w:bookmarkEnd w:id="12927"/>
        <w:bookmarkEnd w:id="12928"/>
        <w:bookmarkEnd w:id="12929"/>
      </w:tr>
      <w:tr w:rsidR="001B2A26" w:rsidRPr="00794639" w14:paraId="774071CB" w14:textId="77777777" w:rsidTr="00170927">
        <w:trPr>
          <w:del w:id="12930" w:author="Sevan Sirapian [2]" w:date="2018-11-26T11:12:00Z"/>
        </w:trPr>
        <w:tc>
          <w:tcPr>
            <w:tcW w:w="0" w:type="dxa"/>
            <w:vAlign w:val="top"/>
          </w:tcPr>
          <w:p w14:paraId="07D6A408" w14:textId="77777777" w:rsidR="001B2A26" w:rsidRPr="00794639" w:rsidRDefault="001B2A26" w:rsidP="00166AF3">
            <w:pPr>
              <w:pStyle w:val="TableBody"/>
              <w:rPr>
                <w:del w:id="12931" w:author="Sevan Sirapian [2]" w:date="2018-11-26T11:12:00Z"/>
              </w:rPr>
            </w:pPr>
            <w:del w:id="12932" w:author="Sevan Sirapian [2]" w:date="2018-11-26T11:12:00Z">
              <w:r w:rsidRPr="00794639">
                <w:delText>87</w:delText>
              </w:r>
              <w:bookmarkStart w:id="12933" w:name="_Toc531012716"/>
              <w:bookmarkStart w:id="12934" w:name="_Toc531077009"/>
              <w:bookmarkStart w:id="12935" w:name="_Toc531078300"/>
              <w:bookmarkStart w:id="12936" w:name="_Toc531079604"/>
              <w:bookmarkStart w:id="12937" w:name="_Toc531701501"/>
              <w:bookmarkEnd w:id="12933"/>
              <w:bookmarkEnd w:id="12934"/>
              <w:bookmarkEnd w:id="12935"/>
              <w:bookmarkEnd w:id="12936"/>
              <w:bookmarkEnd w:id="12937"/>
            </w:del>
          </w:p>
        </w:tc>
        <w:tc>
          <w:tcPr>
            <w:tcW w:w="7539" w:type="dxa"/>
            <w:vAlign w:val="top"/>
          </w:tcPr>
          <w:p w14:paraId="505F68B3" w14:textId="77777777" w:rsidR="001B2A26" w:rsidRPr="00794639" w:rsidRDefault="001B2A26" w:rsidP="00166AF3">
            <w:pPr>
              <w:pStyle w:val="TableBody"/>
              <w:rPr>
                <w:del w:id="12938" w:author="Sevan Sirapian [2]" w:date="2018-11-26T11:12:00Z"/>
              </w:rPr>
            </w:pPr>
            <w:del w:id="12939" w:author="Sevan Sirapian [2]" w:date="2018-11-26T11:12:00Z">
              <w:r w:rsidRPr="00794639">
                <w:delText>MN_USER_NOT_IN_CUG</w:delText>
              </w:r>
              <w:bookmarkStart w:id="12940" w:name="_Toc531012717"/>
              <w:bookmarkStart w:id="12941" w:name="_Toc531077010"/>
              <w:bookmarkStart w:id="12942" w:name="_Toc531078301"/>
              <w:bookmarkStart w:id="12943" w:name="_Toc531079605"/>
              <w:bookmarkStart w:id="12944" w:name="_Toc531701502"/>
              <w:bookmarkEnd w:id="12940"/>
              <w:bookmarkEnd w:id="12941"/>
              <w:bookmarkEnd w:id="12942"/>
              <w:bookmarkEnd w:id="12943"/>
              <w:bookmarkEnd w:id="12944"/>
            </w:del>
          </w:p>
        </w:tc>
        <w:bookmarkStart w:id="12945" w:name="_Toc531012718"/>
        <w:bookmarkStart w:id="12946" w:name="_Toc531077011"/>
        <w:bookmarkStart w:id="12947" w:name="_Toc531078302"/>
        <w:bookmarkStart w:id="12948" w:name="_Toc531079606"/>
        <w:bookmarkStart w:id="12949" w:name="_Toc531701503"/>
        <w:bookmarkEnd w:id="12945"/>
        <w:bookmarkEnd w:id="12946"/>
        <w:bookmarkEnd w:id="12947"/>
        <w:bookmarkEnd w:id="12948"/>
        <w:bookmarkEnd w:id="12949"/>
      </w:tr>
      <w:tr w:rsidR="001B2A26" w:rsidRPr="00794639" w14:paraId="3980FB92" w14:textId="77777777" w:rsidTr="00170927">
        <w:trPr>
          <w:del w:id="12950" w:author="Sevan Sirapian [2]" w:date="2018-11-26T11:12:00Z"/>
        </w:trPr>
        <w:tc>
          <w:tcPr>
            <w:tcW w:w="0" w:type="dxa"/>
            <w:vAlign w:val="top"/>
          </w:tcPr>
          <w:p w14:paraId="7E5A5F9F" w14:textId="77777777" w:rsidR="001B2A26" w:rsidRPr="00794639" w:rsidRDefault="001B2A26" w:rsidP="00166AF3">
            <w:pPr>
              <w:pStyle w:val="TableBody"/>
              <w:rPr>
                <w:del w:id="12951" w:author="Sevan Sirapian [2]" w:date="2018-11-26T11:12:00Z"/>
              </w:rPr>
            </w:pPr>
            <w:del w:id="12952" w:author="Sevan Sirapian [2]" w:date="2018-11-26T11:12:00Z">
              <w:r w:rsidRPr="00794639">
                <w:delText>88</w:delText>
              </w:r>
              <w:bookmarkStart w:id="12953" w:name="_Toc531012719"/>
              <w:bookmarkStart w:id="12954" w:name="_Toc531077012"/>
              <w:bookmarkStart w:id="12955" w:name="_Toc531078303"/>
              <w:bookmarkStart w:id="12956" w:name="_Toc531079607"/>
              <w:bookmarkStart w:id="12957" w:name="_Toc531701504"/>
              <w:bookmarkEnd w:id="12953"/>
              <w:bookmarkEnd w:id="12954"/>
              <w:bookmarkEnd w:id="12955"/>
              <w:bookmarkEnd w:id="12956"/>
              <w:bookmarkEnd w:id="12957"/>
            </w:del>
          </w:p>
        </w:tc>
        <w:tc>
          <w:tcPr>
            <w:tcW w:w="7539" w:type="dxa"/>
            <w:vAlign w:val="top"/>
          </w:tcPr>
          <w:p w14:paraId="6C133FBC" w14:textId="77777777" w:rsidR="001B2A26" w:rsidRPr="00794639" w:rsidRDefault="001B2A26" w:rsidP="00166AF3">
            <w:pPr>
              <w:pStyle w:val="TableBody"/>
              <w:rPr>
                <w:del w:id="12958" w:author="Sevan Sirapian [2]" w:date="2018-11-26T11:12:00Z"/>
              </w:rPr>
            </w:pPr>
            <w:del w:id="12959" w:author="Sevan Sirapian [2]" w:date="2018-11-26T11:12:00Z">
              <w:r w:rsidRPr="00794639">
                <w:delText>MN_INCOMPATIBLE_DESTINATION</w:delText>
              </w:r>
              <w:bookmarkStart w:id="12960" w:name="_Toc531012720"/>
              <w:bookmarkStart w:id="12961" w:name="_Toc531077013"/>
              <w:bookmarkStart w:id="12962" w:name="_Toc531078304"/>
              <w:bookmarkStart w:id="12963" w:name="_Toc531079608"/>
              <w:bookmarkStart w:id="12964" w:name="_Toc531701505"/>
              <w:bookmarkEnd w:id="12960"/>
              <w:bookmarkEnd w:id="12961"/>
              <w:bookmarkEnd w:id="12962"/>
              <w:bookmarkEnd w:id="12963"/>
              <w:bookmarkEnd w:id="12964"/>
            </w:del>
          </w:p>
        </w:tc>
        <w:bookmarkStart w:id="12965" w:name="_Toc531012721"/>
        <w:bookmarkStart w:id="12966" w:name="_Toc531077014"/>
        <w:bookmarkStart w:id="12967" w:name="_Toc531078305"/>
        <w:bookmarkStart w:id="12968" w:name="_Toc531079609"/>
        <w:bookmarkStart w:id="12969" w:name="_Toc531701506"/>
        <w:bookmarkEnd w:id="12965"/>
        <w:bookmarkEnd w:id="12966"/>
        <w:bookmarkEnd w:id="12967"/>
        <w:bookmarkEnd w:id="12968"/>
        <w:bookmarkEnd w:id="12969"/>
      </w:tr>
      <w:tr w:rsidR="001B2A26" w:rsidRPr="00794639" w14:paraId="11499D0F" w14:textId="77777777" w:rsidTr="00170927">
        <w:trPr>
          <w:del w:id="12970" w:author="Sevan Sirapian [2]" w:date="2018-11-26T11:12:00Z"/>
        </w:trPr>
        <w:tc>
          <w:tcPr>
            <w:tcW w:w="0" w:type="dxa"/>
            <w:vAlign w:val="top"/>
          </w:tcPr>
          <w:p w14:paraId="243FD5A6" w14:textId="77777777" w:rsidR="001B2A26" w:rsidRPr="00794639" w:rsidRDefault="001B2A26" w:rsidP="00166AF3">
            <w:pPr>
              <w:pStyle w:val="TableBody"/>
              <w:rPr>
                <w:del w:id="12971" w:author="Sevan Sirapian [2]" w:date="2018-11-26T11:12:00Z"/>
              </w:rPr>
            </w:pPr>
            <w:del w:id="12972" w:author="Sevan Sirapian [2]" w:date="2018-11-26T11:12:00Z">
              <w:r w:rsidRPr="00794639">
                <w:delText>91</w:delText>
              </w:r>
              <w:bookmarkStart w:id="12973" w:name="_Toc531012722"/>
              <w:bookmarkStart w:id="12974" w:name="_Toc531077015"/>
              <w:bookmarkStart w:id="12975" w:name="_Toc531078306"/>
              <w:bookmarkStart w:id="12976" w:name="_Toc531079610"/>
              <w:bookmarkStart w:id="12977" w:name="_Toc531701507"/>
              <w:bookmarkEnd w:id="12973"/>
              <w:bookmarkEnd w:id="12974"/>
              <w:bookmarkEnd w:id="12975"/>
              <w:bookmarkEnd w:id="12976"/>
              <w:bookmarkEnd w:id="12977"/>
            </w:del>
          </w:p>
        </w:tc>
        <w:tc>
          <w:tcPr>
            <w:tcW w:w="7539" w:type="dxa"/>
            <w:vAlign w:val="top"/>
          </w:tcPr>
          <w:p w14:paraId="3FF41154" w14:textId="77777777" w:rsidR="001B2A26" w:rsidRPr="00794639" w:rsidRDefault="001B2A26" w:rsidP="00166AF3">
            <w:pPr>
              <w:pStyle w:val="TableBody"/>
              <w:rPr>
                <w:del w:id="12978" w:author="Sevan Sirapian [2]" w:date="2018-11-26T11:12:00Z"/>
              </w:rPr>
            </w:pPr>
            <w:del w:id="12979" w:author="Sevan Sirapian [2]" w:date="2018-11-26T11:12:00Z">
              <w:r w:rsidRPr="00794639">
                <w:delText>MN_INVALID_TRANSIT_NETWORK</w:delText>
              </w:r>
              <w:bookmarkStart w:id="12980" w:name="_Toc531012723"/>
              <w:bookmarkStart w:id="12981" w:name="_Toc531077016"/>
              <w:bookmarkStart w:id="12982" w:name="_Toc531078307"/>
              <w:bookmarkStart w:id="12983" w:name="_Toc531079611"/>
              <w:bookmarkStart w:id="12984" w:name="_Toc531701508"/>
              <w:bookmarkEnd w:id="12980"/>
              <w:bookmarkEnd w:id="12981"/>
              <w:bookmarkEnd w:id="12982"/>
              <w:bookmarkEnd w:id="12983"/>
              <w:bookmarkEnd w:id="12984"/>
            </w:del>
          </w:p>
        </w:tc>
        <w:bookmarkStart w:id="12985" w:name="_Toc531012724"/>
        <w:bookmarkStart w:id="12986" w:name="_Toc531077017"/>
        <w:bookmarkStart w:id="12987" w:name="_Toc531078308"/>
        <w:bookmarkStart w:id="12988" w:name="_Toc531079612"/>
        <w:bookmarkStart w:id="12989" w:name="_Toc531701509"/>
        <w:bookmarkEnd w:id="12985"/>
        <w:bookmarkEnd w:id="12986"/>
        <w:bookmarkEnd w:id="12987"/>
        <w:bookmarkEnd w:id="12988"/>
        <w:bookmarkEnd w:id="12989"/>
      </w:tr>
      <w:tr w:rsidR="001B2A26" w:rsidRPr="00794639" w14:paraId="185C2592" w14:textId="77777777" w:rsidTr="00170927">
        <w:trPr>
          <w:del w:id="12990" w:author="Sevan Sirapian [2]" w:date="2018-11-26T11:12:00Z"/>
        </w:trPr>
        <w:tc>
          <w:tcPr>
            <w:tcW w:w="0" w:type="dxa"/>
            <w:vAlign w:val="top"/>
          </w:tcPr>
          <w:p w14:paraId="501AFE3F" w14:textId="77777777" w:rsidR="001B2A26" w:rsidRPr="00794639" w:rsidRDefault="001B2A26" w:rsidP="00166AF3">
            <w:pPr>
              <w:pStyle w:val="TableBody"/>
              <w:rPr>
                <w:del w:id="12991" w:author="Sevan Sirapian [2]" w:date="2018-11-26T11:12:00Z"/>
              </w:rPr>
            </w:pPr>
            <w:del w:id="12992" w:author="Sevan Sirapian [2]" w:date="2018-11-26T11:12:00Z">
              <w:r w:rsidRPr="00794639">
                <w:delText>95</w:delText>
              </w:r>
              <w:bookmarkStart w:id="12993" w:name="_Toc531012725"/>
              <w:bookmarkStart w:id="12994" w:name="_Toc531077018"/>
              <w:bookmarkStart w:id="12995" w:name="_Toc531078309"/>
              <w:bookmarkStart w:id="12996" w:name="_Toc531079613"/>
              <w:bookmarkStart w:id="12997" w:name="_Toc531701510"/>
              <w:bookmarkEnd w:id="12993"/>
              <w:bookmarkEnd w:id="12994"/>
              <w:bookmarkEnd w:id="12995"/>
              <w:bookmarkEnd w:id="12996"/>
              <w:bookmarkEnd w:id="12997"/>
            </w:del>
          </w:p>
        </w:tc>
        <w:tc>
          <w:tcPr>
            <w:tcW w:w="7539" w:type="dxa"/>
            <w:vAlign w:val="top"/>
          </w:tcPr>
          <w:p w14:paraId="3698A0C3" w14:textId="77777777" w:rsidR="001B2A26" w:rsidRPr="00794639" w:rsidRDefault="001B2A26" w:rsidP="00166AF3">
            <w:pPr>
              <w:pStyle w:val="TableBody"/>
              <w:rPr>
                <w:del w:id="12998" w:author="Sevan Sirapian [2]" w:date="2018-11-26T11:12:00Z"/>
              </w:rPr>
            </w:pPr>
            <w:del w:id="12999" w:author="Sevan Sirapian [2]" w:date="2018-11-26T11:12:00Z">
              <w:r w:rsidRPr="00794639">
                <w:delText>MN_SEMANTICS_INCORRECT</w:delText>
              </w:r>
              <w:bookmarkStart w:id="13000" w:name="_Toc531012726"/>
              <w:bookmarkStart w:id="13001" w:name="_Toc531077019"/>
              <w:bookmarkStart w:id="13002" w:name="_Toc531078310"/>
              <w:bookmarkStart w:id="13003" w:name="_Toc531079614"/>
              <w:bookmarkStart w:id="13004" w:name="_Toc531701511"/>
              <w:bookmarkEnd w:id="13000"/>
              <w:bookmarkEnd w:id="13001"/>
              <w:bookmarkEnd w:id="13002"/>
              <w:bookmarkEnd w:id="13003"/>
              <w:bookmarkEnd w:id="13004"/>
            </w:del>
          </w:p>
        </w:tc>
        <w:bookmarkStart w:id="13005" w:name="_Toc531012727"/>
        <w:bookmarkStart w:id="13006" w:name="_Toc531077020"/>
        <w:bookmarkStart w:id="13007" w:name="_Toc531078311"/>
        <w:bookmarkStart w:id="13008" w:name="_Toc531079615"/>
        <w:bookmarkStart w:id="13009" w:name="_Toc531701512"/>
        <w:bookmarkEnd w:id="13005"/>
        <w:bookmarkEnd w:id="13006"/>
        <w:bookmarkEnd w:id="13007"/>
        <w:bookmarkEnd w:id="13008"/>
        <w:bookmarkEnd w:id="13009"/>
      </w:tr>
      <w:tr w:rsidR="001B2A26" w:rsidRPr="00794639" w14:paraId="03D15585" w14:textId="77777777" w:rsidTr="00170927">
        <w:trPr>
          <w:del w:id="13010" w:author="Sevan Sirapian [2]" w:date="2018-11-26T11:12:00Z"/>
        </w:trPr>
        <w:tc>
          <w:tcPr>
            <w:tcW w:w="0" w:type="dxa"/>
            <w:vAlign w:val="top"/>
          </w:tcPr>
          <w:p w14:paraId="221A0584" w14:textId="77777777" w:rsidR="001B2A26" w:rsidRPr="00794639" w:rsidRDefault="001B2A26" w:rsidP="00166AF3">
            <w:pPr>
              <w:pStyle w:val="TableBody"/>
              <w:rPr>
                <w:del w:id="13011" w:author="Sevan Sirapian [2]" w:date="2018-11-26T11:12:00Z"/>
              </w:rPr>
            </w:pPr>
            <w:del w:id="13012" w:author="Sevan Sirapian [2]" w:date="2018-11-26T11:12:00Z">
              <w:r w:rsidRPr="00794639">
                <w:delText>96</w:delText>
              </w:r>
              <w:bookmarkStart w:id="13013" w:name="_Toc531012728"/>
              <w:bookmarkStart w:id="13014" w:name="_Toc531077021"/>
              <w:bookmarkStart w:id="13015" w:name="_Toc531078312"/>
              <w:bookmarkStart w:id="13016" w:name="_Toc531079616"/>
              <w:bookmarkStart w:id="13017" w:name="_Toc531701513"/>
              <w:bookmarkEnd w:id="13013"/>
              <w:bookmarkEnd w:id="13014"/>
              <w:bookmarkEnd w:id="13015"/>
              <w:bookmarkEnd w:id="13016"/>
              <w:bookmarkEnd w:id="13017"/>
            </w:del>
          </w:p>
        </w:tc>
        <w:tc>
          <w:tcPr>
            <w:tcW w:w="7539" w:type="dxa"/>
            <w:vAlign w:val="top"/>
          </w:tcPr>
          <w:p w14:paraId="5B526AA0" w14:textId="77777777" w:rsidR="001B2A26" w:rsidRPr="00794639" w:rsidRDefault="001B2A26" w:rsidP="00166AF3">
            <w:pPr>
              <w:pStyle w:val="TableBody"/>
              <w:rPr>
                <w:del w:id="13018" w:author="Sevan Sirapian [2]" w:date="2018-11-26T11:12:00Z"/>
              </w:rPr>
            </w:pPr>
            <w:del w:id="13019" w:author="Sevan Sirapian [2]" w:date="2018-11-26T11:12:00Z">
              <w:r w:rsidRPr="00794639">
                <w:delText>MN_INVALID_MANATORY_INFORMATION</w:delText>
              </w:r>
              <w:bookmarkStart w:id="13020" w:name="_Toc531012729"/>
              <w:bookmarkStart w:id="13021" w:name="_Toc531077022"/>
              <w:bookmarkStart w:id="13022" w:name="_Toc531078313"/>
              <w:bookmarkStart w:id="13023" w:name="_Toc531079617"/>
              <w:bookmarkStart w:id="13024" w:name="_Toc531701514"/>
              <w:bookmarkEnd w:id="13020"/>
              <w:bookmarkEnd w:id="13021"/>
              <w:bookmarkEnd w:id="13022"/>
              <w:bookmarkEnd w:id="13023"/>
              <w:bookmarkEnd w:id="13024"/>
            </w:del>
          </w:p>
        </w:tc>
        <w:bookmarkStart w:id="13025" w:name="_Toc531012730"/>
        <w:bookmarkStart w:id="13026" w:name="_Toc531077023"/>
        <w:bookmarkStart w:id="13027" w:name="_Toc531078314"/>
        <w:bookmarkStart w:id="13028" w:name="_Toc531079618"/>
        <w:bookmarkStart w:id="13029" w:name="_Toc531701515"/>
        <w:bookmarkEnd w:id="13025"/>
        <w:bookmarkEnd w:id="13026"/>
        <w:bookmarkEnd w:id="13027"/>
        <w:bookmarkEnd w:id="13028"/>
        <w:bookmarkEnd w:id="13029"/>
      </w:tr>
      <w:tr w:rsidR="001B2A26" w:rsidRPr="00794639" w14:paraId="4F380035" w14:textId="77777777" w:rsidTr="00170927">
        <w:trPr>
          <w:del w:id="13030" w:author="Sevan Sirapian [2]" w:date="2018-11-26T11:12:00Z"/>
        </w:trPr>
        <w:tc>
          <w:tcPr>
            <w:tcW w:w="0" w:type="dxa"/>
            <w:vAlign w:val="top"/>
          </w:tcPr>
          <w:p w14:paraId="10CA772E" w14:textId="77777777" w:rsidR="001B2A26" w:rsidRPr="00794639" w:rsidRDefault="001B2A26" w:rsidP="00166AF3">
            <w:pPr>
              <w:pStyle w:val="TableBody"/>
              <w:rPr>
                <w:del w:id="13031" w:author="Sevan Sirapian [2]" w:date="2018-11-26T11:12:00Z"/>
              </w:rPr>
            </w:pPr>
            <w:del w:id="13032" w:author="Sevan Sirapian [2]" w:date="2018-11-26T11:12:00Z">
              <w:r w:rsidRPr="00794639">
                <w:delText>97</w:delText>
              </w:r>
              <w:bookmarkStart w:id="13033" w:name="_Toc531012731"/>
              <w:bookmarkStart w:id="13034" w:name="_Toc531077024"/>
              <w:bookmarkStart w:id="13035" w:name="_Toc531078315"/>
              <w:bookmarkStart w:id="13036" w:name="_Toc531079619"/>
              <w:bookmarkStart w:id="13037" w:name="_Toc531701516"/>
              <w:bookmarkEnd w:id="13033"/>
              <w:bookmarkEnd w:id="13034"/>
              <w:bookmarkEnd w:id="13035"/>
              <w:bookmarkEnd w:id="13036"/>
              <w:bookmarkEnd w:id="13037"/>
            </w:del>
          </w:p>
        </w:tc>
        <w:tc>
          <w:tcPr>
            <w:tcW w:w="7539" w:type="dxa"/>
            <w:vAlign w:val="top"/>
          </w:tcPr>
          <w:p w14:paraId="424AEB77" w14:textId="77777777" w:rsidR="001B2A26" w:rsidRPr="00794639" w:rsidRDefault="001B2A26" w:rsidP="00166AF3">
            <w:pPr>
              <w:pStyle w:val="TableBody"/>
              <w:rPr>
                <w:del w:id="13038" w:author="Sevan Sirapian [2]" w:date="2018-11-26T11:12:00Z"/>
              </w:rPr>
            </w:pPr>
            <w:del w:id="13039" w:author="Sevan Sirapian [2]" w:date="2018-11-26T11:12:00Z">
              <w:r w:rsidRPr="00794639">
                <w:delText>MN_UNKNOWN_MESSAGE_TYPE_1</w:delText>
              </w:r>
              <w:bookmarkStart w:id="13040" w:name="_Toc531012732"/>
              <w:bookmarkStart w:id="13041" w:name="_Toc531077025"/>
              <w:bookmarkStart w:id="13042" w:name="_Toc531078316"/>
              <w:bookmarkStart w:id="13043" w:name="_Toc531079620"/>
              <w:bookmarkStart w:id="13044" w:name="_Toc531701517"/>
              <w:bookmarkEnd w:id="13040"/>
              <w:bookmarkEnd w:id="13041"/>
              <w:bookmarkEnd w:id="13042"/>
              <w:bookmarkEnd w:id="13043"/>
              <w:bookmarkEnd w:id="13044"/>
            </w:del>
          </w:p>
        </w:tc>
        <w:bookmarkStart w:id="13045" w:name="_Toc531012733"/>
        <w:bookmarkStart w:id="13046" w:name="_Toc531077026"/>
        <w:bookmarkStart w:id="13047" w:name="_Toc531078317"/>
        <w:bookmarkStart w:id="13048" w:name="_Toc531079621"/>
        <w:bookmarkStart w:id="13049" w:name="_Toc531701518"/>
        <w:bookmarkEnd w:id="13045"/>
        <w:bookmarkEnd w:id="13046"/>
        <w:bookmarkEnd w:id="13047"/>
        <w:bookmarkEnd w:id="13048"/>
        <w:bookmarkEnd w:id="13049"/>
      </w:tr>
      <w:tr w:rsidR="001B2A26" w:rsidRPr="00794639" w14:paraId="3BF39C71" w14:textId="77777777" w:rsidTr="00170927">
        <w:trPr>
          <w:del w:id="13050" w:author="Sevan Sirapian [2]" w:date="2018-11-26T11:12:00Z"/>
        </w:trPr>
        <w:tc>
          <w:tcPr>
            <w:tcW w:w="0" w:type="dxa"/>
            <w:vAlign w:val="top"/>
          </w:tcPr>
          <w:p w14:paraId="326CD223" w14:textId="77777777" w:rsidR="001B2A26" w:rsidRPr="00794639" w:rsidRDefault="001B2A26" w:rsidP="00166AF3">
            <w:pPr>
              <w:pStyle w:val="TableBody"/>
              <w:rPr>
                <w:del w:id="13051" w:author="Sevan Sirapian [2]" w:date="2018-11-26T11:12:00Z"/>
              </w:rPr>
            </w:pPr>
            <w:del w:id="13052" w:author="Sevan Sirapian [2]" w:date="2018-11-26T11:12:00Z">
              <w:r w:rsidRPr="00794639">
                <w:delText>98</w:delText>
              </w:r>
              <w:bookmarkStart w:id="13053" w:name="_Toc531012734"/>
              <w:bookmarkStart w:id="13054" w:name="_Toc531077027"/>
              <w:bookmarkStart w:id="13055" w:name="_Toc531078318"/>
              <w:bookmarkStart w:id="13056" w:name="_Toc531079622"/>
              <w:bookmarkStart w:id="13057" w:name="_Toc531701519"/>
              <w:bookmarkEnd w:id="13053"/>
              <w:bookmarkEnd w:id="13054"/>
              <w:bookmarkEnd w:id="13055"/>
              <w:bookmarkEnd w:id="13056"/>
              <w:bookmarkEnd w:id="13057"/>
            </w:del>
          </w:p>
        </w:tc>
        <w:tc>
          <w:tcPr>
            <w:tcW w:w="7539" w:type="dxa"/>
            <w:vAlign w:val="top"/>
          </w:tcPr>
          <w:p w14:paraId="13C65D3D" w14:textId="77777777" w:rsidR="001B2A26" w:rsidRPr="00794639" w:rsidRDefault="001B2A26" w:rsidP="00166AF3">
            <w:pPr>
              <w:pStyle w:val="TableBody"/>
              <w:rPr>
                <w:del w:id="13058" w:author="Sevan Sirapian [2]" w:date="2018-11-26T11:12:00Z"/>
              </w:rPr>
            </w:pPr>
            <w:del w:id="13059" w:author="Sevan Sirapian [2]" w:date="2018-11-26T11:12:00Z">
              <w:r w:rsidRPr="00794639">
                <w:delText>MN_UNEXPECTED_MESSAGE_TYPE</w:delText>
              </w:r>
              <w:bookmarkStart w:id="13060" w:name="_Toc531012735"/>
              <w:bookmarkStart w:id="13061" w:name="_Toc531077028"/>
              <w:bookmarkStart w:id="13062" w:name="_Toc531078319"/>
              <w:bookmarkStart w:id="13063" w:name="_Toc531079623"/>
              <w:bookmarkStart w:id="13064" w:name="_Toc531701520"/>
              <w:bookmarkEnd w:id="13060"/>
              <w:bookmarkEnd w:id="13061"/>
              <w:bookmarkEnd w:id="13062"/>
              <w:bookmarkEnd w:id="13063"/>
              <w:bookmarkEnd w:id="13064"/>
            </w:del>
          </w:p>
        </w:tc>
        <w:bookmarkStart w:id="13065" w:name="_Toc531012736"/>
        <w:bookmarkStart w:id="13066" w:name="_Toc531077029"/>
        <w:bookmarkStart w:id="13067" w:name="_Toc531078320"/>
        <w:bookmarkStart w:id="13068" w:name="_Toc531079624"/>
        <w:bookmarkStart w:id="13069" w:name="_Toc531701521"/>
        <w:bookmarkEnd w:id="13065"/>
        <w:bookmarkEnd w:id="13066"/>
        <w:bookmarkEnd w:id="13067"/>
        <w:bookmarkEnd w:id="13068"/>
        <w:bookmarkEnd w:id="13069"/>
      </w:tr>
      <w:tr w:rsidR="001B2A26" w:rsidRPr="00794639" w14:paraId="29162B6E" w14:textId="77777777" w:rsidTr="00170927">
        <w:trPr>
          <w:del w:id="13070" w:author="Sevan Sirapian [2]" w:date="2018-11-26T11:12:00Z"/>
        </w:trPr>
        <w:tc>
          <w:tcPr>
            <w:tcW w:w="0" w:type="dxa"/>
            <w:vAlign w:val="top"/>
          </w:tcPr>
          <w:p w14:paraId="0BC56622" w14:textId="77777777" w:rsidR="001B2A26" w:rsidRPr="00794639" w:rsidRDefault="001B2A26" w:rsidP="00166AF3">
            <w:pPr>
              <w:pStyle w:val="TableBody"/>
              <w:rPr>
                <w:del w:id="13071" w:author="Sevan Sirapian [2]" w:date="2018-11-26T11:12:00Z"/>
              </w:rPr>
            </w:pPr>
            <w:del w:id="13072" w:author="Sevan Sirapian [2]" w:date="2018-11-26T11:12:00Z">
              <w:r w:rsidRPr="00794639">
                <w:delText>99</w:delText>
              </w:r>
              <w:bookmarkStart w:id="13073" w:name="_Toc531012737"/>
              <w:bookmarkStart w:id="13074" w:name="_Toc531077030"/>
              <w:bookmarkStart w:id="13075" w:name="_Toc531078321"/>
              <w:bookmarkStart w:id="13076" w:name="_Toc531079625"/>
              <w:bookmarkStart w:id="13077" w:name="_Toc531701522"/>
              <w:bookmarkEnd w:id="13073"/>
              <w:bookmarkEnd w:id="13074"/>
              <w:bookmarkEnd w:id="13075"/>
              <w:bookmarkEnd w:id="13076"/>
              <w:bookmarkEnd w:id="13077"/>
            </w:del>
          </w:p>
        </w:tc>
        <w:tc>
          <w:tcPr>
            <w:tcW w:w="7539" w:type="dxa"/>
            <w:vAlign w:val="top"/>
          </w:tcPr>
          <w:p w14:paraId="2EEBD9FB" w14:textId="77777777" w:rsidR="001B2A26" w:rsidRPr="00794639" w:rsidRDefault="001B2A26" w:rsidP="00166AF3">
            <w:pPr>
              <w:pStyle w:val="TableBody"/>
              <w:rPr>
                <w:del w:id="13078" w:author="Sevan Sirapian [2]" w:date="2018-11-26T11:12:00Z"/>
              </w:rPr>
            </w:pPr>
            <w:del w:id="13079" w:author="Sevan Sirapian [2]" w:date="2018-11-26T11:12:00Z">
              <w:r w:rsidRPr="00794639">
                <w:delText>MN_UNEXPECTED_IE</w:delText>
              </w:r>
              <w:bookmarkStart w:id="13080" w:name="_Toc531012738"/>
              <w:bookmarkStart w:id="13081" w:name="_Toc531077031"/>
              <w:bookmarkStart w:id="13082" w:name="_Toc531078322"/>
              <w:bookmarkStart w:id="13083" w:name="_Toc531079626"/>
              <w:bookmarkStart w:id="13084" w:name="_Toc531701523"/>
              <w:bookmarkEnd w:id="13080"/>
              <w:bookmarkEnd w:id="13081"/>
              <w:bookmarkEnd w:id="13082"/>
              <w:bookmarkEnd w:id="13083"/>
              <w:bookmarkEnd w:id="13084"/>
            </w:del>
          </w:p>
        </w:tc>
        <w:bookmarkStart w:id="13085" w:name="_Toc531012739"/>
        <w:bookmarkStart w:id="13086" w:name="_Toc531077032"/>
        <w:bookmarkStart w:id="13087" w:name="_Toc531078323"/>
        <w:bookmarkStart w:id="13088" w:name="_Toc531079627"/>
        <w:bookmarkStart w:id="13089" w:name="_Toc531701524"/>
        <w:bookmarkEnd w:id="13085"/>
        <w:bookmarkEnd w:id="13086"/>
        <w:bookmarkEnd w:id="13087"/>
        <w:bookmarkEnd w:id="13088"/>
        <w:bookmarkEnd w:id="13089"/>
      </w:tr>
      <w:tr w:rsidR="001B2A26" w:rsidRPr="00794639" w14:paraId="65471F83" w14:textId="77777777" w:rsidTr="00170927">
        <w:trPr>
          <w:del w:id="13090" w:author="Sevan Sirapian [2]" w:date="2018-11-26T11:12:00Z"/>
        </w:trPr>
        <w:tc>
          <w:tcPr>
            <w:tcW w:w="0" w:type="dxa"/>
            <w:vAlign w:val="top"/>
          </w:tcPr>
          <w:p w14:paraId="528CEC1C" w14:textId="77777777" w:rsidR="001B2A26" w:rsidRPr="00794639" w:rsidRDefault="001B2A26" w:rsidP="00166AF3">
            <w:pPr>
              <w:pStyle w:val="TableBody"/>
              <w:rPr>
                <w:del w:id="13091" w:author="Sevan Sirapian [2]" w:date="2018-11-26T11:12:00Z"/>
              </w:rPr>
            </w:pPr>
            <w:del w:id="13092" w:author="Sevan Sirapian [2]" w:date="2018-11-26T11:12:00Z">
              <w:r w:rsidRPr="00794639">
                <w:delText>100</w:delText>
              </w:r>
              <w:bookmarkStart w:id="13093" w:name="_Toc531012740"/>
              <w:bookmarkStart w:id="13094" w:name="_Toc531077033"/>
              <w:bookmarkStart w:id="13095" w:name="_Toc531078324"/>
              <w:bookmarkStart w:id="13096" w:name="_Toc531079628"/>
              <w:bookmarkStart w:id="13097" w:name="_Toc531701525"/>
              <w:bookmarkEnd w:id="13093"/>
              <w:bookmarkEnd w:id="13094"/>
              <w:bookmarkEnd w:id="13095"/>
              <w:bookmarkEnd w:id="13096"/>
              <w:bookmarkEnd w:id="13097"/>
            </w:del>
          </w:p>
        </w:tc>
        <w:tc>
          <w:tcPr>
            <w:tcW w:w="7539" w:type="dxa"/>
            <w:vAlign w:val="top"/>
          </w:tcPr>
          <w:p w14:paraId="034ABD26" w14:textId="77777777" w:rsidR="001B2A26" w:rsidRPr="00794639" w:rsidRDefault="001B2A26" w:rsidP="00166AF3">
            <w:pPr>
              <w:pStyle w:val="TableBody"/>
              <w:rPr>
                <w:del w:id="13098" w:author="Sevan Sirapian [2]" w:date="2018-11-26T11:12:00Z"/>
              </w:rPr>
            </w:pPr>
            <w:del w:id="13099" w:author="Sevan Sirapian [2]" w:date="2018-11-26T11:12:00Z">
              <w:r w:rsidRPr="00794639">
                <w:delText>MN_CONDITIONAL_IE_ERROR</w:delText>
              </w:r>
              <w:bookmarkStart w:id="13100" w:name="_Toc531012741"/>
              <w:bookmarkStart w:id="13101" w:name="_Toc531077034"/>
              <w:bookmarkStart w:id="13102" w:name="_Toc531078325"/>
              <w:bookmarkStart w:id="13103" w:name="_Toc531079629"/>
              <w:bookmarkStart w:id="13104" w:name="_Toc531701526"/>
              <w:bookmarkEnd w:id="13100"/>
              <w:bookmarkEnd w:id="13101"/>
              <w:bookmarkEnd w:id="13102"/>
              <w:bookmarkEnd w:id="13103"/>
              <w:bookmarkEnd w:id="13104"/>
            </w:del>
          </w:p>
        </w:tc>
        <w:bookmarkStart w:id="13105" w:name="_Toc531012742"/>
        <w:bookmarkStart w:id="13106" w:name="_Toc531077035"/>
        <w:bookmarkStart w:id="13107" w:name="_Toc531078326"/>
        <w:bookmarkStart w:id="13108" w:name="_Toc531079630"/>
        <w:bookmarkStart w:id="13109" w:name="_Toc531701527"/>
        <w:bookmarkEnd w:id="13105"/>
        <w:bookmarkEnd w:id="13106"/>
        <w:bookmarkEnd w:id="13107"/>
        <w:bookmarkEnd w:id="13108"/>
        <w:bookmarkEnd w:id="13109"/>
      </w:tr>
      <w:tr w:rsidR="001B2A26" w:rsidRPr="00794639" w14:paraId="73134A16" w14:textId="77777777" w:rsidTr="00170927">
        <w:trPr>
          <w:del w:id="13110" w:author="Sevan Sirapian [2]" w:date="2018-11-26T11:12:00Z"/>
        </w:trPr>
        <w:tc>
          <w:tcPr>
            <w:tcW w:w="0" w:type="dxa"/>
            <w:vAlign w:val="top"/>
          </w:tcPr>
          <w:p w14:paraId="7490D415" w14:textId="77777777" w:rsidR="001B2A26" w:rsidRPr="00794639" w:rsidRDefault="001B2A26" w:rsidP="00166AF3">
            <w:pPr>
              <w:pStyle w:val="TableBody"/>
              <w:rPr>
                <w:del w:id="13111" w:author="Sevan Sirapian [2]" w:date="2018-11-26T11:12:00Z"/>
              </w:rPr>
            </w:pPr>
            <w:del w:id="13112" w:author="Sevan Sirapian [2]" w:date="2018-11-26T11:12:00Z">
              <w:r w:rsidRPr="00794639">
                <w:delText>101</w:delText>
              </w:r>
              <w:bookmarkStart w:id="13113" w:name="_Toc531012743"/>
              <w:bookmarkStart w:id="13114" w:name="_Toc531077036"/>
              <w:bookmarkStart w:id="13115" w:name="_Toc531078327"/>
              <w:bookmarkStart w:id="13116" w:name="_Toc531079631"/>
              <w:bookmarkStart w:id="13117" w:name="_Toc531701528"/>
              <w:bookmarkEnd w:id="13113"/>
              <w:bookmarkEnd w:id="13114"/>
              <w:bookmarkEnd w:id="13115"/>
              <w:bookmarkEnd w:id="13116"/>
              <w:bookmarkEnd w:id="13117"/>
            </w:del>
          </w:p>
        </w:tc>
        <w:tc>
          <w:tcPr>
            <w:tcW w:w="7539" w:type="dxa"/>
            <w:vAlign w:val="top"/>
          </w:tcPr>
          <w:p w14:paraId="73252542" w14:textId="77777777" w:rsidR="001B2A26" w:rsidRPr="00794639" w:rsidRDefault="001B2A26" w:rsidP="00166AF3">
            <w:pPr>
              <w:pStyle w:val="TableBody"/>
              <w:rPr>
                <w:del w:id="13118" w:author="Sevan Sirapian [2]" w:date="2018-11-26T11:12:00Z"/>
              </w:rPr>
            </w:pPr>
            <w:del w:id="13119" w:author="Sevan Sirapian [2]" w:date="2018-11-26T11:12:00Z">
              <w:r w:rsidRPr="00794639">
                <w:delText>MN_UNKNOWN_MESSAGE_TYPE_2</w:delText>
              </w:r>
              <w:bookmarkStart w:id="13120" w:name="_Toc531012744"/>
              <w:bookmarkStart w:id="13121" w:name="_Toc531077037"/>
              <w:bookmarkStart w:id="13122" w:name="_Toc531078328"/>
              <w:bookmarkStart w:id="13123" w:name="_Toc531079632"/>
              <w:bookmarkStart w:id="13124" w:name="_Toc531701529"/>
              <w:bookmarkEnd w:id="13120"/>
              <w:bookmarkEnd w:id="13121"/>
              <w:bookmarkEnd w:id="13122"/>
              <w:bookmarkEnd w:id="13123"/>
              <w:bookmarkEnd w:id="13124"/>
            </w:del>
          </w:p>
        </w:tc>
        <w:bookmarkStart w:id="13125" w:name="_Toc531012745"/>
        <w:bookmarkStart w:id="13126" w:name="_Toc531077038"/>
        <w:bookmarkStart w:id="13127" w:name="_Toc531078329"/>
        <w:bookmarkStart w:id="13128" w:name="_Toc531079633"/>
        <w:bookmarkStart w:id="13129" w:name="_Toc531701530"/>
        <w:bookmarkEnd w:id="13125"/>
        <w:bookmarkEnd w:id="13126"/>
        <w:bookmarkEnd w:id="13127"/>
        <w:bookmarkEnd w:id="13128"/>
        <w:bookmarkEnd w:id="13129"/>
      </w:tr>
      <w:tr w:rsidR="001B2A26" w:rsidRPr="00794639" w14:paraId="132EC141" w14:textId="77777777" w:rsidTr="00170927">
        <w:trPr>
          <w:del w:id="13130" w:author="Sevan Sirapian [2]" w:date="2018-11-26T11:12:00Z"/>
        </w:trPr>
        <w:tc>
          <w:tcPr>
            <w:tcW w:w="0" w:type="dxa"/>
            <w:vAlign w:val="top"/>
          </w:tcPr>
          <w:p w14:paraId="460E2A99" w14:textId="77777777" w:rsidR="001B2A26" w:rsidRPr="00794639" w:rsidRDefault="001B2A26" w:rsidP="00166AF3">
            <w:pPr>
              <w:pStyle w:val="TableBody"/>
              <w:rPr>
                <w:del w:id="13131" w:author="Sevan Sirapian [2]" w:date="2018-11-26T11:12:00Z"/>
              </w:rPr>
            </w:pPr>
            <w:del w:id="13132" w:author="Sevan Sirapian [2]" w:date="2018-11-26T11:12:00Z">
              <w:r w:rsidRPr="00794639">
                <w:delText>102</w:delText>
              </w:r>
              <w:bookmarkStart w:id="13133" w:name="_Toc531012746"/>
              <w:bookmarkStart w:id="13134" w:name="_Toc531077039"/>
              <w:bookmarkStart w:id="13135" w:name="_Toc531078330"/>
              <w:bookmarkStart w:id="13136" w:name="_Toc531079634"/>
              <w:bookmarkStart w:id="13137" w:name="_Toc531701531"/>
              <w:bookmarkEnd w:id="13133"/>
              <w:bookmarkEnd w:id="13134"/>
              <w:bookmarkEnd w:id="13135"/>
              <w:bookmarkEnd w:id="13136"/>
              <w:bookmarkEnd w:id="13137"/>
            </w:del>
          </w:p>
        </w:tc>
        <w:tc>
          <w:tcPr>
            <w:tcW w:w="7539" w:type="dxa"/>
            <w:vAlign w:val="top"/>
          </w:tcPr>
          <w:p w14:paraId="28850C1F" w14:textId="77777777" w:rsidR="001B2A26" w:rsidRPr="00794639" w:rsidRDefault="001B2A26" w:rsidP="00166AF3">
            <w:pPr>
              <w:pStyle w:val="TableBody"/>
              <w:rPr>
                <w:del w:id="13138" w:author="Sevan Sirapian [2]" w:date="2018-11-26T11:12:00Z"/>
              </w:rPr>
            </w:pPr>
            <w:del w:id="13139" w:author="Sevan Sirapian [2]" w:date="2018-11-26T11:12:00Z">
              <w:r w:rsidRPr="00794639">
                <w:delText>MN_RECOVERY_ON_TIMER_EXPIRY</w:delText>
              </w:r>
              <w:bookmarkStart w:id="13140" w:name="_Toc531012747"/>
              <w:bookmarkStart w:id="13141" w:name="_Toc531077040"/>
              <w:bookmarkStart w:id="13142" w:name="_Toc531078331"/>
              <w:bookmarkStart w:id="13143" w:name="_Toc531079635"/>
              <w:bookmarkStart w:id="13144" w:name="_Toc531701532"/>
              <w:bookmarkEnd w:id="13140"/>
              <w:bookmarkEnd w:id="13141"/>
              <w:bookmarkEnd w:id="13142"/>
              <w:bookmarkEnd w:id="13143"/>
              <w:bookmarkEnd w:id="13144"/>
            </w:del>
          </w:p>
        </w:tc>
        <w:bookmarkStart w:id="13145" w:name="_Toc531012748"/>
        <w:bookmarkStart w:id="13146" w:name="_Toc531077041"/>
        <w:bookmarkStart w:id="13147" w:name="_Toc531078332"/>
        <w:bookmarkStart w:id="13148" w:name="_Toc531079636"/>
        <w:bookmarkStart w:id="13149" w:name="_Toc531701533"/>
        <w:bookmarkEnd w:id="13145"/>
        <w:bookmarkEnd w:id="13146"/>
        <w:bookmarkEnd w:id="13147"/>
        <w:bookmarkEnd w:id="13148"/>
        <w:bookmarkEnd w:id="13149"/>
      </w:tr>
      <w:tr w:rsidR="001B2A26" w:rsidRPr="00794639" w14:paraId="2DD9BD28" w14:textId="77777777" w:rsidTr="00170927">
        <w:trPr>
          <w:del w:id="13150" w:author="Sevan Sirapian [2]" w:date="2018-11-26T11:12:00Z"/>
        </w:trPr>
        <w:tc>
          <w:tcPr>
            <w:tcW w:w="0" w:type="dxa"/>
            <w:vAlign w:val="top"/>
          </w:tcPr>
          <w:p w14:paraId="03B892BD" w14:textId="77777777" w:rsidR="001B2A26" w:rsidRPr="00794639" w:rsidRDefault="001B2A26" w:rsidP="00166AF3">
            <w:pPr>
              <w:pStyle w:val="TableBody"/>
              <w:rPr>
                <w:del w:id="13151" w:author="Sevan Sirapian [2]" w:date="2018-11-26T11:12:00Z"/>
              </w:rPr>
            </w:pPr>
            <w:del w:id="13152" w:author="Sevan Sirapian [2]" w:date="2018-11-26T11:12:00Z">
              <w:r w:rsidRPr="00794639">
                <w:delText>111</w:delText>
              </w:r>
              <w:bookmarkStart w:id="13153" w:name="_Toc531012749"/>
              <w:bookmarkStart w:id="13154" w:name="_Toc531077042"/>
              <w:bookmarkStart w:id="13155" w:name="_Toc531078333"/>
              <w:bookmarkStart w:id="13156" w:name="_Toc531079637"/>
              <w:bookmarkStart w:id="13157" w:name="_Toc531701534"/>
              <w:bookmarkEnd w:id="13153"/>
              <w:bookmarkEnd w:id="13154"/>
              <w:bookmarkEnd w:id="13155"/>
              <w:bookmarkEnd w:id="13156"/>
              <w:bookmarkEnd w:id="13157"/>
            </w:del>
          </w:p>
        </w:tc>
        <w:tc>
          <w:tcPr>
            <w:tcW w:w="7539" w:type="dxa"/>
            <w:vAlign w:val="top"/>
          </w:tcPr>
          <w:p w14:paraId="5AE21202" w14:textId="77777777" w:rsidR="001B2A26" w:rsidRPr="00794639" w:rsidRDefault="001B2A26" w:rsidP="00166AF3">
            <w:pPr>
              <w:pStyle w:val="TableBody"/>
              <w:rPr>
                <w:del w:id="13158" w:author="Sevan Sirapian [2]" w:date="2018-11-26T11:12:00Z"/>
              </w:rPr>
            </w:pPr>
            <w:del w:id="13159" w:author="Sevan Sirapian [2]" w:date="2018-11-26T11:12:00Z">
              <w:r w:rsidRPr="00794639">
                <w:delText>MN_PROTOCOL_ERROR</w:delText>
              </w:r>
              <w:bookmarkStart w:id="13160" w:name="_Toc531012750"/>
              <w:bookmarkStart w:id="13161" w:name="_Toc531077043"/>
              <w:bookmarkStart w:id="13162" w:name="_Toc531078334"/>
              <w:bookmarkStart w:id="13163" w:name="_Toc531079638"/>
              <w:bookmarkStart w:id="13164" w:name="_Toc531701535"/>
              <w:bookmarkEnd w:id="13160"/>
              <w:bookmarkEnd w:id="13161"/>
              <w:bookmarkEnd w:id="13162"/>
              <w:bookmarkEnd w:id="13163"/>
              <w:bookmarkEnd w:id="13164"/>
            </w:del>
          </w:p>
        </w:tc>
        <w:bookmarkStart w:id="13165" w:name="_Toc531012751"/>
        <w:bookmarkStart w:id="13166" w:name="_Toc531077044"/>
        <w:bookmarkStart w:id="13167" w:name="_Toc531078335"/>
        <w:bookmarkStart w:id="13168" w:name="_Toc531079639"/>
        <w:bookmarkStart w:id="13169" w:name="_Toc531701536"/>
        <w:bookmarkEnd w:id="13165"/>
        <w:bookmarkEnd w:id="13166"/>
        <w:bookmarkEnd w:id="13167"/>
        <w:bookmarkEnd w:id="13168"/>
        <w:bookmarkEnd w:id="13169"/>
      </w:tr>
      <w:tr w:rsidR="001B2A26" w:rsidRPr="00794639" w14:paraId="4AF6987F" w14:textId="77777777" w:rsidTr="00170927">
        <w:trPr>
          <w:del w:id="13170" w:author="Sevan Sirapian [2]" w:date="2018-11-26T11:12:00Z"/>
        </w:trPr>
        <w:tc>
          <w:tcPr>
            <w:tcW w:w="0" w:type="dxa"/>
            <w:vAlign w:val="top"/>
          </w:tcPr>
          <w:p w14:paraId="153A66A0" w14:textId="77777777" w:rsidR="001B2A26" w:rsidRPr="00794639" w:rsidRDefault="001B2A26" w:rsidP="00166AF3">
            <w:pPr>
              <w:pStyle w:val="TableBody"/>
              <w:rPr>
                <w:del w:id="13171" w:author="Sevan Sirapian [2]" w:date="2018-11-26T11:12:00Z"/>
              </w:rPr>
            </w:pPr>
            <w:del w:id="13172" w:author="Sevan Sirapian [2]" w:date="2018-11-26T11:12:00Z">
              <w:r w:rsidRPr="00794639">
                <w:delText>127</w:delText>
              </w:r>
              <w:bookmarkStart w:id="13173" w:name="_Toc531012752"/>
              <w:bookmarkStart w:id="13174" w:name="_Toc531077045"/>
              <w:bookmarkStart w:id="13175" w:name="_Toc531078336"/>
              <w:bookmarkStart w:id="13176" w:name="_Toc531079640"/>
              <w:bookmarkStart w:id="13177" w:name="_Toc531701537"/>
              <w:bookmarkEnd w:id="13173"/>
              <w:bookmarkEnd w:id="13174"/>
              <w:bookmarkEnd w:id="13175"/>
              <w:bookmarkEnd w:id="13176"/>
              <w:bookmarkEnd w:id="13177"/>
            </w:del>
          </w:p>
        </w:tc>
        <w:tc>
          <w:tcPr>
            <w:tcW w:w="7539" w:type="dxa"/>
            <w:vAlign w:val="top"/>
          </w:tcPr>
          <w:p w14:paraId="7C7FB959" w14:textId="77777777" w:rsidR="001B2A26" w:rsidRPr="00794639" w:rsidRDefault="001B2A26" w:rsidP="00166AF3">
            <w:pPr>
              <w:pStyle w:val="TableBody"/>
              <w:rPr>
                <w:del w:id="13178" w:author="Sevan Sirapian [2]" w:date="2018-11-26T11:12:00Z"/>
              </w:rPr>
            </w:pPr>
            <w:del w:id="13179" w:author="Sevan Sirapian [2]" w:date="2018-11-26T11:12:00Z">
              <w:r w:rsidRPr="00794639">
                <w:delText>MN_INTERWORKING</w:delText>
              </w:r>
              <w:bookmarkStart w:id="13180" w:name="_Toc531012753"/>
              <w:bookmarkStart w:id="13181" w:name="_Toc531077046"/>
              <w:bookmarkStart w:id="13182" w:name="_Toc531078337"/>
              <w:bookmarkStart w:id="13183" w:name="_Toc531079641"/>
              <w:bookmarkStart w:id="13184" w:name="_Toc531701538"/>
              <w:bookmarkEnd w:id="13180"/>
              <w:bookmarkEnd w:id="13181"/>
              <w:bookmarkEnd w:id="13182"/>
              <w:bookmarkEnd w:id="13183"/>
              <w:bookmarkEnd w:id="13184"/>
            </w:del>
          </w:p>
        </w:tc>
        <w:bookmarkStart w:id="13185" w:name="_Toc531012754"/>
        <w:bookmarkStart w:id="13186" w:name="_Toc531077047"/>
        <w:bookmarkStart w:id="13187" w:name="_Toc531078338"/>
        <w:bookmarkStart w:id="13188" w:name="_Toc531079642"/>
        <w:bookmarkStart w:id="13189" w:name="_Toc531701539"/>
        <w:bookmarkEnd w:id="13185"/>
        <w:bookmarkEnd w:id="13186"/>
        <w:bookmarkEnd w:id="13187"/>
        <w:bookmarkEnd w:id="13188"/>
        <w:bookmarkEnd w:id="13189"/>
      </w:tr>
      <w:tr w:rsidR="001B2A26" w:rsidRPr="00794639" w14:paraId="127E3082" w14:textId="77777777" w:rsidTr="00170927">
        <w:trPr>
          <w:del w:id="13190" w:author="Sevan Sirapian [2]" w:date="2018-11-26T11:12:00Z"/>
        </w:trPr>
        <w:tc>
          <w:tcPr>
            <w:tcW w:w="0" w:type="dxa"/>
            <w:vAlign w:val="top"/>
          </w:tcPr>
          <w:p w14:paraId="71452211" w14:textId="77777777" w:rsidR="001B2A26" w:rsidRPr="00794639" w:rsidRDefault="001B2A26" w:rsidP="00166AF3">
            <w:pPr>
              <w:pStyle w:val="TableBody"/>
              <w:rPr>
                <w:del w:id="13191" w:author="Sevan Sirapian [2]" w:date="2018-11-26T11:12:00Z"/>
              </w:rPr>
            </w:pPr>
            <w:del w:id="13192" w:author="Sevan Sirapian [2]" w:date="2018-11-26T11:12:00Z">
              <w:r w:rsidRPr="00794639">
                <w:delText>256</w:delText>
              </w:r>
              <w:bookmarkStart w:id="13193" w:name="_Toc531012755"/>
              <w:bookmarkStart w:id="13194" w:name="_Toc531077048"/>
              <w:bookmarkStart w:id="13195" w:name="_Toc531078339"/>
              <w:bookmarkStart w:id="13196" w:name="_Toc531079643"/>
              <w:bookmarkStart w:id="13197" w:name="_Toc531701540"/>
              <w:bookmarkEnd w:id="13193"/>
              <w:bookmarkEnd w:id="13194"/>
              <w:bookmarkEnd w:id="13195"/>
              <w:bookmarkEnd w:id="13196"/>
              <w:bookmarkEnd w:id="13197"/>
            </w:del>
          </w:p>
        </w:tc>
        <w:tc>
          <w:tcPr>
            <w:tcW w:w="7539" w:type="dxa"/>
            <w:vAlign w:val="top"/>
          </w:tcPr>
          <w:p w14:paraId="0438CF87" w14:textId="77777777" w:rsidR="001B2A26" w:rsidRPr="00794639" w:rsidRDefault="001B2A26" w:rsidP="00166AF3">
            <w:pPr>
              <w:pStyle w:val="TableBody"/>
              <w:rPr>
                <w:del w:id="13198" w:author="Sevan Sirapian [2]" w:date="2018-11-26T11:12:00Z"/>
              </w:rPr>
            </w:pPr>
            <w:del w:id="13199" w:author="Sevan Sirapian [2]" w:date="2018-11-26T11:12:00Z">
              <w:r w:rsidRPr="00794639">
                <w:delText>MN_VOID_CAUSE</w:delText>
              </w:r>
              <w:bookmarkStart w:id="13200" w:name="_Toc531012756"/>
              <w:bookmarkStart w:id="13201" w:name="_Toc531077049"/>
              <w:bookmarkStart w:id="13202" w:name="_Toc531078340"/>
              <w:bookmarkStart w:id="13203" w:name="_Toc531079644"/>
              <w:bookmarkStart w:id="13204" w:name="_Toc531701541"/>
              <w:bookmarkEnd w:id="13200"/>
              <w:bookmarkEnd w:id="13201"/>
              <w:bookmarkEnd w:id="13202"/>
              <w:bookmarkEnd w:id="13203"/>
              <w:bookmarkEnd w:id="13204"/>
            </w:del>
          </w:p>
        </w:tc>
        <w:bookmarkStart w:id="13205" w:name="_Toc531012757"/>
        <w:bookmarkStart w:id="13206" w:name="_Toc531077050"/>
        <w:bookmarkStart w:id="13207" w:name="_Toc531078341"/>
        <w:bookmarkStart w:id="13208" w:name="_Toc531079645"/>
        <w:bookmarkStart w:id="13209" w:name="_Toc531701542"/>
        <w:bookmarkEnd w:id="13205"/>
        <w:bookmarkEnd w:id="13206"/>
        <w:bookmarkEnd w:id="13207"/>
        <w:bookmarkEnd w:id="13208"/>
        <w:bookmarkEnd w:id="13209"/>
      </w:tr>
      <w:tr w:rsidR="001B2A26" w:rsidRPr="00794639" w14:paraId="2D1173C1" w14:textId="77777777" w:rsidTr="00170927">
        <w:trPr>
          <w:del w:id="13210" w:author="Sevan Sirapian [2]" w:date="2018-11-26T11:12:00Z"/>
        </w:trPr>
        <w:tc>
          <w:tcPr>
            <w:tcW w:w="0" w:type="dxa"/>
            <w:vAlign w:val="top"/>
          </w:tcPr>
          <w:p w14:paraId="0E17A320" w14:textId="77777777" w:rsidR="001B2A26" w:rsidRPr="00794639" w:rsidRDefault="001B2A26" w:rsidP="00166AF3">
            <w:pPr>
              <w:pStyle w:val="TableBody"/>
              <w:rPr>
                <w:del w:id="13211" w:author="Sevan Sirapian [2]" w:date="2018-11-26T11:12:00Z"/>
              </w:rPr>
            </w:pPr>
            <w:del w:id="13212" w:author="Sevan Sirapian [2]" w:date="2018-11-26T11:12:00Z">
              <w:r w:rsidRPr="00794639">
                <w:delText>257</w:delText>
              </w:r>
              <w:bookmarkStart w:id="13213" w:name="_Toc531012758"/>
              <w:bookmarkStart w:id="13214" w:name="_Toc531077051"/>
              <w:bookmarkStart w:id="13215" w:name="_Toc531078342"/>
              <w:bookmarkStart w:id="13216" w:name="_Toc531079646"/>
              <w:bookmarkStart w:id="13217" w:name="_Toc531701543"/>
              <w:bookmarkEnd w:id="13213"/>
              <w:bookmarkEnd w:id="13214"/>
              <w:bookmarkEnd w:id="13215"/>
              <w:bookmarkEnd w:id="13216"/>
              <w:bookmarkEnd w:id="13217"/>
            </w:del>
          </w:p>
        </w:tc>
        <w:tc>
          <w:tcPr>
            <w:tcW w:w="7539" w:type="dxa"/>
            <w:vAlign w:val="top"/>
          </w:tcPr>
          <w:p w14:paraId="3BD9C96F" w14:textId="77777777" w:rsidR="001B2A26" w:rsidRPr="00794639" w:rsidRDefault="001B2A26" w:rsidP="00166AF3">
            <w:pPr>
              <w:pStyle w:val="TableBody"/>
              <w:rPr>
                <w:del w:id="13218" w:author="Sevan Sirapian [2]" w:date="2018-11-26T11:12:00Z"/>
              </w:rPr>
            </w:pPr>
            <w:del w:id="13219" w:author="Sevan Sirapian [2]" w:date="2018-11-26T11:12:00Z">
              <w:r w:rsidRPr="00794639">
                <w:delText>MN_OUT_OF_MEMORY</w:delText>
              </w:r>
              <w:bookmarkStart w:id="13220" w:name="_Toc531012759"/>
              <w:bookmarkStart w:id="13221" w:name="_Toc531077052"/>
              <w:bookmarkStart w:id="13222" w:name="_Toc531078343"/>
              <w:bookmarkStart w:id="13223" w:name="_Toc531079647"/>
              <w:bookmarkStart w:id="13224" w:name="_Toc531701544"/>
              <w:bookmarkEnd w:id="13220"/>
              <w:bookmarkEnd w:id="13221"/>
              <w:bookmarkEnd w:id="13222"/>
              <w:bookmarkEnd w:id="13223"/>
              <w:bookmarkEnd w:id="13224"/>
            </w:del>
          </w:p>
        </w:tc>
        <w:bookmarkStart w:id="13225" w:name="_Toc531012760"/>
        <w:bookmarkStart w:id="13226" w:name="_Toc531077053"/>
        <w:bookmarkStart w:id="13227" w:name="_Toc531078344"/>
        <w:bookmarkStart w:id="13228" w:name="_Toc531079648"/>
        <w:bookmarkStart w:id="13229" w:name="_Toc531701545"/>
        <w:bookmarkEnd w:id="13225"/>
        <w:bookmarkEnd w:id="13226"/>
        <w:bookmarkEnd w:id="13227"/>
        <w:bookmarkEnd w:id="13228"/>
        <w:bookmarkEnd w:id="13229"/>
      </w:tr>
      <w:tr w:rsidR="001B2A26" w:rsidRPr="00794639" w14:paraId="03AF7D21" w14:textId="77777777" w:rsidTr="00170927">
        <w:trPr>
          <w:del w:id="13230" w:author="Sevan Sirapian [2]" w:date="2018-11-26T11:12:00Z"/>
        </w:trPr>
        <w:tc>
          <w:tcPr>
            <w:tcW w:w="0" w:type="dxa"/>
            <w:vAlign w:val="top"/>
          </w:tcPr>
          <w:p w14:paraId="11927115" w14:textId="77777777" w:rsidR="001B2A26" w:rsidRPr="00794639" w:rsidRDefault="001B2A26" w:rsidP="00166AF3">
            <w:pPr>
              <w:pStyle w:val="TableBody"/>
              <w:rPr>
                <w:del w:id="13231" w:author="Sevan Sirapian [2]" w:date="2018-11-26T11:12:00Z"/>
              </w:rPr>
            </w:pPr>
            <w:del w:id="13232" w:author="Sevan Sirapian [2]" w:date="2018-11-26T11:12:00Z">
              <w:r w:rsidRPr="00794639">
                <w:delText>258</w:delText>
              </w:r>
              <w:bookmarkStart w:id="13233" w:name="_Toc531012761"/>
              <w:bookmarkStart w:id="13234" w:name="_Toc531077054"/>
              <w:bookmarkStart w:id="13235" w:name="_Toc531078345"/>
              <w:bookmarkStart w:id="13236" w:name="_Toc531079649"/>
              <w:bookmarkStart w:id="13237" w:name="_Toc531701546"/>
              <w:bookmarkEnd w:id="13233"/>
              <w:bookmarkEnd w:id="13234"/>
              <w:bookmarkEnd w:id="13235"/>
              <w:bookmarkEnd w:id="13236"/>
              <w:bookmarkEnd w:id="13237"/>
            </w:del>
          </w:p>
        </w:tc>
        <w:tc>
          <w:tcPr>
            <w:tcW w:w="7539" w:type="dxa"/>
            <w:vAlign w:val="top"/>
          </w:tcPr>
          <w:p w14:paraId="3A08EE6C" w14:textId="77777777" w:rsidR="001B2A26" w:rsidRPr="00794639" w:rsidRDefault="001B2A26" w:rsidP="00166AF3">
            <w:pPr>
              <w:pStyle w:val="TableBody"/>
              <w:rPr>
                <w:del w:id="13238" w:author="Sevan Sirapian [2]" w:date="2018-11-26T11:12:00Z"/>
              </w:rPr>
            </w:pPr>
            <w:del w:id="13239" w:author="Sevan Sirapian [2]" w:date="2018-11-26T11:12:00Z">
              <w:r w:rsidRPr="00794639">
                <w:delText>MN_INVALID_PARAM</w:delText>
              </w:r>
              <w:bookmarkStart w:id="13240" w:name="_Toc531012762"/>
              <w:bookmarkStart w:id="13241" w:name="_Toc531077055"/>
              <w:bookmarkStart w:id="13242" w:name="_Toc531078346"/>
              <w:bookmarkStart w:id="13243" w:name="_Toc531079650"/>
              <w:bookmarkStart w:id="13244" w:name="_Toc531701547"/>
              <w:bookmarkEnd w:id="13240"/>
              <w:bookmarkEnd w:id="13241"/>
              <w:bookmarkEnd w:id="13242"/>
              <w:bookmarkEnd w:id="13243"/>
              <w:bookmarkEnd w:id="13244"/>
            </w:del>
          </w:p>
        </w:tc>
        <w:bookmarkStart w:id="13245" w:name="_Toc531012763"/>
        <w:bookmarkStart w:id="13246" w:name="_Toc531077056"/>
        <w:bookmarkStart w:id="13247" w:name="_Toc531078347"/>
        <w:bookmarkStart w:id="13248" w:name="_Toc531079651"/>
        <w:bookmarkStart w:id="13249" w:name="_Toc531701548"/>
        <w:bookmarkEnd w:id="13245"/>
        <w:bookmarkEnd w:id="13246"/>
        <w:bookmarkEnd w:id="13247"/>
        <w:bookmarkEnd w:id="13248"/>
        <w:bookmarkEnd w:id="13249"/>
      </w:tr>
      <w:tr w:rsidR="001B2A26" w:rsidRPr="00794639" w14:paraId="4ECA69C6" w14:textId="77777777" w:rsidTr="00170927">
        <w:trPr>
          <w:del w:id="13250" w:author="Sevan Sirapian [2]" w:date="2018-11-26T11:12:00Z"/>
        </w:trPr>
        <w:tc>
          <w:tcPr>
            <w:tcW w:w="0" w:type="dxa"/>
            <w:vAlign w:val="top"/>
          </w:tcPr>
          <w:p w14:paraId="7E6010EF" w14:textId="77777777" w:rsidR="001B2A26" w:rsidRPr="00794639" w:rsidRDefault="001B2A26" w:rsidP="00166AF3">
            <w:pPr>
              <w:pStyle w:val="TableBody"/>
              <w:rPr>
                <w:del w:id="13251" w:author="Sevan Sirapian [2]" w:date="2018-11-26T11:12:00Z"/>
              </w:rPr>
            </w:pPr>
            <w:del w:id="13252" w:author="Sevan Sirapian [2]" w:date="2018-11-26T11:12:00Z">
              <w:r w:rsidRPr="00794639">
                <w:delText>259</w:delText>
              </w:r>
              <w:bookmarkStart w:id="13253" w:name="_Toc531012764"/>
              <w:bookmarkStart w:id="13254" w:name="_Toc531077057"/>
              <w:bookmarkStart w:id="13255" w:name="_Toc531078348"/>
              <w:bookmarkStart w:id="13256" w:name="_Toc531079652"/>
              <w:bookmarkStart w:id="13257" w:name="_Toc531701549"/>
              <w:bookmarkEnd w:id="13253"/>
              <w:bookmarkEnd w:id="13254"/>
              <w:bookmarkEnd w:id="13255"/>
              <w:bookmarkEnd w:id="13256"/>
              <w:bookmarkEnd w:id="13257"/>
            </w:del>
          </w:p>
        </w:tc>
        <w:tc>
          <w:tcPr>
            <w:tcW w:w="7539" w:type="dxa"/>
            <w:vAlign w:val="top"/>
          </w:tcPr>
          <w:p w14:paraId="467698A2" w14:textId="77777777" w:rsidR="001B2A26" w:rsidRPr="00794639" w:rsidRDefault="001B2A26" w:rsidP="00166AF3">
            <w:pPr>
              <w:pStyle w:val="TableBody"/>
              <w:rPr>
                <w:del w:id="13258" w:author="Sevan Sirapian [2]" w:date="2018-11-26T11:12:00Z"/>
              </w:rPr>
            </w:pPr>
            <w:del w:id="13259" w:author="Sevan Sirapian [2]" w:date="2018-11-26T11:12:00Z">
              <w:r w:rsidRPr="00794639">
                <w:delText>MN_DATA_CALL_ACTIVE</w:delText>
              </w:r>
              <w:bookmarkStart w:id="13260" w:name="_Toc531012765"/>
              <w:bookmarkStart w:id="13261" w:name="_Toc531077058"/>
              <w:bookmarkStart w:id="13262" w:name="_Toc531078349"/>
              <w:bookmarkStart w:id="13263" w:name="_Toc531079653"/>
              <w:bookmarkStart w:id="13264" w:name="_Toc531701550"/>
              <w:bookmarkEnd w:id="13260"/>
              <w:bookmarkEnd w:id="13261"/>
              <w:bookmarkEnd w:id="13262"/>
              <w:bookmarkEnd w:id="13263"/>
              <w:bookmarkEnd w:id="13264"/>
            </w:del>
          </w:p>
        </w:tc>
        <w:bookmarkStart w:id="13265" w:name="_Toc531012766"/>
        <w:bookmarkStart w:id="13266" w:name="_Toc531077059"/>
        <w:bookmarkStart w:id="13267" w:name="_Toc531078350"/>
        <w:bookmarkStart w:id="13268" w:name="_Toc531079654"/>
        <w:bookmarkStart w:id="13269" w:name="_Toc531701551"/>
        <w:bookmarkEnd w:id="13265"/>
        <w:bookmarkEnd w:id="13266"/>
        <w:bookmarkEnd w:id="13267"/>
        <w:bookmarkEnd w:id="13268"/>
        <w:bookmarkEnd w:id="13269"/>
      </w:tr>
      <w:tr w:rsidR="001B2A26" w:rsidRPr="00794639" w14:paraId="4B45AD4A" w14:textId="77777777" w:rsidTr="00170927">
        <w:trPr>
          <w:del w:id="13270" w:author="Sevan Sirapian [2]" w:date="2018-11-26T11:12:00Z"/>
        </w:trPr>
        <w:tc>
          <w:tcPr>
            <w:tcW w:w="0" w:type="dxa"/>
            <w:vAlign w:val="top"/>
          </w:tcPr>
          <w:p w14:paraId="4648B27C" w14:textId="77777777" w:rsidR="001B2A26" w:rsidRPr="00794639" w:rsidRDefault="001B2A26" w:rsidP="00166AF3">
            <w:pPr>
              <w:pStyle w:val="TableBody"/>
              <w:rPr>
                <w:del w:id="13271" w:author="Sevan Sirapian [2]" w:date="2018-11-26T11:12:00Z"/>
              </w:rPr>
            </w:pPr>
            <w:del w:id="13272" w:author="Sevan Sirapian [2]" w:date="2018-11-26T11:12:00Z">
              <w:r w:rsidRPr="00794639">
                <w:delText>260</w:delText>
              </w:r>
              <w:bookmarkStart w:id="13273" w:name="_Toc531012767"/>
              <w:bookmarkStart w:id="13274" w:name="_Toc531077060"/>
              <w:bookmarkStart w:id="13275" w:name="_Toc531078351"/>
              <w:bookmarkStart w:id="13276" w:name="_Toc531079655"/>
              <w:bookmarkStart w:id="13277" w:name="_Toc531701552"/>
              <w:bookmarkEnd w:id="13273"/>
              <w:bookmarkEnd w:id="13274"/>
              <w:bookmarkEnd w:id="13275"/>
              <w:bookmarkEnd w:id="13276"/>
              <w:bookmarkEnd w:id="13277"/>
            </w:del>
          </w:p>
        </w:tc>
        <w:tc>
          <w:tcPr>
            <w:tcW w:w="7539" w:type="dxa"/>
            <w:vAlign w:val="top"/>
          </w:tcPr>
          <w:p w14:paraId="6DF42BEA" w14:textId="77777777" w:rsidR="001B2A26" w:rsidRPr="00794639" w:rsidRDefault="001B2A26" w:rsidP="00166AF3">
            <w:pPr>
              <w:pStyle w:val="TableBody"/>
              <w:rPr>
                <w:del w:id="13278" w:author="Sevan Sirapian [2]" w:date="2018-11-26T11:12:00Z"/>
              </w:rPr>
            </w:pPr>
            <w:del w:id="13279" w:author="Sevan Sirapian [2]" w:date="2018-11-26T11:12:00Z">
              <w:r w:rsidRPr="00794639">
                <w:delText>MN_SPEECH_CALL_ACTIVE</w:delText>
              </w:r>
              <w:bookmarkStart w:id="13280" w:name="_Toc531012768"/>
              <w:bookmarkStart w:id="13281" w:name="_Toc531077061"/>
              <w:bookmarkStart w:id="13282" w:name="_Toc531078352"/>
              <w:bookmarkStart w:id="13283" w:name="_Toc531079656"/>
              <w:bookmarkStart w:id="13284" w:name="_Toc531701553"/>
              <w:bookmarkEnd w:id="13280"/>
              <w:bookmarkEnd w:id="13281"/>
              <w:bookmarkEnd w:id="13282"/>
              <w:bookmarkEnd w:id="13283"/>
              <w:bookmarkEnd w:id="13284"/>
            </w:del>
          </w:p>
        </w:tc>
        <w:bookmarkStart w:id="13285" w:name="_Toc531012769"/>
        <w:bookmarkStart w:id="13286" w:name="_Toc531077062"/>
        <w:bookmarkStart w:id="13287" w:name="_Toc531078353"/>
        <w:bookmarkStart w:id="13288" w:name="_Toc531079657"/>
        <w:bookmarkStart w:id="13289" w:name="_Toc531701554"/>
        <w:bookmarkEnd w:id="13285"/>
        <w:bookmarkEnd w:id="13286"/>
        <w:bookmarkEnd w:id="13287"/>
        <w:bookmarkEnd w:id="13288"/>
        <w:bookmarkEnd w:id="13289"/>
      </w:tr>
      <w:tr w:rsidR="001B2A26" w:rsidRPr="00794639" w14:paraId="0415A4C0" w14:textId="77777777" w:rsidTr="00170927">
        <w:trPr>
          <w:del w:id="13290" w:author="Sevan Sirapian [2]" w:date="2018-11-26T11:12:00Z"/>
        </w:trPr>
        <w:tc>
          <w:tcPr>
            <w:tcW w:w="0" w:type="dxa"/>
            <w:vAlign w:val="top"/>
          </w:tcPr>
          <w:p w14:paraId="4B15BE55" w14:textId="77777777" w:rsidR="001B2A26" w:rsidRPr="00794639" w:rsidRDefault="001B2A26" w:rsidP="00166AF3">
            <w:pPr>
              <w:pStyle w:val="TableBody"/>
              <w:rPr>
                <w:del w:id="13291" w:author="Sevan Sirapian [2]" w:date="2018-11-26T11:12:00Z"/>
              </w:rPr>
            </w:pPr>
            <w:del w:id="13292" w:author="Sevan Sirapian [2]" w:date="2018-11-26T11:12:00Z">
              <w:r w:rsidRPr="00794639">
                <w:delText>261</w:delText>
              </w:r>
              <w:bookmarkStart w:id="13293" w:name="_Toc531012770"/>
              <w:bookmarkStart w:id="13294" w:name="_Toc531077063"/>
              <w:bookmarkStart w:id="13295" w:name="_Toc531078354"/>
              <w:bookmarkStart w:id="13296" w:name="_Toc531079658"/>
              <w:bookmarkStart w:id="13297" w:name="_Toc531701555"/>
              <w:bookmarkEnd w:id="13293"/>
              <w:bookmarkEnd w:id="13294"/>
              <w:bookmarkEnd w:id="13295"/>
              <w:bookmarkEnd w:id="13296"/>
              <w:bookmarkEnd w:id="13297"/>
            </w:del>
          </w:p>
        </w:tc>
        <w:tc>
          <w:tcPr>
            <w:tcW w:w="7539" w:type="dxa"/>
            <w:vAlign w:val="top"/>
          </w:tcPr>
          <w:p w14:paraId="1C33A38A" w14:textId="77777777" w:rsidR="001B2A26" w:rsidRPr="00794639" w:rsidRDefault="001B2A26" w:rsidP="00166AF3">
            <w:pPr>
              <w:pStyle w:val="TableBody"/>
              <w:rPr>
                <w:del w:id="13298" w:author="Sevan Sirapian [2]" w:date="2018-11-26T11:12:00Z"/>
              </w:rPr>
            </w:pPr>
            <w:del w:id="13299" w:author="Sevan Sirapian [2]" w:date="2018-11-26T11:12:00Z">
              <w:r w:rsidRPr="00794639">
                <w:delText>MN_DTMF_REJECTED_DURING_MO_CALL_SETUP</w:delText>
              </w:r>
              <w:bookmarkStart w:id="13300" w:name="_Toc531012771"/>
              <w:bookmarkStart w:id="13301" w:name="_Toc531077064"/>
              <w:bookmarkStart w:id="13302" w:name="_Toc531078355"/>
              <w:bookmarkStart w:id="13303" w:name="_Toc531079659"/>
              <w:bookmarkStart w:id="13304" w:name="_Toc531701556"/>
              <w:bookmarkEnd w:id="13300"/>
              <w:bookmarkEnd w:id="13301"/>
              <w:bookmarkEnd w:id="13302"/>
              <w:bookmarkEnd w:id="13303"/>
              <w:bookmarkEnd w:id="13304"/>
            </w:del>
          </w:p>
        </w:tc>
        <w:bookmarkStart w:id="13305" w:name="_Toc531012772"/>
        <w:bookmarkStart w:id="13306" w:name="_Toc531077065"/>
        <w:bookmarkStart w:id="13307" w:name="_Toc531078356"/>
        <w:bookmarkStart w:id="13308" w:name="_Toc531079660"/>
        <w:bookmarkStart w:id="13309" w:name="_Toc531701557"/>
        <w:bookmarkEnd w:id="13305"/>
        <w:bookmarkEnd w:id="13306"/>
        <w:bookmarkEnd w:id="13307"/>
        <w:bookmarkEnd w:id="13308"/>
        <w:bookmarkEnd w:id="13309"/>
      </w:tr>
      <w:tr w:rsidR="001B2A26" w:rsidRPr="00794639" w14:paraId="78B1D77E" w14:textId="77777777" w:rsidTr="00170927">
        <w:trPr>
          <w:del w:id="13310" w:author="Sevan Sirapian [2]" w:date="2018-11-26T11:12:00Z"/>
        </w:trPr>
        <w:tc>
          <w:tcPr>
            <w:tcW w:w="0" w:type="dxa"/>
            <w:vAlign w:val="top"/>
          </w:tcPr>
          <w:p w14:paraId="4D5E1564" w14:textId="77777777" w:rsidR="001B2A26" w:rsidRPr="00794639" w:rsidRDefault="001B2A26" w:rsidP="00166AF3">
            <w:pPr>
              <w:pStyle w:val="TableBody"/>
              <w:rPr>
                <w:del w:id="13311" w:author="Sevan Sirapian [2]" w:date="2018-11-26T11:12:00Z"/>
              </w:rPr>
            </w:pPr>
            <w:del w:id="13312" w:author="Sevan Sirapian [2]" w:date="2018-11-26T11:12:00Z">
              <w:r w:rsidRPr="00794639">
                <w:delText>262</w:delText>
              </w:r>
              <w:bookmarkStart w:id="13313" w:name="_Toc531012773"/>
              <w:bookmarkStart w:id="13314" w:name="_Toc531077066"/>
              <w:bookmarkStart w:id="13315" w:name="_Toc531078357"/>
              <w:bookmarkStart w:id="13316" w:name="_Toc531079661"/>
              <w:bookmarkStart w:id="13317" w:name="_Toc531701558"/>
              <w:bookmarkEnd w:id="13313"/>
              <w:bookmarkEnd w:id="13314"/>
              <w:bookmarkEnd w:id="13315"/>
              <w:bookmarkEnd w:id="13316"/>
              <w:bookmarkEnd w:id="13317"/>
            </w:del>
          </w:p>
        </w:tc>
        <w:tc>
          <w:tcPr>
            <w:tcW w:w="7539" w:type="dxa"/>
            <w:vAlign w:val="top"/>
          </w:tcPr>
          <w:p w14:paraId="2D678DA6" w14:textId="77777777" w:rsidR="001B2A26" w:rsidRPr="00794639" w:rsidRDefault="001B2A26" w:rsidP="00166AF3">
            <w:pPr>
              <w:pStyle w:val="TableBody"/>
              <w:rPr>
                <w:del w:id="13318" w:author="Sevan Sirapian [2]" w:date="2018-11-26T11:12:00Z"/>
              </w:rPr>
            </w:pPr>
            <w:del w:id="13319" w:author="Sevan Sirapian [2]" w:date="2018-11-26T11:12:00Z">
              <w:r w:rsidRPr="00794639">
                <w:delText>MN_MOC_SETUP_REJ_DUE_TO_MISSING_ACM_INFO_IND</w:delText>
              </w:r>
              <w:bookmarkStart w:id="13320" w:name="_Toc531012774"/>
              <w:bookmarkStart w:id="13321" w:name="_Toc531077067"/>
              <w:bookmarkStart w:id="13322" w:name="_Toc531078358"/>
              <w:bookmarkStart w:id="13323" w:name="_Toc531079662"/>
              <w:bookmarkStart w:id="13324" w:name="_Toc531701559"/>
              <w:bookmarkEnd w:id="13320"/>
              <w:bookmarkEnd w:id="13321"/>
              <w:bookmarkEnd w:id="13322"/>
              <w:bookmarkEnd w:id="13323"/>
              <w:bookmarkEnd w:id="13324"/>
            </w:del>
          </w:p>
        </w:tc>
        <w:bookmarkStart w:id="13325" w:name="_Toc531012775"/>
        <w:bookmarkStart w:id="13326" w:name="_Toc531077068"/>
        <w:bookmarkStart w:id="13327" w:name="_Toc531078359"/>
        <w:bookmarkStart w:id="13328" w:name="_Toc531079663"/>
        <w:bookmarkStart w:id="13329" w:name="_Toc531701560"/>
        <w:bookmarkEnd w:id="13325"/>
        <w:bookmarkEnd w:id="13326"/>
        <w:bookmarkEnd w:id="13327"/>
        <w:bookmarkEnd w:id="13328"/>
        <w:bookmarkEnd w:id="13329"/>
      </w:tr>
      <w:tr w:rsidR="001B2A26" w:rsidRPr="00794639" w14:paraId="1A1E2860" w14:textId="77777777" w:rsidTr="00170927">
        <w:trPr>
          <w:del w:id="13330" w:author="Sevan Sirapian [2]" w:date="2018-11-26T11:12:00Z"/>
        </w:trPr>
        <w:tc>
          <w:tcPr>
            <w:tcW w:w="0" w:type="dxa"/>
            <w:vAlign w:val="top"/>
          </w:tcPr>
          <w:p w14:paraId="59A4F3D5" w14:textId="77777777" w:rsidR="001B2A26" w:rsidRPr="00794639" w:rsidRDefault="001B2A26" w:rsidP="00166AF3">
            <w:pPr>
              <w:pStyle w:val="TableBody"/>
              <w:rPr>
                <w:del w:id="13331" w:author="Sevan Sirapian [2]" w:date="2018-11-26T11:12:00Z"/>
              </w:rPr>
            </w:pPr>
            <w:del w:id="13332" w:author="Sevan Sirapian [2]" w:date="2018-11-26T11:12:00Z">
              <w:r w:rsidRPr="00794639">
                <w:delText>263</w:delText>
              </w:r>
              <w:bookmarkStart w:id="13333" w:name="_Toc531012776"/>
              <w:bookmarkStart w:id="13334" w:name="_Toc531077069"/>
              <w:bookmarkStart w:id="13335" w:name="_Toc531078360"/>
              <w:bookmarkStart w:id="13336" w:name="_Toc531079664"/>
              <w:bookmarkStart w:id="13337" w:name="_Toc531701561"/>
              <w:bookmarkEnd w:id="13333"/>
              <w:bookmarkEnd w:id="13334"/>
              <w:bookmarkEnd w:id="13335"/>
              <w:bookmarkEnd w:id="13336"/>
              <w:bookmarkEnd w:id="13337"/>
            </w:del>
          </w:p>
        </w:tc>
        <w:tc>
          <w:tcPr>
            <w:tcW w:w="7539" w:type="dxa"/>
            <w:vAlign w:val="top"/>
          </w:tcPr>
          <w:p w14:paraId="282B2459" w14:textId="77777777" w:rsidR="001B2A26" w:rsidRPr="00794639" w:rsidRDefault="001B2A26" w:rsidP="00166AF3">
            <w:pPr>
              <w:pStyle w:val="TableBody"/>
              <w:rPr>
                <w:del w:id="13338" w:author="Sevan Sirapian [2]" w:date="2018-11-26T11:12:00Z"/>
              </w:rPr>
            </w:pPr>
            <w:del w:id="13339" w:author="Sevan Sirapian [2]" w:date="2018-11-26T11:12:00Z">
              <w:r w:rsidRPr="00794639">
                <w:delText>MN_TEMPORARY_FORBIDDEN_CALL_ATTEMPT</w:delText>
              </w:r>
              <w:bookmarkStart w:id="13340" w:name="_Toc531012777"/>
              <w:bookmarkStart w:id="13341" w:name="_Toc531077070"/>
              <w:bookmarkStart w:id="13342" w:name="_Toc531078361"/>
              <w:bookmarkStart w:id="13343" w:name="_Toc531079665"/>
              <w:bookmarkStart w:id="13344" w:name="_Toc531701562"/>
              <w:bookmarkEnd w:id="13340"/>
              <w:bookmarkEnd w:id="13341"/>
              <w:bookmarkEnd w:id="13342"/>
              <w:bookmarkEnd w:id="13343"/>
              <w:bookmarkEnd w:id="13344"/>
            </w:del>
          </w:p>
        </w:tc>
        <w:bookmarkStart w:id="13345" w:name="_Toc531012778"/>
        <w:bookmarkStart w:id="13346" w:name="_Toc531077071"/>
        <w:bookmarkStart w:id="13347" w:name="_Toc531078362"/>
        <w:bookmarkStart w:id="13348" w:name="_Toc531079666"/>
        <w:bookmarkStart w:id="13349" w:name="_Toc531701563"/>
        <w:bookmarkEnd w:id="13345"/>
        <w:bookmarkEnd w:id="13346"/>
        <w:bookmarkEnd w:id="13347"/>
        <w:bookmarkEnd w:id="13348"/>
        <w:bookmarkEnd w:id="13349"/>
      </w:tr>
      <w:tr w:rsidR="001B2A26" w:rsidRPr="00794639" w14:paraId="76B2B53B" w14:textId="77777777" w:rsidTr="00170927">
        <w:trPr>
          <w:del w:id="13350" w:author="Sevan Sirapian [2]" w:date="2018-11-26T11:12:00Z"/>
        </w:trPr>
        <w:tc>
          <w:tcPr>
            <w:tcW w:w="0" w:type="dxa"/>
            <w:vAlign w:val="top"/>
          </w:tcPr>
          <w:p w14:paraId="11FFADA4" w14:textId="77777777" w:rsidR="001B2A26" w:rsidRPr="00794639" w:rsidRDefault="001B2A26" w:rsidP="00166AF3">
            <w:pPr>
              <w:pStyle w:val="TableBody"/>
              <w:rPr>
                <w:del w:id="13351" w:author="Sevan Sirapian [2]" w:date="2018-11-26T11:12:00Z"/>
              </w:rPr>
            </w:pPr>
            <w:del w:id="13352" w:author="Sevan Sirapian [2]" w:date="2018-11-26T11:12:00Z">
              <w:r w:rsidRPr="00794639">
                <w:delText>264</w:delText>
              </w:r>
              <w:bookmarkStart w:id="13353" w:name="_Toc531012779"/>
              <w:bookmarkStart w:id="13354" w:name="_Toc531077072"/>
              <w:bookmarkStart w:id="13355" w:name="_Toc531078363"/>
              <w:bookmarkStart w:id="13356" w:name="_Toc531079667"/>
              <w:bookmarkStart w:id="13357" w:name="_Toc531701564"/>
              <w:bookmarkEnd w:id="13353"/>
              <w:bookmarkEnd w:id="13354"/>
              <w:bookmarkEnd w:id="13355"/>
              <w:bookmarkEnd w:id="13356"/>
              <w:bookmarkEnd w:id="13357"/>
            </w:del>
          </w:p>
        </w:tc>
        <w:tc>
          <w:tcPr>
            <w:tcW w:w="7539" w:type="dxa"/>
            <w:vAlign w:val="top"/>
          </w:tcPr>
          <w:p w14:paraId="18B519FD" w14:textId="77777777" w:rsidR="001B2A26" w:rsidRPr="00794639" w:rsidRDefault="001B2A26" w:rsidP="00166AF3">
            <w:pPr>
              <w:pStyle w:val="TableBody"/>
              <w:rPr>
                <w:del w:id="13358" w:author="Sevan Sirapian [2]" w:date="2018-11-26T11:12:00Z"/>
              </w:rPr>
            </w:pPr>
            <w:del w:id="13359" w:author="Sevan Sirapian [2]" w:date="2018-11-26T11:12:00Z">
              <w:r w:rsidRPr="00794639">
                <w:delText>MN_CALLED_PARTY_IS_BLACKLISTED</w:delText>
              </w:r>
              <w:bookmarkStart w:id="13360" w:name="_Toc531012780"/>
              <w:bookmarkStart w:id="13361" w:name="_Toc531077073"/>
              <w:bookmarkStart w:id="13362" w:name="_Toc531078364"/>
              <w:bookmarkStart w:id="13363" w:name="_Toc531079668"/>
              <w:bookmarkStart w:id="13364" w:name="_Toc531701565"/>
              <w:bookmarkEnd w:id="13360"/>
              <w:bookmarkEnd w:id="13361"/>
              <w:bookmarkEnd w:id="13362"/>
              <w:bookmarkEnd w:id="13363"/>
              <w:bookmarkEnd w:id="13364"/>
            </w:del>
          </w:p>
        </w:tc>
        <w:bookmarkStart w:id="13365" w:name="_Toc531012781"/>
        <w:bookmarkStart w:id="13366" w:name="_Toc531077074"/>
        <w:bookmarkStart w:id="13367" w:name="_Toc531078365"/>
        <w:bookmarkStart w:id="13368" w:name="_Toc531079669"/>
        <w:bookmarkStart w:id="13369" w:name="_Toc531701566"/>
        <w:bookmarkEnd w:id="13365"/>
        <w:bookmarkEnd w:id="13366"/>
        <w:bookmarkEnd w:id="13367"/>
        <w:bookmarkEnd w:id="13368"/>
        <w:bookmarkEnd w:id="13369"/>
      </w:tr>
      <w:tr w:rsidR="001B2A26" w:rsidRPr="00794639" w14:paraId="6BF4F73D" w14:textId="77777777" w:rsidTr="00170927">
        <w:trPr>
          <w:del w:id="13370" w:author="Sevan Sirapian [2]" w:date="2018-11-26T11:12:00Z"/>
        </w:trPr>
        <w:tc>
          <w:tcPr>
            <w:tcW w:w="0" w:type="dxa"/>
            <w:vAlign w:val="top"/>
          </w:tcPr>
          <w:p w14:paraId="40DF8CB9" w14:textId="77777777" w:rsidR="001B2A26" w:rsidRPr="00794639" w:rsidRDefault="001B2A26" w:rsidP="00166AF3">
            <w:pPr>
              <w:pStyle w:val="TableBody"/>
              <w:rPr>
                <w:del w:id="13371" w:author="Sevan Sirapian [2]" w:date="2018-11-26T11:12:00Z"/>
              </w:rPr>
            </w:pPr>
            <w:del w:id="13372" w:author="Sevan Sirapian [2]" w:date="2018-11-26T11:12:00Z">
              <w:r w:rsidRPr="00794639">
                <w:delText>265</w:delText>
              </w:r>
              <w:bookmarkStart w:id="13373" w:name="_Toc531012782"/>
              <w:bookmarkStart w:id="13374" w:name="_Toc531077075"/>
              <w:bookmarkStart w:id="13375" w:name="_Toc531078366"/>
              <w:bookmarkStart w:id="13376" w:name="_Toc531079670"/>
              <w:bookmarkStart w:id="13377" w:name="_Toc531701567"/>
              <w:bookmarkEnd w:id="13373"/>
              <w:bookmarkEnd w:id="13374"/>
              <w:bookmarkEnd w:id="13375"/>
              <w:bookmarkEnd w:id="13376"/>
              <w:bookmarkEnd w:id="13377"/>
            </w:del>
          </w:p>
        </w:tc>
        <w:tc>
          <w:tcPr>
            <w:tcW w:w="7539" w:type="dxa"/>
            <w:vAlign w:val="top"/>
          </w:tcPr>
          <w:p w14:paraId="5B266B73" w14:textId="77777777" w:rsidR="001B2A26" w:rsidRPr="00794639" w:rsidRDefault="001B2A26" w:rsidP="00166AF3">
            <w:pPr>
              <w:pStyle w:val="TableBody"/>
              <w:rPr>
                <w:del w:id="13378" w:author="Sevan Sirapian [2]" w:date="2018-11-26T11:12:00Z"/>
              </w:rPr>
            </w:pPr>
            <w:del w:id="13379" w:author="Sevan Sirapian [2]" w:date="2018-11-26T11:12:00Z">
              <w:r w:rsidRPr="00794639">
                <w:delText>MN_BLACKLIST_IS_FULL_NO_AUTO_CALL_ATTEMPTS</w:delText>
              </w:r>
              <w:bookmarkStart w:id="13380" w:name="_Toc531012783"/>
              <w:bookmarkStart w:id="13381" w:name="_Toc531077076"/>
              <w:bookmarkStart w:id="13382" w:name="_Toc531078367"/>
              <w:bookmarkStart w:id="13383" w:name="_Toc531079671"/>
              <w:bookmarkStart w:id="13384" w:name="_Toc531701568"/>
              <w:bookmarkEnd w:id="13380"/>
              <w:bookmarkEnd w:id="13381"/>
              <w:bookmarkEnd w:id="13382"/>
              <w:bookmarkEnd w:id="13383"/>
              <w:bookmarkEnd w:id="13384"/>
            </w:del>
          </w:p>
        </w:tc>
        <w:bookmarkStart w:id="13385" w:name="_Toc531012784"/>
        <w:bookmarkStart w:id="13386" w:name="_Toc531077077"/>
        <w:bookmarkStart w:id="13387" w:name="_Toc531078368"/>
        <w:bookmarkStart w:id="13388" w:name="_Toc531079672"/>
        <w:bookmarkStart w:id="13389" w:name="_Toc531701569"/>
        <w:bookmarkEnd w:id="13385"/>
        <w:bookmarkEnd w:id="13386"/>
        <w:bookmarkEnd w:id="13387"/>
        <w:bookmarkEnd w:id="13388"/>
        <w:bookmarkEnd w:id="13389"/>
      </w:tr>
      <w:tr w:rsidR="001B2A26" w:rsidRPr="00794639" w14:paraId="4ABD49A7" w14:textId="77777777" w:rsidTr="00170927">
        <w:trPr>
          <w:del w:id="13390" w:author="Sevan Sirapian [2]" w:date="2018-11-26T11:12:00Z"/>
        </w:trPr>
        <w:tc>
          <w:tcPr>
            <w:tcW w:w="0" w:type="dxa"/>
            <w:vAlign w:val="top"/>
          </w:tcPr>
          <w:p w14:paraId="2FBDBE8C" w14:textId="77777777" w:rsidR="001B2A26" w:rsidRPr="00794639" w:rsidRDefault="001B2A26" w:rsidP="00166AF3">
            <w:pPr>
              <w:pStyle w:val="TableBody"/>
              <w:rPr>
                <w:del w:id="13391" w:author="Sevan Sirapian [2]" w:date="2018-11-26T11:12:00Z"/>
              </w:rPr>
            </w:pPr>
            <w:del w:id="13392" w:author="Sevan Sirapian [2]" w:date="2018-11-26T11:12:00Z">
              <w:r w:rsidRPr="00794639">
                <w:delText>266</w:delText>
              </w:r>
              <w:bookmarkStart w:id="13393" w:name="_Toc531012785"/>
              <w:bookmarkStart w:id="13394" w:name="_Toc531077078"/>
              <w:bookmarkStart w:id="13395" w:name="_Toc531078369"/>
              <w:bookmarkStart w:id="13396" w:name="_Toc531079673"/>
              <w:bookmarkStart w:id="13397" w:name="_Toc531701570"/>
              <w:bookmarkEnd w:id="13393"/>
              <w:bookmarkEnd w:id="13394"/>
              <w:bookmarkEnd w:id="13395"/>
              <w:bookmarkEnd w:id="13396"/>
              <w:bookmarkEnd w:id="13397"/>
            </w:del>
          </w:p>
        </w:tc>
        <w:tc>
          <w:tcPr>
            <w:tcW w:w="7539" w:type="dxa"/>
            <w:vAlign w:val="top"/>
          </w:tcPr>
          <w:p w14:paraId="1D43BD2E" w14:textId="77777777" w:rsidR="001B2A26" w:rsidRPr="00794639" w:rsidRDefault="001B2A26" w:rsidP="00166AF3">
            <w:pPr>
              <w:pStyle w:val="TableBody"/>
              <w:rPr>
                <w:del w:id="13398" w:author="Sevan Sirapian [2]" w:date="2018-11-26T11:12:00Z"/>
              </w:rPr>
            </w:pPr>
            <w:del w:id="13399" w:author="Sevan Sirapian [2]" w:date="2018-11-26T11:12:00Z">
              <w:r w:rsidRPr="00794639">
                <w:delText>MN_TEMPORARY_FORBIDDEN_CALL_ATTEMPT_NO_SERVICE</w:delText>
              </w:r>
              <w:bookmarkStart w:id="13400" w:name="_Toc531012786"/>
              <w:bookmarkStart w:id="13401" w:name="_Toc531077079"/>
              <w:bookmarkStart w:id="13402" w:name="_Toc531078370"/>
              <w:bookmarkStart w:id="13403" w:name="_Toc531079674"/>
              <w:bookmarkStart w:id="13404" w:name="_Toc531701571"/>
              <w:bookmarkEnd w:id="13400"/>
              <w:bookmarkEnd w:id="13401"/>
              <w:bookmarkEnd w:id="13402"/>
              <w:bookmarkEnd w:id="13403"/>
              <w:bookmarkEnd w:id="13404"/>
            </w:del>
          </w:p>
        </w:tc>
        <w:bookmarkStart w:id="13405" w:name="_Toc531012787"/>
        <w:bookmarkStart w:id="13406" w:name="_Toc531077080"/>
        <w:bookmarkStart w:id="13407" w:name="_Toc531078371"/>
        <w:bookmarkStart w:id="13408" w:name="_Toc531079675"/>
        <w:bookmarkStart w:id="13409" w:name="_Toc531701572"/>
        <w:bookmarkEnd w:id="13405"/>
        <w:bookmarkEnd w:id="13406"/>
        <w:bookmarkEnd w:id="13407"/>
        <w:bookmarkEnd w:id="13408"/>
        <w:bookmarkEnd w:id="13409"/>
      </w:tr>
      <w:tr w:rsidR="001B2A26" w:rsidRPr="00794639" w14:paraId="160C6874" w14:textId="77777777" w:rsidTr="00170927">
        <w:trPr>
          <w:del w:id="13410" w:author="Sevan Sirapian [2]" w:date="2018-11-26T11:12:00Z"/>
        </w:trPr>
        <w:tc>
          <w:tcPr>
            <w:tcW w:w="0" w:type="dxa"/>
            <w:vAlign w:val="top"/>
          </w:tcPr>
          <w:p w14:paraId="5ABF717F" w14:textId="77777777" w:rsidR="001B2A26" w:rsidRPr="00794639" w:rsidRDefault="001B2A26" w:rsidP="00166AF3">
            <w:pPr>
              <w:pStyle w:val="TableBody"/>
              <w:rPr>
                <w:del w:id="13411" w:author="Sevan Sirapian [2]" w:date="2018-11-26T11:12:00Z"/>
              </w:rPr>
            </w:pPr>
            <w:del w:id="13412" w:author="Sevan Sirapian [2]" w:date="2018-11-26T11:12:00Z">
              <w:r w:rsidRPr="00794639">
                <w:delText>267</w:delText>
              </w:r>
              <w:bookmarkStart w:id="13413" w:name="_Toc531012788"/>
              <w:bookmarkStart w:id="13414" w:name="_Toc531077081"/>
              <w:bookmarkStart w:id="13415" w:name="_Toc531078372"/>
              <w:bookmarkStart w:id="13416" w:name="_Toc531079676"/>
              <w:bookmarkStart w:id="13417" w:name="_Toc531701573"/>
              <w:bookmarkEnd w:id="13413"/>
              <w:bookmarkEnd w:id="13414"/>
              <w:bookmarkEnd w:id="13415"/>
              <w:bookmarkEnd w:id="13416"/>
              <w:bookmarkEnd w:id="13417"/>
            </w:del>
          </w:p>
        </w:tc>
        <w:tc>
          <w:tcPr>
            <w:tcW w:w="7539" w:type="dxa"/>
            <w:vAlign w:val="top"/>
          </w:tcPr>
          <w:p w14:paraId="7D71E934" w14:textId="77777777" w:rsidR="001B2A26" w:rsidRPr="00794639" w:rsidRDefault="001B2A26" w:rsidP="00166AF3">
            <w:pPr>
              <w:pStyle w:val="TableBody"/>
              <w:rPr>
                <w:del w:id="13418" w:author="Sevan Sirapian [2]" w:date="2018-11-26T11:12:00Z"/>
              </w:rPr>
            </w:pPr>
            <w:del w:id="13419" w:author="Sevan Sirapian [2]" w:date="2018-11-26T11:12:00Z">
              <w:r w:rsidRPr="00794639">
                <w:delText>MN_TEMPORARY_FORBIDDEN_CALL_ATTEMPT_LIMITED_SERVICE</w:delText>
              </w:r>
              <w:bookmarkStart w:id="13420" w:name="_Toc531012789"/>
              <w:bookmarkStart w:id="13421" w:name="_Toc531077082"/>
              <w:bookmarkStart w:id="13422" w:name="_Toc531078373"/>
              <w:bookmarkStart w:id="13423" w:name="_Toc531079677"/>
              <w:bookmarkStart w:id="13424" w:name="_Toc531701574"/>
              <w:bookmarkEnd w:id="13420"/>
              <w:bookmarkEnd w:id="13421"/>
              <w:bookmarkEnd w:id="13422"/>
              <w:bookmarkEnd w:id="13423"/>
              <w:bookmarkEnd w:id="13424"/>
            </w:del>
          </w:p>
        </w:tc>
        <w:bookmarkStart w:id="13425" w:name="_Toc531012790"/>
        <w:bookmarkStart w:id="13426" w:name="_Toc531077083"/>
        <w:bookmarkStart w:id="13427" w:name="_Toc531078374"/>
        <w:bookmarkStart w:id="13428" w:name="_Toc531079678"/>
        <w:bookmarkStart w:id="13429" w:name="_Toc531701575"/>
        <w:bookmarkEnd w:id="13425"/>
        <w:bookmarkEnd w:id="13426"/>
        <w:bookmarkEnd w:id="13427"/>
        <w:bookmarkEnd w:id="13428"/>
        <w:bookmarkEnd w:id="13429"/>
      </w:tr>
      <w:tr w:rsidR="001B2A26" w:rsidRPr="00794639" w14:paraId="1DA4A148" w14:textId="77777777" w:rsidTr="00170927">
        <w:trPr>
          <w:del w:id="13430" w:author="Sevan Sirapian [2]" w:date="2018-11-26T11:12:00Z"/>
        </w:trPr>
        <w:tc>
          <w:tcPr>
            <w:tcW w:w="0" w:type="dxa"/>
            <w:vAlign w:val="top"/>
          </w:tcPr>
          <w:p w14:paraId="750FE7A7" w14:textId="77777777" w:rsidR="001B2A26" w:rsidRPr="00794639" w:rsidRDefault="001B2A26" w:rsidP="00166AF3">
            <w:pPr>
              <w:pStyle w:val="TableBody"/>
              <w:rPr>
                <w:del w:id="13431" w:author="Sevan Sirapian [2]" w:date="2018-11-26T11:12:00Z"/>
              </w:rPr>
            </w:pPr>
            <w:del w:id="13432" w:author="Sevan Sirapian [2]" w:date="2018-11-26T11:12:00Z">
              <w:r w:rsidRPr="00794639">
                <w:delText>268</w:delText>
              </w:r>
              <w:bookmarkStart w:id="13433" w:name="_Toc531012791"/>
              <w:bookmarkStart w:id="13434" w:name="_Toc531077084"/>
              <w:bookmarkStart w:id="13435" w:name="_Toc531078375"/>
              <w:bookmarkStart w:id="13436" w:name="_Toc531079679"/>
              <w:bookmarkStart w:id="13437" w:name="_Toc531701576"/>
              <w:bookmarkEnd w:id="13433"/>
              <w:bookmarkEnd w:id="13434"/>
              <w:bookmarkEnd w:id="13435"/>
              <w:bookmarkEnd w:id="13436"/>
              <w:bookmarkEnd w:id="13437"/>
            </w:del>
          </w:p>
        </w:tc>
        <w:tc>
          <w:tcPr>
            <w:tcW w:w="7539" w:type="dxa"/>
            <w:vAlign w:val="top"/>
          </w:tcPr>
          <w:p w14:paraId="7E36F6BD" w14:textId="77777777" w:rsidR="001B2A26" w:rsidRPr="00794639" w:rsidRDefault="001B2A26" w:rsidP="00166AF3">
            <w:pPr>
              <w:pStyle w:val="TableBody"/>
              <w:rPr>
                <w:del w:id="13438" w:author="Sevan Sirapian [2]" w:date="2018-11-26T11:12:00Z"/>
              </w:rPr>
            </w:pPr>
            <w:del w:id="13439" w:author="Sevan Sirapian [2]" w:date="2018-11-26T11:12:00Z">
              <w:r w:rsidRPr="00794639">
                <w:delText>MN_CLIENT_TEMPORARY_BARRED</w:delText>
              </w:r>
              <w:bookmarkStart w:id="13440" w:name="_Toc531012792"/>
              <w:bookmarkStart w:id="13441" w:name="_Toc531077085"/>
              <w:bookmarkStart w:id="13442" w:name="_Toc531078376"/>
              <w:bookmarkStart w:id="13443" w:name="_Toc531079680"/>
              <w:bookmarkStart w:id="13444" w:name="_Toc531701577"/>
              <w:bookmarkEnd w:id="13440"/>
              <w:bookmarkEnd w:id="13441"/>
              <w:bookmarkEnd w:id="13442"/>
              <w:bookmarkEnd w:id="13443"/>
              <w:bookmarkEnd w:id="13444"/>
            </w:del>
          </w:p>
        </w:tc>
        <w:bookmarkStart w:id="13445" w:name="_Toc531012793"/>
        <w:bookmarkStart w:id="13446" w:name="_Toc531077086"/>
        <w:bookmarkStart w:id="13447" w:name="_Toc531078377"/>
        <w:bookmarkStart w:id="13448" w:name="_Toc531079681"/>
        <w:bookmarkStart w:id="13449" w:name="_Toc531701578"/>
        <w:bookmarkEnd w:id="13445"/>
        <w:bookmarkEnd w:id="13446"/>
        <w:bookmarkEnd w:id="13447"/>
        <w:bookmarkEnd w:id="13448"/>
        <w:bookmarkEnd w:id="13449"/>
      </w:tr>
      <w:tr w:rsidR="001B2A26" w:rsidRPr="00794639" w14:paraId="76FD97A1" w14:textId="77777777" w:rsidTr="00170927">
        <w:trPr>
          <w:del w:id="13450" w:author="Sevan Sirapian [2]" w:date="2018-11-26T11:12:00Z"/>
        </w:trPr>
        <w:tc>
          <w:tcPr>
            <w:tcW w:w="0" w:type="dxa"/>
            <w:vAlign w:val="top"/>
          </w:tcPr>
          <w:p w14:paraId="4FCBFAEE" w14:textId="77777777" w:rsidR="001B2A26" w:rsidRPr="00794639" w:rsidRDefault="001B2A26" w:rsidP="00166AF3">
            <w:pPr>
              <w:pStyle w:val="TableBody"/>
              <w:rPr>
                <w:del w:id="13451" w:author="Sevan Sirapian [2]" w:date="2018-11-26T11:12:00Z"/>
              </w:rPr>
            </w:pPr>
            <w:del w:id="13452" w:author="Sevan Sirapian [2]" w:date="2018-11-26T11:12:00Z">
              <w:r w:rsidRPr="00794639">
                <w:delText>269</w:delText>
              </w:r>
              <w:bookmarkStart w:id="13453" w:name="_Toc531012794"/>
              <w:bookmarkStart w:id="13454" w:name="_Toc531077087"/>
              <w:bookmarkStart w:id="13455" w:name="_Toc531078378"/>
              <w:bookmarkStart w:id="13456" w:name="_Toc531079682"/>
              <w:bookmarkStart w:id="13457" w:name="_Toc531701579"/>
              <w:bookmarkEnd w:id="13453"/>
              <w:bookmarkEnd w:id="13454"/>
              <w:bookmarkEnd w:id="13455"/>
              <w:bookmarkEnd w:id="13456"/>
              <w:bookmarkEnd w:id="13457"/>
            </w:del>
          </w:p>
        </w:tc>
        <w:tc>
          <w:tcPr>
            <w:tcW w:w="7539" w:type="dxa"/>
            <w:vAlign w:val="top"/>
          </w:tcPr>
          <w:p w14:paraId="5F666A01" w14:textId="77777777" w:rsidR="001B2A26" w:rsidRPr="00794639" w:rsidRDefault="001B2A26" w:rsidP="00166AF3">
            <w:pPr>
              <w:pStyle w:val="TableBody"/>
              <w:rPr>
                <w:del w:id="13458" w:author="Sevan Sirapian [2]" w:date="2018-11-26T11:12:00Z"/>
              </w:rPr>
            </w:pPr>
            <w:del w:id="13459" w:author="Sevan Sirapian [2]" w:date="2018-11-26T11:12:00Z">
              <w:r w:rsidRPr="00794639">
                <w:delText>MN_DUAL_SERVICE_CALL_ACTIVE</w:delText>
              </w:r>
              <w:bookmarkStart w:id="13460" w:name="_Toc531012795"/>
              <w:bookmarkStart w:id="13461" w:name="_Toc531077088"/>
              <w:bookmarkStart w:id="13462" w:name="_Toc531078379"/>
              <w:bookmarkStart w:id="13463" w:name="_Toc531079683"/>
              <w:bookmarkStart w:id="13464" w:name="_Toc531701580"/>
              <w:bookmarkEnd w:id="13460"/>
              <w:bookmarkEnd w:id="13461"/>
              <w:bookmarkEnd w:id="13462"/>
              <w:bookmarkEnd w:id="13463"/>
              <w:bookmarkEnd w:id="13464"/>
            </w:del>
          </w:p>
        </w:tc>
        <w:bookmarkStart w:id="13465" w:name="_Toc531012796"/>
        <w:bookmarkStart w:id="13466" w:name="_Toc531077089"/>
        <w:bookmarkStart w:id="13467" w:name="_Toc531078380"/>
        <w:bookmarkStart w:id="13468" w:name="_Toc531079684"/>
        <w:bookmarkStart w:id="13469" w:name="_Toc531701581"/>
        <w:bookmarkEnd w:id="13465"/>
        <w:bookmarkEnd w:id="13466"/>
        <w:bookmarkEnd w:id="13467"/>
        <w:bookmarkEnd w:id="13468"/>
        <w:bookmarkEnd w:id="13469"/>
      </w:tr>
      <w:tr w:rsidR="001B2A26" w:rsidRPr="00794639" w14:paraId="26F700AF" w14:textId="77777777" w:rsidTr="00170927">
        <w:trPr>
          <w:del w:id="13470" w:author="Sevan Sirapian [2]" w:date="2018-11-26T11:12:00Z"/>
        </w:trPr>
        <w:tc>
          <w:tcPr>
            <w:tcW w:w="0" w:type="dxa"/>
            <w:vAlign w:val="top"/>
          </w:tcPr>
          <w:p w14:paraId="79AEF192" w14:textId="77777777" w:rsidR="001B2A26" w:rsidRPr="00794639" w:rsidRDefault="001B2A26" w:rsidP="00166AF3">
            <w:pPr>
              <w:pStyle w:val="TableBody"/>
              <w:rPr>
                <w:del w:id="13471" w:author="Sevan Sirapian [2]" w:date="2018-11-26T11:12:00Z"/>
              </w:rPr>
            </w:pPr>
            <w:del w:id="13472" w:author="Sevan Sirapian [2]" w:date="2018-11-26T11:12:00Z">
              <w:r w:rsidRPr="00794639">
                <w:delText>270</w:delText>
              </w:r>
              <w:bookmarkStart w:id="13473" w:name="_Toc531012797"/>
              <w:bookmarkStart w:id="13474" w:name="_Toc531077090"/>
              <w:bookmarkStart w:id="13475" w:name="_Toc531078381"/>
              <w:bookmarkStart w:id="13476" w:name="_Toc531079685"/>
              <w:bookmarkStart w:id="13477" w:name="_Toc531701582"/>
              <w:bookmarkEnd w:id="13473"/>
              <w:bookmarkEnd w:id="13474"/>
              <w:bookmarkEnd w:id="13475"/>
              <w:bookmarkEnd w:id="13476"/>
              <w:bookmarkEnd w:id="13477"/>
            </w:del>
          </w:p>
        </w:tc>
        <w:tc>
          <w:tcPr>
            <w:tcW w:w="7539" w:type="dxa"/>
            <w:vAlign w:val="top"/>
          </w:tcPr>
          <w:p w14:paraId="4776786E" w14:textId="77777777" w:rsidR="001B2A26" w:rsidRPr="00794639" w:rsidRDefault="001B2A26" w:rsidP="00166AF3">
            <w:pPr>
              <w:pStyle w:val="TableBody"/>
              <w:rPr>
                <w:del w:id="13478" w:author="Sevan Sirapian [2]" w:date="2018-11-26T11:12:00Z"/>
              </w:rPr>
            </w:pPr>
            <w:del w:id="13479" w:author="Sevan Sirapian [2]" w:date="2018-11-26T11:12:00Z">
              <w:r w:rsidRPr="00794639">
                <w:delText>MN_ATC_FCLASS_NOT_SPEECH</w:delText>
              </w:r>
              <w:bookmarkStart w:id="13480" w:name="_Toc531012798"/>
              <w:bookmarkStart w:id="13481" w:name="_Toc531077091"/>
              <w:bookmarkStart w:id="13482" w:name="_Toc531078382"/>
              <w:bookmarkStart w:id="13483" w:name="_Toc531079686"/>
              <w:bookmarkStart w:id="13484" w:name="_Toc531701583"/>
              <w:bookmarkEnd w:id="13480"/>
              <w:bookmarkEnd w:id="13481"/>
              <w:bookmarkEnd w:id="13482"/>
              <w:bookmarkEnd w:id="13483"/>
              <w:bookmarkEnd w:id="13484"/>
            </w:del>
          </w:p>
        </w:tc>
        <w:bookmarkStart w:id="13485" w:name="_Toc531012799"/>
        <w:bookmarkStart w:id="13486" w:name="_Toc531077092"/>
        <w:bookmarkStart w:id="13487" w:name="_Toc531078383"/>
        <w:bookmarkStart w:id="13488" w:name="_Toc531079687"/>
        <w:bookmarkStart w:id="13489" w:name="_Toc531701584"/>
        <w:bookmarkEnd w:id="13485"/>
        <w:bookmarkEnd w:id="13486"/>
        <w:bookmarkEnd w:id="13487"/>
        <w:bookmarkEnd w:id="13488"/>
        <w:bookmarkEnd w:id="13489"/>
      </w:tr>
      <w:tr w:rsidR="001B2A26" w:rsidRPr="00794639" w14:paraId="5DDDFBC6" w14:textId="77777777" w:rsidTr="00170927">
        <w:trPr>
          <w:del w:id="13490" w:author="Sevan Sirapian [2]" w:date="2018-11-26T11:12:00Z"/>
        </w:trPr>
        <w:tc>
          <w:tcPr>
            <w:tcW w:w="0" w:type="dxa"/>
            <w:vAlign w:val="top"/>
          </w:tcPr>
          <w:p w14:paraId="6CE2028D" w14:textId="77777777" w:rsidR="001B2A26" w:rsidRPr="00794639" w:rsidRDefault="001B2A26" w:rsidP="00166AF3">
            <w:pPr>
              <w:pStyle w:val="TableBody"/>
              <w:rPr>
                <w:del w:id="13491" w:author="Sevan Sirapian [2]" w:date="2018-11-26T11:12:00Z"/>
              </w:rPr>
            </w:pPr>
            <w:del w:id="13492" w:author="Sevan Sirapian [2]" w:date="2018-11-26T11:12:00Z">
              <w:r w:rsidRPr="00794639">
                <w:delText>271</w:delText>
              </w:r>
              <w:bookmarkStart w:id="13493" w:name="_Toc531012800"/>
              <w:bookmarkStart w:id="13494" w:name="_Toc531077093"/>
              <w:bookmarkStart w:id="13495" w:name="_Toc531078384"/>
              <w:bookmarkStart w:id="13496" w:name="_Toc531079688"/>
              <w:bookmarkStart w:id="13497" w:name="_Toc531701585"/>
              <w:bookmarkEnd w:id="13493"/>
              <w:bookmarkEnd w:id="13494"/>
              <w:bookmarkEnd w:id="13495"/>
              <w:bookmarkEnd w:id="13496"/>
              <w:bookmarkEnd w:id="13497"/>
            </w:del>
          </w:p>
        </w:tc>
        <w:tc>
          <w:tcPr>
            <w:tcW w:w="7539" w:type="dxa"/>
            <w:vAlign w:val="top"/>
          </w:tcPr>
          <w:p w14:paraId="3588D847" w14:textId="77777777" w:rsidR="001B2A26" w:rsidRPr="00794639" w:rsidRDefault="001B2A26" w:rsidP="00166AF3">
            <w:pPr>
              <w:pStyle w:val="TableBody"/>
              <w:rPr>
                <w:del w:id="13498" w:author="Sevan Sirapian [2]" w:date="2018-11-26T11:12:00Z"/>
              </w:rPr>
            </w:pPr>
            <w:del w:id="13499" w:author="Sevan Sirapian [2]" w:date="2018-11-26T11:12:00Z">
              <w:r w:rsidRPr="00794639">
                <w:delText>MN_SI_UNKNOWN_ERROR</w:delText>
              </w:r>
              <w:bookmarkStart w:id="13500" w:name="_Toc531012801"/>
              <w:bookmarkStart w:id="13501" w:name="_Toc531077094"/>
              <w:bookmarkStart w:id="13502" w:name="_Toc531078385"/>
              <w:bookmarkStart w:id="13503" w:name="_Toc531079689"/>
              <w:bookmarkStart w:id="13504" w:name="_Toc531701586"/>
              <w:bookmarkEnd w:id="13500"/>
              <w:bookmarkEnd w:id="13501"/>
              <w:bookmarkEnd w:id="13502"/>
              <w:bookmarkEnd w:id="13503"/>
              <w:bookmarkEnd w:id="13504"/>
            </w:del>
          </w:p>
        </w:tc>
        <w:bookmarkStart w:id="13505" w:name="_Toc531012802"/>
        <w:bookmarkStart w:id="13506" w:name="_Toc531077095"/>
        <w:bookmarkStart w:id="13507" w:name="_Toc531078386"/>
        <w:bookmarkStart w:id="13508" w:name="_Toc531079690"/>
        <w:bookmarkStart w:id="13509" w:name="_Toc531701587"/>
        <w:bookmarkEnd w:id="13505"/>
        <w:bookmarkEnd w:id="13506"/>
        <w:bookmarkEnd w:id="13507"/>
        <w:bookmarkEnd w:id="13508"/>
        <w:bookmarkEnd w:id="13509"/>
      </w:tr>
      <w:tr w:rsidR="001B2A26" w:rsidRPr="00794639" w14:paraId="2E614864" w14:textId="77777777" w:rsidTr="00170927">
        <w:trPr>
          <w:del w:id="13510" w:author="Sevan Sirapian [2]" w:date="2018-11-26T11:12:00Z"/>
        </w:trPr>
        <w:tc>
          <w:tcPr>
            <w:tcW w:w="0" w:type="dxa"/>
            <w:vAlign w:val="top"/>
          </w:tcPr>
          <w:p w14:paraId="2810CEEC" w14:textId="77777777" w:rsidR="001B2A26" w:rsidRPr="00794639" w:rsidRDefault="001B2A26" w:rsidP="00166AF3">
            <w:pPr>
              <w:pStyle w:val="TableBody"/>
              <w:rPr>
                <w:del w:id="13511" w:author="Sevan Sirapian [2]" w:date="2018-11-26T11:12:00Z"/>
              </w:rPr>
            </w:pPr>
            <w:del w:id="13512" w:author="Sevan Sirapian [2]" w:date="2018-11-26T11:12:00Z">
              <w:r w:rsidRPr="00794639">
                <w:delText>272</w:delText>
              </w:r>
              <w:bookmarkStart w:id="13513" w:name="_Toc531012803"/>
              <w:bookmarkStart w:id="13514" w:name="_Toc531077096"/>
              <w:bookmarkStart w:id="13515" w:name="_Toc531078387"/>
              <w:bookmarkStart w:id="13516" w:name="_Toc531079691"/>
              <w:bookmarkStart w:id="13517" w:name="_Toc531701588"/>
              <w:bookmarkEnd w:id="13513"/>
              <w:bookmarkEnd w:id="13514"/>
              <w:bookmarkEnd w:id="13515"/>
              <w:bookmarkEnd w:id="13516"/>
              <w:bookmarkEnd w:id="13517"/>
            </w:del>
          </w:p>
        </w:tc>
        <w:tc>
          <w:tcPr>
            <w:tcW w:w="7539" w:type="dxa"/>
            <w:vAlign w:val="top"/>
          </w:tcPr>
          <w:p w14:paraId="27DEEE1B" w14:textId="77777777" w:rsidR="001B2A26" w:rsidRPr="00794639" w:rsidRDefault="001B2A26" w:rsidP="00166AF3">
            <w:pPr>
              <w:pStyle w:val="TableBody"/>
              <w:rPr>
                <w:del w:id="13518" w:author="Sevan Sirapian [2]" w:date="2018-11-26T11:12:00Z"/>
              </w:rPr>
            </w:pPr>
            <w:del w:id="13519" w:author="Sevan Sirapian [2]" w:date="2018-11-26T11:12:00Z">
              <w:r w:rsidRPr="00794639">
                <w:delText>MN_DTMF_REJECTED_DUE_TO_CALL_HELD_OR_MPARTY</w:delText>
              </w:r>
              <w:bookmarkStart w:id="13520" w:name="_Toc531012804"/>
              <w:bookmarkStart w:id="13521" w:name="_Toc531077097"/>
              <w:bookmarkStart w:id="13522" w:name="_Toc531078388"/>
              <w:bookmarkStart w:id="13523" w:name="_Toc531079692"/>
              <w:bookmarkStart w:id="13524" w:name="_Toc531701589"/>
              <w:bookmarkEnd w:id="13520"/>
              <w:bookmarkEnd w:id="13521"/>
              <w:bookmarkEnd w:id="13522"/>
              <w:bookmarkEnd w:id="13523"/>
              <w:bookmarkEnd w:id="13524"/>
            </w:del>
          </w:p>
        </w:tc>
        <w:bookmarkStart w:id="13525" w:name="_Toc531012805"/>
        <w:bookmarkStart w:id="13526" w:name="_Toc531077098"/>
        <w:bookmarkStart w:id="13527" w:name="_Toc531078389"/>
        <w:bookmarkStart w:id="13528" w:name="_Toc531079693"/>
        <w:bookmarkStart w:id="13529" w:name="_Toc531701590"/>
        <w:bookmarkEnd w:id="13525"/>
        <w:bookmarkEnd w:id="13526"/>
        <w:bookmarkEnd w:id="13527"/>
        <w:bookmarkEnd w:id="13528"/>
        <w:bookmarkEnd w:id="13529"/>
      </w:tr>
      <w:tr w:rsidR="001B2A26" w:rsidRPr="00794639" w14:paraId="4FE331BB" w14:textId="77777777" w:rsidTr="00170927">
        <w:trPr>
          <w:del w:id="13530" w:author="Sevan Sirapian [2]" w:date="2018-11-26T11:12:00Z"/>
        </w:trPr>
        <w:tc>
          <w:tcPr>
            <w:tcW w:w="0" w:type="dxa"/>
            <w:vAlign w:val="top"/>
          </w:tcPr>
          <w:p w14:paraId="65230236" w14:textId="77777777" w:rsidR="001B2A26" w:rsidRPr="00794639" w:rsidRDefault="001B2A26" w:rsidP="00166AF3">
            <w:pPr>
              <w:pStyle w:val="TableBody"/>
              <w:rPr>
                <w:del w:id="13531" w:author="Sevan Sirapian [2]" w:date="2018-11-26T11:12:00Z"/>
              </w:rPr>
            </w:pPr>
            <w:del w:id="13532" w:author="Sevan Sirapian [2]" w:date="2018-11-26T11:12:00Z">
              <w:r w:rsidRPr="00794639">
                <w:delText>273</w:delText>
              </w:r>
              <w:bookmarkStart w:id="13533" w:name="_Toc531012806"/>
              <w:bookmarkStart w:id="13534" w:name="_Toc531077099"/>
              <w:bookmarkStart w:id="13535" w:name="_Toc531078390"/>
              <w:bookmarkStart w:id="13536" w:name="_Toc531079694"/>
              <w:bookmarkStart w:id="13537" w:name="_Toc531701591"/>
              <w:bookmarkEnd w:id="13533"/>
              <w:bookmarkEnd w:id="13534"/>
              <w:bookmarkEnd w:id="13535"/>
              <w:bookmarkEnd w:id="13536"/>
              <w:bookmarkEnd w:id="13537"/>
            </w:del>
          </w:p>
        </w:tc>
        <w:tc>
          <w:tcPr>
            <w:tcW w:w="7539" w:type="dxa"/>
            <w:vAlign w:val="top"/>
          </w:tcPr>
          <w:p w14:paraId="0B18C250" w14:textId="77777777" w:rsidR="001B2A26" w:rsidRPr="00794639" w:rsidRDefault="001B2A26" w:rsidP="00166AF3">
            <w:pPr>
              <w:pStyle w:val="TableBody"/>
              <w:rPr>
                <w:del w:id="13538" w:author="Sevan Sirapian [2]" w:date="2018-11-26T11:12:00Z"/>
              </w:rPr>
            </w:pPr>
            <w:del w:id="13539" w:author="Sevan Sirapian [2]" w:date="2018-11-26T11:12:00Z">
              <w:r w:rsidRPr="00794639">
                <w:delText>MN_CLIENT_NOT_REGISTRATED</w:delText>
              </w:r>
              <w:bookmarkStart w:id="13540" w:name="_Toc531012807"/>
              <w:bookmarkStart w:id="13541" w:name="_Toc531077100"/>
              <w:bookmarkStart w:id="13542" w:name="_Toc531078391"/>
              <w:bookmarkStart w:id="13543" w:name="_Toc531079695"/>
              <w:bookmarkStart w:id="13544" w:name="_Toc531701592"/>
              <w:bookmarkEnd w:id="13540"/>
              <w:bookmarkEnd w:id="13541"/>
              <w:bookmarkEnd w:id="13542"/>
              <w:bookmarkEnd w:id="13543"/>
              <w:bookmarkEnd w:id="13544"/>
            </w:del>
          </w:p>
        </w:tc>
        <w:bookmarkStart w:id="13545" w:name="_Toc531012808"/>
        <w:bookmarkStart w:id="13546" w:name="_Toc531077101"/>
        <w:bookmarkStart w:id="13547" w:name="_Toc531078392"/>
        <w:bookmarkStart w:id="13548" w:name="_Toc531079696"/>
        <w:bookmarkStart w:id="13549" w:name="_Toc531701593"/>
        <w:bookmarkEnd w:id="13545"/>
        <w:bookmarkEnd w:id="13546"/>
        <w:bookmarkEnd w:id="13547"/>
        <w:bookmarkEnd w:id="13548"/>
        <w:bookmarkEnd w:id="13549"/>
      </w:tr>
      <w:tr w:rsidR="001B2A26" w:rsidRPr="00794639" w14:paraId="2334F3C3" w14:textId="77777777" w:rsidTr="00170927">
        <w:trPr>
          <w:del w:id="13550" w:author="Sevan Sirapian [2]" w:date="2018-11-26T11:12:00Z"/>
        </w:trPr>
        <w:tc>
          <w:tcPr>
            <w:tcW w:w="0" w:type="dxa"/>
            <w:vAlign w:val="top"/>
          </w:tcPr>
          <w:p w14:paraId="59F7B563" w14:textId="77777777" w:rsidR="001B2A26" w:rsidRPr="00794639" w:rsidRDefault="001B2A26" w:rsidP="00166AF3">
            <w:pPr>
              <w:pStyle w:val="TableBody"/>
              <w:rPr>
                <w:del w:id="13551" w:author="Sevan Sirapian [2]" w:date="2018-11-26T11:12:00Z"/>
              </w:rPr>
            </w:pPr>
            <w:del w:id="13552" w:author="Sevan Sirapian [2]" w:date="2018-11-26T11:12:00Z">
              <w:r w:rsidRPr="00794639">
                <w:delText>274</w:delText>
              </w:r>
              <w:bookmarkStart w:id="13553" w:name="_Toc531012809"/>
              <w:bookmarkStart w:id="13554" w:name="_Toc531077102"/>
              <w:bookmarkStart w:id="13555" w:name="_Toc531078393"/>
              <w:bookmarkStart w:id="13556" w:name="_Toc531079697"/>
              <w:bookmarkStart w:id="13557" w:name="_Toc531701594"/>
              <w:bookmarkEnd w:id="13553"/>
              <w:bookmarkEnd w:id="13554"/>
              <w:bookmarkEnd w:id="13555"/>
              <w:bookmarkEnd w:id="13556"/>
              <w:bookmarkEnd w:id="13557"/>
            </w:del>
          </w:p>
        </w:tc>
        <w:tc>
          <w:tcPr>
            <w:tcW w:w="7539" w:type="dxa"/>
            <w:vAlign w:val="top"/>
          </w:tcPr>
          <w:p w14:paraId="0EF68ABB" w14:textId="77777777" w:rsidR="001B2A26" w:rsidRPr="00794639" w:rsidRDefault="001B2A26" w:rsidP="00166AF3">
            <w:pPr>
              <w:pStyle w:val="TableBody"/>
              <w:rPr>
                <w:del w:id="13558" w:author="Sevan Sirapian [2]" w:date="2018-11-26T11:12:00Z"/>
              </w:rPr>
            </w:pPr>
            <w:del w:id="13559" w:author="Sevan Sirapian [2]" w:date="2018-11-26T11:12:00Z">
              <w:r w:rsidRPr="00794639">
                <w:delText>MN_ACTIVE_CLIENT_GONE</w:delText>
              </w:r>
              <w:bookmarkStart w:id="13560" w:name="_Toc531012810"/>
              <w:bookmarkStart w:id="13561" w:name="_Toc531077103"/>
              <w:bookmarkStart w:id="13562" w:name="_Toc531078394"/>
              <w:bookmarkStart w:id="13563" w:name="_Toc531079698"/>
              <w:bookmarkStart w:id="13564" w:name="_Toc531701595"/>
              <w:bookmarkEnd w:id="13560"/>
              <w:bookmarkEnd w:id="13561"/>
              <w:bookmarkEnd w:id="13562"/>
              <w:bookmarkEnd w:id="13563"/>
              <w:bookmarkEnd w:id="13564"/>
            </w:del>
          </w:p>
        </w:tc>
        <w:bookmarkStart w:id="13565" w:name="_Toc531012811"/>
        <w:bookmarkStart w:id="13566" w:name="_Toc531077104"/>
        <w:bookmarkStart w:id="13567" w:name="_Toc531078395"/>
        <w:bookmarkStart w:id="13568" w:name="_Toc531079699"/>
        <w:bookmarkStart w:id="13569" w:name="_Toc531701596"/>
        <w:bookmarkEnd w:id="13565"/>
        <w:bookmarkEnd w:id="13566"/>
        <w:bookmarkEnd w:id="13567"/>
        <w:bookmarkEnd w:id="13568"/>
        <w:bookmarkEnd w:id="13569"/>
      </w:tr>
      <w:tr w:rsidR="001B2A26" w:rsidRPr="00794639" w14:paraId="450C5E8D" w14:textId="77777777" w:rsidTr="00170927">
        <w:trPr>
          <w:del w:id="13570" w:author="Sevan Sirapian [2]" w:date="2018-11-26T11:12:00Z"/>
        </w:trPr>
        <w:tc>
          <w:tcPr>
            <w:tcW w:w="0" w:type="dxa"/>
            <w:vAlign w:val="top"/>
          </w:tcPr>
          <w:p w14:paraId="417852C9" w14:textId="77777777" w:rsidR="001B2A26" w:rsidRPr="00794639" w:rsidRDefault="001B2A26" w:rsidP="00166AF3">
            <w:pPr>
              <w:pStyle w:val="TableBody"/>
              <w:rPr>
                <w:del w:id="13571" w:author="Sevan Sirapian [2]" w:date="2018-11-26T11:12:00Z"/>
              </w:rPr>
            </w:pPr>
            <w:del w:id="13572" w:author="Sevan Sirapian [2]" w:date="2018-11-26T11:12:00Z">
              <w:r w:rsidRPr="00794639">
                <w:delText>275</w:delText>
              </w:r>
              <w:bookmarkStart w:id="13573" w:name="_Toc531012812"/>
              <w:bookmarkStart w:id="13574" w:name="_Toc531077105"/>
              <w:bookmarkStart w:id="13575" w:name="_Toc531078396"/>
              <w:bookmarkStart w:id="13576" w:name="_Toc531079700"/>
              <w:bookmarkStart w:id="13577" w:name="_Toc531701597"/>
              <w:bookmarkEnd w:id="13573"/>
              <w:bookmarkEnd w:id="13574"/>
              <w:bookmarkEnd w:id="13575"/>
              <w:bookmarkEnd w:id="13576"/>
              <w:bookmarkEnd w:id="13577"/>
            </w:del>
          </w:p>
        </w:tc>
        <w:tc>
          <w:tcPr>
            <w:tcW w:w="7539" w:type="dxa"/>
            <w:vAlign w:val="top"/>
          </w:tcPr>
          <w:p w14:paraId="400CC5C8" w14:textId="77777777" w:rsidR="001B2A26" w:rsidRPr="00794639" w:rsidRDefault="001B2A26" w:rsidP="00166AF3">
            <w:pPr>
              <w:pStyle w:val="TableBody"/>
              <w:rPr>
                <w:del w:id="13578" w:author="Sevan Sirapian [2]" w:date="2018-11-26T11:12:00Z"/>
              </w:rPr>
            </w:pPr>
            <w:del w:id="13579" w:author="Sevan Sirapian [2]" w:date="2018-11-26T11:12:00Z">
              <w:r w:rsidRPr="00794639">
                <w:delText>MN_DTMF_REJECTED_DUE_TO_DATA_TRANSMISSION</w:delText>
              </w:r>
              <w:bookmarkStart w:id="13580" w:name="_Toc531012813"/>
              <w:bookmarkStart w:id="13581" w:name="_Toc531077106"/>
              <w:bookmarkStart w:id="13582" w:name="_Toc531078397"/>
              <w:bookmarkStart w:id="13583" w:name="_Toc531079701"/>
              <w:bookmarkStart w:id="13584" w:name="_Toc531701598"/>
              <w:bookmarkEnd w:id="13580"/>
              <w:bookmarkEnd w:id="13581"/>
              <w:bookmarkEnd w:id="13582"/>
              <w:bookmarkEnd w:id="13583"/>
              <w:bookmarkEnd w:id="13584"/>
            </w:del>
          </w:p>
        </w:tc>
        <w:bookmarkStart w:id="13585" w:name="_Toc531012814"/>
        <w:bookmarkStart w:id="13586" w:name="_Toc531077107"/>
        <w:bookmarkStart w:id="13587" w:name="_Toc531078398"/>
        <w:bookmarkStart w:id="13588" w:name="_Toc531079702"/>
        <w:bookmarkStart w:id="13589" w:name="_Toc531701599"/>
        <w:bookmarkEnd w:id="13585"/>
        <w:bookmarkEnd w:id="13586"/>
        <w:bookmarkEnd w:id="13587"/>
        <w:bookmarkEnd w:id="13588"/>
        <w:bookmarkEnd w:id="13589"/>
      </w:tr>
      <w:tr w:rsidR="001B2A26" w:rsidRPr="00794639" w14:paraId="7926B7B2" w14:textId="77777777" w:rsidTr="00170927">
        <w:trPr>
          <w:del w:id="13590" w:author="Sevan Sirapian [2]" w:date="2018-11-26T11:12:00Z"/>
        </w:trPr>
        <w:tc>
          <w:tcPr>
            <w:tcW w:w="0" w:type="dxa"/>
            <w:vAlign w:val="top"/>
          </w:tcPr>
          <w:p w14:paraId="06941959" w14:textId="77777777" w:rsidR="001B2A26" w:rsidRPr="00794639" w:rsidRDefault="001B2A26" w:rsidP="00166AF3">
            <w:pPr>
              <w:pStyle w:val="TableBody"/>
              <w:rPr>
                <w:del w:id="13591" w:author="Sevan Sirapian [2]" w:date="2018-11-26T11:12:00Z"/>
              </w:rPr>
            </w:pPr>
            <w:del w:id="13592" w:author="Sevan Sirapian [2]" w:date="2018-11-26T11:12:00Z">
              <w:r w:rsidRPr="00794639">
                <w:delText>276</w:delText>
              </w:r>
              <w:bookmarkStart w:id="13593" w:name="_Toc531012815"/>
              <w:bookmarkStart w:id="13594" w:name="_Toc531077108"/>
              <w:bookmarkStart w:id="13595" w:name="_Toc531078399"/>
              <w:bookmarkStart w:id="13596" w:name="_Toc531079703"/>
              <w:bookmarkStart w:id="13597" w:name="_Toc531701600"/>
              <w:bookmarkEnd w:id="13593"/>
              <w:bookmarkEnd w:id="13594"/>
              <w:bookmarkEnd w:id="13595"/>
              <w:bookmarkEnd w:id="13596"/>
              <w:bookmarkEnd w:id="13597"/>
            </w:del>
          </w:p>
        </w:tc>
        <w:tc>
          <w:tcPr>
            <w:tcW w:w="7539" w:type="dxa"/>
            <w:vAlign w:val="top"/>
          </w:tcPr>
          <w:p w14:paraId="7A9D21CD" w14:textId="77777777" w:rsidR="001B2A26" w:rsidRPr="00794639" w:rsidRDefault="001B2A26" w:rsidP="00166AF3">
            <w:pPr>
              <w:pStyle w:val="TableBody"/>
              <w:rPr>
                <w:del w:id="13598" w:author="Sevan Sirapian [2]" w:date="2018-11-26T11:12:00Z"/>
              </w:rPr>
            </w:pPr>
            <w:del w:id="13599" w:author="Sevan Sirapian [2]" w:date="2018-11-26T11:12:00Z">
              <w:r w:rsidRPr="00794639">
                <w:delText>MN_NO_APPROPRIATE_DTMF_ENTRY</w:delText>
              </w:r>
              <w:bookmarkStart w:id="13600" w:name="_Toc531012816"/>
              <w:bookmarkStart w:id="13601" w:name="_Toc531077109"/>
              <w:bookmarkStart w:id="13602" w:name="_Toc531078400"/>
              <w:bookmarkStart w:id="13603" w:name="_Toc531079704"/>
              <w:bookmarkStart w:id="13604" w:name="_Toc531701601"/>
              <w:bookmarkEnd w:id="13600"/>
              <w:bookmarkEnd w:id="13601"/>
              <w:bookmarkEnd w:id="13602"/>
              <w:bookmarkEnd w:id="13603"/>
              <w:bookmarkEnd w:id="13604"/>
            </w:del>
          </w:p>
        </w:tc>
        <w:bookmarkStart w:id="13605" w:name="_Toc531012817"/>
        <w:bookmarkStart w:id="13606" w:name="_Toc531077110"/>
        <w:bookmarkStart w:id="13607" w:name="_Toc531078401"/>
        <w:bookmarkStart w:id="13608" w:name="_Toc531079705"/>
        <w:bookmarkStart w:id="13609" w:name="_Toc531701602"/>
        <w:bookmarkEnd w:id="13605"/>
        <w:bookmarkEnd w:id="13606"/>
        <w:bookmarkEnd w:id="13607"/>
        <w:bookmarkEnd w:id="13608"/>
        <w:bookmarkEnd w:id="13609"/>
      </w:tr>
      <w:tr w:rsidR="001B2A26" w:rsidRPr="00794639" w14:paraId="0111191C" w14:textId="77777777" w:rsidTr="00170927">
        <w:trPr>
          <w:del w:id="13610" w:author="Sevan Sirapian [2]" w:date="2018-11-26T11:12:00Z"/>
        </w:trPr>
        <w:tc>
          <w:tcPr>
            <w:tcW w:w="0" w:type="dxa"/>
            <w:vAlign w:val="top"/>
          </w:tcPr>
          <w:p w14:paraId="5D621C2D" w14:textId="77777777" w:rsidR="001B2A26" w:rsidRPr="00794639" w:rsidRDefault="001B2A26" w:rsidP="00166AF3">
            <w:pPr>
              <w:pStyle w:val="TableBody"/>
              <w:rPr>
                <w:del w:id="13611" w:author="Sevan Sirapian [2]" w:date="2018-11-26T11:12:00Z"/>
              </w:rPr>
            </w:pPr>
            <w:del w:id="13612" w:author="Sevan Sirapian [2]" w:date="2018-11-26T11:12:00Z">
              <w:r w:rsidRPr="00794639">
                <w:delText>277</w:delText>
              </w:r>
              <w:bookmarkStart w:id="13613" w:name="_Toc531012818"/>
              <w:bookmarkStart w:id="13614" w:name="_Toc531077111"/>
              <w:bookmarkStart w:id="13615" w:name="_Toc531078402"/>
              <w:bookmarkStart w:id="13616" w:name="_Toc531079706"/>
              <w:bookmarkStart w:id="13617" w:name="_Toc531701603"/>
              <w:bookmarkEnd w:id="13613"/>
              <w:bookmarkEnd w:id="13614"/>
              <w:bookmarkEnd w:id="13615"/>
              <w:bookmarkEnd w:id="13616"/>
              <w:bookmarkEnd w:id="13617"/>
            </w:del>
          </w:p>
        </w:tc>
        <w:tc>
          <w:tcPr>
            <w:tcW w:w="7539" w:type="dxa"/>
            <w:vAlign w:val="top"/>
          </w:tcPr>
          <w:p w14:paraId="17DFD593" w14:textId="77777777" w:rsidR="001B2A26" w:rsidRPr="00794639" w:rsidRDefault="001B2A26" w:rsidP="00166AF3">
            <w:pPr>
              <w:pStyle w:val="TableBody"/>
              <w:rPr>
                <w:del w:id="13618" w:author="Sevan Sirapian [2]" w:date="2018-11-26T11:12:00Z"/>
              </w:rPr>
            </w:pPr>
            <w:del w:id="13619" w:author="Sevan Sirapian [2]" w:date="2018-11-26T11:12:00Z">
              <w:r w:rsidRPr="00794639">
                <w:delText>MN_SIM_STATUS_FAILURE</w:delText>
              </w:r>
              <w:bookmarkStart w:id="13620" w:name="_Toc531012819"/>
              <w:bookmarkStart w:id="13621" w:name="_Toc531077112"/>
              <w:bookmarkStart w:id="13622" w:name="_Toc531078403"/>
              <w:bookmarkStart w:id="13623" w:name="_Toc531079707"/>
              <w:bookmarkStart w:id="13624" w:name="_Toc531701604"/>
              <w:bookmarkEnd w:id="13620"/>
              <w:bookmarkEnd w:id="13621"/>
              <w:bookmarkEnd w:id="13622"/>
              <w:bookmarkEnd w:id="13623"/>
              <w:bookmarkEnd w:id="13624"/>
            </w:del>
          </w:p>
        </w:tc>
        <w:bookmarkStart w:id="13625" w:name="_Toc531012820"/>
        <w:bookmarkStart w:id="13626" w:name="_Toc531077113"/>
        <w:bookmarkStart w:id="13627" w:name="_Toc531078404"/>
        <w:bookmarkStart w:id="13628" w:name="_Toc531079708"/>
        <w:bookmarkStart w:id="13629" w:name="_Toc531701605"/>
        <w:bookmarkEnd w:id="13625"/>
        <w:bookmarkEnd w:id="13626"/>
        <w:bookmarkEnd w:id="13627"/>
        <w:bookmarkEnd w:id="13628"/>
        <w:bookmarkEnd w:id="13629"/>
      </w:tr>
      <w:tr w:rsidR="001B2A26" w:rsidRPr="00794639" w14:paraId="45B602FE" w14:textId="77777777" w:rsidTr="00170927">
        <w:trPr>
          <w:del w:id="13630" w:author="Sevan Sirapian [2]" w:date="2018-11-26T11:12:00Z"/>
        </w:trPr>
        <w:tc>
          <w:tcPr>
            <w:tcW w:w="0" w:type="dxa"/>
            <w:vAlign w:val="top"/>
          </w:tcPr>
          <w:p w14:paraId="07FCFD33" w14:textId="77777777" w:rsidR="001B2A26" w:rsidRPr="00794639" w:rsidRDefault="001B2A26" w:rsidP="00166AF3">
            <w:pPr>
              <w:pStyle w:val="TableBody"/>
              <w:rPr>
                <w:del w:id="13631" w:author="Sevan Sirapian [2]" w:date="2018-11-26T11:12:00Z"/>
              </w:rPr>
            </w:pPr>
            <w:del w:id="13632" w:author="Sevan Sirapian [2]" w:date="2018-11-26T11:12:00Z">
              <w:r w:rsidRPr="00794639">
                <w:delText>278</w:delText>
              </w:r>
              <w:bookmarkStart w:id="13633" w:name="_Toc531012821"/>
              <w:bookmarkStart w:id="13634" w:name="_Toc531077114"/>
              <w:bookmarkStart w:id="13635" w:name="_Toc531078405"/>
              <w:bookmarkStart w:id="13636" w:name="_Toc531079709"/>
              <w:bookmarkStart w:id="13637" w:name="_Toc531701606"/>
              <w:bookmarkEnd w:id="13633"/>
              <w:bookmarkEnd w:id="13634"/>
              <w:bookmarkEnd w:id="13635"/>
              <w:bookmarkEnd w:id="13636"/>
              <w:bookmarkEnd w:id="13637"/>
            </w:del>
          </w:p>
        </w:tc>
        <w:tc>
          <w:tcPr>
            <w:tcW w:w="7539" w:type="dxa"/>
            <w:vAlign w:val="top"/>
          </w:tcPr>
          <w:p w14:paraId="0F8A3F95" w14:textId="77777777" w:rsidR="001B2A26" w:rsidRPr="00794639" w:rsidRDefault="001B2A26" w:rsidP="00166AF3">
            <w:pPr>
              <w:pStyle w:val="TableBody"/>
              <w:rPr>
                <w:del w:id="13638" w:author="Sevan Sirapian [2]" w:date="2018-11-26T11:12:00Z"/>
              </w:rPr>
            </w:pPr>
            <w:del w:id="13639" w:author="Sevan Sirapian [2]" w:date="2018-11-26T11:12:00Z">
              <w:r w:rsidRPr="00794639">
                <w:delText>MN_REJ_BY_CALL_CONTROL</w:delText>
              </w:r>
              <w:bookmarkStart w:id="13640" w:name="_Toc531012822"/>
              <w:bookmarkStart w:id="13641" w:name="_Toc531077115"/>
              <w:bookmarkStart w:id="13642" w:name="_Toc531078406"/>
              <w:bookmarkStart w:id="13643" w:name="_Toc531079710"/>
              <w:bookmarkStart w:id="13644" w:name="_Toc531701607"/>
              <w:bookmarkEnd w:id="13640"/>
              <w:bookmarkEnd w:id="13641"/>
              <w:bookmarkEnd w:id="13642"/>
              <w:bookmarkEnd w:id="13643"/>
              <w:bookmarkEnd w:id="13644"/>
            </w:del>
          </w:p>
        </w:tc>
        <w:bookmarkStart w:id="13645" w:name="_Toc531012823"/>
        <w:bookmarkStart w:id="13646" w:name="_Toc531077116"/>
        <w:bookmarkStart w:id="13647" w:name="_Toc531078407"/>
        <w:bookmarkStart w:id="13648" w:name="_Toc531079711"/>
        <w:bookmarkStart w:id="13649" w:name="_Toc531701608"/>
        <w:bookmarkEnd w:id="13645"/>
        <w:bookmarkEnd w:id="13646"/>
        <w:bookmarkEnd w:id="13647"/>
        <w:bookmarkEnd w:id="13648"/>
        <w:bookmarkEnd w:id="13649"/>
      </w:tr>
      <w:tr w:rsidR="001B2A26" w:rsidRPr="00794639" w14:paraId="654B72D7" w14:textId="77777777" w:rsidTr="00170927">
        <w:trPr>
          <w:del w:id="13650" w:author="Sevan Sirapian [2]" w:date="2018-11-26T11:12:00Z"/>
        </w:trPr>
        <w:tc>
          <w:tcPr>
            <w:tcW w:w="0" w:type="dxa"/>
            <w:vAlign w:val="top"/>
          </w:tcPr>
          <w:p w14:paraId="729DB3E2" w14:textId="77777777" w:rsidR="001B2A26" w:rsidRPr="00794639" w:rsidRDefault="001B2A26" w:rsidP="00166AF3">
            <w:pPr>
              <w:pStyle w:val="TableBody"/>
              <w:rPr>
                <w:del w:id="13651" w:author="Sevan Sirapian [2]" w:date="2018-11-26T11:12:00Z"/>
              </w:rPr>
            </w:pPr>
            <w:del w:id="13652" w:author="Sevan Sirapian [2]" w:date="2018-11-26T11:12:00Z">
              <w:r w:rsidRPr="00794639">
                <w:delText>279</w:delText>
              </w:r>
              <w:bookmarkStart w:id="13653" w:name="_Toc531012824"/>
              <w:bookmarkStart w:id="13654" w:name="_Toc531077117"/>
              <w:bookmarkStart w:id="13655" w:name="_Toc531078408"/>
              <w:bookmarkStart w:id="13656" w:name="_Toc531079712"/>
              <w:bookmarkStart w:id="13657" w:name="_Toc531701609"/>
              <w:bookmarkEnd w:id="13653"/>
              <w:bookmarkEnd w:id="13654"/>
              <w:bookmarkEnd w:id="13655"/>
              <w:bookmarkEnd w:id="13656"/>
              <w:bookmarkEnd w:id="13657"/>
            </w:del>
          </w:p>
        </w:tc>
        <w:tc>
          <w:tcPr>
            <w:tcW w:w="7539" w:type="dxa"/>
            <w:vAlign w:val="top"/>
          </w:tcPr>
          <w:p w14:paraId="270AD2F3" w14:textId="77777777" w:rsidR="001B2A26" w:rsidRPr="00794639" w:rsidRDefault="001B2A26" w:rsidP="00166AF3">
            <w:pPr>
              <w:pStyle w:val="TableBody"/>
              <w:rPr>
                <w:del w:id="13658" w:author="Sevan Sirapian [2]" w:date="2018-11-26T11:12:00Z"/>
              </w:rPr>
            </w:pPr>
            <w:del w:id="13659" w:author="Sevan Sirapian [2]" w:date="2018-11-26T11:12:00Z">
              <w:r w:rsidRPr="00794639">
                <w:delText>MN_FDN_FAILED</w:delText>
              </w:r>
              <w:bookmarkStart w:id="13660" w:name="_Toc531012825"/>
              <w:bookmarkStart w:id="13661" w:name="_Toc531077118"/>
              <w:bookmarkStart w:id="13662" w:name="_Toc531078409"/>
              <w:bookmarkStart w:id="13663" w:name="_Toc531079713"/>
              <w:bookmarkStart w:id="13664" w:name="_Toc531701610"/>
              <w:bookmarkEnd w:id="13660"/>
              <w:bookmarkEnd w:id="13661"/>
              <w:bookmarkEnd w:id="13662"/>
              <w:bookmarkEnd w:id="13663"/>
              <w:bookmarkEnd w:id="13664"/>
            </w:del>
          </w:p>
        </w:tc>
        <w:bookmarkStart w:id="13665" w:name="_Toc531012826"/>
        <w:bookmarkStart w:id="13666" w:name="_Toc531077119"/>
        <w:bookmarkStart w:id="13667" w:name="_Toc531078410"/>
        <w:bookmarkStart w:id="13668" w:name="_Toc531079714"/>
        <w:bookmarkStart w:id="13669" w:name="_Toc531701611"/>
        <w:bookmarkEnd w:id="13665"/>
        <w:bookmarkEnd w:id="13666"/>
        <w:bookmarkEnd w:id="13667"/>
        <w:bookmarkEnd w:id="13668"/>
        <w:bookmarkEnd w:id="13669"/>
      </w:tr>
      <w:tr w:rsidR="001B2A26" w:rsidRPr="00794639" w14:paraId="31E66861" w14:textId="77777777" w:rsidTr="00170927">
        <w:trPr>
          <w:del w:id="13670" w:author="Sevan Sirapian [2]" w:date="2018-11-26T11:12:00Z"/>
        </w:trPr>
        <w:tc>
          <w:tcPr>
            <w:tcW w:w="0" w:type="dxa"/>
            <w:vAlign w:val="top"/>
          </w:tcPr>
          <w:p w14:paraId="1A8195A6" w14:textId="77777777" w:rsidR="001B2A26" w:rsidRPr="00794639" w:rsidRDefault="001B2A26" w:rsidP="00166AF3">
            <w:pPr>
              <w:pStyle w:val="TableBody"/>
              <w:rPr>
                <w:del w:id="13671" w:author="Sevan Sirapian [2]" w:date="2018-11-26T11:12:00Z"/>
              </w:rPr>
            </w:pPr>
            <w:del w:id="13672" w:author="Sevan Sirapian [2]" w:date="2018-11-26T11:12:00Z">
              <w:r w:rsidRPr="00794639">
                <w:delText>280</w:delText>
              </w:r>
              <w:bookmarkStart w:id="13673" w:name="_Toc531012827"/>
              <w:bookmarkStart w:id="13674" w:name="_Toc531077120"/>
              <w:bookmarkStart w:id="13675" w:name="_Toc531078411"/>
              <w:bookmarkStart w:id="13676" w:name="_Toc531079715"/>
              <w:bookmarkStart w:id="13677" w:name="_Toc531701612"/>
              <w:bookmarkEnd w:id="13673"/>
              <w:bookmarkEnd w:id="13674"/>
              <w:bookmarkEnd w:id="13675"/>
              <w:bookmarkEnd w:id="13676"/>
              <w:bookmarkEnd w:id="13677"/>
            </w:del>
          </w:p>
        </w:tc>
        <w:tc>
          <w:tcPr>
            <w:tcW w:w="7539" w:type="dxa"/>
            <w:vAlign w:val="top"/>
          </w:tcPr>
          <w:p w14:paraId="7856B839" w14:textId="77777777" w:rsidR="001B2A26" w:rsidRPr="00794639" w:rsidRDefault="001B2A26" w:rsidP="00166AF3">
            <w:pPr>
              <w:pStyle w:val="TableBody"/>
              <w:rPr>
                <w:del w:id="13678" w:author="Sevan Sirapian [2]" w:date="2018-11-26T11:12:00Z"/>
              </w:rPr>
            </w:pPr>
            <w:del w:id="13679" w:author="Sevan Sirapian [2]" w:date="2018-11-26T11:12:00Z">
              <w:r w:rsidRPr="00794639">
                <w:delText>MN_BDN_FAILED</w:delText>
              </w:r>
              <w:bookmarkStart w:id="13680" w:name="_Toc531012828"/>
              <w:bookmarkStart w:id="13681" w:name="_Toc531077121"/>
              <w:bookmarkStart w:id="13682" w:name="_Toc531078412"/>
              <w:bookmarkStart w:id="13683" w:name="_Toc531079716"/>
              <w:bookmarkStart w:id="13684" w:name="_Toc531701613"/>
              <w:bookmarkEnd w:id="13680"/>
              <w:bookmarkEnd w:id="13681"/>
              <w:bookmarkEnd w:id="13682"/>
              <w:bookmarkEnd w:id="13683"/>
              <w:bookmarkEnd w:id="13684"/>
            </w:del>
          </w:p>
        </w:tc>
        <w:bookmarkStart w:id="13685" w:name="_Toc531012829"/>
        <w:bookmarkStart w:id="13686" w:name="_Toc531077122"/>
        <w:bookmarkStart w:id="13687" w:name="_Toc531078413"/>
        <w:bookmarkStart w:id="13688" w:name="_Toc531079717"/>
        <w:bookmarkStart w:id="13689" w:name="_Toc531701614"/>
        <w:bookmarkEnd w:id="13685"/>
        <w:bookmarkEnd w:id="13686"/>
        <w:bookmarkEnd w:id="13687"/>
        <w:bookmarkEnd w:id="13688"/>
        <w:bookmarkEnd w:id="13689"/>
      </w:tr>
      <w:tr w:rsidR="001B2A26" w:rsidRPr="00794639" w14:paraId="2FC1111B" w14:textId="77777777" w:rsidTr="00170927">
        <w:trPr>
          <w:del w:id="13690" w:author="Sevan Sirapian [2]" w:date="2018-11-26T11:12:00Z"/>
        </w:trPr>
        <w:tc>
          <w:tcPr>
            <w:tcW w:w="0" w:type="dxa"/>
            <w:vAlign w:val="top"/>
          </w:tcPr>
          <w:p w14:paraId="6F3F2CDF" w14:textId="77777777" w:rsidR="001B2A26" w:rsidRPr="00794639" w:rsidRDefault="001B2A26" w:rsidP="00166AF3">
            <w:pPr>
              <w:pStyle w:val="TableBody"/>
              <w:rPr>
                <w:del w:id="13691" w:author="Sevan Sirapian [2]" w:date="2018-11-26T11:12:00Z"/>
              </w:rPr>
            </w:pPr>
            <w:del w:id="13692" w:author="Sevan Sirapian [2]" w:date="2018-11-26T11:12:00Z">
              <w:r w:rsidRPr="00794639">
                <w:delText>281</w:delText>
              </w:r>
              <w:bookmarkStart w:id="13693" w:name="_Toc531012830"/>
              <w:bookmarkStart w:id="13694" w:name="_Toc531077123"/>
              <w:bookmarkStart w:id="13695" w:name="_Toc531078414"/>
              <w:bookmarkStart w:id="13696" w:name="_Toc531079718"/>
              <w:bookmarkStart w:id="13697" w:name="_Toc531701615"/>
              <w:bookmarkEnd w:id="13693"/>
              <w:bookmarkEnd w:id="13694"/>
              <w:bookmarkEnd w:id="13695"/>
              <w:bookmarkEnd w:id="13696"/>
              <w:bookmarkEnd w:id="13697"/>
            </w:del>
          </w:p>
        </w:tc>
        <w:tc>
          <w:tcPr>
            <w:tcW w:w="7539" w:type="dxa"/>
            <w:vAlign w:val="top"/>
          </w:tcPr>
          <w:p w14:paraId="65A96CD5" w14:textId="77777777" w:rsidR="001B2A26" w:rsidRPr="00794639" w:rsidRDefault="001B2A26" w:rsidP="00166AF3">
            <w:pPr>
              <w:pStyle w:val="TableBody"/>
              <w:rPr>
                <w:del w:id="13698" w:author="Sevan Sirapian [2]" w:date="2018-11-26T11:12:00Z"/>
              </w:rPr>
            </w:pPr>
            <w:del w:id="13699" w:author="Sevan Sirapian [2]" w:date="2018-11-26T11:12:00Z">
              <w:r w:rsidRPr="00794639">
                <w:delText>MN_ONLY_ERROR</w:delText>
              </w:r>
              <w:bookmarkStart w:id="13700" w:name="_Toc531012831"/>
              <w:bookmarkStart w:id="13701" w:name="_Toc531077124"/>
              <w:bookmarkStart w:id="13702" w:name="_Toc531078415"/>
              <w:bookmarkStart w:id="13703" w:name="_Toc531079719"/>
              <w:bookmarkStart w:id="13704" w:name="_Toc531701616"/>
              <w:bookmarkEnd w:id="13700"/>
              <w:bookmarkEnd w:id="13701"/>
              <w:bookmarkEnd w:id="13702"/>
              <w:bookmarkEnd w:id="13703"/>
              <w:bookmarkEnd w:id="13704"/>
            </w:del>
          </w:p>
        </w:tc>
        <w:bookmarkStart w:id="13705" w:name="_Toc531012832"/>
        <w:bookmarkStart w:id="13706" w:name="_Toc531077125"/>
        <w:bookmarkStart w:id="13707" w:name="_Toc531078416"/>
        <w:bookmarkStart w:id="13708" w:name="_Toc531079720"/>
        <w:bookmarkStart w:id="13709" w:name="_Toc531701617"/>
        <w:bookmarkEnd w:id="13705"/>
        <w:bookmarkEnd w:id="13706"/>
        <w:bookmarkEnd w:id="13707"/>
        <w:bookmarkEnd w:id="13708"/>
        <w:bookmarkEnd w:id="13709"/>
      </w:tr>
      <w:tr w:rsidR="001B2A26" w:rsidRPr="00794639" w14:paraId="6A406CAE" w14:textId="77777777" w:rsidTr="00170927">
        <w:trPr>
          <w:del w:id="13710" w:author="Sevan Sirapian [2]" w:date="2018-11-26T11:12:00Z"/>
        </w:trPr>
        <w:tc>
          <w:tcPr>
            <w:tcW w:w="0" w:type="dxa"/>
            <w:vAlign w:val="top"/>
          </w:tcPr>
          <w:p w14:paraId="1CB9F79A" w14:textId="77777777" w:rsidR="001B2A26" w:rsidRPr="00794639" w:rsidRDefault="001B2A26" w:rsidP="00166AF3">
            <w:pPr>
              <w:pStyle w:val="TableBody"/>
              <w:rPr>
                <w:del w:id="13711" w:author="Sevan Sirapian [2]" w:date="2018-11-26T11:12:00Z"/>
              </w:rPr>
            </w:pPr>
            <w:del w:id="13712" w:author="Sevan Sirapian [2]" w:date="2018-11-26T11:12:00Z">
              <w:r w:rsidRPr="00794639">
                <w:delText>282</w:delText>
              </w:r>
              <w:bookmarkStart w:id="13713" w:name="_Toc531012833"/>
              <w:bookmarkStart w:id="13714" w:name="_Toc531077126"/>
              <w:bookmarkStart w:id="13715" w:name="_Toc531078417"/>
              <w:bookmarkStart w:id="13716" w:name="_Toc531079721"/>
              <w:bookmarkStart w:id="13717" w:name="_Toc531701618"/>
              <w:bookmarkEnd w:id="13713"/>
              <w:bookmarkEnd w:id="13714"/>
              <w:bookmarkEnd w:id="13715"/>
              <w:bookmarkEnd w:id="13716"/>
              <w:bookmarkEnd w:id="13717"/>
            </w:del>
          </w:p>
        </w:tc>
        <w:tc>
          <w:tcPr>
            <w:tcW w:w="7539" w:type="dxa"/>
            <w:vAlign w:val="top"/>
          </w:tcPr>
          <w:p w14:paraId="255C8AAA" w14:textId="77777777" w:rsidR="001B2A26" w:rsidRPr="00794639" w:rsidRDefault="001B2A26" w:rsidP="00166AF3">
            <w:pPr>
              <w:pStyle w:val="TableBody"/>
              <w:rPr>
                <w:del w:id="13718" w:author="Sevan Sirapian [2]" w:date="2018-11-26T11:12:00Z"/>
              </w:rPr>
            </w:pPr>
            <w:del w:id="13719" w:author="Sevan Sirapian [2]" w:date="2018-11-26T11:12:00Z">
              <w:r w:rsidRPr="00794639">
                <w:delText>MN_NOT_IN_SPEECH_CALL</w:delText>
              </w:r>
              <w:bookmarkStart w:id="13720" w:name="_Toc531012834"/>
              <w:bookmarkStart w:id="13721" w:name="_Toc531077127"/>
              <w:bookmarkStart w:id="13722" w:name="_Toc531078418"/>
              <w:bookmarkStart w:id="13723" w:name="_Toc531079722"/>
              <w:bookmarkStart w:id="13724" w:name="_Toc531701619"/>
              <w:bookmarkEnd w:id="13720"/>
              <w:bookmarkEnd w:id="13721"/>
              <w:bookmarkEnd w:id="13722"/>
              <w:bookmarkEnd w:id="13723"/>
              <w:bookmarkEnd w:id="13724"/>
            </w:del>
          </w:p>
        </w:tc>
        <w:bookmarkStart w:id="13725" w:name="_Toc531012835"/>
        <w:bookmarkStart w:id="13726" w:name="_Toc531077128"/>
        <w:bookmarkStart w:id="13727" w:name="_Toc531078419"/>
        <w:bookmarkStart w:id="13728" w:name="_Toc531079723"/>
        <w:bookmarkStart w:id="13729" w:name="_Toc531701620"/>
        <w:bookmarkEnd w:id="13725"/>
        <w:bookmarkEnd w:id="13726"/>
        <w:bookmarkEnd w:id="13727"/>
        <w:bookmarkEnd w:id="13728"/>
        <w:bookmarkEnd w:id="13729"/>
      </w:tr>
      <w:tr w:rsidR="001B2A26" w:rsidRPr="00794639" w14:paraId="55F0C775" w14:textId="77777777" w:rsidTr="00170927">
        <w:trPr>
          <w:del w:id="13730" w:author="Sevan Sirapian [2]" w:date="2018-11-26T11:12:00Z"/>
        </w:trPr>
        <w:tc>
          <w:tcPr>
            <w:tcW w:w="0" w:type="dxa"/>
            <w:vAlign w:val="top"/>
          </w:tcPr>
          <w:p w14:paraId="44962FA5" w14:textId="77777777" w:rsidR="001B2A26" w:rsidRPr="00794639" w:rsidRDefault="001B2A26" w:rsidP="00166AF3">
            <w:pPr>
              <w:pStyle w:val="TableBody"/>
              <w:rPr>
                <w:del w:id="13731" w:author="Sevan Sirapian [2]" w:date="2018-11-26T11:12:00Z"/>
              </w:rPr>
            </w:pPr>
            <w:del w:id="13732" w:author="Sevan Sirapian [2]" w:date="2018-11-26T11:12:00Z">
              <w:r w:rsidRPr="00794639">
                <w:delText>283</w:delText>
              </w:r>
              <w:bookmarkStart w:id="13733" w:name="_Toc531012836"/>
              <w:bookmarkStart w:id="13734" w:name="_Toc531077129"/>
              <w:bookmarkStart w:id="13735" w:name="_Toc531078420"/>
              <w:bookmarkStart w:id="13736" w:name="_Toc531079724"/>
              <w:bookmarkStart w:id="13737" w:name="_Toc531701621"/>
              <w:bookmarkEnd w:id="13733"/>
              <w:bookmarkEnd w:id="13734"/>
              <w:bookmarkEnd w:id="13735"/>
              <w:bookmarkEnd w:id="13736"/>
              <w:bookmarkEnd w:id="13737"/>
            </w:del>
          </w:p>
        </w:tc>
        <w:tc>
          <w:tcPr>
            <w:tcW w:w="7539" w:type="dxa"/>
            <w:vAlign w:val="top"/>
          </w:tcPr>
          <w:p w14:paraId="50AE9E03" w14:textId="77777777" w:rsidR="001B2A26" w:rsidRPr="00794639" w:rsidRDefault="001B2A26" w:rsidP="00166AF3">
            <w:pPr>
              <w:pStyle w:val="TableBody"/>
              <w:rPr>
                <w:del w:id="13738" w:author="Sevan Sirapian [2]" w:date="2018-11-26T11:12:00Z"/>
              </w:rPr>
            </w:pPr>
            <w:del w:id="13739" w:author="Sevan Sirapian [2]" w:date="2018-11-26T11:12:00Z">
              <w:r w:rsidRPr="00794639">
                <w:delText>MN_CCBS_POSSIBLE</w:delText>
              </w:r>
              <w:bookmarkStart w:id="13740" w:name="_Toc531012837"/>
              <w:bookmarkStart w:id="13741" w:name="_Toc531077130"/>
              <w:bookmarkStart w:id="13742" w:name="_Toc531078421"/>
              <w:bookmarkStart w:id="13743" w:name="_Toc531079725"/>
              <w:bookmarkStart w:id="13744" w:name="_Toc531701622"/>
              <w:bookmarkEnd w:id="13740"/>
              <w:bookmarkEnd w:id="13741"/>
              <w:bookmarkEnd w:id="13742"/>
              <w:bookmarkEnd w:id="13743"/>
              <w:bookmarkEnd w:id="13744"/>
            </w:del>
          </w:p>
        </w:tc>
        <w:bookmarkStart w:id="13745" w:name="_Toc531012838"/>
        <w:bookmarkStart w:id="13746" w:name="_Toc531077131"/>
        <w:bookmarkStart w:id="13747" w:name="_Toc531078422"/>
        <w:bookmarkStart w:id="13748" w:name="_Toc531079726"/>
        <w:bookmarkStart w:id="13749" w:name="_Toc531701623"/>
        <w:bookmarkEnd w:id="13745"/>
        <w:bookmarkEnd w:id="13746"/>
        <w:bookmarkEnd w:id="13747"/>
        <w:bookmarkEnd w:id="13748"/>
        <w:bookmarkEnd w:id="13749"/>
      </w:tr>
      <w:tr w:rsidR="001B2A26" w:rsidRPr="00794639" w14:paraId="398281CF" w14:textId="77777777" w:rsidTr="00170927">
        <w:trPr>
          <w:del w:id="13750" w:author="Sevan Sirapian [2]" w:date="2018-11-26T11:12:00Z"/>
        </w:trPr>
        <w:tc>
          <w:tcPr>
            <w:tcW w:w="0" w:type="dxa"/>
            <w:vAlign w:val="top"/>
          </w:tcPr>
          <w:p w14:paraId="1120C2B3" w14:textId="77777777" w:rsidR="001B2A26" w:rsidRPr="00794639" w:rsidRDefault="001B2A26" w:rsidP="00166AF3">
            <w:pPr>
              <w:pStyle w:val="TableBody"/>
              <w:rPr>
                <w:del w:id="13751" w:author="Sevan Sirapian [2]" w:date="2018-11-26T11:12:00Z"/>
              </w:rPr>
            </w:pPr>
            <w:del w:id="13752" w:author="Sevan Sirapian [2]" w:date="2018-11-26T11:12:00Z">
              <w:r w:rsidRPr="00794639">
                <w:delText>283</w:delText>
              </w:r>
              <w:bookmarkStart w:id="13753" w:name="_Toc531012839"/>
              <w:bookmarkStart w:id="13754" w:name="_Toc531077132"/>
              <w:bookmarkStart w:id="13755" w:name="_Toc531078423"/>
              <w:bookmarkStart w:id="13756" w:name="_Toc531079727"/>
              <w:bookmarkStart w:id="13757" w:name="_Toc531701624"/>
              <w:bookmarkEnd w:id="13753"/>
              <w:bookmarkEnd w:id="13754"/>
              <w:bookmarkEnd w:id="13755"/>
              <w:bookmarkEnd w:id="13756"/>
              <w:bookmarkEnd w:id="13757"/>
            </w:del>
          </w:p>
        </w:tc>
        <w:tc>
          <w:tcPr>
            <w:tcW w:w="7539" w:type="dxa"/>
            <w:vAlign w:val="top"/>
          </w:tcPr>
          <w:p w14:paraId="30DA15C9" w14:textId="77777777" w:rsidR="001B2A26" w:rsidRPr="00794639" w:rsidRDefault="001B2A26" w:rsidP="00166AF3">
            <w:pPr>
              <w:pStyle w:val="TableBody"/>
              <w:rPr>
                <w:del w:id="13758" w:author="Sevan Sirapian [2]" w:date="2018-11-26T11:12:00Z"/>
              </w:rPr>
            </w:pPr>
            <w:del w:id="13759" w:author="Sevan Sirapian [2]" w:date="2018-11-26T11:12:00Z">
              <w:r w:rsidRPr="00794639">
                <w:delText>MN_INVALID_ALS_LINE</w:delText>
              </w:r>
              <w:bookmarkStart w:id="13760" w:name="_Toc531012840"/>
              <w:bookmarkStart w:id="13761" w:name="_Toc531077133"/>
              <w:bookmarkStart w:id="13762" w:name="_Toc531078424"/>
              <w:bookmarkStart w:id="13763" w:name="_Toc531079728"/>
              <w:bookmarkStart w:id="13764" w:name="_Toc531701625"/>
              <w:bookmarkEnd w:id="13760"/>
              <w:bookmarkEnd w:id="13761"/>
              <w:bookmarkEnd w:id="13762"/>
              <w:bookmarkEnd w:id="13763"/>
              <w:bookmarkEnd w:id="13764"/>
            </w:del>
          </w:p>
        </w:tc>
        <w:bookmarkStart w:id="13765" w:name="_Toc531012841"/>
        <w:bookmarkStart w:id="13766" w:name="_Toc531077134"/>
        <w:bookmarkStart w:id="13767" w:name="_Toc531078425"/>
        <w:bookmarkStart w:id="13768" w:name="_Toc531079729"/>
        <w:bookmarkStart w:id="13769" w:name="_Toc531701626"/>
        <w:bookmarkEnd w:id="13765"/>
        <w:bookmarkEnd w:id="13766"/>
        <w:bookmarkEnd w:id="13767"/>
        <w:bookmarkEnd w:id="13768"/>
        <w:bookmarkEnd w:id="13769"/>
      </w:tr>
      <w:tr w:rsidR="001B2A26" w:rsidRPr="00794639" w14:paraId="7B918BCE" w14:textId="77777777" w:rsidTr="00170927">
        <w:trPr>
          <w:del w:id="13770" w:author="Sevan Sirapian [2]" w:date="2018-11-26T11:12:00Z"/>
        </w:trPr>
        <w:tc>
          <w:tcPr>
            <w:tcW w:w="0" w:type="dxa"/>
            <w:vAlign w:val="top"/>
          </w:tcPr>
          <w:p w14:paraId="5EBAA81B" w14:textId="77777777" w:rsidR="001B2A26" w:rsidRPr="00794639" w:rsidRDefault="001B2A26" w:rsidP="00166AF3">
            <w:pPr>
              <w:pStyle w:val="TableBody"/>
              <w:rPr>
                <w:del w:id="13771" w:author="Sevan Sirapian [2]" w:date="2018-11-26T11:12:00Z"/>
              </w:rPr>
            </w:pPr>
            <w:del w:id="13772" w:author="Sevan Sirapian [2]" w:date="2018-11-26T11:12:00Z">
              <w:r w:rsidRPr="00794639">
                <w:delText>284</w:delText>
              </w:r>
              <w:bookmarkStart w:id="13773" w:name="_Toc531012842"/>
              <w:bookmarkStart w:id="13774" w:name="_Toc531077135"/>
              <w:bookmarkStart w:id="13775" w:name="_Toc531078426"/>
              <w:bookmarkStart w:id="13776" w:name="_Toc531079730"/>
              <w:bookmarkStart w:id="13777" w:name="_Toc531701627"/>
              <w:bookmarkEnd w:id="13773"/>
              <w:bookmarkEnd w:id="13774"/>
              <w:bookmarkEnd w:id="13775"/>
              <w:bookmarkEnd w:id="13776"/>
              <w:bookmarkEnd w:id="13777"/>
            </w:del>
          </w:p>
        </w:tc>
        <w:tc>
          <w:tcPr>
            <w:tcW w:w="7539" w:type="dxa"/>
            <w:vAlign w:val="top"/>
          </w:tcPr>
          <w:p w14:paraId="39CFFFB5" w14:textId="77777777" w:rsidR="001B2A26" w:rsidRPr="00794639" w:rsidRDefault="001B2A26" w:rsidP="00166AF3">
            <w:pPr>
              <w:pStyle w:val="TableBody"/>
              <w:rPr>
                <w:del w:id="13778" w:author="Sevan Sirapian [2]" w:date="2018-11-26T11:12:00Z"/>
              </w:rPr>
            </w:pPr>
            <w:del w:id="13779" w:author="Sevan Sirapian [2]" w:date="2018-11-26T11:12:00Z">
              <w:r w:rsidRPr="00794639">
                <w:delText>MN_INVALID_ALS_LINE</w:delText>
              </w:r>
              <w:bookmarkStart w:id="13780" w:name="_Toc531012843"/>
              <w:bookmarkStart w:id="13781" w:name="_Toc531077136"/>
              <w:bookmarkStart w:id="13782" w:name="_Toc531078427"/>
              <w:bookmarkStart w:id="13783" w:name="_Toc531079731"/>
              <w:bookmarkStart w:id="13784" w:name="_Toc531701628"/>
              <w:bookmarkEnd w:id="13780"/>
              <w:bookmarkEnd w:id="13781"/>
              <w:bookmarkEnd w:id="13782"/>
              <w:bookmarkEnd w:id="13783"/>
              <w:bookmarkEnd w:id="13784"/>
            </w:del>
          </w:p>
        </w:tc>
        <w:bookmarkStart w:id="13785" w:name="_Toc531012844"/>
        <w:bookmarkStart w:id="13786" w:name="_Toc531077137"/>
        <w:bookmarkStart w:id="13787" w:name="_Toc531078428"/>
        <w:bookmarkStart w:id="13788" w:name="_Toc531079732"/>
        <w:bookmarkStart w:id="13789" w:name="_Toc531701629"/>
        <w:bookmarkEnd w:id="13785"/>
        <w:bookmarkEnd w:id="13786"/>
        <w:bookmarkEnd w:id="13787"/>
        <w:bookmarkEnd w:id="13788"/>
        <w:bookmarkEnd w:id="13789"/>
      </w:tr>
      <w:tr w:rsidR="001B2A26" w:rsidRPr="00794639" w14:paraId="50E39CE4" w14:textId="77777777" w:rsidTr="00170927">
        <w:trPr>
          <w:del w:id="13790" w:author="Sevan Sirapian [2]" w:date="2018-11-26T11:12:00Z"/>
        </w:trPr>
        <w:tc>
          <w:tcPr>
            <w:tcW w:w="0" w:type="dxa"/>
            <w:vAlign w:val="top"/>
          </w:tcPr>
          <w:p w14:paraId="19AD61DD" w14:textId="77777777" w:rsidR="001B2A26" w:rsidRPr="00794639" w:rsidRDefault="001B2A26" w:rsidP="00166AF3">
            <w:pPr>
              <w:pStyle w:val="TableBody"/>
              <w:rPr>
                <w:del w:id="13791" w:author="Sevan Sirapian [2]" w:date="2018-11-26T11:12:00Z"/>
              </w:rPr>
            </w:pPr>
            <w:del w:id="13792" w:author="Sevan Sirapian [2]" w:date="2018-11-26T11:12:00Z">
              <w:r w:rsidRPr="00794639">
                <w:delText>285</w:delText>
              </w:r>
              <w:bookmarkStart w:id="13793" w:name="_Toc531012845"/>
              <w:bookmarkStart w:id="13794" w:name="_Toc531077138"/>
              <w:bookmarkStart w:id="13795" w:name="_Toc531078429"/>
              <w:bookmarkStart w:id="13796" w:name="_Toc531079733"/>
              <w:bookmarkStart w:id="13797" w:name="_Toc531701630"/>
              <w:bookmarkEnd w:id="13793"/>
              <w:bookmarkEnd w:id="13794"/>
              <w:bookmarkEnd w:id="13795"/>
              <w:bookmarkEnd w:id="13796"/>
              <w:bookmarkEnd w:id="13797"/>
            </w:del>
          </w:p>
        </w:tc>
        <w:tc>
          <w:tcPr>
            <w:tcW w:w="7539" w:type="dxa"/>
            <w:vAlign w:val="top"/>
          </w:tcPr>
          <w:p w14:paraId="2B9010DC" w14:textId="77777777" w:rsidR="001B2A26" w:rsidRPr="00794639" w:rsidRDefault="001B2A26" w:rsidP="00166AF3">
            <w:pPr>
              <w:pStyle w:val="TableBody"/>
              <w:rPr>
                <w:del w:id="13798" w:author="Sevan Sirapian [2]" w:date="2018-11-26T11:12:00Z"/>
              </w:rPr>
            </w:pPr>
            <w:del w:id="13799" w:author="Sevan Sirapian [2]" w:date="2018-11-26T11:12:00Z">
              <w:r w:rsidRPr="00794639">
                <w:delText>MN_LND_OVERFLOW</w:delText>
              </w:r>
              <w:bookmarkStart w:id="13800" w:name="_Toc531012846"/>
              <w:bookmarkStart w:id="13801" w:name="_Toc531077139"/>
              <w:bookmarkStart w:id="13802" w:name="_Toc531078430"/>
              <w:bookmarkStart w:id="13803" w:name="_Toc531079734"/>
              <w:bookmarkStart w:id="13804" w:name="_Toc531701631"/>
              <w:bookmarkEnd w:id="13800"/>
              <w:bookmarkEnd w:id="13801"/>
              <w:bookmarkEnd w:id="13802"/>
              <w:bookmarkEnd w:id="13803"/>
              <w:bookmarkEnd w:id="13804"/>
            </w:del>
          </w:p>
        </w:tc>
        <w:bookmarkStart w:id="13805" w:name="_Toc531012847"/>
        <w:bookmarkStart w:id="13806" w:name="_Toc531077140"/>
        <w:bookmarkStart w:id="13807" w:name="_Toc531078431"/>
        <w:bookmarkStart w:id="13808" w:name="_Toc531079735"/>
        <w:bookmarkStart w:id="13809" w:name="_Toc531701632"/>
        <w:bookmarkEnd w:id="13805"/>
        <w:bookmarkEnd w:id="13806"/>
        <w:bookmarkEnd w:id="13807"/>
        <w:bookmarkEnd w:id="13808"/>
        <w:bookmarkEnd w:id="13809"/>
      </w:tr>
      <w:tr w:rsidR="001B2A26" w:rsidRPr="00794639" w14:paraId="62585F3A" w14:textId="77777777" w:rsidTr="00170927">
        <w:trPr>
          <w:del w:id="13810" w:author="Sevan Sirapian [2]" w:date="2018-11-26T11:12:00Z"/>
        </w:trPr>
        <w:tc>
          <w:tcPr>
            <w:tcW w:w="0" w:type="dxa"/>
            <w:vAlign w:val="top"/>
          </w:tcPr>
          <w:p w14:paraId="4706AFEB" w14:textId="77777777" w:rsidR="001B2A26" w:rsidRPr="00794639" w:rsidRDefault="001B2A26" w:rsidP="00166AF3">
            <w:pPr>
              <w:pStyle w:val="TableBody"/>
              <w:rPr>
                <w:del w:id="13811" w:author="Sevan Sirapian [2]" w:date="2018-11-26T11:12:00Z"/>
              </w:rPr>
            </w:pPr>
            <w:del w:id="13812" w:author="Sevan Sirapian [2]" w:date="2018-11-26T11:12:00Z">
              <w:r w:rsidRPr="00794639">
                <w:delText>286</w:delText>
              </w:r>
              <w:bookmarkStart w:id="13813" w:name="_Toc531012848"/>
              <w:bookmarkStart w:id="13814" w:name="_Toc531077141"/>
              <w:bookmarkStart w:id="13815" w:name="_Toc531078432"/>
              <w:bookmarkStart w:id="13816" w:name="_Toc531079736"/>
              <w:bookmarkStart w:id="13817" w:name="_Toc531701633"/>
              <w:bookmarkEnd w:id="13813"/>
              <w:bookmarkEnd w:id="13814"/>
              <w:bookmarkEnd w:id="13815"/>
              <w:bookmarkEnd w:id="13816"/>
              <w:bookmarkEnd w:id="13817"/>
            </w:del>
          </w:p>
        </w:tc>
        <w:tc>
          <w:tcPr>
            <w:tcW w:w="7539" w:type="dxa"/>
            <w:vAlign w:val="top"/>
          </w:tcPr>
          <w:p w14:paraId="6697A316" w14:textId="77777777" w:rsidR="001B2A26" w:rsidRPr="00794639" w:rsidRDefault="001B2A26" w:rsidP="00166AF3">
            <w:pPr>
              <w:pStyle w:val="TableBody"/>
              <w:rPr>
                <w:del w:id="13818" w:author="Sevan Sirapian [2]" w:date="2018-11-26T11:12:00Z"/>
              </w:rPr>
            </w:pPr>
            <w:del w:id="13819" w:author="Sevan Sirapian [2]" w:date="2018-11-26T11:12:00Z">
              <w:r w:rsidRPr="00794639">
                <w:delText>MN_DTMF_REJECTED_NO_TCH_AVAILABLE</w:delText>
              </w:r>
              <w:bookmarkStart w:id="13820" w:name="_Toc531012849"/>
              <w:bookmarkStart w:id="13821" w:name="_Toc531077142"/>
              <w:bookmarkStart w:id="13822" w:name="_Toc531078433"/>
              <w:bookmarkStart w:id="13823" w:name="_Toc531079737"/>
              <w:bookmarkStart w:id="13824" w:name="_Toc531701634"/>
              <w:bookmarkEnd w:id="13820"/>
              <w:bookmarkEnd w:id="13821"/>
              <w:bookmarkEnd w:id="13822"/>
              <w:bookmarkEnd w:id="13823"/>
              <w:bookmarkEnd w:id="13824"/>
            </w:del>
          </w:p>
        </w:tc>
        <w:bookmarkStart w:id="13825" w:name="_Toc531012850"/>
        <w:bookmarkStart w:id="13826" w:name="_Toc531077143"/>
        <w:bookmarkStart w:id="13827" w:name="_Toc531078434"/>
        <w:bookmarkStart w:id="13828" w:name="_Toc531079738"/>
        <w:bookmarkStart w:id="13829" w:name="_Toc531701635"/>
        <w:bookmarkEnd w:id="13825"/>
        <w:bookmarkEnd w:id="13826"/>
        <w:bookmarkEnd w:id="13827"/>
        <w:bookmarkEnd w:id="13828"/>
        <w:bookmarkEnd w:id="13829"/>
      </w:tr>
      <w:tr w:rsidR="001B2A26" w:rsidRPr="00794639" w14:paraId="33867A53" w14:textId="77777777" w:rsidTr="00170927">
        <w:trPr>
          <w:del w:id="13830" w:author="Sevan Sirapian [2]" w:date="2018-11-26T11:12:00Z"/>
        </w:trPr>
        <w:tc>
          <w:tcPr>
            <w:tcW w:w="0" w:type="dxa"/>
            <w:vAlign w:val="top"/>
          </w:tcPr>
          <w:p w14:paraId="734A24E9" w14:textId="77777777" w:rsidR="001B2A26" w:rsidRPr="00794639" w:rsidRDefault="001B2A26" w:rsidP="00166AF3">
            <w:pPr>
              <w:pStyle w:val="TableBody"/>
              <w:rPr>
                <w:del w:id="13831" w:author="Sevan Sirapian [2]" w:date="2018-11-26T11:12:00Z"/>
              </w:rPr>
            </w:pPr>
            <w:del w:id="13832" w:author="Sevan Sirapian [2]" w:date="2018-11-26T11:12:00Z">
              <w:r w:rsidRPr="00794639">
                <w:delText>287</w:delText>
              </w:r>
              <w:bookmarkStart w:id="13833" w:name="_Toc531012851"/>
              <w:bookmarkStart w:id="13834" w:name="_Toc531077144"/>
              <w:bookmarkStart w:id="13835" w:name="_Toc531078435"/>
              <w:bookmarkStart w:id="13836" w:name="_Toc531079739"/>
              <w:bookmarkStart w:id="13837" w:name="_Toc531701636"/>
              <w:bookmarkEnd w:id="13833"/>
              <w:bookmarkEnd w:id="13834"/>
              <w:bookmarkEnd w:id="13835"/>
              <w:bookmarkEnd w:id="13836"/>
              <w:bookmarkEnd w:id="13837"/>
            </w:del>
          </w:p>
        </w:tc>
        <w:tc>
          <w:tcPr>
            <w:tcW w:w="7539" w:type="dxa"/>
            <w:vAlign w:val="top"/>
          </w:tcPr>
          <w:p w14:paraId="7E76ED9C" w14:textId="77777777" w:rsidR="001B2A26" w:rsidRPr="00794639" w:rsidRDefault="001B2A26" w:rsidP="00166AF3">
            <w:pPr>
              <w:pStyle w:val="TableBody"/>
              <w:rPr>
                <w:del w:id="13838" w:author="Sevan Sirapian [2]" w:date="2018-11-26T11:12:00Z"/>
              </w:rPr>
            </w:pPr>
            <w:del w:id="13839" w:author="Sevan Sirapian [2]" w:date="2018-11-26T11:12:00Z">
              <w:r w:rsidRPr="00794639">
                <w:delText>MN_NW_FAILURE_UNSPECIFIED</w:delText>
              </w:r>
              <w:bookmarkStart w:id="13840" w:name="_Toc531012852"/>
              <w:bookmarkStart w:id="13841" w:name="_Toc531077145"/>
              <w:bookmarkStart w:id="13842" w:name="_Toc531078436"/>
              <w:bookmarkStart w:id="13843" w:name="_Toc531079740"/>
              <w:bookmarkStart w:id="13844" w:name="_Toc531701637"/>
              <w:bookmarkEnd w:id="13840"/>
              <w:bookmarkEnd w:id="13841"/>
              <w:bookmarkEnd w:id="13842"/>
              <w:bookmarkEnd w:id="13843"/>
              <w:bookmarkEnd w:id="13844"/>
            </w:del>
          </w:p>
        </w:tc>
        <w:bookmarkStart w:id="13845" w:name="_Toc531012853"/>
        <w:bookmarkStart w:id="13846" w:name="_Toc531077146"/>
        <w:bookmarkStart w:id="13847" w:name="_Toc531078437"/>
        <w:bookmarkStart w:id="13848" w:name="_Toc531079741"/>
        <w:bookmarkStart w:id="13849" w:name="_Toc531701638"/>
        <w:bookmarkEnd w:id="13845"/>
        <w:bookmarkEnd w:id="13846"/>
        <w:bookmarkEnd w:id="13847"/>
        <w:bookmarkEnd w:id="13848"/>
        <w:bookmarkEnd w:id="13849"/>
      </w:tr>
      <w:tr w:rsidR="001B2A26" w:rsidRPr="00794639" w14:paraId="5CB4E815" w14:textId="77777777" w:rsidTr="00170927">
        <w:trPr>
          <w:del w:id="13850" w:author="Sevan Sirapian [2]" w:date="2018-11-26T11:12:00Z"/>
        </w:trPr>
        <w:tc>
          <w:tcPr>
            <w:tcW w:w="0" w:type="dxa"/>
            <w:vAlign w:val="top"/>
          </w:tcPr>
          <w:p w14:paraId="490F9758" w14:textId="77777777" w:rsidR="001B2A26" w:rsidRPr="00794639" w:rsidRDefault="001B2A26" w:rsidP="00166AF3">
            <w:pPr>
              <w:pStyle w:val="TableBody"/>
              <w:rPr>
                <w:del w:id="13851" w:author="Sevan Sirapian [2]" w:date="2018-11-26T11:12:00Z"/>
              </w:rPr>
            </w:pPr>
            <w:del w:id="13852" w:author="Sevan Sirapian [2]" w:date="2018-11-26T11:12:00Z">
              <w:r w:rsidRPr="00794639">
                <w:delText>288</w:delText>
              </w:r>
              <w:bookmarkStart w:id="13853" w:name="_Toc531012854"/>
              <w:bookmarkStart w:id="13854" w:name="_Toc531077147"/>
              <w:bookmarkStart w:id="13855" w:name="_Toc531078438"/>
              <w:bookmarkStart w:id="13856" w:name="_Toc531079742"/>
              <w:bookmarkStart w:id="13857" w:name="_Toc531701639"/>
              <w:bookmarkEnd w:id="13853"/>
              <w:bookmarkEnd w:id="13854"/>
              <w:bookmarkEnd w:id="13855"/>
              <w:bookmarkEnd w:id="13856"/>
              <w:bookmarkEnd w:id="13857"/>
            </w:del>
          </w:p>
        </w:tc>
        <w:tc>
          <w:tcPr>
            <w:tcW w:w="7539" w:type="dxa"/>
            <w:vAlign w:val="top"/>
          </w:tcPr>
          <w:p w14:paraId="762DF8F6" w14:textId="77777777" w:rsidR="001B2A26" w:rsidRPr="00794639" w:rsidRDefault="001B2A26" w:rsidP="00166AF3">
            <w:pPr>
              <w:pStyle w:val="TableBody"/>
              <w:rPr>
                <w:del w:id="13858" w:author="Sevan Sirapian [2]" w:date="2018-11-26T11:12:00Z"/>
              </w:rPr>
            </w:pPr>
            <w:del w:id="13859" w:author="Sevan Sirapian [2]" w:date="2018-11-26T11:12:00Z">
              <w:r w:rsidRPr="00794639">
                <w:delText>MN_MS_NO_SERVICE</w:delText>
              </w:r>
              <w:bookmarkStart w:id="13860" w:name="_Toc531012855"/>
              <w:bookmarkStart w:id="13861" w:name="_Toc531077148"/>
              <w:bookmarkStart w:id="13862" w:name="_Toc531078439"/>
              <w:bookmarkStart w:id="13863" w:name="_Toc531079743"/>
              <w:bookmarkStart w:id="13864" w:name="_Toc531701640"/>
              <w:bookmarkEnd w:id="13860"/>
              <w:bookmarkEnd w:id="13861"/>
              <w:bookmarkEnd w:id="13862"/>
              <w:bookmarkEnd w:id="13863"/>
              <w:bookmarkEnd w:id="13864"/>
            </w:del>
          </w:p>
        </w:tc>
        <w:bookmarkStart w:id="13865" w:name="_Toc531012856"/>
        <w:bookmarkStart w:id="13866" w:name="_Toc531077149"/>
        <w:bookmarkStart w:id="13867" w:name="_Toc531078440"/>
        <w:bookmarkStart w:id="13868" w:name="_Toc531079744"/>
        <w:bookmarkStart w:id="13869" w:name="_Toc531701641"/>
        <w:bookmarkEnd w:id="13865"/>
        <w:bookmarkEnd w:id="13866"/>
        <w:bookmarkEnd w:id="13867"/>
        <w:bookmarkEnd w:id="13868"/>
        <w:bookmarkEnd w:id="13869"/>
      </w:tr>
      <w:tr w:rsidR="001B2A26" w:rsidRPr="00794639" w14:paraId="61841CD8" w14:textId="77777777" w:rsidTr="00170927">
        <w:trPr>
          <w:del w:id="13870" w:author="Sevan Sirapian [2]" w:date="2018-11-26T11:12:00Z"/>
        </w:trPr>
        <w:tc>
          <w:tcPr>
            <w:tcW w:w="0" w:type="dxa"/>
            <w:vAlign w:val="top"/>
          </w:tcPr>
          <w:p w14:paraId="23384B11" w14:textId="77777777" w:rsidR="001B2A26" w:rsidRPr="00794639" w:rsidRDefault="001B2A26" w:rsidP="00166AF3">
            <w:pPr>
              <w:pStyle w:val="TableBody"/>
              <w:rPr>
                <w:del w:id="13871" w:author="Sevan Sirapian [2]" w:date="2018-11-26T11:12:00Z"/>
              </w:rPr>
            </w:pPr>
            <w:del w:id="13872" w:author="Sevan Sirapian [2]" w:date="2018-11-26T11:12:00Z">
              <w:r w:rsidRPr="00794639">
                <w:delText>289</w:delText>
              </w:r>
              <w:bookmarkStart w:id="13873" w:name="_Toc531012857"/>
              <w:bookmarkStart w:id="13874" w:name="_Toc531077150"/>
              <w:bookmarkStart w:id="13875" w:name="_Toc531078441"/>
              <w:bookmarkStart w:id="13876" w:name="_Toc531079745"/>
              <w:bookmarkStart w:id="13877" w:name="_Toc531701642"/>
              <w:bookmarkEnd w:id="13873"/>
              <w:bookmarkEnd w:id="13874"/>
              <w:bookmarkEnd w:id="13875"/>
              <w:bookmarkEnd w:id="13876"/>
              <w:bookmarkEnd w:id="13877"/>
            </w:del>
          </w:p>
        </w:tc>
        <w:tc>
          <w:tcPr>
            <w:tcW w:w="7539" w:type="dxa"/>
            <w:vAlign w:val="top"/>
          </w:tcPr>
          <w:p w14:paraId="41A4920F" w14:textId="77777777" w:rsidR="001B2A26" w:rsidRPr="00794639" w:rsidRDefault="001B2A26" w:rsidP="00166AF3">
            <w:pPr>
              <w:pStyle w:val="TableBody"/>
              <w:rPr>
                <w:del w:id="13878" w:author="Sevan Sirapian [2]" w:date="2018-11-26T11:12:00Z"/>
              </w:rPr>
            </w:pPr>
            <w:del w:id="13879" w:author="Sevan Sirapian [2]" w:date="2018-11-26T11:12:00Z">
              <w:r w:rsidRPr="00794639">
                <w:delText>MN_MS_ACCESS_CLASS_BARRED</w:delText>
              </w:r>
              <w:bookmarkStart w:id="13880" w:name="_Toc531012858"/>
              <w:bookmarkStart w:id="13881" w:name="_Toc531077151"/>
              <w:bookmarkStart w:id="13882" w:name="_Toc531078442"/>
              <w:bookmarkStart w:id="13883" w:name="_Toc531079746"/>
              <w:bookmarkStart w:id="13884" w:name="_Toc531701643"/>
              <w:bookmarkEnd w:id="13880"/>
              <w:bookmarkEnd w:id="13881"/>
              <w:bookmarkEnd w:id="13882"/>
              <w:bookmarkEnd w:id="13883"/>
              <w:bookmarkEnd w:id="13884"/>
            </w:del>
          </w:p>
        </w:tc>
        <w:bookmarkStart w:id="13885" w:name="_Toc531012859"/>
        <w:bookmarkStart w:id="13886" w:name="_Toc531077152"/>
        <w:bookmarkStart w:id="13887" w:name="_Toc531078443"/>
        <w:bookmarkStart w:id="13888" w:name="_Toc531079747"/>
        <w:bookmarkStart w:id="13889" w:name="_Toc531701644"/>
        <w:bookmarkEnd w:id="13885"/>
        <w:bookmarkEnd w:id="13886"/>
        <w:bookmarkEnd w:id="13887"/>
        <w:bookmarkEnd w:id="13888"/>
        <w:bookmarkEnd w:id="13889"/>
      </w:tr>
      <w:tr w:rsidR="001B2A26" w:rsidRPr="00794639" w14:paraId="6BAECA9B" w14:textId="77777777" w:rsidTr="00170927">
        <w:trPr>
          <w:del w:id="13890" w:author="Sevan Sirapian [2]" w:date="2018-11-26T11:12:00Z"/>
        </w:trPr>
        <w:tc>
          <w:tcPr>
            <w:tcW w:w="0" w:type="dxa"/>
            <w:vAlign w:val="top"/>
          </w:tcPr>
          <w:p w14:paraId="24536AAE" w14:textId="77777777" w:rsidR="001B2A26" w:rsidRPr="00794639" w:rsidRDefault="001B2A26" w:rsidP="00166AF3">
            <w:pPr>
              <w:pStyle w:val="TableBody"/>
              <w:rPr>
                <w:del w:id="13891" w:author="Sevan Sirapian [2]" w:date="2018-11-26T11:12:00Z"/>
              </w:rPr>
            </w:pPr>
            <w:del w:id="13892" w:author="Sevan Sirapian [2]" w:date="2018-11-26T11:12:00Z">
              <w:r w:rsidRPr="00794639">
                <w:delText>290</w:delText>
              </w:r>
              <w:bookmarkStart w:id="13893" w:name="_Toc531012860"/>
              <w:bookmarkStart w:id="13894" w:name="_Toc531077153"/>
              <w:bookmarkStart w:id="13895" w:name="_Toc531078444"/>
              <w:bookmarkStart w:id="13896" w:name="_Toc531079748"/>
              <w:bookmarkStart w:id="13897" w:name="_Toc531701645"/>
              <w:bookmarkEnd w:id="13893"/>
              <w:bookmarkEnd w:id="13894"/>
              <w:bookmarkEnd w:id="13895"/>
              <w:bookmarkEnd w:id="13896"/>
              <w:bookmarkEnd w:id="13897"/>
            </w:del>
          </w:p>
        </w:tc>
        <w:tc>
          <w:tcPr>
            <w:tcW w:w="7539" w:type="dxa"/>
            <w:vAlign w:val="top"/>
          </w:tcPr>
          <w:p w14:paraId="2F305161" w14:textId="77777777" w:rsidR="001B2A26" w:rsidRPr="00794639" w:rsidRDefault="001B2A26" w:rsidP="00166AF3">
            <w:pPr>
              <w:pStyle w:val="TableBody"/>
              <w:rPr>
                <w:del w:id="13898" w:author="Sevan Sirapian [2]" w:date="2018-11-26T11:12:00Z"/>
              </w:rPr>
            </w:pPr>
            <w:del w:id="13899" w:author="Sevan Sirapian [2]" w:date="2018-11-26T11:12:00Z">
              <w:r w:rsidRPr="00794639">
                <w:delText>MN_MS_NO_RESOURCE</w:delText>
              </w:r>
              <w:bookmarkStart w:id="13900" w:name="_Toc531012861"/>
              <w:bookmarkStart w:id="13901" w:name="_Toc531077154"/>
              <w:bookmarkStart w:id="13902" w:name="_Toc531078445"/>
              <w:bookmarkStart w:id="13903" w:name="_Toc531079749"/>
              <w:bookmarkStart w:id="13904" w:name="_Toc531701646"/>
              <w:bookmarkEnd w:id="13900"/>
              <w:bookmarkEnd w:id="13901"/>
              <w:bookmarkEnd w:id="13902"/>
              <w:bookmarkEnd w:id="13903"/>
              <w:bookmarkEnd w:id="13904"/>
            </w:del>
          </w:p>
        </w:tc>
        <w:bookmarkStart w:id="13905" w:name="_Toc531012862"/>
        <w:bookmarkStart w:id="13906" w:name="_Toc531077155"/>
        <w:bookmarkStart w:id="13907" w:name="_Toc531078446"/>
        <w:bookmarkStart w:id="13908" w:name="_Toc531079750"/>
        <w:bookmarkStart w:id="13909" w:name="_Toc531701647"/>
        <w:bookmarkEnd w:id="13905"/>
        <w:bookmarkEnd w:id="13906"/>
        <w:bookmarkEnd w:id="13907"/>
        <w:bookmarkEnd w:id="13908"/>
        <w:bookmarkEnd w:id="13909"/>
      </w:tr>
      <w:tr w:rsidR="001B2A26" w:rsidRPr="00794639" w14:paraId="02E2ED10" w14:textId="77777777" w:rsidTr="00170927">
        <w:trPr>
          <w:del w:id="13910" w:author="Sevan Sirapian [2]" w:date="2018-11-26T11:12:00Z"/>
        </w:trPr>
        <w:tc>
          <w:tcPr>
            <w:tcW w:w="0" w:type="dxa"/>
            <w:vAlign w:val="top"/>
          </w:tcPr>
          <w:p w14:paraId="2B9F8A61" w14:textId="77777777" w:rsidR="001B2A26" w:rsidRPr="00794639" w:rsidRDefault="001B2A26" w:rsidP="00166AF3">
            <w:pPr>
              <w:pStyle w:val="TableBody"/>
              <w:rPr>
                <w:del w:id="13911" w:author="Sevan Sirapian [2]" w:date="2018-11-26T11:12:00Z"/>
              </w:rPr>
            </w:pPr>
            <w:del w:id="13912" w:author="Sevan Sirapian [2]" w:date="2018-11-26T11:12:00Z">
              <w:r w:rsidRPr="00794639">
                <w:delText>291</w:delText>
              </w:r>
              <w:bookmarkStart w:id="13913" w:name="_Toc531012863"/>
              <w:bookmarkStart w:id="13914" w:name="_Toc531077156"/>
              <w:bookmarkStart w:id="13915" w:name="_Toc531078447"/>
              <w:bookmarkStart w:id="13916" w:name="_Toc531079751"/>
              <w:bookmarkStart w:id="13917" w:name="_Toc531701648"/>
              <w:bookmarkEnd w:id="13913"/>
              <w:bookmarkEnd w:id="13914"/>
              <w:bookmarkEnd w:id="13915"/>
              <w:bookmarkEnd w:id="13916"/>
              <w:bookmarkEnd w:id="13917"/>
            </w:del>
          </w:p>
        </w:tc>
        <w:tc>
          <w:tcPr>
            <w:tcW w:w="7539" w:type="dxa"/>
            <w:vAlign w:val="top"/>
          </w:tcPr>
          <w:p w14:paraId="228C7EA3" w14:textId="77777777" w:rsidR="001B2A26" w:rsidRPr="00794639" w:rsidRDefault="001B2A26" w:rsidP="00166AF3">
            <w:pPr>
              <w:pStyle w:val="TableBody"/>
              <w:rPr>
                <w:del w:id="13918" w:author="Sevan Sirapian [2]" w:date="2018-11-26T11:12:00Z"/>
              </w:rPr>
            </w:pPr>
            <w:del w:id="13919" w:author="Sevan Sirapian [2]" w:date="2018-11-26T11:12:00Z">
              <w:r w:rsidRPr="00794639">
                <w:delText>MN_MS_SERVICE_BUSY</w:delText>
              </w:r>
              <w:bookmarkStart w:id="13920" w:name="_Toc531012864"/>
              <w:bookmarkStart w:id="13921" w:name="_Toc531077157"/>
              <w:bookmarkStart w:id="13922" w:name="_Toc531078448"/>
              <w:bookmarkStart w:id="13923" w:name="_Toc531079752"/>
              <w:bookmarkStart w:id="13924" w:name="_Toc531701649"/>
              <w:bookmarkEnd w:id="13920"/>
              <w:bookmarkEnd w:id="13921"/>
              <w:bookmarkEnd w:id="13922"/>
              <w:bookmarkEnd w:id="13923"/>
              <w:bookmarkEnd w:id="13924"/>
            </w:del>
          </w:p>
        </w:tc>
        <w:bookmarkStart w:id="13925" w:name="_Toc531012865"/>
        <w:bookmarkStart w:id="13926" w:name="_Toc531077158"/>
        <w:bookmarkStart w:id="13927" w:name="_Toc531078449"/>
        <w:bookmarkStart w:id="13928" w:name="_Toc531079753"/>
        <w:bookmarkStart w:id="13929" w:name="_Toc531701650"/>
        <w:bookmarkEnd w:id="13925"/>
        <w:bookmarkEnd w:id="13926"/>
        <w:bookmarkEnd w:id="13927"/>
        <w:bookmarkEnd w:id="13928"/>
        <w:bookmarkEnd w:id="13929"/>
      </w:tr>
      <w:tr w:rsidR="001B2A26" w:rsidRPr="00794639" w14:paraId="310FBD4C" w14:textId="77777777" w:rsidTr="00170927">
        <w:trPr>
          <w:del w:id="13930" w:author="Sevan Sirapian [2]" w:date="2018-11-26T11:12:00Z"/>
        </w:trPr>
        <w:tc>
          <w:tcPr>
            <w:tcW w:w="0" w:type="dxa"/>
            <w:vAlign w:val="top"/>
          </w:tcPr>
          <w:p w14:paraId="56AD3AFB" w14:textId="77777777" w:rsidR="001B2A26" w:rsidRPr="00794639" w:rsidRDefault="001B2A26" w:rsidP="00166AF3">
            <w:pPr>
              <w:pStyle w:val="TableBody"/>
              <w:rPr>
                <w:del w:id="13931" w:author="Sevan Sirapian [2]" w:date="2018-11-26T11:12:00Z"/>
              </w:rPr>
            </w:pPr>
            <w:del w:id="13932" w:author="Sevan Sirapian [2]" w:date="2018-11-26T11:12:00Z">
              <w:r w:rsidRPr="00794639">
                <w:delText>292</w:delText>
              </w:r>
              <w:bookmarkStart w:id="13933" w:name="_Toc531012866"/>
              <w:bookmarkStart w:id="13934" w:name="_Toc531077159"/>
              <w:bookmarkStart w:id="13935" w:name="_Toc531078450"/>
              <w:bookmarkStart w:id="13936" w:name="_Toc531079754"/>
              <w:bookmarkStart w:id="13937" w:name="_Toc531701651"/>
              <w:bookmarkEnd w:id="13933"/>
              <w:bookmarkEnd w:id="13934"/>
              <w:bookmarkEnd w:id="13935"/>
              <w:bookmarkEnd w:id="13936"/>
              <w:bookmarkEnd w:id="13937"/>
            </w:del>
          </w:p>
        </w:tc>
        <w:tc>
          <w:tcPr>
            <w:tcW w:w="7539" w:type="dxa"/>
            <w:vAlign w:val="top"/>
          </w:tcPr>
          <w:p w14:paraId="4EBC838E" w14:textId="77777777" w:rsidR="001B2A26" w:rsidRPr="00794639" w:rsidRDefault="001B2A26" w:rsidP="00166AF3">
            <w:pPr>
              <w:pStyle w:val="TableBody"/>
              <w:rPr>
                <w:del w:id="13938" w:author="Sevan Sirapian [2]" w:date="2018-11-26T11:12:00Z"/>
              </w:rPr>
            </w:pPr>
            <w:del w:id="13939" w:author="Sevan Sirapian [2]" w:date="2018-11-26T11:12:00Z">
              <w:r w:rsidRPr="00794639">
                <w:delText>MN_MS_FAILURE_UNSPECIFIED</w:delText>
              </w:r>
              <w:bookmarkStart w:id="13940" w:name="_Toc531012867"/>
              <w:bookmarkStart w:id="13941" w:name="_Toc531077160"/>
              <w:bookmarkStart w:id="13942" w:name="_Toc531078451"/>
              <w:bookmarkStart w:id="13943" w:name="_Toc531079755"/>
              <w:bookmarkStart w:id="13944" w:name="_Toc531701652"/>
              <w:bookmarkEnd w:id="13940"/>
              <w:bookmarkEnd w:id="13941"/>
              <w:bookmarkEnd w:id="13942"/>
              <w:bookmarkEnd w:id="13943"/>
              <w:bookmarkEnd w:id="13944"/>
            </w:del>
          </w:p>
        </w:tc>
        <w:bookmarkStart w:id="13945" w:name="_Toc531012868"/>
        <w:bookmarkStart w:id="13946" w:name="_Toc531077161"/>
        <w:bookmarkStart w:id="13947" w:name="_Toc531078452"/>
        <w:bookmarkStart w:id="13948" w:name="_Toc531079756"/>
        <w:bookmarkStart w:id="13949" w:name="_Toc531701653"/>
        <w:bookmarkEnd w:id="13945"/>
        <w:bookmarkEnd w:id="13946"/>
        <w:bookmarkEnd w:id="13947"/>
        <w:bookmarkEnd w:id="13948"/>
        <w:bookmarkEnd w:id="13949"/>
      </w:tr>
      <w:tr w:rsidR="001B2A26" w:rsidRPr="00794639" w14:paraId="07C85AEA" w14:textId="77777777" w:rsidTr="00170927">
        <w:trPr>
          <w:del w:id="13950" w:author="Sevan Sirapian [2]" w:date="2018-11-26T11:12:00Z"/>
        </w:trPr>
        <w:tc>
          <w:tcPr>
            <w:tcW w:w="0" w:type="dxa"/>
            <w:vAlign w:val="top"/>
          </w:tcPr>
          <w:p w14:paraId="43DDD6DD" w14:textId="77777777" w:rsidR="001B2A26" w:rsidRPr="00794639" w:rsidRDefault="001B2A26" w:rsidP="00166AF3">
            <w:pPr>
              <w:pStyle w:val="TableBody"/>
              <w:rPr>
                <w:del w:id="13951" w:author="Sevan Sirapian [2]" w:date="2018-11-26T11:12:00Z"/>
              </w:rPr>
            </w:pPr>
            <w:del w:id="13952" w:author="Sevan Sirapian [2]" w:date="2018-11-26T11:12:00Z">
              <w:r w:rsidRPr="00794639">
                <w:delText>293</w:delText>
              </w:r>
              <w:bookmarkStart w:id="13953" w:name="_Toc531012869"/>
              <w:bookmarkStart w:id="13954" w:name="_Toc531077162"/>
              <w:bookmarkStart w:id="13955" w:name="_Toc531078453"/>
              <w:bookmarkStart w:id="13956" w:name="_Toc531079757"/>
              <w:bookmarkStart w:id="13957" w:name="_Toc531701654"/>
              <w:bookmarkEnd w:id="13953"/>
              <w:bookmarkEnd w:id="13954"/>
              <w:bookmarkEnd w:id="13955"/>
              <w:bookmarkEnd w:id="13956"/>
              <w:bookmarkEnd w:id="13957"/>
            </w:del>
          </w:p>
        </w:tc>
        <w:tc>
          <w:tcPr>
            <w:tcW w:w="7539" w:type="dxa"/>
            <w:vAlign w:val="top"/>
          </w:tcPr>
          <w:p w14:paraId="3088B65A" w14:textId="77777777" w:rsidR="001B2A26" w:rsidRPr="00794639" w:rsidRDefault="001B2A26" w:rsidP="00166AF3">
            <w:pPr>
              <w:pStyle w:val="TableBody"/>
              <w:rPr>
                <w:del w:id="13958" w:author="Sevan Sirapian [2]" w:date="2018-11-26T11:12:00Z"/>
              </w:rPr>
            </w:pPr>
            <w:del w:id="13959" w:author="Sevan Sirapian [2]" w:date="2018-11-26T11:12:00Z">
              <w:r w:rsidRPr="00794639">
                <w:delText>MN_DTMF_REJECTED_DUE_TO_SUP_TIMER_EXPIRY</w:delText>
              </w:r>
              <w:bookmarkStart w:id="13960" w:name="_Toc531012870"/>
              <w:bookmarkStart w:id="13961" w:name="_Toc531077163"/>
              <w:bookmarkStart w:id="13962" w:name="_Toc531078454"/>
              <w:bookmarkStart w:id="13963" w:name="_Toc531079758"/>
              <w:bookmarkStart w:id="13964" w:name="_Toc531701655"/>
              <w:bookmarkEnd w:id="13960"/>
              <w:bookmarkEnd w:id="13961"/>
              <w:bookmarkEnd w:id="13962"/>
              <w:bookmarkEnd w:id="13963"/>
              <w:bookmarkEnd w:id="13964"/>
            </w:del>
          </w:p>
        </w:tc>
        <w:bookmarkStart w:id="13965" w:name="_Toc531012871"/>
        <w:bookmarkStart w:id="13966" w:name="_Toc531077164"/>
        <w:bookmarkStart w:id="13967" w:name="_Toc531078455"/>
        <w:bookmarkStart w:id="13968" w:name="_Toc531079759"/>
        <w:bookmarkStart w:id="13969" w:name="_Toc531701656"/>
        <w:bookmarkEnd w:id="13965"/>
        <w:bookmarkEnd w:id="13966"/>
        <w:bookmarkEnd w:id="13967"/>
        <w:bookmarkEnd w:id="13968"/>
        <w:bookmarkEnd w:id="13969"/>
      </w:tr>
      <w:tr w:rsidR="001B2A26" w:rsidRPr="00794639" w14:paraId="291A64EE" w14:textId="77777777" w:rsidTr="00170927">
        <w:trPr>
          <w:del w:id="13970" w:author="Sevan Sirapian [2]" w:date="2018-11-26T11:12:00Z"/>
        </w:trPr>
        <w:tc>
          <w:tcPr>
            <w:tcW w:w="0" w:type="dxa"/>
            <w:vAlign w:val="top"/>
          </w:tcPr>
          <w:p w14:paraId="2C5469AC" w14:textId="77777777" w:rsidR="001B2A26" w:rsidRPr="00794639" w:rsidRDefault="001B2A26" w:rsidP="00166AF3">
            <w:pPr>
              <w:pStyle w:val="TableBody"/>
              <w:rPr>
                <w:del w:id="13971" w:author="Sevan Sirapian [2]" w:date="2018-11-26T11:12:00Z"/>
              </w:rPr>
            </w:pPr>
            <w:del w:id="13972" w:author="Sevan Sirapian [2]" w:date="2018-11-26T11:12:00Z">
              <w:r w:rsidRPr="00794639">
                <w:delText>300</w:delText>
              </w:r>
              <w:bookmarkStart w:id="13973" w:name="_Toc531012872"/>
              <w:bookmarkStart w:id="13974" w:name="_Toc531077165"/>
              <w:bookmarkStart w:id="13975" w:name="_Toc531078456"/>
              <w:bookmarkStart w:id="13976" w:name="_Toc531079760"/>
              <w:bookmarkStart w:id="13977" w:name="_Toc531701657"/>
              <w:bookmarkEnd w:id="13973"/>
              <w:bookmarkEnd w:id="13974"/>
              <w:bookmarkEnd w:id="13975"/>
              <w:bookmarkEnd w:id="13976"/>
              <w:bookmarkEnd w:id="13977"/>
            </w:del>
          </w:p>
        </w:tc>
        <w:tc>
          <w:tcPr>
            <w:tcW w:w="7539" w:type="dxa"/>
            <w:vAlign w:val="top"/>
          </w:tcPr>
          <w:p w14:paraId="3D66BAD5" w14:textId="77777777" w:rsidR="001B2A26" w:rsidRPr="00794639" w:rsidRDefault="001B2A26" w:rsidP="00166AF3">
            <w:pPr>
              <w:pStyle w:val="TableBody"/>
              <w:rPr>
                <w:del w:id="13978" w:author="Sevan Sirapian [2]" w:date="2018-11-26T11:12:00Z"/>
              </w:rPr>
            </w:pPr>
            <w:del w:id="13979" w:author="Sevan Sirapian [2]" w:date="2018-11-26T11:12:00Z">
              <w:r w:rsidRPr="00794639">
                <w:delText>MN_SIMTK_SETUP_MODE_NOT_SUPPORTED</w:delText>
              </w:r>
              <w:bookmarkStart w:id="13980" w:name="_Toc531012873"/>
              <w:bookmarkStart w:id="13981" w:name="_Toc531077166"/>
              <w:bookmarkStart w:id="13982" w:name="_Toc531078457"/>
              <w:bookmarkStart w:id="13983" w:name="_Toc531079761"/>
              <w:bookmarkStart w:id="13984" w:name="_Toc531701658"/>
              <w:bookmarkEnd w:id="13980"/>
              <w:bookmarkEnd w:id="13981"/>
              <w:bookmarkEnd w:id="13982"/>
              <w:bookmarkEnd w:id="13983"/>
              <w:bookmarkEnd w:id="13984"/>
            </w:del>
          </w:p>
        </w:tc>
        <w:bookmarkStart w:id="13985" w:name="_Toc531012874"/>
        <w:bookmarkStart w:id="13986" w:name="_Toc531077167"/>
        <w:bookmarkStart w:id="13987" w:name="_Toc531078458"/>
        <w:bookmarkStart w:id="13988" w:name="_Toc531079762"/>
        <w:bookmarkStart w:id="13989" w:name="_Toc531701659"/>
        <w:bookmarkEnd w:id="13985"/>
        <w:bookmarkEnd w:id="13986"/>
        <w:bookmarkEnd w:id="13987"/>
        <w:bookmarkEnd w:id="13988"/>
        <w:bookmarkEnd w:id="13989"/>
      </w:tr>
      <w:tr w:rsidR="001B2A26" w:rsidRPr="00794639" w14:paraId="168A04CE" w14:textId="77777777" w:rsidTr="00170927">
        <w:trPr>
          <w:del w:id="13990" w:author="Sevan Sirapian [2]" w:date="2018-11-26T11:12:00Z"/>
        </w:trPr>
        <w:tc>
          <w:tcPr>
            <w:tcW w:w="0" w:type="dxa"/>
            <w:vAlign w:val="top"/>
          </w:tcPr>
          <w:p w14:paraId="749ED959" w14:textId="77777777" w:rsidR="001B2A26" w:rsidRPr="00794639" w:rsidRDefault="001B2A26" w:rsidP="00166AF3">
            <w:pPr>
              <w:pStyle w:val="TableBody"/>
              <w:rPr>
                <w:del w:id="13991" w:author="Sevan Sirapian [2]" w:date="2018-11-26T11:12:00Z"/>
              </w:rPr>
            </w:pPr>
            <w:del w:id="13992" w:author="Sevan Sirapian [2]" w:date="2018-11-26T11:12:00Z">
              <w:r w:rsidRPr="00794639">
                <w:delText>301</w:delText>
              </w:r>
              <w:bookmarkStart w:id="13993" w:name="_Toc531012875"/>
              <w:bookmarkStart w:id="13994" w:name="_Toc531077168"/>
              <w:bookmarkStart w:id="13995" w:name="_Toc531078459"/>
              <w:bookmarkStart w:id="13996" w:name="_Toc531079763"/>
              <w:bookmarkStart w:id="13997" w:name="_Toc531701660"/>
              <w:bookmarkEnd w:id="13993"/>
              <w:bookmarkEnd w:id="13994"/>
              <w:bookmarkEnd w:id="13995"/>
              <w:bookmarkEnd w:id="13996"/>
              <w:bookmarkEnd w:id="13997"/>
            </w:del>
          </w:p>
        </w:tc>
        <w:tc>
          <w:tcPr>
            <w:tcW w:w="7539" w:type="dxa"/>
            <w:vAlign w:val="top"/>
          </w:tcPr>
          <w:p w14:paraId="0D0511D6" w14:textId="77777777" w:rsidR="001B2A26" w:rsidRPr="00794639" w:rsidRDefault="001B2A26" w:rsidP="00166AF3">
            <w:pPr>
              <w:pStyle w:val="TableBody"/>
              <w:rPr>
                <w:del w:id="13998" w:author="Sevan Sirapian [2]" w:date="2018-11-26T11:12:00Z"/>
              </w:rPr>
            </w:pPr>
            <w:del w:id="13999" w:author="Sevan Sirapian [2]" w:date="2018-11-26T11:12:00Z">
              <w:r w:rsidRPr="00794639">
                <w:delText>MN_MMI_NOT_REGISTERED</w:delText>
              </w:r>
              <w:bookmarkStart w:id="14000" w:name="_Toc531012876"/>
              <w:bookmarkStart w:id="14001" w:name="_Toc531077169"/>
              <w:bookmarkStart w:id="14002" w:name="_Toc531078460"/>
              <w:bookmarkStart w:id="14003" w:name="_Toc531079764"/>
              <w:bookmarkStart w:id="14004" w:name="_Toc531701661"/>
              <w:bookmarkEnd w:id="14000"/>
              <w:bookmarkEnd w:id="14001"/>
              <w:bookmarkEnd w:id="14002"/>
              <w:bookmarkEnd w:id="14003"/>
              <w:bookmarkEnd w:id="14004"/>
            </w:del>
          </w:p>
        </w:tc>
        <w:bookmarkStart w:id="14005" w:name="_Toc531012877"/>
        <w:bookmarkStart w:id="14006" w:name="_Toc531077170"/>
        <w:bookmarkStart w:id="14007" w:name="_Toc531078461"/>
        <w:bookmarkStart w:id="14008" w:name="_Toc531079765"/>
        <w:bookmarkStart w:id="14009" w:name="_Toc531701662"/>
        <w:bookmarkEnd w:id="14005"/>
        <w:bookmarkEnd w:id="14006"/>
        <w:bookmarkEnd w:id="14007"/>
        <w:bookmarkEnd w:id="14008"/>
        <w:bookmarkEnd w:id="14009"/>
      </w:tr>
      <w:tr w:rsidR="001B2A26" w:rsidRPr="00794639" w14:paraId="023068FC" w14:textId="77777777" w:rsidTr="00170927">
        <w:trPr>
          <w:del w:id="14010" w:author="Sevan Sirapian [2]" w:date="2018-11-26T11:12:00Z"/>
        </w:trPr>
        <w:tc>
          <w:tcPr>
            <w:tcW w:w="0" w:type="dxa"/>
            <w:vAlign w:val="top"/>
          </w:tcPr>
          <w:p w14:paraId="47E6FFF1" w14:textId="77777777" w:rsidR="001B2A26" w:rsidRPr="00794639" w:rsidRDefault="001B2A26" w:rsidP="00166AF3">
            <w:pPr>
              <w:pStyle w:val="TableBody"/>
              <w:rPr>
                <w:del w:id="14011" w:author="Sevan Sirapian [2]" w:date="2018-11-26T11:12:00Z"/>
              </w:rPr>
            </w:pPr>
            <w:del w:id="14012" w:author="Sevan Sirapian [2]" w:date="2018-11-26T11:12:00Z">
              <w:r w:rsidRPr="00794639">
                <w:delText>302</w:delText>
              </w:r>
              <w:bookmarkStart w:id="14013" w:name="_Toc531012878"/>
              <w:bookmarkStart w:id="14014" w:name="_Toc531077171"/>
              <w:bookmarkStart w:id="14015" w:name="_Toc531078462"/>
              <w:bookmarkStart w:id="14016" w:name="_Toc531079766"/>
              <w:bookmarkStart w:id="14017" w:name="_Toc531701663"/>
              <w:bookmarkEnd w:id="14013"/>
              <w:bookmarkEnd w:id="14014"/>
              <w:bookmarkEnd w:id="14015"/>
              <w:bookmarkEnd w:id="14016"/>
              <w:bookmarkEnd w:id="14017"/>
            </w:del>
          </w:p>
        </w:tc>
        <w:tc>
          <w:tcPr>
            <w:tcW w:w="7539" w:type="dxa"/>
            <w:vAlign w:val="top"/>
          </w:tcPr>
          <w:p w14:paraId="03F5A7BB" w14:textId="77777777" w:rsidR="001B2A26" w:rsidRPr="00794639" w:rsidRDefault="001B2A26" w:rsidP="00166AF3">
            <w:pPr>
              <w:pStyle w:val="TableBody"/>
              <w:rPr>
                <w:del w:id="14018" w:author="Sevan Sirapian [2]" w:date="2018-11-26T11:12:00Z"/>
              </w:rPr>
            </w:pPr>
            <w:del w:id="14019" w:author="Sevan Sirapian [2]" w:date="2018-11-26T11:12:00Z">
              <w:r w:rsidRPr="00794639">
                <w:delText>MN_SIMTK_SETUP_REJ_DUE_TO_MISSING_ACM_INFO_IND</w:delText>
              </w:r>
              <w:bookmarkStart w:id="14020" w:name="_Toc531012879"/>
              <w:bookmarkStart w:id="14021" w:name="_Toc531077172"/>
              <w:bookmarkStart w:id="14022" w:name="_Toc531078463"/>
              <w:bookmarkStart w:id="14023" w:name="_Toc531079767"/>
              <w:bookmarkStart w:id="14024" w:name="_Toc531701664"/>
              <w:bookmarkEnd w:id="14020"/>
              <w:bookmarkEnd w:id="14021"/>
              <w:bookmarkEnd w:id="14022"/>
              <w:bookmarkEnd w:id="14023"/>
              <w:bookmarkEnd w:id="14024"/>
            </w:del>
          </w:p>
        </w:tc>
        <w:bookmarkStart w:id="14025" w:name="_Toc531012880"/>
        <w:bookmarkStart w:id="14026" w:name="_Toc531077173"/>
        <w:bookmarkStart w:id="14027" w:name="_Toc531078464"/>
        <w:bookmarkStart w:id="14028" w:name="_Toc531079768"/>
        <w:bookmarkStart w:id="14029" w:name="_Toc531701665"/>
        <w:bookmarkEnd w:id="14025"/>
        <w:bookmarkEnd w:id="14026"/>
        <w:bookmarkEnd w:id="14027"/>
        <w:bookmarkEnd w:id="14028"/>
        <w:bookmarkEnd w:id="14029"/>
      </w:tr>
      <w:tr w:rsidR="001B2A26" w:rsidRPr="00794639" w14:paraId="274B6D06" w14:textId="77777777" w:rsidTr="00170927">
        <w:trPr>
          <w:del w:id="14030" w:author="Sevan Sirapian [2]" w:date="2018-11-26T11:12:00Z"/>
        </w:trPr>
        <w:tc>
          <w:tcPr>
            <w:tcW w:w="0" w:type="dxa"/>
            <w:vAlign w:val="top"/>
          </w:tcPr>
          <w:p w14:paraId="163839EE" w14:textId="77777777" w:rsidR="001B2A26" w:rsidRPr="00794639" w:rsidRDefault="001B2A26" w:rsidP="00166AF3">
            <w:pPr>
              <w:pStyle w:val="TableBody"/>
              <w:rPr>
                <w:del w:id="14031" w:author="Sevan Sirapian [2]" w:date="2018-11-26T11:12:00Z"/>
              </w:rPr>
            </w:pPr>
            <w:del w:id="14032" w:author="Sevan Sirapian [2]" w:date="2018-11-26T11:12:00Z">
              <w:r w:rsidRPr="00794639">
                <w:delText>303</w:delText>
              </w:r>
              <w:bookmarkStart w:id="14033" w:name="_Toc531012881"/>
              <w:bookmarkStart w:id="14034" w:name="_Toc531077174"/>
              <w:bookmarkStart w:id="14035" w:name="_Toc531078465"/>
              <w:bookmarkStart w:id="14036" w:name="_Toc531079769"/>
              <w:bookmarkStart w:id="14037" w:name="_Toc531701666"/>
              <w:bookmarkEnd w:id="14033"/>
              <w:bookmarkEnd w:id="14034"/>
              <w:bookmarkEnd w:id="14035"/>
              <w:bookmarkEnd w:id="14036"/>
              <w:bookmarkEnd w:id="14037"/>
            </w:del>
          </w:p>
        </w:tc>
        <w:tc>
          <w:tcPr>
            <w:tcW w:w="7539" w:type="dxa"/>
            <w:vAlign w:val="top"/>
          </w:tcPr>
          <w:p w14:paraId="061323A7" w14:textId="77777777" w:rsidR="001B2A26" w:rsidRPr="00794639" w:rsidRDefault="001B2A26" w:rsidP="00166AF3">
            <w:pPr>
              <w:pStyle w:val="TableBody"/>
              <w:rPr>
                <w:del w:id="14038" w:author="Sevan Sirapian [2]" w:date="2018-11-26T11:12:00Z"/>
              </w:rPr>
            </w:pPr>
            <w:del w:id="14039" w:author="Sevan Sirapian [2]" w:date="2018-11-26T11:12:00Z">
              <w:r w:rsidRPr="00794639">
                <w:delText>MN_SIMTK_SETUP_REJECTED_BY_THE_USER</w:delText>
              </w:r>
              <w:bookmarkStart w:id="14040" w:name="_Toc531012882"/>
              <w:bookmarkStart w:id="14041" w:name="_Toc531077175"/>
              <w:bookmarkStart w:id="14042" w:name="_Toc531078466"/>
              <w:bookmarkStart w:id="14043" w:name="_Toc531079770"/>
              <w:bookmarkStart w:id="14044" w:name="_Toc531701667"/>
              <w:bookmarkEnd w:id="14040"/>
              <w:bookmarkEnd w:id="14041"/>
              <w:bookmarkEnd w:id="14042"/>
              <w:bookmarkEnd w:id="14043"/>
              <w:bookmarkEnd w:id="14044"/>
            </w:del>
          </w:p>
        </w:tc>
        <w:bookmarkStart w:id="14045" w:name="_Toc531012883"/>
        <w:bookmarkStart w:id="14046" w:name="_Toc531077176"/>
        <w:bookmarkStart w:id="14047" w:name="_Toc531078467"/>
        <w:bookmarkStart w:id="14048" w:name="_Toc531079771"/>
        <w:bookmarkStart w:id="14049" w:name="_Toc531701668"/>
        <w:bookmarkEnd w:id="14045"/>
        <w:bookmarkEnd w:id="14046"/>
        <w:bookmarkEnd w:id="14047"/>
        <w:bookmarkEnd w:id="14048"/>
        <w:bookmarkEnd w:id="14049"/>
      </w:tr>
      <w:tr w:rsidR="001B2A26" w:rsidRPr="00794639" w14:paraId="53251E2B" w14:textId="77777777" w:rsidTr="00170927">
        <w:trPr>
          <w:del w:id="14050" w:author="Sevan Sirapian [2]" w:date="2018-11-26T11:12:00Z"/>
        </w:trPr>
        <w:tc>
          <w:tcPr>
            <w:tcW w:w="0" w:type="dxa"/>
            <w:vAlign w:val="top"/>
          </w:tcPr>
          <w:p w14:paraId="13A2513B" w14:textId="77777777" w:rsidR="001B2A26" w:rsidRPr="00794639" w:rsidRDefault="001B2A26" w:rsidP="00166AF3">
            <w:pPr>
              <w:pStyle w:val="TableBody"/>
              <w:rPr>
                <w:del w:id="14051" w:author="Sevan Sirapian [2]" w:date="2018-11-26T11:12:00Z"/>
              </w:rPr>
            </w:pPr>
            <w:del w:id="14052" w:author="Sevan Sirapian [2]" w:date="2018-11-26T11:12:00Z">
              <w:r w:rsidRPr="00794639">
                <w:delText>304</w:delText>
              </w:r>
              <w:bookmarkStart w:id="14053" w:name="_Toc531012884"/>
              <w:bookmarkStart w:id="14054" w:name="_Toc531077177"/>
              <w:bookmarkStart w:id="14055" w:name="_Toc531078468"/>
              <w:bookmarkStart w:id="14056" w:name="_Toc531079772"/>
              <w:bookmarkStart w:id="14057" w:name="_Toc531701669"/>
              <w:bookmarkEnd w:id="14053"/>
              <w:bookmarkEnd w:id="14054"/>
              <w:bookmarkEnd w:id="14055"/>
              <w:bookmarkEnd w:id="14056"/>
              <w:bookmarkEnd w:id="14057"/>
            </w:del>
          </w:p>
        </w:tc>
        <w:tc>
          <w:tcPr>
            <w:tcW w:w="7539" w:type="dxa"/>
            <w:vAlign w:val="top"/>
          </w:tcPr>
          <w:p w14:paraId="5512F3F0" w14:textId="77777777" w:rsidR="001B2A26" w:rsidRPr="00794639" w:rsidRDefault="001B2A26" w:rsidP="00166AF3">
            <w:pPr>
              <w:pStyle w:val="TableBody"/>
              <w:rPr>
                <w:del w:id="14058" w:author="Sevan Sirapian [2]" w:date="2018-11-26T11:12:00Z"/>
              </w:rPr>
            </w:pPr>
            <w:del w:id="14059" w:author="Sevan Sirapian [2]" w:date="2018-11-26T11:12:00Z">
              <w:r w:rsidRPr="00794639">
                <w:delText>MN_SIMTK_SETUP_REJECTED_TIME_OUT</w:delText>
              </w:r>
              <w:bookmarkStart w:id="14060" w:name="_Toc531012885"/>
              <w:bookmarkStart w:id="14061" w:name="_Toc531077178"/>
              <w:bookmarkStart w:id="14062" w:name="_Toc531078469"/>
              <w:bookmarkStart w:id="14063" w:name="_Toc531079773"/>
              <w:bookmarkStart w:id="14064" w:name="_Toc531701670"/>
              <w:bookmarkEnd w:id="14060"/>
              <w:bookmarkEnd w:id="14061"/>
              <w:bookmarkEnd w:id="14062"/>
              <w:bookmarkEnd w:id="14063"/>
              <w:bookmarkEnd w:id="14064"/>
            </w:del>
          </w:p>
        </w:tc>
        <w:bookmarkStart w:id="14065" w:name="_Toc531012886"/>
        <w:bookmarkStart w:id="14066" w:name="_Toc531077179"/>
        <w:bookmarkStart w:id="14067" w:name="_Toc531078470"/>
        <w:bookmarkStart w:id="14068" w:name="_Toc531079774"/>
        <w:bookmarkStart w:id="14069" w:name="_Toc531701671"/>
        <w:bookmarkEnd w:id="14065"/>
        <w:bookmarkEnd w:id="14066"/>
        <w:bookmarkEnd w:id="14067"/>
        <w:bookmarkEnd w:id="14068"/>
        <w:bookmarkEnd w:id="14069"/>
      </w:tr>
      <w:tr w:rsidR="001B2A26" w:rsidRPr="00794639" w14:paraId="20E2DC5E" w14:textId="77777777" w:rsidTr="00170927">
        <w:trPr>
          <w:del w:id="14070" w:author="Sevan Sirapian [2]" w:date="2018-11-26T11:12:00Z"/>
        </w:trPr>
        <w:tc>
          <w:tcPr>
            <w:tcW w:w="0" w:type="dxa"/>
            <w:vAlign w:val="top"/>
          </w:tcPr>
          <w:p w14:paraId="52034B9C" w14:textId="77777777" w:rsidR="001B2A26" w:rsidRPr="00794639" w:rsidRDefault="001B2A26" w:rsidP="00166AF3">
            <w:pPr>
              <w:pStyle w:val="TableBody"/>
              <w:rPr>
                <w:del w:id="14071" w:author="Sevan Sirapian [2]" w:date="2018-11-26T11:12:00Z"/>
              </w:rPr>
            </w:pPr>
            <w:del w:id="14072" w:author="Sevan Sirapian [2]" w:date="2018-11-26T11:12:00Z">
              <w:r w:rsidRPr="00794639">
                <w:delText>305</w:delText>
              </w:r>
              <w:bookmarkStart w:id="14073" w:name="_Toc531012887"/>
              <w:bookmarkStart w:id="14074" w:name="_Toc531077180"/>
              <w:bookmarkStart w:id="14075" w:name="_Toc531078471"/>
              <w:bookmarkStart w:id="14076" w:name="_Toc531079775"/>
              <w:bookmarkStart w:id="14077" w:name="_Toc531701672"/>
              <w:bookmarkEnd w:id="14073"/>
              <w:bookmarkEnd w:id="14074"/>
              <w:bookmarkEnd w:id="14075"/>
              <w:bookmarkEnd w:id="14076"/>
              <w:bookmarkEnd w:id="14077"/>
            </w:del>
          </w:p>
        </w:tc>
        <w:tc>
          <w:tcPr>
            <w:tcW w:w="7539" w:type="dxa"/>
            <w:vAlign w:val="top"/>
          </w:tcPr>
          <w:p w14:paraId="63788067" w14:textId="77777777" w:rsidR="001B2A26" w:rsidRPr="00794639" w:rsidRDefault="001B2A26" w:rsidP="00166AF3">
            <w:pPr>
              <w:pStyle w:val="TableBody"/>
              <w:rPr>
                <w:del w:id="14078" w:author="Sevan Sirapian [2]" w:date="2018-11-26T11:12:00Z"/>
              </w:rPr>
            </w:pPr>
            <w:del w:id="14079" w:author="Sevan Sirapian [2]" w:date="2018-11-26T11:12:00Z">
              <w:r w:rsidRPr="00794639">
                <w:delText>MN_SIMTK_CALL_CONNECTED</w:delText>
              </w:r>
              <w:bookmarkStart w:id="14080" w:name="_Toc531012888"/>
              <w:bookmarkStart w:id="14081" w:name="_Toc531077181"/>
              <w:bookmarkStart w:id="14082" w:name="_Toc531078472"/>
              <w:bookmarkStart w:id="14083" w:name="_Toc531079776"/>
              <w:bookmarkStart w:id="14084" w:name="_Toc531701673"/>
              <w:bookmarkEnd w:id="14080"/>
              <w:bookmarkEnd w:id="14081"/>
              <w:bookmarkEnd w:id="14082"/>
              <w:bookmarkEnd w:id="14083"/>
              <w:bookmarkEnd w:id="14084"/>
            </w:del>
          </w:p>
        </w:tc>
        <w:bookmarkStart w:id="14085" w:name="_Toc531012889"/>
        <w:bookmarkStart w:id="14086" w:name="_Toc531077182"/>
        <w:bookmarkStart w:id="14087" w:name="_Toc531078473"/>
        <w:bookmarkStart w:id="14088" w:name="_Toc531079777"/>
        <w:bookmarkStart w:id="14089" w:name="_Toc531701674"/>
        <w:bookmarkEnd w:id="14085"/>
        <w:bookmarkEnd w:id="14086"/>
        <w:bookmarkEnd w:id="14087"/>
        <w:bookmarkEnd w:id="14088"/>
        <w:bookmarkEnd w:id="14089"/>
      </w:tr>
      <w:tr w:rsidR="001B2A26" w:rsidRPr="00794639" w14:paraId="6A409D98" w14:textId="77777777" w:rsidTr="00170927">
        <w:trPr>
          <w:del w:id="14090" w:author="Sevan Sirapian [2]" w:date="2018-11-26T11:12:00Z"/>
        </w:trPr>
        <w:tc>
          <w:tcPr>
            <w:tcW w:w="0" w:type="dxa"/>
            <w:vAlign w:val="top"/>
          </w:tcPr>
          <w:p w14:paraId="3A2CB9AC" w14:textId="77777777" w:rsidR="001B2A26" w:rsidRPr="00794639" w:rsidRDefault="001B2A26" w:rsidP="00166AF3">
            <w:pPr>
              <w:pStyle w:val="TableBody"/>
              <w:rPr>
                <w:del w:id="14091" w:author="Sevan Sirapian [2]" w:date="2018-11-26T11:12:00Z"/>
              </w:rPr>
            </w:pPr>
            <w:del w:id="14092" w:author="Sevan Sirapian [2]" w:date="2018-11-26T11:12:00Z">
              <w:r w:rsidRPr="00794639">
                <w:delText>306</w:delText>
              </w:r>
              <w:bookmarkStart w:id="14093" w:name="_Toc531012890"/>
              <w:bookmarkStart w:id="14094" w:name="_Toc531077183"/>
              <w:bookmarkStart w:id="14095" w:name="_Toc531078474"/>
              <w:bookmarkStart w:id="14096" w:name="_Toc531079778"/>
              <w:bookmarkStart w:id="14097" w:name="_Toc531701675"/>
              <w:bookmarkEnd w:id="14093"/>
              <w:bookmarkEnd w:id="14094"/>
              <w:bookmarkEnd w:id="14095"/>
              <w:bookmarkEnd w:id="14096"/>
              <w:bookmarkEnd w:id="14097"/>
            </w:del>
          </w:p>
        </w:tc>
        <w:tc>
          <w:tcPr>
            <w:tcW w:w="7539" w:type="dxa"/>
            <w:vAlign w:val="top"/>
          </w:tcPr>
          <w:p w14:paraId="60DBC5D0" w14:textId="77777777" w:rsidR="001B2A26" w:rsidRPr="00794639" w:rsidRDefault="001B2A26" w:rsidP="00166AF3">
            <w:pPr>
              <w:pStyle w:val="TableBody"/>
              <w:rPr>
                <w:del w:id="14098" w:author="Sevan Sirapian [2]" w:date="2018-11-26T11:12:00Z"/>
              </w:rPr>
            </w:pPr>
            <w:del w:id="14099" w:author="Sevan Sirapian [2]" w:date="2018-11-26T11:12:00Z">
              <w:r w:rsidRPr="00794639">
                <w:delText>MN_DISCONNECT_DUE_TO_SIMTK_SETUP</w:delText>
              </w:r>
              <w:bookmarkStart w:id="14100" w:name="_Toc531012891"/>
              <w:bookmarkStart w:id="14101" w:name="_Toc531077184"/>
              <w:bookmarkStart w:id="14102" w:name="_Toc531078475"/>
              <w:bookmarkStart w:id="14103" w:name="_Toc531079779"/>
              <w:bookmarkStart w:id="14104" w:name="_Toc531701676"/>
              <w:bookmarkEnd w:id="14100"/>
              <w:bookmarkEnd w:id="14101"/>
              <w:bookmarkEnd w:id="14102"/>
              <w:bookmarkEnd w:id="14103"/>
              <w:bookmarkEnd w:id="14104"/>
            </w:del>
          </w:p>
        </w:tc>
        <w:bookmarkStart w:id="14105" w:name="_Toc531012892"/>
        <w:bookmarkStart w:id="14106" w:name="_Toc531077185"/>
        <w:bookmarkStart w:id="14107" w:name="_Toc531078476"/>
        <w:bookmarkStart w:id="14108" w:name="_Toc531079780"/>
        <w:bookmarkStart w:id="14109" w:name="_Toc531701677"/>
        <w:bookmarkEnd w:id="14105"/>
        <w:bookmarkEnd w:id="14106"/>
        <w:bookmarkEnd w:id="14107"/>
        <w:bookmarkEnd w:id="14108"/>
        <w:bookmarkEnd w:id="14109"/>
      </w:tr>
      <w:tr w:rsidR="001B2A26" w:rsidRPr="00794639" w14:paraId="6673B713" w14:textId="77777777" w:rsidTr="00170927">
        <w:trPr>
          <w:del w:id="14110" w:author="Sevan Sirapian [2]" w:date="2018-11-26T11:12:00Z"/>
        </w:trPr>
        <w:tc>
          <w:tcPr>
            <w:tcW w:w="0" w:type="dxa"/>
            <w:vAlign w:val="top"/>
          </w:tcPr>
          <w:p w14:paraId="4BEAB2AD" w14:textId="77777777" w:rsidR="001B2A26" w:rsidRPr="00794639" w:rsidRDefault="001B2A26" w:rsidP="00166AF3">
            <w:pPr>
              <w:pStyle w:val="TableBody"/>
              <w:rPr>
                <w:del w:id="14111" w:author="Sevan Sirapian [2]" w:date="2018-11-26T11:12:00Z"/>
              </w:rPr>
            </w:pPr>
            <w:del w:id="14112" w:author="Sevan Sirapian [2]" w:date="2018-11-26T11:12:00Z">
              <w:r w:rsidRPr="00794639">
                <w:delText>307</w:delText>
              </w:r>
              <w:bookmarkStart w:id="14113" w:name="_Toc531012893"/>
              <w:bookmarkStart w:id="14114" w:name="_Toc531077186"/>
              <w:bookmarkStart w:id="14115" w:name="_Toc531078477"/>
              <w:bookmarkStart w:id="14116" w:name="_Toc531079781"/>
              <w:bookmarkStart w:id="14117" w:name="_Toc531701678"/>
              <w:bookmarkEnd w:id="14113"/>
              <w:bookmarkEnd w:id="14114"/>
              <w:bookmarkEnd w:id="14115"/>
              <w:bookmarkEnd w:id="14116"/>
              <w:bookmarkEnd w:id="14117"/>
            </w:del>
          </w:p>
        </w:tc>
        <w:tc>
          <w:tcPr>
            <w:tcW w:w="7539" w:type="dxa"/>
            <w:vAlign w:val="top"/>
          </w:tcPr>
          <w:p w14:paraId="05D56441" w14:textId="77777777" w:rsidR="001B2A26" w:rsidRPr="00794639" w:rsidRDefault="001B2A26" w:rsidP="00166AF3">
            <w:pPr>
              <w:pStyle w:val="TableBody"/>
              <w:rPr>
                <w:del w:id="14118" w:author="Sevan Sirapian [2]" w:date="2018-11-26T11:12:00Z"/>
              </w:rPr>
            </w:pPr>
            <w:del w:id="14119" w:author="Sevan Sirapian [2]" w:date="2018-11-26T11:12:00Z">
              <w:r w:rsidRPr="00794639">
                <w:delText>MN_SIMTK_SETUP_REJ_DUE_TO_PENDING_SIMTK_SETUP</w:delText>
              </w:r>
              <w:bookmarkStart w:id="14120" w:name="_Toc531012894"/>
              <w:bookmarkStart w:id="14121" w:name="_Toc531077187"/>
              <w:bookmarkStart w:id="14122" w:name="_Toc531078478"/>
              <w:bookmarkStart w:id="14123" w:name="_Toc531079782"/>
              <w:bookmarkStart w:id="14124" w:name="_Toc531701679"/>
              <w:bookmarkEnd w:id="14120"/>
              <w:bookmarkEnd w:id="14121"/>
              <w:bookmarkEnd w:id="14122"/>
              <w:bookmarkEnd w:id="14123"/>
              <w:bookmarkEnd w:id="14124"/>
            </w:del>
          </w:p>
        </w:tc>
        <w:bookmarkStart w:id="14125" w:name="_Toc531012895"/>
        <w:bookmarkStart w:id="14126" w:name="_Toc531077188"/>
        <w:bookmarkStart w:id="14127" w:name="_Toc531078479"/>
        <w:bookmarkStart w:id="14128" w:name="_Toc531079783"/>
        <w:bookmarkStart w:id="14129" w:name="_Toc531701680"/>
        <w:bookmarkEnd w:id="14125"/>
        <w:bookmarkEnd w:id="14126"/>
        <w:bookmarkEnd w:id="14127"/>
        <w:bookmarkEnd w:id="14128"/>
        <w:bookmarkEnd w:id="14129"/>
      </w:tr>
      <w:tr w:rsidR="001B2A26" w:rsidRPr="00794639" w14:paraId="65A07722" w14:textId="77777777" w:rsidTr="00170927">
        <w:trPr>
          <w:del w:id="14130" w:author="Sevan Sirapian [2]" w:date="2018-11-26T11:12:00Z"/>
        </w:trPr>
        <w:tc>
          <w:tcPr>
            <w:tcW w:w="0" w:type="dxa"/>
            <w:vAlign w:val="top"/>
          </w:tcPr>
          <w:p w14:paraId="00434D37" w14:textId="77777777" w:rsidR="001B2A26" w:rsidRPr="00794639" w:rsidRDefault="001B2A26" w:rsidP="00166AF3">
            <w:pPr>
              <w:pStyle w:val="TableBody"/>
              <w:rPr>
                <w:del w:id="14131" w:author="Sevan Sirapian [2]" w:date="2018-11-26T11:12:00Z"/>
              </w:rPr>
            </w:pPr>
            <w:del w:id="14132" w:author="Sevan Sirapian [2]" w:date="2018-11-26T11:12:00Z">
              <w:r w:rsidRPr="00794639">
                <w:delText>308</w:delText>
              </w:r>
              <w:bookmarkStart w:id="14133" w:name="_Toc531012896"/>
              <w:bookmarkStart w:id="14134" w:name="_Toc531077189"/>
              <w:bookmarkStart w:id="14135" w:name="_Toc531078480"/>
              <w:bookmarkStart w:id="14136" w:name="_Toc531079784"/>
              <w:bookmarkStart w:id="14137" w:name="_Toc531701681"/>
              <w:bookmarkEnd w:id="14133"/>
              <w:bookmarkEnd w:id="14134"/>
              <w:bookmarkEnd w:id="14135"/>
              <w:bookmarkEnd w:id="14136"/>
              <w:bookmarkEnd w:id="14137"/>
            </w:del>
          </w:p>
        </w:tc>
        <w:tc>
          <w:tcPr>
            <w:tcW w:w="7539" w:type="dxa"/>
            <w:vAlign w:val="top"/>
          </w:tcPr>
          <w:p w14:paraId="30F5ED61" w14:textId="77777777" w:rsidR="001B2A26" w:rsidRPr="00794639" w:rsidRDefault="001B2A26" w:rsidP="00166AF3">
            <w:pPr>
              <w:pStyle w:val="TableBody"/>
              <w:rPr>
                <w:del w:id="14138" w:author="Sevan Sirapian [2]" w:date="2018-11-26T11:12:00Z"/>
              </w:rPr>
            </w:pPr>
            <w:del w:id="14139" w:author="Sevan Sirapian [2]" w:date="2018-11-26T11:12:00Z">
              <w:r w:rsidRPr="00794639">
                <w:delText>MN_SIMTK_CALL_CONNECTED_NO_ICON_DISPLAY</w:delText>
              </w:r>
              <w:bookmarkStart w:id="14140" w:name="_Toc531012897"/>
              <w:bookmarkStart w:id="14141" w:name="_Toc531077190"/>
              <w:bookmarkStart w:id="14142" w:name="_Toc531078481"/>
              <w:bookmarkStart w:id="14143" w:name="_Toc531079785"/>
              <w:bookmarkStart w:id="14144" w:name="_Toc531701682"/>
              <w:bookmarkEnd w:id="14140"/>
              <w:bookmarkEnd w:id="14141"/>
              <w:bookmarkEnd w:id="14142"/>
              <w:bookmarkEnd w:id="14143"/>
              <w:bookmarkEnd w:id="14144"/>
            </w:del>
          </w:p>
        </w:tc>
        <w:bookmarkStart w:id="14145" w:name="_Toc531012898"/>
        <w:bookmarkStart w:id="14146" w:name="_Toc531077191"/>
        <w:bookmarkStart w:id="14147" w:name="_Toc531078482"/>
        <w:bookmarkStart w:id="14148" w:name="_Toc531079786"/>
        <w:bookmarkStart w:id="14149" w:name="_Toc531701683"/>
        <w:bookmarkEnd w:id="14145"/>
        <w:bookmarkEnd w:id="14146"/>
        <w:bookmarkEnd w:id="14147"/>
        <w:bookmarkEnd w:id="14148"/>
        <w:bookmarkEnd w:id="14149"/>
      </w:tr>
      <w:tr w:rsidR="001B2A26" w:rsidRPr="00794639" w14:paraId="42DE059E" w14:textId="77777777" w:rsidTr="00170927">
        <w:trPr>
          <w:del w:id="14150" w:author="Sevan Sirapian [2]" w:date="2018-11-26T11:12:00Z"/>
        </w:trPr>
        <w:tc>
          <w:tcPr>
            <w:tcW w:w="0" w:type="dxa"/>
            <w:vAlign w:val="top"/>
          </w:tcPr>
          <w:p w14:paraId="580733DC" w14:textId="77777777" w:rsidR="001B2A26" w:rsidRPr="00794639" w:rsidRDefault="001B2A26" w:rsidP="00166AF3">
            <w:pPr>
              <w:pStyle w:val="TableBody"/>
              <w:rPr>
                <w:del w:id="14151" w:author="Sevan Sirapian [2]" w:date="2018-11-26T11:12:00Z"/>
              </w:rPr>
            </w:pPr>
            <w:del w:id="14152" w:author="Sevan Sirapian [2]" w:date="2018-11-26T11:12:00Z">
              <w:r w:rsidRPr="00794639">
                <w:delText>309</w:delText>
              </w:r>
              <w:bookmarkStart w:id="14153" w:name="_Toc531012899"/>
              <w:bookmarkStart w:id="14154" w:name="_Toc531077192"/>
              <w:bookmarkStart w:id="14155" w:name="_Toc531078483"/>
              <w:bookmarkStart w:id="14156" w:name="_Toc531079787"/>
              <w:bookmarkStart w:id="14157" w:name="_Toc531701684"/>
              <w:bookmarkEnd w:id="14153"/>
              <w:bookmarkEnd w:id="14154"/>
              <w:bookmarkEnd w:id="14155"/>
              <w:bookmarkEnd w:id="14156"/>
              <w:bookmarkEnd w:id="14157"/>
            </w:del>
          </w:p>
        </w:tc>
        <w:tc>
          <w:tcPr>
            <w:tcW w:w="7539" w:type="dxa"/>
            <w:vAlign w:val="top"/>
          </w:tcPr>
          <w:p w14:paraId="275D56F7" w14:textId="77777777" w:rsidR="001B2A26" w:rsidRPr="00794639" w:rsidRDefault="001B2A26" w:rsidP="00166AF3">
            <w:pPr>
              <w:pStyle w:val="TableBody"/>
              <w:rPr>
                <w:del w:id="14158" w:author="Sevan Sirapian [2]" w:date="2018-11-26T11:12:00Z"/>
              </w:rPr>
            </w:pPr>
            <w:del w:id="14159" w:author="Sevan Sirapian [2]" w:date="2018-11-26T11:12:00Z">
              <w:r w:rsidRPr="00794639">
                <w:delText>MN_PENDING_SIMTK_SETUP</w:delText>
              </w:r>
              <w:bookmarkStart w:id="14160" w:name="_Toc531012900"/>
              <w:bookmarkStart w:id="14161" w:name="_Toc531077193"/>
              <w:bookmarkStart w:id="14162" w:name="_Toc531078484"/>
              <w:bookmarkStart w:id="14163" w:name="_Toc531079788"/>
              <w:bookmarkStart w:id="14164" w:name="_Toc531701685"/>
              <w:bookmarkEnd w:id="14160"/>
              <w:bookmarkEnd w:id="14161"/>
              <w:bookmarkEnd w:id="14162"/>
              <w:bookmarkEnd w:id="14163"/>
              <w:bookmarkEnd w:id="14164"/>
            </w:del>
          </w:p>
        </w:tc>
        <w:bookmarkStart w:id="14165" w:name="_Toc531012901"/>
        <w:bookmarkStart w:id="14166" w:name="_Toc531077194"/>
        <w:bookmarkStart w:id="14167" w:name="_Toc531078485"/>
        <w:bookmarkStart w:id="14168" w:name="_Toc531079789"/>
        <w:bookmarkStart w:id="14169" w:name="_Toc531701686"/>
        <w:bookmarkEnd w:id="14165"/>
        <w:bookmarkEnd w:id="14166"/>
        <w:bookmarkEnd w:id="14167"/>
        <w:bookmarkEnd w:id="14168"/>
        <w:bookmarkEnd w:id="14169"/>
      </w:tr>
      <w:tr w:rsidR="001B2A26" w:rsidRPr="00794639" w14:paraId="750C0A0A" w14:textId="77777777" w:rsidTr="00170927">
        <w:trPr>
          <w:del w:id="14170" w:author="Sevan Sirapian [2]" w:date="2018-11-26T11:12:00Z"/>
        </w:trPr>
        <w:tc>
          <w:tcPr>
            <w:tcW w:w="0" w:type="dxa"/>
            <w:vAlign w:val="top"/>
          </w:tcPr>
          <w:p w14:paraId="5A8A479A" w14:textId="77777777" w:rsidR="001B2A26" w:rsidRPr="00794639" w:rsidRDefault="001B2A26" w:rsidP="00166AF3">
            <w:pPr>
              <w:pStyle w:val="TableBody"/>
              <w:rPr>
                <w:del w:id="14171" w:author="Sevan Sirapian [2]" w:date="2018-11-26T11:12:00Z"/>
              </w:rPr>
            </w:pPr>
            <w:del w:id="14172" w:author="Sevan Sirapian [2]" w:date="2018-11-26T11:12:00Z">
              <w:r w:rsidRPr="00794639">
                <w:delText>310</w:delText>
              </w:r>
              <w:bookmarkStart w:id="14173" w:name="_Toc531012902"/>
              <w:bookmarkStart w:id="14174" w:name="_Toc531077195"/>
              <w:bookmarkStart w:id="14175" w:name="_Toc531078486"/>
              <w:bookmarkStart w:id="14176" w:name="_Toc531079790"/>
              <w:bookmarkStart w:id="14177" w:name="_Toc531701687"/>
              <w:bookmarkEnd w:id="14173"/>
              <w:bookmarkEnd w:id="14174"/>
              <w:bookmarkEnd w:id="14175"/>
              <w:bookmarkEnd w:id="14176"/>
              <w:bookmarkEnd w:id="14177"/>
            </w:del>
          </w:p>
        </w:tc>
        <w:tc>
          <w:tcPr>
            <w:tcW w:w="7539" w:type="dxa"/>
            <w:vAlign w:val="top"/>
          </w:tcPr>
          <w:p w14:paraId="05E9CA8C" w14:textId="77777777" w:rsidR="001B2A26" w:rsidRPr="00794639" w:rsidRDefault="001B2A26" w:rsidP="00166AF3">
            <w:pPr>
              <w:pStyle w:val="TableBody"/>
              <w:rPr>
                <w:del w:id="14178" w:author="Sevan Sirapian [2]" w:date="2018-11-26T11:12:00Z"/>
              </w:rPr>
            </w:pPr>
            <w:del w:id="14179" w:author="Sevan Sirapian [2]" w:date="2018-11-26T11:12:00Z">
              <w:r w:rsidRPr="00794639">
                <w:delText>MN_SIMTK_SIM_RESET</w:delText>
              </w:r>
              <w:bookmarkStart w:id="14180" w:name="_Toc531012903"/>
              <w:bookmarkStart w:id="14181" w:name="_Toc531077196"/>
              <w:bookmarkStart w:id="14182" w:name="_Toc531078487"/>
              <w:bookmarkStart w:id="14183" w:name="_Toc531079791"/>
              <w:bookmarkStart w:id="14184" w:name="_Toc531701688"/>
              <w:bookmarkEnd w:id="14180"/>
              <w:bookmarkEnd w:id="14181"/>
              <w:bookmarkEnd w:id="14182"/>
              <w:bookmarkEnd w:id="14183"/>
              <w:bookmarkEnd w:id="14184"/>
            </w:del>
          </w:p>
        </w:tc>
        <w:bookmarkStart w:id="14185" w:name="_Toc531012904"/>
        <w:bookmarkStart w:id="14186" w:name="_Toc531077197"/>
        <w:bookmarkStart w:id="14187" w:name="_Toc531078488"/>
        <w:bookmarkStart w:id="14188" w:name="_Toc531079792"/>
        <w:bookmarkStart w:id="14189" w:name="_Toc531701689"/>
        <w:bookmarkEnd w:id="14185"/>
        <w:bookmarkEnd w:id="14186"/>
        <w:bookmarkEnd w:id="14187"/>
        <w:bookmarkEnd w:id="14188"/>
        <w:bookmarkEnd w:id="14189"/>
      </w:tr>
      <w:tr w:rsidR="001B2A26" w:rsidRPr="00794639" w14:paraId="760A2BFC" w14:textId="77777777" w:rsidTr="00170927">
        <w:trPr>
          <w:del w:id="14190" w:author="Sevan Sirapian [2]" w:date="2018-11-26T11:12:00Z"/>
        </w:trPr>
        <w:tc>
          <w:tcPr>
            <w:tcW w:w="0" w:type="dxa"/>
            <w:vAlign w:val="top"/>
          </w:tcPr>
          <w:p w14:paraId="69EA0FC6" w14:textId="77777777" w:rsidR="001B2A26" w:rsidRPr="00794639" w:rsidRDefault="001B2A26" w:rsidP="00166AF3">
            <w:pPr>
              <w:pStyle w:val="TableBody"/>
              <w:rPr>
                <w:del w:id="14191" w:author="Sevan Sirapian [2]" w:date="2018-11-26T11:12:00Z"/>
              </w:rPr>
            </w:pPr>
            <w:del w:id="14192" w:author="Sevan Sirapian [2]" w:date="2018-11-26T11:12:00Z">
              <w:r w:rsidRPr="00794639">
                <w:delText>311</w:delText>
              </w:r>
              <w:bookmarkStart w:id="14193" w:name="_Toc531012905"/>
              <w:bookmarkStart w:id="14194" w:name="_Toc531077198"/>
              <w:bookmarkStart w:id="14195" w:name="_Toc531078489"/>
              <w:bookmarkStart w:id="14196" w:name="_Toc531079793"/>
              <w:bookmarkStart w:id="14197" w:name="_Toc531701690"/>
              <w:bookmarkEnd w:id="14193"/>
              <w:bookmarkEnd w:id="14194"/>
              <w:bookmarkEnd w:id="14195"/>
              <w:bookmarkEnd w:id="14196"/>
              <w:bookmarkEnd w:id="14197"/>
            </w:del>
          </w:p>
        </w:tc>
        <w:tc>
          <w:tcPr>
            <w:tcW w:w="7539" w:type="dxa"/>
            <w:vAlign w:val="top"/>
          </w:tcPr>
          <w:p w14:paraId="536C1FBB" w14:textId="77777777" w:rsidR="001B2A26" w:rsidRPr="00794639" w:rsidRDefault="001B2A26" w:rsidP="00166AF3">
            <w:pPr>
              <w:pStyle w:val="TableBody"/>
              <w:rPr>
                <w:del w:id="14198" w:author="Sevan Sirapian [2]" w:date="2018-11-26T11:12:00Z"/>
              </w:rPr>
            </w:pPr>
            <w:del w:id="14199" w:author="Sevan Sirapian [2]" w:date="2018-11-26T11:12:00Z">
              <w:r w:rsidRPr="00794639">
                <w:delText>MN_SIMTK_DTMF_TRANSMITTED</w:delText>
              </w:r>
              <w:bookmarkStart w:id="14200" w:name="_Toc531012906"/>
              <w:bookmarkStart w:id="14201" w:name="_Toc531077199"/>
              <w:bookmarkStart w:id="14202" w:name="_Toc531078490"/>
              <w:bookmarkStart w:id="14203" w:name="_Toc531079794"/>
              <w:bookmarkStart w:id="14204" w:name="_Toc531701691"/>
              <w:bookmarkEnd w:id="14200"/>
              <w:bookmarkEnd w:id="14201"/>
              <w:bookmarkEnd w:id="14202"/>
              <w:bookmarkEnd w:id="14203"/>
              <w:bookmarkEnd w:id="14204"/>
            </w:del>
          </w:p>
        </w:tc>
        <w:bookmarkStart w:id="14205" w:name="_Toc531012907"/>
        <w:bookmarkStart w:id="14206" w:name="_Toc531077200"/>
        <w:bookmarkStart w:id="14207" w:name="_Toc531078491"/>
        <w:bookmarkStart w:id="14208" w:name="_Toc531079795"/>
        <w:bookmarkStart w:id="14209" w:name="_Toc531701692"/>
        <w:bookmarkEnd w:id="14205"/>
        <w:bookmarkEnd w:id="14206"/>
        <w:bookmarkEnd w:id="14207"/>
        <w:bookmarkEnd w:id="14208"/>
        <w:bookmarkEnd w:id="14209"/>
      </w:tr>
      <w:tr w:rsidR="001B2A26" w:rsidRPr="00794639" w14:paraId="166A025B" w14:textId="77777777" w:rsidTr="00170927">
        <w:trPr>
          <w:del w:id="14210" w:author="Sevan Sirapian [2]" w:date="2018-11-26T11:12:00Z"/>
        </w:trPr>
        <w:tc>
          <w:tcPr>
            <w:tcW w:w="0" w:type="dxa"/>
            <w:vAlign w:val="top"/>
          </w:tcPr>
          <w:p w14:paraId="7F4667B1" w14:textId="77777777" w:rsidR="001B2A26" w:rsidRPr="00794639" w:rsidRDefault="001B2A26" w:rsidP="00166AF3">
            <w:pPr>
              <w:pStyle w:val="TableBody"/>
              <w:rPr>
                <w:del w:id="14211" w:author="Sevan Sirapian [2]" w:date="2018-11-26T11:12:00Z"/>
              </w:rPr>
            </w:pPr>
            <w:del w:id="14212" w:author="Sevan Sirapian [2]" w:date="2018-11-26T11:12:00Z">
              <w:r w:rsidRPr="00794639">
                <w:delText>312</w:delText>
              </w:r>
              <w:bookmarkStart w:id="14213" w:name="_Toc531012908"/>
              <w:bookmarkStart w:id="14214" w:name="_Toc531077201"/>
              <w:bookmarkStart w:id="14215" w:name="_Toc531078492"/>
              <w:bookmarkStart w:id="14216" w:name="_Toc531079796"/>
              <w:bookmarkStart w:id="14217" w:name="_Toc531701693"/>
              <w:bookmarkEnd w:id="14213"/>
              <w:bookmarkEnd w:id="14214"/>
              <w:bookmarkEnd w:id="14215"/>
              <w:bookmarkEnd w:id="14216"/>
              <w:bookmarkEnd w:id="14217"/>
            </w:del>
          </w:p>
        </w:tc>
        <w:tc>
          <w:tcPr>
            <w:tcW w:w="7539" w:type="dxa"/>
            <w:vAlign w:val="top"/>
          </w:tcPr>
          <w:p w14:paraId="4B04E8F6" w14:textId="77777777" w:rsidR="001B2A26" w:rsidRPr="00794639" w:rsidRDefault="001B2A26" w:rsidP="00166AF3">
            <w:pPr>
              <w:pStyle w:val="TableBody"/>
              <w:rPr>
                <w:del w:id="14218" w:author="Sevan Sirapian [2]" w:date="2018-11-26T11:12:00Z"/>
              </w:rPr>
            </w:pPr>
            <w:del w:id="14219" w:author="Sevan Sirapian [2]" w:date="2018-11-26T11:12:00Z">
              <w:r w:rsidRPr="00794639">
                <w:delText>MN_SIMTK_DTMF_TRANSMITTED_NO_ICON_DISPLAY</w:delText>
              </w:r>
              <w:bookmarkStart w:id="14220" w:name="_Toc531012909"/>
              <w:bookmarkStart w:id="14221" w:name="_Toc531077202"/>
              <w:bookmarkStart w:id="14222" w:name="_Toc531078493"/>
              <w:bookmarkStart w:id="14223" w:name="_Toc531079797"/>
              <w:bookmarkStart w:id="14224" w:name="_Toc531701694"/>
              <w:bookmarkEnd w:id="14220"/>
              <w:bookmarkEnd w:id="14221"/>
              <w:bookmarkEnd w:id="14222"/>
              <w:bookmarkEnd w:id="14223"/>
              <w:bookmarkEnd w:id="14224"/>
            </w:del>
          </w:p>
        </w:tc>
        <w:bookmarkStart w:id="14225" w:name="_Toc531012910"/>
        <w:bookmarkStart w:id="14226" w:name="_Toc531077203"/>
        <w:bookmarkStart w:id="14227" w:name="_Toc531078494"/>
        <w:bookmarkStart w:id="14228" w:name="_Toc531079798"/>
        <w:bookmarkStart w:id="14229" w:name="_Toc531701695"/>
        <w:bookmarkEnd w:id="14225"/>
        <w:bookmarkEnd w:id="14226"/>
        <w:bookmarkEnd w:id="14227"/>
        <w:bookmarkEnd w:id="14228"/>
        <w:bookmarkEnd w:id="14229"/>
      </w:tr>
      <w:tr w:rsidR="001B2A26" w:rsidRPr="00794639" w14:paraId="74D4C839" w14:textId="77777777" w:rsidTr="00170927">
        <w:trPr>
          <w:del w:id="14230" w:author="Sevan Sirapian [2]" w:date="2018-11-26T11:12:00Z"/>
        </w:trPr>
        <w:tc>
          <w:tcPr>
            <w:tcW w:w="0" w:type="dxa"/>
            <w:vAlign w:val="top"/>
          </w:tcPr>
          <w:p w14:paraId="7BE9207E" w14:textId="77777777" w:rsidR="001B2A26" w:rsidRPr="00794639" w:rsidRDefault="001B2A26" w:rsidP="00166AF3">
            <w:pPr>
              <w:pStyle w:val="TableBody"/>
              <w:rPr>
                <w:del w:id="14231" w:author="Sevan Sirapian [2]" w:date="2018-11-26T11:12:00Z"/>
              </w:rPr>
            </w:pPr>
            <w:del w:id="14232" w:author="Sevan Sirapian [2]" w:date="2018-11-26T11:12:00Z">
              <w:r w:rsidRPr="00794639">
                <w:delText>313</w:delText>
              </w:r>
              <w:bookmarkStart w:id="14233" w:name="_Toc531012911"/>
              <w:bookmarkStart w:id="14234" w:name="_Toc531077204"/>
              <w:bookmarkStart w:id="14235" w:name="_Toc531078495"/>
              <w:bookmarkStart w:id="14236" w:name="_Toc531079799"/>
              <w:bookmarkStart w:id="14237" w:name="_Toc531701696"/>
              <w:bookmarkEnd w:id="14233"/>
              <w:bookmarkEnd w:id="14234"/>
              <w:bookmarkEnd w:id="14235"/>
              <w:bookmarkEnd w:id="14236"/>
              <w:bookmarkEnd w:id="14237"/>
            </w:del>
          </w:p>
        </w:tc>
        <w:tc>
          <w:tcPr>
            <w:tcW w:w="7539" w:type="dxa"/>
            <w:vAlign w:val="top"/>
          </w:tcPr>
          <w:p w14:paraId="39906DE5" w14:textId="77777777" w:rsidR="001B2A26" w:rsidRPr="00794639" w:rsidRDefault="001B2A26" w:rsidP="00166AF3">
            <w:pPr>
              <w:pStyle w:val="TableBody"/>
              <w:rPr>
                <w:del w:id="14238" w:author="Sevan Sirapian [2]" w:date="2018-11-26T11:12:00Z"/>
              </w:rPr>
            </w:pPr>
            <w:del w:id="14239" w:author="Sevan Sirapian [2]" w:date="2018-11-26T11:12:00Z">
              <w:r w:rsidRPr="00794639">
                <w:delText>MN_USER_DID_NOT_ACCEPT_CALL_SETUP</w:delText>
              </w:r>
              <w:bookmarkStart w:id="14240" w:name="_Toc531012912"/>
              <w:bookmarkStart w:id="14241" w:name="_Toc531077205"/>
              <w:bookmarkStart w:id="14242" w:name="_Toc531078496"/>
              <w:bookmarkStart w:id="14243" w:name="_Toc531079800"/>
              <w:bookmarkStart w:id="14244" w:name="_Toc531701697"/>
              <w:bookmarkEnd w:id="14240"/>
              <w:bookmarkEnd w:id="14241"/>
              <w:bookmarkEnd w:id="14242"/>
              <w:bookmarkEnd w:id="14243"/>
              <w:bookmarkEnd w:id="14244"/>
            </w:del>
          </w:p>
        </w:tc>
        <w:bookmarkStart w:id="14245" w:name="_Toc531012913"/>
        <w:bookmarkStart w:id="14246" w:name="_Toc531077206"/>
        <w:bookmarkStart w:id="14247" w:name="_Toc531078497"/>
        <w:bookmarkStart w:id="14248" w:name="_Toc531079801"/>
        <w:bookmarkStart w:id="14249" w:name="_Toc531701698"/>
        <w:bookmarkEnd w:id="14245"/>
        <w:bookmarkEnd w:id="14246"/>
        <w:bookmarkEnd w:id="14247"/>
        <w:bookmarkEnd w:id="14248"/>
        <w:bookmarkEnd w:id="14249"/>
      </w:tr>
      <w:tr w:rsidR="001B2A26" w:rsidRPr="00794639" w14:paraId="02CA9ADB" w14:textId="77777777" w:rsidTr="00170927">
        <w:trPr>
          <w:del w:id="14250" w:author="Sevan Sirapian [2]" w:date="2018-11-26T11:12:00Z"/>
        </w:trPr>
        <w:tc>
          <w:tcPr>
            <w:tcW w:w="0" w:type="dxa"/>
            <w:vAlign w:val="top"/>
          </w:tcPr>
          <w:p w14:paraId="22123157" w14:textId="77777777" w:rsidR="001B2A26" w:rsidRPr="00794639" w:rsidRDefault="001B2A26" w:rsidP="00166AF3">
            <w:pPr>
              <w:pStyle w:val="TableBody"/>
              <w:rPr>
                <w:del w:id="14251" w:author="Sevan Sirapian [2]" w:date="2018-11-26T11:12:00Z"/>
              </w:rPr>
            </w:pPr>
            <w:del w:id="14252" w:author="Sevan Sirapian [2]" w:date="2018-11-26T11:12:00Z">
              <w:r w:rsidRPr="00794639">
                <w:delText>314</w:delText>
              </w:r>
              <w:bookmarkStart w:id="14253" w:name="_Toc531012914"/>
              <w:bookmarkStart w:id="14254" w:name="_Toc531077207"/>
              <w:bookmarkStart w:id="14255" w:name="_Toc531078498"/>
              <w:bookmarkStart w:id="14256" w:name="_Toc531079802"/>
              <w:bookmarkStart w:id="14257" w:name="_Toc531701699"/>
              <w:bookmarkEnd w:id="14253"/>
              <w:bookmarkEnd w:id="14254"/>
              <w:bookmarkEnd w:id="14255"/>
              <w:bookmarkEnd w:id="14256"/>
              <w:bookmarkEnd w:id="14257"/>
            </w:del>
          </w:p>
        </w:tc>
        <w:tc>
          <w:tcPr>
            <w:tcW w:w="7539" w:type="dxa"/>
            <w:vAlign w:val="top"/>
          </w:tcPr>
          <w:p w14:paraId="2EFB892F" w14:textId="77777777" w:rsidR="001B2A26" w:rsidRPr="00794639" w:rsidRDefault="001B2A26" w:rsidP="00166AF3">
            <w:pPr>
              <w:pStyle w:val="TableBody"/>
              <w:rPr>
                <w:del w:id="14258" w:author="Sevan Sirapian [2]" w:date="2018-11-26T11:12:00Z"/>
              </w:rPr>
            </w:pPr>
            <w:del w:id="14259" w:author="Sevan Sirapian [2]" w:date="2018-11-26T11:12:00Z">
              <w:r w:rsidRPr="00794639">
                <w:delText>MN_PROACTIVE_SIM_APPL_TERMINATED_BY_USER</w:delText>
              </w:r>
              <w:bookmarkStart w:id="14260" w:name="_Toc531012915"/>
              <w:bookmarkStart w:id="14261" w:name="_Toc531077208"/>
              <w:bookmarkStart w:id="14262" w:name="_Toc531078499"/>
              <w:bookmarkStart w:id="14263" w:name="_Toc531079803"/>
              <w:bookmarkStart w:id="14264" w:name="_Toc531701700"/>
              <w:bookmarkEnd w:id="14260"/>
              <w:bookmarkEnd w:id="14261"/>
              <w:bookmarkEnd w:id="14262"/>
              <w:bookmarkEnd w:id="14263"/>
              <w:bookmarkEnd w:id="14264"/>
            </w:del>
          </w:p>
        </w:tc>
        <w:bookmarkStart w:id="14265" w:name="_Toc531012916"/>
        <w:bookmarkStart w:id="14266" w:name="_Toc531077209"/>
        <w:bookmarkStart w:id="14267" w:name="_Toc531078500"/>
        <w:bookmarkStart w:id="14268" w:name="_Toc531079804"/>
        <w:bookmarkStart w:id="14269" w:name="_Toc531701701"/>
        <w:bookmarkEnd w:id="14265"/>
        <w:bookmarkEnd w:id="14266"/>
        <w:bookmarkEnd w:id="14267"/>
        <w:bookmarkEnd w:id="14268"/>
        <w:bookmarkEnd w:id="14269"/>
      </w:tr>
      <w:tr w:rsidR="001B2A26" w:rsidRPr="00794639" w14:paraId="25D47B6B" w14:textId="77777777" w:rsidTr="00170927">
        <w:trPr>
          <w:del w:id="14270" w:author="Sevan Sirapian [2]" w:date="2018-11-26T11:12:00Z"/>
        </w:trPr>
        <w:tc>
          <w:tcPr>
            <w:tcW w:w="0" w:type="dxa"/>
            <w:vAlign w:val="top"/>
          </w:tcPr>
          <w:p w14:paraId="31A381AD" w14:textId="77777777" w:rsidR="001B2A26" w:rsidRPr="00794639" w:rsidRDefault="001B2A26" w:rsidP="00166AF3">
            <w:pPr>
              <w:pStyle w:val="TableBody"/>
              <w:rPr>
                <w:del w:id="14271" w:author="Sevan Sirapian [2]" w:date="2018-11-26T11:12:00Z"/>
              </w:rPr>
            </w:pPr>
            <w:del w:id="14272" w:author="Sevan Sirapian [2]" w:date="2018-11-26T11:12:00Z">
              <w:r w:rsidRPr="00794639">
                <w:delText>315</w:delText>
              </w:r>
              <w:bookmarkStart w:id="14273" w:name="_Toc531012917"/>
              <w:bookmarkStart w:id="14274" w:name="_Toc531077210"/>
              <w:bookmarkStart w:id="14275" w:name="_Toc531078501"/>
              <w:bookmarkStart w:id="14276" w:name="_Toc531079805"/>
              <w:bookmarkStart w:id="14277" w:name="_Toc531701702"/>
              <w:bookmarkEnd w:id="14273"/>
              <w:bookmarkEnd w:id="14274"/>
              <w:bookmarkEnd w:id="14275"/>
              <w:bookmarkEnd w:id="14276"/>
              <w:bookmarkEnd w:id="14277"/>
            </w:del>
          </w:p>
        </w:tc>
        <w:tc>
          <w:tcPr>
            <w:tcW w:w="7539" w:type="dxa"/>
            <w:vAlign w:val="top"/>
          </w:tcPr>
          <w:p w14:paraId="68B29394" w14:textId="77777777" w:rsidR="001B2A26" w:rsidRPr="00794639" w:rsidRDefault="001B2A26" w:rsidP="00166AF3">
            <w:pPr>
              <w:pStyle w:val="TableBody"/>
              <w:rPr>
                <w:del w:id="14278" w:author="Sevan Sirapian [2]" w:date="2018-11-26T11:12:00Z"/>
              </w:rPr>
            </w:pPr>
            <w:del w:id="14279" w:author="Sevan Sirapian [2]" w:date="2018-11-26T11:12:00Z">
              <w:r w:rsidRPr="00794639">
                <w:delText>MN_SIMTK_ME_UNABLE_SCREEN_BUSY</w:delText>
              </w:r>
              <w:bookmarkStart w:id="14280" w:name="_Toc531012918"/>
              <w:bookmarkStart w:id="14281" w:name="_Toc531077211"/>
              <w:bookmarkStart w:id="14282" w:name="_Toc531078502"/>
              <w:bookmarkStart w:id="14283" w:name="_Toc531079806"/>
              <w:bookmarkStart w:id="14284" w:name="_Toc531701703"/>
              <w:bookmarkEnd w:id="14280"/>
              <w:bookmarkEnd w:id="14281"/>
              <w:bookmarkEnd w:id="14282"/>
              <w:bookmarkEnd w:id="14283"/>
              <w:bookmarkEnd w:id="14284"/>
            </w:del>
          </w:p>
        </w:tc>
        <w:bookmarkStart w:id="14285" w:name="_Toc531012919"/>
        <w:bookmarkStart w:id="14286" w:name="_Toc531077212"/>
        <w:bookmarkStart w:id="14287" w:name="_Toc531078503"/>
        <w:bookmarkStart w:id="14288" w:name="_Toc531079807"/>
        <w:bookmarkStart w:id="14289" w:name="_Toc531701704"/>
        <w:bookmarkEnd w:id="14285"/>
        <w:bookmarkEnd w:id="14286"/>
        <w:bookmarkEnd w:id="14287"/>
        <w:bookmarkEnd w:id="14288"/>
        <w:bookmarkEnd w:id="14289"/>
      </w:tr>
      <w:tr w:rsidR="001B2A26" w:rsidRPr="00794639" w14:paraId="2B770F4D" w14:textId="77777777" w:rsidTr="00170927">
        <w:trPr>
          <w:del w:id="14290" w:author="Sevan Sirapian [2]" w:date="2018-11-26T11:12:00Z"/>
        </w:trPr>
        <w:tc>
          <w:tcPr>
            <w:tcW w:w="0" w:type="dxa"/>
            <w:vAlign w:val="top"/>
          </w:tcPr>
          <w:p w14:paraId="638F8BDD" w14:textId="77777777" w:rsidR="001B2A26" w:rsidRPr="00794639" w:rsidRDefault="001B2A26" w:rsidP="00166AF3">
            <w:pPr>
              <w:pStyle w:val="TableBody"/>
              <w:rPr>
                <w:del w:id="14291" w:author="Sevan Sirapian [2]" w:date="2018-11-26T11:12:00Z"/>
              </w:rPr>
            </w:pPr>
            <w:del w:id="14292" w:author="Sevan Sirapian [2]" w:date="2018-11-26T11:12:00Z">
              <w:r w:rsidRPr="00794639">
                <w:delText>316</w:delText>
              </w:r>
              <w:bookmarkStart w:id="14293" w:name="_Toc531012920"/>
              <w:bookmarkStart w:id="14294" w:name="_Toc531077213"/>
              <w:bookmarkStart w:id="14295" w:name="_Toc531078504"/>
              <w:bookmarkStart w:id="14296" w:name="_Toc531079808"/>
              <w:bookmarkStart w:id="14297" w:name="_Toc531701705"/>
              <w:bookmarkEnd w:id="14293"/>
              <w:bookmarkEnd w:id="14294"/>
              <w:bookmarkEnd w:id="14295"/>
              <w:bookmarkEnd w:id="14296"/>
              <w:bookmarkEnd w:id="14297"/>
            </w:del>
          </w:p>
        </w:tc>
        <w:tc>
          <w:tcPr>
            <w:tcW w:w="7539" w:type="dxa"/>
            <w:vAlign w:val="top"/>
          </w:tcPr>
          <w:p w14:paraId="14F58EE1" w14:textId="77777777" w:rsidR="001B2A26" w:rsidRPr="00794639" w:rsidRDefault="001B2A26" w:rsidP="00166AF3">
            <w:pPr>
              <w:pStyle w:val="TableBody"/>
              <w:rPr>
                <w:del w:id="14298" w:author="Sevan Sirapian [2]" w:date="2018-11-26T11:12:00Z"/>
              </w:rPr>
            </w:pPr>
            <w:del w:id="14299" w:author="Sevan Sirapian [2]" w:date="2018-11-26T11:12:00Z">
              <w:r w:rsidRPr="00794639">
                <w:delText>MN_SIMTK_ME_UNABLE_NO_SPECIFIC_CAUSE</w:delText>
              </w:r>
              <w:bookmarkStart w:id="14300" w:name="_Toc531012921"/>
              <w:bookmarkStart w:id="14301" w:name="_Toc531077214"/>
              <w:bookmarkStart w:id="14302" w:name="_Toc531078505"/>
              <w:bookmarkStart w:id="14303" w:name="_Toc531079809"/>
              <w:bookmarkStart w:id="14304" w:name="_Toc531701706"/>
              <w:bookmarkEnd w:id="14300"/>
              <w:bookmarkEnd w:id="14301"/>
              <w:bookmarkEnd w:id="14302"/>
              <w:bookmarkEnd w:id="14303"/>
              <w:bookmarkEnd w:id="14304"/>
            </w:del>
          </w:p>
        </w:tc>
        <w:bookmarkStart w:id="14305" w:name="_Toc531012922"/>
        <w:bookmarkStart w:id="14306" w:name="_Toc531077215"/>
        <w:bookmarkStart w:id="14307" w:name="_Toc531078506"/>
        <w:bookmarkStart w:id="14308" w:name="_Toc531079810"/>
        <w:bookmarkStart w:id="14309" w:name="_Toc531701707"/>
        <w:bookmarkEnd w:id="14305"/>
        <w:bookmarkEnd w:id="14306"/>
        <w:bookmarkEnd w:id="14307"/>
        <w:bookmarkEnd w:id="14308"/>
        <w:bookmarkEnd w:id="14309"/>
      </w:tr>
      <w:tr w:rsidR="001B2A26" w:rsidRPr="00794639" w14:paraId="28D31FCC" w14:textId="77777777" w:rsidTr="00170927">
        <w:trPr>
          <w:del w:id="14310" w:author="Sevan Sirapian [2]" w:date="2018-11-26T11:12:00Z"/>
        </w:trPr>
        <w:tc>
          <w:tcPr>
            <w:tcW w:w="0" w:type="dxa"/>
            <w:vAlign w:val="top"/>
          </w:tcPr>
          <w:p w14:paraId="1192D458" w14:textId="77777777" w:rsidR="001B2A26" w:rsidRPr="00794639" w:rsidRDefault="001B2A26" w:rsidP="00166AF3">
            <w:pPr>
              <w:pStyle w:val="TableBody"/>
              <w:rPr>
                <w:del w:id="14311" w:author="Sevan Sirapian [2]" w:date="2018-11-26T11:12:00Z"/>
              </w:rPr>
            </w:pPr>
            <w:del w:id="14312" w:author="Sevan Sirapian [2]" w:date="2018-11-26T11:12:00Z">
              <w:r w:rsidRPr="00794639">
                <w:delText>317</w:delText>
              </w:r>
              <w:bookmarkStart w:id="14313" w:name="_Toc531012923"/>
              <w:bookmarkStart w:id="14314" w:name="_Toc531077216"/>
              <w:bookmarkStart w:id="14315" w:name="_Toc531078507"/>
              <w:bookmarkStart w:id="14316" w:name="_Toc531079811"/>
              <w:bookmarkStart w:id="14317" w:name="_Toc531701708"/>
              <w:bookmarkEnd w:id="14313"/>
              <w:bookmarkEnd w:id="14314"/>
              <w:bookmarkEnd w:id="14315"/>
              <w:bookmarkEnd w:id="14316"/>
              <w:bookmarkEnd w:id="14317"/>
            </w:del>
          </w:p>
        </w:tc>
        <w:tc>
          <w:tcPr>
            <w:tcW w:w="7539" w:type="dxa"/>
            <w:vAlign w:val="top"/>
          </w:tcPr>
          <w:p w14:paraId="48E8DF80" w14:textId="77777777" w:rsidR="001B2A26" w:rsidRPr="00794639" w:rsidRDefault="001B2A26" w:rsidP="00166AF3">
            <w:pPr>
              <w:pStyle w:val="TableBody"/>
              <w:rPr>
                <w:del w:id="14318" w:author="Sevan Sirapian [2]" w:date="2018-11-26T11:12:00Z"/>
              </w:rPr>
            </w:pPr>
            <w:del w:id="14319" w:author="Sevan Sirapian [2]" w:date="2018-11-26T11:12:00Z">
              <w:r w:rsidRPr="00794639">
                <w:delText>MN_SIMTK_UNSPECIFIED</w:delText>
              </w:r>
              <w:bookmarkStart w:id="14320" w:name="_Toc531012924"/>
              <w:bookmarkStart w:id="14321" w:name="_Toc531077217"/>
              <w:bookmarkStart w:id="14322" w:name="_Toc531078508"/>
              <w:bookmarkStart w:id="14323" w:name="_Toc531079812"/>
              <w:bookmarkStart w:id="14324" w:name="_Toc531701709"/>
              <w:bookmarkEnd w:id="14320"/>
              <w:bookmarkEnd w:id="14321"/>
              <w:bookmarkEnd w:id="14322"/>
              <w:bookmarkEnd w:id="14323"/>
              <w:bookmarkEnd w:id="14324"/>
            </w:del>
          </w:p>
        </w:tc>
        <w:bookmarkStart w:id="14325" w:name="_Toc531012925"/>
        <w:bookmarkStart w:id="14326" w:name="_Toc531077218"/>
        <w:bookmarkStart w:id="14327" w:name="_Toc531078509"/>
        <w:bookmarkStart w:id="14328" w:name="_Toc531079813"/>
        <w:bookmarkStart w:id="14329" w:name="_Toc531701710"/>
        <w:bookmarkEnd w:id="14325"/>
        <w:bookmarkEnd w:id="14326"/>
        <w:bookmarkEnd w:id="14327"/>
        <w:bookmarkEnd w:id="14328"/>
        <w:bookmarkEnd w:id="14329"/>
      </w:tr>
      <w:tr w:rsidR="001B2A26" w:rsidRPr="00794639" w14:paraId="743EF3A7" w14:textId="77777777" w:rsidTr="00170927">
        <w:trPr>
          <w:del w:id="14330" w:author="Sevan Sirapian [2]" w:date="2018-11-26T11:12:00Z"/>
        </w:trPr>
        <w:tc>
          <w:tcPr>
            <w:tcW w:w="0" w:type="dxa"/>
            <w:vAlign w:val="top"/>
          </w:tcPr>
          <w:p w14:paraId="467796F9" w14:textId="77777777" w:rsidR="001B2A26" w:rsidRPr="00794639" w:rsidRDefault="001B2A26" w:rsidP="00166AF3">
            <w:pPr>
              <w:pStyle w:val="TableBody"/>
              <w:rPr>
                <w:del w:id="14331" w:author="Sevan Sirapian [2]" w:date="2018-11-26T11:12:00Z"/>
              </w:rPr>
            </w:pPr>
            <w:del w:id="14332" w:author="Sevan Sirapian [2]" w:date="2018-11-26T11:12:00Z">
              <w:r w:rsidRPr="00794639">
                <w:delText>318</w:delText>
              </w:r>
              <w:bookmarkStart w:id="14333" w:name="_Toc531012926"/>
              <w:bookmarkStart w:id="14334" w:name="_Toc531077219"/>
              <w:bookmarkStart w:id="14335" w:name="_Toc531078510"/>
              <w:bookmarkStart w:id="14336" w:name="_Toc531079814"/>
              <w:bookmarkStart w:id="14337" w:name="_Toc531701711"/>
              <w:bookmarkEnd w:id="14333"/>
              <w:bookmarkEnd w:id="14334"/>
              <w:bookmarkEnd w:id="14335"/>
              <w:bookmarkEnd w:id="14336"/>
              <w:bookmarkEnd w:id="14337"/>
            </w:del>
          </w:p>
        </w:tc>
        <w:tc>
          <w:tcPr>
            <w:tcW w:w="7539" w:type="dxa"/>
            <w:vAlign w:val="top"/>
          </w:tcPr>
          <w:p w14:paraId="74E79B55" w14:textId="77777777" w:rsidR="001B2A26" w:rsidRPr="00794639" w:rsidRDefault="001B2A26" w:rsidP="00166AF3">
            <w:pPr>
              <w:pStyle w:val="TableBody"/>
              <w:rPr>
                <w:del w:id="14338" w:author="Sevan Sirapian [2]" w:date="2018-11-26T11:12:00Z"/>
              </w:rPr>
            </w:pPr>
            <w:del w:id="14339" w:author="Sevan Sirapian [2]" w:date="2018-11-26T11:12:00Z">
              <w:r w:rsidRPr="00794639">
                <w:delText>MN_SETUP_SS_ERR</w:delText>
              </w:r>
              <w:bookmarkStart w:id="14340" w:name="_Toc531012927"/>
              <w:bookmarkStart w:id="14341" w:name="_Toc531077220"/>
              <w:bookmarkStart w:id="14342" w:name="_Toc531078511"/>
              <w:bookmarkStart w:id="14343" w:name="_Toc531079815"/>
              <w:bookmarkStart w:id="14344" w:name="_Toc531701712"/>
              <w:bookmarkEnd w:id="14340"/>
              <w:bookmarkEnd w:id="14341"/>
              <w:bookmarkEnd w:id="14342"/>
              <w:bookmarkEnd w:id="14343"/>
              <w:bookmarkEnd w:id="14344"/>
            </w:del>
          </w:p>
        </w:tc>
        <w:bookmarkStart w:id="14345" w:name="_Toc531012928"/>
        <w:bookmarkStart w:id="14346" w:name="_Toc531077221"/>
        <w:bookmarkStart w:id="14347" w:name="_Toc531078512"/>
        <w:bookmarkStart w:id="14348" w:name="_Toc531079816"/>
        <w:bookmarkStart w:id="14349" w:name="_Toc531701713"/>
        <w:bookmarkEnd w:id="14345"/>
        <w:bookmarkEnd w:id="14346"/>
        <w:bookmarkEnd w:id="14347"/>
        <w:bookmarkEnd w:id="14348"/>
        <w:bookmarkEnd w:id="14349"/>
      </w:tr>
      <w:tr w:rsidR="001B2A26" w:rsidRPr="00794639" w14:paraId="094307AC" w14:textId="77777777" w:rsidTr="00170927">
        <w:trPr>
          <w:del w:id="14350" w:author="Sevan Sirapian [2]" w:date="2018-11-26T11:12:00Z"/>
        </w:trPr>
        <w:tc>
          <w:tcPr>
            <w:tcW w:w="0" w:type="dxa"/>
            <w:vAlign w:val="top"/>
          </w:tcPr>
          <w:p w14:paraId="2E163D8A" w14:textId="77777777" w:rsidR="001B2A26" w:rsidRPr="00794639" w:rsidRDefault="001B2A26" w:rsidP="00166AF3">
            <w:pPr>
              <w:pStyle w:val="TableBody"/>
              <w:rPr>
                <w:del w:id="14351" w:author="Sevan Sirapian [2]" w:date="2018-11-26T11:12:00Z"/>
              </w:rPr>
            </w:pPr>
            <w:del w:id="14352" w:author="Sevan Sirapian [2]" w:date="2018-11-26T11:12:00Z">
              <w:r w:rsidRPr="00794639">
                <w:delText>319</w:delText>
              </w:r>
              <w:bookmarkStart w:id="14353" w:name="_Toc531012929"/>
              <w:bookmarkStart w:id="14354" w:name="_Toc531077222"/>
              <w:bookmarkStart w:id="14355" w:name="_Toc531078513"/>
              <w:bookmarkStart w:id="14356" w:name="_Toc531079817"/>
              <w:bookmarkStart w:id="14357" w:name="_Toc531701714"/>
              <w:bookmarkEnd w:id="14353"/>
              <w:bookmarkEnd w:id="14354"/>
              <w:bookmarkEnd w:id="14355"/>
              <w:bookmarkEnd w:id="14356"/>
              <w:bookmarkEnd w:id="14357"/>
            </w:del>
          </w:p>
        </w:tc>
        <w:tc>
          <w:tcPr>
            <w:tcW w:w="7539" w:type="dxa"/>
            <w:vAlign w:val="top"/>
          </w:tcPr>
          <w:p w14:paraId="264391F4" w14:textId="77777777" w:rsidR="001B2A26" w:rsidRPr="00794639" w:rsidRDefault="001B2A26" w:rsidP="00166AF3">
            <w:pPr>
              <w:pStyle w:val="TableBody"/>
              <w:rPr>
                <w:del w:id="14358" w:author="Sevan Sirapian [2]" w:date="2018-11-26T11:12:00Z"/>
              </w:rPr>
            </w:pPr>
            <w:del w:id="14359" w:author="Sevan Sirapian [2]" w:date="2018-11-26T11:12:00Z">
              <w:r w:rsidRPr="00794639">
                <w:delText>MN_SIMTK_NET_UNABLE_NO_SPECIFIC_CAUSE</w:delText>
              </w:r>
              <w:bookmarkStart w:id="14360" w:name="_Toc531012930"/>
              <w:bookmarkStart w:id="14361" w:name="_Toc531077223"/>
              <w:bookmarkStart w:id="14362" w:name="_Toc531078514"/>
              <w:bookmarkStart w:id="14363" w:name="_Toc531079818"/>
              <w:bookmarkStart w:id="14364" w:name="_Toc531701715"/>
              <w:bookmarkEnd w:id="14360"/>
              <w:bookmarkEnd w:id="14361"/>
              <w:bookmarkEnd w:id="14362"/>
              <w:bookmarkEnd w:id="14363"/>
              <w:bookmarkEnd w:id="14364"/>
            </w:del>
          </w:p>
        </w:tc>
        <w:bookmarkStart w:id="14365" w:name="_Toc531012931"/>
        <w:bookmarkStart w:id="14366" w:name="_Toc531077224"/>
        <w:bookmarkStart w:id="14367" w:name="_Toc531078515"/>
        <w:bookmarkStart w:id="14368" w:name="_Toc531079819"/>
        <w:bookmarkStart w:id="14369" w:name="_Toc531701716"/>
        <w:bookmarkEnd w:id="14365"/>
        <w:bookmarkEnd w:id="14366"/>
        <w:bookmarkEnd w:id="14367"/>
        <w:bookmarkEnd w:id="14368"/>
        <w:bookmarkEnd w:id="14369"/>
      </w:tr>
      <w:tr w:rsidR="001B2A26" w:rsidRPr="00794639" w14:paraId="554FAE5E" w14:textId="77777777" w:rsidTr="00170927">
        <w:trPr>
          <w:del w:id="14370" w:author="Sevan Sirapian [2]" w:date="2018-11-26T11:12:00Z"/>
        </w:trPr>
        <w:tc>
          <w:tcPr>
            <w:tcW w:w="0" w:type="dxa"/>
            <w:vAlign w:val="top"/>
          </w:tcPr>
          <w:p w14:paraId="6B8A16A4" w14:textId="77777777" w:rsidR="001B2A26" w:rsidRPr="00794639" w:rsidRDefault="001B2A26" w:rsidP="00166AF3">
            <w:pPr>
              <w:pStyle w:val="TableBody"/>
              <w:rPr>
                <w:del w:id="14371" w:author="Sevan Sirapian [2]" w:date="2018-11-26T11:12:00Z"/>
              </w:rPr>
            </w:pPr>
            <w:del w:id="14372" w:author="Sevan Sirapian [2]" w:date="2018-11-26T11:12:00Z">
              <w:r w:rsidRPr="00794639">
                <w:delText>320</w:delText>
              </w:r>
              <w:bookmarkStart w:id="14373" w:name="_Toc531012932"/>
              <w:bookmarkStart w:id="14374" w:name="_Toc531077225"/>
              <w:bookmarkStart w:id="14375" w:name="_Toc531078516"/>
              <w:bookmarkStart w:id="14376" w:name="_Toc531079820"/>
              <w:bookmarkStart w:id="14377" w:name="_Toc531701717"/>
              <w:bookmarkEnd w:id="14373"/>
              <w:bookmarkEnd w:id="14374"/>
              <w:bookmarkEnd w:id="14375"/>
              <w:bookmarkEnd w:id="14376"/>
              <w:bookmarkEnd w:id="14377"/>
            </w:del>
          </w:p>
        </w:tc>
        <w:tc>
          <w:tcPr>
            <w:tcW w:w="7539" w:type="dxa"/>
            <w:vAlign w:val="top"/>
          </w:tcPr>
          <w:p w14:paraId="2B938485" w14:textId="77777777" w:rsidR="001B2A26" w:rsidRPr="00794639" w:rsidRDefault="001B2A26" w:rsidP="00166AF3">
            <w:pPr>
              <w:pStyle w:val="TableBody"/>
              <w:rPr>
                <w:del w:id="14378" w:author="Sevan Sirapian [2]" w:date="2018-11-26T11:12:00Z"/>
              </w:rPr>
            </w:pPr>
            <w:del w:id="14379" w:author="Sevan Sirapian [2]" w:date="2018-11-26T11:12:00Z">
              <w:r w:rsidRPr="00794639">
                <w:delText>MN_SIMTK_USSD_TRANSACTION_TERMINATED_BY_USER</w:delText>
              </w:r>
              <w:bookmarkStart w:id="14380" w:name="_Toc531012933"/>
              <w:bookmarkStart w:id="14381" w:name="_Toc531077226"/>
              <w:bookmarkStart w:id="14382" w:name="_Toc531078517"/>
              <w:bookmarkStart w:id="14383" w:name="_Toc531079821"/>
              <w:bookmarkStart w:id="14384" w:name="_Toc531701718"/>
              <w:bookmarkEnd w:id="14380"/>
              <w:bookmarkEnd w:id="14381"/>
              <w:bookmarkEnd w:id="14382"/>
              <w:bookmarkEnd w:id="14383"/>
              <w:bookmarkEnd w:id="14384"/>
            </w:del>
          </w:p>
        </w:tc>
        <w:bookmarkStart w:id="14385" w:name="_Toc531012934"/>
        <w:bookmarkStart w:id="14386" w:name="_Toc531077227"/>
        <w:bookmarkStart w:id="14387" w:name="_Toc531078518"/>
        <w:bookmarkStart w:id="14388" w:name="_Toc531079822"/>
        <w:bookmarkStart w:id="14389" w:name="_Toc531701719"/>
        <w:bookmarkEnd w:id="14385"/>
        <w:bookmarkEnd w:id="14386"/>
        <w:bookmarkEnd w:id="14387"/>
        <w:bookmarkEnd w:id="14388"/>
        <w:bookmarkEnd w:id="14389"/>
      </w:tr>
      <w:tr w:rsidR="001B2A26" w:rsidRPr="00794639" w14:paraId="61D98325" w14:textId="77777777" w:rsidTr="00170927">
        <w:trPr>
          <w:del w:id="14390" w:author="Sevan Sirapian [2]" w:date="2018-11-26T11:12:00Z"/>
        </w:trPr>
        <w:tc>
          <w:tcPr>
            <w:tcW w:w="0" w:type="dxa"/>
            <w:vAlign w:val="top"/>
          </w:tcPr>
          <w:p w14:paraId="6CE133FF" w14:textId="77777777" w:rsidR="001B2A26" w:rsidRPr="00794639" w:rsidRDefault="001B2A26" w:rsidP="00166AF3">
            <w:pPr>
              <w:pStyle w:val="TableBody"/>
              <w:rPr>
                <w:del w:id="14391" w:author="Sevan Sirapian [2]" w:date="2018-11-26T11:12:00Z"/>
              </w:rPr>
            </w:pPr>
            <w:del w:id="14392" w:author="Sevan Sirapian [2]" w:date="2018-11-26T11:12:00Z">
              <w:r w:rsidRPr="00794639">
                <w:delText>330</w:delText>
              </w:r>
              <w:bookmarkStart w:id="14393" w:name="_Toc531012935"/>
              <w:bookmarkStart w:id="14394" w:name="_Toc531077228"/>
              <w:bookmarkStart w:id="14395" w:name="_Toc531078519"/>
              <w:bookmarkStart w:id="14396" w:name="_Toc531079823"/>
              <w:bookmarkStart w:id="14397" w:name="_Toc531701720"/>
              <w:bookmarkEnd w:id="14393"/>
              <w:bookmarkEnd w:id="14394"/>
              <w:bookmarkEnd w:id="14395"/>
              <w:bookmarkEnd w:id="14396"/>
              <w:bookmarkEnd w:id="14397"/>
            </w:del>
          </w:p>
        </w:tc>
        <w:tc>
          <w:tcPr>
            <w:tcW w:w="7539" w:type="dxa"/>
            <w:vAlign w:val="top"/>
          </w:tcPr>
          <w:p w14:paraId="1694B467" w14:textId="77777777" w:rsidR="001B2A26" w:rsidRPr="00794639" w:rsidRDefault="001B2A26" w:rsidP="00166AF3">
            <w:pPr>
              <w:pStyle w:val="TableBody"/>
              <w:rPr>
                <w:del w:id="14398" w:author="Sevan Sirapian [2]" w:date="2018-11-26T11:12:00Z"/>
              </w:rPr>
            </w:pPr>
            <w:del w:id="14399" w:author="Sevan Sirapian [2]" w:date="2018-11-26T11:12:00Z">
              <w:r w:rsidRPr="00794639">
                <w:delText>MN_PHONEBOOK_NOT_AVAILABLE</w:delText>
              </w:r>
              <w:bookmarkStart w:id="14400" w:name="_Toc531012936"/>
              <w:bookmarkStart w:id="14401" w:name="_Toc531077229"/>
              <w:bookmarkStart w:id="14402" w:name="_Toc531078520"/>
              <w:bookmarkStart w:id="14403" w:name="_Toc531079824"/>
              <w:bookmarkStart w:id="14404" w:name="_Toc531701721"/>
              <w:bookmarkEnd w:id="14400"/>
              <w:bookmarkEnd w:id="14401"/>
              <w:bookmarkEnd w:id="14402"/>
              <w:bookmarkEnd w:id="14403"/>
              <w:bookmarkEnd w:id="14404"/>
            </w:del>
          </w:p>
        </w:tc>
        <w:bookmarkStart w:id="14405" w:name="_Toc531012937"/>
        <w:bookmarkStart w:id="14406" w:name="_Toc531077230"/>
        <w:bookmarkStart w:id="14407" w:name="_Toc531078521"/>
        <w:bookmarkStart w:id="14408" w:name="_Toc531079825"/>
        <w:bookmarkStart w:id="14409" w:name="_Toc531701722"/>
        <w:bookmarkEnd w:id="14405"/>
        <w:bookmarkEnd w:id="14406"/>
        <w:bookmarkEnd w:id="14407"/>
        <w:bookmarkEnd w:id="14408"/>
        <w:bookmarkEnd w:id="14409"/>
      </w:tr>
      <w:tr w:rsidR="001B2A26" w:rsidRPr="00794639" w14:paraId="76A71C02" w14:textId="77777777" w:rsidTr="00170927">
        <w:trPr>
          <w:del w:id="14410" w:author="Sevan Sirapian [2]" w:date="2018-11-26T11:12:00Z"/>
        </w:trPr>
        <w:tc>
          <w:tcPr>
            <w:tcW w:w="0" w:type="dxa"/>
            <w:vAlign w:val="top"/>
          </w:tcPr>
          <w:p w14:paraId="70891754" w14:textId="77777777" w:rsidR="001B2A26" w:rsidRPr="00794639" w:rsidRDefault="001B2A26" w:rsidP="00166AF3">
            <w:pPr>
              <w:pStyle w:val="TableBody"/>
              <w:rPr>
                <w:del w:id="14411" w:author="Sevan Sirapian [2]" w:date="2018-11-26T11:12:00Z"/>
              </w:rPr>
            </w:pPr>
            <w:del w:id="14412" w:author="Sevan Sirapian [2]" w:date="2018-11-26T11:12:00Z">
              <w:r w:rsidRPr="00794639">
                <w:delText>331</w:delText>
              </w:r>
              <w:bookmarkStart w:id="14413" w:name="_Toc531012938"/>
              <w:bookmarkStart w:id="14414" w:name="_Toc531077231"/>
              <w:bookmarkStart w:id="14415" w:name="_Toc531078522"/>
              <w:bookmarkStart w:id="14416" w:name="_Toc531079826"/>
              <w:bookmarkStart w:id="14417" w:name="_Toc531701723"/>
              <w:bookmarkEnd w:id="14413"/>
              <w:bookmarkEnd w:id="14414"/>
              <w:bookmarkEnd w:id="14415"/>
              <w:bookmarkEnd w:id="14416"/>
              <w:bookmarkEnd w:id="14417"/>
            </w:del>
          </w:p>
        </w:tc>
        <w:tc>
          <w:tcPr>
            <w:tcW w:w="7539" w:type="dxa"/>
            <w:vAlign w:val="top"/>
          </w:tcPr>
          <w:p w14:paraId="5650D924" w14:textId="77777777" w:rsidR="001B2A26" w:rsidRPr="00794639" w:rsidRDefault="001B2A26" w:rsidP="00166AF3">
            <w:pPr>
              <w:pStyle w:val="TableBody"/>
              <w:rPr>
                <w:del w:id="14418" w:author="Sevan Sirapian [2]" w:date="2018-11-26T11:12:00Z"/>
              </w:rPr>
            </w:pPr>
            <w:del w:id="14419" w:author="Sevan Sirapian [2]" w:date="2018-11-26T11:12:00Z">
              <w:r w:rsidRPr="00794639">
                <w:delText>MN_ATC_NO_MATCHING_PHONEBOOK_ENTRY</w:delText>
              </w:r>
              <w:bookmarkStart w:id="14420" w:name="_Toc531012939"/>
              <w:bookmarkStart w:id="14421" w:name="_Toc531077232"/>
              <w:bookmarkStart w:id="14422" w:name="_Toc531078523"/>
              <w:bookmarkStart w:id="14423" w:name="_Toc531079827"/>
              <w:bookmarkStart w:id="14424" w:name="_Toc531701724"/>
              <w:bookmarkEnd w:id="14420"/>
              <w:bookmarkEnd w:id="14421"/>
              <w:bookmarkEnd w:id="14422"/>
              <w:bookmarkEnd w:id="14423"/>
              <w:bookmarkEnd w:id="14424"/>
            </w:del>
          </w:p>
        </w:tc>
        <w:bookmarkStart w:id="14425" w:name="_Toc531012940"/>
        <w:bookmarkStart w:id="14426" w:name="_Toc531077233"/>
        <w:bookmarkStart w:id="14427" w:name="_Toc531078524"/>
        <w:bookmarkStart w:id="14428" w:name="_Toc531079828"/>
        <w:bookmarkStart w:id="14429" w:name="_Toc531701725"/>
        <w:bookmarkEnd w:id="14425"/>
        <w:bookmarkEnd w:id="14426"/>
        <w:bookmarkEnd w:id="14427"/>
        <w:bookmarkEnd w:id="14428"/>
        <w:bookmarkEnd w:id="14429"/>
      </w:tr>
      <w:tr w:rsidR="001B2A26" w:rsidRPr="00794639" w14:paraId="01E8CCD6" w14:textId="77777777" w:rsidTr="00170927">
        <w:trPr>
          <w:del w:id="14430" w:author="Sevan Sirapian [2]" w:date="2018-11-26T11:12:00Z"/>
        </w:trPr>
        <w:tc>
          <w:tcPr>
            <w:tcW w:w="0" w:type="dxa"/>
            <w:vAlign w:val="top"/>
          </w:tcPr>
          <w:p w14:paraId="03EA6214" w14:textId="77777777" w:rsidR="001B2A26" w:rsidRPr="00794639" w:rsidRDefault="001B2A26" w:rsidP="00166AF3">
            <w:pPr>
              <w:pStyle w:val="TableBody"/>
              <w:rPr>
                <w:del w:id="14431" w:author="Sevan Sirapian [2]" w:date="2018-11-26T11:12:00Z"/>
              </w:rPr>
            </w:pPr>
            <w:del w:id="14432" w:author="Sevan Sirapian [2]" w:date="2018-11-26T11:12:00Z">
              <w:r w:rsidRPr="00794639">
                <w:delText>332</w:delText>
              </w:r>
              <w:bookmarkStart w:id="14433" w:name="_Toc531012941"/>
              <w:bookmarkStart w:id="14434" w:name="_Toc531077234"/>
              <w:bookmarkStart w:id="14435" w:name="_Toc531078525"/>
              <w:bookmarkStart w:id="14436" w:name="_Toc531079829"/>
              <w:bookmarkStart w:id="14437" w:name="_Toc531701726"/>
              <w:bookmarkEnd w:id="14433"/>
              <w:bookmarkEnd w:id="14434"/>
              <w:bookmarkEnd w:id="14435"/>
              <w:bookmarkEnd w:id="14436"/>
              <w:bookmarkEnd w:id="14437"/>
            </w:del>
          </w:p>
        </w:tc>
        <w:tc>
          <w:tcPr>
            <w:tcW w:w="7539" w:type="dxa"/>
            <w:vAlign w:val="top"/>
          </w:tcPr>
          <w:p w14:paraId="51C15BBA" w14:textId="77777777" w:rsidR="001B2A26" w:rsidRPr="00794639" w:rsidRDefault="001B2A26" w:rsidP="00166AF3">
            <w:pPr>
              <w:pStyle w:val="TableBody"/>
              <w:rPr>
                <w:del w:id="14438" w:author="Sevan Sirapian [2]" w:date="2018-11-26T11:12:00Z"/>
              </w:rPr>
            </w:pPr>
            <w:del w:id="14439" w:author="Sevan Sirapian [2]" w:date="2018-11-26T11:12:00Z">
              <w:r w:rsidRPr="00794639">
                <w:delText>MN_ATC_INVALID_DIALED_NUMBER</w:delText>
              </w:r>
              <w:bookmarkStart w:id="14440" w:name="_Toc531012942"/>
              <w:bookmarkStart w:id="14441" w:name="_Toc531077235"/>
              <w:bookmarkStart w:id="14442" w:name="_Toc531078526"/>
              <w:bookmarkStart w:id="14443" w:name="_Toc531079830"/>
              <w:bookmarkStart w:id="14444" w:name="_Toc531701727"/>
              <w:bookmarkEnd w:id="14440"/>
              <w:bookmarkEnd w:id="14441"/>
              <w:bookmarkEnd w:id="14442"/>
              <w:bookmarkEnd w:id="14443"/>
              <w:bookmarkEnd w:id="14444"/>
            </w:del>
          </w:p>
        </w:tc>
        <w:bookmarkStart w:id="14445" w:name="_Toc531012943"/>
        <w:bookmarkStart w:id="14446" w:name="_Toc531077236"/>
        <w:bookmarkStart w:id="14447" w:name="_Toc531078527"/>
        <w:bookmarkStart w:id="14448" w:name="_Toc531079831"/>
        <w:bookmarkStart w:id="14449" w:name="_Toc531701728"/>
        <w:bookmarkEnd w:id="14445"/>
        <w:bookmarkEnd w:id="14446"/>
        <w:bookmarkEnd w:id="14447"/>
        <w:bookmarkEnd w:id="14448"/>
        <w:bookmarkEnd w:id="14449"/>
      </w:tr>
      <w:tr w:rsidR="001B2A26" w:rsidRPr="00794639" w14:paraId="196CC09F" w14:textId="77777777" w:rsidTr="00170927">
        <w:trPr>
          <w:del w:id="14450" w:author="Sevan Sirapian [2]" w:date="2018-11-26T11:12:00Z"/>
        </w:trPr>
        <w:tc>
          <w:tcPr>
            <w:tcW w:w="0" w:type="dxa"/>
            <w:vAlign w:val="top"/>
          </w:tcPr>
          <w:p w14:paraId="5B06CE2F" w14:textId="77777777" w:rsidR="001B2A26" w:rsidRPr="00794639" w:rsidRDefault="001B2A26" w:rsidP="00166AF3">
            <w:pPr>
              <w:pStyle w:val="TableBody"/>
              <w:rPr>
                <w:del w:id="14451" w:author="Sevan Sirapian [2]" w:date="2018-11-26T11:12:00Z"/>
              </w:rPr>
            </w:pPr>
            <w:del w:id="14452" w:author="Sevan Sirapian [2]" w:date="2018-11-26T11:12:00Z">
              <w:r w:rsidRPr="00794639">
                <w:delText>333</w:delText>
              </w:r>
              <w:bookmarkStart w:id="14453" w:name="_Toc531012944"/>
              <w:bookmarkStart w:id="14454" w:name="_Toc531077237"/>
              <w:bookmarkStart w:id="14455" w:name="_Toc531078528"/>
              <w:bookmarkStart w:id="14456" w:name="_Toc531079832"/>
              <w:bookmarkStart w:id="14457" w:name="_Toc531701729"/>
              <w:bookmarkEnd w:id="14453"/>
              <w:bookmarkEnd w:id="14454"/>
              <w:bookmarkEnd w:id="14455"/>
              <w:bookmarkEnd w:id="14456"/>
              <w:bookmarkEnd w:id="14457"/>
            </w:del>
          </w:p>
        </w:tc>
        <w:tc>
          <w:tcPr>
            <w:tcW w:w="7539" w:type="dxa"/>
            <w:vAlign w:val="top"/>
          </w:tcPr>
          <w:p w14:paraId="2F20D3DE" w14:textId="77777777" w:rsidR="001B2A26" w:rsidRPr="00794639" w:rsidRDefault="001B2A26" w:rsidP="00166AF3">
            <w:pPr>
              <w:pStyle w:val="TableBody"/>
              <w:rPr>
                <w:del w:id="14458" w:author="Sevan Sirapian [2]" w:date="2018-11-26T11:12:00Z"/>
              </w:rPr>
            </w:pPr>
            <w:del w:id="14459" w:author="Sevan Sirapian [2]" w:date="2018-11-26T11:12:00Z">
              <w:r w:rsidRPr="00794639">
                <w:delText>MN_ATC_SETUP_TEMPORARY_BLOCKED</w:delText>
              </w:r>
              <w:bookmarkStart w:id="14460" w:name="_Toc531012945"/>
              <w:bookmarkStart w:id="14461" w:name="_Toc531077238"/>
              <w:bookmarkStart w:id="14462" w:name="_Toc531078529"/>
              <w:bookmarkStart w:id="14463" w:name="_Toc531079833"/>
              <w:bookmarkStart w:id="14464" w:name="_Toc531701730"/>
              <w:bookmarkEnd w:id="14460"/>
              <w:bookmarkEnd w:id="14461"/>
              <w:bookmarkEnd w:id="14462"/>
              <w:bookmarkEnd w:id="14463"/>
              <w:bookmarkEnd w:id="14464"/>
            </w:del>
          </w:p>
        </w:tc>
        <w:bookmarkStart w:id="14465" w:name="_Toc531012946"/>
        <w:bookmarkStart w:id="14466" w:name="_Toc531077239"/>
        <w:bookmarkStart w:id="14467" w:name="_Toc531078530"/>
        <w:bookmarkStart w:id="14468" w:name="_Toc531079834"/>
        <w:bookmarkStart w:id="14469" w:name="_Toc531701731"/>
        <w:bookmarkEnd w:id="14465"/>
        <w:bookmarkEnd w:id="14466"/>
        <w:bookmarkEnd w:id="14467"/>
        <w:bookmarkEnd w:id="14468"/>
        <w:bookmarkEnd w:id="14469"/>
      </w:tr>
      <w:tr w:rsidR="001B2A26" w:rsidRPr="00794639" w14:paraId="1B3D61DD" w14:textId="77777777" w:rsidTr="00170927">
        <w:trPr>
          <w:del w:id="14470" w:author="Sevan Sirapian [2]" w:date="2018-11-26T11:12:00Z"/>
        </w:trPr>
        <w:tc>
          <w:tcPr>
            <w:tcW w:w="0" w:type="dxa"/>
            <w:vAlign w:val="top"/>
          </w:tcPr>
          <w:p w14:paraId="7C26467C" w14:textId="77777777" w:rsidR="001B2A26" w:rsidRPr="00794639" w:rsidRDefault="001B2A26" w:rsidP="00166AF3">
            <w:pPr>
              <w:pStyle w:val="TableBody"/>
              <w:rPr>
                <w:del w:id="14471" w:author="Sevan Sirapian [2]" w:date="2018-11-26T11:12:00Z"/>
              </w:rPr>
            </w:pPr>
            <w:del w:id="14472" w:author="Sevan Sirapian [2]" w:date="2018-11-26T11:12:00Z">
              <w:r w:rsidRPr="00794639">
                <w:delText>334</w:delText>
              </w:r>
              <w:bookmarkStart w:id="14473" w:name="_Toc531012947"/>
              <w:bookmarkStart w:id="14474" w:name="_Toc531077240"/>
              <w:bookmarkStart w:id="14475" w:name="_Toc531078531"/>
              <w:bookmarkStart w:id="14476" w:name="_Toc531079835"/>
              <w:bookmarkStart w:id="14477" w:name="_Toc531701732"/>
              <w:bookmarkEnd w:id="14473"/>
              <w:bookmarkEnd w:id="14474"/>
              <w:bookmarkEnd w:id="14475"/>
              <w:bookmarkEnd w:id="14476"/>
              <w:bookmarkEnd w:id="14477"/>
            </w:del>
          </w:p>
        </w:tc>
        <w:tc>
          <w:tcPr>
            <w:tcW w:w="7539" w:type="dxa"/>
            <w:vAlign w:val="top"/>
          </w:tcPr>
          <w:p w14:paraId="636B0220" w14:textId="77777777" w:rsidR="001B2A26" w:rsidRPr="00794639" w:rsidRDefault="001B2A26" w:rsidP="00166AF3">
            <w:pPr>
              <w:pStyle w:val="TableBody"/>
              <w:rPr>
                <w:del w:id="14478" w:author="Sevan Sirapian [2]" w:date="2018-11-26T11:12:00Z"/>
              </w:rPr>
            </w:pPr>
            <w:del w:id="14479" w:author="Sevan Sirapian [2]" w:date="2018-11-26T11:12:00Z">
              <w:r w:rsidRPr="00794639">
                <w:delText>MN_ATC_NO_PERMISSION</w:delText>
              </w:r>
              <w:bookmarkStart w:id="14480" w:name="_Toc531012948"/>
              <w:bookmarkStart w:id="14481" w:name="_Toc531077241"/>
              <w:bookmarkStart w:id="14482" w:name="_Toc531078532"/>
              <w:bookmarkStart w:id="14483" w:name="_Toc531079836"/>
              <w:bookmarkStart w:id="14484" w:name="_Toc531701733"/>
              <w:bookmarkEnd w:id="14480"/>
              <w:bookmarkEnd w:id="14481"/>
              <w:bookmarkEnd w:id="14482"/>
              <w:bookmarkEnd w:id="14483"/>
              <w:bookmarkEnd w:id="14484"/>
            </w:del>
          </w:p>
        </w:tc>
        <w:bookmarkStart w:id="14485" w:name="_Toc531012949"/>
        <w:bookmarkStart w:id="14486" w:name="_Toc531077242"/>
        <w:bookmarkStart w:id="14487" w:name="_Toc531078533"/>
        <w:bookmarkStart w:id="14488" w:name="_Toc531079837"/>
        <w:bookmarkStart w:id="14489" w:name="_Toc531701734"/>
        <w:bookmarkEnd w:id="14485"/>
        <w:bookmarkEnd w:id="14486"/>
        <w:bookmarkEnd w:id="14487"/>
        <w:bookmarkEnd w:id="14488"/>
        <w:bookmarkEnd w:id="14489"/>
      </w:tr>
      <w:tr w:rsidR="001B2A26" w:rsidRPr="00794639" w14:paraId="7D941769" w14:textId="77777777" w:rsidTr="00170927">
        <w:trPr>
          <w:del w:id="14490" w:author="Sevan Sirapian [2]" w:date="2018-11-26T11:12:00Z"/>
        </w:trPr>
        <w:tc>
          <w:tcPr>
            <w:tcW w:w="0" w:type="dxa"/>
            <w:vAlign w:val="top"/>
          </w:tcPr>
          <w:p w14:paraId="1CE025C4" w14:textId="77777777" w:rsidR="001B2A26" w:rsidRPr="00794639" w:rsidRDefault="001B2A26" w:rsidP="00166AF3">
            <w:pPr>
              <w:pStyle w:val="TableBody"/>
              <w:rPr>
                <w:del w:id="14491" w:author="Sevan Sirapian [2]" w:date="2018-11-26T11:12:00Z"/>
              </w:rPr>
            </w:pPr>
            <w:del w:id="14492" w:author="Sevan Sirapian [2]" w:date="2018-11-26T11:12:00Z">
              <w:r w:rsidRPr="00794639">
                <w:delText>335</w:delText>
              </w:r>
              <w:bookmarkStart w:id="14493" w:name="_Toc531012950"/>
              <w:bookmarkStart w:id="14494" w:name="_Toc531077243"/>
              <w:bookmarkStart w:id="14495" w:name="_Toc531078534"/>
              <w:bookmarkStart w:id="14496" w:name="_Toc531079838"/>
              <w:bookmarkStart w:id="14497" w:name="_Toc531701735"/>
              <w:bookmarkEnd w:id="14493"/>
              <w:bookmarkEnd w:id="14494"/>
              <w:bookmarkEnd w:id="14495"/>
              <w:bookmarkEnd w:id="14496"/>
              <w:bookmarkEnd w:id="14497"/>
            </w:del>
          </w:p>
        </w:tc>
        <w:tc>
          <w:tcPr>
            <w:tcW w:w="7539" w:type="dxa"/>
            <w:vAlign w:val="top"/>
          </w:tcPr>
          <w:p w14:paraId="5E1598CF" w14:textId="77777777" w:rsidR="001B2A26" w:rsidRPr="00794639" w:rsidRDefault="001B2A26" w:rsidP="00166AF3">
            <w:pPr>
              <w:pStyle w:val="TableBody"/>
              <w:rPr>
                <w:del w:id="14498" w:author="Sevan Sirapian [2]" w:date="2018-11-26T11:12:00Z"/>
              </w:rPr>
            </w:pPr>
            <w:del w:id="14499" w:author="Sevan Sirapian [2]" w:date="2018-11-26T11:12:00Z">
              <w:r w:rsidRPr="00794639">
                <w:delText>MN_ATC_INVALID_CALL_SETTINGS</w:delText>
              </w:r>
              <w:bookmarkStart w:id="14500" w:name="_Toc531012951"/>
              <w:bookmarkStart w:id="14501" w:name="_Toc531077244"/>
              <w:bookmarkStart w:id="14502" w:name="_Toc531078535"/>
              <w:bookmarkStart w:id="14503" w:name="_Toc531079839"/>
              <w:bookmarkStart w:id="14504" w:name="_Toc531701736"/>
              <w:bookmarkEnd w:id="14500"/>
              <w:bookmarkEnd w:id="14501"/>
              <w:bookmarkEnd w:id="14502"/>
              <w:bookmarkEnd w:id="14503"/>
              <w:bookmarkEnd w:id="14504"/>
            </w:del>
          </w:p>
        </w:tc>
        <w:bookmarkStart w:id="14505" w:name="_Toc531012952"/>
        <w:bookmarkStart w:id="14506" w:name="_Toc531077245"/>
        <w:bookmarkStart w:id="14507" w:name="_Toc531078536"/>
        <w:bookmarkStart w:id="14508" w:name="_Toc531079840"/>
        <w:bookmarkStart w:id="14509" w:name="_Toc531701737"/>
        <w:bookmarkEnd w:id="14505"/>
        <w:bookmarkEnd w:id="14506"/>
        <w:bookmarkEnd w:id="14507"/>
        <w:bookmarkEnd w:id="14508"/>
        <w:bookmarkEnd w:id="14509"/>
      </w:tr>
      <w:tr w:rsidR="001B2A26" w:rsidRPr="00794639" w14:paraId="01CFEFAF" w14:textId="77777777" w:rsidTr="00170927">
        <w:trPr>
          <w:del w:id="14510" w:author="Sevan Sirapian [2]" w:date="2018-11-26T11:12:00Z"/>
        </w:trPr>
        <w:tc>
          <w:tcPr>
            <w:tcW w:w="0" w:type="dxa"/>
            <w:vAlign w:val="top"/>
          </w:tcPr>
          <w:p w14:paraId="35530BA9" w14:textId="77777777" w:rsidR="001B2A26" w:rsidRPr="00794639" w:rsidRDefault="001B2A26" w:rsidP="00166AF3">
            <w:pPr>
              <w:pStyle w:val="TableBody"/>
              <w:rPr>
                <w:del w:id="14511" w:author="Sevan Sirapian [2]" w:date="2018-11-26T11:12:00Z"/>
              </w:rPr>
            </w:pPr>
            <w:del w:id="14512" w:author="Sevan Sirapian [2]" w:date="2018-11-26T11:12:00Z">
              <w:r w:rsidRPr="00794639">
                <w:delText>336</w:delText>
              </w:r>
              <w:bookmarkStart w:id="14513" w:name="_Toc531012953"/>
              <w:bookmarkStart w:id="14514" w:name="_Toc531077246"/>
              <w:bookmarkStart w:id="14515" w:name="_Toc531078537"/>
              <w:bookmarkStart w:id="14516" w:name="_Toc531079841"/>
              <w:bookmarkStart w:id="14517" w:name="_Toc531701738"/>
              <w:bookmarkEnd w:id="14513"/>
              <w:bookmarkEnd w:id="14514"/>
              <w:bookmarkEnd w:id="14515"/>
              <w:bookmarkEnd w:id="14516"/>
              <w:bookmarkEnd w:id="14517"/>
            </w:del>
          </w:p>
        </w:tc>
        <w:tc>
          <w:tcPr>
            <w:tcW w:w="7539" w:type="dxa"/>
            <w:vAlign w:val="top"/>
          </w:tcPr>
          <w:p w14:paraId="4DF31741" w14:textId="77777777" w:rsidR="001B2A26" w:rsidRPr="00794639" w:rsidRDefault="001B2A26" w:rsidP="00166AF3">
            <w:pPr>
              <w:pStyle w:val="TableBody"/>
              <w:rPr>
                <w:del w:id="14518" w:author="Sevan Sirapian [2]" w:date="2018-11-26T11:12:00Z"/>
              </w:rPr>
            </w:pPr>
            <w:del w:id="14519" w:author="Sevan Sirapian [2]" w:date="2018-11-26T11:12:00Z">
              <w:r w:rsidRPr="00794639">
                <w:delText>MN_ATC_BLOCKING_CALL_PRESENT</w:delText>
              </w:r>
              <w:bookmarkStart w:id="14520" w:name="_Toc531012954"/>
              <w:bookmarkStart w:id="14521" w:name="_Toc531077247"/>
              <w:bookmarkStart w:id="14522" w:name="_Toc531078538"/>
              <w:bookmarkStart w:id="14523" w:name="_Toc531079842"/>
              <w:bookmarkStart w:id="14524" w:name="_Toc531701739"/>
              <w:bookmarkEnd w:id="14520"/>
              <w:bookmarkEnd w:id="14521"/>
              <w:bookmarkEnd w:id="14522"/>
              <w:bookmarkEnd w:id="14523"/>
              <w:bookmarkEnd w:id="14524"/>
            </w:del>
          </w:p>
        </w:tc>
        <w:bookmarkStart w:id="14525" w:name="_Toc531012955"/>
        <w:bookmarkStart w:id="14526" w:name="_Toc531077248"/>
        <w:bookmarkStart w:id="14527" w:name="_Toc531078539"/>
        <w:bookmarkStart w:id="14528" w:name="_Toc531079843"/>
        <w:bookmarkStart w:id="14529" w:name="_Toc531701740"/>
        <w:bookmarkEnd w:id="14525"/>
        <w:bookmarkEnd w:id="14526"/>
        <w:bookmarkEnd w:id="14527"/>
        <w:bookmarkEnd w:id="14528"/>
        <w:bookmarkEnd w:id="14529"/>
      </w:tr>
    </w:tbl>
    <w:p w14:paraId="212AC29A" w14:textId="77777777" w:rsidR="001B2A26" w:rsidRPr="00794639" w:rsidRDefault="001B2A26" w:rsidP="009E43B4">
      <w:pPr>
        <w:pStyle w:val="Heading5"/>
        <w:rPr>
          <w:del w:id="14530" w:author="Sevan Sirapian [2]" w:date="2018-11-26T11:12:00Z"/>
        </w:rPr>
      </w:pPr>
      <w:del w:id="14531" w:author="Sevan Sirapian [2]" w:date="2018-11-26T11:12:00Z">
        <w:r w:rsidRPr="00794639">
          <w:delText>SS Network Reject Cause</w:delText>
        </w:r>
        <w:bookmarkStart w:id="14532" w:name="_Toc531012956"/>
        <w:bookmarkStart w:id="14533" w:name="_Toc531077249"/>
        <w:bookmarkStart w:id="14534" w:name="_Toc531078540"/>
        <w:bookmarkStart w:id="14535" w:name="_Toc531079844"/>
        <w:bookmarkStart w:id="14536" w:name="_Toc531701741"/>
        <w:bookmarkEnd w:id="14532"/>
        <w:bookmarkEnd w:id="14533"/>
        <w:bookmarkEnd w:id="14534"/>
        <w:bookmarkEnd w:id="14535"/>
        <w:bookmarkEnd w:id="14536"/>
      </w:del>
    </w:p>
    <w:p w14:paraId="00784001" w14:textId="77777777" w:rsidR="001B2A26" w:rsidRPr="00794639" w:rsidRDefault="001B2A26" w:rsidP="00170927">
      <w:pPr>
        <w:keepNext/>
        <w:rPr>
          <w:del w:id="14537" w:author="Sevan Sirapian [2]" w:date="2018-11-26T11:12:00Z"/>
        </w:rPr>
      </w:pPr>
      <w:del w:id="14538" w:author="Sevan Sirapian [2]" w:date="2018-11-26T11:12:00Z">
        <w:r w:rsidRPr="00794639">
          <w:rPr>
            <w:lang w:eastAsia="zh-CN"/>
          </w:rPr>
          <w:delText>According to 3GPP 24.080, 3.6.7, table 3.13.</w:delText>
        </w:r>
        <w:bookmarkStart w:id="14539" w:name="_Toc531012957"/>
        <w:bookmarkStart w:id="14540" w:name="_Toc531077250"/>
        <w:bookmarkStart w:id="14541" w:name="_Toc531078541"/>
        <w:bookmarkStart w:id="14542" w:name="_Toc531079845"/>
        <w:bookmarkStart w:id="14543" w:name="_Toc531701742"/>
        <w:bookmarkEnd w:id="14539"/>
        <w:bookmarkEnd w:id="14540"/>
        <w:bookmarkEnd w:id="14541"/>
        <w:bookmarkEnd w:id="14542"/>
        <w:bookmarkEnd w:id="14543"/>
      </w:del>
    </w:p>
    <w:p w14:paraId="203C175E" w14:textId="77777777" w:rsidR="001B2A26" w:rsidRPr="00794639" w:rsidRDefault="001B2A26" w:rsidP="009E43B4">
      <w:pPr>
        <w:pStyle w:val="TableCaption"/>
        <w:rPr>
          <w:del w:id="14544" w:author="Sevan Sirapian [2]" w:date="2018-11-26T11:12:00Z"/>
          <w:rFonts w:eastAsiaTheme="minorEastAsia"/>
        </w:rPr>
      </w:pPr>
      <w:bookmarkStart w:id="14545" w:name="_Toc486251868"/>
      <w:bookmarkStart w:id="14546" w:name="_Toc530994535"/>
      <w:del w:id="14547" w:author="Sevan Sirapian [2]" w:date="2018-11-26T11:12:00Z">
        <w:r w:rsidRPr="00794639">
          <w:rPr>
            <w:rFonts w:eastAsiaTheme="minorEastAsia"/>
          </w:rPr>
          <w:delText>Tag 128 MN_GENERAL_PROBLEM with Causes</w:delText>
        </w:r>
        <w:bookmarkStart w:id="14548" w:name="_Toc531012958"/>
        <w:bookmarkStart w:id="14549" w:name="_Toc531077251"/>
        <w:bookmarkStart w:id="14550" w:name="_Toc531078542"/>
        <w:bookmarkStart w:id="14551" w:name="_Toc531079846"/>
        <w:bookmarkStart w:id="14552" w:name="_Toc531701743"/>
        <w:bookmarkEnd w:id="14545"/>
        <w:bookmarkEnd w:id="14546"/>
        <w:bookmarkEnd w:id="14548"/>
        <w:bookmarkEnd w:id="14549"/>
        <w:bookmarkEnd w:id="14550"/>
        <w:bookmarkEnd w:id="14551"/>
        <w:bookmarkEnd w:id="14552"/>
      </w:del>
    </w:p>
    <w:p w14:paraId="3C59430C" w14:textId="77777777" w:rsidR="001B2A26" w:rsidRPr="00794639" w:rsidRDefault="001B2A26" w:rsidP="00170927">
      <w:pPr>
        <w:keepNext/>
        <w:rPr>
          <w:del w:id="14553" w:author="Sevan Sirapian [2]" w:date="2018-11-26T11:12:00Z"/>
          <w:rFonts w:eastAsiaTheme="minorEastAsia"/>
        </w:rPr>
      </w:pPr>
      <w:del w:id="14554" w:author="Sevan Sirapian [2]" w:date="2018-11-26T11:12:00Z">
        <w:r w:rsidRPr="00794639">
          <w:rPr>
            <w:rFonts w:eastAsiaTheme="minorEastAsia"/>
          </w:rPr>
          <w:delText>From 3GPP 24.008, table 3.14.</w:delText>
        </w:r>
        <w:bookmarkStart w:id="14555" w:name="_Toc531012959"/>
        <w:bookmarkStart w:id="14556" w:name="_Toc531077252"/>
        <w:bookmarkStart w:id="14557" w:name="_Toc531078543"/>
        <w:bookmarkStart w:id="14558" w:name="_Toc531079847"/>
        <w:bookmarkStart w:id="14559" w:name="_Toc531701744"/>
        <w:bookmarkEnd w:id="14555"/>
        <w:bookmarkEnd w:id="14556"/>
        <w:bookmarkEnd w:id="14557"/>
        <w:bookmarkEnd w:id="14558"/>
        <w:bookmarkEnd w:id="14559"/>
      </w:del>
    </w:p>
    <w:tbl>
      <w:tblPr>
        <w:tblStyle w:val="TableSWI"/>
        <w:tblW w:w="8997" w:type="dxa"/>
        <w:tblLayout w:type="fixed"/>
        <w:tblLook w:val="04A0" w:firstRow="1" w:lastRow="0" w:firstColumn="1" w:lastColumn="0" w:noHBand="0" w:noVBand="1"/>
      </w:tblPr>
      <w:tblGrid>
        <w:gridCol w:w="1437"/>
        <w:gridCol w:w="7560"/>
      </w:tblGrid>
      <w:tr w:rsidR="001B2A26" w:rsidRPr="00794639" w14:paraId="32A63355" w14:textId="77777777" w:rsidTr="00953CD3">
        <w:trPr>
          <w:cnfStyle w:val="100000000000" w:firstRow="1" w:lastRow="0" w:firstColumn="0" w:lastColumn="0" w:oddVBand="0" w:evenVBand="0" w:oddHBand="0" w:evenHBand="0" w:firstRowFirstColumn="0" w:firstRowLastColumn="0" w:lastRowFirstColumn="0" w:lastRowLastColumn="0"/>
          <w:del w:id="14560" w:author="Sevan Sirapian [2]" w:date="2018-11-26T11:12:00Z"/>
        </w:trPr>
        <w:tc>
          <w:tcPr>
            <w:tcW w:w="1437" w:type="dxa"/>
          </w:tcPr>
          <w:p w14:paraId="476DF6CB" w14:textId="77777777" w:rsidR="001B2A26" w:rsidRPr="00794639" w:rsidRDefault="001B2A26" w:rsidP="009E43B4">
            <w:pPr>
              <w:pStyle w:val="TableColumnHead"/>
              <w:spacing w:before="144" w:after="144"/>
              <w:rPr>
                <w:del w:id="14561" w:author="Sevan Sirapian [2]" w:date="2018-11-26T11:12:00Z"/>
              </w:rPr>
            </w:pPr>
            <w:del w:id="14562" w:author="Sevan Sirapian [2]" w:date="2018-11-26T11:12:00Z">
              <w:r w:rsidRPr="00794639">
                <w:rPr>
                  <w:snapToGrid w:val="0"/>
                </w:rPr>
                <w:delText>&lt;cause&gt;</w:delText>
              </w:r>
              <w:bookmarkStart w:id="14563" w:name="_Toc531012960"/>
              <w:bookmarkStart w:id="14564" w:name="_Toc531077253"/>
              <w:bookmarkStart w:id="14565" w:name="_Toc531078544"/>
              <w:bookmarkStart w:id="14566" w:name="_Toc531079848"/>
              <w:bookmarkStart w:id="14567" w:name="_Toc531701745"/>
              <w:bookmarkEnd w:id="14563"/>
              <w:bookmarkEnd w:id="14564"/>
              <w:bookmarkEnd w:id="14565"/>
              <w:bookmarkEnd w:id="14566"/>
              <w:bookmarkEnd w:id="14567"/>
            </w:del>
          </w:p>
        </w:tc>
        <w:tc>
          <w:tcPr>
            <w:tcW w:w="7560" w:type="dxa"/>
          </w:tcPr>
          <w:p w14:paraId="60A19A38" w14:textId="77777777" w:rsidR="001B2A26" w:rsidRPr="00794639" w:rsidRDefault="001B2A26" w:rsidP="009E43B4">
            <w:pPr>
              <w:pStyle w:val="TableColumnHead"/>
              <w:spacing w:before="144" w:after="144"/>
              <w:rPr>
                <w:del w:id="14568" w:author="Sevan Sirapian [2]" w:date="2018-11-26T11:12:00Z"/>
              </w:rPr>
            </w:pPr>
            <w:del w:id="14569" w:author="Sevan Sirapian [2]" w:date="2018-11-26T11:12:00Z">
              <w:r w:rsidRPr="00794639">
                <w:rPr>
                  <w:snapToGrid w:val="0"/>
                </w:rPr>
                <w:delText>&lt;description&gt;</w:delText>
              </w:r>
              <w:bookmarkStart w:id="14570" w:name="_Toc531012961"/>
              <w:bookmarkStart w:id="14571" w:name="_Toc531077254"/>
              <w:bookmarkStart w:id="14572" w:name="_Toc531078545"/>
              <w:bookmarkStart w:id="14573" w:name="_Toc531079849"/>
              <w:bookmarkStart w:id="14574" w:name="_Toc531701746"/>
              <w:bookmarkEnd w:id="14570"/>
              <w:bookmarkEnd w:id="14571"/>
              <w:bookmarkEnd w:id="14572"/>
              <w:bookmarkEnd w:id="14573"/>
              <w:bookmarkEnd w:id="14574"/>
            </w:del>
          </w:p>
        </w:tc>
        <w:bookmarkStart w:id="14575" w:name="_Toc531012962"/>
        <w:bookmarkStart w:id="14576" w:name="_Toc531077255"/>
        <w:bookmarkStart w:id="14577" w:name="_Toc531078546"/>
        <w:bookmarkStart w:id="14578" w:name="_Toc531079850"/>
        <w:bookmarkStart w:id="14579" w:name="_Toc531701747"/>
        <w:bookmarkEnd w:id="14575"/>
        <w:bookmarkEnd w:id="14576"/>
        <w:bookmarkEnd w:id="14577"/>
        <w:bookmarkEnd w:id="14578"/>
        <w:bookmarkEnd w:id="14579"/>
      </w:tr>
      <w:tr w:rsidR="001B2A26" w:rsidRPr="00794639" w14:paraId="1E530D09" w14:textId="77777777" w:rsidTr="00953CD3">
        <w:trPr>
          <w:del w:id="14580" w:author="Sevan Sirapian [2]" w:date="2018-11-26T11:12:00Z"/>
        </w:trPr>
        <w:tc>
          <w:tcPr>
            <w:tcW w:w="1437" w:type="dxa"/>
            <w:vAlign w:val="top"/>
          </w:tcPr>
          <w:p w14:paraId="2D0C0751" w14:textId="77777777" w:rsidR="001B2A26" w:rsidRPr="00794639" w:rsidRDefault="001B2A26" w:rsidP="00170927">
            <w:pPr>
              <w:pStyle w:val="TableBody"/>
              <w:keepNext/>
              <w:rPr>
                <w:del w:id="14581" w:author="Sevan Sirapian [2]" w:date="2018-11-26T11:12:00Z"/>
              </w:rPr>
            </w:pPr>
            <w:del w:id="14582" w:author="Sevan Sirapian [2]" w:date="2018-11-26T11:12:00Z">
              <w:r w:rsidRPr="00794639">
                <w:delText>0</w:delText>
              </w:r>
              <w:bookmarkStart w:id="14583" w:name="_Toc531012963"/>
              <w:bookmarkStart w:id="14584" w:name="_Toc531077256"/>
              <w:bookmarkStart w:id="14585" w:name="_Toc531078547"/>
              <w:bookmarkStart w:id="14586" w:name="_Toc531079851"/>
              <w:bookmarkStart w:id="14587" w:name="_Toc531701748"/>
              <w:bookmarkEnd w:id="14583"/>
              <w:bookmarkEnd w:id="14584"/>
              <w:bookmarkEnd w:id="14585"/>
              <w:bookmarkEnd w:id="14586"/>
              <w:bookmarkEnd w:id="14587"/>
            </w:del>
          </w:p>
        </w:tc>
        <w:tc>
          <w:tcPr>
            <w:tcW w:w="7560" w:type="dxa"/>
            <w:vAlign w:val="top"/>
          </w:tcPr>
          <w:p w14:paraId="4181742F" w14:textId="77777777" w:rsidR="001B2A26" w:rsidRPr="00794639" w:rsidRDefault="001B2A26" w:rsidP="00170927">
            <w:pPr>
              <w:pStyle w:val="TableBody"/>
              <w:keepNext/>
              <w:rPr>
                <w:del w:id="14588" w:author="Sevan Sirapian [2]" w:date="2018-11-26T11:12:00Z"/>
              </w:rPr>
            </w:pPr>
            <w:del w:id="14589" w:author="Sevan Sirapian [2]" w:date="2018-11-26T11:12:00Z">
              <w:r w:rsidRPr="00794639">
                <w:delText>MN_UNRECOGNIZED_COMPONENT</w:delText>
              </w:r>
              <w:bookmarkStart w:id="14590" w:name="_Toc531012964"/>
              <w:bookmarkStart w:id="14591" w:name="_Toc531077257"/>
              <w:bookmarkStart w:id="14592" w:name="_Toc531078548"/>
              <w:bookmarkStart w:id="14593" w:name="_Toc531079852"/>
              <w:bookmarkStart w:id="14594" w:name="_Toc531701749"/>
              <w:bookmarkEnd w:id="14590"/>
              <w:bookmarkEnd w:id="14591"/>
              <w:bookmarkEnd w:id="14592"/>
              <w:bookmarkEnd w:id="14593"/>
              <w:bookmarkEnd w:id="14594"/>
            </w:del>
          </w:p>
        </w:tc>
        <w:bookmarkStart w:id="14595" w:name="_Toc531012965"/>
        <w:bookmarkStart w:id="14596" w:name="_Toc531077258"/>
        <w:bookmarkStart w:id="14597" w:name="_Toc531078549"/>
        <w:bookmarkStart w:id="14598" w:name="_Toc531079853"/>
        <w:bookmarkStart w:id="14599" w:name="_Toc531701750"/>
        <w:bookmarkEnd w:id="14595"/>
        <w:bookmarkEnd w:id="14596"/>
        <w:bookmarkEnd w:id="14597"/>
        <w:bookmarkEnd w:id="14598"/>
        <w:bookmarkEnd w:id="14599"/>
      </w:tr>
      <w:tr w:rsidR="001B2A26" w:rsidRPr="00794639" w14:paraId="53067352" w14:textId="77777777" w:rsidTr="00953CD3">
        <w:trPr>
          <w:del w:id="14600" w:author="Sevan Sirapian [2]" w:date="2018-11-26T11:12:00Z"/>
        </w:trPr>
        <w:tc>
          <w:tcPr>
            <w:tcW w:w="1437" w:type="dxa"/>
            <w:vAlign w:val="top"/>
          </w:tcPr>
          <w:p w14:paraId="7327E390" w14:textId="77777777" w:rsidR="001B2A26" w:rsidRPr="00794639" w:rsidRDefault="001B2A26" w:rsidP="00170927">
            <w:pPr>
              <w:pStyle w:val="TableBody"/>
              <w:keepNext/>
              <w:rPr>
                <w:del w:id="14601" w:author="Sevan Sirapian [2]" w:date="2018-11-26T11:12:00Z"/>
              </w:rPr>
            </w:pPr>
            <w:del w:id="14602" w:author="Sevan Sirapian [2]" w:date="2018-11-26T11:12:00Z">
              <w:r w:rsidRPr="00794639">
                <w:delText>1</w:delText>
              </w:r>
              <w:bookmarkStart w:id="14603" w:name="_Toc531012966"/>
              <w:bookmarkStart w:id="14604" w:name="_Toc531077259"/>
              <w:bookmarkStart w:id="14605" w:name="_Toc531078550"/>
              <w:bookmarkStart w:id="14606" w:name="_Toc531079854"/>
              <w:bookmarkStart w:id="14607" w:name="_Toc531701751"/>
              <w:bookmarkEnd w:id="14603"/>
              <w:bookmarkEnd w:id="14604"/>
              <w:bookmarkEnd w:id="14605"/>
              <w:bookmarkEnd w:id="14606"/>
              <w:bookmarkEnd w:id="14607"/>
            </w:del>
          </w:p>
        </w:tc>
        <w:tc>
          <w:tcPr>
            <w:tcW w:w="7560" w:type="dxa"/>
            <w:vAlign w:val="top"/>
          </w:tcPr>
          <w:p w14:paraId="5C520E96" w14:textId="77777777" w:rsidR="001B2A26" w:rsidRPr="00794639" w:rsidRDefault="001B2A26" w:rsidP="00170927">
            <w:pPr>
              <w:pStyle w:val="TableBody"/>
              <w:keepNext/>
              <w:rPr>
                <w:del w:id="14608" w:author="Sevan Sirapian [2]" w:date="2018-11-26T11:12:00Z"/>
              </w:rPr>
            </w:pPr>
            <w:del w:id="14609" w:author="Sevan Sirapian [2]" w:date="2018-11-26T11:12:00Z">
              <w:r w:rsidRPr="00794639">
                <w:delText>MN_MISTYPED_COMPONENT</w:delText>
              </w:r>
              <w:bookmarkStart w:id="14610" w:name="_Toc531012967"/>
              <w:bookmarkStart w:id="14611" w:name="_Toc531077260"/>
              <w:bookmarkStart w:id="14612" w:name="_Toc531078551"/>
              <w:bookmarkStart w:id="14613" w:name="_Toc531079855"/>
              <w:bookmarkStart w:id="14614" w:name="_Toc531701752"/>
              <w:bookmarkEnd w:id="14610"/>
              <w:bookmarkEnd w:id="14611"/>
              <w:bookmarkEnd w:id="14612"/>
              <w:bookmarkEnd w:id="14613"/>
              <w:bookmarkEnd w:id="14614"/>
            </w:del>
          </w:p>
        </w:tc>
        <w:bookmarkStart w:id="14615" w:name="_Toc531012968"/>
        <w:bookmarkStart w:id="14616" w:name="_Toc531077261"/>
        <w:bookmarkStart w:id="14617" w:name="_Toc531078552"/>
        <w:bookmarkStart w:id="14618" w:name="_Toc531079856"/>
        <w:bookmarkStart w:id="14619" w:name="_Toc531701753"/>
        <w:bookmarkEnd w:id="14615"/>
        <w:bookmarkEnd w:id="14616"/>
        <w:bookmarkEnd w:id="14617"/>
        <w:bookmarkEnd w:id="14618"/>
        <w:bookmarkEnd w:id="14619"/>
      </w:tr>
      <w:tr w:rsidR="001B2A26" w:rsidRPr="00794639" w14:paraId="24344F98" w14:textId="77777777" w:rsidTr="00953CD3">
        <w:trPr>
          <w:del w:id="14620" w:author="Sevan Sirapian [2]" w:date="2018-11-26T11:12:00Z"/>
        </w:trPr>
        <w:tc>
          <w:tcPr>
            <w:tcW w:w="1437" w:type="dxa"/>
            <w:vAlign w:val="top"/>
          </w:tcPr>
          <w:p w14:paraId="39830108" w14:textId="77777777" w:rsidR="001B2A26" w:rsidRPr="00794639" w:rsidRDefault="001B2A26" w:rsidP="00170927">
            <w:pPr>
              <w:pStyle w:val="TableBody"/>
              <w:keepNext/>
              <w:rPr>
                <w:del w:id="14621" w:author="Sevan Sirapian [2]" w:date="2018-11-26T11:12:00Z"/>
              </w:rPr>
            </w:pPr>
            <w:del w:id="14622" w:author="Sevan Sirapian [2]" w:date="2018-11-26T11:12:00Z">
              <w:r w:rsidRPr="00794639">
                <w:delText>2</w:delText>
              </w:r>
              <w:bookmarkStart w:id="14623" w:name="_Toc531012969"/>
              <w:bookmarkStart w:id="14624" w:name="_Toc531077262"/>
              <w:bookmarkStart w:id="14625" w:name="_Toc531078553"/>
              <w:bookmarkStart w:id="14626" w:name="_Toc531079857"/>
              <w:bookmarkStart w:id="14627" w:name="_Toc531701754"/>
              <w:bookmarkEnd w:id="14623"/>
              <w:bookmarkEnd w:id="14624"/>
              <w:bookmarkEnd w:id="14625"/>
              <w:bookmarkEnd w:id="14626"/>
              <w:bookmarkEnd w:id="14627"/>
            </w:del>
          </w:p>
        </w:tc>
        <w:tc>
          <w:tcPr>
            <w:tcW w:w="7560" w:type="dxa"/>
            <w:vAlign w:val="top"/>
          </w:tcPr>
          <w:p w14:paraId="71CB6D7D" w14:textId="77777777" w:rsidR="001B2A26" w:rsidRPr="00794639" w:rsidRDefault="001B2A26" w:rsidP="00170927">
            <w:pPr>
              <w:pStyle w:val="TableBody"/>
              <w:keepNext/>
              <w:rPr>
                <w:del w:id="14628" w:author="Sevan Sirapian [2]" w:date="2018-11-26T11:12:00Z"/>
              </w:rPr>
            </w:pPr>
            <w:del w:id="14629" w:author="Sevan Sirapian [2]" w:date="2018-11-26T11:12:00Z">
              <w:r w:rsidRPr="00794639">
                <w:delText>MN_BADLY_STRUCTURED_COMPONENT</w:delText>
              </w:r>
              <w:bookmarkStart w:id="14630" w:name="_Toc531012970"/>
              <w:bookmarkStart w:id="14631" w:name="_Toc531077263"/>
              <w:bookmarkStart w:id="14632" w:name="_Toc531078554"/>
              <w:bookmarkStart w:id="14633" w:name="_Toc531079858"/>
              <w:bookmarkStart w:id="14634" w:name="_Toc531701755"/>
              <w:bookmarkEnd w:id="14630"/>
              <w:bookmarkEnd w:id="14631"/>
              <w:bookmarkEnd w:id="14632"/>
              <w:bookmarkEnd w:id="14633"/>
              <w:bookmarkEnd w:id="14634"/>
            </w:del>
          </w:p>
        </w:tc>
        <w:bookmarkStart w:id="14635" w:name="_Toc531012971"/>
        <w:bookmarkStart w:id="14636" w:name="_Toc531077264"/>
        <w:bookmarkStart w:id="14637" w:name="_Toc531078555"/>
        <w:bookmarkStart w:id="14638" w:name="_Toc531079859"/>
        <w:bookmarkStart w:id="14639" w:name="_Toc531701756"/>
        <w:bookmarkEnd w:id="14635"/>
        <w:bookmarkEnd w:id="14636"/>
        <w:bookmarkEnd w:id="14637"/>
        <w:bookmarkEnd w:id="14638"/>
        <w:bookmarkEnd w:id="14639"/>
      </w:tr>
    </w:tbl>
    <w:p w14:paraId="05DE4560" w14:textId="77777777" w:rsidR="001B2A26" w:rsidRPr="00794639" w:rsidRDefault="001B2A26" w:rsidP="001B2A26">
      <w:pPr>
        <w:pStyle w:val="TableCaption"/>
        <w:rPr>
          <w:del w:id="14640" w:author="Sevan Sirapian [2]" w:date="2018-11-26T11:12:00Z"/>
        </w:rPr>
      </w:pPr>
      <w:bookmarkStart w:id="14641" w:name="_Toc486251869"/>
      <w:bookmarkStart w:id="14642" w:name="_Toc530994536"/>
      <w:del w:id="14643" w:author="Sevan Sirapian [2]" w:date="2018-11-26T11:12:00Z">
        <w:r w:rsidRPr="00794639">
          <w:rPr>
            <w:rFonts w:eastAsiaTheme="minorEastAsia"/>
          </w:rPr>
          <w:delText>Tag 129 MN_INVOKE_PROBLEM with Causes</w:delText>
        </w:r>
        <w:bookmarkStart w:id="14644" w:name="_Toc531012972"/>
        <w:bookmarkStart w:id="14645" w:name="_Toc531077265"/>
        <w:bookmarkStart w:id="14646" w:name="_Toc531078556"/>
        <w:bookmarkStart w:id="14647" w:name="_Toc531079860"/>
        <w:bookmarkStart w:id="14648" w:name="_Toc531701757"/>
        <w:bookmarkEnd w:id="14641"/>
        <w:bookmarkEnd w:id="14642"/>
        <w:bookmarkEnd w:id="14644"/>
        <w:bookmarkEnd w:id="14645"/>
        <w:bookmarkEnd w:id="14646"/>
        <w:bookmarkEnd w:id="14647"/>
        <w:bookmarkEnd w:id="14648"/>
      </w:del>
    </w:p>
    <w:p w14:paraId="3B182E78" w14:textId="77777777" w:rsidR="001B2A26" w:rsidRPr="00794639" w:rsidRDefault="001B2A26" w:rsidP="001B2A26">
      <w:pPr>
        <w:rPr>
          <w:del w:id="14649" w:author="Sevan Sirapian [2]" w:date="2018-11-26T11:12:00Z"/>
        </w:rPr>
      </w:pPr>
      <w:del w:id="14650" w:author="Sevan Sirapian [2]" w:date="2018-11-26T11:12:00Z">
        <w:r w:rsidRPr="00794639">
          <w:rPr>
            <w:rFonts w:eastAsiaTheme="minorEastAsia"/>
          </w:rPr>
          <w:delText>From 3GPP 24.008, table 3.15.</w:delText>
        </w:r>
        <w:bookmarkStart w:id="14651" w:name="_Toc531012973"/>
        <w:bookmarkStart w:id="14652" w:name="_Toc531077266"/>
        <w:bookmarkStart w:id="14653" w:name="_Toc531078557"/>
        <w:bookmarkStart w:id="14654" w:name="_Toc531079861"/>
        <w:bookmarkStart w:id="14655" w:name="_Toc531701758"/>
        <w:bookmarkEnd w:id="14651"/>
        <w:bookmarkEnd w:id="14652"/>
        <w:bookmarkEnd w:id="14653"/>
        <w:bookmarkEnd w:id="14654"/>
        <w:bookmarkEnd w:id="14655"/>
      </w:del>
    </w:p>
    <w:tbl>
      <w:tblPr>
        <w:tblStyle w:val="TableSWI"/>
        <w:tblW w:w="8997" w:type="dxa"/>
        <w:tblLayout w:type="fixed"/>
        <w:tblLook w:val="04A0" w:firstRow="1" w:lastRow="0" w:firstColumn="1" w:lastColumn="0" w:noHBand="0" w:noVBand="1"/>
      </w:tblPr>
      <w:tblGrid>
        <w:gridCol w:w="1437"/>
        <w:gridCol w:w="7560"/>
      </w:tblGrid>
      <w:tr w:rsidR="001B2A26" w:rsidRPr="00794639" w14:paraId="3CE4139F" w14:textId="77777777" w:rsidTr="00953CD3">
        <w:trPr>
          <w:cnfStyle w:val="100000000000" w:firstRow="1" w:lastRow="0" w:firstColumn="0" w:lastColumn="0" w:oddVBand="0" w:evenVBand="0" w:oddHBand="0" w:evenHBand="0" w:firstRowFirstColumn="0" w:firstRowLastColumn="0" w:lastRowFirstColumn="0" w:lastRowLastColumn="0"/>
          <w:del w:id="14656" w:author="Sevan Sirapian [2]" w:date="2018-11-26T11:12:00Z"/>
        </w:trPr>
        <w:tc>
          <w:tcPr>
            <w:tcW w:w="1437" w:type="dxa"/>
          </w:tcPr>
          <w:p w14:paraId="29BB8D15" w14:textId="77777777" w:rsidR="001B2A26" w:rsidRPr="00794639" w:rsidRDefault="001B2A26" w:rsidP="00166AF3">
            <w:pPr>
              <w:pStyle w:val="TableColumnHead"/>
              <w:spacing w:before="144" w:after="144"/>
              <w:rPr>
                <w:del w:id="14657" w:author="Sevan Sirapian [2]" w:date="2018-11-26T11:12:00Z"/>
              </w:rPr>
            </w:pPr>
            <w:del w:id="14658" w:author="Sevan Sirapian [2]" w:date="2018-11-26T11:12:00Z">
              <w:r w:rsidRPr="00794639">
                <w:rPr>
                  <w:snapToGrid w:val="0"/>
                </w:rPr>
                <w:delText>&lt;cause&gt;</w:delText>
              </w:r>
              <w:bookmarkStart w:id="14659" w:name="_Toc531012974"/>
              <w:bookmarkStart w:id="14660" w:name="_Toc531077267"/>
              <w:bookmarkStart w:id="14661" w:name="_Toc531078558"/>
              <w:bookmarkStart w:id="14662" w:name="_Toc531079862"/>
              <w:bookmarkStart w:id="14663" w:name="_Toc531701759"/>
              <w:bookmarkEnd w:id="14659"/>
              <w:bookmarkEnd w:id="14660"/>
              <w:bookmarkEnd w:id="14661"/>
              <w:bookmarkEnd w:id="14662"/>
              <w:bookmarkEnd w:id="14663"/>
            </w:del>
          </w:p>
        </w:tc>
        <w:tc>
          <w:tcPr>
            <w:tcW w:w="7560" w:type="dxa"/>
          </w:tcPr>
          <w:p w14:paraId="1B203027" w14:textId="77777777" w:rsidR="001B2A26" w:rsidRPr="00794639" w:rsidRDefault="001B2A26" w:rsidP="00166AF3">
            <w:pPr>
              <w:pStyle w:val="TableColumnHead"/>
              <w:spacing w:before="144" w:after="144"/>
              <w:rPr>
                <w:del w:id="14664" w:author="Sevan Sirapian [2]" w:date="2018-11-26T11:12:00Z"/>
              </w:rPr>
            </w:pPr>
            <w:del w:id="14665" w:author="Sevan Sirapian [2]" w:date="2018-11-26T11:12:00Z">
              <w:r w:rsidRPr="00794639">
                <w:rPr>
                  <w:snapToGrid w:val="0"/>
                </w:rPr>
                <w:delText>&lt;description&gt;</w:delText>
              </w:r>
              <w:bookmarkStart w:id="14666" w:name="_Toc531012975"/>
              <w:bookmarkStart w:id="14667" w:name="_Toc531077268"/>
              <w:bookmarkStart w:id="14668" w:name="_Toc531078559"/>
              <w:bookmarkStart w:id="14669" w:name="_Toc531079863"/>
              <w:bookmarkStart w:id="14670" w:name="_Toc531701760"/>
              <w:bookmarkEnd w:id="14666"/>
              <w:bookmarkEnd w:id="14667"/>
              <w:bookmarkEnd w:id="14668"/>
              <w:bookmarkEnd w:id="14669"/>
              <w:bookmarkEnd w:id="14670"/>
            </w:del>
          </w:p>
        </w:tc>
        <w:bookmarkStart w:id="14671" w:name="_Toc531012976"/>
        <w:bookmarkStart w:id="14672" w:name="_Toc531077269"/>
        <w:bookmarkStart w:id="14673" w:name="_Toc531078560"/>
        <w:bookmarkStart w:id="14674" w:name="_Toc531079864"/>
        <w:bookmarkStart w:id="14675" w:name="_Toc531701761"/>
        <w:bookmarkEnd w:id="14671"/>
        <w:bookmarkEnd w:id="14672"/>
        <w:bookmarkEnd w:id="14673"/>
        <w:bookmarkEnd w:id="14674"/>
        <w:bookmarkEnd w:id="14675"/>
      </w:tr>
      <w:tr w:rsidR="001B2A26" w:rsidRPr="00794639" w14:paraId="679D4EB5" w14:textId="77777777" w:rsidTr="00953CD3">
        <w:trPr>
          <w:del w:id="14676" w:author="Sevan Sirapian [2]" w:date="2018-11-26T11:12:00Z"/>
        </w:trPr>
        <w:tc>
          <w:tcPr>
            <w:tcW w:w="1437" w:type="dxa"/>
            <w:vAlign w:val="top"/>
          </w:tcPr>
          <w:p w14:paraId="14D1913B" w14:textId="77777777" w:rsidR="001B2A26" w:rsidRPr="00794639" w:rsidRDefault="001B2A26" w:rsidP="00166AF3">
            <w:pPr>
              <w:pStyle w:val="TableBody"/>
              <w:rPr>
                <w:del w:id="14677" w:author="Sevan Sirapian [2]" w:date="2018-11-26T11:12:00Z"/>
              </w:rPr>
            </w:pPr>
            <w:del w:id="14678" w:author="Sevan Sirapian [2]" w:date="2018-11-26T11:12:00Z">
              <w:r w:rsidRPr="00794639">
                <w:delText>0</w:delText>
              </w:r>
              <w:bookmarkStart w:id="14679" w:name="_Toc531012977"/>
              <w:bookmarkStart w:id="14680" w:name="_Toc531077270"/>
              <w:bookmarkStart w:id="14681" w:name="_Toc531078561"/>
              <w:bookmarkStart w:id="14682" w:name="_Toc531079865"/>
              <w:bookmarkStart w:id="14683" w:name="_Toc531701762"/>
              <w:bookmarkEnd w:id="14679"/>
              <w:bookmarkEnd w:id="14680"/>
              <w:bookmarkEnd w:id="14681"/>
              <w:bookmarkEnd w:id="14682"/>
              <w:bookmarkEnd w:id="14683"/>
            </w:del>
          </w:p>
        </w:tc>
        <w:tc>
          <w:tcPr>
            <w:tcW w:w="7560" w:type="dxa"/>
            <w:vAlign w:val="top"/>
          </w:tcPr>
          <w:p w14:paraId="46BD4F70" w14:textId="77777777" w:rsidR="001B2A26" w:rsidRPr="00794639" w:rsidRDefault="001B2A26" w:rsidP="00166AF3">
            <w:pPr>
              <w:pStyle w:val="TableBody"/>
              <w:rPr>
                <w:del w:id="14684" w:author="Sevan Sirapian [2]" w:date="2018-11-26T11:12:00Z"/>
              </w:rPr>
            </w:pPr>
            <w:del w:id="14685" w:author="Sevan Sirapian [2]" w:date="2018-11-26T11:12:00Z">
              <w:r w:rsidRPr="00794639">
                <w:delText>MN_DUPLICATE_INVOKE_ID</w:delText>
              </w:r>
              <w:bookmarkStart w:id="14686" w:name="_Toc531012978"/>
              <w:bookmarkStart w:id="14687" w:name="_Toc531077271"/>
              <w:bookmarkStart w:id="14688" w:name="_Toc531078562"/>
              <w:bookmarkStart w:id="14689" w:name="_Toc531079866"/>
              <w:bookmarkStart w:id="14690" w:name="_Toc531701763"/>
              <w:bookmarkEnd w:id="14686"/>
              <w:bookmarkEnd w:id="14687"/>
              <w:bookmarkEnd w:id="14688"/>
              <w:bookmarkEnd w:id="14689"/>
              <w:bookmarkEnd w:id="14690"/>
            </w:del>
          </w:p>
        </w:tc>
        <w:bookmarkStart w:id="14691" w:name="_Toc531012979"/>
        <w:bookmarkStart w:id="14692" w:name="_Toc531077272"/>
        <w:bookmarkStart w:id="14693" w:name="_Toc531078563"/>
        <w:bookmarkStart w:id="14694" w:name="_Toc531079867"/>
        <w:bookmarkStart w:id="14695" w:name="_Toc531701764"/>
        <w:bookmarkEnd w:id="14691"/>
        <w:bookmarkEnd w:id="14692"/>
        <w:bookmarkEnd w:id="14693"/>
        <w:bookmarkEnd w:id="14694"/>
        <w:bookmarkEnd w:id="14695"/>
      </w:tr>
      <w:tr w:rsidR="001B2A26" w:rsidRPr="00794639" w14:paraId="6D35DCC8" w14:textId="77777777" w:rsidTr="00953CD3">
        <w:trPr>
          <w:del w:id="14696" w:author="Sevan Sirapian [2]" w:date="2018-11-26T11:12:00Z"/>
        </w:trPr>
        <w:tc>
          <w:tcPr>
            <w:tcW w:w="1437" w:type="dxa"/>
            <w:vAlign w:val="top"/>
          </w:tcPr>
          <w:p w14:paraId="18E1597C" w14:textId="77777777" w:rsidR="001B2A26" w:rsidRPr="00794639" w:rsidRDefault="001B2A26" w:rsidP="00166AF3">
            <w:pPr>
              <w:pStyle w:val="TableBody"/>
              <w:rPr>
                <w:del w:id="14697" w:author="Sevan Sirapian [2]" w:date="2018-11-26T11:12:00Z"/>
              </w:rPr>
            </w:pPr>
            <w:del w:id="14698" w:author="Sevan Sirapian [2]" w:date="2018-11-26T11:12:00Z">
              <w:r w:rsidRPr="00794639">
                <w:delText>1</w:delText>
              </w:r>
              <w:bookmarkStart w:id="14699" w:name="_Toc531012980"/>
              <w:bookmarkStart w:id="14700" w:name="_Toc531077273"/>
              <w:bookmarkStart w:id="14701" w:name="_Toc531078564"/>
              <w:bookmarkStart w:id="14702" w:name="_Toc531079868"/>
              <w:bookmarkStart w:id="14703" w:name="_Toc531701765"/>
              <w:bookmarkEnd w:id="14699"/>
              <w:bookmarkEnd w:id="14700"/>
              <w:bookmarkEnd w:id="14701"/>
              <w:bookmarkEnd w:id="14702"/>
              <w:bookmarkEnd w:id="14703"/>
            </w:del>
          </w:p>
        </w:tc>
        <w:tc>
          <w:tcPr>
            <w:tcW w:w="7560" w:type="dxa"/>
            <w:vAlign w:val="top"/>
          </w:tcPr>
          <w:p w14:paraId="1832BAD3" w14:textId="77777777" w:rsidR="001B2A26" w:rsidRPr="00794639" w:rsidRDefault="001B2A26" w:rsidP="00166AF3">
            <w:pPr>
              <w:pStyle w:val="TableBody"/>
              <w:rPr>
                <w:del w:id="14704" w:author="Sevan Sirapian [2]" w:date="2018-11-26T11:12:00Z"/>
              </w:rPr>
            </w:pPr>
            <w:del w:id="14705" w:author="Sevan Sirapian [2]" w:date="2018-11-26T11:12:00Z">
              <w:r w:rsidRPr="00794639">
                <w:delText>MN_UNRECOGNIZED_OPERATION</w:delText>
              </w:r>
              <w:bookmarkStart w:id="14706" w:name="_Toc531012981"/>
              <w:bookmarkStart w:id="14707" w:name="_Toc531077274"/>
              <w:bookmarkStart w:id="14708" w:name="_Toc531078565"/>
              <w:bookmarkStart w:id="14709" w:name="_Toc531079869"/>
              <w:bookmarkStart w:id="14710" w:name="_Toc531701766"/>
              <w:bookmarkEnd w:id="14706"/>
              <w:bookmarkEnd w:id="14707"/>
              <w:bookmarkEnd w:id="14708"/>
              <w:bookmarkEnd w:id="14709"/>
              <w:bookmarkEnd w:id="14710"/>
            </w:del>
          </w:p>
        </w:tc>
        <w:bookmarkStart w:id="14711" w:name="_Toc531012982"/>
        <w:bookmarkStart w:id="14712" w:name="_Toc531077275"/>
        <w:bookmarkStart w:id="14713" w:name="_Toc531078566"/>
        <w:bookmarkStart w:id="14714" w:name="_Toc531079870"/>
        <w:bookmarkStart w:id="14715" w:name="_Toc531701767"/>
        <w:bookmarkEnd w:id="14711"/>
        <w:bookmarkEnd w:id="14712"/>
        <w:bookmarkEnd w:id="14713"/>
        <w:bookmarkEnd w:id="14714"/>
        <w:bookmarkEnd w:id="14715"/>
      </w:tr>
      <w:tr w:rsidR="001B2A26" w:rsidRPr="00794639" w14:paraId="6270C45F" w14:textId="77777777" w:rsidTr="00953CD3">
        <w:trPr>
          <w:del w:id="14716" w:author="Sevan Sirapian [2]" w:date="2018-11-26T11:12:00Z"/>
        </w:trPr>
        <w:tc>
          <w:tcPr>
            <w:tcW w:w="1437" w:type="dxa"/>
            <w:vAlign w:val="top"/>
          </w:tcPr>
          <w:p w14:paraId="4663E456" w14:textId="77777777" w:rsidR="001B2A26" w:rsidRPr="00794639" w:rsidRDefault="001B2A26" w:rsidP="00166AF3">
            <w:pPr>
              <w:pStyle w:val="TableBody"/>
              <w:rPr>
                <w:del w:id="14717" w:author="Sevan Sirapian [2]" w:date="2018-11-26T11:12:00Z"/>
              </w:rPr>
            </w:pPr>
            <w:del w:id="14718" w:author="Sevan Sirapian [2]" w:date="2018-11-26T11:12:00Z">
              <w:r w:rsidRPr="00794639">
                <w:delText>2</w:delText>
              </w:r>
              <w:bookmarkStart w:id="14719" w:name="_Toc531012983"/>
              <w:bookmarkStart w:id="14720" w:name="_Toc531077276"/>
              <w:bookmarkStart w:id="14721" w:name="_Toc531078567"/>
              <w:bookmarkStart w:id="14722" w:name="_Toc531079871"/>
              <w:bookmarkStart w:id="14723" w:name="_Toc531701768"/>
              <w:bookmarkEnd w:id="14719"/>
              <w:bookmarkEnd w:id="14720"/>
              <w:bookmarkEnd w:id="14721"/>
              <w:bookmarkEnd w:id="14722"/>
              <w:bookmarkEnd w:id="14723"/>
            </w:del>
          </w:p>
        </w:tc>
        <w:tc>
          <w:tcPr>
            <w:tcW w:w="7560" w:type="dxa"/>
            <w:vAlign w:val="top"/>
          </w:tcPr>
          <w:p w14:paraId="013B7E81" w14:textId="77777777" w:rsidR="001B2A26" w:rsidRPr="00794639" w:rsidRDefault="001B2A26" w:rsidP="00166AF3">
            <w:pPr>
              <w:pStyle w:val="TableBody"/>
              <w:rPr>
                <w:del w:id="14724" w:author="Sevan Sirapian [2]" w:date="2018-11-26T11:12:00Z"/>
              </w:rPr>
            </w:pPr>
            <w:del w:id="14725" w:author="Sevan Sirapian [2]" w:date="2018-11-26T11:12:00Z">
              <w:r w:rsidRPr="00794639">
                <w:delText>MN_MISTYPED_PRO_PARAMETER</w:delText>
              </w:r>
              <w:bookmarkStart w:id="14726" w:name="_Toc531012984"/>
              <w:bookmarkStart w:id="14727" w:name="_Toc531077277"/>
              <w:bookmarkStart w:id="14728" w:name="_Toc531078568"/>
              <w:bookmarkStart w:id="14729" w:name="_Toc531079872"/>
              <w:bookmarkStart w:id="14730" w:name="_Toc531701769"/>
              <w:bookmarkEnd w:id="14726"/>
              <w:bookmarkEnd w:id="14727"/>
              <w:bookmarkEnd w:id="14728"/>
              <w:bookmarkEnd w:id="14729"/>
              <w:bookmarkEnd w:id="14730"/>
            </w:del>
          </w:p>
        </w:tc>
        <w:bookmarkStart w:id="14731" w:name="_Toc531012985"/>
        <w:bookmarkStart w:id="14732" w:name="_Toc531077278"/>
        <w:bookmarkStart w:id="14733" w:name="_Toc531078569"/>
        <w:bookmarkStart w:id="14734" w:name="_Toc531079873"/>
        <w:bookmarkStart w:id="14735" w:name="_Toc531701770"/>
        <w:bookmarkEnd w:id="14731"/>
        <w:bookmarkEnd w:id="14732"/>
        <w:bookmarkEnd w:id="14733"/>
        <w:bookmarkEnd w:id="14734"/>
        <w:bookmarkEnd w:id="14735"/>
      </w:tr>
      <w:tr w:rsidR="001B2A26" w:rsidRPr="00794639" w14:paraId="545C5C8B" w14:textId="77777777" w:rsidTr="00953CD3">
        <w:trPr>
          <w:del w:id="14736" w:author="Sevan Sirapian [2]" w:date="2018-11-26T11:12:00Z"/>
        </w:trPr>
        <w:tc>
          <w:tcPr>
            <w:tcW w:w="1437" w:type="dxa"/>
            <w:vAlign w:val="top"/>
          </w:tcPr>
          <w:p w14:paraId="1B2A627B" w14:textId="77777777" w:rsidR="001B2A26" w:rsidRPr="00794639" w:rsidRDefault="001B2A26" w:rsidP="00166AF3">
            <w:pPr>
              <w:pStyle w:val="TableBody"/>
              <w:rPr>
                <w:del w:id="14737" w:author="Sevan Sirapian [2]" w:date="2018-11-26T11:12:00Z"/>
              </w:rPr>
            </w:pPr>
            <w:del w:id="14738" w:author="Sevan Sirapian [2]" w:date="2018-11-26T11:12:00Z">
              <w:r w:rsidRPr="00794639">
                <w:delText>3</w:delText>
              </w:r>
              <w:bookmarkStart w:id="14739" w:name="_Toc531012986"/>
              <w:bookmarkStart w:id="14740" w:name="_Toc531077279"/>
              <w:bookmarkStart w:id="14741" w:name="_Toc531078570"/>
              <w:bookmarkStart w:id="14742" w:name="_Toc531079874"/>
              <w:bookmarkStart w:id="14743" w:name="_Toc531701771"/>
              <w:bookmarkEnd w:id="14739"/>
              <w:bookmarkEnd w:id="14740"/>
              <w:bookmarkEnd w:id="14741"/>
              <w:bookmarkEnd w:id="14742"/>
              <w:bookmarkEnd w:id="14743"/>
            </w:del>
          </w:p>
        </w:tc>
        <w:tc>
          <w:tcPr>
            <w:tcW w:w="7560" w:type="dxa"/>
            <w:vAlign w:val="top"/>
          </w:tcPr>
          <w:p w14:paraId="4410D230" w14:textId="77777777" w:rsidR="001B2A26" w:rsidRPr="00794639" w:rsidRDefault="001B2A26" w:rsidP="00166AF3">
            <w:pPr>
              <w:pStyle w:val="TableBody"/>
              <w:rPr>
                <w:del w:id="14744" w:author="Sevan Sirapian [2]" w:date="2018-11-26T11:12:00Z"/>
              </w:rPr>
            </w:pPr>
            <w:del w:id="14745" w:author="Sevan Sirapian [2]" w:date="2018-11-26T11:12:00Z">
              <w:r w:rsidRPr="00794639">
                <w:delText>MN_RESOURCE_LIMITATION</w:delText>
              </w:r>
              <w:bookmarkStart w:id="14746" w:name="_Toc531012987"/>
              <w:bookmarkStart w:id="14747" w:name="_Toc531077280"/>
              <w:bookmarkStart w:id="14748" w:name="_Toc531078571"/>
              <w:bookmarkStart w:id="14749" w:name="_Toc531079875"/>
              <w:bookmarkStart w:id="14750" w:name="_Toc531701772"/>
              <w:bookmarkEnd w:id="14746"/>
              <w:bookmarkEnd w:id="14747"/>
              <w:bookmarkEnd w:id="14748"/>
              <w:bookmarkEnd w:id="14749"/>
              <w:bookmarkEnd w:id="14750"/>
            </w:del>
          </w:p>
        </w:tc>
        <w:bookmarkStart w:id="14751" w:name="_Toc531012988"/>
        <w:bookmarkStart w:id="14752" w:name="_Toc531077281"/>
        <w:bookmarkStart w:id="14753" w:name="_Toc531078572"/>
        <w:bookmarkStart w:id="14754" w:name="_Toc531079876"/>
        <w:bookmarkStart w:id="14755" w:name="_Toc531701773"/>
        <w:bookmarkEnd w:id="14751"/>
        <w:bookmarkEnd w:id="14752"/>
        <w:bookmarkEnd w:id="14753"/>
        <w:bookmarkEnd w:id="14754"/>
        <w:bookmarkEnd w:id="14755"/>
      </w:tr>
      <w:tr w:rsidR="001B2A26" w:rsidRPr="00794639" w14:paraId="7C09C1CD" w14:textId="77777777" w:rsidTr="00953CD3">
        <w:trPr>
          <w:del w:id="14756" w:author="Sevan Sirapian [2]" w:date="2018-11-26T11:12:00Z"/>
        </w:trPr>
        <w:tc>
          <w:tcPr>
            <w:tcW w:w="1437" w:type="dxa"/>
            <w:vAlign w:val="top"/>
          </w:tcPr>
          <w:p w14:paraId="765729EB" w14:textId="77777777" w:rsidR="001B2A26" w:rsidRPr="00794639" w:rsidRDefault="001B2A26" w:rsidP="00166AF3">
            <w:pPr>
              <w:pStyle w:val="TableBody"/>
              <w:rPr>
                <w:del w:id="14757" w:author="Sevan Sirapian [2]" w:date="2018-11-26T11:12:00Z"/>
              </w:rPr>
            </w:pPr>
            <w:del w:id="14758" w:author="Sevan Sirapian [2]" w:date="2018-11-26T11:12:00Z">
              <w:r w:rsidRPr="00794639">
                <w:delText>4</w:delText>
              </w:r>
              <w:bookmarkStart w:id="14759" w:name="_Toc531012989"/>
              <w:bookmarkStart w:id="14760" w:name="_Toc531077282"/>
              <w:bookmarkStart w:id="14761" w:name="_Toc531078573"/>
              <w:bookmarkStart w:id="14762" w:name="_Toc531079877"/>
              <w:bookmarkStart w:id="14763" w:name="_Toc531701774"/>
              <w:bookmarkEnd w:id="14759"/>
              <w:bookmarkEnd w:id="14760"/>
              <w:bookmarkEnd w:id="14761"/>
              <w:bookmarkEnd w:id="14762"/>
              <w:bookmarkEnd w:id="14763"/>
            </w:del>
          </w:p>
        </w:tc>
        <w:tc>
          <w:tcPr>
            <w:tcW w:w="7560" w:type="dxa"/>
            <w:vAlign w:val="top"/>
          </w:tcPr>
          <w:p w14:paraId="08F00C05" w14:textId="77777777" w:rsidR="001B2A26" w:rsidRPr="00794639" w:rsidRDefault="001B2A26" w:rsidP="00166AF3">
            <w:pPr>
              <w:pStyle w:val="TableBody"/>
              <w:rPr>
                <w:del w:id="14764" w:author="Sevan Sirapian [2]" w:date="2018-11-26T11:12:00Z"/>
              </w:rPr>
            </w:pPr>
            <w:del w:id="14765" w:author="Sevan Sirapian [2]" w:date="2018-11-26T11:12:00Z">
              <w:r w:rsidRPr="00794639">
                <w:delText>MN_INITIATING_RELEASE</w:delText>
              </w:r>
              <w:bookmarkStart w:id="14766" w:name="_Toc531012990"/>
              <w:bookmarkStart w:id="14767" w:name="_Toc531077283"/>
              <w:bookmarkStart w:id="14768" w:name="_Toc531078574"/>
              <w:bookmarkStart w:id="14769" w:name="_Toc531079878"/>
              <w:bookmarkStart w:id="14770" w:name="_Toc531701775"/>
              <w:bookmarkEnd w:id="14766"/>
              <w:bookmarkEnd w:id="14767"/>
              <w:bookmarkEnd w:id="14768"/>
              <w:bookmarkEnd w:id="14769"/>
              <w:bookmarkEnd w:id="14770"/>
            </w:del>
          </w:p>
        </w:tc>
        <w:bookmarkStart w:id="14771" w:name="_Toc531012991"/>
        <w:bookmarkStart w:id="14772" w:name="_Toc531077284"/>
        <w:bookmarkStart w:id="14773" w:name="_Toc531078575"/>
        <w:bookmarkStart w:id="14774" w:name="_Toc531079879"/>
        <w:bookmarkStart w:id="14775" w:name="_Toc531701776"/>
        <w:bookmarkEnd w:id="14771"/>
        <w:bookmarkEnd w:id="14772"/>
        <w:bookmarkEnd w:id="14773"/>
        <w:bookmarkEnd w:id="14774"/>
        <w:bookmarkEnd w:id="14775"/>
      </w:tr>
      <w:tr w:rsidR="001B2A26" w:rsidRPr="00794639" w14:paraId="797F3B4E" w14:textId="77777777" w:rsidTr="00953CD3">
        <w:trPr>
          <w:del w:id="14776" w:author="Sevan Sirapian [2]" w:date="2018-11-26T11:12:00Z"/>
        </w:trPr>
        <w:tc>
          <w:tcPr>
            <w:tcW w:w="1437" w:type="dxa"/>
            <w:vAlign w:val="top"/>
          </w:tcPr>
          <w:p w14:paraId="1D5CD933" w14:textId="77777777" w:rsidR="001B2A26" w:rsidRPr="00794639" w:rsidRDefault="001B2A26" w:rsidP="00166AF3">
            <w:pPr>
              <w:pStyle w:val="TableBody"/>
              <w:rPr>
                <w:del w:id="14777" w:author="Sevan Sirapian [2]" w:date="2018-11-26T11:12:00Z"/>
              </w:rPr>
            </w:pPr>
            <w:del w:id="14778" w:author="Sevan Sirapian [2]" w:date="2018-11-26T11:12:00Z">
              <w:r w:rsidRPr="00794639">
                <w:delText>5</w:delText>
              </w:r>
              <w:bookmarkStart w:id="14779" w:name="_Toc531012992"/>
              <w:bookmarkStart w:id="14780" w:name="_Toc531077285"/>
              <w:bookmarkStart w:id="14781" w:name="_Toc531078576"/>
              <w:bookmarkStart w:id="14782" w:name="_Toc531079880"/>
              <w:bookmarkStart w:id="14783" w:name="_Toc531701777"/>
              <w:bookmarkEnd w:id="14779"/>
              <w:bookmarkEnd w:id="14780"/>
              <w:bookmarkEnd w:id="14781"/>
              <w:bookmarkEnd w:id="14782"/>
              <w:bookmarkEnd w:id="14783"/>
            </w:del>
          </w:p>
        </w:tc>
        <w:tc>
          <w:tcPr>
            <w:tcW w:w="7560" w:type="dxa"/>
            <w:vAlign w:val="top"/>
          </w:tcPr>
          <w:p w14:paraId="0E053998" w14:textId="77777777" w:rsidR="001B2A26" w:rsidRPr="00794639" w:rsidRDefault="001B2A26" w:rsidP="00166AF3">
            <w:pPr>
              <w:pStyle w:val="TableBody"/>
              <w:rPr>
                <w:del w:id="14784" w:author="Sevan Sirapian [2]" w:date="2018-11-26T11:12:00Z"/>
              </w:rPr>
            </w:pPr>
            <w:del w:id="14785" w:author="Sevan Sirapian [2]" w:date="2018-11-26T11:12:00Z">
              <w:r w:rsidRPr="00794639">
                <w:delText>MN_UNRECOGNIZED_LINKED_ID</w:delText>
              </w:r>
              <w:bookmarkStart w:id="14786" w:name="_Toc531012993"/>
              <w:bookmarkStart w:id="14787" w:name="_Toc531077286"/>
              <w:bookmarkStart w:id="14788" w:name="_Toc531078577"/>
              <w:bookmarkStart w:id="14789" w:name="_Toc531079881"/>
              <w:bookmarkStart w:id="14790" w:name="_Toc531701778"/>
              <w:bookmarkEnd w:id="14786"/>
              <w:bookmarkEnd w:id="14787"/>
              <w:bookmarkEnd w:id="14788"/>
              <w:bookmarkEnd w:id="14789"/>
              <w:bookmarkEnd w:id="14790"/>
            </w:del>
          </w:p>
        </w:tc>
        <w:bookmarkStart w:id="14791" w:name="_Toc531012994"/>
        <w:bookmarkStart w:id="14792" w:name="_Toc531077287"/>
        <w:bookmarkStart w:id="14793" w:name="_Toc531078578"/>
        <w:bookmarkStart w:id="14794" w:name="_Toc531079882"/>
        <w:bookmarkStart w:id="14795" w:name="_Toc531701779"/>
        <w:bookmarkEnd w:id="14791"/>
        <w:bookmarkEnd w:id="14792"/>
        <w:bookmarkEnd w:id="14793"/>
        <w:bookmarkEnd w:id="14794"/>
        <w:bookmarkEnd w:id="14795"/>
      </w:tr>
      <w:tr w:rsidR="001B2A26" w:rsidRPr="00794639" w14:paraId="39D9A960" w14:textId="77777777" w:rsidTr="00953CD3">
        <w:trPr>
          <w:del w:id="14796" w:author="Sevan Sirapian [2]" w:date="2018-11-26T11:12:00Z"/>
        </w:trPr>
        <w:tc>
          <w:tcPr>
            <w:tcW w:w="1437" w:type="dxa"/>
            <w:vAlign w:val="top"/>
          </w:tcPr>
          <w:p w14:paraId="21131D4B" w14:textId="77777777" w:rsidR="001B2A26" w:rsidRPr="00794639" w:rsidRDefault="001B2A26" w:rsidP="00166AF3">
            <w:pPr>
              <w:pStyle w:val="TableBody"/>
              <w:rPr>
                <w:del w:id="14797" w:author="Sevan Sirapian [2]" w:date="2018-11-26T11:12:00Z"/>
              </w:rPr>
            </w:pPr>
            <w:del w:id="14798" w:author="Sevan Sirapian [2]" w:date="2018-11-26T11:12:00Z">
              <w:r w:rsidRPr="00794639">
                <w:delText>6</w:delText>
              </w:r>
              <w:bookmarkStart w:id="14799" w:name="_Toc531012995"/>
              <w:bookmarkStart w:id="14800" w:name="_Toc531077288"/>
              <w:bookmarkStart w:id="14801" w:name="_Toc531078579"/>
              <w:bookmarkStart w:id="14802" w:name="_Toc531079883"/>
              <w:bookmarkStart w:id="14803" w:name="_Toc531701780"/>
              <w:bookmarkEnd w:id="14799"/>
              <w:bookmarkEnd w:id="14800"/>
              <w:bookmarkEnd w:id="14801"/>
              <w:bookmarkEnd w:id="14802"/>
              <w:bookmarkEnd w:id="14803"/>
            </w:del>
          </w:p>
        </w:tc>
        <w:tc>
          <w:tcPr>
            <w:tcW w:w="7560" w:type="dxa"/>
            <w:vAlign w:val="top"/>
          </w:tcPr>
          <w:p w14:paraId="755786C2" w14:textId="77777777" w:rsidR="001B2A26" w:rsidRPr="00794639" w:rsidRDefault="001B2A26" w:rsidP="00166AF3">
            <w:pPr>
              <w:pStyle w:val="TableBody"/>
              <w:rPr>
                <w:del w:id="14804" w:author="Sevan Sirapian [2]" w:date="2018-11-26T11:12:00Z"/>
              </w:rPr>
            </w:pPr>
            <w:del w:id="14805" w:author="Sevan Sirapian [2]" w:date="2018-11-26T11:12:00Z">
              <w:r w:rsidRPr="00794639">
                <w:delText>MN_LINKED_RESPONSE_UNEXPECTED</w:delText>
              </w:r>
              <w:bookmarkStart w:id="14806" w:name="_Toc531012996"/>
              <w:bookmarkStart w:id="14807" w:name="_Toc531077289"/>
              <w:bookmarkStart w:id="14808" w:name="_Toc531078580"/>
              <w:bookmarkStart w:id="14809" w:name="_Toc531079884"/>
              <w:bookmarkStart w:id="14810" w:name="_Toc531701781"/>
              <w:bookmarkEnd w:id="14806"/>
              <w:bookmarkEnd w:id="14807"/>
              <w:bookmarkEnd w:id="14808"/>
              <w:bookmarkEnd w:id="14809"/>
              <w:bookmarkEnd w:id="14810"/>
            </w:del>
          </w:p>
        </w:tc>
        <w:bookmarkStart w:id="14811" w:name="_Toc531012997"/>
        <w:bookmarkStart w:id="14812" w:name="_Toc531077290"/>
        <w:bookmarkStart w:id="14813" w:name="_Toc531078581"/>
        <w:bookmarkStart w:id="14814" w:name="_Toc531079885"/>
        <w:bookmarkStart w:id="14815" w:name="_Toc531701782"/>
        <w:bookmarkEnd w:id="14811"/>
        <w:bookmarkEnd w:id="14812"/>
        <w:bookmarkEnd w:id="14813"/>
        <w:bookmarkEnd w:id="14814"/>
        <w:bookmarkEnd w:id="14815"/>
      </w:tr>
      <w:tr w:rsidR="001B2A26" w:rsidRPr="00794639" w14:paraId="0BAA8017" w14:textId="77777777" w:rsidTr="00953CD3">
        <w:trPr>
          <w:del w:id="14816" w:author="Sevan Sirapian [2]" w:date="2018-11-26T11:12:00Z"/>
        </w:trPr>
        <w:tc>
          <w:tcPr>
            <w:tcW w:w="1437" w:type="dxa"/>
            <w:vAlign w:val="top"/>
          </w:tcPr>
          <w:p w14:paraId="6E43AD1A" w14:textId="77777777" w:rsidR="001B2A26" w:rsidRPr="00794639" w:rsidRDefault="001B2A26" w:rsidP="00166AF3">
            <w:pPr>
              <w:pStyle w:val="TableBody"/>
              <w:rPr>
                <w:del w:id="14817" w:author="Sevan Sirapian [2]" w:date="2018-11-26T11:12:00Z"/>
              </w:rPr>
            </w:pPr>
            <w:del w:id="14818" w:author="Sevan Sirapian [2]" w:date="2018-11-26T11:12:00Z">
              <w:r w:rsidRPr="00794639">
                <w:delText>7</w:delText>
              </w:r>
              <w:bookmarkStart w:id="14819" w:name="_Toc531012998"/>
              <w:bookmarkStart w:id="14820" w:name="_Toc531077291"/>
              <w:bookmarkStart w:id="14821" w:name="_Toc531078582"/>
              <w:bookmarkStart w:id="14822" w:name="_Toc531079886"/>
              <w:bookmarkStart w:id="14823" w:name="_Toc531701783"/>
              <w:bookmarkEnd w:id="14819"/>
              <w:bookmarkEnd w:id="14820"/>
              <w:bookmarkEnd w:id="14821"/>
              <w:bookmarkEnd w:id="14822"/>
              <w:bookmarkEnd w:id="14823"/>
            </w:del>
          </w:p>
        </w:tc>
        <w:tc>
          <w:tcPr>
            <w:tcW w:w="7560" w:type="dxa"/>
            <w:vAlign w:val="top"/>
          </w:tcPr>
          <w:p w14:paraId="3554A77F" w14:textId="77777777" w:rsidR="001B2A26" w:rsidRPr="00794639" w:rsidRDefault="001B2A26" w:rsidP="00166AF3">
            <w:pPr>
              <w:pStyle w:val="TableBody"/>
              <w:rPr>
                <w:del w:id="14824" w:author="Sevan Sirapian [2]" w:date="2018-11-26T11:12:00Z"/>
              </w:rPr>
            </w:pPr>
            <w:del w:id="14825" w:author="Sevan Sirapian [2]" w:date="2018-11-26T11:12:00Z">
              <w:r w:rsidRPr="00794639">
                <w:delText>MN_UNEXPECTED_LINKED_OPERATION</w:delText>
              </w:r>
              <w:bookmarkStart w:id="14826" w:name="_Toc531012999"/>
              <w:bookmarkStart w:id="14827" w:name="_Toc531077292"/>
              <w:bookmarkStart w:id="14828" w:name="_Toc531078583"/>
              <w:bookmarkStart w:id="14829" w:name="_Toc531079887"/>
              <w:bookmarkStart w:id="14830" w:name="_Toc531701784"/>
              <w:bookmarkEnd w:id="14826"/>
              <w:bookmarkEnd w:id="14827"/>
              <w:bookmarkEnd w:id="14828"/>
              <w:bookmarkEnd w:id="14829"/>
              <w:bookmarkEnd w:id="14830"/>
            </w:del>
          </w:p>
        </w:tc>
        <w:bookmarkStart w:id="14831" w:name="_Toc531013000"/>
        <w:bookmarkStart w:id="14832" w:name="_Toc531077293"/>
        <w:bookmarkStart w:id="14833" w:name="_Toc531078584"/>
        <w:bookmarkStart w:id="14834" w:name="_Toc531079888"/>
        <w:bookmarkStart w:id="14835" w:name="_Toc531701785"/>
        <w:bookmarkEnd w:id="14831"/>
        <w:bookmarkEnd w:id="14832"/>
        <w:bookmarkEnd w:id="14833"/>
        <w:bookmarkEnd w:id="14834"/>
        <w:bookmarkEnd w:id="14835"/>
      </w:tr>
      <w:tr w:rsidR="001B2A26" w:rsidRPr="00794639" w14:paraId="016D699C" w14:textId="77777777" w:rsidTr="00953CD3">
        <w:trPr>
          <w:del w:id="14836" w:author="Sevan Sirapian [2]" w:date="2018-11-26T11:12:00Z"/>
        </w:trPr>
        <w:tc>
          <w:tcPr>
            <w:tcW w:w="1437" w:type="dxa"/>
            <w:vAlign w:val="top"/>
          </w:tcPr>
          <w:p w14:paraId="2700BABD" w14:textId="77777777" w:rsidR="001B2A26" w:rsidRPr="00794639" w:rsidRDefault="001B2A26" w:rsidP="00166AF3">
            <w:pPr>
              <w:pStyle w:val="TableBody"/>
              <w:rPr>
                <w:del w:id="14837" w:author="Sevan Sirapian [2]" w:date="2018-11-26T11:12:00Z"/>
              </w:rPr>
            </w:pPr>
            <w:del w:id="14838" w:author="Sevan Sirapian [2]" w:date="2018-11-26T11:12:00Z">
              <w:r w:rsidRPr="00794639">
                <w:delText>130</w:delText>
              </w:r>
              <w:bookmarkStart w:id="14839" w:name="_Toc531013001"/>
              <w:bookmarkStart w:id="14840" w:name="_Toc531077294"/>
              <w:bookmarkStart w:id="14841" w:name="_Toc531078585"/>
              <w:bookmarkStart w:id="14842" w:name="_Toc531079889"/>
              <w:bookmarkStart w:id="14843" w:name="_Toc531701786"/>
              <w:bookmarkEnd w:id="14839"/>
              <w:bookmarkEnd w:id="14840"/>
              <w:bookmarkEnd w:id="14841"/>
              <w:bookmarkEnd w:id="14842"/>
              <w:bookmarkEnd w:id="14843"/>
            </w:del>
          </w:p>
        </w:tc>
        <w:tc>
          <w:tcPr>
            <w:tcW w:w="7560" w:type="dxa"/>
            <w:vAlign w:val="top"/>
          </w:tcPr>
          <w:p w14:paraId="6208A9F8" w14:textId="77777777" w:rsidR="001B2A26" w:rsidRPr="00794639" w:rsidRDefault="001B2A26" w:rsidP="00166AF3">
            <w:pPr>
              <w:pStyle w:val="TableBody"/>
              <w:rPr>
                <w:del w:id="14844" w:author="Sevan Sirapian [2]" w:date="2018-11-26T11:12:00Z"/>
              </w:rPr>
            </w:pPr>
            <w:del w:id="14845" w:author="Sevan Sirapian [2]" w:date="2018-11-26T11:12:00Z">
              <w:r w:rsidRPr="00794639">
                <w:delText>MN_RETURN_RESULT_PROBLEM</w:delText>
              </w:r>
              <w:bookmarkStart w:id="14846" w:name="_Toc531013002"/>
              <w:bookmarkStart w:id="14847" w:name="_Toc531077295"/>
              <w:bookmarkStart w:id="14848" w:name="_Toc531078586"/>
              <w:bookmarkStart w:id="14849" w:name="_Toc531079890"/>
              <w:bookmarkStart w:id="14850" w:name="_Toc531701787"/>
              <w:bookmarkEnd w:id="14846"/>
              <w:bookmarkEnd w:id="14847"/>
              <w:bookmarkEnd w:id="14848"/>
              <w:bookmarkEnd w:id="14849"/>
              <w:bookmarkEnd w:id="14850"/>
            </w:del>
          </w:p>
        </w:tc>
        <w:bookmarkStart w:id="14851" w:name="_Toc531013003"/>
        <w:bookmarkStart w:id="14852" w:name="_Toc531077296"/>
        <w:bookmarkStart w:id="14853" w:name="_Toc531078587"/>
        <w:bookmarkStart w:id="14854" w:name="_Toc531079891"/>
        <w:bookmarkStart w:id="14855" w:name="_Toc531701788"/>
        <w:bookmarkEnd w:id="14851"/>
        <w:bookmarkEnd w:id="14852"/>
        <w:bookmarkEnd w:id="14853"/>
        <w:bookmarkEnd w:id="14854"/>
        <w:bookmarkEnd w:id="14855"/>
      </w:tr>
    </w:tbl>
    <w:p w14:paraId="5D794955" w14:textId="77777777" w:rsidR="001B2A26" w:rsidRPr="00794639" w:rsidRDefault="001B2A26" w:rsidP="001B2A26">
      <w:pPr>
        <w:pStyle w:val="TableCaption"/>
        <w:rPr>
          <w:del w:id="14856" w:author="Sevan Sirapian [2]" w:date="2018-11-26T11:12:00Z"/>
        </w:rPr>
      </w:pPr>
      <w:bookmarkStart w:id="14857" w:name="_Toc486251870"/>
      <w:bookmarkStart w:id="14858" w:name="_Toc530994537"/>
      <w:del w:id="14859" w:author="Sevan Sirapian [2]" w:date="2018-11-26T11:12:00Z">
        <w:r w:rsidRPr="00794639">
          <w:rPr>
            <w:rFonts w:eastAsiaTheme="minorEastAsia"/>
          </w:rPr>
          <w:delText>Tag 130 MN_RETURN_RESULT_PROBLEM with Causes</w:delText>
        </w:r>
        <w:bookmarkStart w:id="14860" w:name="_Toc531013004"/>
        <w:bookmarkStart w:id="14861" w:name="_Toc531077297"/>
        <w:bookmarkStart w:id="14862" w:name="_Toc531078588"/>
        <w:bookmarkStart w:id="14863" w:name="_Toc531079892"/>
        <w:bookmarkStart w:id="14864" w:name="_Toc531701789"/>
        <w:bookmarkEnd w:id="14857"/>
        <w:bookmarkEnd w:id="14858"/>
        <w:bookmarkEnd w:id="14860"/>
        <w:bookmarkEnd w:id="14861"/>
        <w:bookmarkEnd w:id="14862"/>
        <w:bookmarkEnd w:id="14863"/>
        <w:bookmarkEnd w:id="14864"/>
      </w:del>
    </w:p>
    <w:p w14:paraId="10FF1C8C" w14:textId="77777777" w:rsidR="001B2A26" w:rsidRPr="00794639" w:rsidRDefault="001B2A26" w:rsidP="001B2A26">
      <w:pPr>
        <w:rPr>
          <w:del w:id="14865" w:author="Sevan Sirapian [2]" w:date="2018-11-26T11:12:00Z"/>
        </w:rPr>
      </w:pPr>
      <w:del w:id="14866" w:author="Sevan Sirapian [2]" w:date="2018-11-26T11:12:00Z">
        <w:r w:rsidRPr="00794639">
          <w:rPr>
            <w:rFonts w:eastAsiaTheme="minorEastAsia"/>
          </w:rPr>
          <w:delText>From 3GPP 24.008, table 3.16.</w:delText>
        </w:r>
        <w:bookmarkStart w:id="14867" w:name="_Toc531013005"/>
        <w:bookmarkStart w:id="14868" w:name="_Toc531077298"/>
        <w:bookmarkStart w:id="14869" w:name="_Toc531078589"/>
        <w:bookmarkStart w:id="14870" w:name="_Toc531079893"/>
        <w:bookmarkStart w:id="14871" w:name="_Toc531701790"/>
        <w:bookmarkEnd w:id="14867"/>
        <w:bookmarkEnd w:id="14868"/>
        <w:bookmarkEnd w:id="14869"/>
        <w:bookmarkEnd w:id="14870"/>
        <w:bookmarkEnd w:id="14871"/>
      </w:del>
    </w:p>
    <w:tbl>
      <w:tblPr>
        <w:tblStyle w:val="TableSWI"/>
        <w:tblW w:w="8997" w:type="dxa"/>
        <w:tblLayout w:type="fixed"/>
        <w:tblLook w:val="04A0" w:firstRow="1" w:lastRow="0" w:firstColumn="1" w:lastColumn="0" w:noHBand="0" w:noVBand="1"/>
      </w:tblPr>
      <w:tblGrid>
        <w:gridCol w:w="1437"/>
        <w:gridCol w:w="7560"/>
      </w:tblGrid>
      <w:tr w:rsidR="001B2A26" w:rsidRPr="00794639" w14:paraId="7DD541B1" w14:textId="77777777" w:rsidTr="00953CD3">
        <w:trPr>
          <w:cnfStyle w:val="100000000000" w:firstRow="1" w:lastRow="0" w:firstColumn="0" w:lastColumn="0" w:oddVBand="0" w:evenVBand="0" w:oddHBand="0" w:evenHBand="0" w:firstRowFirstColumn="0" w:firstRowLastColumn="0" w:lastRowFirstColumn="0" w:lastRowLastColumn="0"/>
          <w:del w:id="14872" w:author="Sevan Sirapian [2]" w:date="2018-11-26T11:12:00Z"/>
        </w:trPr>
        <w:tc>
          <w:tcPr>
            <w:tcW w:w="1437" w:type="dxa"/>
          </w:tcPr>
          <w:p w14:paraId="25F6DD8F" w14:textId="77777777" w:rsidR="001B2A26" w:rsidRPr="00794639" w:rsidRDefault="001B2A26" w:rsidP="00166AF3">
            <w:pPr>
              <w:pStyle w:val="TableColumnHead"/>
              <w:spacing w:before="144" w:after="144"/>
              <w:rPr>
                <w:del w:id="14873" w:author="Sevan Sirapian [2]" w:date="2018-11-26T11:12:00Z"/>
              </w:rPr>
            </w:pPr>
            <w:del w:id="14874" w:author="Sevan Sirapian [2]" w:date="2018-11-26T11:12:00Z">
              <w:r w:rsidRPr="00794639">
                <w:rPr>
                  <w:snapToGrid w:val="0"/>
                </w:rPr>
                <w:delText>&lt;cause&gt;</w:delText>
              </w:r>
              <w:bookmarkStart w:id="14875" w:name="_Toc531013006"/>
              <w:bookmarkStart w:id="14876" w:name="_Toc531077299"/>
              <w:bookmarkStart w:id="14877" w:name="_Toc531078590"/>
              <w:bookmarkStart w:id="14878" w:name="_Toc531079894"/>
              <w:bookmarkStart w:id="14879" w:name="_Toc531701791"/>
              <w:bookmarkEnd w:id="14875"/>
              <w:bookmarkEnd w:id="14876"/>
              <w:bookmarkEnd w:id="14877"/>
              <w:bookmarkEnd w:id="14878"/>
              <w:bookmarkEnd w:id="14879"/>
            </w:del>
          </w:p>
        </w:tc>
        <w:tc>
          <w:tcPr>
            <w:tcW w:w="7560" w:type="dxa"/>
          </w:tcPr>
          <w:p w14:paraId="0A9E815B" w14:textId="77777777" w:rsidR="001B2A26" w:rsidRPr="00794639" w:rsidRDefault="001B2A26" w:rsidP="00166AF3">
            <w:pPr>
              <w:pStyle w:val="TableColumnHead"/>
              <w:spacing w:before="144" w:after="144"/>
              <w:rPr>
                <w:del w:id="14880" w:author="Sevan Sirapian [2]" w:date="2018-11-26T11:12:00Z"/>
              </w:rPr>
            </w:pPr>
            <w:del w:id="14881" w:author="Sevan Sirapian [2]" w:date="2018-11-26T11:12:00Z">
              <w:r w:rsidRPr="00794639">
                <w:rPr>
                  <w:snapToGrid w:val="0"/>
                </w:rPr>
                <w:delText>&lt;description&gt;</w:delText>
              </w:r>
              <w:bookmarkStart w:id="14882" w:name="_Toc531013007"/>
              <w:bookmarkStart w:id="14883" w:name="_Toc531077300"/>
              <w:bookmarkStart w:id="14884" w:name="_Toc531078591"/>
              <w:bookmarkStart w:id="14885" w:name="_Toc531079895"/>
              <w:bookmarkStart w:id="14886" w:name="_Toc531701792"/>
              <w:bookmarkEnd w:id="14882"/>
              <w:bookmarkEnd w:id="14883"/>
              <w:bookmarkEnd w:id="14884"/>
              <w:bookmarkEnd w:id="14885"/>
              <w:bookmarkEnd w:id="14886"/>
            </w:del>
          </w:p>
        </w:tc>
        <w:bookmarkStart w:id="14887" w:name="_Toc531013008"/>
        <w:bookmarkStart w:id="14888" w:name="_Toc531077301"/>
        <w:bookmarkStart w:id="14889" w:name="_Toc531078592"/>
        <w:bookmarkStart w:id="14890" w:name="_Toc531079896"/>
        <w:bookmarkStart w:id="14891" w:name="_Toc531701793"/>
        <w:bookmarkEnd w:id="14887"/>
        <w:bookmarkEnd w:id="14888"/>
        <w:bookmarkEnd w:id="14889"/>
        <w:bookmarkEnd w:id="14890"/>
        <w:bookmarkEnd w:id="14891"/>
      </w:tr>
      <w:tr w:rsidR="001B2A26" w:rsidRPr="00794639" w14:paraId="30DF5B8C" w14:textId="77777777" w:rsidTr="00953CD3">
        <w:trPr>
          <w:del w:id="14892" w:author="Sevan Sirapian [2]" w:date="2018-11-26T11:12:00Z"/>
        </w:trPr>
        <w:tc>
          <w:tcPr>
            <w:tcW w:w="1437" w:type="dxa"/>
            <w:vAlign w:val="top"/>
          </w:tcPr>
          <w:p w14:paraId="794627FF" w14:textId="77777777" w:rsidR="001B2A26" w:rsidRPr="00794639" w:rsidRDefault="001B2A26" w:rsidP="00166AF3">
            <w:pPr>
              <w:pStyle w:val="TableBody"/>
              <w:rPr>
                <w:del w:id="14893" w:author="Sevan Sirapian [2]" w:date="2018-11-26T11:12:00Z"/>
              </w:rPr>
            </w:pPr>
            <w:del w:id="14894" w:author="Sevan Sirapian [2]" w:date="2018-11-26T11:12:00Z">
              <w:r w:rsidRPr="00794639">
                <w:delText>0</w:delText>
              </w:r>
              <w:bookmarkStart w:id="14895" w:name="_Toc531013009"/>
              <w:bookmarkStart w:id="14896" w:name="_Toc531077302"/>
              <w:bookmarkStart w:id="14897" w:name="_Toc531078593"/>
              <w:bookmarkStart w:id="14898" w:name="_Toc531079897"/>
              <w:bookmarkStart w:id="14899" w:name="_Toc531701794"/>
              <w:bookmarkEnd w:id="14895"/>
              <w:bookmarkEnd w:id="14896"/>
              <w:bookmarkEnd w:id="14897"/>
              <w:bookmarkEnd w:id="14898"/>
              <w:bookmarkEnd w:id="14899"/>
            </w:del>
          </w:p>
        </w:tc>
        <w:tc>
          <w:tcPr>
            <w:tcW w:w="7560" w:type="dxa"/>
            <w:vAlign w:val="top"/>
          </w:tcPr>
          <w:p w14:paraId="137955DB" w14:textId="77777777" w:rsidR="001B2A26" w:rsidRPr="00794639" w:rsidRDefault="001B2A26" w:rsidP="00166AF3">
            <w:pPr>
              <w:pStyle w:val="TableBody"/>
              <w:rPr>
                <w:del w:id="14900" w:author="Sevan Sirapian [2]" w:date="2018-11-26T11:12:00Z"/>
              </w:rPr>
            </w:pPr>
            <w:del w:id="14901" w:author="Sevan Sirapian [2]" w:date="2018-11-26T11:12:00Z">
              <w:r w:rsidRPr="00794639">
                <w:delText>MN_UNRECOGNIZED_INVOKE_ID</w:delText>
              </w:r>
              <w:bookmarkStart w:id="14902" w:name="_Toc531013010"/>
              <w:bookmarkStart w:id="14903" w:name="_Toc531077303"/>
              <w:bookmarkStart w:id="14904" w:name="_Toc531078594"/>
              <w:bookmarkStart w:id="14905" w:name="_Toc531079898"/>
              <w:bookmarkStart w:id="14906" w:name="_Toc531701795"/>
              <w:bookmarkEnd w:id="14902"/>
              <w:bookmarkEnd w:id="14903"/>
              <w:bookmarkEnd w:id="14904"/>
              <w:bookmarkEnd w:id="14905"/>
              <w:bookmarkEnd w:id="14906"/>
            </w:del>
          </w:p>
        </w:tc>
        <w:bookmarkStart w:id="14907" w:name="_Toc531013011"/>
        <w:bookmarkStart w:id="14908" w:name="_Toc531077304"/>
        <w:bookmarkStart w:id="14909" w:name="_Toc531078595"/>
        <w:bookmarkStart w:id="14910" w:name="_Toc531079899"/>
        <w:bookmarkStart w:id="14911" w:name="_Toc531701796"/>
        <w:bookmarkEnd w:id="14907"/>
        <w:bookmarkEnd w:id="14908"/>
        <w:bookmarkEnd w:id="14909"/>
        <w:bookmarkEnd w:id="14910"/>
        <w:bookmarkEnd w:id="14911"/>
      </w:tr>
      <w:tr w:rsidR="001B2A26" w:rsidRPr="00794639" w14:paraId="09F06564" w14:textId="77777777" w:rsidTr="00953CD3">
        <w:trPr>
          <w:del w:id="14912" w:author="Sevan Sirapian [2]" w:date="2018-11-26T11:12:00Z"/>
        </w:trPr>
        <w:tc>
          <w:tcPr>
            <w:tcW w:w="1437" w:type="dxa"/>
            <w:vAlign w:val="top"/>
          </w:tcPr>
          <w:p w14:paraId="03C7CB0D" w14:textId="77777777" w:rsidR="001B2A26" w:rsidRPr="00794639" w:rsidRDefault="001B2A26" w:rsidP="00166AF3">
            <w:pPr>
              <w:pStyle w:val="TableBody"/>
              <w:rPr>
                <w:del w:id="14913" w:author="Sevan Sirapian [2]" w:date="2018-11-26T11:12:00Z"/>
              </w:rPr>
            </w:pPr>
            <w:del w:id="14914" w:author="Sevan Sirapian [2]" w:date="2018-11-26T11:12:00Z">
              <w:r w:rsidRPr="00794639">
                <w:delText>1</w:delText>
              </w:r>
              <w:bookmarkStart w:id="14915" w:name="_Toc531013012"/>
              <w:bookmarkStart w:id="14916" w:name="_Toc531077305"/>
              <w:bookmarkStart w:id="14917" w:name="_Toc531078596"/>
              <w:bookmarkStart w:id="14918" w:name="_Toc531079900"/>
              <w:bookmarkStart w:id="14919" w:name="_Toc531701797"/>
              <w:bookmarkEnd w:id="14915"/>
              <w:bookmarkEnd w:id="14916"/>
              <w:bookmarkEnd w:id="14917"/>
              <w:bookmarkEnd w:id="14918"/>
              <w:bookmarkEnd w:id="14919"/>
            </w:del>
          </w:p>
        </w:tc>
        <w:tc>
          <w:tcPr>
            <w:tcW w:w="7560" w:type="dxa"/>
            <w:vAlign w:val="top"/>
          </w:tcPr>
          <w:p w14:paraId="22C56640" w14:textId="77777777" w:rsidR="001B2A26" w:rsidRPr="00794639" w:rsidRDefault="001B2A26" w:rsidP="00166AF3">
            <w:pPr>
              <w:pStyle w:val="TableBody"/>
              <w:rPr>
                <w:del w:id="14920" w:author="Sevan Sirapian [2]" w:date="2018-11-26T11:12:00Z"/>
              </w:rPr>
            </w:pPr>
            <w:del w:id="14921" w:author="Sevan Sirapian [2]" w:date="2018-11-26T11:12:00Z">
              <w:r w:rsidRPr="00794639">
                <w:delText>MN_RETURN_RESULT_UNEXPECTED</w:delText>
              </w:r>
              <w:bookmarkStart w:id="14922" w:name="_Toc531013013"/>
              <w:bookmarkStart w:id="14923" w:name="_Toc531077306"/>
              <w:bookmarkStart w:id="14924" w:name="_Toc531078597"/>
              <w:bookmarkStart w:id="14925" w:name="_Toc531079901"/>
              <w:bookmarkStart w:id="14926" w:name="_Toc531701798"/>
              <w:bookmarkEnd w:id="14922"/>
              <w:bookmarkEnd w:id="14923"/>
              <w:bookmarkEnd w:id="14924"/>
              <w:bookmarkEnd w:id="14925"/>
              <w:bookmarkEnd w:id="14926"/>
            </w:del>
          </w:p>
        </w:tc>
        <w:bookmarkStart w:id="14927" w:name="_Toc531013014"/>
        <w:bookmarkStart w:id="14928" w:name="_Toc531077307"/>
        <w:bookmarkStart w:id="14929" w:name="_Toc531078598"/>
        <w:bookmarkStart w:id="14930" w:name="_Toc531079902"/>
        <w:bookmarkStart w:id="14931" w:name="_Toc531701799"/>
        <w:bookmarkEnd w:id="14927"/>
        <w:bookmarkEnd w:id="14928"/>
        <w:bookmarkEnd w:id="14929"/>
        <w:bookmarkEnd w:id="14930"/>
        <w:bookmarkEnd w:id="14931"/>
      </w:tr>
      <w:tr w:rsidR="001B2A26" w:rsidRPr="00794639" w14:paraId="53DF3980" w14:textId="77777777" w:rsidTr="00953CD3">
        <w:trPr>
          <w:del w:id="14932" w:author="Sevan Sirapian [2]" w:date="2018-11-26T11:12:00Z"/>
        </w:trPr>
        <w:tc>
          <w:tcPr>
            <w:tcW w:w="1437" w:type="dxa"/>
            <w:vAlign w:val="top"/>
          </w:tcPr>
          <w:p w14:paraId="666E7362" w14:textId="77777777" w:rsidR="001B2A26" w:rsidRPr="00794639" w:rsidRDefault="001B2A26" w:rsidP="00166AF3">
            <w:pPr>
              <w:pStyle w:val="TableBody"/>
              <w:rPr>
                <w:del w:id="14933" w:author="Sevan Sirapian [2]" w:date="2018-11-26T11:12:00Z"/>
              </w:rPr>
            </w:pPr>
            <w:del w:id="14934" w:author="Sevan Sirapian [2]" w:date="2018-11-26T11:12:00Z">
              <w:r w:rsidRPr="00794639">
                <w:delText>2</w:delText>
              </w:r>
              <w:bookmarkStart w:id="14935" w:name="_Toc531013015"/>
              <w:bookmarkStart w:id="14936" w:name="_Toc531077308"/>
              <w:bookmarkStart w:id="14937" w:name="_Toc531078599"/>
              <w:bookmarkStart w:id="14938" w:name="_Toc531079903"/>
              <w:bookmarkStart w:id="14939" w:name="_Toc531701800"/>
              <w:bookmarkEnd w:id="14935"/>
              <w:bookmarkEnd w:id="14936"/>
              <w:bookmarkEnd w:id="14937"/>
              <w:bookmarkEnd w:id="14938"/>
              <w:bookmarkEnd w:id="14939"/>
            </w:del>
          </w:p>
        </w:tc>
        <w:tc>
          <w:tcPr>
            <w:tcW w:w="7560" w:type="dxa"/>
            <w:vAlign w:val="top"/>
          </w:tcPr>
          <w:p w14:paraId="364D7070" w14:textId="77777777" w:rsidR="001B2A26" w:rsidRPr="00794639" w:rsidRDefault="001B2A26" w:rsidP="00166AF3">
            <w:pPr>
              <w:pStyle w:val="TableBody"/>
              <w:rPr>
                <w:del w:id="14940" w:author="Sevan Sirapian [2]" w:date="2018-11-26T11:12:00Z"/>
              </w:rPr>
            </w:pPr>
            <w:del w:id="14941" w:author="Sevan Sirapian [2]" w:date="2018-11-26T11:12:00Z">
              <w:r w:rsidRPr="00794639">
                <w:delText>MN_MISTYPED_RES_PARAMETER</w:delText>
              </w:r>
              <w:bookmarkStart w:id="14942" w:name="_Toc531013016"/>
              <w:bookmarkStart w:id="14943" w:name="_Toc531077309"/>
              <w:bookmarkStart w:id="14944" w:name="_Toc531078600"/>
              <w:bookmarkStart w:id="14945" w:name="_Toc531079904"/>
              <w:bookmarkStart w:id="14946" w:name="_Toc531701801"/>
              <w:bookmarkEnd w:id="14942"/>
              <w:bookmarkEnd w:id="14943"/>
              <w:bookmarkEnd w:id="14944"/>
              <w:bookmarkEnd w:id="14945"/>
              <w:bookmarkEnd w:id="14946"/>
            </w:del>
          </w:p>
        </w:tc>
        <w:bookmarkStart w:id="14947" w:name="_Toc531013017"/>
        <w:bookmarkStart w:id="14948" w:name="_Toc531077310"/>
        <w:bookmarkStart w:id="14949" w:name="_Toc531078601"/>
        <w:bookmarkStart w:id="14950" w:name="_Toc531079905"/>
        <w:bookmarkStart w:id="14951" w:name="_Toc531701802"/>
        <w:bookmarkEnd w:id="14947"/>
        <w:bookmarkEnd w:id="14948"/>
        <w:bookmarkEnd w:id="14949"/>
        <w:bookmarkEnd w:id="14950"/>
        <w:bookmarkEnd w:id="14951"/>
      </w:tr>
    </w:tbl>
    <w:p w14:paraId="35ADC1E9" w14:textId="77777777" w:rsidR="001B2A26" w:rsidRPr="00794639" w:rsidRDefault="001B2A26" w:rsidP="001B2A26">
      <w:pPr>
        <w:pStyle w:val="TableCaption"/>
        <w:rPr>
          <w:del w:id="14952" w:author="Sevan Sirapian [2]" w:date="2018-11-26T11:12:00Z"/>
        </w:rPr>
      </w:pPr>
      <w:bookmarkStart w:id="14953" w:name="_Toc486251871"/>
      <w:bookmarkStart w:id="14954" w:name="_Toc530994538"/>
      <w:del w:id="14955" w:author="Sevan Sirapian [2]" w:date="2018-11-26T11:12:00Z">
        <w:r w:rsidRPr="00794639">
          <w:rPr>
            <w:rFonts w:eastAsiaTheme="minorEastAsia"/>
          </w:rPr>
          <w:delText>Tag 131 MN_RETURN_ERROR_PROBLEM with Causes</w:delText>
        </w:r>
        <w:bookmarkStart w:id="14956" w:name="_Toc531013018"/>
        <w:bookmarkStart w:id="14957" w:name="_Toc531077311"/>
        <w:bookmarkStart w:id="14958" w:name="_Toc531078602"/>
        <w:bookmarkStart w:id="14959" w:name="_Toc531079906"/>
        <w:bookmarkStart w:id="14960" w:name="_Toc531701803"/>
        <w:bookmarkEnd w:id="14953"/>
        <w:bookmarkEnd w:id="14954"/>
        <w:bookmarkEnd w:id="14956"/>
        <w:bookmarkEnd w:id="14957"/>
        <w:bookmarkEnd w:id="14958"/>
        <w:bookmarkEnd w:id="14959"/>
        <w:bookmarkEnd w:id="14960"/>
      </w:del>
    </w:p>
    <w:tbl>
      <w:tblPr>
        <w:tblStyle w:val="TableSWI"/>
        <w:tblW w:w="8997" w:type="dxa"/>
        <w:tblLayout w:type="fixed"/>
        <w:tblLook w:val="04A0" w:firstRow="1" w:lastRow="0" w:firstColumn="1" w:lastColumn="0" w:noHBand="0" w:noVBand="1"/>
      </w:tblPr>
      <w:tblGrid>
        <w:gridCol w:w="1437"/>
        <w:gridCol w:w="7560"/>
      </w:tblGrid>
      <w:tr w:rsidR="001B2A26" w:rsidRPr="00794639" w14:paraId="0A6202AC" w14:textId="77777777" w:rsidTr="00953CD3">
        <w:trPr>
          <w:cnfStyle w:val="100000000000" w:firstRow="1" w:lastRow="0" w:firstColumn="0" w:lastColumn="0" w:oddVBand="0" w:evenVBand="0" w:oddHBand="0" w:evenHBand="0" w:firstRowFirstColumn="0" w:firstRowLastColumn="0" w:lastRowFirstColumn="0" w:lastRowLastColumn="0"/>
          <w:del w:id="14961" w:author="Sevan Sirapian [2]" w:date="2018-11-26T11:12:00Z"/>
        </w:trPr>
        <w:tc>
          <w:tcPr>
            <w:tcW w:w="1437" w:type="dxa"/>
          </w:tcPr>
          <w:p w14:paraId="65F4DC63" w14:textId="77777777" w:rsidR="001B2A26" w:rsidRPr="00794639" w:rsidRDefault="001B2A26" w:rsidP="00166AF3">
            <w:pPr>
              <w:pStyle w:val="TableColumnHead"/>
              <w:spacing w:before="144" w:after="144"/>
              <w:rPr>
                <w:del w:id="14962" w:author="Sevan Sirapian [2]" w:date="2018-11-26T11:12:00Z"/>
              </w:rPr>
            </w:pPr>
            <w:del w:id="14963" w:author="Sevan Sirapian [2]" w:date="2018-11-26T11:12:00Z">
              <w:r w:rsidRPr="00794639">
                <w:rPr>
                  <w:snapToGrid w:val="0"/>
                </w:rPr>
                <w:delText>&lt;cause&gt;</w:delText>
              </w:r>
              <w:bookmarkStart w:id="14964" w:name="_Toc531013019"/>
              <w:bookmarkStart w:id="14965" w:name="_Toc531077312"/>
              <w:bookmarkStart w:id="14966" w:name="_Toc531078603"/>
              <w:bookmarkStart w:id="14967" w:name="_Toc531079907"/>
              <w:bookmarkStart w:id="14968" w:name="_Toc531701804"/>
              <w:bookmarkEnd w:id="14964"/>
              <w:bookmarkEnd w:id="14965"/>
              <w:bookmarkEnd w:id="14966"/>
              <w:bookmarkEnd w:id="14967"/>
              <w:bookmarkEnd w:id="14968"/>
            </w:del>
          </w:p>
        </w:tc>
        <w:tc>
          <w:tcPr>
            <w:tcW w:w="7560" w:type="dxa"/>
          </w:tcPr>
          <w:p w14:paraId="7DB7AC82" w14:textId="77777777" w:rsidR="001B2A26" w:rsidRPr="00794639" w:rsidRDefault="001B2A26" w:rsidP="00166AF3">
            <w:pPr>
              <w:pStyle w:val="TableColumnHead"/>
              <w:spacing w:before="144" w:after="144"/>
              <w:rPr>
                <w:del w:id="14969" w:author="Sevan Sirapian [2]" w:date="2018-11-26T11:12:00Z"/>
              </w:rPr>
            </w:pPr>
            <w:del w:id="14970" w:author="Sevan Sirapian [2]" w:date="2018-11-26T11:12:00Z">
              <w:r w:rsidRPr="00794639">
                <w:rPr>
                  <w:snapToGrid w:val="0"/>
                </w:rPr>
                <w:delText>&lt;description&gt;</w:delText>
              </w:r>
              <w:bookmarkStart w:id="14971" w:name="_Toc531013020"/>
              <w:bookmarkStart w:id="14972" w:name="_Toc531077313"/>
              <w:bookmarkStart w:id="14973" w:name="_Toc531078604"/>
              <w:bookmarkStart w:id="14974" w:name="_Toc531079908"/>
              <w:bookmarkStart w:id="14975" w:name="_Toc531701805"/>
              <w:bookmarkEnd w:id="14971"/>
              <w:bookmarkEnd w:id="14972"/>
              <w:bookmarkEnd w:id="14973"/>
              <w:bookmarkEnd w:id="14974"/>
              <w:bookmarkEnd w:id="14975"/>
            </w:del>
          </w:p>
        </w:tc>
        <w:bookmarkStart w:id="14976" w:name="_Toc531013021"/>
        <w:bookmarkStart w:id="14977" w:name="_Toc531077314"/>
        <w:bookmarkStart w:id="14978" w:name="_Toc531078605"/>
        <w:bookmarkStart w:id="14979" w:name="_Toc531079909"/>
        <w:bookmarkStart w:id="14980" w:name="_Toc531701806"/>
        <w:bookmarkEnd w:id="14976"/>
        <w:bookmarkEnd w:id="14977"/>
        <w:bookmarkEnd w:id="14978"/>
        <w:bookmarkEnd w:id="14979"/>
        <w:bookmarkEnd w:id="14980"/>
      </w:tr>
      <w:tr w:rsidR="001B2A26" w:rsidRPr="00794639" w14:paraId="080C690F" w14:textId="77777777" w:rsidTr="00953CD3">
        <w:trPr>
          <w:del w:id="14981" w:author="Sevan Sirapian [2]" w:date="2018-11-26T11:12:00Z"/>
        </w:trPr>
        <w:tc>
          <w:tcPr>
            <w:tcW w:w="1437" w:type="dxa"/>
            <w:vAlign w:val="top"/>
          </w:tcPr>
          <w:p w14:paraId="6D0D354E" w14:textId="77777777" w:rsidR="001B2A26" w:rsidRPr="00794639" w:rsidRDefault="001B2A26" w:rsidP="00166AF3">
            <w:pPr>
              <w:pStyle w:val="TableBody"/>
              <w:rPr>
                <w:del w:id="14982" w:author="Sevan Sirapian [2]" w:date="2018-11-26T11:12:00Z"/>
              </w:rPr>
            </w:pPr>
            <w:del w:id="14983" w:author="Sevan Sirapian [2]" w:date="2018-11-26T11:12:00Z">
              <w:r w:rsidRPr="00794639">
                <w:delText>0</w:delText>
              </w:r>
              <w:bookmarkStart w:id="14984" w:name="_Toc531013022"/>
              <w:bookmarkStart w:id="14985" w:name="_Toc531077315"/>
              <w:bookmarkStart w:id="14986" w:name="_Toc531078606"/>
              <w:bookmarkStart w:id="14987" w:name="_Toc531079910"/>
              <w:bookmarkStart w:id="14988" w:name="_Toc531701807"/>
              <w:bookmarkEnd w:id="14984"/>
              <w:bookmarkEnd w:id="14985"/>
              <w:bookmarkEnd w:id="14986"/>
              <w:bookmarkEnd w:id="14987"/>
              <w:bookmarkEnd w:id="14988"/>
            </w:del>
          </w:p>
        </w:tc>
        <w:tc>
          <w:tcPr>
            <w:tcW w:w="7560" w:type="dxa"/>
            <w:vAlign w:val="top"/>
          </w:tcPr>
          <w:p w14:paraId="2EC2F3B6" w14:textId="77777777" w:rsidR="001B2A26" w:rsidRPr="00794639" w:rsidRDefault="001B2A26" w:rsidP="00166AF3">
            <w:pPr>
              <w:pStyle w:val="TableBody"/>
              <w:rPr>
                <w:del w:id="14989" w:author="Sevan Sirapian [2]" w:date="2018-11-26T11:12:00Z"/>
              </w:rPr>
            </w:pPr>
            <w:del w:id="14990" w:author="Sevan Sirapian [2]" w:date="2018-11-26T11:12:00Z">
              <w:r w:rsidRPr="00794639">
                <w:delText>MN_UNRECOGNIZED_ERROR_INVOKE_ID</w:delText>
              </w:r>
              <w:bookmarkStart w:id="14991" w:name="_Toc531013023"/>
              <w:bookmarkStart w:id="14992" w:name="_Toc531077316"/>
              <w:bookmarkStart w:id="14993" w:name="_Toc531078607"/>
              <w:bookmarkStart w:id="14994" w:name="_Toc531079911"/>
              <w:bookmarkStart w:id="14995" w:name="_Toc531701808"/>
              <w:bookmarkEnd w:id="14991"/>
              <w:bookmarkEnd w:id="14992"/>
              <w:bookmarkEnd w:id="14993"/>
              <w:bookmarkEnd w:id="14994"/>
              <w:bookmarkEnd w:id="14995"/>
            </w:del>
          </w:p>
        </w:tc>
        <w:bookmarkStart w:id="14996" w:name="_Toc531013024"/>
        <w:bookmarkStart w:id="14997" w:name="_Toc531077317"/>
        <w:bookmarkStart w:id="14998" w:name="_Toc531078608"/>
        <w:bookmarkStart w:id="14999" w:name="_Toc531079912"/>
        <w:bookmarkStart w:id="15000" w:name="_Toc531701809"/>
        <w:bookmarkEnd w:id="14996"/>
        <w:bookmarkEnd w:id="14997"/>
        <w:bookmarkEnd w:id="14998"/>
        <w:bookmarkEnd w:id="14999"/>
        <w:bookmarkEnd w:id="15000"/>
      </w:tr>
      <w:tr w:rsidR="001B2A26" w:rsidRPr="00794639" w14:paraId="63226C10" w14:textId="77777777" w:rsidTr="00953CD3">
        <w:trPr>
          <w:del w:id="15001" w:author="Sevan Sirapian [2]" w:date="2018-11-26T11:12:00Z"/>
        </w:trPr>
        <w:tc>
          <w:tcPr>
            <w:tcW w:w="1437" w:type="dxa"/>
            <w:vAlign w:val="top"/>
          </w:tcPr>
          <w:p w14:paraId="5F27130E" w14:textId="77777777" w:rsidR="001B2A26" w:rsidRPr="00794639" w:rsidRDefault="001B2A26" w:rsidP="00166AF3">
            <w:pPr>
              <w:pStyle w:val="TableBody"/>
              <w:rPr>
                <w:del w:id="15002" w:author="Sevan Sirapian [2]" w:date="2018-11-26T11:12:00Z"/>
              </w:rPr>
            </w:pPr>
            <w:del w:id="15003" w:author="Sevan Sirapian [2]" w:date="2018-11-26T11:12:00Z">
              <w:r w:rsidRPr="00794639">
                <w:delText>1</w:delText>
              </w:r>
              <w:bookmarkStart w:id="15004" w:name="_Toc531013025"/>
              <w:bookmarkStart w:id="15005" w:name="_Toc531077318"/>
              <w:bookmarkStart w:id="15006" w:name="_Toc531078609"/>
              <w:bookmarkStart w:id="15007" w:name="_Toc531079913"/>
              <w:bookmarkStart w:id="15008" w:name="_Toc531701810"/>
              <w:bookmarkEnd w:id="15004"/>
              <w:bookmarkEnd w:id="15005"/>
              <w:bookmarkEnd w:id="15006"/>
              <w:bookmarkEnd w:id="15007"/>
              <w:bookmarkEnd w:id="15008"/>
            </w:del>
          </w:p>
        </w:tc>
        <w:tc>
          <w:tcPr>
            <w:tcW w:w="7560" w:type="dxa"/>
            <w:vAlign w:val="top"/>
          </w:tcPr>
          <w:p w14:paraId="7912D92C" w14:textId="77777777" w:rsidR="001B2A26" w:rsidRPr="00794639" w:rsidRDefault="001B2A26" w:rsidP="00166AF3">
            <w:pPr>
              <w:pStyle w:val="TableBody"/>
              <w:rPr>
                <w:del w:id="15009" w:author="Sevan Sirapian [2]" w:date="2018-11-26T11:12:00Z"/>
              </w:rPr>
            </w:pPr>
            <w:del w:id="15010" w:author="Sevan Sirapian [2]" w:date="2018-11-26T11:12:00Z">
              <w:r w:rsidRPr="00794639">
                <w:delText>MN_RETURN_ERROR_UNEXPECTED</w:delText>
              </w:r>
              <w:bookmarkStart w:id="15011" w:name="_Toc531013026"/>
              <w:bookmarkStart w:id="15012" w:name="_Toc531077319"/>
              <w:bookmarkStart w:id="15013" w:name="_Toc531078610"/>
              <w:bookmarkStart w:id="15014" w:name="_Toc531079914"/>
              <w:bookmarkStart w:id="15015" w:name="_Toc531701811"/>
              <w:bookmarkEnd w:id="15011"/>
              <w:bookmarkEnd w:id="15012"/>
              <w:bookmarkEnd w:id="15013"/>
              <w:bookmarkEnd w:id="15014"/>
              <w:bookmarkEnd w:id="15015"/>
            </w:del>
          </w:p>
        </w:tc>
        <w:bookmarkStart w:id="15016" w:name="_Toc531013027"/>
        <w:bookmarkStart w:id="15017" w:name="_Toc531077320"/>
        <w:bookmarkStart w:id="15018" w:name="_Toc531078611"/>
        <w:bookmarkStart w:id="15019" w:name="_Toc531079915"/>
        <w:bookmarkStart w:id="15020" w:name="_Toc531701812"/>
        <w:bookmarkEnd w:id="15016"/>
        <w:bookmarkEnd w:id="15017"/>
        <w:bookmarkEnd w:id="15018"/>
        <w:bookmarkEnd w:id="15019"/>
        <w:bookmarkEnd w:id="15020"/>
      </w:tr>
      <w:tr w:rsidR="001B2A26" w:rsidRPr="00794639" w14:paraId="383E2A7F" w14:textId="77777777" w:rsidTr="00953CD3">
        <w:trPr>
          <w:del w:id="15021" w:author="Sevan Sirapian [2]" w:date="2018-11-26T11:12:00Z"/>
        </w:trPr>
        <w:tc>
          <w:tcPr>
            <w:tcW w:w="1437" w:type="dxa"/>
            <w:vAlign w:val="top"/>
          </w:tcPr>
          <w:p w14:paraId="3A987E0D" w14:textId="77777777" w:rsidR="001B2A26" w:rsidRPr="00794639" w:rsidRDefault="001B2A26" w:rsidP="00166AF3">
            <w:pPr>
              <w:pStyle w:val="TableBody"/>
              <w:rPr>
                <w:del w:id="15022" w:author="Sevan Sirapian [2]" w:date="2018-11-26T11:12:00Z"/>
              </w:rPr>
            </w:pPr>
            <w:del w:id="15023" w:author="Sevan Sirapian [2]" w:date="2018-11-26T11:12:00Z">
              <w:r w:rsidRPr="00794639">
                <w:delText>2</w:delText>
              </w:r>
              <w:bookmarkStart w:id="15024" w:name="_Toc531013028"/>
              <w:bookmarkStart w:id="15025" w:name="_Toc531077321"/>
              <w:bookmarkStart w:id="15026" w:name="_Toc531078612"/>
              <w:bookmarkStart w:id="15027" w:name="_Toc531079916"/>
              <w:bookmarkStart w:id="15028" w:name="_Toc531701813"/>
              <w:bookmarkEnd w:id="15024"/>
              <w:bookmarkEnd w:id="15025"/>
              <w:bookmarkEnd w:id="15026"/>
              <w:bookmarkEnd w:id="15027"/>
              <w:bookmarkEnd w:id="15028"/>
            </w:del>
          </w:p>
        </w:tc>
        <w:tc>
          <w:tcPr>
            <w:tcW w:w="7560" w:type="dxa"/>
            <w:vAlign w:val="top"/>
          </w:tcPr>
          <w:p w14:paraId="07288335" w14:textId="77777777" w:rsidR="001B2A26" w:rsidRPr="00794639" w:rsidRDefault="001B2A26" w:rsidP="00166AF3">
            <w:pPr>
              <w:pStyle w:val="TableBody"/>
              <w:rPr>
                <w:del w:id="15029" w:author="Sevan Sirapian [2]" w:date="2018-11-26T11:12:00Z"/>
              </w:rPr>
            </w:pPr>
            <w:del w:id="15030" w:author="Sevan Sirapian [2]" w:date="2018-11-26T11:12:00Z">
              <w:r w:rsidRPr="00794639">
                <w:delText>MN_UNRECOGNIZED_ERROR</w:delText>
              </w:r>
              <w:bookmarkStart w:id="15031" w:name="_Toc531013029"/>
              <w:bookmarkStart w:id="15032" w:name="_Toc531077322"/>
              <w:bookmarkStart w:id="15033" w:name="_Toc531078613"/>
              <w:bookmarkStart w:id="15034" w:name="_Toc531079917"/>
              <w:bookmarkStart w:id="15035" w:name="_Toc531701814"/>
              <w:bookmarkEnd w:id="15031"/>
              <w:bookmarkEnd w:id="15032"/>
              <w:bookmarkEnd w:id="15033"/>
              <w:bookmarkEnd w:id="15034"/>
              <w:bookmarkEnd w:id="15035"/>
            </w:del>
          </w:p>
        </w:tc>
        <w:bookmarkStart w:id="15036" w:name="_Toc531013030"/>
        <w:bookmarkStart w:id="15037" w:name="_Toc531077323"/>
        <w:bookmarkStart w:id="15038" w:name="_Toc531078614"/>
        <w:bookmarkStart w:id="15039" w:name="_Toc531079918"/>
        <w:bookmarkStart w:id="15040" w:name="_Toc531701815"/>
        <w:bookmarkEnd w:id="15036"/>
        <w:bookmarkEnd w:id="15037"/>
        <w:bookmarkEnd w:id="15038"/>
        <w:bookmarkEnd w:id="15039"/>
        <w:bookmarkEnd w:id="15040"/>
      </w:tr>
      <w:tr w:rsidR="001B2A26" w:rsidRPr="00794639" w14:paraId="169F6F9E" w14:textId="77777777" w:rsidTr="00953CD3">
        <w:trPr>
          <w:del w:id="15041" w:author="Sevan Sirapian [2]" w:date="2018-11-26T11:12:00Z"/>
        </w:trPr>
        <w:tc>
          <w:tcPr>
            <w:tcW w:w="1437" w:type="dxa"/>
            <w:vAlign w:val="top"/>
          </w:tcPr>
          <w:p w14:paraId="43F1245A" w14:textId="77777777" w:rsidR="001B2A26" w:rsidRPr="00794639" w:rsidRDefault="001B2A26" w:rsidP="00166AF3">
            <w:pPr>
              <w:pStyle w:val="TableBody"/>
              <w:rPr>
                <w:del w:id="15042" w:author="Sevan Sirapian [2]" w:date="2018-11-26T11:12:00Z"/>
              </w:rPr>
            </w:pPr>
            <w:del w:id="15043" w:author="Sevan Sirapian [2]" w:date="2018-11-26T11:12:00Z">
              <w:r w:rsidRPr="00794639">
                <w:delText>3</w:delText>
              </w:r>
              <w:bookmarkStart w:id="15044" w:name="_Toc531013031"/>
              <w:bookmarkStart w:id="15045" w:name="_Toc531077324"/>
              <w:bookmarkStart w:id="15046" w:name="_Toc531078615"/>
              <w:bookmarkStart w:id="15047" w:name="_Toc531079919"/>
              <w:bookmarkStart w:id="15048" w:name="_Toc531701816"/>
              <w:bookmarkEnd w:id="15044"/>
              <w:bookmarkEnd w:id="15045"/>
              <w:bookmarkEnd w:id="15046"/>
              <w:bookmarkEnd w:id="15047"/>
              <w:bookmarkEnd w:id="15048"/>
            </w:del>
          </w:p>
        </w:tc>
        <w:tc>
          <w:tcPr>
            <w:tcW w:w="7560" w:type="dxa"/>
            <w:vAlign w:val="top"/>
          </w:tcPr>
          <w:p w14:paraId="150C5ED9" w14:textId="77777777" w:rsidR="001B2A26" w:rsidRPr="00794639" w:rsidRDefault="001B2A26" w:rsidP="00166AF3">
            <w:pPr>
              <w:pStyle w:val="TableBody"/>
              <w:rPr>
                <w:del w:id="15049" w:author="Sevan Sirapian [2]" w:date="2018-11-26T11:12:00Z"/>
              </w:rPr>
            </w:pPr>
            <w:del w:id="15050" w:author="Sevan Sirapian [2]" w:date="2018-11-26T11:12:00Z">
              <w:r w:rsidRPr="00794639">
                <w:delText>MN_UNEXPECTED_ERROR</w:delText>
              </w:r>
              <w:bookmarkStart w:id="15051" w:name="_Toc531013032"/>
              <w:bookmarkStart w:id="15052" w:name="_Toc531077325"/>
              <w:bookmarkStart w:id="15053" w:name="_Toc531078616"/>
              <w:bookmarkStart w:id="15054" w:name="_Toc531079920"/>
              <w:bookmarkStart w:id="15055" w:name="_Toc531701817"/>
              <w:bookmarkEnd w:id="15051"/>
              <w:bookmarkEnd w:id="15052"/>
              <w:bookmarkEnd w:id="15053"/>
              <w:bookmarkEnd w:id="15054"/>
              <w:bookmarkEnd w:id="15055"/>
            </w:del>
          </w:p>
        </w:tc>
        <w:bookmarkStart w:id="15056" w:name="_Toc531013033"/>
        <w:bookmarkStart w:id="15057" w:name="_Toc531077326"/>
        <w:bookmarkStart w:id="15058" w:name="_Toc531078617"/>
        <w:bookmarkStart w:id="15059" w:name="_Toc531079921"/>
        <w:bookmarkStart w:id="15060" w:name="_Toc531701818"/>
        <w:bookmarkEnd w:id="15056"/>
        <w:bookmarkEnd w:id="15057"/>
        <w:bookmarkEnd w:id="15058"/>
        <w:bookmarkEnd w:id="15059"/>
        <w:bookmarkEnd w:id="15060"/>
      </w:tr>
      <w:tr w:rsidR="001B2A26" w:rsidRPr="00794639" w14:paraId="31F129FC" w14:textId="77777777" w:rsidTr="00953CD3">
        <w:trPr>
          <w:del w:id="15061" w:author="Sevan Sirapian [2]" w:date="2018-11-26T11:12:00Z"/>
        </w:trPr>
        <w:tc>
          <w:tcPr>
            <w:tcW w:w="1437" w:type="dxa"/>
            <w:vAlign w:val="top"/>
          </w:tcPr>
          <w:p w14:paraId="7D89D07E" w14:textId="77777777" w:rsidR="001B2A26" w:rsidRPr="00794639" w:rsidRDefault="001B2A26" w:rsidP="00166AF3">
            <w:pPr>
              <w:pStyle w:val="TableBody"/>
              <w:rPr>
                <w:del w:id="15062" w:author="Sevan Sirapian [2]" w:date="2018-11-26T11:12:00Z"/>
              </w:rPr>
            </w:pPr>
            <w:del w:id="15063" w:author="Sevan Sirapian [2]" w:date="2018-11-26T11:12:00Z">
              <w:r w:rsidRPr="00794639">
                <w:delText>4</w:delText>
              </w:r>
              <w:bookmarkStart w:id="15064" w:name="_Toc531013034"/>
              <w:bookmarkStart w:id="15065" w:name="_Toc531077327"/>
              <w:bookmarkStart w:id="15066" w:name="_Toc531078618"/>
              <w:bookmarkStart w:id="15067" w:name="_Toc531079922"/>
              <w:bookmarkStart w:id="15068" w:name="_Toc531701819"/>
              <w:bookmarkEnd w:id="15064"/>
              <w:bookmarkEnd w:id="15065"/>
              <w:bookmarkEnd w:id="15066"/>
              <w:bookmarkEnd w:id="15067"/>
              <w:bookmarkEnd w:id="15068"/>
            </w:del>
          </w:p>
        </w:tc>
        <w:tc>
          <w:tcPr>
            <w:tcW w:w="7560" w:type="dxa"/>
            <w:vAlign w:val="top"/>
          </w:tcPr>
          <w:p w14:paraId="2B1078A5" w14:textId="77777777" w:rsidR="001B2A26" w:rsidRPr="00794639" w:rsidRDefault="001B2A26" w:rsidP="00166AF3">
            <w:pPr>
              <w:pStyle w:val="TableBody"/>
              <w:rPr>
                <w:del w:id="15069" w:author="Sevan Sirapian [2]" w:date="2018-11-26T11:12:00Z"/>
              </w:rPr>
            </w:pPr>
            <w:del w:id="15070" w:author="Sevan Sirapian [2]" w:date="2018-11-26T11:12:00Z">
              <w:r w:rsidRPr="00794639">
                <w:delText>MN_MISTYPED_ERROR_PARAMETER</w:delText>
              </w:r>
              <w:bookmarkStart w:id="15071" w:name="_Toc531013035"/>
              <w:bookmarkStart w:id="15072" w:name="_Toc531077328"/>
              <w:bookmarkStart w:id="15073" w:name="_Toc531078619"/>
              <w:bookmarkStart w:id="15074" w:name="_Toc531079923"/>
              <w:bookmarkStart w:id="15075" w:name="_Toc531701820"/>
              <w:bookmarkEnd w:id="15071"/>
              <w:bookmarkEnd w:id="15072"/>
              <w:bookmarkEnd w:id="15073"/>
              <w:bookmarkEnd w:id="15074"/>
              <w:bookmarkEnd w:id="15075"/>
            </w:del>
          </w:p>
        </w:tc>
        <w:bookmarkStart w:id="15076" w:name="_Toc531013036"/>
        <w:bookmarkStart w:id="15077" w:name="_Toc531077329"/>
        <w:bookmarkStart w:id="15078" w:name="_Toc531078620"/>
        <w:bookmarkStart w:id="15079" w:name="_Toc531079924"/>
        <w:bookmarkStart w:id="15080" w:name="_Toc531701821"/>
        <w:bookmarkEnd w:id="15076"/>
        <w:bookmarkEnd w:id="15077"/>
        <w:bookmarkEnd w:id="15078"/>
        <w:bookmarkEnd w:id="15079"/>
        <w:bookmarkEnd w:id="15080"/>
      </w:tr>
    </w:tbl>
    <w:p w14:paraId="1201C135" w14:textId="7EDB4C9C" w:rsidR="001B2A26" w:rsidRPr="00794639" w:rsidRDefault="001B2A26" w:rsidP="0059466D">
      <w:pPr>
        <w:pStyle w:val="Heading3"/>
      </w:pPr>
      <w:bookmarkStart w:id="15081" w:name="_Toc486251842"/>
      <w:bookmarkStart w:id="15082" w:name="_Ref489346132"/>
      <w:bookmarkStart w:id="15083" w:name="_Ref489346134"/>
      <w:bookmarkStart w:id="15084" w:name="_Toc531701822"/>
      <w:r w:rsidRPr="00794639">
        <w:t xml:space="preserve">CMS Error </w:t>
      </w:r>
      <w:bookmarkEnd w:id="9517"/>
      <w:bookmarkEnd w:id="9518"/>
      <w:bookmarkEnd w:id="9519"/>
      <w:bookmarkEnd w:id="9520"/>
      <w:bookmarkEnd w:id="9521"/>
      <w:r w:rsidRPr="00794639">
        <w:t>Codes</w:t>
      </w:r>
      <w:bookmarkEnd w:id="15081"/>
      <w:bookmarkEnd w:id="15082"/>
      <w:bookmarkEnd w:id="15083"/>
      <w:bookmarkEnd w:id="15084"/>
    </w:p>
    <w:tbl>
      <w:tblPr>
        <w:tblStyle w:val="TableSWI"/>
        <w:tblW w:w="8997" w:type="dxa"/>
        <w:tblLayout w:type="fixed"/>
        <w:tblLook w:val="04A0" w:firstRow="1" w:lastRow="0" w:firstColumn="1" w:lastColumn="0" w:noHBand="0" w:noVBand="1"/>
      </w:tblPr>
      <w:tblGrid>
        <w:gridCol w:w="1437"/>
        <w:gridCol w:w="7560"/>
      </w:tblGrid>
      <w:tr w:rsidR="001B2A26" w:rsidRPr="00794639" w14:paraId="70487FE1" w14:textId="77777777" w:rsidTr="00953CD3">
        <w:trPr>
          <w:cnfStyle w:val="100000000000" w:firstRow="1" w:lastRow="0" w:firstColumn="0" w:lastColumn="0" w:oddVBand="0" w:evenVBand="0" w:oddHBand="0" w:evenHBand="0" w:firstRowFirstColumn="0" w:firstRowLastColumn="0" w:lastRowFirstColumn="0" w:lastRowLastColumn="0"/>
        </w:trPr>
        <w:tc>
          <w:tcPr>
            <w:tcW w:w="1437" w:type="dxa"/>
          </w:tcPr>
          <w:p w14:paraId="685DB6A3" w14:textId="77777777" w:rsidR="001B2A26" w:rsidRPr="00794639" w:rsidRDefault="001B2A26">
            <w:pPr>
              <w:pStyle w:val="TableRowHead"/>
              <w:spacing w:before="144" w:after="144"/>
              <w:rPr>
                <w:bCs w:val="0"/>
              </w:rPr>
            </w:pPr>
            <w:r w:rsidRPr="00794639">
              <w:rPr>
                <w:snapToGrid w:val="0"/>
              </w:rPr>
              <w:t>&lt;err&gt; Code</w:t>
            </w:r>
          </w:p>
        </w:tc>
        <w:tc>
          <w:tcPr>
            <w:tcW w:w="7560" w:type="dxa"/>
          </w:tcPr>
          <w:p w14:paraId="6E3487BE" w14:textId="77777777" w:rsidR="001B2A26" w:rsidRPr="00794639" w:rsidRDefault="001B2A26">
            <w:pPr>
              <w:pStyle w:val="TableRowHead"/>
              <w:spacing w:before="144" w:after="144"/>
              <w:rPr>
                <w:rFonts w:cs="Microsoft Sans Serif"/>
                <w:bCs w:val="0"/>
              </w:rPr>
            </w:pPr>
            <w:r w:rsidRPr="00794639">
              <w:rPr>
                <w:snapToGrid w:val="0"/>
              </w:rPr>
              <w:t>Meaning</w:t>
            </w:r>
          </w:p>
        </w:tc>
      </w:tr>
      <w:tr w:rsidR="001B2A26" w:rsidRPr="00794639" w14:paraId="11B23EBD" w14:textId="77777777" w:rsidTr="00953CD3">
        <w:tc>
          <w:tcPr>
            <w:tcW w:w="1437" w:type="dxa"/>
          </w:tcPr>
          <w:p w14:paraId="285EBE52" w14:textId="77777777" w:rsidR="001B2A26" w:rsidRPr="00794639" w:rsidRDefault="001B2A26" w:rsidP="00166AF3">
            <w:pPr>
              <w:pStyle w:val="TableBody"/>
              <w:keepNext/>
              <w:rPr>
                <w:b/>
                <w:snapToGrid w:val="0"/>
              </w:rPr>
            </w:pPr>
            <w:r w:rsidRPr="00794639">
              <w:rPr>
                <w:snapToGrid w:val="0"/>
              </w:rPr>
              <w:t>1</w:t>
            </w:r>
          </w:p>
        </w:tc>
        <w:tc>
          <w:tcPr>
            <w:tcW w:w="7560" w:type="dxa"/>
          </w:tcPr>
          <w:p w14:paraId="55B812B3" w14:textId="77777777" w:rsidR="001B2A26" w:rsidRPr="00794639" w:rsidRDefault="001B2A26" w:rsidP="00166AF3">
            <w:pPr>
              <w:pStyle w:val="TableBody"/>
              <w:keepNext/>
              <w:rPr>
                <w:snapToGrid w:val="0"/>
              </w:rPr>
            </w:pPr>
            <w:r w:rsidRPr="00794639">
              <w:rPr>
                <w:snapToGrid w:val="0"/>
              </w:rPr>
              <w:t>Unassigned (unallocated) number</w:t>
            </w:r>
          </w:p>
        </w:tc>
      </w:tr>
      <w:tr w:rsidR="001B2A26" w:rsidRPr="00794639" w14:paraId="64CCA360" w14:textId="77777777" w:rsidTr="00953CD3">
        <w:tc>
          <w:tcPr>
            <w:tcW w:w="1437" w:type="dxa"/>
          </w:tcPr>
          <w:p w14:paraId="7E1D86BD" w14:textId="77777777" w:rsidR="001B2A26" w:rsidRPr="00794639" w:rsidRDefault="001B2A26" w:rsidP="00166AF3">
            <w:pPr>
              <w:pStyle w:val="TableBody"/>
              <w:keepNext/>
              <w:rPr>
                <w:snapToGrid w:val="0"/>
              </w:rPr>
            </w:pPr>
            <w:r w:rsidRPr="00794639">
              <w:rPr>
                <w:snapToGrid w:val="0"/>
              </w:rPr>
              <w:t>8</w:t>
            </w:r>
          </w:p>
        </w:tc>
        <w:tc>
          <w:tcPr>
            <w:tcW w:w="7560" w:type="dxa"/>
          </w:tcPr>
          <w:p w14:paraId="4DC6F5B3" w14:textId="77777777" w:rsidR="001B2A26" w:rsidRPr="00794639" w:rsidRDefault="001B2A26" w:rsidP="00166AF3">
            <w:pPr>
              <w:pStyle w:val="TableBody"/>
              <w:keepNext/>
              <w:rPr>
                <w:snapToGrid w:val="0"/>
              </w:rPr>
            </w:pPr>
            <w:r w:rsidRPr="00794639">
              <w:rPr>
                <w:snapToGrid w:val="0"/>
              </w:rPr>
              <w:t>Operator determined barring</w:t>
            </w:r>
          </w:p>
        </w:tc>
      </w:tr>
      <w:tr w:rsidR="001B2A26" w:rsidRPr="00794639" w14:paraId="1E40348D" w14:textId="77777777" w:rsidTr="00953CD3">
        <w:tc>
          <w:tcPr>
            <w:tcW w:w="1437" w:type="dxa"/>
          </w:tcPr>
          <w:p w14:paraId="19A4816E" w14:textId="77777777" w:rsidR="001B2A26" w:rsidRPr="00794639" w:rsidRDefault="001B2A26" w:rsidP="00166AF3">
            <w:pPr>
              <w:pStyle w:val="TableBody"/>
              <w:rPr>
                <w:snapToGrid w:val="0"/>
              </w:rPr>
            </w:pPr>
            <w:r w:rsidRPr="00794639">
              <w:rPr>
                <w:snapToGrid w:val="0"/>
              </w:rPr>
              <w:t>10</w:t>
            </w:r>
          </w:p>
        </w:tc>
        <w:tc>
          <w:tcPr>
            <w:tcW w:w="7560" w:type="dxa"/>
          </w:tcPr>
          <w:p w14:paraId="57060D7C" w14:textId="77777777" w:rsidR="001B2A26" w:rsidRPr="00794639" w:rsidRDefault="001B2A26" w:rsidP="00166AF3">
            <w:pPr>
              <w:pStyle w:val="TableBody"/>
              <w:rPr>
                <w:snapToGrid w:val="0"/>
              </w:rPr>
            </w:pPr>
            <w:r w:rsidRPr="00794639">
              <w:rPr>
                <w:snapToGrid w:val="0"/>
              </w:rPr>
              <w:t>Call barred</w:t>
            </w:r>
          </w:p>
        </w:tc>
      </w:tr>
      <w:tr w:rsidR="001B2A26" w:rsidRPr="00794639" w14:paraId="3E114D4D" w14:textId="77777777" w:rsidTr="00953CD3">
        <w:tc>
          <w:tcPr>
            <w:tcW w:w="1437" w:type="dxa"/>
          </w:tcPr>
          <w:p w14:paraId="202CCB48" w14:textId="77777777" w:rsidR="001B2A26" w:rsidRPr="00794639" w:rsidRDefault="001B2A26" w:rsidP="00166AF3">
            <w:pPr>
              <w:pStyle w:val="TableBody"/>
            </w:pPr>
            <w:r w:rsidRPr="00794639">
              <w:t>21</w:t>
            </w:r>
          </w:p>
        </w:tc>
        <w:tc>
          <w:tcPr>
            <w:tcW w:w="7560" w:type="dxa"/>
          </w:tcPr>
          <w:p w14:paraId="717F5CA0" w14:textId="77777777" w:rsidR="001B2A26" w:rsidRPr="00794639" w:rsidRDefault="001B2A26" w:rsidP="00166AF3">
            <w:pPr>
              <w:pStyle w:val="TableBody"/>
            </w:pPr>
            <w:r w:rsidRPr="00794639">
              <w:rPr>
                <w:snapToGrid w:val="0"/>
              </w:rPr>
              <w:t>Short message transfer rejected</w:t>
            </w:r>
          </w:p>
        </w:tc>
      </w:tr>
      <w:tr w:rsidR="001B2A26" w:rsidRPr="00794639" w14:paraId="0C67A169" w14:textId="77777777" w:rsidTr="00953CD3">
        <w:tc>
          <w:tcPr>
            <w:tcW w:w="1437" w:type="dxa"/>
          </w:tcPr>
          <w:p w14:paraId="38CF6175" w14:textId="77777777" w:rsidR="001B2A26" w:rsidRPr="00794639" w:rsidRDefault="001B2A26" w:rsidP="00166AF3">
            <w:pPr>
              <w:pStyle w:val="TableBody"/>
            </w:pPr>
            <w:r w:rsidRPr="00794639">
              <w:t>27</w:t>
            </w:r>
          </w:p>
        </w:tc>
        <w:tc>
          <w:tcPr>
            <w:tcW w:w="7560" w:type="dxa"/>
          </w:tcPr>
          <w:p w14:paraId="06DAA138" w14:textId="77777777" w:rsidR="001B2A26" w:rsidRPr="00794639" w:rsidRDefault="001B2A26" w:rsidP="00166AF3">
            <w:pPr>
              <w:pStyle w:val="TableBody"/>
            </w:pPr>
            <w:r w:rsidRPr="00794639">
              <w:rPr>
                <w:snapToGrid w:val="0"/>
              </w:rPr>
              <w:t>Destination out of service</w:t>
            </w:r>
          </w:p>
        </w:tc>
      </w:tr>
      <w:tr w:rsidR="001B2A26" w:rsidRPr="00794639" w14:paraId="2BA1D5D8" w14:textId="77777777" w:rsidTr="00953CD3">
        <w:tc>
          <w:tcPr>
            <w:tcW w:w="1437" w:type="dxa"/>
          </w:tcPr>
          <w:p w14:paraId="7EA7F83B" w14:textId="77777777" w:rsidR="001B2A26" w:rsidRPr="00794639" w:rsidRDefault="001B2A26" w:rsidP="00166AF3">
            <w:pPr>
              <w:pStyle w:val="TableBody"/>
            </w:pPr>
            <w:r w:rsidRPr="00794639">
              <w:t>28</w:t>
            </w:r>
          </w:p>
        </w:tc>
        <w:tc>
          <w:tcPr>
            <w:tcW w:w="7560" w:type="dxa"/>
          </w:tcPr>
          <w:p w14:paraId="0CEAED64" w14:textId="77777777" w:rsidR="001B2A26" w:rsidRPr="00794639" w:rsidRDefault="001B2A26" w:rsidP="00166AF3">
            <w:pPr>
              <w:pStyle w:val="TableBody"/>
            </w:pPr>
            <w:r w:rsidRPr="00794639">
              <w:rPr>
                <w:snapToGrid w:val="0"/>
              </w:rPr>
              <w:t>Unidentified subscriber</w:t>
            </w:r>
          </w:p>
        </w:tc>
      </w:tr>
      <w:tr w:rsidR="001B2A26" w:rsidRPr="00794639" w14:paraId="7CDF9AFA" w14:textId="77777777" w:rsidTr="00953CD3">
        <w:tc>
          <w:tcPr>
            <w:tcW w:w="1437" w:type="dxa"/>
          </w:tcPr>
          <w:p w14:paraId="7A958200" w14:textId="77777777" w:rsidR="001B2A26" w:rsidRPr="00794639" w:rsidRDefault="001B2A26" w:rsidP="00166AF3">
            <w:pPr>
              <w:pStyle w:val="TableBody"/>
            </w:pPr>
            <w:r w:rsidRPr="00794639">
              <w:t>29</w:t>
            </w:r>
          </w:p>
        </w:tc>
        <w:tc>
          <w:tcPr>
            <w:tcW w:w="7560" w:type="dxa"/>
          </w:tcPr>
          <w:p w14:paraId="54A94597" w14:textId="77777777" w:rsidR="001B2A26" w:rsidRPr="00794639" w:rsidRDefault="001B2A26" w:rsidP="00166AF3">
            <w:pPr>
              <w:pStyle w:val="TableBody"/>
            </w:pPr>
            <w:r w:rsidRPr="00794639">
              <w:rPr>
                <w:snapToGrid w:val="0"/>
              </w:rPr>
              <w:t>Facility rejected</w:t>
            </w:r>
          </w:p>
        </w:tc>
      </w:tr>
      <w:tr w:rsidR="001B2A26" w:rsidRPr="00794639" w14:paraId="0839AF30" w14:textId="77777777" w:rsidTr="00953CD3">
        <w:tc>
          <w:tcPr>
            <w:tcW w:w="1437" w:type="dxa"/>
          </w:tcPr>
          <w:p w14:paraId="294962F5" w14:textId="77777777" w:rsidR="001B2A26" w:rsidRPr="00794639" w:rsidRDefault="001B2A26" w:rsidP="00166AF3">
            <w:pPr>
              <w:pStyle w:val="TableBody"/>
            </w:pPr>
            <w:r w:rsidRPr="00794639">
              <w:t>30</w:t>
            </w:r>
          </w:p>
        </w:tc>
        <w:tc>
          <w:tcPr>
            <w:tcW w:w="7560" w:type="dxa"/>
          </w:tcPr>
          <w:p w14:paraId="7F660779" w14:textId="77777777" w:rsidR="001B2A26" w:rsidRPr="00794639" w:rsidRDefault="001B2A26" w:rsidP="00166AF3">
            <w:pPr>
              <w:pStyle w:val="TableBody"/>
            </w:pPr>
            <w:r w:rsidRPr="00794639">
              <w:rPr>
                <w:snapToGrid w:val="0"/>
              </w:rPr>
              <w:t>Unknown subscriber</w:t>
            </w:r>
          </w:p>
        </w:tc>
      </w:tr>
      <w:tr w:rsidR="001B2A26" w:rsidRPr="00794639" w14:paraId="68F9EEA8" w14:textId="77777777" w:rsidTr="00953CD3">
        <w:tc>
          <w:tcPr>
            <w:tcW w:w="1437" w:type="dxa"/>
          </w:tcPr>
          <w:p w14:paraId="28026C3A" w14:textId="77777777" w:rsidR="001B2A26" w:rsidRPr="00794639" w:rsidRDefault="001B2A26" w:rsidP="00166AF3">
            <w:pPr>
              <w:pStyle w:val="TableBody"/>
            </w:pPr>
            <w:r w:rsidRPr="00794639">
              <w:t>38</w:t>
            </w:r>
          </w:p>
        </w:tc>
        <w:tc>
          <w:tcPr>
            <w:tcW w:w="7560" w:type="dxa"/>
          </w:tcPr>
          <w:p w14:paraId="7FFEB1DA" w14:textId="77777777" w:rsidR="001B2A26" w:rsidRPr="00794639" w:rsidRDefault="001B2A26" w:rsidP="00166AF3">
            <w:pPr>
              <w:pStyle w:val="TableBody"/>
            </w:pPr>
            <w:r w:rsidRPr="00794639">
              <w:rPr>
                <w:snapToGrid w:val="0"/>
              </w:rPr>
              <w:t>Network out of order</w:t>
            </w:r>
          </w:p>
        </w:tc>
      </w:tr>
      <w:tr w:rsidR="001B2A26" w:rsidRPr="00794639" w14:paraId="72B6751F" w14:textId="77777777" w:rsidTr="00953CD3">
        <w:tc>
          <w:tcPr>
            <w:tcW w:w="1437" w:type="dxa"/>
          </w:tcPr>
          <w:p w14:paraId="5745839D" w14:textId="77777777" w:rsidR="001B2A26" w:rsidRPr="00794639" w:rsidRDefault="001B2A26" w:rsidP="00166AF3">
            <w:pPr>
              <w:pStyle w:val="TableBody"/>
            </w:pPr>
            <w:r w:rsidRPr="00794639">
              <w:t>41</w:t>
            </w:r>
          </w:p>
        </w:tc>
        <w:tc>
          <w:tcPr>
            <w:tcW w:w="7560" w:type="dxa"/>
          </w:tcPr>
          <w:p w14:paraId="20D6FD0C" w14:textId="77777777" w:rsidR="001B2A26" w:rsidRPr="00794639" w:rsidRDefault="001B2A26" w:rsidP="00166AF3">
            <w:pPr>
              <w:pStyle w:val="TableBody"/>
            </w:pPr>
            <w:r w:rsidRPr="00794639">
              <w:rPr>
                <w:snapToGrid w:val="0"/>
              </w:rPr>
              <w:t>Temporary failure</w:t>
            </w:r>
          </w:p>
        </w:tc>
      </w:tr>
      <w:tr w:rsidR="001B2A26" w:rsidRPr="00794639" w14:paraId="22EF98C7" w14:textId="77777777" w:rsidTr="00953CD3">
        <w:tc>
          <w:tcPr>
            <w:tcW w:w="1437" w:type="dxa"/>
          </w:tcPr>
          <w:p w14:paraId="5CB81634" w14:textId="77777777" w:rsidR="001B2A26" w:rsidRPr="00794639" w:rsidRDefault="001B2A26" w:rsidP="00166AF3">
            <w:pPr>
              <w:pStyle w:val="TableBody"/>
            </w:pPr>
            <w:r w:rsidRPr="00794639">
              <w:t>42</w:t>
            </w:r>
          </w:p>
        </w:tc>
        <w:tc>
          <w:tcPr>
            <w:tcW w:w="7560" w:type="dxa"/>
          </w:tcPr>
          <w:p w14:paraId="1D38B11E" w14:textId="77777777" w:rsidR="001B2A26" w:rsidRPr="00794639" w:rsidRDefault="001B2A26" w:rsidP="00166AF3">
            <w:pPr>
              <w:pStyle w:val="TableBody"/>
            </w:pPr>
            <w:r w:rsidRPr="00794639">
              <w:rPr>
                <w:snapToGrid w:val="0"/>
              </w:rPr>
              <w:t>Congestion</w:t>
            </w:r>
          </w:p>
        </w:tc>
      </w:tr>
      <w:tr w:rsidR="001B2A26" w:rsidRPr="00794639" w14:paraId="7A8BED36" w14:textId="77777777" w:rsidTr="00953CD3">
        <w:tc>
          <w:tcPr>
            <w:tcW w:w="1437" w:type="dxa"/>
          </w:tcPr>
          <w:p w14:paraId="5CC4CBB4" w14:textId="77777777" w:rsidR="001B2A26" w:rsidRPr="00794639" w:rsidRDefault="001B2A26" w:rsidP="00166AF3">
            <w:pPr>
              <w:pStyle w:val="TableBody"/>
            </w:pPr>
            <w:r w:rsidRPr="00794639">
              <w:t>47</w:t>
            </w:r>
          </w:p>
        </w:tc>
        <w:tc>
          <w:tcPr>
            <w:tcW w:w="7560" w:type="dxa"/>
          </w:tcPr>
          <w:p w14:paraId="04C7A830" w14:textId="77777777" w:rsidR="001B2A26" w:rsidRPr="00794639" w:rsidRDefault="001B2A26" w:rsidP="00166AF3">
            <w:pPr>
              <w:pStyle w:val="TableBody"/>
            </w:pPr>
            <w:r w:rsidRPr="00794639">
              <w:rPr>
                <w:snapToGrid w:val="0"/>
              </w:rPr>
              <w:t>Resources unavailable, unspecified</w:t>
            </w:r>
          </w:p>
        </w:tc>
      </w:tr>
      <w:tr w:rsidR="001B2A26" w:rsidRPr="00794639" w14:paraId="5614ACB9" w14:textId="77777777" w:rsidTr="00953CD3">
        <w:tc>
          <w:tcPr>
            <w:tcW w:w="1437" w:type="dxa"/>
          </w:tcPr>
          <w:p w14:paraId="65181E29" w14:textId="77777777" w:rsidR="001B2A26" w:rsidRPr="00794639" w:rsidRDefault="001B2A26" w:rsidP="00166AF3">
            <w:pPr>
              <w:pStyle w:val="TableBody"/>
            </w:pPr>
            <w:r w:rsidRPr="00794639">
              <w:t>50</w:t>
            </w:r>
          </w:p>
        </w:tc>
        <w:tc>
          <w:tcPr>
            <w:tcW w:w="7560" w:type="dxa"/>
          </w:tcPr>
          <w:p w14:paraId="6949FA50" w14:textId="77777777" w:rsidR="001B2A26" w:rsidRPr="00794639" w:rsidRDefault="001B2A26" w:rsidP="00166AF3">
            <w:pPr>
              <w:pStyle w:val="TableBody"/>
            </w:pPr>
            <w:r w:rsidRPr="00794639">
              <w:rPr>
                <w:snapToGrid w:val="0"/>
              </w:rPr>
              <w:t>Requested facility not subscribed</w:t>
            </w:r>
          </w:p>
        </w:tc>
      </w:tr>
      <w:tr w:rsidR="001B2A26" w:rsidRPr="00794639" w14:paraId="5B21FA74" w14:textId="77777777" w:rsidTr="00953CD3">
        <w:tc>
          <w:tcPr>
            <w:tcW w:w="1437" w:type="dxa"/>
          </w:tcPr>
          <w:p w14:paraId="723310FE" w14:textId="77777777" w:rsidR="001B2A26" w:rsidRPr="00794639" w:rsidRDefault="001B2A26" w:rsidP="00166AF3">
            <w:pPr>
              <w:pStyle w:val="TableBody"/>
            </w:pPr>
            <w:r w:rsidRPr="00794639">
              <w:t>69</w:t>
            </w:r>
          </w:p>
        </w:tc>
        <w:tc>
          <w:tcPr>
            <w:tcW w:w="7560" w:type="dxa"/>
          </w:tcPr>
          <w:p w14:paraId="2C1FCDAC" w14:textId="77777777" w:rsidR="001B2A26" w:rsidRPr="00794639" w:rsidRDefault="001B2A26" w:rsidP="00166AF3">
            <w:pPr>
              <w:pStyle w:val="TableBody"/>
            </w:pPr>
            <w:r w:rsidRPr="00794639">
              <w:rPr>
                <w:snapToGrid w:val="0"/>
              </w:rPr>
              <w:t>Requested facility not implemented</w:t>
            </w:r>
          </w:p>
        </w:tc>
      </w:tr>
      <w:tr w:rsidR="001B2A26" w:rsidRPr="00794639" w14:paraId="36387EAF" w14:textId="77777777" w:rsidTr="00953CD3">
        <w:tc>
          <w:tcPr>
            <w:tcW w:w="1437" w:type="dxa"/>
          </w:tcPr>
          <w:p w14:paraId="41920C1B" w14:textId="77777777" w:rsidR="001B2A26" w:rsidRPr="00794639" w:rsidRDefault="001B2A26" w:rsidP="00166AF3">
            <w:pPr>
              <w:pStyle w:val="TableBody"/>
            </w:pPr>
            <w:r w:rsidRPr="00794639">
              <w:t>81</w:t>
            </w:r>
          </w:p>
        </w:tc>
        <w:tc>
          <w:tcPr>
            <w:tcW w:w="7560" w:type="dxa"/>
          </w:tcPr>
          <w:p w14:paraId="1AE74B17" w14:textId="77777777" w:rsidR="001B2A26" w:rsidRPr="00794639" w:rsidRDefault="001B2A26" w:rsidP="00166AF3">
            <w:pPr>
              <w:pStyle w:val="TableBody"/>
            </w:pPr>
            <w:r w:rsidRPr="00794639">
              <w:rPr>
                <w:snapToGrid w:val="0"/>
              </w:rPr>
              <w:t>Invalid short message transfer reference value</w:t>
            </w:r>
          </w:p>
        </w:tc>
      </w:tr>
      <w:tr w:rsidR="001B2A26" w:rsidRPr="00794639" w14:paraId="7D74B1B6" w14:textId="77777777" w:rsidTr="00953CD3">
        <w:tc>
          <w:tcPr>
            <w:tcW w:w="1437" w:type="dxa"/>
          </w:tcPr>
          <w:p w14:paraId="3060C46F" w14:textId="77777777" w:rsidR="001B2A26" w:rsidRPr="00794639" w:rsidRDefault="001B2A26" w:rsidP="00166AF3">
            <w:pPr>
              <w:pStyle w:val="TableBody"/>
            </w:pPr>
            <w:r w:rsidRPr="00794639">
              <w:t>95</w:t>
            </w:r>
          </w:p>
        </w:tc>
        <w:tc>
          <w:tcPr>
            <w:tcW w:w="7560" w:type="dxa"/>
          </w:tcPr>
          <w:p w14:paraId="0B5CAD65" w14:textId="77777777" w:rsidR="001B2A26" w:rsidRPr="00794639" w:rsidRDefault="001B2A26" w:rsidP="00166AF3">
            <w:pPr>
              <w:pStyle w:val="TableBody"/>
            </w:pPr>
            <w:r w:rsidRPr="00794639">
              <w:rPr>
                <w:snapToGrid w:val="0"/>
              </w:rPr>
              <w:t>Invalid message, unspecified</w:t>
            </w:r>
          </w:p>
        </w:tc>
      </w:tr>
      <w:tr w:rsidR="001B2A26" w:rsidRPr="00794639" w14:paraId="46E1E656" w14:textId="77777777" w:rsidTr="00953CD3">
        <w:tc>
          <w:tcPr>
            <w:tcW w:w="1437" w:type="dxa"/>
          </w:tcPr>
          <w:p w14:paraId="00D291E6" w14:textId="77777777" w:rsidR="001B2A26" w:rsidRPr="00794639" w:rsidRDefault="001B2A26" w:rsidP="00166AF3">
            <w:pPr>
              <w:pStyle w:val="TableBody"/>
            </w:pPr>
            <w:r w:rsidRPr="00794639">
              <w:t>96</w:t>
            </w:r>
          </w:p>
        </w:tc>
        <w:tc>
          <w:tcPr>
            <w:tcW w:w="7560" w:type="dxa"/>
          </w:tcPr>
          <w:p w14:paraId="2933E4EB" w14:textId="77777777" w:rsidR="001B2A26" w:rsidRPr="00794639" w:rsidRDefault="001B2A26" w:rsidP="00166AF3">
            <w:pPr>
              <w:pStyle w:val="TableBody"/>
            </w:pPr>
            <w:r w:rsidRPr="00794639">
              <w:rPr>
                <w:snapToGrid w:val="0"/>
              </w:rPr>
              <w:t>Invalid mandatory information</w:t>
            </w:r>
          </w:p>
        </w:tc>
      </w:tr>
      <w:tr w:rsidR="001B2A26" w:rsidRPr="00794639" w14:paraId="77DD86D8" w14:textId="77777777" w:rsidTr="00953CD3">
        <w:tc>
          <w:tcPr>
            <w:tcW w:w="1437" w:type="dxa"/>
          </w:tcPr>
          <w:p w14:paraId="634E43D9" w14:textId="77777777" w:rsidR="001B2A26" w:rsidRPr="00794639" w:rsidRDefault="001B2A26" w:rsidP="00166AF3">
            <w:pPr>
              <w:pStyle w:val="TableBody"/>
            </w:pPr>
            <w:r w:rsidRPr="00794639">
              <w:t>97</w:t>
            </w:r>
          </w:p>
        </w:tc>
        <w:tc>
          <w:tcPr>
            <w:tcW w:w="7560" w:type="dxa"/>
          </w:tcPr>
          <w:p w14:paraId="4C8DD2D1" w14:textId="77777777" w:rsidR="001B2A26" w:rsidRPr="00794639" w:rsidRDefault="001B2A26" w:rsidP="00166AF3">
            <w:pPr>
              <w:pStyle w:val="TableBody"/>
            </w:pPr>
            <w:r w:rsidRPr="00794639">
              <w:rPr>
                <w:snapToGrid w:val="0"/>
              </w:rPr>
              <w:t>Message type non-existent or not implemented</w:t>
            </w:r>
          </w:p>
        </w:tc>
      </w:tr>
      <w:tr w:rsidR="001B2A26" w:rsidRPr="00794639" w14:paraId="620AD666" w14:textId="77777777" w:rsidTr="00953CD3">
        <w:tc>
          <w:tcPr>
            <w:tcW w:w="1437" w:type="dxa"/>
          </w:tcPr>
          <w:p w14:paraId="088B1464" w14:textId="77777777" w:rsidR="001B2A26" w:rsidRPr="00794639" w:rsidRDefault="001B2A26" w:rsidP="00166AF3">
            <w:pPr>
              <w:pStyle w:val="TableBody"/>
            </w:pPr>
            <w:r w:rsidRPr="00794639">
              <w:t>98</w:t>
            </w:r>
          </w:p>
        </w:tc>
        <w:tc>
          <w:tcPr>
            <w:tcW w:w="7560" w:type="dxa"/>
          </w:tcPr>
          <w:p w14:paraId="5A9A06FC" w14:textId="77777777" w:rsidR="001B2A26" w:rsidRPr="00794639" w:rsidRDefault="001B2A26" w:rsidP="00166AF3">
            <w:pPr>
              <w:pStyle w:val="TableBody"/>
            </w:pPr>
            <w:r w:rsidRPr="00794639">
              <w:rPr>
                <w:snapToGrid w:val="0"/>
              </w:rPr>
              <w:t>Message not compatible with short message protocol state</w:t>
            </w:r>
          </w:p>
        </w:tc>
      </w:tr>
      <w:tr w:rsidR="001B2A26" w:rsidRPr="00794639" w14:paraId="5AB39A57" w14:textId="77777777" w:rsidTr="00953CD3">
        <w:tc>
          <w:tcPr>
            <w:tcW w:w="1437" w:type="dxa"/>
          </w:tcPr>
          <w:p w14:paraId="54CFF3A0" w14:textId="77777777" w:rsidR="001B2A26" w:rsidRPr="00794639" w:rsidRDefault="001B2A26" w:rsidP="00166AF3">
            <w:pPr>
              <w:pStyle w:val="TableBody"/>
            </w:pPr>
            <w:r w:rsidRPr="00794639">
              <w:t>99</w:t>
            </w:r>
          </w:p>
        </w:tc>
        <w:tc>
          <w:tcPr>
            <w:tcW w:w="7560" w:type="dxa"/>
          </w:tcPr>
          <w:p w14:paraId="48C22288" w14:textId="77777777" w:rsidR="001B2A26" w:rsidRPr="00794639" w:rsidRDefault="001B2A26" w:rsidP="00166AF3">
            <w:pPr>
              <w:pStyle w:val="TableBody"/>
            </w:pPr>
            <w:r w:rsidRPr="00794639">
              <w:rPr>
                <w:snapToGrid w:val="0"/>
              </w:rPr>
              <w:t>Information element non-existent or not implemented</w:t>
            </w:r>
          </w:p>
        </w:tc>
      </w:tr>
      <w:tr w:rsidR="001B2A26" w:rsidRPr="00794639" w14:paraId="3F7AAB9E" w14:textId="77777777" w:rsidTr="00953CD3">
        <w:tc>
          <w:tcPr>
            <w:tcW w:w="1437" w:type="dxa"/>
          </w:tcPr>
          <w:p w14:paraId="3734DAC4" w14:textId="77777777" w:rsidR="001B2A26" w:rsidRPr="00794639" w:rsidRDefault="001B2A26" w:rsidP="00166AF3">
            <w:pPr>
              <w:pStyle w:val="TableBody"/>
            </w:pPr>
            <w:r w:rsidRPr="00794639">
              <w:t>111</w:t>
            </w:r>
          </w:p>
        </w:tc>
        <w:tc>
          <w:tcPr>
            <w:tcW w:w="7560" w:type="dxa"/>
          </w:tcPr>
          <w:p w14:paraId="01B95EE8" w14:textId="77777777" w:rsidR="001B2A26" w:rsidRPr="00794639" w:rsidRDefault="001B2A26" w:rsidP="00166AF3">
            <w:pPr>
              <w:pStyle w:val="TableBody"/>
            </w:pPr>
            <w:r w:rsidRPr="00794639">
              <w:rPr>
                <w:snapToGrid w:val="0"/>
              </w:rPr>
              <w:t>Protocol error, unspecified</w:t>
            </w:r>
          </w:p>
        </w:tc>
      </w:tr>
      <w:tr w:rsidR="001B2A26" w:rsidRPr="00794639" w14:paraId="63504E32" w14:textId="77777777" w:rsidTr="00953CD3">
        <w:tc>
          <w:tcPr>
            <w:tcW w:w="1437" w:type="dxa"/>
          </w:tcPr>
          <w:p w14:paraId="6016B539" w14:textId="77777777" w:rsidR="001B2A26" w:rsidRPr="00794639" w:rsidRDefault="001B2A26" w:rsidP="00166AF3">
            <w:pPr>
              <w:pStyle w:val="TableBody"/>
            </w:pPr>
            <w:r w:rsidRPr="00794639">
              <w:lastRenderedPageBreak/>
              <w:t>127</w:t>
            </w:r>
          </w:p>
        </w:tc>
        <w:tc>
          <w:tcPr>
            <w:tcW w:w="7560" w:type="dxa"/>
          </w:tcPr>
          <w:p w14:paraId="623340F8" w14:textId="77777777" w:rsidR="001B2A26" w:rsidRPr="00794639" w:rsidRDefault="001B2A26" w:rsidP="00166AF3">
            <w:pPr>
              <w:pStyle w:val="TableBody"/>
            </w:pPr>
            <w:r w:rsidRPr="00794639">
              <w:rPr>
                <w:snapToGrid w:val="0"/>
              </w:rPr>
              <w:t>Interworking, unspecified</w:t>
            </w:r>
          </w:p>
        </w:tc>
      </w:tr>
      <w:tr w:rsidR="001B2A26" w:rsidRPr="00794639" w14:paraId="71A5330B" w14:textId="77777777" w:rsidTr="00953CD3">
        <w:tc>
          <w:tcPr>
            <w:tcW w:w="1437" w:type="dxa"/>
          </w:tcPr>
          <w:p w14:paraId="1AD4C7C8" w14:textId="77777777" w:rsidR="001B2A26" w:rsidRPr="00794639" w:rsidRDefault="001B2A26" w:rsidP="00166AF3">
            <w:pPr>
              <w:pStyle w:val="TableBody"/>
            </w:pPr>
            <w:r w:rsidRPr="00794639">
              <w:t>128</w:t>
            </w:r>
          </w:p>
        </w:tc>
        <w:tc>
          <w:tcPr>
            <w:tcW w:w="7560" w:type="dxa"/>
          </w:tcPr>
          <w:p w14:paraId="7001018B" w14:textId="77777777" w:rsidR="001B2A26" w:rsidRPr="00794639" w:rsidRDefault="001B2A26" w:rsidP="00166AF3">
            <w:pPr>
              <w:pStyle w:val="TableBody"/>
            </w:pPr>
            <w:r w:rsidRPr="00794639">
              <w:rPr>
                <w:snapToGrid w:val="0"/>
              </w:rPr>
              <w:t>Telematic interworking not supported</w:t>
            </w:r>
          </w:p>
        </w:tc>
      </w:tr>
      <w:tr w:rsidR="001B2A26" w:rsidRPr="00794639" w14:paraId="216AF982" w14:textId="77777777" w:rsidTr="00953CD3">
        <w:tc>
          <w:tcPr>
            <w:tcW w:w="1437" w:type="dxa"/>
          </w:tcPr>
          <w:p w14:paraId="69A42F72" w14:textId="77777777" w:rsidR="001B2A26" w:rsidRPr="00794639" w:rsidRDefault="001B2A26" w:rsidP="00166AF3">
            <w:pPr>
              <w:pStyle w:val="TableBody"/>
            </w:pPr>
            <w:r w:rsidRPr="00794639">
              <w:t>129</w:t>
            </w:r>
          </w:p>
        </w:tc>
        <w:tc>
          <w:tcPr>
            <w:tcW w:w="7560" w:type="dxa"/>
          </w:tcPr>
          <w:p w14:paraId="5ABD0B65" w14:textId="77777777" w:rsidR="001B2A26" w:rsidRPr="00794639" w:rsidRDefault="001B2A26" w:rsidP="00166AF3">
            <w:pPr>
              <w:pStyle w:val="TableBody"/>
            </w:pPr>
            <w:r w:rsidRPr="00794639">
              <w:rPr>
                <w:snapToGrid w:val="0"/>
              </w:rPr>
              <w:t>Short message Type 0 not supported</w:t>
            </w:r>
          </w:p>
        </w:tc>
      </w:tr>
      <w:tr w:rsidR="001B2A26" w:rsidRPr="00794639" w14:paraId="69D1EFC8" w14:textId="77777777" w:rsidTr="00953CD3">
        <w:tc>
          <w:tcPr>
            <w:tcW w:w="1437" w:type="dxa"/>
          </w:tcPr>
          <w:p w14:paraId="1FF2C592" w14:textId="77777777" w:rsidR="001B2A26" w:rsidRPr="00794639" w:rsidRDefault="001B2A26" w:rsidP="00166AF3">
            <w:pPr>
              <w:pStyle w:val="TableBody"/>
            </w:pPr>
            <w:r w:rsidRPr="00794639">
              <w:t>130</w:t>
            </w:r>
          </w:p>
        </w:tc>
        <w:tc>
          <w:tcPr>
            <w:tcW w:w="7560" w:type="dxa"/>
          </w:tcPr>
          <w:p w14:paraId="3F92479C" w14:textId="77777777" w:rsidR="001B2A26" w:rsidRPr="00794639" w:rsidRDefault="001B2A26" w:rsidP="00166AF3">
            <w:pPr>
              <w:pStyle w:val="TableBody"/>
            </w:pPr>
            <w:r w:rsidRPr="00794639">
              <w:rPr>
                <w:snapToGrid w:val="0"/>
              </w:rPr>
              <w:t>Cannot replace short message</w:t>
            </w:r>
          </w:p>
        </w:tc>
      </w:tr>
      <w:tr w:rsidR="001B2A26" w:rsidRPr="00794639" w14:paraId="6E1BD45B" w14:textId="77777777" w:rsidTr="00953CD3">
        <w:tc>
          <w:tcPr>
            <w:tcW w:w="1437" w:type="dxa"/>
          </w:tcPr>
          <w:p w14:paraId="35E8A9C4" w14:textId="77777777" w:rsidR="001B2A26" w:rsidRPr="00794639" w:rsidRDefault="001B2A26" w:rsidP="00166AF3">
            <w:pPr>
              <w:pStyle w:val="TableBody"/>
            </w:pPr>
            <w:r w:rsidRPr="00794639">
              <w:t>143</w:t>
            </w:r>
          </w:p>
        </w:tc>
        <w:tc>
          <w:tcPr>
            <w:tcW w:w="7560" w:type="dxa"/>
          </w:tcPr>
          <w:p w14:paraId="39C5A370" w14:textId="77777777" w:rsidR="001B2A26" w:rsidRPr="00794639" w:rsidRDefault="001B2A26" w:rsidP="00166AF3">
            <w:pPr>
              <w:pStyle w:val="TableBody"/>
            </w:pPr>
            <w:r w:rsidRPr="00794639">
              <w:rPr>
                <w:snapToGrid w:val="0"/>
              </w:rPr>
              <w:t>Unspecified TP-PID error</w:t>
            </w:r>
          </w:p>
        </w:tc>
      </w:tr>
      <w:tr w:rsidR="001B2A26" w:rsidRPr="00794639" w14:paraId="7960351D" w14:textId="77777777" w:rsidTr="00953CD3">
        <w:tc>
          <w:tcPr>
            <w:tcW w:w="1437" w:type="dxa"/>
          </w:tcPr>
          <w:p w14:paraId="3CAE8AA4" w14:textId="77777777" w:rsidR="001B2A26" w:rsidRPr="00794639" w:rsidRDefault="001B2A26" w:rsidP="00166AF3">
            <w:pPr>
              <w:pStyle w:val="TableBody"/>
            </w:pPr>
            <w:r w:rsidRPr="00794639">
              <w:t>144</w:t>
            </w:r>
          </w:p>
        </w:tc>
        <w:tc>
          <w:tcPr>
            <w:tcW w:w="7560" w:type="dxa"/>
          </w:tcPr>
          <w:p w14:paraId="0F09787E" w14:textId="77777777" w:rsidR="001B2A26" w:rsidRPr="00794639" w:rsidRDefault="001B2A26" w:rsidP="00166AF3">
            <w:pPr>
              <w:pStyle w:val="TableBody"/>
            </w:pPr>
            <w:r w:rsidRPr="00794639">
              <w:rPr>
                <w:snapToGrid w:val="0"/>
              </w:rPr>
              <w:t>Data coding scheme (alphabet) not supported</w:t>
            </w:r>
          </w:p>
        </w:tc>
      </w:tr>
      <w:tr w:rsidR="001B2A26" w:rsidRPr="00794639" w14:paraId="7E77E315" w14:textId="77777777" w:rsidTr="00953CD3">
        <w:tc>
          <w:tcPr>
            <w:tcW w:w="1437" w:type="dxa"/>
          </w:tcPr>
          <w:p w14:paraId="7AE29457" w14:textId="77777777" w:rsidR="001B2A26" w:rsidRPr="00794639" w:rsidRDefault="001B2A26" w:rsidP="00166AF3">
            <w:pPr>
              <w:pStyle w:val="TableBody"/>
            </w:pPr>
            <w:r w:rsidRPr="00794639">
              <w:t>145</w:t>
            </w:r>
          </w:p>
        </w:tc>
        <w:tc>
          <w:tcPr>
            <w:tcW w:w="7560" w:type="dxa"/>
          </w:tcPr>
          <w:p w14:paraId="6161C2B7" w14:textId="77777777" w:rsidR="001B2A26" w:rsidRPr="00794639" w:rsidRDefault="001B2A26" w:rsidP="00166AF3">
            <w:pPr>
              <w:pStyle w:val="TableBody"/>
            </w:pPr>
            <w:r w:rsidRPr="00794639">
              <w:rPr>
                <w:snapToGrid w:val="0"/>
              </w:rPr>
              <w:t>Message class not supported</w:t>
            </w:r>
          </w:p>
        </w:tc>
      </w:tr>
      <w:tr w:rsidR="001B2A26" w:rsidRPr="00794639" w14:paraId="32B12B07" w14:textId="77777777" w:rsidTr="00953CD3">
        <w:tc>
          <w:tcPr>
            <w:tcW w:w="1437" w:type="dxa"/>
          </w:tcPr>
          <w:p w14:paraId="584F9F74" w14:textId="77777777" w:rsidR="001B2A26" w:rsidRPr="00794639" w:rsidRDefault="001B2A26" w:rsidP="00166AF3">
            <w:pPr>
              <w:pStyle w:val="TableBody"/>
            </w:pPr>
            <w:r w:rsidRPr="00794639">
              <w:t>159</w:t>
            </w:r>
          </w:p>
        </w:tc>
        <w:tc>
          <w:tcPr>
            <w:tcW w:w="7560" w:type="dxa"/>
          </w:tcPr>
          <w:p w14:paraId="01A504AE" w14:textId="77777777" w:rsidR="001B2A26" w:rsidRPr="00794639" w:rsidRDefault="001B2A26" w:rsidP="00166AF3">
            <w:pPr>
              <w:pStyle w:val="TableBody"/>
            </w:pPr>
            <w:r w:rsidRPr="00794639">
              <w:rPr>
                <w:snapToGrid w:val="0"/>
              </w:rPr>
              <w:t>Unspecified TP-DCS error</w:t>
            </w:r>
          </w:p>
        </w:tc>
      </w:tr>
      <w:tr w:rsidR="001B2A26" w:rsidRPr="00794639" w14:paraId="38F8A2C5" w14:textId="77777777" w:rsidTr="00953CD3">
        <w:tc>
          <w:tcPr>
            <w:tcW w:w="1437" w:type="dxa"/>
          </w:tcPr>
          <w:p w14:paraId="51CC7EA4" w14:textId="77777777" w:rsidR="001B2A26" w:rsidRPr="00794639" w:rsidRDefault="001B2A26" w:rsidP="00166AF3">
            <w:pPr>
              <w:pStyle w:val="TableBody"/>
            </w:pPr>
            <w:r w:rsidRPr="00794639">
              <w:t>160</w:t>
            </w:r>
          </w:p>
        </w:tc>
        <w:tc>
          <w:tcPr>
            <w:tcW w:w="7560" w:type="dxa"/>
          </w:tcPr>
          <w:p w14:paraId="2D23296A" w14:textId="77777777" w:rsidR="001B2A26" w:rsidRPr="00794639" w:rsidRDefault="001B2A26" w:rsidP="00166AF3">
            <w:pPr>
              <w:pStyle w:val="TableBody"/>
            </w:pPr>
            <w:r w:rsidRPr="00794639">
              <w:rPr>
                <w:snapToGrid w:val="0"/>
              </w:rPr>
              <w:t>Command cannot be executed</w:t>
            </w:r>
          </w:p>
        </w:tc>
      </w:tr>
      <w:tr w:rsidR="001B2A26" w:rsidRPr="00794639" w14:paraId="181ADE32" w14:textId="77777777" w:rsidTr="00953CD3">
        <w:tc>
          <w:tcPr>
            <w:tcW w:w="1437" w:type="dxa"/>
          </w:tcPr>
          <w:p w14:paraId="3589428C" w14:textId="77777777" w:rsidR="001B2A26" w:rsidRPr="00794639" w:rsidRDefault="001B2A26" w:rsidP="00166AF3">
            <w:pPr>
              <w:pStyle w:val="TableBody"/>
            </w:pPr>
            <w:r w:rsidRPr="00794639">
              <w:t>161</w:t>
            </w:r>
          </w:p>
        </w:tc>
        <w:tc>
          <w:tcPr>
            <w:tcW w:w="7560" w:type="dxa"/>
          </w:tcPr>
          <w:p w14:paraId="6DCACCAC" w14:textId="77777777" w:rsidR="001B2A26" w:rsidRPr="00794639" w:rsidRDefault="001B2A26" w:rsidP="00166AF3">
            <w:pPr>
              <w:pStyle w:val="TableBody"/>
            </w:pPr>
            <w:r w:rsidRPr="00794639">
              <w:rPr>
                <w:snapToGrid w:val="0"/>
              </w:rPr>
              <w:t>Command unsupported</w:t>
            </w:r>
          </w:p>
        </w:tc>
      </w:tr>
      <w:tr w:rsidR="001B2A26" w:rsidRPr="00794639" w14:paraId="0F40C6C4" w14:textId="77777777" w:rsidTr="00953CD3">
        <w:tc>
          <w:tcPr>
            <w:tcW w:w="1437" w:type="dxa"/>
          </w:tcPr>
          <w:p w14:paraId="59CAD371" w14:textId="77777777" w:rsidR="001B2A26" w:rsidRPr="00794639" w:rsidRDefault="001B2A26" w:rsidP="00166AF3">
            <w:pPr>
              <w:pStyle w:val="TableBody"/>
            </w:pPr>
            <w:r w:rsidRPr="00794639">
              <w:t>175</w:t>
            </w:r>
          </w:p>
        </w:tc>
        <w:tc>
          <w:tcPr>
            <w:tcW w:w="7560" w:type="dxa"/>
          </w:tcPr>
          <w:p w14:paraId="551E877E" w14:textId="77777777" w:rsidR="001B2A26" w:rsidRPr="00794639" w:rsidRDefault="001B2A26" w:rsidP="00166AF3">
            <w:pPr>
              <w:pStyle w:val="TableBody"/>
            </w:pPr>
            <w:r w:rsidRPr="00794639">
              <w:rPr>
                <w:snapToGrid w:val="0"/>
              </w:rPr>
              <w:t>Unspecified TP-Command error</w:t>
            </w:r>
          </w:p>
        </w:tc>
      </w:tr>
      <w:tr w:rsidR="001B2A26" w:rsidRPr="00794639" w14:paraId="539B6512" w14:textId="77777777" w:rsidTr="00953CD3">
        <w:tc>
          <w:tcPr>
            <w:tcW w:w="1437" w:type="dxa"/>
          </w:tcPr>
          <w:p w14:paraId="43160673" w14:textId="77777777" w:rsidR="001B2A26" w:rsidRPr="00794639" w:rsidRDefault="001B2A26" w:rsidP="00166AF3">
            <w:pPr>
              <w:pStyle w:val="TableBody"/>
            </w:pPr>
            <w:r w:rsidRPr="00794639">
              <w:t>176</w:t>
            </w:r>
          </w:p>
        </w:tc>
        <w:tc>
          <w:tcPr>
            <w:tcW w:w="7560" w:type="dxa"/>
          </w:tcPr>
          <w:p w14:paraId="3F023AED" w14:textId="77777777" w:rsidR="001B2A26" w:rsidRPr="00794639" w:rsidRDefault="001B2A26" w:rsidP="00166AF3">
            <w:pPr>
              <w:pStyle w:val="TableBody"/>
            </w:pPr>
            <w:r w:rsidRPr="00794639">
              <w:rPr>
                <w:snapToGrid w:val="0"/>
              </w:rPr>
              <w:t>TPDU not supported</w:t>
            </w:r>
          </w:p>
        </w:tc>
      </w:tr>
      <w:tr w:rsidR="001B2A26" w:rsidRPr="00794639" w14:paraId="0C407DE4" w14:textId="77777777" w:rsidTr="00953CD3">
        <w:tc>
          <w:tcPr>
            <w:tcW w:w="1437" w:type="dxa"/>
          </w:tcPr>
          <w:p w14:paraId="0B814E9D" w14:textId="77777777" w:rsidR="001B2A26" w:rsidRPr="00794639" w:rsidRDefault="001B2A26" w:rsidP="00166AF3">
            <w:pPr>
              <w:pStyle w:val="TableBody"/>
            </w:pPr>
            <w:r w:rsidRPr="00794639">
              <w:t>192</w:t>
            </w:r>
          </w:p>
        </w:tc>
        <w:tc>
          <w:tcPr>
            <w:tcW w:w="7560" w:type="dxa"/>
          </w:tcPr>
          <w:p w14:paraId="7AB1A629" w14:textId="77777777" w:rsidR="001B2A26" w:rsidRPr="00794639" w:rsidRDefault="001B2A26" w:rsidP="00166AF3">
            <w:pPr>
              <w:pStyle w:val="TableBody"/>
            </w:pPr>
            <w:r w:rsidRPr="00794639">
              <w:rPr>
                <w:snapToGrid w:val="0"/>
              </w:rPr>
              <w:t>SC busy</w:t>
            </w:r>
          </w:p>
        </w:tc>
      </w:tr>
      <w:tr w:rsidR="001B2A26" w:rsidRPr="00794639" w14:paraId="40298A2E" w14:textId="77777777" w:rsidTr="00953CD3">
        <w:tc>
          <w:tcPr>
            <w:tcW w:w="1437" w:type="dxa"/>
          </w:tcPr>
          <w:p w14:paraId="212A4535" w14:textId="77777777" w:rsidR="001B2A26" w:rsidRPr="00794639" w:rsidRDefault="001B2A26" w:rsidP="00166AF3">
            <w:pPr>
              <w:pStyle w:val="TableBody"/>
            </w:pPr>
            <w:r w:rsidRPr="00794639">
              <w:t>193</w:t>
            </w:r>
          </w:p>
        </w:tc>
        <w:tc>
          <w:tcPr>
            <w:tcW w:w="7560" w:type="dxa"/>
          </w:tcPr>
          <w:p w14:paraId="6DADD0A0" w14:textId="77777777" w:rsidR="001B2A26" w:rsidRPr="00794639" w:rsidRDefault="001B2A26" w:rsidP="00166AF3">
            <w:pPr>
              <w:pStyle w:val="TableBody"/>
            </w:pPr>
            <w:r w:rsidRPr="00794639">
              <w:rPr>
                <w:snapToGrid w:val="0"/>
              </w:rPr>
              <w:t>No SC subscription</w:t>
            </w:r>
          </w:p>
        </w:tc>
      </w:tr>
      <w:tr w:rsidR="001B2A26" w:rsidRPr="00794639" w14:paraId="65F858B9" w14:textId="77777777" w:rsidTr="00953CD3">
        <w:tc>
          <w:tcPr>
            <w:tcW w:w="1437" w:type="dxa"/>
          </w:tcPr>
          <w:p w14:paraId="14A6CA86" w14:textId="77777777" w:rsidR="001B2A26" w:rsidRPr="00794639" w:rsidRDefault="001B2A26" w:rsidP="00166AF3">
            <w:pPr>
              <w:pStyle w:val="TableBody"/>
            </w:pPr>
            <w:r w:rsidRPr="00794639">
              <w:t>194</w:t>
            </w:r>
          </w:p>
        </w:tc>
        <w:tc>
          <w:tcPr>
            <w:tcW w:w="7560" w:type="dxa"/>
          </w:tcPr>
          <w:p w14:paraId="5DB438EA" w14:textId="77777777" w:rsidR="001B2A26" w:rsidRPr="00794639" w:rsidRDefault="001B2A26" w:rsidP="00166AF3">
            <w:pPr>
              <w:pStyle w:val="TableBody"/>
            </w:pPr>
            <w:r w:rsidRPr="00794639">
              <w:rPr>
                <w:snapToGrid w:val="0"/>
              </w:rPr>
              <w:t>SC system failure</w:t>
            </w:r>
          </w:p>
        </w:tc>
      </w:tr>
      <w:tr w:rsidR="001B2A26" w:rsidRPr="00794639" w14:paraId="50268D0C" w14:textId="77777777" w:rsidTr="00953CD3">
        <w:tc>
          <w:tcPr>
            <w:tcW w:w="1437" w:type="dxa"/>
          </w:tcPr>
          <w:p w14:paraId="0370AABF" w14:textId="77777777" w:rsidR="001B2A26" w:rsidRPr="00794639" w:rsidRDefault="001B2A26" w:rsidP="00166AF3">
            <w:pPr>
              <w:pStyle w:val="TableBody"/>
            </w:pPr>
            <w:r w:rsidRPr="00794639">
              <w:t>195</w:t>
            </w:r>
          </w:p>
        </w:tc>
        <w:tc>
          <w:tcPr>
            <w:tcW w:w="7560" w:type="dxa"/>
          </w:tcPr>
          <w:p w14:paraId="14530654" w14:textId="77777777" w:rsidR="001B2A26" w:rsidRPr="00794639" w:rsidRDefault="001B2A26" w:rsidP="00166AF3">
            <w:pPr>
              <w:pStyle w:val="TableBody"/>
            </w:pPr>
            <w:r w:rsidRPr="00794639">
              <w:rPr>
                <w:snapToGrid w:val="0"/>
              </w:rPr>
              <w:t>Invalid SME address</w:t>
            </w:r>
          </w:p>
        </w:tc>
      </w:tr>
      <w:tr w:rsidR="001B2A26" w:rsidRPr="00794639" w14:paraId="61CA0CB0" w14:textId="77777777" w:rsidTr="00953CD3">
        <w:tc>
          <w:tcPr>
            <w:tcW w:w="1437" w:type="dxa"/>
          </w:tcPr>
          <w:p w14:paraId="71FDD89A" w14:textId="77777777" w:rsidR="001B2A26" w:rsidRPr="00794639" w:rsidRDefault="001B2A26" w:rsidP="00166AF3">
            <w:pPr>
              <w:pStyle w:val="TableBody"/>
            </w:pPr>
            <w:r w:rsidRPr="00794639">
              <w:t>196</w:t>
            </w:r>
          </w:p>
        </w:tc>
        <w:tc>
          <w:tcPr>
            <w:tcW w:w="7560" w:type="dxa"/>
          </w:tcPr>
          <w:p w14:paraId="326B8495" w14:textId="77777777" w:rsidR="001B2A26" w:rsidRPr="00794639" w:rsidRDefault="001B2A26" w:rsidP="00166AF3">
            <w:pPr>
              <w:pStyle w:val="TableBody"/>
            </w:pPr>
            <w:r w:rsidRPr="00794639">
              <w:rPr>
                <w:snapToGrid w:val="0"/>
              </w:rPr>
              <w:t>Destination SME barred</w:t>
            </w:r>
          </w:p>
        </w:tc>
      </w:tr>
      <w:tr w:rsidR="001B2A26" w:rsidRPr="00794639" w14:paraId="2068ABDC" w14:textId="77777777" w:rsidTr="00953CD3">
        <w:tc>
          <w:tcPr>
            <w:tcW w:w="1437" w:type="dxa"/>
          </w:tcPr>
          <w:p w14:paraId="1F559D7F" w14:textId="77777777" w:rsidR="001B2A26" w:rsidRPr="00794639" w:rsidRDefault="001B2A26" w:rsidP="00166AF3">
            <w:pPr>
              <w:pStyle w:val="TableBody"/>
            </w:pPr>
            <w:r w:rsidRPr="00794639">
              <w:t>197</w:t>
            </w:r>
          </w:p>
        </w:tc>
        <w:tc>
          <w:tcPr>
            <w:tcW w:w="7560" w:type="dxa"/>
          </w:tcPr>
          <w:p w14:paraId="3287D7A5" w14:textId="77777777" w:rsidR="001B2A26" w:rsidRPr="00794639" w:rsidRDefault="001B2A26" w:rsidP="00166AF3">
            <w:pPr>
              <w:pStyle w:val="TableBody"/>
            </w:pPr>
            <w:r w:rsidRPr="00794639">
              <w:rPr>
                <w:snapToGrid w:val="0"/>
              </w:rPr>
              <w:t>SM Rejected-Duplicate SM</w:t>
            </w:r>
          </w:p>
        </w:tc>
      </w:tr>
      <w:tr w:rsidR="001B2A26" w:rsidRPr="00794639" w14:paraId="2EFCAD9A" w14:textId="77777777" w:rsidTr="00953CD3">
        <w:tc>
          <w:tcPr>
            <w:tcW w:w="1437" w:type="dxa"/>
          </w:tcPr>
          <w:p w14:paraId="6A95E55F" w14:textId="77777777" w:rsidR="001B2A26" w:rsidRPr="00794639" w:rsidRDefault="001B2A26" w:rsidP="00166AF3">
            <w:pPr>
              <w:pStyle w:val="TableBody"/>
            </w:pPr>
            <w:r w:rsidRPr="00794639">
              <w:t>198</w:t>
            </w:r>
          </w:p>
        </w:tc>
        <w:tc>
          <w:tcPr>
            <w:tcW w:w="7560" w:type="dxa"/>
          </w:tcPr>
          <w:p w14:paraId="138D4E2C" w14:textId="77777777" w:rsidR="001B2A26" w:rsidRPr="00794639" w:rsidRDefault="001B2A26" w:rsidP="00166AF3">
            <w:pPr>
              <w:pStyle w:val="TableBody"/>
            </w:pPr>
            <w:r w:rsidRPr="00794639">
              <w:rPr>
                <w:snapToGrid w:val="0"/>
              </w:rPr>
              <w:t>TP-VPF not supported</w:t>
            </w:r>
          </w:p>
        </w:tc>
      </w:tr>
      <w:tr w:rsidR="001B2A26" w:rsidRPr="00794639" w14:paraId="51CD53C1" w14:textId="77777777" w:rsidTr="00953CD3">
        <w:tc>
          <w:tcPr>
            <w:tcW w:w="1437" w:type="dxa"/>
          </w:tcPr>
          <w:p w14:paraId="2E9CA897" w14:textId="77777777" w:rsidR="001B2A26" w:rsidRPr="00794639" w:rsidRDefault="001B2A26" w:rsidP="00166AF3">
            <w:pPr>
              <w:pStyle w:val="TableBody"/>
            </w:pPr>
            <w:r w:rsidRPr="00794639">
              <w:t>199</w:t>
            </w:r>
          </w:p>
        </w:tc>
        <w:tc>
          <w:tcPr>
            <w:tcW w:w="7560" w:type="dxa"/>
          </w:tcPr>
          <w:p w14:paraId="4AFC72CF" w14:textId="77777777" w:rsidR="001B2A26" w:rsidRPr="00794639" w:rsidRDefault="001B2A26" w:rsidP="00166AF3">
            <w:pPr>
              <w:pStyle w:val="TableBody"/>
            </w:pPr>
            <w:r w:rsidRPr="00794639">
              <w:rPr>
                <w:snapToGrid w:val="0"/>
              </w:rPr>
              <w:t>TP-VP not supported</w:t>
            </w:r>
          </w:p>
        </w:tc>
      </w:tr>
      <w:tr w:rsidR="001B2A26" w:rsidRPr="00794639" w14:paraId="531E45CA" w14:textId="77777777" w:rsidTr="00953CD3">
        <w:tc>
          <w:tcPr>
            <w:tcW w:w="1437" w:type="dxa"/>
          </w:tcPr>
          <w:p w14:paraId="4D12E3D0" w14:textId="77777777" w:rsidR="001B2A26" w:rsidRPr="00794639" w:rsidRDefault="001B2A26" w:rsidP="00166AF3">
            <w:pPr>
              <w:pStyle w:val="TableBody"/>
            </w:pPr>
            <w:r w:rsidRPr="00794639">
              <w:t>208</w:t>
            </w:r>
          </w:p>
        </w:tc>
        <w:tc>
          <w:tcPr>
            <w:tcW w:w="7560" w:type="dxa"/>
          </w:tcPr>
          <w:p w14:paraId="68BA6E17" w14:textId="77777777" w:rsidR="001B2A26" w:rsidRPr="00794639" w:rsidRDefault="001B2A26" w:rsidP="00166AF3">
            <w:pPr>
              <w:pStyle w:val="TableBody"/>
            </w:pPr>
            <w:r w:rsidRPr="00794639">
              <w:rPr>
                <w:snapToGrid w:val="0"/>
              </w:rPr>
              <w:t>D0 SIM SMS storage full</w:t>
            </w:r>
          </w:p>
        </w:tc>
      </w:tr>
      <w:tr w:rsidR="001B2A26" w:rsidRPr="00794639" w14:paraId="1F00A050" w14:textId="77777777" w:rsidTr="00953CD3">
        <w:tc>
          <w:tcPr>
            <w:tcW w:w="1437" w:type="dxa"/>
          </w:tcPr>
          <w:p w14:paraId="4B6843A1" w14:textId="77777777" w:rsidR="001B2A26" w:rsidRPr="00794639" w:rsidRDefault="001B2A26" w:rsidP="00166AF3">
            <w:pPr>
              <w:pStyle w:val="TableBody"/>
            </w:pPr>
            <w:r w:rsidRPr="00794639">
              <w:t>209</w:t>
            </w:r>
          </w:p>
        </w:tc>
        <w:tc>
          <w:tcPr>
            <w:tcW w:w="7560" w:type="dxa"/>
          </w:tcPr>
          <w:p w14:paraId="79F74AE1" w14:textId="77777777" w:rsidR="001B2A26" w:rsidRPr="00794639" w:rsidRDefault="001B2A26" w:rsidP="00166AF3">
            <w:pPr>
              <w:pStyle w:val="TableBody"/>
            </w:pPr>
            <w:r w:rsidRPr="00794639">
              <w:rPr>
                <w:snapToGrid w:val="0"/>
              </w:rPr>
              <w:t>No SMS storage capability in SIM</w:t>
            </w:r>
          </w:p>
        </w:tc>
      </w:tr>
      <w:tr w:rsidR="001B2A26" w:rsidRPr="00794639" w14:paraId="2F6E26B2" w14:textId="77777777" w:rsidTr="00953CD3">
        <w:tc>
          <w:tcPr>
            <w:tcW w:w="1437" w:type="dxa"/>
          </w:tcPr>
          <w:p w14:paraId="7612D93A" w14:textId="77777777" w:rsidR="001B2A26" w:rsidRPr="00794639" w:rsidRDefault="001B2A26" w:rsidP="00166AF3">
            <w:pPr>
              <w:pStyle w:val="TableBody"/>
            </w:pPr>
            <w:r w:rsidRPr="00794639">
              <w:t>210</w:t>
            </w:r>
          </w:p>
        </w:tc>
        <w:tc>
          <w:tcPr>
            <w:tcW w:w="7560" w:type="dxa"/>
          </w:tcPr>
          <w:p w14:paraId="4C2480CD" w14:textId="77777777" w:rsidR="001B2A26" w:rsidRPr="00794639" w:rsidRDefault="001B2A26" w:rsidP="00166AF3">
            <w:pPr>
              <w:pStyle w:val="TableBody"/>
            </w:pPr>
            <w:r w:rsidRPr="00794639">
              <w:rPr>
                <w:snapToGrid w:val="0"/>
              </w:rPr>
              <w:t>Error in MS</w:t>
            </w:r>
          </w:p>
        </w:tc>
      </w:tr>
      <w:tr w:rsidR="001B2A26" w:rsidRPr="00794639" w14:paraId="1AA74E51" w14:textId="77777777" w:rsidTr="00953CD3">
        <w:tc>
          <w:tcPr>
            <w:tcW w:w="1437" w:type="dxa"/>
          </w:tcPr>
          <w:p w14:paraId="2FCF358F" w14:textId="77777777" w:rsidR="001B2A26" w:rsidRPr="00794639" w:rsidRDefault="001B2A26" w:rsidP="00166AF3">
            <w:pPr>
              <w:pStyle w:val="TableBody"/>
            </w:pPr>
            <w:r w:rsidRPr="00794639">
              <w:t>211</w:t>
            </w:r>
          </w:p>
        </w:tc>
        <w:tc>
          <w:tcPr>
            <w:tcW w:w="7560" w:type="dxa"/>
          </w:tcPr>
          <w:p w14:paraId="3B467FF3" w14:textId="77777777" w:rsidR="001B2A26" w:rsidRPr="00794639" w:rsidRDefault="001B2A26" w:rsidP="00166AF3">
            <w:pPr>
              <w:pStyle w:val="TableBody"/>
            </w:pPr>
            <w:r w:rsidRPr="00794639">
              <w:rPr>
                <w:snapToGrid w:val="0"/>
              </w:rPr>
              <w:t>Memory Capacity Exceeded</w:t>
            </w:r>
          </w:p>
        </w:tc>
      </w:tr>
      <w:tr w:rsidR="001B2A26" w:rsidRPr="00794639" w14:paraId="460FFC12" w14:textId="77777777" w:rsidTr="00953CD3">
        <w:tc>
          <w:tcPr>
            <w:tcW w:w="1437" w:type="dxa"/>
          </w:tcPr>
          <w:p w14:paraId="1F744661" w14:textId="77777777" w:rsidR="001B2A26" w:rsidRPr="00794639" w:rsidRDefault="001B2A26" w:rsidP="00166AF3">
            <w:pPr>
              <w:pStyle w:val="TableBody"/>
            </w:pPr>
            <w:r w:rsidRPr="00794639">
              <w:t>212</w:t>
            </w:r>
          </w:p>
        </w:tc>
        <w:tc>
          <w:tcPr>
            <w:tcW w:w="7560" w:type="dxa"/>
          </w:tcPr>
          <w:p w14:paraId="4ABCBF9E" w14:textId="77777777" w:rsidR="001B2A26" w:rsidRPr="00794639" w:rsidRDefault="001B2A26" w:rsidP="00166AF3">
            <w:pPr>
              <w:pStyle w:val="TableBody"/>
            </w:pPr>
            <w:r w:rsidRPr="00794639">
              <w:rPr>
                <w:snapToGrid w:val="0"/>
              </w:rPr>
              <w:t>SIM Application Toolkit Busy</w:t>
            </w:r>
          </w:p>
        </w:tc>
      </w:tr>
      <w:tr w:rsidR="001B2A26" w:rsidRPr="00794639" w14:paraId="20B60721" w14:textId="77777777" w:rsidTr="00953CD3">
        <w:tc>
          <w:tcPr>
            <w:tcW w:w="1437" w:type="dxa"/>
          </w:tcPr>
          <w:p w14:paraId="6E46190D" w14:textId="77777777" w:rsidR="001B2A26" w:rsidRPr="00794639" w:rsidRDefault="001B2A26" w:rsidP="00166AF3">
            <w:pPr>
              <w:pStyle w:val="TableBody"/>
            </w:pPr>
            <w:r w:rsidRPr="00794639">
              <w:t>213</w:t>
            </w:r>
          </w:p>
        </w:tc>
        <w:tc>
          <w:tcPr>
            <w:tcW w:w="7560" w:type="dxa"/>
          </w:tcPr>
          <w:p w14:paraId="123BF1C0" w14:textId="77777777" w:rsidR="001B2A26" w:rsidRPr="00794639" w:rsidRDefault="001B2A26" w:rsidP="00166AF3">
            <w:pPr>
              <w:pStyle w:val="TableBody"/>
            </w:pPr>
            <w:r w:rsidRPr="00794639">
              <w:rPr>
                <w:snapToGrid w:val="0"/>
              </w:rPr>
              <w:t>SIM data download error</w:t>
            </w:r>
          </w:p>
        </w:tc>
      </w:tr>
      <w:tr w:rsidR="001B2A26" w:rsidRPr="00794639" w14:paraId="2FFA6D2B" w14:textId="77777777" w:rsidTr="00953CD3">
        <w:tc>
          <w:tcPr>
            <w:tcW w:w="1437" w:type="dxa"/>
          </w:tcPr>
          <w:p w14:paraId="023C2F32" w14:textId="77777777" w:rsidR="001B2A26" w:rsidRPr="00794639" w:rsidRDefault="001B2A26" w:rsidP="00166AF3">
            <w:pPr>
              <w:pStyle w:val="TableBody"/>
            </w:pPr>
            <w:r w:rsidRPr="00794639">
              <w:t>255</w:t>
            </w:r>
          </w:p>
        </w:tc>
        <w:tc>
          <w:tcPr>
            <w:tcW w:w="7560" w:type="dxa"/>
          </w:tcPr>
          <w:p w14:paraId="59EB3919" w14:textId="77777777" w:rsidR="001B2A26" w:rsidRPr="00794639" w:rsidRDefault="001B2A26" w:rsidP="00166AF3">
            <w:pPr>
              <w:pStyle w:val="TableBody"/>
            </w:pPr>
            <w:r w:rsidRPr="00794639">
              <w:rPr>
                <w:snapToGrid w:val="0"/>
              </w:rPr>
              <w:t>Unspecified error cause</w:t>
            </w:r>
          </w:p>
        </w:tc>
      </w:tr>
      <w:tr w:rsidR="001B2A26" w:rsidRPr="00794639" w14:paraId="3A34C233" w14:textId="77777777" w:rsidTr="00953CD3">
        <w:tc>
          <w:tcPr>
            <w:tcW w:w="1437" w:type="dxa"/>
          </w:tcPr>
          <w:p w14:paraId="353AE97B" w14:textId="77777777" w:rsidR="001B2A26" w:rsidRPr="00794639" w:rsidRDefault="001B2A26" w:rsidP="00166AF3">
            <w:pPr>
              <w:pStyle w:val="TableBody"/>
            </w:pPr>
            <w:r w:rsidRPr="00794639">
              <w:t>300</w:t>
            </w:r>
          </w:p>
        </w:tc>
        <w:tc>
          <w:tcPr>
            <w:tcW w:w="7560" w:type="dxa"/>
          </w:tcPr>
          <w:p w14:paraId="301BEBE0" w14:textId="77777777" w:rsidR="001B2A26" w:rsidRPr="00794639" w:rsidRDefault="001B2A26" w:rsidP="00166AF3">
            <w:pPr>
              <w:pStyle w:val="TableBody"/>
            </w:pPr>
            <w:r w:rsidRPr="00794639">
              <w:rPr>
                <w:snapToGrid w:val="0"/>
              </w:rPr>
              <w:t>ME failure</w:t>
            </w:r>
          </w:p>
        </w:tc>
      </w:tr>
      <w:tr w:rsidR="001B2A26" w:rsidRPr="00794639" w14:paraId="159FA0FB" w14:textId="77777777" w:rsidTr="00953CD3">
        <w:tc>
          <w:tcPr>
            <w:tcW w:w="1437" w:type="dxa"/>
          </w:tcPr>
          <w:p w14:paraId="150ADF7E" w14:textId="77777777" w:rsidR="001B2A26" w:rsidRPr="00794639" w:rsidRDefault="001B2A26" w:rsidP="00166AF3">
            <w:pPr>
              <w:pStyle w:val="TableBody"/>
            </w:pPr>
            <w:r w:rsidRPr="00794639">
              <w:t>301</w:t>
            </w:r>
          </w:p>
        </w:tc>
        <w:tc>
          <w:tcPr>
            <w:tcW w:w="7560" w:type="dxa"/>
          </w:tcPr>
          <w:p w14:paraId="5D2CAAC1" w14:textId="77777777" w:rsidR="001B2A26" w:rsidRPr="00794639" w:rsidRDefault="001B2A26" w:rsidP="00166AF3">
            <w:pPr>
              <w:pStyle w:val="TableBody"/>
            </w:pPr>
            <w:r w:rsidRPr="00794639">
              <w:rPr>
                <w:snapToGrid w:val="0"/>
              </w:rPr>
              <w:t>SMS service of ME reserved</w:t>
            </w:r>
          </w:p>
        </w:tc>
      </w:tr>
      <w:tr w:rsidR="001B2A26" w:rsidRPr="00794639" w14:paraId="302E2717" w14:textId="77777777" w:rsidTr="00953CD3">
        <w:tc>
          <w:tcPr>
            <w:tcW w:w="1437" w:type="dxa"/>
          </w:tcPr>
          <w:p w14:paraId="27EF821F" w14:textId="77777777" w:rsidR="001B2A26" w:rsidRPr="00794639" w:rsidRDefault="001B2A26" w:rsidP="00166AF3">
            <w:pPr>
              <w:pStyle w:val="TableBody"/>
            </w:pPr>
            <w:r w:rsidRPr="00794639">
              <w:t>302</w:t>
            </w:r>
          </w:p>
        </w:tc>
        <w:tc>
          <w:tcPr>
            <w:tcW w:w="7560" w:type="dxa"/>
          </w:tcPr>
          <w:p w14:paraId="2A5F96EF" w14:textId="77777777" w:rsidR="001B2A26" w:rsidRPr="00794639" w:rsidRDefault="001B2A26" w:rsidP="00166AF3">
            <w:pPr>
              <w:pStyle w:val="TableBody"/>
            </w:pPr>
            <w:r w:rsidRPr="00794639">
              <w:rPr>
                <w:snapToGrid w:val="0"/>
              </w:rPr>
              <w:t>Operation not allowed</w:t>
            </w:r>
          </w:p>
        </w:tc>
      </w:tr>
      <w:tr w:rsidR="001B2A26" w:rsidRPr="00794639" w14:paraId="0DB442AA" w14:textId="77777777" w:rsidTr="00953CD3">
        <w:tc>
          <w:tcPr>
            <w:tcW w:w="1437" w:type="dxa"/>
          </w:tcPr>
          <w:p w14:paraId="759E7624" w14:textId="77777777" w:rsidR="001B2A26" w:rsidRPr="00794639" w:rsidRDefault="001B2A26" w:rsidP="00166AF3">
            <w:pPr>
              <w:pStyle w:val="TableBody"/>
            </w:pPr>
            <w:r w:rsidRPr="00794639">
              <w:t>303</w:t>
            </w:r>
          </w:p>
        </w:tc>
        <w:tc>
          <w:tcPr>
            <w:tcW w:w="7560" w:type="dxa"/>
          </w:tcPr>
          <w:p w14:paraId="5B274CA5" w14:textId="77777777" w:rsidR="001B2A26" w:rsidRPr="00794639" w:rsidRDefault="001B2A26" w:rsidP="00166AF3">
            <w:pPr>
              <w:pStyle w:val="TableBody"/>
            </w:pPr>
            <w:r w:rsidRPr="00794639">
              <w:rPr>
                <w:snapToGrid w:val="0"/>
              </w:rPr>
              <w:t>Operation not supported</w:t>
            </w:r>
          </w:p>
        </w:tc>
      </w:tr>
      <w:tr w:rsidR="001B2A26" w:rsidRPr="00794639" w14:paraId="60FD5D9A" w14:textId="77777777" w:rsidTr="00953CD3">
        <w:tc>
          <w:tcPr>
            <w:tcW w:w="1437" w:type="dxa"/>
          </w:tcPr>
          <w:p w14:paraId="576E3CBD" w14:textId="77777777" w:rsidR="001B2A26" w:rsidRPr="00794639" w:rsidRDefault="001B2A26" w:rsidP="00166AF3">
            <w:pPr>
              <w:pStyle w:val="TableBody"/>
            </w:pPr>
            <w:r w:rsidRPr="00794639">
              <w:t>304</w:t>
            </w:r>
          </w:p>
        </w:tc>
        <w:tc>
          <w:tcPr>
            <w:tcW w:w="7560" w:type="dxa"/>
          </w:tcPr>
          <w:p w14:paraId="3B1CF55A" w14:textId="77777777" w:rsidR="001B2A26" w:rsidRPr="00794639" w:rsidRDefault="001B2A26" w:rsidP="00166AF3">
            <w:pPr>
              <w:pStyle w:val="TableBody"/>
            </w:pPr>
            <w:r w:rsidRPr="00794639">
              <w:rPr>
                <w:snapToGrid w:val="0"/>
              </w:rPr>
              <w:t>Invalid PDU mode parameter</w:t>
            </w:r>
          </w:p>
        </w:tc>
      </w:tr>
      <w:tr w:rsidR="001B2A26" w:rsidRPr="00794639" w14:paraId="449359DA" w14:textId="77777777" w:rsidTr="00953CD3">
        <w:tc>
          <w:tcPr>
            <w:tcW w:w="1437" w:type="dxa"/>
          </w:tcPr>
          <w:p w14:paraId="72FCC9F7" w14:textId="77777777" w:rsidR="001B2A26" w:rsidRPr="00794639" w:rsidRDefault="001B2A26" w:rsidP="00166AF3">
            <w:pPr>
              <w:pStyle w:val="TableBody"/>
            </w:pPr>
            <w:r w:rsidRPr="00794639">
              <w:t>305</w:t>
            </w:r>
          </w:p>
        </w:tc>
        <w:tc>
          <w:tcPr>
            <w:tcW w:w="7560" w:type="dxa"/>
          </w:tcPr>
          <w:p w14:paraId="66DCED95" w14:textId="77777777" w:rsidR="001B2A26" w:rsidRPr="00794639" w:rsidRDefault="001B2A26" w:rsidP="00166AF3">
            <w:pPr>
              <w:pStyle w:val="TableBody"/>
            </w:pPr>
            <w:r w:rsidRPr="00794639">
              <w:rPr>
                <w:snapToGrid w:val="0"/>
              </w:rPr>
              <w:t>Invalid text mode parameter</w:t>
            </w:r>
          </w:p>
        </w:tc>
      </w:tr>
      <w:tr w:rsidR="001B2A26" w:rsidRPr="00794639" w14:paraId="1A06518B" w14:textId="77777777" w:rsidTr="00953CD3">
        <w:tc>
          <w:tcPr>
            <w:tcW w:w="1437" w:type="dxa"/>
          </w:tcPr>
          <w:p w14:paraId="63EAC92C" w14:textId="77777777" w:rsidR="001B2A26" w:rsidRPr="00794639" w:rsidRDefault="001B2A26" w:rsidP="00166AF3">
            <w:pPr>
              <w:pStyle w:val="TableBody"/>
            </w:pPr>
            <w:r w:rsidRPr="00794639">
              <w:t>310</w:t>
            </w:r>
          </w:p>
        </w:tc>
        <w:tc>
          <w:tcPr>
            <w:tcW w:w="7560" w:type="dxa"/>
          </w:tcPr>
          <w:p w14:paraId="41349A0A" w14:textId="77777777" w:rsidR="001B2A26" w:rsidRPr="00794639" w:rsidRDefault="001B2A26" w:rsidP="00166AF3">
            <w:pPr>
              <w:pStyle w:val="TableBody"/>
            </w:pPr>
            <w:r w:rsidRPr="00794639">
              <w:rPr>
                <w:snapToGrid w:val="0"/>
              </w:rPr>
              <w:t>SIM not inserted</w:t>
            </w:r>
          </w:p>
        </w:tc>
      </w:tr>
      <w:tr w:rsidR="001B2A26" w:rsidRPr="00794639" w14:paraId="2F239D8A" w14:textId="77777777" w:rsidTr="00953CD3">
        <w:tc>
          <w:tcPr>
            <w:tcW w:w="1437" w:type="dxa"/>
          </w:tcPr>
          <w:p w14:paraId="7F730826" w14:textId="77777777" w:rsidR="001B2A26" w:rsidRPr="00794639" w:rsidRDefault="001B2A26" w:rsidP="00166AF3">
            <w:pPr>
              <w:pStyle w:val="TableBody"/>
            </w:pPr>
            <w:r w:rsidRPr="00794639">
              <w:t>311</w:t>
            </w:r>
          </w:p>
        </w:tc>
        <w:tc>
          <w:tcPr>
            <w:tcW w:w="7560" w:type="dxa"/>
          </w:tcPr>
          <w:p w14:paraId="7B0CA505" w14:textId="77777777" w:rsidR="001B2A26" w:rsidRPr="00794639" w:rsidRDefault="001B2A26" w:rsidP="00166AF3">
            <w:pPr>
              <w:pStyle w:val="TableBody"/>
            </w:pPr>
            <w:r w:rsidRPr="00794639">
              <w:rPr>
                <w:snapToGrid w:val="0"/>
              </w:rPr>
              <w:t>SIM PIN required</w:t>
            </w:r>
          </w:p>
        </w:tc>
      </w:tr>
      <w:tr w:rsidR="001B2A26" w:rsidRPr="00794639" w14:paraId="5C0F8DDE" w14:textId="77777777" w:rsidTr="00953CD3">
        <w:tc>
          <w:tcPr>
            <w:tcW w:w="1437" w:type="dxa"/>
          </w:tcPr>
          <w:p w14:paraId="045F8031" w14:textId="77777777" w:rsidR="001B2A26" w:rsidRPr="00794639" w:rsidRDefault="001B2A26" w:rsidP="00166AF3">
            <w:pPr>
              <w:pStyle w:val="TableBody"/>
            </w:pPr>
            <w:r w:rsidRPr="00794639">
              <w:t>312</w:t>
            </w:r>
          </w:p>
        </w:tc>
        <w:tc>
          <w:tcPr>
            <w:tcW w:w="7560" w:type="dxa"/>
          </w:tcPr>
          <w:p w14:paraId="5EC58F19" w14:textId="77777777" w:rsidR="001B2A26" w:rsidRPr="00794639" w:rsidRDefault="001B2A26" w:rsidP="00166AF3">
            <w:pPr>
              <w:pStyle w:val="TableBody"/>
            </w:pPr>
            <w:r w:rsidRPr="00794639">
              <w:rPr>
                <w:snapToGrid w:val="0"/>
              </w:rPr>
              <w:t>PH-SIM PIN required</w:t>
            </w:r>
          </w:p>
        </w:tc>
      </w:tr>
      <w:tr w:rsidR="001B2A26" w:rsidRPr="00794639" w14:paraId="010F7C7C" w14:textId="77777777" w:rsidTr="00953CD3">
        <w:tc>
          <w:tcPr>
            <w:tcW w:w="1437" w:type="dxa"/>
          </w:tcPr>
          <w:p w14:paraId="5BC26B0B" w14:textId="77777777" w:rsidR="001B2A26" w:rsidRPr="00794639" w:rsidRDefault="001B2A26" w:rsidP="00166AF3">
            <w:pPr>
              <w:pStyle w:val="TableBody"/>
            </w:pPr>
            <w:r w:rsidRPr="00794639">
              <w:t>313</w:t>
            </w:r>
          </w:p>
        </w:tc>
        <w:tc>
          <w:tcPr>
            <w:tcW w:w="7560" w:type="dxa"/>
          </w:tcPr>
          <w:p w14:paraId="4C916654" w14:textId="77777777" w:rsidR="001B2A26" w:rsidRPr="00794639" w:rsidRDefault="001B2A26" w:rsidP="00166AF3">
            <w:pPr>
              <w:pStyle w:val="TableBody"/>
            </w:pPr>
            <w:r w:rsidRPr="00794639">
              <w:rPr>
                <w:snapToGrid w:val="0"/>
              </w:rPr>
              <w:t>SIM failure</w:t>
            </w:r>
          </w:p>
        </w:tc>
      </w:tr>
      <w:tr w:rsidR="001B2A26" w:rsidRPr="00794639" w14:paraId="0CBF01C7" w14:textId="77777777" w:rsidTr="00953CD3">
        <w:tc>
          <w:tcPr>
            <w:tcW w:w="1437" w:type="dxa"/>
          </w:tcPr>
          <w:p w14:paraId="4A275DF7" w14:textId="77777777" w:rsidR="001B2A26" w:rsidRPr="00794639" w:rsidRDefault="001B2A26" w:rsidP="00166AF3">
            <w:pPr>
              <w:pStyle w:val="TableBody"/>
            </w:pPr>
            <w:r w:rsidRPr="00794639">
              <w:t>314</w:t>
            </w:r>
          </w:p>
        </w:tc>
        <w:tc>
          <w:tcPr>
            <w:tcW w:w="7560" w:type="dxa"/>
          </w:tcPr>
          <w:p w14:paraId="634C9A0E" w14:textId="77777777" w:rsidR="001B2A26" w:rsidRPr="00794639" w:rsidRDefault="001B2A26" w:rsidP="00166AF3">
            <w:pPr>
              <w:pStyle w:val="TableBody"/>
            </w:pPr>
            <w:r w:rsidRPr="00794639">
              <w:rPr>
                <w:snapToGrid w:val="0"/>
              </w:rPr>
              <w:t>SIM busy</w:t>
            </w:r>
          </w:p>
        </w:tc>
      </w:tr>
      <w:tr w:rsidR="001B2A26" w:rsidRPr="00794639" w14:paraId="79DC7A4A" w14:textId="77777777" w:rsidTr="00953CD3">
        <w:tc>
          <w:tcPr>
            <w:tcW w:w="1437" w:type="dxa"/>
          </w:tcPr>
          <w:p w14:paraId="16B3D7FB" w14:textId="77777777" w:rsidR="001B2A26" w:rsidRPr="00794639" w:rsidRDefault="001B2A26" w:rsidP="00166AF3">
            <w:pPr>
              <w:pStyle w:val="TableBody"/>
            </w:pPr>
            <w:r w:rsidRPr="00794639">
              <w:t>315</w:t>
            </w:r>
          </w:p>
        </w:tc>
        <w:tc>
          <w:tcPr>
            <w:tcW w:w="7560" w:type="dxa"/>
          </w:tcPr>
          <w:p w14:paraId="0C7183DD" w14:textId="77777777" w:rsidR="001B2A26" w:rsidRPr="00794639" w:rsidRDefault="001B2A26" w:rsidP="00166AF3">
            <w:pPr>
              <w:pStyle w:val="TableBody"/>
            </w:pPr>
            <w:r w:rsidRPr="00794639">
              <w:rPr>
                <w:snapToGrid w:val="0"/>
              </w:rPr>
              <w:t>SIM wrong</w:t>
            </w:r>
          </w:p>
        </w:tc>
      </w:tr>
      <w:tr w:rsidR="001B2A26" w:rsidRPr="00794639" w14:paraId="69CDEEDB" w14:textId="77777777" w:rsidTr="00953CD3">
        <w:tc>
          <w:tcPr>
            <w:tcW w:w="1437" w:type="dxa"/>
          </w:tcPr>
          <w:p w14:paraId="1A4C7441" w14:textId="77777777" w:rsidR="001B2A26" w:rsidRPr="00794639" w:rsidRDefault="001B2A26" w:rsidP="00166AF3">
            <w:pPr>
              <w:pStyle w:val="TableBody"/>
            </w:pPr>
            <w:r w:rsidRPr="00794639">
              <w:t>316</w:t>
            </w:r>
          </w:p>
        </w:tc>
        <w:tc>
          <w:tcPr>
            <w:tcW w:w="7560" w:type="dxa"/>
          </w:tcPr>
          <w:p w14:paraId="02148F66" w14:textId="77777777" w:rsidR="001B2A26" w:rsidRPr="00794639" w:rsidRDefault="001B2A26" w:rsidP="00166AF3">
            <w:pPr>
              <w:pStyle w:val="TableBody"/>
            </w:pPr>
            <w:r w:rsidRPr="00794639">
              <w:rPr>
                <w:snapToGrid w:val="0"/>
              </w:rPr>
              <w:t>SIM PUK required</w:t>
            </w:r>
          </w:p>
        </w:tc>
      </w:tr>
      <w:tr w:rsidR="001B2A26" w:rsidRPr="00794639" w14:paraId="7D30CFBA" w14:textId="77777777" w:rsidTr="00953CD3">
        <w:tc>
          <w:tcPr>
            <w:tcW w:w="1437" w:type="dxa"/>
          </w:tcPr>
          <w:p w14:paraId="1C51273F" w14:textId="77777777" w:rsidR="001B2A26" w:rsidRPr="00794639" w:rsidRDefault="001B2A26" w:rsidP="00166AF3">
            <w:pPr>
              <w:pStyle w:val="TableBody"/>
            </w:pPr>
            <w:r w:rsidRPr="00794639">
              <w:t>317</w:t>
            </w:r>
          </w:p>
        </w:tc>
        <w:tc>
          <w:tcPr>
            <w:tcW w:w="7560" w:type="dxa"/>
          </w:tcPr>
          <w:p w14:paraId="705B64A4" w14:textId="77777777" w:rsidR="001B2A26" w:rsidRPr="00794639" w:rsidRDefault="001B2A26" w:rsidP="00166AF3">
            <w:pPr>
              <w:pStyle w:val="TableBody"/>
            </w:pPr>
            <w:r w:rsidRPr="00794639">
              <w:rPr>
                <w:snapToGrid w:val="0"/>
              </w:rPr>
              <w:t>SIM PIN2 required</w:t>
            </w:r>
          </w:p>
        </w:tc>
      </w:tr>
      <w:tr w:rsidR="001B2A26" w:rsidRPr="00794639" w14:paraId="20ED2513" w14:textId="77777777" w:rsidTr="00953CD3">
        <w:tc>
          <w:tcPr>
            <w:tcW w:w="1437" w:type="dxa"/>
          </w:tcPr>
          <w:p w14:paraId="549DFEFE" w14:textId="77777777" w:rsidR="001B2A26" w:rsidRPr="00794639" w:rsidRDefault="001B2A26" w:rsidP="00166AF3">
            <w:pPr>
              <w:pStyle w:val="TableBody"/>
            </w:pPr>
            <w:r w:rsidRPr="00794639">
              <w:t>318</w:t>
            </w:r>
          </w:p>
        </w:tc>
        <w:tc>
          <w:tcPr>
            <w:tcW w:w="7560" w:type="dxa"/>
          </w:tcPr>
          <w:p w14:paraId="4C4C29D1" w14:textId="77777777" w:rsidR="001B2A26" w:rsidRPr="00794639" w:rsidRDefault="001B2A26" w:rsidP="00166AF3">
            <w:pPr>
              <w:pStyle w:val="TableBody"/>
            </w:pPr>
            <w:r w:rsidRPr="00794639">
              <w:rPr>
                <w:snapToGrid w:val="0"/>
              </w:rPr>
              <w:t>SIM PUK2 required</w:t>
            </w:r>
          </w:p>
        </w:tc>
      </w:tr>
      <w:tr w:rsidR="001B2A26" w:rsidRPr="00794639" w14:paraId="2F3C9661" w14:textId="77777777" w:rsidTr="00953CD3">
        <w:tc>
          <w:tcPr>
            <w:tcW w:w="1437" w:type="dxa"/>
          </w:tcPr>
          <w:p w14:paraId="44B3FDD4" w14:textId="77777777" w:rsidR="001B2A26" w:rsidRPr="00794639" w:rsidRDefault="001B2A26" w:rsidP="00166AF3">
            <w:pPr>
              <w:pStyle w:val="TableBody"/>
            </w:pPr>
            <w:r w:rsidRPr="00794639">
              <w:t>320</w:t>
            </w:r>
          </w:p>
        </w:tc>
        <w:tc>
          <w:tcPr>
            <w:tcW w:w="7560" w:type="dxa"/>
          </w:tcPr>
          <w:p w14:paraId="481D8322" w14:textId="77777777" w:rsidR="001B2A26" w:rsidRPr="00794639" w:rsidRDefault="001B2A26" w:rsidP="00166AF3">
            <w:pPr>
              <w:pStyle w:val="TableBody"/>
            </w:pPr>
            <w:r w:rsidRPr="00794639">
              <w:rPr>
                <w:snapToGrid w:val="0"/>
              </w:rPr>
              <w:t>Memory failure</w:t>
            </w:r>
          </w:p>
        </w:tc>
      </w:tr>
      <w:tr w:rsidR="001B2A26" w:rsidRPr="00794639" w14:paraId="3164553F" w14:textId="77777777" w:rsidTr="00953CD3">
        <w:tc>
          <w:tcPr>
            <w:tcW w:w="1437" w:type="dxa"/>
          </w:tcPr>
          <w:p w14:paraId="4261D7B6" w14:textId="77777777" w:rsidR="001B2A26" w:rsidRPr="00794639" w:rsidRDefault="001B2A26" w:rsidP="00166AF3">
            <w:pPr>
              <w:pStyle w:val="TableBody"/>
            </w:pPr>
            <w:r w:rsidRPr="00794639">
              <w:t>321</w:t>
            </w:r>
          </w:p>
        </w:tc>
        <w:tc>
          <w:tcPr>
            <w:tcW w:w="7560" w:type="dxa"/>
          </w:tcPr>
          <w:p w14:paraId="3E9D3E1B" w14:textId="77777777" w:rsidR="001B2A26" w:rsidRPr="00794639" w:rsidRDefault="001B2A26" w:rsidP="00166AF3">
            <w:pPr>
              <w:pStyle w:val="TableBody"/>
            </w:pPr>
            <w:r w:rsidRPr="00794639">
              <w:rPr>
                <w:snapToGrid w:val="0"/>
              </w:rPr>
              <w:t>Invalid memory index</w:t>
            </w:r>
          </w:p>
        </w:tc>
      </w:tr>
      <w:tr w:rsidR="001B2A26" w:rsidRPr="00794639" w14:paraId="68ED595D" w14:textId="77777777" w:rsidTr="00953CD3">
        <w:tc>
          <w:tcPr>
            <w:tcW w:w="1437" w:type="dxa"/>
          </w:tcPr>
          <w:p w14:paraId="712717A4" w14:textId="77777777" w:rsidR="001B2A26" w:rsidRPr="00794639" w:rsidRDefault="001B2A26" w:rsidP="00166AF3">
            <w:pPr>
              <w:pStyle w:val="TableBody"/>
            </w:pPr>
            <w:r w:rsidRPr="00794639">
              <w:lastRenderedPageBreak/>
              <w:t>322</w:t>
            </w:r>
          </w:p>
        </w:tc>
        <w:tc>
          <w:tcPr>
            <w:tcW w:w="7560" w:type="dxa"/>
          </w:tcPr>
          <w:p w14:paraId="03C2F2E8" w14:textId="77777777" w:rsidR="001B2A26" w:rsidRPr="00794639" w:rsidRDefault="001B2A26" w:rsidP="00166AF3">
            <w:pPr>
              <w:pStyle w:val="TableBody"/>
            </w:pPr>
            <w:r w:rsidRPr="00794639">
              <w:rPr>
                <w:snapToGrid w:val="0"/>
              </w:rPr>
              <w:t>Memory full</w:t>
            </w:r>
          </w:p>
        </w:tc>
      </w:tr>
      <w:tr w:rsidR="001B2A26" w:rsidRPr="00794639" w14:paraId="10B29DC2" w14:textId="77777777" w:rsidTr="00953CD3">
        <w:tc>
          <w:tcPr>
            <w:tcW w:w="1437" w:type="dxa"/>
          </w:tcPr>
          <w:p w14:paraId="748A2FA1" w14:textId="77777777" w:rsidR="001B2A26" w:rsidRPr="00794639" w:rsidRDefault="001B2A26" w:rsidP="00166AF3">
            <w:pPr>
              <w:pStyle w:val="TableBody"/>
            </w:pPr>
            <w:r w:rsidRPr="00794639">
              <w:t>330</w:t>
            </w:r>
          </w:p>
        </w:tc>
        <w:tc>
          <w:tcPr>
            <w:tcW w:w="7560" w:type="dxa"/>
          </w:tcPr>
          <w:p w14:paraId="74523470" w14:textId="77777777" w:rsidR="001B2A26" w:rsidRPr="00794639" w:rsidRDefault="001B2A26" w:rsidP="00166AF3">
            <w:pPr>
              <w:pStyle w:val="TableBody"/>
            </w:pPr>
            <w:r w:rsidRPr="00794639">
              <w:rPr>
                <w:snapToGrid w:val="0"/>
              </w:rPr>
              <w:t>SMSC address unknown</w:t>
            </w:r>
          </w:p>
        </w:tc>
      </w:tr>
      <w:tr w:rsidR="001B2A26" w:rsidRPr="00794639" w14:paraId="44B7DCFC" w14:textId="77777777" w:rsidTr="00953CD3">
        <w:tc>
          <w:tcPr>
            <w:tcW w:w="1437" w:type="dxa"/>
          </w:tcPr>
          <w:p w14:paraId="2F5AD2B3" w14:textId="77777777" w:rsidR="001B2A26" w:rsidRPr="00794639" w:rsidRDefault="001B2A26" w:rsidP="00166AF3">
            <w:pPr>
              <w:pStyle w:val="TableBody"/>
            </w:pPr>
            <w:r w:rsidRPr="00794639">
              <w:t>331</w:t>
            </w:r>
          </w:p>
        </w:tc>
        <w:tc>
          <w:tcPr>
            <w:tcW w:w="7560" w:type="dxa"/>
          </w:tcPr>
          <w:p w14:paraId="4A51F1D9" w14:textId="77777777" w:rsidR="001B2A26" w:rsidRPr="00794639" w:rsidRDefault="001B2A26" w:rsidP="00166AF3">
            <w:pPr>
              <w:pStyle w:val="TableBody"/>
            </w:pPr>
            <w:r w:rsidRPr="00794639">
              <w:rPr>
                <w:snapToGrid w:val="0"/>
              </w:rPr>
              <w:t>no network service</w:t>
            </w:r>
          </w:p>
        </w:tc>
      </w:tr>
      <w:tr w:rsidR="001B2A26" w:rsidRPr="00794639" w14:paraId="2639CE38" w14:textId="77777777" w:rsidTr="00953CD3">
        <w:tc>
          <w:tcPr>
            <w:tcW w:w="1437" w:type="dxa"/>
          </w:tcPr>
          <w:p w14:paraId="5CA59081" w14:textId="77777777" w:rsidR="001B2A26" w:rsidRPr="00794639" w:rsidRDefault="001B2A26" w:rsidP="00166AF3">
            <w:pPr>
              <w:pStyle w:val="TableBody"/>
            </w:pPr>
            <w:r w:rsidRPr="00794639">
              <w:t>332</w:t>
            </w:r>
          </w:p>
        </w:tc>
        <w:tc>
          <w:tcPr>
            <w:tcW w:w="7560" w:type="dxa"/>
          </w:tcPr>
          <w:p w14:paraId="56A5805A" w14:textId="77777777" w:rsidR="001B2A26" w:rsidRPr="00794639" w:rsidRDefault="001B2A26" w:rsidP="00166AF3">
            <w:pPr>
              <w:pStyle w:val="TableBody"/>
            </w:pPr>
            <w:r w:rsidRPr="00794639">
              <w:rPr>
                <w:snapToGrid w:val="0"/>
              </w:rPr>
              <w:t>Network timeout</w:t>
            </w:r>
          </w:p>
        </w:tc>
      </w:tr>
      <w:tr w:rsidR="001B2A26" w:rsidRPr="00794639" w14:paraId="15BDADC6" w14:textId="77777777" w:rsidTr="00953CD3">
        <w:tc>
          <w:tcPr>
            <w:tcW w:w="1437" w:type="dxa"/>
          </w:tcPr>
          <w:p w14:paraId="12A905CD" w14:textId="77777777" w:rsidR="001B2A26" w:rsidRPr="00794639" w:rsidRDefault="001B2A26" w:rsidP="00166AF3">
            <w:pPr>
              <w:pStyle w:val="TableBody"/>
            </w:pPr>
            <w:r w:rsidRPr="00794639">
              <w:t>340</w:t>
            </w:r>
          </w:p>
        </w:tc>
        <w:tc>
          <w:tcPr>
            <w:tcW w:w="7560" w:type="dxa"/>
          </w:tcPr>
          <w:p w14:paraId="79503993" w14:textId="77777777" w:rsidR="001B2A26" w:rsidRPr="00794639" w:rsidRDefault="001B2A26" w:rsidP="00166AF3">
            <w:pPr>
              <w:pStyle w:val="TableBody"/>
            </w:pPr>
            <w:r w:rsidRPr="00794639">
              <w:rPr>
                <w:snapToGrid w:val="0"/>
              </w:rPr>
              <w:t>NO +CNMA ACK EXPECTED</w:t>
            </w:r>
          </w:p>
        </w:tc>
      </w:tr>
      <w:tr w:rsidR="001B2A26" w:rsidRPr="00794639" w14:paraId="173C6460" w14:textId="77777777" w:rsidTr="00953CD3">
        <w:tc>
          <w:tcPr>
            <w:tcW w:w="1437" w:type="dxa"/>
          </w:tcPr>
          <w:p w14:paraId="28C031AA" w14:textId="77777777" w:rsidR="001B2A26" w:rsidRPr="00794639" w:rsidRDefault="001B2A26" w:rsidP="00166AF3">
            <w:pPr>
              <w:pStyle w:val="TableBody"/>
            </w:pPr>
            <w:r w:rsidRPr="00794639">
              <w:t>500</w:t>
            </w:r>
          </w:p>
        </w:tc>
        <w:tc>
          <w:tcPr>
            <w:tcW w:w="7560" w:type="dxa"/>
          </w:tcPr>
          <w:p w14:paraId="703E0B17" w14:textId="77777777" w:rsidR="001B2A26" w:rsidRPr="00794639" w:rsidRDefault="001B2A26" w:rsidP="00166AF3">
            <w:pPr>
              <w:pStyle w:val="TableBody"/>
            </w:pPr>
            <w:r w:rsidRPr="00794639">
              <w:rPr>
                <w:snapToGrid w:val="0"/>
              </w:rPr>
              <w:t>Unknown error</w:t>
            </w:r>
          </w:p>
        </w:tc>
      </w:tr>
      <w:tr w:rsidR="00642B04" w:rsidRPr="00794639" w14:paraId="13A8A1FB" w14:textId="77777777" w:rsidTr="00953CD3">
        <w:tc>
          <w:tcPr>
            <w:tcW w:w="1437" w:type="dxa"/>
          </w:tcPr>
          <w:p w14:paraId="4872419C" w14:textId="1DC03765" w:rsidR="00642B04" w:rsidRPr="00794639" w:rsidRDefault="00642B04" w:rsidP="00166AF3">
            <w:pPr>
              <w:pStyle w:val="TableBody"/>
            </w:pPr>
            <w:r w:rsidRPr="00794639">
              <w:t>606</w:t>
            </w:r>
          </w:p>
        </w:tc>
        <w:tc>
          <w:tcPr>
            <w:tcW w:w="7560" w:type="dxa"/>
          </w:tcPr>
          <w:p w14:paraId="624BDEA1" w14:textId="1A162CC8" w:rsidR="00642B04" w:rsidRPr="00794639" w:rsidRDefault="00642B04" w:rsidP="00166AF3">
            <w:pPr>
              <w:pStyle w:val="TableBody"/>
              <w:rPr>
                <w:snapToGrid w:val="0"/>
              </w:rPr>
            </w:pPr>
            <w:r w:rsidRPr="00794639">
              <w:rPr>
                <w:snapToGrid w:val="0"/>
              </w:rPr>
              <w:t>ME Busy – CM server request already pending</w:t>
            </w:r>
          </w:p>
        </w:tc>
      </w:tr>
    </w:tbl>
    <w:p w14:paraId="02E36376" w14:textId="77777777" w:rsidR="001B2A26" w:rsidRPr="00794639" w:rsidRDefault="001B2A26" w:rsidP="0059466D">
      <w:pPr>
        <w:pStyle w:val="Heading3"/>
      </w:pPr>
      <w:bookmarkStart w:id="15085" w:name="_Toc368563571"/>
      <w:bookmarkStart w:id="15086" w:name="_Toc368923334"/>
      <w:bookmarkStart w:id="15087" w:name="_Toc369096887"/>
      <w:bookmarkStart w:id="15088" w:name="_Toc369270753"/>
      <w:bookmarkStart w:id="15089" w:name="_Toc369684295"/>
      <w:bookmarkStart w:id="15090" w:name="_Toc170126015"/>
      <w:bookmarkStart w:id="15091" w:name="_Toc345081574"/>
      <w:bookmarkStart w:id="15092" w:name="_Toc349753302"/>
      <w:bookmarkStart w:id="15093" w:name="_Toc349754206"/>
      <w:bookmarkStart w:id="15094" w:name="_Toc368586255"/>
      <w:bookmarkStart w:id="15095" w:name="_Toc486251843"/>
      <w:bookmarkStart w:id="15096" w:name="_Toc531701823"/>
      <w:bookmarkEnd w:id="15085"/>
      <w:bookmarkEnd w:id="15086"/>
      <w:bookmarkEnd w:id="15087"/>
      <w:bookmarkEnd w:id="15088"/>
      <w:bookmarkEnd w:id="15089"/>
      <w:r w:rsidRPr="00794639">
        <w:t xml:space="preserve">GPRS Error </w:t>
      </w:r>
      <w:bookmarkEnd w:id="15090"/>
      <w:bookmarkEnd w:id="15091"/>
      <w:bookmarkEnd w:id="15092"/>
      <w:bookmarkEnd w:id="15093"/>
      <w:bookmarkEnd w:id="15094"/>
      <w:r w:rsidRPr="00794639">
        <w:t>Codes</w:t>
      </w:r>
      <w:bookmarkEnd w:id="15095"/>
      <w:bookmarkEnd w:id="15096"/>
    </w:p>
    <w:tbl>
      <w:tblPr>
        <w:tblStyle w:val="TableSWI"/>
        <w:tblW w:w="8997" w:type="dxa"/>
        <w:tblLayout w:type="fixed"/>
        <w:tblLook w:val="04A0" w:firstRow="1" w:lastRow="0" w:firstColumn="1" w:lastColumn="0" w:noHBand="0" w:noVBand="1"/>
      </w:tblPr>
      <w:tblGrid>
        <w:gridCol w:w="1437"/>
        <w:gridCol w:w="7560"/>
      </w:tblGrid>
      <w:tr w:rsidR="001B2A26" w:rsidRPr="00794639" w14:paraId="4075E3B5" w14:textId="77777777" w:rsidTr="00953CD3">
        <w:trPr>
          <w:cnfStyle w:val="100000000000" w:firstRow="1" w:lastRow="0" w:firstColumn="0" w:lastColumn="0" w:oddVBand="0" w:evenVBand="0" w:oddHBand="0" w:evenHBand="0" w:firstRowFirstColumn="0" w:firstRowLastColumn="0" w:lastRowFirstColumn="0" w:lastRowLastColumn="0"/>
        </w:trPr>
        <w:tc>
          <w:tcPr>
            <w:tcW w:w="1437" w:type="dxa"/>
            <w:tcBorders>
              <w:bottom w:val="single" w:sz="18" w:space="0" w:color="auto"/>
            </w:tcBorders>
          </w:tcPr>
          <w:p w14:paraId="686B5C43" w14:textId="77777777" w:rsidR="001B2A26" w:rsidRPr="00794639" w:rsidRDefault="001B2A26">
            <w:pPr>
              <w:pStyle w:val="TableRowHead"/>
              <w:spacing w:before="144" w:after="144"/>
              <w:rPr>
                <w:bCs w:val="0"/>
              </w:rPr>
            </w:pPr>
            <w:r w:rsidRPr="00794639">
              <w:rPr>
                <w:snapToGrid w:val="0"/>
              </w:rPr>
              <w:t>&lt;err&gt; Code</w:t>
            </w:r>
          </w:p>
        </w:tc>
        <w:tc>
          <w:tcPr>
            <w:tcW w:w="7560" w:type="dxa"/>
            <w:tcBorders>
              <w:bottom w:val="single" w:sz="18" w:space="0" w:color="auto"/>
            </w:tcBorders>
          </w:tcPr>
          <w:p w14:paraId="79BF7199" w14:textId="77777777" w:rsidR="001B2A26" w:rsidRPr="00794639" w:rsidRDefault="001B2A26">
            <w:pPr>
              <w:pStyle w:val="TableRowHead"/>
              <w:spacing w:before="144" w:after="144"/>
              <w:rPr>
                <w:bCs w:val="0"/>
              </w:rPr>
            </w:pPr>
            <w:r w:rsidRPr="00794639">
              <w:rPr>
                <w:snapToGrid w:val="0"/>
              </w:rPr>
              <w:t>Meaning</w:t>
            </w:r>
          </w:p>
        </w:tc>
      </w:tr>
      <w:tr w:rsidR="001B2A26" w:rsidRPr="00794639" w14:paraId="68DF533C" w14:textId="77777777" w:rsidTr="00170927">
        <w:tc>
          <w:tcPr>
            <w:tcW w:w="8997" w:type="dxa"/>
            <w:gridSpan w:val="2"/>
            <w:tcBorders>
              <w:top w:val="single" w:sz="18" w:space="0" w:color="auto"/>
              <w:bottom w:val="single" w:sz="12" w:space="0" w:color="auto"/>
            </w:tcBorders>
            <w:shd w:val="pct20" w:color="auto" w:fill="auto"/>
          </w:tcPr>
          <w:p w14:paraId="05AD6A9A" w14:textId="77777777" w:rsidR="001B2A26" w:rsidRPr="00794639" w:rsidRDefault="001B2A26" w:rsidP="00166AF3">
            <w:pPr>
              <w:pStyle w:val="TableBody"/>
            </w:pPr>
            <w:r w:rsidRPr="00794639">
              <w:rPr>
                <w:b/>
              </w:rPr>
              <w:t>Errors related to a failure to Perform an Attach</w:t>
            </w:r>
          </w:p>
        </w:tc>
      </w:tr>
      <w:tr w:rsidR="001B2A26" w:rsidRPr="00794639" w14:paraId="17F71546" w14:textId="77777777" w:rsidTr="00953CD3">
        <w:tc>
          <w:tcPr>
            <w:tcW w:w="1437" w:type="dxa"/>
            <w:tcBorders>
              <w:top w:val="single" w:sz="12" w:space="0" w:color="auto"/>
            </w:tcBorders>
          </w:tcPr>
          <w:p w14:paraId="5A8914F7" w14:textId="77777777" w:rsidR="001B2A26" w:rsidRPr="00794639" w:rsidRDefault="001B2A26" w:rsidP="00166AF3">
            <w:pPr>
              <w:pStyle w:val="TableBody"/>
              <w:rPr>
                <w:snapToGrid w:val="0"/>
              </w:rPr>
            </w:pPr>
            <w:r w:rsidRPr="00794639">
              <w:rPr>
                <w:snapToGrid w:val="0"/>
              </w:rPr>
              <w:t>103</w:t>
            </w:r>
          </w:p>
        </w:tc>
        <w:tc>
          <w:tcPr>
            <w:tcW w:w="7560" w:type="dxa"/>
            <w:tcBorders>
              <w:top w:val="single" w:sz="12" w:space="0" w:color="auto"/>
            </w:tcBorders>
          </w:tcPr>
          <w:p w14:paraId="57F61E59" w14:textId="77777777" w:rsidR="001B2A26" w:rsidRPr="00794639" w:rsidRDefault="001B2A26" w:rsidP="00166AF3">
            <w:pPr>
              <w:pStyle w:val="TableBody"/>
              <w:rPr>
                <w:snapToGrid w:val="0"/>
                <w:szCs w:val="18"/>
              </w:rPr>
            </w:pPr>
            <w:r w:rsidRPr="00794639">
              <w:rPr>
                <w:snapToGrid w:val="0"/>
                <w:szCs w:val="18"/>
              </w:rPr>
              <w:t>Illegal MS</w:t>
            </w:r>
          </w:p>
        </w:tc>
      </w:tr>
      <w:tr w:rsidR="001B2A26" w:rsidRPr="00794639" w14:paraId="0603481B" w14:textId="77777777" w:rsidTr="00953CD3">
        <w:tc>
          <w:tcPr>
            <w:tcW w:w="1437" w:type="dxa"/>
          </w:tcPr>
          <w:p w14:paraId="7CF7E934" w14:textId="77777777" w:rsidR="001B2A26" w:rsidRPr="00794639" w:rsidRDefault="001B2A26" w:rsidP="00166AF3">
            <w:pPr>
              <w:pStyle w:val="TableBody"/>
              <w:rPr>
                <w:snapToGrid w:val="0"/>
              </w:rPr>
            </w:pPr>
            <w:r w:rsidRPr="00794639">
              <w:rPr>
                <w:snapToGrid w:val="0"/>
              </w:rPr>
              <w:t>106</w:t>
            </w:r>
          </w:p>
        </w:tc>
        <w:tc>
          <w:tcPr>
            <w:tcW w:w="7560" w:type="dxa"/>
          </w:tcPr>
          <w:p w14:paraId="4DBA7ABB" w14:textId="77777777" w:rsidR="001B2A26" w:rsidRPr="00794639" w:rsidRDefault="001B2A26" w:rsidP="00166AF3">
            <w:pPr>
              <w:pStyle w:val="TableBody"/>
              <w:rPr>
                <w:snapToGrid w:val="0"/>
                <w:szCs w:val="18"/>
              </w:rPr>
            </w:pPr>
            <w:r w:rsidRPr="00794639">
              <w:rPr>
                <w:snapToGrid w:val="0"/>
                <w:szCs w:val="18"/>
              </w:rPr>
              <w:t>Illegal ME</w:t>
            </w:r>
          </w:p>
        </w:tc>
      </w:tr>
      <w:tr w:rsidR="001B2A26" w:rsidRPr="00794639" w14:paraId="182740E5" w14:textId="77777777" w:rsidTr="00953CD3">
        <w:tc>
          <w:tcPr>
            <w:tcW w:w="1437" w:type="dxa"/>
          </w:tcPr>
          <w:p w14:paraId="46F1E410" w14:textId="77777777" w:rsidR="001B2A26" w:rsidRPr="00794639" w:rsidRDefault="001B2A26" w:rsidP="00166AF3">
            <w:pPr>
              <w:pStyle w:val="TableBody"/>
              <w:rPr>
                <w:snapToGrid w:val="0"/>
              </w:rPr>
            </w:pPr>
            <w:r w:rsidRPr="00794639">
              <w:rPr>
                <w:snapToGrid w:val="0"/>
              </w:rPr>
              <w:t>107</w:t>
            </w:r>
          </w:p>
        </w:tc>
        <w:tc>
          <w:tcPr>
            <w:tcW w:w="7560" w:type="dxa"/>
          </w:tcPr>
          <w:p w14:paraId="48C712C1" w14:textId="77777777" w:rsidR="001B2A26" w:rsidRPr="00794639" w:rsidRDefault="001B2A26" w:rsidP="00166AF3">
            <w:pPr>
              <w:pStyle w:val="TableBody"/>
              <w:rPr>
                <w:snapToGrid w:val="0"/>
                <w:szCs w:val="18"/>
              </w:rPr>
            </w:pPr>
            <w:r w:rsidRPr="00794639">
              <w:rPr>
                <w:snapToGrid w:val="0"/>
                <w:szCs w:val="18"/>
              </w:rPr>
              <w:t>GPRS services not allowed</w:t>
            </w:r>
          </w:p>
        </w:tc>
      </w:tr>
      <w:tr w:rsidR="001B2A26" w:rsidRPr="00794639" w14:paraId="4499729C" w14:textId="77777777" w:rsidTr="00953CD3">
        <w:tc>
          <w:tcPr>
            <w:tcW w:w="1437" w:type="dxa"/>
          </w:tcPr>
          <w:p w14:paraId="34F14F4F" w14:textId="77777777" w:rsidR="001B2A26" w:rsidRPr="00794639" w:rsidRDefault="001B2A26" w:rsidP="00166AF3">
            <w:pPr>
              <w:pStyle w:val="TableBody"/>
              <w:rPr>
                <w:snapToGrid w:val="0"/>
              </w:rPr>
            </w:pPr>
            <w:r w:rsidRPr="00794639">
              <w:rPr>
                <w:snapToGrid w:val="0"/>
              </w:rPr>
              <w:t>111</w:t>
            </w:r>
          </w:p>
        </w:tc>
        <w:tc>
          <w:tcPr>
            <w:tcW w:w="7560" w:type="dxa"/>
          </w:tcPr>
          <w:p w14:paraId="287C536E" w14:textId="77777777" w:rsidR="001B2A26" w:rsidRPr="00794639" w:rsidRDefault="001B2A26" w:rsidP="00166AF3">
            <w:pPr>
              <w:pStyle w:val="TableBody"/>
              <w:rPr>
                <w:snapToGrid w:val="0"/>
                <w:szCs w:val="18"/>
              </w:rPr>
            </w:pPr>
            <w:r w:rsidRPr="00794639">
              <w:rPr>
                <w:snapToGrid w:val="0"/>
                <w:szCs w:val="18"/>
              </w:rPr>
              <w:t>PLMN not allowed</w:t>
            </w:r>
          </w:p>
        </w:tc>
      </w:tr>
      <w:tr w:rsidR="001B2A26" w:rsidRPr="00794639" w14:paraId="4F193807" w14:textId="77777777" w:rsidTr="00953CD3">
        <w:tc>
          <w:tcPr>
            <w:tcW w:w="1437" w:type="dxa"/>
          </w:tcPr>
          <w:p w14:paraId="4DCEA7BB" w14:textId="77777777" w:rsidR="001B2A26" w:rsidRPr="00794639" w:rsidRDefault="001B2A26" w:rsidP="00166AF3">
            <w:pPr>
              <w:pStyle w:val="TableBody"/>
              <w:rPr>
                <w:snapToGrid w:val="0"/>
              </w:rPr>
            </w:pPr>
            <w:r w:rsidRPr="00794639">
              <w:rPr>
                <w:snapToGrid w:val="0"/>
              </w:rPr>
              <w:t>112</w:t>
            </w:r>
          </w:p>
        </w:tc>
        <w:tc>
          <w:tcPr>
            <w:tcW w:w="7560" w:type="dxa"/>
          </w:tcPr>
          <w:p w14:paraId="0C05A1B4" w14:textId="77777777" w:rsidR="001B2A26" w:rsidRPr="00794639" w:rsidRDefault="001B2A26" w:rsidP="00166AF3">
            <w:pPr>
              <w:pStyle w:val="TableBody"/>
              <w:rPr>
                <w:snapToGrid w:val="0"/>
                <w:szCs w:val="18"/>
              </w:rPr>
            </w:pPr>
            <w:r w:rsidRPr="00794639">
              <w:rPr>
                <w:snapToGrid w:val="0"/>
                <w:szCs w:val="18"/>
              </w:rPr>
              <w:t>Location area not allowed</w:t>
            </w:r>
          </w:p>
        </w:tc>
      </w:tr>
      <w:tr w:rsidR="001B2A26" w:rsidRPr="00794639" w14:paraId="63B1B342" w14:textId="77777777" w:rsidTr="00953CD3">
        <w:tc>
          <w:tcPr>
            <w:tcW w:w="1437" w:type="dxa"/>
            <w:tcBorders>
              <w:bottom w:val="single" w:sz="12" w:space="0" w:color="auto"/>
            </w:tcBorders>
          </w:tcPr>
          <w:p w14:paraId="158742E1" w14:textId="77777777" w:rsidR="001B2A26" w:rsidRPr="00794639" w:rsidRDefault="001B2A26" w:rsidP="00166AF3">
            <w:pPr>
              <w:pStyle w:val="TableBody"/>
              <w:rPr>
                <w:snapToGrid w:val="0"/>
              </w:rPr>
            </w:pPr>
            <w:r w:rsidRPr="00794639">
              <w:rPr>
                <w:snapToGrid w:val="0"/>
              </w:rPr>
              <w:t>113</w:t>
            </w:r>
          </w:p>
        </w:tc>
        <w:tc>
          <w:tcPr>
            <w:tcW w:w="7560" w:type="dxa"/>
            <w:tcBorders>
              <w:bottom w:val="single" w:sz="12" w:space="0" w:color="auto"/>
            </w:tcBorders>
          </w:tcPr>
          <w:p w14:paraId="011D7F85" w14:textId="77777777" w:rsidR="001B2A26" w:rsidRPr="00794639" w:rsidRDefault="001B2A26" w:rsidP="00166AF3">
            <w:pPr>
              <w:pStyle w:val="TableBody"/>
              <w:rPr>
                <w:snapToGrid w:val="0"/>
                <w:szCs w:val="18"/>
              </w:rPr>
            </w:pPr>
            <w:r w:rsidRPr="00794639">
              <w:rPr>
                <w:snapToGrid w:val="0"/>
                <w:szCs w:val="18"/>
              </w:rPr>
              <w:t>Roaming not allowed in this location area</w:t>
            </w:r>
          </w:p>
        </w:tc>
      </w:tr>
      <w:tr w:rsidR="001B2A26" w:rsidRPr="00794639" w14:paraId="58CA304F" w14:textId="77777777" w:rsidTr="00170927">
        <w:tc>
          <w:tcPr>
            <w:tcW w:w="8997" w:type="dxa"/>
            <w:gridSpan w:val="2"/>
            <w:tcBorders>
              <w:top w:val="single" w:sz="12" w:space="0" w:color="auto"/>
              <w:bottom w:val="single" w:sz="12" w:space="0" w:color="auto"/>
            </w:tcBorders>
            <w:shd w:val="pct20" w:color="auto" w:fill="auto"/>
          </w:tcPr>
          <w:p w14:paraId="3336CFAF" w14:textId="77777777" w:rsidR="001B2A26" w:rsidRPr="00794639" w:rsidRDefault="001B2A26" w:rsidP="00166AF3">
            <w:pPr>
              <w:pStyle w:val="TableBody"/>
              <w:keepNext/>
            </w:pPr>
            <w:r w:rsidRPr="00794639">
              <w:rPr>
                <w:b/>
              </w:rPr>
              <w:t>Errors related to a failure to Activate a Context</w:t>
            </w:r>
          </w:p>
        </w:tc>
      </w:tr>
      <w:tr w:rsidR="001B2A26" w:rsidRPr="00794639" w14:paraId="4D90FFDB" w14:textId="77777777" w:rsidTr="00953CD3">
        <w:tc>
          <w:tcPr>
            <w:tcW w:w="1437" w:type="dxa"/>
            <w:tcBorders>
              <w:top w:val="single" w:sz="12" w:space="0" w:color="auto"/>
              <w:bottom w:val="single" w:sz="6" w:space="0" w:color="000000"/>
            </w:tcBorders>
          </w:tcPr>
          <w:p w14:paraId="5FAC2854" w14:textId="77777777" w:rsidR="001B2A26" w:rsidRPr="00794639" w:rsidRDefault="001B2A26" w:rsidP="00166AF3">
            <w:pPr>
              <w:pStyle w:val="TableBody"/>
              <w:keepNext/>
              <w:rPr>
                <w:snapToGrid w:val="0"/>
              </w:rPr>
            </w:pPr>
            <w:r w:rsidRPr="00794639">
              <w:rPr>
                <w:snapToGrid w:val="0"/>
              </w:rPr>
              <w:t>132</w:t>
            </w:r>
          </w:p>
        </w:tc>
        <w:tc>
          <w:tcPr>
            <w:tcW w:w="7560" w:type="dxa"/>
            <w:tcBorders>
              <w:top w:val="single" w:sz="12" w:space="0" w:color="auto"/>
              <w:bottom w:val="single" w:sz="6" w:space="0" w:color="000000"/>
            </w:tcBorders>
          </w:tcPr>
          <w:p w14:paraId="6A94125A" w14:textId="77777777" w:rsidR="001B2A26" w:rsidRPr="00794639" w:rsidRDefault="001B2A26" w:rsidP="00166AF3">
            <w:pPr>
              <w:pStyle w:val="TableBody"/>
              <w:keepNext/>
              <w:rPr>
                <w:snapToGrid w:val="0"/>
                <w:szCs w:val="18"/>
              </w:rPr>
            </w:pPr>
            <w:r w:rsidRPr="00794639">
              <w:rPr>
                <w:snapToGrid w:val="0"/>
                <w:szCs w:val="18"/>
              </w:rPr>
              <w:t>Service option not supported</w:t>
            </w:r>
          </w:p>
        </w:tc>
      </w:tr>
      <w:tr w:rsidR="001B2A26" w:rsidRPr="00794639" w14:paraId="68F29B08" w14:textId="77777777" w:rsidTr="00953CD3">
        <w:tc>
          <w:tcPr>
            <w:tcW w:w="1437" w:type="dxa"/>
            <w:tcBorders>
              <w:top w:val="single" w:sz="6" w:space="0" w:color="000000"/>
              <w:bottom w:val="single" w:sz="6" w:space="0" w:color="000000"/>
            </w:tcBorders>
          </w:tcPr>
          <w:p w14:paraId="4EB44362" w14:textId="77777777" w:rsidR="001B2A26" w:rsidRPr="00794639" w:rsidRDefault="001B2A26" w:rsidP="00166AF3">
            <w:pPr>
              <w:pStyle w:val="TableBody"/>
              <w:keepNext/>
              <w:rPr>
                <w:snapToGrid w:val="0"/>
              </w:rPr>
            </w:pPr>
            <w:r w:rsidRPr="00794639">
              <w:rPr>
                <w:snapToGrid w:val="0"/>
              </w:rPr>
              <w:t>133</w:t>
            </w:r>
          </w:p>
        </w:tc>
        <w:tc>
          <w:tcPr>
            <w:tcW w:w="7560" w:type="dxa"/>
            <w:tcBorders>
              <w:top w:val="single" w:sz="6" w:space="0" w:color="000000"/>
              <w:bottom w:val="single" w:sz="6" w:space="0" w:color="000000"/>
            </w:tcBorders>
          </w:tcPr>
          <w:p w14:paraId="7489E3BC" w14:textId="77777777" w:rsidR="001B2A26" w:rsidRPr="00794639" w:rsidRDefault="001B2A26" w:rsidP="00166AF3">
            <w:pPr>
              <w:pStyle w:val="TableBody"/>
              <w:keepNext/>
              <w:rPr>
                <w:snapToGrid w:val="0"/>
                <w:szCs w:val="18"/>
              </w:rPr>
            </w:pPr>
            <w:r w:rsidRPr="00794639">
              <w:rPr>
                <w:snapToGrid w:val="0"/>
                <w:szCs w:val="18"/>
              </w:rPr>
              <w:t>Requested service option not subscribed</w:t>
            </w:r>
          </w:p>
        </w:tc>
      </w:tr>
      <w:tr w:rsidR="001B2A26" w:rsidRPr="00794639" w14:paraId="1D03D9F9" w14:textId="77777777" w:rsidTr="00953CD3">
        <w:tc>
          <w:tcPr>
            <w:tcW w:w="1437" w:type="dxa"/>
            <w:tcBorders>
              <w:top w:val="single" w:sz="6" w:space="0" w:color="000000"/>
              <w:bottom w:val="single" w:sz="6" w:space="0" w:color="000000"/>
            </w:tcBorders>
          </w:tcPr>
          <w:p w14:paraId="3E3265F0" w14:textId="77777777" w:rsidR="001B2A26" w:rsidRPr="00794639" w:rsidRDefault="001B2A26" w:rsidP="00166AF3">
            <w:pPr>
              <w:pStyle w:val="TableBody"/>
              <w:keepNext/>
              <w:rPr>
                <w:snapToGrid w:val="0"/>
              </w:rPr>
            </w:pPr>
            <w:r w:rsidRPr="00794639">
              <w:rPr>
                <w:snapToGrid w:val="0"/>
              </w:rPr>
              <w:t>134</w:t>
            </w:r>
          </w:p>
        </w:tc>
        <w:tc>
          <w:tcPr>
            <w:tcW w:w="7560" w:type="dxa"/>
            <w:tcBorders>
              <w:top w:val="single" w:sz="6" w:space="0" w:color="000000"/>
              <w:bottom w:val="single" w:sz="6" w:space="0" w:color="000000"/>
            </w:tcBorders>
          </w:tcPr>
          <w:p w14:paraId="2E7D6E79" w14:textId="77777777" w:rsidR="001B2A26" w:rsidRPr="00794639" w:rsidRDefault="001B2A26" w:rsidP="00166AF3">
            <w:pPr>
              <w:pStyle w:val="TableBody"/>
              <w:keepNext/>
              <w:rPr>
                <w:snapToGrid w:val="0"/>
                <w:szCs w:val="18"/>
              </w:rPr>
            </w:pPr>
            <w:r w:rsidRPr="00794639">
              <w:rPr>
                <w:snapToGrid w:val="0"/>
                <w:szCs w:val="18"/>
              </w:rPr>
              <w:t>Service option temporarily out of order</w:t>
            </w:r>
          </w:p>
        </w:tc>
      </w:tr>
      <w:tr w:rsidR="001B2A26" w:rsidRPr="00794639" w14:paraId="3E80B41B" w14:textId="77777777" w:rsidTr="00953CD3">
        <w:tc>
          <w:tcPr>
            <w:tcW w:w="1437" w:type="dxa"/>
            <w:tcBorders>
              <w:top w:val="single" w:sz="6" w:space="0" w:color="000000"/>
              <w:bottom w:val="single" w:sz="12" w:space="0" w:color="auto"/>
            </w:tcBorders>
          </w:tcPr>
          <w:p w14:paraId="37CDD9E8" w14:textId="77777777" w:rsidR="001B2A26" w:rsidRPr="00794639" w:rsidRDefault="001B2A26" w:rsidP="00166AF3">
            <w:pPr>
              <w:pStyle w:val="TableBody"/>
              <w:keepNext/>
              <w:rPr>
                <w:snapToGrid w:val="0"/>
              </w:rPr>
            </w:pPr>
            <w:r w:rsidRPr="00794639">
              <w:rPr>
                <w:snapToGrid w:val="0"/>
              </w:rPr>
              <w:t>149</w:t>
            </w:r>
          </w:p>
        </w:tc>
        <w:tc>
          <w:tcPr>
            <w:tcW w:w="7560" w:type="dxa"/>
            <w:tcBorders>
              <w:top w:val="single" w:sz="6" w:space="0" w:color="000000"/>
              <w:bottom w:val="single" w:sz="12" w:space="0" w:color="auto"/>
            </w:tcBorders>
          </w:tcPr>
          <w:p w14:paraId="6F2D78D0" w14:textId="77777777" w:rsidR="001B2A26" w:rsidRPr="00794639" w:rsidRDefault="001B2A26" w:rsidP="00166AF3">
            <w:pPr>
              <w:pStyle w:val="TableBody"/>
              <w:keepNext/>
              <w:rPr>
                <w:snapToGrid w:val="0"/>
                <w:szCs w:val="18"/>
              </w:rPr>
            </w:pPr>
            <w:r w:rsidRPr="00794639">
              <w:rPr>
                <w:snapToGrid w:val="0"/>
                <w:szCs w:val="18"/>
              </w:rPr>
              <w:t>PDP authentication failure</w:t>
            </w:r>
          </w:p>
        </w:tc>
      </w:tr>
      <w:tr w:rsidR="001B2A26" w:rsidRPr="00794639" w14:paraId="553B425B" w14:textId="77777777" w:rsidTr="00170927">
        <w:tc>
          <w:tcPr>
            <w:tcW w:w="8997" w:type="dxa"/>
            <w:gridSpan w:val="2"/>
            <w:tcBorders>
              <w:top w:val="single" w:sz="12" w:space="0" w:color="auto"/>
              <w:bottom w:val="single" w:sz="12" w:space="0" w:color="auto"/>
            </w:tcBorders>
            <w:shd w:val="pct20" w:color="auto" w:fill="auto"/>
          </w:tcPr>
          <w:p w14:paraId="6A8A430D" w14:textId="77777777" w:rsidR="001B2A26" w:rsidRPr="00794639" w:rsidRDefault="001B2A26" w:rsidP="00166AF3">
            <w:pPr>
              <w:pStyle w:val="TableBody"/>
            </w:pPr>
            <w:r w:rsidRPr="00794639">
              <w:rPr>
                <w:b/>
              </w:rPr>
              <w:t>Other GPRS Errors</w:t>
            </w:r>
          </w:p>
        </w:tc>
      </w:tr>
      <w:tr w:rsidR="001B2A26" w:rsidRPr="00794639" w14:paraId="0F5230C1" w14:textId="77777777" w:rsidTr="00953CD3">
        <w:tc>
          <w:tcPr>
            <w:tcW w:w="1437" w:type="dxa"/>
          </w:tcPr>
          <w:p w14:paraId="5D6D87D4" w14:textId="77777777" w:rsidR="001B2A26" w:rsidRPr="00794639" w:rsidRDefault="001B2A26" w:rsidP="00166AF3">
            <w:pPr>
              <w:pStyle w:val="TableBody"/>
              <w:rPr>
                <w:snapToGrid w:val="0"/>
              </w:rPr>
            </w:pPr>
            <w:r w:rsidRPr="00794639">
              <w:rPr>
                <w:snapToGrid w:val="0"/>
              </w:rPr>
              <w:t>148</w:t>
            </w:r>
          </w:p>
        </w:tc>
        <w:tc>
          <w:tcPr>
            <w:tcW w:w="7560" w:type="dxa"/>
          </w:tcPr>
          <w:p w14:paraId="4E00CA00" w14:textId="77777777" w:rsidR="001B2A26" w:rsidRPr="00794639" w:rsidRDefault="001B2A26" w:rsidP="00166AF3">
            <w:pPr>
              <w:pStyle w:val="TableBody"/>
              <w:rPr>
                <w:snapToGrid w:val="0"/>
                <w:szCs w:val="18"/>
              </w:rPr>
            </w:pPr>
            <w:r w:rsidRPr="00794639">
              <w:rPr>
                <w:snapToGrid w:val="0"/>
                <w:szCs w:val="18"/>
              </w:rPr>
              <w:t>Unspecified GPRS error</w:t>
            </w:r>
          </w:p>
        </w:tc>
      </w:tr>
      <w:tr w:rsidR="001B2A26" w:rsidRPr="00794639" w14:paraId="5F9F00CA" w14:textId="77777777" w:rsidTr="00953CD3">
        <w:tc>
          <w:tcPr>
            <w:tcW w:w="1437" w:type="dxa"/>
          </w:tcPr>
          <w:p w14:paraId="5F250BEA" w14:textId="77777777" w:rsidR="001B2A26" w:rsidRPr="00794639" w:rsidRDefault="001B2A26" w:rsidP="00166AF3">
            <w:pPr>
              <w:pStyle w:val="TableBody"/>
              <w:rPr>
                <w:snapToGrid w:val="0"/>
              </w:rPr>
            </w:pPr>
            <w:r w:rsidRPr="00794639">
              <w:rPr>
                <w:snapToGrid w:val="0"/>
              </w:rPr>
              <w:t>150</w:t>
            </w:r>
          </w:p>
        </w:tc>
        <w:tc>
          <w:tcPr>
            <w:tcW w:w="7560" w:type="dxa"/>
          </w:tcPr>
          <w:p w14:paraId="2B470BDE" w14:textId="77777777" w:rsidR="001B2A26" w:rsidRPr="00794639" w:rsidRDefault="001B2A26" w:rsidP="00166AF3">
            <w:pPr>
              <w:pStyle w:val="TableBody"/>
              <w:rPr>
                <w:snapToGrid w:val="0"/>
                <w:szCs w:val="18"/>
              </w:rPr>
            </w:pPr>
            <w:r w:rsidRPr="00794639">
              <w:rPr>
                <w:snapToGrid w:val="0"/>
                <w:szCs w:val="18"/>
              </w:rPr>
              <w:t>Invalid mobile class</w:t>
            </w:r>
          </w:p>
        </w:tc>
      </w:tr>
    </w:tbl>
    <w:p w14:paraId="71EE279C" w14:textId="77777777" w:rsidR="001B2A26" w:rsidRPr="00794639" w:rsidRDefault="001B2A26" w:rsidP="001B2A26"/>
    <w:p w14:paraId="4F28EF7D" w14:textId="3DA100FB" w:rsidR="0037302F" w:rsidRPr="00794639" w:rsidRDefault="001B2A26" w:rsidP="001B2A26">
      <w:r w:rsidRPr="00794639">
        <w:t>Other values in the range 101 - 150 are reserved for use by GPRS.</w:t>
      </w:r>
    </w:p>
    <w:p w14:paraId="0195B515" w14:textId="77777777" w:rsidR="00643417" w:rsidRDefault="00643417">
      <w:pPr>
        <w:rPr>
          <w:ins w:id="15097" w:author="Elaine Baricante" w:date="2018-11-27T10:38:00Z"/>
        </w:rPr>
        <w:pPrChange w:id="15098" w:author="Elaine Baricante" w:date="2018-11-27T10:38:00Z">
          <w:pPr>
            <w:pStyle w:val="Heading2"/>
          </w:pPr>
        </w:pPrChange>
      </w:pPr>
      <w:bookmarkStart w:id="15099" w:name="_Toc511294416"/>
      <w:ins w:id="15100" w:author="Elaine Baricante" w:date="2018-11-27T10:38:00Z">
        <w:r>
          <w:br w:type="page"/>
        </w:r>
      </w:ins>
    </w:p>
    <w:p w14:paraId="1BEA720A" w14:textId="3AC70EF6" w:rsidR="0037302F" w:rsidRPr="00794639" w:rsidRDefault="0037302F" w:rsidP="0037302F">
      <w:pPr>
        <w:pStyle w:val="Heading2"/>
      </w:pPr>
      <w:bookmarkStart w:id="15101" w:name="_Toc531701824"/>
      <w:r w:rsidRPr="00794639">
        <w:lastRenderedPageBreak/>
        <w:t>How to Use TCP Commands</w:t>
      </w:r>
      <w:bookmarkEnd w:id="15099"/>
      <w:bookmarkEnd w:id="15101"/>
    </w:p>
    <w:p w14:paraId="0C25A248" w14:textId="77777777" w:rsidR="0037302F" w:rsidRPr="00794639" w:rsidRDefault="0037302F" w:rsidP="0037302F">
      <w:pPr>
        <w:pStyle w:val="Heading3"/>
      </w:pPr>
      <w:bookmarkStart w:id="15102" w:name="_Toc464721936"/>
      <w:bookmarkStart w:id="15103" w:name="_Toc511294417"/>
      <w:bookmarkStart w:id="15104" w:name="_Toc531701825"/>
      <w:r w:rsidRPr="00794639">
        <w:t>Client Mode</w:t>
      </w:r>
      <w:bookmarkEnd w:id="15102"/>
      <w:bookmarkEnd w:id="15103"/>
      <w:bookmarkEnd w:id="15104"/>
    </w:p>
    <w:tbl>
      <w:tblPr>
        <w:tblStyle w:val="TableGrid"/>
        <w:tblW w:w="8995" w:type="dxa"/>
        <w:tblBorders>
          <w:insideH w:val="none" w:sz="0" w:space="0" w:color="auto"/>
        </w:tblBorders>
        <w:tblLayout w:type="fixed"/>
        <w:tblLook w:val="04A0" w:firstRow="1" w:lastRow="0" w:firstColumn="1" w:lastColumn="0" w:noHBand="0" w:noVBand="1"/>
      </w:tblPr>
      <w:tblGrid>
        <w:gridCol w:w="5418"/>
        <w:gridCol w:w="3577"/>
      </w:tblGrid>
      <w:tr w:rsidR="0037302F" w:rsidRPr="00794639" w14:paraId="274CCB24" w14:textId="77777777" w:rsidTr="00170927">
        <w:tc>
          <w:tcPr>
            <w:tcW w:w="5418" w:type="dxa"/>
          </w:tcPr>
          <w:p w14:paraId="1ACF63EC" w14:textId="77777777" w:rsidR="0037302F" w:rsidRPr="00794639" w:rsidRDefault="0037302F" w:rsidP="00834DE4">
            <w:pPr>
              <w:pStyle w:val="TableBody"/>
              <w:rPr>
                <w:b/>
                <w:snapToGrid w:val="0"/>
              </w:rPr>
            </w:pPr>
            <w:r w:rsidRPr="00794639">
              <w:rPr>
                <w:b/>
                <w:snapToGrid w:val="0"/>
              </w:rPr>
              <w:t>AT&amp;K3</w:t>
            </w:r>
          </w:p>
        </w:tc>
        <w:tc>
          <w:tcPr>
            <w:tcW w:w="3577" w:type="dxa"/>
          </w:tcPr>
          <w:p w14:paraId="21391E51" w14:textId="77777777" w:rsidR="0037302F" w:rsidRPr="00794639" w:rsidRDefault="0037302F" w:rsidP="00834DE4">
            <w:pPr>
              <w:pStyle w:val="TableBody"/>
              <w:rPr>
                <w:snapToGrid w:val="0"/>
              </w:rPr>
            </w:pPr>
            <w:r w:rsidRPr="00794639">
              <w:rPr>
                <w:snapToGrid w:val="0"/>
              </w:rPr>
              <w:t>Hardware flow control activation</w:t>
            </w:r>
          </w:p>
        </w:tc>
      </w:tr>
      <w:tr w:rsidR="0037302F" w:rsidRPr="00794639" w14:paraId="39BB5066" w14:textId="77777777" w:rsidTr="00170927">
        <w:tc>
          <w:tcPr>
            <w:tcW w:w="5418" w:type="dxa"/>
          </w:tcPr>
          <w:p w14:paraId="4819E305" w14:textId="77777777" w:rsidR="0037302F" w:rsidRPr="00794639" w:rsidRDefault="0037302F" w:rsidP="00834DE4">
            <w:pPr>
              <w:pStyle w:val="TableBody"/>
              <w:rPr>
                <w:b/>
                <w:snapToGrid w:val="0"/>
              </w:rPr>
            </w:pPr>
            <w:r w:rsidRPr="00794639">
              <w:rPr>
                <w:b/>
                <w:snapToGrid w:val="0"/>
              </w:rPr>
              <w:t>OK</w:t>
            </w:r>
          </w:p>
          <w:p w14:paraId="24270079" w14:textId="77777777" w:rsidR="0037302F" w:rsidRPr="00794639" w:rsidRDefault="0037302F">
            <w:pPr>
              <w:pStyle w:val="TableBody"/>
              <w:rPr>
                <w:snapToGrid w:val="0"/>
              </w:rPr>
            </w:pPr>
          </w:p>
        </w:tc>
        <w:tc>
          <w:tcPr>
            <w:tcW w:w="3577" w:type="dxa"/>
          </w:tcPr>
          <w:p w14:paraId="0749EAA4" w14:textId="77777777" w:rsidR="0037302F" w:rsidRPr="00794639" w:rsidRDefault="0037302F" w:rsidP="00834DE4">
            <w:pPr>
              <w:pStyle w:val="TableBody"/>
            </w:pPr>
          </w:p>
        </w:tc>
      </w:tr>
      <w:tr w:rsidR="0037302F" w:rsidRPr="00794639" w14:paraId="69A94CBE" w14:textId="77777777" w:rsidTr="00170927">
        <w:tc>
          <w:tcPr>
            <w:tcW w:w="5418" w:type="dxa"/>
          </w:tcPr>
          <w:p w14:paraId="62082315" w14:textId="64AF78F8" w:rsidR="0037302F" w:rsidRPr="00794639" w:rsidRDefault="0037302F" w:rsidP="00834DE4">
            <w:pPr>
              <w:pStyle w:val="TableBody"/>
              <w:rPr>
                <w:b/>
                <w:snapToGrid w:val="0"/>
              </w:rPr>
            </w:pPr>
            <w:r w:rsidRPr="00794639">
              <w:rPr>
                <w:b/>
                <w:snapToGrid w:val="0"/>
              </w:rPr>
              <w:t>AT+KCNXCFG=1,"GPRS","APN","log","password",</w:t>
            </w:r>
            <w:r w:rsidR="0069391D" w:rsidRPr="00794639">
              <w:rPr>
                <w:b/>
                <w:snapToGrid w:val="0"/>
              </w:rPr>
              <w:t>“</w:t>
            </w:r>
            <w:r w:rsidR="0020242F" w:rsidRPr="00794639">
              <w:rPr>
                <w:b/>
                <w:snapToGrid w:val="0"/>
              </w:rPr>
              <w:t>IPV4”,</w:t>
            </w:r>
            <w:r w:rsidRPr="00794639">
              <w:rPr>
                <w:b/>
                <w:snapToGrid w:val="0"/>
              </w:rPr>
              <w:t>"0.0.0.0","0.0.0.0","0.0.0.0"</w:t>
            </w:r>
          </w:p>
        </w:tc>
        <w:tc>
          <w:tcPr>
            <w:tcW w:w="3577" w:type="dxa"/>
          </w:tcPr>
          <w:p w14:paraId="6D36C826" w14:textId="77777777" w:rsidR="0037302F" w:rsidRPr="00794639" w:rsidRDefault="0037302F" w:rsidP="00834DE4">
            <w:pPr>
              <w:pStyle w:val="TableBody"/>
              <w:rPr>
                <w:snapToGrid w:val="0"/>
              </w:rPr>
            </w:pPr>
            <w:r w:rsidRPr="00794639">
              <w:rPr>
                <w:snapToGrid w:val="0"/>
              </w:rPr>
              <w:t>Set GPRS parameters (APN, login, password)</w:t>
            </w:r>
          </w:p>
        </w:tc>
      </w:tr>
      <w:tr w:rsidR="0037302F" w:rsidRPr="00794639" w14:paraId="6971506C" w14:textId="77777777" w:rsidTr="00170927">
        <w:tc>
          <w:tcPr>
            <w:tcW w:w="5418" w:type="dxa"/>
          </w:tcPr>
          <w:p w14:paraId="1EF20771" w14:textId="77777777" w:rsidR="0037302F" w:rsidRPr="00794639" w:rsidRDefault="0037302F" w:rsidP="00834DE4">
            <w:pPr>
              <w:pStyle w:val="TableBody"/>
              <w:rPr>
                <w:b/>
                <w:snapToGrid w:val="0"/>
              </w:rPr>
            </w:pPr>
            <w:r w:rsidRPr="00794639">
              <w:rPr>
                <w:b/>
                <w:snapToGrid w:val="0"/>
              </w:rPr>
              <w:t>OK</w:t>
            </w:r>
          </w:p>
          <w:p w14:paraId="46143B8A" w14:textId="54EC030F" w:rsidR="00643417" w:rsidRPr="00643417" w:rsidRDefault="00643417">
            <w:pPr>
              <w:pStyle w:val="TableBody"/>
              <w:rPr>
                <w:rPrChange w:id="15105" w:author="Elaine Baricante" w:date="2018-11-27T10:38:00Z">
                  <w:rPr>
                    <w:b/>
                    <w:snapToGrid w:val="0"/>
                    <w:sz w:val="14"/>
                    <w:szCs w:val="14"/>
                  </w:rPr>
                </w:rPrChange>
              </w:rPr>
            </w:pPr>
          </w:p>
        </w:tc>
        <w:tc>
          <w:tcPr>
            <w:tcW w:w="3577" w:type="dxa"/>
          </w:tcPr>
          <w:p w14:paraId="113CED89" w14:textId="77777777" w:rsidR="0037302F" w:rsidRPr="00794639" w:rsidRDefault="0037302F" w:rsidP="00834DE4">
            <w:pPr>
              <w:pStyle w:val="TableBody"/>
            </w:pPr>
          </w:p>
        </w:tc>
      </w:tr>
      <w:tr w:rsidR="0037302F" w:rsidRPr="00794639" w14:paraId="2AEE1E7E" w14:textId="77777777" w:rsidTr="00170927">
        <w:tc>
          <w:tcPr>
            <w:tcW w:w="5418" w:type="dxa"/>
          </w:tcPr>
          <w:p w14:paraId="3B272D28" w14:textId="77777777" w:rsidR="0037302F" w:rsidRPr="00794639" w:rsidRDefault="0037302F" w:rsidP="00834DE4">
            <w:pPr>
              <w:pStyle w:val="TableBody"/>
              <w:rPr>
                <w:b/>
                <w:snapToGrid w:val="0"/>
              </w:rPr>
            </w:pPr>
            <w:r w:rsidRPr="00794639">
              <w:rPr>
                <w:b/>
                <w:snapToGrid w:val="0"/>
              </w:rPr>
              <w:t xml:space="preserve">AT+KTCPCFG=1,0,"www.google.com",80 </w:t>
            </w:r>
          </w:p>
        </w:tc>
        <w:tc>
          <w:tcPr>
            <w:tcW w:w="3577" w:type="dxa"/>
          </w:tcPr>
          <w:p w14:paraId="68FC1CEA" w14:textId="77777777" w:rsidR="0037302F" w:rsidRPr="00794639" w:rsidRDefault="0037302F" w:rsidP="00834DE4">
            <w:pPr>
              <w:pStyle w:val="TableBody"/>
            </w:pPr>
            <w:r w:rsidRPr="00794639">
              <w:rPr>
                <w:snapToGrid w:val="0"/>
              </w:rPr>
              <w:t>Set IP address and port number</w:t>
            </w:r>
          </w:p>
        </w:tc>
      </w:tr>
      <w:tr w:rsidR="0037302F" w:rsidRPr="00794639" w14:paraId="7FF02A84" w14:textId="77777777" w:rsidTr="00170927">
        <w:tc>
          <w:tcPr>
            <w:tcW w:w="5418" w:type="dxa"/>
          </w:tcPr>
          <w:p w14:paraId="0C148751" w14:textId="77777777" w:rsidR="0037302F" w:rsidRPr="00794639" w:rsidRDefault="0037302F" w:rsidP="00834DE4">
            <w:pPr>
              <w:pStyle w:val="TableBody"/>
              <w:rPr>
                <w:b/>
                <w:snapToGrid w:val="0"/>
              </w:rPr>
            </w:pPr>
            <w:r w:rsidRPr="00794639">
              <w:rPr>
                <w:b/>
                <w:snapToGrid w:val="0"/>
              </w:rPr>
              <w:t>+KTCPCFG: 1</w:t>
            </w:r>
          </w:p>
        </w:tc>
        <w:tc>
          <w:tcPr>
            <w:tcW w:w="3577" w:type="dxa"/>
          </w:tcPr>
          <w:p w14:paraId="0A97E31B" w14:textId="77777777" w:rsidR="0037302F" w:rsidRPr="00794639" w:rsidRDefault="0037302F" w:rsidP="00834DE4">
            <w:pPr>
              <w:pStyle w:val="TableBody"/>
            </w:pPr>
            <w:r w:rsidRPr="00794639">
              <w:t>Returns session ID</w:t>
            </w:r>
          </w:p>
        </w:tc>
      </w:tr>
      <w:tr w:rsidR="0037302F" w:rsidRPr="00794639" w14:paraId="5C8A5441" w14:textId="77777777" w:rsidTr="00170927">
        <w:tc>
          <w:tcPr>
            <w:tcW w:w="5418" w:type="dxa"/>
          </w:tcPr>
          <w:p w14:paraId="3B9C147F" w14:textId="77777777" w:rsidR="0037302F" w:rsidRPr="00794639" w:rsidRDefault="0037302F" w:rsidP="00834DE4">
            <w:pPr>
              <w:pStyle w:val="TableBody"/>
              <w:rPr>
                <w:b/>
                <w:snapToGrid w:val="0"/>
              </w:rPr>
            </w:pPr>
            <w:r w:rsidRPr="00794639">
              <w:rPr>
                <w:b/>
                <w:snapToGrid w:val="0"/>
              </w:rPr>
              <w:t>OK</w:t>
            </w:r>
          </w:p>
          <w:p w14:paraId="6DCB206E" w14:textId="77777777" w:rsidR="0037302F" w:rsidRPr="00794639" w:rsidRDefault="0037302F" w:rsidP="00834DE4">
            <w:pPr>
              <w:pStyle w:val="TableBody"/>
              <w:rPr>
                <w:b/>
                <w:snapToGrid w:val="0"/>
                <w:sz w:val="14"/>
                <w:szCs w:val="14"/>
              </w:rPr>
            </w:pPr>
          </w:p>
        </w:tc>
        <w:tc>
          <w:tcPr>
            <w:tcW w:w="3577" w:type="dxa"/>
          </w:tcPr>
          <w:p w14:paraId="24A80310" w14:textId="77777777" w:rsidR="0037302F" w:rsidRPr="00794639" w:rsidRDefault="0037302F" w:rsidP="00834DE4">
            <w:pPr>
              <w:pStyle w:val="TableBody"/>
            </w:pPr>
          </w:p>
        </w:tc>
      </w:tr>
      <w:tr w:rsidR="0037302F" w:rsidRPr="00794639" w14:paraId="0EAE5E60" w14:textId="77777777" w:rsidTr="00170927">
        <w:tc>
          <w:tcPr>
            <w:tcW w:w="5418" w:type="dxa"/>
          </w:tcPr>
          <w:p w14:paraId="41CF1A7A" w14:textId="77777777" w:rsidR="0037302F" w:rsidRPr="00794639" w:rsidRDefault="0037302F" w:rsidP="00834DE4">
            <w:pPr>
              <w:pStyle w:val="TableBody"/>
              <w:rPr>
                <w:b/>
                <w:snapToGrid w:val="0"/>
              </w:rPr>
            </w:pPr>
            <w:r w:rsidRPr="00794639">
              <w:rPr>
                <w:b/>
                <w:snapToGrid w:val="0"/>
              </w:rPr>
              <w:t>AT+KTCPCNX=1</w:t>
            </w:r>
          </w:p>
        </w:tc>
        <w:tc>
          <w:tcPr>
            <w:tcW w:w="3577" w:type="dxa"/>
          </w:tcPr>
          <w:p w14:paraId="4137A47E" w14:textId="77777777" w:rsidR="0037302F" w:rsidRPr="00794639" w:rsidRDefault="0037302F" w:rsidP="00834DE4">
            <w:pPr>
              <w:pStyle w:val="TableBody"/>
              <w:rPr>
                <w:snapToGrid w:val="0"/>
              </w:rPr>
            </w:pPr>
            <w:r w:rsidRPr="00794639">
              <w:rPr>
                <w:snapToGrid w:val="0"/>
              </w:rPr>
              <w:t>Initiate the connection</w:t>
            </w:r>
          </w:p>
        </w:tc>
      </w:tr>
      <w:tr w:rsidR="0037302F" w:rsidRPr="00794639" w14:paraId="52913491" w14:textId="77777777" w:rsidTr="00170927">
        <w:tc>
          <w:tcPr>
            <w:tcW w:w="5418" w:type="dxa"/>
          </w:tcPr>
          <w:p w14:paraId="5267523B" w14:textId="77777777" w:rsidR="0037302F" w:rsidRPr="00794639" w:rsidRDefault="0037302F" w:rsidP="00834DE4">
            <w:pPr>
              <w:pStyle w:val="TableBody"/>
              <w:rPr>
                <w:b/>
                <w:snapToGrid w:val="0"/>
              </w:rPr>
            </w:pPr>
            <w:r w:rsidRPr="00794639">
              <w:rPr>
                <w:b/>
                <w:snapToGrid w:val="0"/>
              </w:rPr>
              <w:t>OK</w:t>
            </w:r>
          </w:p>
          <w:p w14:paraId="60CA749A" w14:textId="77777777" w:rsidR="0037302F" w:rsidRPr="00794639" w:rsidRDefault="0037302F" w:rsidP="00834DE4">
            <w:pPr>
              <w:pStyle w:val="TableBody"/>
              <w:rPr>
                <w:b/>
                <w:snapToGrid w:val="0"/>
                <w:sz w:val="14"/>
                <w:szCs w:val="14"/>
              </w:rPr>
            </w:pPr>
          </w:p>
        </w:tc>
        <w:tc>
          <w:tcPr>
            <w:tcW w:w="3577" w:type="dxa"/>
          </w:tcPr>
          <w:p w14:paraId="51E8299C" w14:textId="77777777" w:rsidR="0037302F" w:rsidRPr="00794639" w:rsidRDefault="0037302F" w:rsidP="00834DE4">
            <w:pPr>
              <w:pStyle w:val="TableBody"/>
            </w:pPr>
          </w:p>
        </w:tc>
      </w:tr>
      <w:tr w:rsidR="0037302F" w:rsidRPr="00794639" w14:paraId="0F5E3A24" w14:textId="77777777" w:rsidTr="00170927">
        <w:tc>
          <w:tcPr>
            <w:tcW w:w="5418" w:type="dxa"/>
          </w:tcPr>
          <w:p w14:paraId="279A71EC" w14:textId="77777777" w:rsidR="0037302F" w:rsidRPr="00794639" w:rsidRDefault="0037302F" w:rsidP="00834DE4">
            <w:pPr>
              <w:pStyle w:val="TableBody"/>
              <w:rPr>
                <w:b/>
                <w:snapToGrid w:val="0"/>
              </w:rPr>
            </w:pPr>
            <w:r w:rsidRPr="00794639">
              <w:rPr>
                <w:b/>
                <w:snapToGrid w:val="0"/>
              </w:rPr>
              <w:t>AT+KTCPSND=1,18</w:t>
            </w:r>
          </w:p>
        </w:tc>
        <w:tc>
          <w:tcPr>
            <w:tcW w:w="3577" w:type="dxa"/>
          </w:tcPr>
          <w:p w14:paraId="6B113D01" w14:textId="77777777" w:rsidR="0037302F" w:rsidRPr="00794639" w:rsidRDefault="0037302F" w:rsidP="00834DE4">
            <w:pPr>
              <w:pStyle w:val="TableBody"/>
              <w:rPr>
                <w:snapToGrid w:val="0"/>
              </w:rPr>
            </w:pPr>
            <w:r w:rsidRPr="00794639">
              <w:rPr>
                <w:snapToGrid w:val="0"/>
              </w:rPr>
              <w:t>Send data with KPATTERN string at the end. e.g. “GET / HTTP/1.0</w:t>
            </w:r>
          </w:p>
        </w:tc>
      </w:tr>
      <w:tr w:rsidR="0037302F" w:rsidRPr="00794639" w14:paraId="70B5E154" w14:textId="77777777" w:rsidTr="00170927">
        <w:tc>
          <w:tcPr>
            <w:tcW w:w="5418" w:type="dxa"/>
          </w:tcPr>
          <w:p w14:paraId="2CE92469" w14:textId="77777777" w:rsidR="0037302F" w:rsidRPr="00794639" w:rsidRDefault="0037302F" w:rsidP="00834DE4">
            <w:pPr>
              <w:pStyle w:val="TableBody"/>
              <w:rPr>
                <w:b/>
                <w:snapToGrid w:val="0"/>
              </w:rPr>
            </w:pPr>
            <w:r w:rsidRPr="00794639">
              <w:rPr>
                <w:b/>
                <w:snapToGrid w:val="0"/>
              </w:rPr>
              <w:t>CONNECT</w:t>
            </w:r>
          </w:p>
        </w:tc>
        <w:tc>
          <w:tcPr>
            <w:tcW w:w="3577" w:type="dxa"/>
          </w:tcPr>
          <w:p w14:paraId="0726A5DE" w14:textId="77777777" w:rsidR="0037302F" w:rsidRPr="00794639" w:rsidRDefault="0037302F" w:rsidP="00834DE4">
            <w:pPr>
              <w:pStyle w:val="TableBody"/>
            </w:pPr>
          </w:p>
        </w:tc>
      </w:tr>
      <w:tr w:rsidR="0037302F" w:rsidRPr="00794639" w14:paraId="7640F3E0" w14:textId="77777777" w:rsidTr="00170927">
        <w:tc>
          <w:tcPr>
            <w:tcW w:w="5418" w:type="dxa"/>
          </w:tcPr>
          <w:p w14:paraId="0C924FC0" w14:textId="77777777" w:rsidR="0037302F" w:rsidRPr="00794639" w:rsidRDefault="0037302F" w:rsidP="00834DE4">
            <w:pPr>
              <w:pStyle w:val="TableBody"/>
              <w:rPr>
                <w:b/>
                <w:snapToGrid w:val="0"/>
              </w:rPr>
            </w:pPr>
            <w:r w:rsidRPr="00794639">
              <w:rPr>
                <w:b/>
                <w:snapToGrid w:val="0"/>
              </w:rPr>
              <w:t>…Data send…</w:t>
            </w:r>
          </w:p>
        </w:tc>
        <w:tc>
          <w:tcPr>
            <w:tcW w:w="3577" w:type="dxa"/>
          </w:tcPr>
          <w:p w14:paraId="640A3285" w14:textId="77777777" w:rsidR="0037302F" w:rsidRPr="00794639" w:rsidRDefault="0037302F" w:rsidP="00834DE4">
            <w:pPr>
              <w:pStyle w:val="TableBody"/>
            </w:pPr>
          </w:p>
        </w:tc>
      </w:tr>
      <w:tr w:rsidR="0037302F" w:rsidRPr="00794639" w14:paraId="25774AEB" w14:textId="77777777" w:rsidTr="00170927">
        <w:tc>
          <w:tcPr>
            <w:tcW w:w="5418" w:type="dxa"/>
          </w:tcPr>
          <w:p w14:paraId="34D8D73B" w14:textId="77777777" w:rsidR="0037302F" w:rsidRPr="00794639" w:rsidRDefault="0037302F" w:rsidP="00834DE4">
            <w:pPr>
              <w:pStyle w:val="TableBody"/>
              <w:rPr>
                <w:b/>
                <w:snapToGrid w:val="0"/>
              </w:rPr>
            </w:pPr>
            <w:r w:rsidRPr="00794639">
              <w:rPr>
                <w:b/>
                <w:snapToGrid w:val="0"/>
              </w:rPr>
              <w:t>OK</w:t>
            </w:r>
          </w:p>
        </w:tc>
        <w:tc>
          <w:tcPr>
            <w:tcW w:w="3577" w:type="dxa"/>
          </w:tcPr>
          <w:p w14:paraId="7DC5B9D6" w14:textId="77777777" w:rsidR="0037302F" w:rsidRPr="00794639" w:rsidRDefault="0037302F" w:rsidP="00834DE4">
            <w:pPr>
              <w:pStyle w:val="TableBody"/>
              <w:rPr>
                <w:snapToGrid w:val="0"/>
              </w:rPr>
            </w:pPr>
            <w:r w:rsidRPr="00794639">
              <w:rPr>
                <w:snapToGrid w:val="0"/>
              </w:rPr>
              <w:t>--EOF--Pattern--"</w:t>
            </w:r>
          </w:p>
        </w:tc>
      </w:tr>
      <w:tr w:rsidR="0037302F" w:rsidRPr="00794639" w14:paraId="1AD2EE92" w14:textId="77777777" w:rsidTr="00170927">
        <w:tc>
          <w:tcPr>
            <w:tcW w:w="5418" w:type="dxa"/>
          </w:tcPr>
          <w:p w14:paraId="6C81DCBB" w14:textId="77777777" w:rsidR="0037302F" w:rsidRPr="00794639" w:rsidRDefault="0037302F" w:rsidP="00834DE4">
            <w:pPr>
              <w:pStyle w:val="TableBody"/>
              <w:rPr>
                <w:b/>
                <w:snapToGrid w:val="0"/>
              </w:rPr>
            </w:pPr>
            <w:r w:rsidRPr="00794639">
              <w:rPr>
                <w:b/>
                <w:snapToGrid w:val="0"/>
              </w:rPr>
              <w:t>+KTCP_DATA: 1,1380</w:t>
            </w:r>
          </w:p>
          <w:p w14:paraId="4CFDD716" w14:textId="77777777" w:rsidR="0037302F" w:rsidRPr="00794639" w:rsidRDefault="0037302F" w:rsidP="00834DE4">
            <w:pPr>
              <w:pStyle w:val="TableBody"/>
              <w:rPr>
                <w:b/>
                <w:snapToGrid w:val="0"/>
                <w:sz w:val="14"/>
                <w:szCs w:val="14"/>
              </w:rPr>
            </w:pPr>
          </w:p>
        </w:tc>
        <w:tc>
          <w:tcPr>
            <w:tcW w:w="3577" w:type="dxa"/>
          </w:tcPr>
          <w:p w14:paraId="41314939" w14:textId="77777777" w:rsidR="0037302F" w:rsidRPr="00794639" w:rsidRDefault="0037302F" w:rsidP="00834DE4">
            <w:pPr>
              <w:pStyle w:val="TableBody"/>
            </w:pPr>
          </w:p>
        </w:tc>
      </w:tr>
      <w:tr w:rsidR="0037302F" w:rsidRPr="00794639" w14:paraId="0E1E28EC" w14:textId="77777777" w:rsidTr="00170927">
        <w:tc>
          <w:tcPr>
            <w:tcW w:w="5418" w:type="dxa"/>
          </w:tcPr>
          <w:p w14:paraId="291708DE" w14:textId="77777777" w:rsidR="0037302F" w:rsidRPr="00794639" w:rsidRDefault="0037302F" w:rsidP="00834DE4">
            <w:pPr>
              <w:pStyle w:val="TableBody"/>
              <w:rPr>
                <w:b/>
                <w:snapToGrid w:val="0"/>
              </w:rPr>
            </w:pPr>
            <w:r w:rsidRPr="00794639">
              <w:rPr>
                <w:b/>
                <w:snapToGrid w:val="0"/>
              </w:rPr>
              <w:t>AT+KTCPRCV=1, 1380</w:t>
            </w:r>
          </w:p>
        </w:tc>
        <w:tc>
          <w:tcPr>
            <w:tcW w:w="3577" w:type="dxa"/>
          </w:tcPr>
          <w:p w14:paraId="73BBFE78" w14:textId="77777777" w:rsidR="0037302F" w:rsidRPr="00794639" w:rsidRDefault="0037302F" w:rsidP="00834DE4">
            <w:pPr>
              <w:pStyle w:val="TableBody"/>
            </w:pPr>
          </w:p>
        </w:tc>
      </w:tr>
      <w:tr w:rsidR="0037302F" w:rsidRPr="00794639" w14:paraId="329E4B28" w14:textId="77777777" w:rsidTr="00170927">
        <w:tc>
          <w:tcPr>
            <w:tcW w:w="5418" w:type="dxa"/>
          </w:tcPr>
          <w:p w14:paraId="3614ABCB" w14:textId="77777777" w:rsidR="0037302F" w:rsidRPr="00794639" w:rsidRDefault="0037302F" w:rsidP="00834DE4">
            <w:pPr>
              <w:pStyle w:val="TableBody"/>
              <w:rPr>
                <w:b/>
                <w:snapToGrid w:val="0"/>
              </w:rPr>
            </w:pPr>
            <w:r w:rsidRPr="00794639">
              <w:rPr>
                <w:b/>
                <w:snapToGrid w:val="0"/>
              </w:rPr>
              <w:t>CONNECT</w:t>
            </w:r>
          </w:p>
        </w:tc>
        <w:tc>
          <w:tcPr>
            <w:tcW w:w="3577" w:type="dxa"/>
          </w:tcPr>
          <w:p w14:paraId="520F5E37" w14:textId="77777777" w:rsidR="0037302F" w:rsidRPr="00794639" w:rsidRDefault="0037302F" w:rsidP="00834DE4">
            <w:pPr>
              <w:pStyle w:val="TableBody"/>
            </w:pPr>
          </w:p>
        </w:tc>
      </w:tr>
      <w:tr w:rsidR="0037302F" w:rsidRPr="00794639" w14:paraId="0AB644DF" w14:textId="77777777" w:rsidTr="00170927">
        <w:tc>
          <w:tcPr>
            <w:tcW w:w="5418" w:type="dxa"/>
          </w:tcPr>
          <w:p w14:paraId="7DB61BF0" w14:textId="77777777" w:rsidR="0037302F" w:rsidRPr="00794639" w:rsidRDefault="0037302F" w:rsidP="00834DE4">
            <w:pPr>
              <w:pStyle w:val="TableBody"/>
              <w:rPr>
                <w:b/>
                <w:snapToGrid w:val="0"/>
              </w:rPr>
            </w:pPr>
            <w:r w:rsidRPr="00794639">
              <w:rPr>
                <w:b/>
                <w:snapToGrid w:val="0"/>
              </w:rPr>
              <w:t>HTTP/1.0 200 OK</w:t>
            </w:r>
          </w:p>
        </w:tc>
        <w:tc>
          <w:tcPr>
            <w:tcW w:w="3577" w:type="dxa"/>
          </w:tcPr>
          <w:p w14:paraId="4E5AC14B" w14:textId="77777777" w:rsidR="0037302F" w:rsidRPr="00794639" w:rsidRDefault="0037302F" w:rsidP="00834DE4">
            <w:pPr>
              <w:pStyle w:val="TableBody"/>
            </w:pPr>
          </w:p>
        </w:tc>
      </w:tr>
      <w:tr w:rsidR="0037302F" w:rsidRPr="00794639" w14:paraId="3D559D73" w14:textId="77777777" w:rsidTr="00170927">
        <w:tc>
          <w:tcPr>
            <w:tcW w:w="5418" w:type="dxa"/>
          </w:tcPr>
          <w:p w14:paraId="0D7CE4B3" w14:textId="77777777" w:rsidR="0037302F" w:rsidRPr="00794639" w:rsidRDefault="0037302F" w:rsidP="00834DE4">
            <w:pPr>
              <w:pStyle w:val="TableBody"/>
              <w:rPr>
                <w:b/>
                <w:snapToGrid w:val="0"/>
              </w:rPr>
            </w:pPr>
            <w:r w:rsidRPr="00794639">
              <w:rPr>
                <w:b/>
                <w:snapToGrid w:val="0"/>
              </w:rPr>
              <w:t>Cache-Control: private, max-age=0</w:t>
            </w:r>
          </w:p>
        </w:tc>
        <w:tc>
          <w:tcPr>
            <w:tcW w:w="3577" w:type="dxa"/>
          </w:tcPr>
          <w:p w14:paraId="0B5E57A9" w14:textId="77777777" w:rsidR="0037302F" w:rsidRPr="00794639" w:rsidRDefault="0037302F" w:rsidP="00834DE4">
            <w:pPr>
              <w:pStyle w:val="TableBody"/>
              <w:rPr>
                <w:snapToGrid w:val="0"/>
              </w:rPr>
            </w:pPr>
            <w:r w:rsidRPr="00794639">
              <w:rPr>
                <w:snapToGrid w:val="0"/>
              </w:rPr>
              <w:t>DATA read</w:t>
            </w:r>
          </w:p>
        </w:tc>
      </w:tr>
      <w:tr w:rsidR="0037302F" w:rsidRPr="00794639" w14:paraId="0B8620FF" w14:textId="77777777" w:rsidTr="00170927">
        <w:tc>
          <w:tcPr>
            <w:tcW w:w="5418" w:type="dxa"/>
          </w:tcPr>
          <w:p w14:paraId="18862151" w14:textId="77777777" w:rsidR="0037302F" w:rsidRPr="00794639" w:rsidRDefault="0037302F" w:rsidP="00834DE4">
            <w:pPr>
              <w:pStyle w:val="TableBody"/>
              <w:rPr>
                <w:b/>
                <w:snapToGrid w:val="0"/>
              </w:rPr>
            </w:pPr>
            <w:r w:rsidRPr="00794639">
              <w:rPr>
                <w:b/>
                <w:snapToGrid w:val="0"/>
              </w:rPr>
              <w:t>… a lot of data…</w:t>
            </w:r>
          </w:p>
        </w:tc>
        <w:tc>
          <w:tcPr>
            <w:tcW w:w="3577" w:type="dxa"/>
          </w:tcPr>
          <w:p w14:paraId="6CB8E06A" w14:textId="77777777" w:rsidR="0037302F" w:rsidRPr="00794639" w:rsidRDefault="0037302F" w:rsidP="00834DE4">
            <w:pPr>
              <w:pStyle w:val="TableBody"/>
            </w:pPr>
          </w:p>
        </w:tc>
      </w:tr>
      <w:tr w:rsidR="0037302F" w:rsidRPr="00794639" w14:paraId="1A0E27CE" w14:textId="77777777" w:rsidTr="00170927">
        <w:tc>
          <w:tcPr>
            <w:tcW w:w="5418" w:type="dxa"/>
          </w:tcPr>
          <w:p w14:paraId="33AC8C10" w14:textId="77777777" w:rsidR="0037302F" w:rsidRPr="00794639" w:rsidRDefault="0037302F" w:rsidP="00834DE4">
            <w:pPr>
              <w:pStyle w:val="TableBody"/>
              <w:rPr>
                <w:b/>
                <w:snapToGrid w:val="0"/>
              </w:rPr>
            </w:pPr>
            <w:r w:rsidRPr="00794639">
              <w:rPr>
                <w:b/>
                <w:snapToGrid w:val="0"/>
              </w:rPr>
              <w:t>--EOF--Pattern--</w:t>
            </w:r>
          </w:p>
        </w:tc>
        <w:tc>
          <w:tcPr>
            <w:tcW w:w="3577" w:type="dxa"/>
          </w:tcPr>
          <w:p w14:paraId="7D8608D7" w14:textId="77777777" w:rsidR="0037302F" w:rsidRPr="00794639" w:rsidRDefault="0037302F" w:rsidP="00834DE4">
            <w:pPr>
              <w:pStyle w:val="TableBody"/>
            </w:pPr>
          </w:p>
        </w:tc>
      </w:tr>
      <w:tr w:rsidR="0037302F" w:rsidRPr="00794639" w14:paraId="6EE4534F" w14:textId="77777777" w:rsidTr="00170927">
        <w:tc>
          <w:tcPr>
            <w:tcW w:w="5418" w:type="dxa"/>
          </w:tcPr>
          <w:p w14:paraId="2C19BB84" w14:textId="77777777" w:rsidR="0037302F" w:rsidRPr="00794639" w:rsidRDefault="0037302F" w:rsidP="00834DE4">
            <w:pPr>
              <w:pStyle w:val="TableBody"/>
              <w:rPr>
                <w:b/>
                <w:snapToGrid w:val="0"/>
              </w:rPr>
            </w:pPr>
            <w:r w:rsidRPr="00794639">
              <w:rPr>
                <w:b/>
                <w:snapToGrid w:val="0"/>
              </w:rPr>
              <w:t>OK</w:t>
            </w:r>
          </w:p>
        </w:tc>
        <w:tc>
          <w:tcPr>
            <w:tcW w:w="3577" w:type="dxa"/>
          </w:tcPr>
          <w:p w14:paraId="723B7AD6" w14:textId="77777777" w:rsidR="0037302F" w:rsidRPr="00794639" w:rsidRDefault="0037302F" w:rsidP="00834DE4">
            <w:pPr>
              <w:pStyle w:val="TableBody"/>
            </w:pPr>
          </w:p>
        </w:tc>
      </w:tr>
      <w:tr w:rsidR="0037302F" w:rsidRPr="00794639" w14:paraId="66583B71" w14:textId="77777777" w:rsidTr="00170927">
        <w:tc>
          <w:tcPr>
            <w:tcW w:w="5418" w:type="dxa"/>
          </w:tcPr>
          <w:p w14:paraId="485CE95F" w14:textId="77777777" w:rsidR="0037302F" w:rsidRPr="00794639" w:rsidRDefault="0037302F" w:rsidP="00834DE4">
            <w:pPr>
              <w:pStyle w:val="TableBody"/>
              <w:rPr>
                <w:b/>
                <w:snapToGrid w:val="0"/>
              </w:rPr>
            </w:pPr>
            <w:r w:rsidRPr="00794639">
              <w:rPr>
                <w:b/>
                <w:snapToGrid w:val="0"/>
              </w:rPr>
              <w:t>+KTCP_DATA: 1,1380</w:t>
            </w:r>
          </w:p>
          <w:p w14:paraId="2F71BC1A" w14:textId="77777777" w:rsidR="0037302F" w:rsidRPr="00794639" w:rsidRDefault="0037302F" w:rsidP="00834DE4">
            <w:pPr>
              <w:pStyle w:val="TableBody"/>
              <w:rPr>
                <w:b/>
                <w:snapToGrid w:val="0"/>
                <w:sz w:val="14"/>
                <w:szCs w:val="14"/>
              </w:rPr>
            </w:pPr>
          </w:p>
        </w:tc>
        <w:tc>
          <w:tcPr>
            <w:tcW w:w="3577" w:type="dxa"/>
          </w:tcPr>
          <w:p w14:paraId="3949FC13" w14:textId="77777777" w:rsidR="0037302F" w:rsidRPr="00794639" w:rsidRDefault="0037302F" w:rsidP="00834DE4">
            <w:pPr>
              <w:pStyle w:val="TableBody"/>
              <w:rPr>
                <w:snapToGrid w:val="0"/>
              </w:rPr>
            </w:pPr>
            <w:r w:rsidRPr="00794639">
              <w:rPr>
                <w:snapToGrid w:val="0"/>
              </w:rPr>
              <w:t xml:space="preserve">+KTCP_DATA notification </w:t>
            </w:r>
          </w:p>
        </w:tc>
      </w:tr>
      <w:tr w:rsidR="0037302F" w:rsidRPr="00794639" w14:paraId="54671C63" w14:textId="77777777" w:rsidTr="00170927">
        <w:tc>
          <w:tcPr>
            <w:tcW w:w="5418" w:type="dxa"/>
          </w:tcPr>
          <w:p w14:paraId="61ED5662" w14:textId="77777777" w:rsidR="0037302F" w:rsidRPr="00794639" w:rsidRDefault="0037302F" w:rsidP="00834DE4">
            <w:pPr>
              <w:pStyle w:val="TableBody"/>
              <w:rPr>
                <w:b/>
                <w:snapToGrid w:val="0"/>
              </w:rPr>
            </w:pPr>
            <w:r w:rsidRPr="00794639">
              <w:rPr>
                <w:b/>
                <w:snapToGrid w:val="0"/>
              </w:rPr>
              <w:t>AT+KTCPRCV=1,1380</w:t>
            </w:r>
          </w:p>
        </w:tc>
        <w:tc>
          <w:tcPr>
            <w:tcW w:w="3577" w:type="dxa"/>
          </w:tcPr>
          <w:p w14:paraId="6917E2DD" w14:textId="77777777" w:rsidR="0037302F" w:rsidRPr="00794639" w:rsidRDefault="0037302F" w:rsidP="00834DE4">
            <w:pPr>
              <w:pStyle w:val="TableBody"/>
            </w:pPr>
          </w:p>
        </w:tc>
      </w:tr>
      <w:tr w:rsidR="0037302F" w:rsidRPr="00794639" w14:paraId="36908201" w14:textId="77777777" w:rsidTr="00170927">
        <w:tc>
          <w:tcPr>
            <w:tcW w:w="5418" w:type="dxa"/>
          </w:tcPr>
          <w:p w14:paraId="12B8F595" w14:textId="77777777" w:rsidR="0037302F" w:rsidRPr="00794639" w:rsidRDefault="0037302F" w:rsidP="00834DE4">
            <w:pPr>
              <w:pStyle w:val="TableBody"/>
              <w:rPr>
                <w:b/>
                <w:snapToGrid w:val="0"/>
              </w:rPr>
            </w:pPr>
            <w:r w:rsidRPr="00794639">
              <w:rPr>
                <w:b/>
                <w:snapToGrid w:val="0"/>
              </w:rPr>
              <w:t>CONNECT</w:t>
            </w:r>
          </w:p>
        </w:tc>
        <w:tc>
          <w:tcPr>
            <w:tcW w:w="3577" w:type="dxa"/>
          </w:tcPr>
          <w:p w14:paraId="5CB21305" w14:textId="77777777" w:rsidR="0037302F" w:rsidRPr="00794639" w:rsidRDefault="0037302F" w:rsidP="00834DE4">
            <w:pPr>
              <w:pStyle w:val="TableBody"/>
            </w:pPr>
          </w:p>
        </w:tc>
      </w:tr>
      <w:tr w:rsidR="0037302F" w:rsidRPr="00794639" w14:paraId="7158A287" w14:textId="77777777" w:rsidTr="00170927">
        <w:tc>
          <w:tcPr>
            <w:tcW w:w="5418" w:type="dxa"/>
          </w:tcPr>
          <w:p w14:paraId="60D83C60" w14:textId="77777777" w:rsidR="0037302F" w:rsidRPr="00794639" w:rsidRDefault="0037302F" w:rsidP="00834DE4">
            <w:pPr>
              <w:pStyle w:val="TableBody"/>
              <w:ind w:right="-398"/>
              <w:rPr>
                <w:b/>
                <w:snapToGrid w:val="0"/>
              </w:rPr>
            </w:pPr>
            <w:r w:rsidRPr="00794639">
              <w:rPr>
                <w:b/>
                <w:snapToGrid w:val="0"/>
              </w:rPr>
              <w:t>er{padding-bottom:7px !important}#gbar,#guser{font-</w:t>
            </w:r>
          </w:p>
        </w:tc>
        <w:tc>
          <w:tcPr>
            <w:tcW w:w="3577" w:type="dxa"/>
          </w:tcPr>
          <w:p w14:paraId="62910ACF" w14:textId="77777777" w:rsidR="0037302F" w:rsidRPr="00794639" w:rsidRDefault="0037302F" w:rsidP="00834DE4">
            <w:pPr>
              <w:pStyle w:val="TableBody"/>
              <w:rPr>
                <w:snapToGrid w:val="0"/>
              </w:rPr>
            </w:pPr>
            <w:r w:rsidRPr="00794639">
              <w:rPr>
                <w:snapToGrid w:val="0"/>
              </w:rPr>
              <w:t>DATA read</w:t>
            </w:r>
          </w:p>
        </w:tc>
      </w:tr>
      <w:tr w:rsidR="0037302F" w:rsidRPr="00794639" w14:paraId="47387B61" w14:textId="77777777" w:rsidTr="00170927">
        <w:tc>
          <w:tcPr>
            <w:tcW w:w="5418" w:type="dxa"/>
          </w:tcPr>
          <w:p w14:paraId="7060147E" w14:textId="77777777" w:rsidR="0037302F" w:rsidRPr="00794639" w:rsidRDefault="0037302F" w:rsidP="00834DE4">
            <w:pPr>
              <w:pStyle w:val="TableBody"/>
              <w:rPr>
                <w:b/>
                <w:snapToGrid w:val="0"/>
              </w:rPr>
            </w:pPr>
            <w:r w:rsidRPr="00794639">
              <w:rPr>
                <w:b/>
                <w:snapToGrid w:val="0"/>
              </w:rPr>
              <w:t>… a lot of data…</w:t>
            </w:r>
          </w:p>
        </w:tc>
        <w:tc>
          <w:tcPr>
            <w:tcW w:w="3577" w:type="dxa"/>
          </w:tcPr>
          <w:p w14:paraId="30FF24EE" w14:textId="77777777" w:rsidR="0037302F" w:rsidRPr="00794639" w:rsidRDefault="0037302F" w:rsidP="00834DE4">
            <w:pPr>
              <w:pStyle w:val="TableBody"/>
            </w:pPr>
          </w:p>
        </w:tc>
      </w:tr>
      <w:tr w:rsidR="0037302F" w:rsidRPr="00794639" w14:paraId="1BAA6ED7" w14:textId="77777777" w:rsidTr="00170927">
        <w:tc>
          <w:tcPr>
            <w:tcW w:w="5418" w:type="dxa"/>
          </w:tcPr>
          <w:p w14:paraId="5CE20590" w14:textId="77777777" w:rsidR="0037302F" w:rsidRPr="00794639" w:rsidRDefault="0037302F" w:rsidP="00834DE4">
            <w:pPr>
              <w:pStyle w:val="TableBody"/>
              <w:rPr>
                <w:b/>
                <w:snapToGrid w:val="0"/>
              </w:rPr>
            </w:pPr>
            <w:r w:rsidRPr="00794639">
              <w:rPr>
                <w:b/>
                <w:snapToGrid w:val="0"/>
              </w:rPr>
              <w:t>--EOF--Pattern--</w:t>
            </w:r>
          </w:p>
        </w:tc>
        <w:tc>
          <w:tcPr>
            <w:tcW w:w="3577" w:type="dxa"/>
          </w:tcPr>
          <w:p w14:paraId="65FC5088" w14:textId="77777777" w:rsidR="0037302F" w:rsidRPr="00794639" w:rsidRDefault="0037302F" w:rsidP="00834DE4">
            <w:pPr>
              <w:pStyle w:val="TableBody"/>
            </w:pPr>
          </w:p>
        </w:tc>
      </w:tr>
      <w:tr w:rsidR="0037302F" w:rsidRPr="00794639" w14:paraId="02CFBC26" w14:textId="77777777" w:rsidTr="00170927">
        <w:tc>
          <w:tcPr>
            <w:tcW w:w="5418" w:type="dxa"/>
          </w:tcPr>
          <w:p w14:paraId="746AE420" w14:textId="77777777" w:rsidR="0037302F" w:rsidRPr="00794639" w:rsidRDefault="0037302F" w:rsidP="00834DE4">
            <w:pPr>
              <w:pStyle w:val="TableBody"/>
              <w:rPr>
                <w:b/>
                <w:snapToGrid w:val="0"/>
              </w:rPr>
            </w:pPr>
            <w:r w:rsidRPr="00794639">
              <w:rPr>
                <w:b/>
                <w:snapToGrid w:val="0"/>
              </w:rPr>
              <w:t>OK</w:t>
            </w:r>
          </w:p>
        </w:tc>
        <w:tc>
          <w:tcPr>
            <w:tcW w:w="3577" w:type="dxa"/>
          </w:tcPr>
          <w:p w14:paraId="43BE9E67" w14:textId="77777777" w:rsidR="0037302F" w:rsidRPr="00794639" w:rsidRDefault="0037302F" w:rsidP="00834DE4">
            <w:pPr>
              <w:pStyle w:val="TableBody"/>
            </w:pPr>
          </w:p>
        </w:tc>
      </w:tr>
      <w:tr w:rsidR="0037302F" w:rsidRPr="00794639" w14:paraId="67D331C4" w14:textId="77777777" w:rsidTr="00170927">
        <w:tc>
          <w:tcPr>
            <w:tcW w:w="5418" w:type="dxa"/>
          </w:tcPr>
          <w:p w14:paraId="415B2397" w14:textId="77777777" w:rsidR="0037302F" w:rsidRPr="00794639" w:rsidRDefault="0037302F" w:rsidP="00834DE4">
            <w:pPr>
              <w:pStyle w:val="TableBody"/>
              <w:rPr>
                <w:b/>
                <w:snapToGrid w:val="0"/>
              </w:rPr>
            </w:pPr>
            <w:r w:rsidRPr="00794639">
              <w:rPr>
                <w:b/>
                <w:snapToGrid w:val="0"/>
              </w:rPr>
              <w:t>+KTCP_DATA: 1,1380</w:t>
            </w:r>
          </w:p>
          <w:p w14:paraId="7671B267" w14:textId="70B3EB6A" w:rsidR="00294D83" w:rsidRPr="00794639" w:rsidRDefault="00294D83" w:rsidP="00834DE4">
            <w:pPr>
              <w:pStyle w:val="TableBody"/>
              <w:rPr>
                <w:b/>
                <w:snapToGrid w:val="0"/>
                <w:sz w:val="14"/>
                <w:szCs w:val="14"/>
              </w:rPr>
            </w:pPr>
          </w:p>
        </w:tc>
        <w:tc>
          <w:tcPr>
            <w:tcW w:w="3577" w:type="dxa"/>
          </w:tcPr>
          <w:p w14:paraId="02D606E5" w14:textId="77777777" w:rsidR="0037302F" w:rsidRPr="00794639" w:rsidRDefault="0037302F" w:rsidP="00834DE4">
            <w:pPr>
              <w:pStyle w:val="TableBody"/>
            </w:pPr>
          </w:p>
        </w:tc>
      </w:tr>
      <w:tr w:rsidR="0037302F" w:rsidRPr="00794639" w14:paraId="7FB286CD" w14:textId="77777777" w:rsidTr="00170927">
        <w:tc>
          <w:tcPr>
            <w:tcW w:w="5418" w:type="dxa"/>
          </w:tcPr>
          <w:p w14:paraId="2C291D59" w14:textId="77777777" w:rsidR="0037302F" w:rsidRPr="00794639" w:rsidRDefault="0037302F" w:rsidP="00834DE4">
            <w:pPr>
              <w:pStyle w:val="TableBody"/>
              <w:rPr>
                <w:b/>
                <w:snapToGrid w:val="0"/>
              </w:rPr>
            </w:pPr>
            <w:r w:rsidRPr="00794639">
              <w:rPr>
                <w:b/>
                <w:snapToGrid w:val="0"/>
              </w:rPr>
              <w:t>AT+KTCPCLOSE=1,1</w:t>
            </w:r>
          </w:p>
        </w:tc>
        <w:tc>
          <w:tcPr>
            <w:tcW w:w="3577" w:type="dxa"/>
          </w:tcPr>
          <w:p w14:paraId="4057B473" w14:textId="77777777" w:rsidR="0037302F" w:rsidRPr="00794639" w:rsidRDefault="0037302F" w:rsidP="00834DE4">
            <w:pPr>
              <w:pStyle w:val="TableBody"/>
            </w:pPr>
            <w:r w:rsidRPr="00794639">
              <w:rPr>
                <w:snapToGrid w:val="0"/>
              </w:rPr>
              <w:t>Close session 1</w:t>
            </w:r>
          </w:p>
        </w:tc>
      </w:tr>
      <w:tr w:rsidR="0037302F" w:rsidRPr="00794639" w14:paraId="6DDBEF49" w14:textId="77777777" w:rsidTr="00170927">
        <w:tc>
          <w:tcPr>
            <w:tcW w:w="5418" w:type="dxa"/>
          </w:tcPr>
          <w:p w14:paraId="7EEA5D4E" w14:textId="77777777" w:rsidR="0037302F" w:rsidRPr="00794639" w:rsidRDefault="0037302F" w:rsidP="00834DE4">
            <w:pPr>
              <w:pStyle w:val="TableBody"/>
              <w:rPr>
                <w:b/>
                <w:snapToGrid w:val="0"/>
              </w:rPr>
            </w:pPr>
            <w:r w:rsidRPr="00794639">
              <w:rPr>
                <w:b/>
                <w:snapToGrid w:val="0"/>
              </w:rPr>
              <w:t>OK</w:t>
            </w:r>
          </w:p>
          <w:p w14:paraId="000A7CD7" w14:textId="77777777" w:rsidR="0037302F" w:rsidRPr="00794639" w:rsidRDefault="0037302F" w:rsidP="00834DE4">
            <w:pPr>
              <w:pStyle w:val="TableBody"/>
              <w:rPr>
                <w:b/>
                <w:snapToGrid w:val="0"/>
                <w:sz w:val="14"/>
                <w:szCs w:val="14"/>
              </w:rPr>
            </w:pPr>
          </w:p>
        </w:tc>
        <w:tc>
          <w:tcPr>
            <w:tcW w:w="3577" w:type="dxa"/>
          </w:tcPr>
          <w:p w14:paraId="2D63EF31" w14:textId="77777777" w:rsidR="0037302F" w:rsidRPr="00794639" w:rsidRDefault="0037302F" w:rsidP="00834DE4">
            <w:pPr>
              <w:pStyle w:val="TableBody"/>
            </w:pPr>
          </w:p>
        </w:tc>
      </w:tr>
      <w:tr w:rsidR="0037302F" w:rsidRPr="00794639" w14:paraId="1C6250FD" w14:textId="77777777" w:rsidTr="00170927">
        <w:tc>
          <w:tcPr>
            <w:tcW w:w="5418" w:type="dxa"/>
          </w:tcPr>
          <w:p w14:paraId="2977ABBF" w14:textId="77777777" w:rsidR="0037302F" w:rsidRPr="00794639" w:rsidRDefault="0037302F" w:rsidP="00834DE4">
            <w:pPr>
              <w:pStyle w:val="TableBody"/>
              <w:rPr>
                <w:b/>
                <w:snapToGrid w:val="0"/>
              </w:rPr>
            </w:pPr>
            <w:r w:rsidRPr="00794639">
              <w:rPr>
                <w:b/>
                <w:snapToGrid w:val="0"/>
              </w:rPr>
              <w:t>AT+KTCPDEL=1</w:t>
            </w:r>
          </w:p>
        </w:tc>
        <w:tc>
          <w:tcPr>
            <w:tcW w:w="3577" w:type="dxa"/>
          </w:tcPr>
          <w:p w14:paraId="6F048B56" w14:textId="77777777" w:rsidR="0037302F" w:rsidRPr="00794639" w:rsidRDefault="0037302F" w:rsidP="00834DE4">
            <w:pPr>
              <w:pStyle w:val="TableBody"/>
            </w:pPr>
            <w:r w:rsidRPr="00794639">
              <w:rPr>
                <w:snapToGrid w:val="0"/>
              </w:rPr>
              <w:t>Delete session 1</w:t>
            </w:r>
          </w:p>
        </w:tc>
      </w:tr>
      <w:tr w:rsidR="0037302F" w:rsidRPr="00794639" w14:paraId="17B73E34" w14:textId="77777777" w:rsidTr="00170927">
        <w:tc>
          <w:tcPr>
            <w:tcW w:w="5418" w:type="dxa"/>
          </w:tcPr>
          <w:p w14:paraId="02C9BF5F" w14:textId="77777777" w:rsidR="0037302F" w:rsidRPr="00794639" w:rsidRDefault="0037302F" w:rsidP="00834DE4">
            <w:pPr>
              <w:pStyle w:val="TableBody"/>
              <w:rPr>
                <w:b/>
                <w:snapToGrid w:val="0"/>
              </w:rPr>
            </w:pPr>
            <w:r w:rsidRPr="00794639">
              <w:rPr>
                <w:b/>
                <w:snapToGrid w:val="0"/>
              </w:rPr>
              <w:t>OK</w:t>
            </w:r>
          </w:p>
          <w:p w14:paraId="10BF619A" w14:textId="77777777" w:rsidR="0037302F" w:rsidRPr="00794639" w:rsidRDefault="0037302F" w:rsidP="00834DE4">
            <w:pPr>
              <w:pStyle w:val="TableBody"/>
              <w:rPr>
                <w:b/>
                <w:snapToGrid w:val="0"/>
                <w:sz w:val="14"/>
                <w:szCs w:val="14"/>
              </w:rPr>
            </w:pPr>
          </w:p>
        </w:tc>
        <w:tc>
          <w:tcPr>
            <w:tcW w:w="3577" w:type="dxa"/>
          </w:tcPr>
          <w:p w14:paraId="19100C5E" w14:textId="77777777" w:rsidR="0037302F" w:rsidRPr="00794639" w:rsidRDefault="0037302F" w:rsidP="00834DE4">
            <w:pPr>
              <w:pStyle w:val="TableBody"/>
            </w:pPr>
          </w:p>
        </w:tc>
      </w:tr>
      <w:tr w:rsidR="0037302F" w:rsidRPr="00794639" w14:paraId="1ECCBA4F" w14:textId="77777777" w:rsidTr="00170927">
        <w:tc>
          <w:tcPr>
            <w:tcW w:w="5418" w:type="dxa"/>
          </w:tcPr>
          <w:p w14:paraId="6BDA1260" w14:textId="77777777" w:rsidR="0037302F" w:rsidRPr="00794639" w:rsidRDefault="0037302F" w:rsidP="00834DE4">
            <w:pPr>
              <w:pStyle w:val="TableBody"/>
              <w:rPr>
                <w:b/>
                <w:snapToGrid w:val="0"/>
              </w:rPr>
            </w:pPr>
            <w:r w:rsidRPr="00794639">
              <w:rPr>
                <w:b/>
                <w:snapToGrid w:val="0"/>
              </w:rPr>
              <w:t>AT+KTCPCFG?</w:t>
            </w:r>
          </w:p>
        </w:tc>
        <w:tc>
          <w:tcPr>
            <w:tcW w:w="3577" w:type="dxa"/>
          </w:tcPr>
          <w:p w14:paraId="27FFE3A3" w14:textId="77777777" w:rsidR="0037302F" w:rsidRPr="00794639" w:rsidRDefault="0037302F" w:rsidP="00834DE4">
            <w:pPr>
              <w:pStyle w:val="TableBody"/>
            </w:pPr>
            <w:r w:rsidRPr="00794639">
              <w:rPr>
                <w:snapToGrid w:val="0"/>
              </w:rPr>
              <w:t>No session is available</w:t>
            </w:r>
          </w:p>
        </w:tc>
      </w:tr>
      <w:tr w:rsidR="0037302F" w:rsidRPr="00794639" w14:paraId="0D4A37BD" w14:textId="77777777" w:rsidTr="00170927">
        <w:tc>
          <w:tcPr>
            <w:tcW w:w="5418" w:type="dxa"/>
          </w:tcPr>
          <w:p w14:paraId="2F14373A" w14:textId="77777777" w:rsidR="0037302F" w:rsidRPr="00794639" w:rsidRDefault="0037302F" w:rsidP="00834DE4">
            <w:pPr>
              <w:pStyle w:val="TableBody"/>
              <w:rPr>
                <w:b/>
                <w:snapToGrid w:val="0"/>
              </w:rPr>
            </w:pPr>
            <w:r w:rsidRPr="00794639">
              <w:rPr>
                <w:b/>
                <w:snapToGrid w:val="0"/>
              </w:rPr>
              <w:t>OK</w:t>
            </w:r>
          </w:p>
        </w:tc>
        <w:tc>
          <w:tcPr>
            <w:tcW w:w="3577" w:type="dxa"/>
          </w:tcPr>
          <w:p w14:paraId="35976D55" w14:textId="77777777" w:rsidR="0037302F" w:rsidRPr="00794639" w:rsidRDefault="0037302F" w:rsidP="00834DE4">
            <w:pPr>
              <w:pStyle w:val="TableBody"/>
            </w:pPr>
          </w:p>
        </w:tc>
      </w:tr>
    </w:tbl>
    <w:p w14:paraId="734909AD" w14:textId="77777777" w:rsidR="0037302F" w:rsidRPr="00794639" w:rsidRDefault="0037302F" w:rsidP="0037302F">
      <w:pPr>
        <w:pStyle w:val="Heading3"/>
      </w:pPr>
      <w:bookmarkStart w:id="15106" w:name="_Toc489371344"/>
      <w:bookmarkStart w:id="15107" w:name="_Toc511294418"/>
      <w:bookmarkStart w:id="15108" w:name="_Toc531701826"/>
      <w:r w:rsidRPr="00794639">
        <w:lastRenderedPageBreak/>
        <w:t>Server Mode</w:t>
      </w:r>
      <w:bookmarkEnd w:id="15106"/>
      <w:bookmarkEnd w:id="15107"/>
      <w:bookmarkEnd w:id="15108"/>
    </w:p>
    <w:p w14:paraId="54051EA5" w14:textId="17F0BBC9" w:rsidR="0037302F" w:rsidRPr="00794639" w:rsidRDefault="00294D83" w:rsidP="0037302F">
      <w:r w:rsidRPr="00794639">
        <w:t xml:space="preserve">A </w:t>
      </w:r>
      <w:r w:rsidR="0037302F" w:rsidRPr="00794639">
        <w:t>daytime server</w:t>
      </w:r>
      <w:r w:rsidRPr="00794639">
        <w:t xml:space="preserve"> is emulated in the following example</w:t>
      </w:r>
      <w:r w:rsidR="0037302F" w:rsidRPr="00794639">
        <w:t xml:space="preserve">. </w:t>
      </w:r>
      <w:r w:rsidRPr="00794639">
        <w:t xml:space="preserve">The </w:t>
      </w:r>
      <w:r w:rsidR="0037302F" w:rsidRPr="00794639">
        <w:t>server listens to port 13</w:t>
      </w:r>
      <w:r w:rsidRPr="00794639">
        <w:t>,</w:t>
      </w:r>
      <w:r w:rsidR="0037302F" w:rsidRPr="00794639">
        <w:t xml:space="preserve"> </w:t>
      </w:r>
      <w:r w:rsidRPr="00794639">
        <w:t xml:space="preserve">and returns the date </w:t>
      </w:r>
      <w:r w:rsidR="0037302F" w:rsidRPr="00794639">
        <w:t>for each connection.</w:t>
      </w:r>
    </w:p>
    <w:tbl>
      <w:tblPr>
        <w:tblStyle w:val="TableGrid"/>
        <w:tblW w:w="0" w:type="auto"/>
        <w:tblBorders>
          <w:insideH w:val="none" w:sz="0" w:space="0" w:color="auto"/>
        </w:tblBorders>
        <w:tblLayout w:type="fixed"/>
        <w:tblLook w:val="04A0" w:firstRow="1" w:lastRow="0" w:firstColumn="1" w:lastColumn="0" w:noHBand="0" w:noVBand="1"/>
      </w:tblPr>
      <w:tblGrid>
        <w:gridCol w:w="5418"/>
        <w:gridCol w:w="3577"/>
      </w:tblGrid>
      <w:tr w:rsidR="0037302F" w:rsidRPr="00794639" w14:paraId="0FE33957" w14:textId="77777777" w:rsidTr="00170927">
        <w:tc>
          <w:tcPr>
            <w:tcW w:w="5418" w:type="dxa"/>
          </w:tcPr>
          <w:p w14:paraId="63756FE3" w14:textId="77777777" w:rsidR="0037302F" w:rsidRPr="00794639" w:rsidRDefault="0037302F" w:rsidP="00834DE4">
            <w:pPr>
              <w:pStyle w:val="TableBody"/>
              <w:rPr>
                <w:b/>
                <w:snapToGrid w:val="0"/>
              </w:rPr>
            </w:pPr>
            <w:r w:rsidRPr="00794639">
              <w:rPr>
                <w:b/>
                <w:snapToGrid w:val="0"/>
              </w:rPr>
              <w:t>AT&amp;K3</w:t>
            </w:r>
          </w:p>
        </w:tc>
        <w:tc>
          <w:tcPr>
            <w:tcW w:w="3577" w:type="dxa"/>
          </w:tcPr>
          <w:p w14:paraId="2B525067" w14:textId="77777777" w:rsidR="0037302F" w:rsidRPr="00794639" w:rsidRDefault="0037302F" w:rsidP="00834DE4">
            <w:pPr>
              <w:pStyle w:val="TableBody"/>
              <w:rPr>
                <w:snapToGrid w:val="0"/>
              </w:rPr>
            </w:pPr>
            <w:r w:rsidRPr="00794639">
              <w:rPr>
                <w:snapToGrid w:val="0"/>
              </w:rPr>
              <w:t>Hardware flow control activation</w:t>
            </w:r>
          </w:p>
        </w:tc>
      </w:tr>
      <w:tr w:rsidR="0037302F" w:rsidRPr="00794639" w14:paraId="6FC21382" w14:textId="77777777" w:rsidTr="00170927">
        <w:tc>
          <w:tcPr>
            <w:tcW w:w="5418" w:type="dxa"/>
          </w:tcPr>
          <w:p w14:paraId="1B1B81BE" w14:textId="77777777" w:rsidR="0037302F" w:rsidRPr="00794639" w:rsidRDefault="0037302F" w:rsidP="00834DE4">
            <w:pPr>
              <w:pStyle w:val="TableBody"/>
              <w:rPr>
                <w:b/>
                <w:snapToGrid w:val="0"/>
              </w:rPr>
            </w:pPr>
            <w:r w:rsidRPr="00794639">
              <w:rPr>
                <w:b/>
                <w:snapToGrid w:val="0"/>
              </w:rPr>
              <w:t>OK</w:t>
            </w:r>
          </w:p>
        </w:tc>
        <w:tc>
          <w:tcPr>
            <w:tcW w:w="3577" w:type="dxa"/>
          </w:tcPr>
          <w:p w14:paraId="094D2646" w14:textId="77777777" w:rsidR="0037302F" w:rsidRPr="00794639" w:rsidRDefault="0037302F" w:rsidP="00834DE4">
            <w:pPr>
              <w:pStyle w:val="TableBody"/>
              <w:rPr>
                <w:snapToGrid w:val="0"/>
              </w:rPr>
            </w:pPr>
          </w:p>
        </w:tc>
      </w:tr>
      <w:tr w:rsidR="0037302F" w:rsidRPr="00794639" w14:paraId="18517DC4" w14:textId="77777777" w:rsidTr="00170927">
        <w:tc>
          <w:tcPr>
            <w:tcW w:w="5418" w:type="dxa"/>
          </w:tcPr>
          <w:p w14:paraId="03735864" w14:textId="77777777" w:rsidR="0037302F" w:rsidRPr="00794639" w:rsidRDefault="0037302F" w:rsidP="00834DE4">
            <w:pPr>
              <w:pStyle w:val="TableBody"/>
              <w:rPr>
                <w:b/>
                <w:snapToGrid w:val="0"/>
              </w:rPr>
            </w:pPr>
          </w:p>
        </w:tc>
        <w:tc>
          <w:tcPr>
            <w:tcW w:w="3577" w:type="dxa"/>
          </w:tcPr>
          <w:p w14:paraId="7B12B909" w14:textId="77777777" w:rsidR="0037302F" w:rsidRPr="00794639" w:rsidRDefault="0037302F" w:rsidP="00834DE4">
            <w:pPr>
              <w:pStyle w:val="TableBody"/>
              <w:rPr>
                <w:snapToGrid w:val="0"/>
              </w:rPr>
            </w:pPr>
          </w:p>
        </w:tc>
      </w:tr>
      <w:tr w:rsidR="0037302F" w:rsidRPr="00794639" w14:paraId="4154AEBF" w14:textId="77777777" w:rsidTr="00170927">
        <w:tc>
          <w:tcPr>
            <w:tcW w:w="5418" w:type="dxa"/>
          </w:tcPr>
          <w:p w14:paraId="09528679" w14:textId="3AC0AF7D" w:rsidR="0037302F" w:rsidRPr="00794639" w:rsidRDefault="0037302F" w:rsidP="00834DE4">
            <w:pPr>
              <w:pStyle w:val="TableBody"/>
              <w:rPr>
                <w:b/>
                <w:snapToGrid w:val="0"/>
              </w:rPr>
            </w:pPr>
            <w:r w:rsidRPr="00794639">
              <w:rPr>
                <w:b/>
                <w:snapToGrid w:val="0"/>
              </w:rPr>
              <w:t>AT+KCNXCFG=1,"GPRS","APN","log","password",</w:t>
            </w:r>
            <w:r w:rsidR="0069391D" w:rsidRPr="00794639">
              <w:rPr>
                <w:b/>
                <w:snapToGrid w:val="0"/>
              </w:rPr>
              <w:t>“</w:t>
            </w:r>
            <w:r w:rsidR="0020242F" w:rsidRPr="00794639">
              <w:rPr>
                <w:b/>
                <w:snapToGrid w:val="0"/>
              </w:rPr>
              <w:t>IPV4”,</w:t>
            </w:r>
            <w:r w:rsidRPr="00794639">
              <w:rPr>
                <w:b/>
                <w:snapToGrid w:val="0"/>
              </w:rPr>
              <w:t>"0.0.0.0","0.0.0.0","0.0.0.0"</w:t>
            </w:r>
          </w:p>
        </w:tc>
        <w:tc>
          <w:tcPr>
            <w:tcW w:w="3577" w:type="dxa"/>
          </w:tcPr>
          <w:p w14:paraId="3DFD8143" w14:textId="77777777" w:rsidR="0037302F" w:rsidRPr="00794639" w:rsidRDefault="0037302F" w:rsidP="00834DE4">
            <w:pPr>
              <w:pStyle w:val="TableBody"/>
              <w:rPr>
                <w:snapToGrid w:val="0"/>
              </w:rPr>
            </w:pPr>
            <w:r w:rsidRPr="00794639">
              <w:rPr>
                <w:snapToGrid w:val="0"/>
              </w:rPr>
              <w:t>Set GPRS parameters (APN, login, password)</w:t>
            </w:r>
          </w:p>
        </w:tc>
      </w:tr>
      <w:tr w:rsidR="0037302F" w:rsidRPr="00794639" w14:paraId="3E70927B" w14:textId="77777777" w:rsidTr="00170927">
        <w:tc>
          <w:tcPr>
            <w:tcW w:w="5418" w:type="dxa"/>
          </w:tcPr>
          <w:p w14:paraId="68C0B332" w14:textId="77777777" w:rsidR="0037302F" w:rsidRPr="00794639" w:rsidRDefault="0037302F" w:rsidP="00834DE4">
            <w:pPr>
              <w:pStyle w:val="TableBody"/>
              <w:rPr>
                <w:b/>
                <w:snapToGrid w:val="0"/>
              </w:rPr>
            </w:pPr>
            <w:r w:rsidRPr="00794639">
              <w:rPr>
                <w:b/>
                <w:snapToGrid w:val="0"/>
              </w:rPr>
              <w:t>OK</w:t>
            </w:r>
          </w:p>
          <w:p w14:paraId="43A76EE3" w14:textId="77777777" w:rsidR="0037302F" w:rsidRPr="00794639" w:rsidRDefault="0037302F" w:rsidP="00834DE4">
            <w:pPr>
              <w:pStyle w:val="TableBody"/>
              <w:rPr>
                <w:b/>
                <w:snapToGrid w:val="0"/>
              </w:rPr>
            </w:pPr>
          </w:p>
        </w:tc>
        <w:tc>
          <w:tcPr>
            <w:tcW w:w="3577" w:type="dxa"/>
          </w:tcPr>
          <w:p w14:paraId="0955DF9F" w14:textId="77777777" w:rsidR="0037302F" w:rsidRPr="00794639" w:rsidRDefault="0037302F" w:rsidP="00834DE4">
            <w:pPr>
              <w:pStyle w:val="TableBody"/>
            </w:pPr>
          </w:p>
        </w:tc>
      </w:tr>
      <w:tr w:rsidR="0037302F" w:rsidRPr="00794639" w14:paraId="31710D2C" w14:textId="77777777" w:rsidTr="00170927">
        <w:tc>
          <w:tcPr>
            <w:tcW w:w="5418" w:type="dxa"/>
          </w:tcPr>
          <w:p w14:paraId="7FB0499A" w14:textId="77777777" w:rsidR="0037302F" w:rsidRPr="00794639" w:rsidRDefault="0037302F" w:rsidP="00834DE4">
            <w:pPr>
              <w:pStyle w:val="TableBody"/>
              <w:rPr>
                <w:b/>
                <w:snapToGrid w:val="0"/>
              </w:rPr>
            </w:pPr>
            <w:r w:rsidRPr="00794639">
              <w:rPr>
                <w:b/>
                <w:snapToGrid w:val="0"/>
              </w:rPr>
              <w:t>AT+KTCPCFG=1,1,,13</w:t>
            </w:r>
          </w:p>
        </w:tc>
        <w:tc>
          <w:tcPr>
            <w:tcW w:w="3577" w:type="dxa"/>
          </w:tcPr>
          <w:p w14:paraId="29049FBE" w14:textId="77777777" w:rsidR="0037302F" w:rsidRPr="00794639" w:rsidRDefault="0037302F" w:rsidP="00834DE4">
            <w:pPr>
              <w:pStyle w:val="TableBody"/>
              <w:rPr>
                <w:snapToGrid w:val="0"/>
              </w:rPr>
            </w:pPr>
            <w:r w:rsidRPr="00794639">
              <w:rPr>
                <w:snapToGrid w:val="0"/>
              </w:rPr>
              <w:t>Set TCP listener and port number</w:t>
            </w:r>
          </w:p>
        </w:tc>
      </w:tr>
      <w:tr w:rsidR="0037302F" w:rsidRPr="00794639" w14:paraId="0909F966" w14:textId="77777777" w:rsidTr="00170927">
        <w:tc>
          <w:tcPr>
            <w:tcW w:w="5418" w:type="dxa"/>
          </w:tcPr>
          <w:p w14:paraId="59131FF5" w14:textId="77777777" w:rsidR="0037302F" w:rsidRPr="00794639" w:rsidRDefault="0037302F" w:rsidP="00834DE4">
            <w:pPr>
              <w:pStyle w:val="TableBody"/>
              <w:rPr>
                <w:b/>
                <w:snapToGrid w:val="0"/>
              </w:rPr>
            </w:pPr>
            <w:r w:rsidRPr="00794639">
              <w:rPr>
                <w:b/>
                <w:snapToGrid w:val="0"/>
              </w:rPr>
              <w:t>+KTCPCFG: 1</w:t>
            </w:r>
          </w:p>
        </w:tc>
        <w:tc>
          <w:tcPr>
            <w:tcW w:w="3577" w:type="dxa"/>
          </w:tcPr>
          <w:p w14:paraId="4DBDE513" w14:textId="77777777" w:rsidR="0037302F" w:rsidRPr="00794639" w:rsidRDefault="0037302F" w:rsidP="00834DE4">
            <w:pPr>
              <w:pStyle w:val="TableBody"/>
            </w:pPr>
            <w:r w:rsidRPr="00794639">
              <w:t>Returns session 1</w:t>
            </w:r>
          </w:p>
        </w:tc>
      </w:tr>
      <w:tr w:rsidR="0037302F" w:rsidRPr="00794639" w14:paraId="1E5BD075" w14:textId="77777777" w:rsidTr="00170927">
        <w:tc>
          <w:tcPr>
            <w:tcW w:w="5418" w:type="dxa"/>
          </w:tcPr>
          <w:p w14:paraId="5EB17C52" w14:textId="77777777" w:rsidR="0037302F" w:rsidRPr="00794639" w:rsidRDefault="0037302F" w:rsidP="00834DE4">
            <w:pPr>
              <w:pStyle w:val="TableBody"/>
              <w:rPr>
                <w:b/>
                <w:snapToGrid w:val="0"/>
              </w:rPr>
            </w:pPr>
            <w:r w:rsidRPr="00794639">
              <w:rPr>
                <w:b/>
                <w:snapToGrid w:val="0"/>
              </w:rPr>
              <w:t>OK</w:t>
            </w:r>
          </w:p>
          <w:p w14:paraId="59FB2D74" w14:textId="77777777" w:rsidR="0037302F" w:rsidRPr="00794639" w:rsidRDefault="0037302F" w:rsidP="00834DE4">
            <w:pPr>
              <w:pStyle w:val="TableBody"/>
              <w:rPr>
                <w:b/>
                <w:snapToGrid w:val="0"/>
              </w:rPr>
            </w:pPr>
          </w:p>
        </w:tc>
        <w:tc>
          <w:tcPr>
            <w:tcW w:w="3577" w:type="dxa"/>
          </w:tcPr>
          <w:p w14:paraId="140BA8EA" w14:textId="77777777" w:rsidR="0037302F" w:rsidRPr="00794639" w:rsidRDefault="0037302F" w:rsidP="00834DE4">
            <w:pPr>
              <w:pStyle w:val="TableBody"/>
            </w:pPr>
          </w:p>
        </w:tc>
      </w:tr>
      <w:tr w:rsidR="0037302F" w:rsidRPr="00794639" w14:paraId="2EB9B4C5" w14:textId="77777777" w:rsidTr="00170927">
        <w:tc>
          <w:tcPr>
            <w:tcW w:w="5418" w:type="dxa"/>
          </w:tcPr>
          <w:p w14:paraId="4358DBDD" w14:textId="77777777" w:rsidR="0037302F" w:rsidRPr="00794639" w:rsidRDefault="0037302F" w:rsidP="00834DE4">
            <w:pPr>
              <w:pStyle w:val="TableBody"/>
              <w:rPr>
                <w:b/>
                <w:snapToGrid w:val="0"/>
              </w:rPr>
            </w:pPr>
            <w:r w:rsidRPr="00794639">
              <w:rPr>
                <w:b/>
                <w:snapToGrid w:val="0"/>
              </w:rPr>
              <w:t>AT+KTCPCNX=1</w:t>
            </w:r>
          </w:p>
        </w:tc>
        <w:tc>
          <w:tcPr>
            <w:tcW w:w="3577" w:type="dxa"/>
          </w:tcPr>
          <w:p w14:paraId="42F79270" w14:textId="77777777" w:rsidR="0037302F" w:rsidRPr="00794639" w:rsidRDefault="0037302F" w:rsidP="00834DE4">
            <w:pPr>
              <w:pStyle w:val="TableBody"/>
              <w:rPr>
                <w:snapToGrid w:val="0"/>
              </w:rPr>
            </w:pPr>
            <w:r w:rsidRPr="00794639">
              <w:rPr>
                <w:snapToGrid w:val="0"/>
              </w:rPr>
              <w:t>Initiate the server</w:t>
            </w:r>
          </w:p>
        </w:tc>
      </w:tr>
      <w:tr w:rsidR="0037302F" w:rsidRPr="00794639" w14:paraId="4FD10480" w14:textId="77777777" w:rsidTr="00170927">
        <w:tc>
          <w:tcPr>
            <w:tcW w:w="5418" w:type="dxa"/>
          </w:tcPr>
          <w:p w14:paraId="2558BA7E" w14:textId="77777777" w:rsidR="0037302F" w:rsidRPr="00794639" w:rsidRDefault="0037302F" w:rsidP="00834DE4">
            <w:pPr>
              <w:pStyle w:val="TableBody"/>
              <w:rPr>
                <w:b/>
                <w:snapToGrid w:val="0"/>
              </w:rPr>
            </w:pPr>
            <w:r w:rsidRPr="00794639">
              <w:rPr>
                <w:b/>
                <w:snapToGrid w:val="0"/>
              </w:rPr>
              <w:t>OK</w:t>
            </w:r>
          </w:p>
          <w:p w14:paraId="57F72DD7" w14:textId="77777777" w:rsidR="0037302F" w:rsidRPr="00794639" w:rsidRDefault="0037302F" w:rsidP="00834DE4">
            <w:pPr>
              <w:pStyle w:val="TableBody"/>
              <w:rPr>
                <w:b/>
                <w:snapToGrid w:val="0"/>
              </w:rPr>
            </w:pPr>
          </w:p>
        </w:tc>
        <w:tc>
          <w:tcPr>
            <w:tcW w:w="3577" w:type="dxa"/>
          </w:tcPr>
          <w:p w14:paraId="40A6888B" w14:textId="77777777" w:rsidR="0037302F" w:rsidRPr="00794639" w:rsidRDefault="0037302F" w:rsidP="00834DE4">
            <w:pPr>
              <w:pStyle w:val="TableBody"/>
            </w:pPr>
          </w:p>
        </w:tc>
      </w:tr>
      <w:tr w:rsidR="0037302F" w:rsidRPr="00794639" w14:paraId="463BEB16" w14:textId="77777777" w:rsidTr="00170927">
        <w:tc>
          <w:tcPr>
            <w:tcW w:w="5418" w:type="dxa"/>
          </w:tcPr>
          <w:p w14:paraId="20A691B2" w14:textId="77777777" w:rsidR="0037302F" w:rsidRPr="00794639" w:rsidRDefault="0037302F" w:rsidP="00834DE4">
            <w:pPr>
              <w:pStyle w:val="TableBody"/>
              <w:rPr>
                <w:b/>
                <w:snapToGrid w:val="0"/>
              </w:rPr>
            </w:pPr>
            <w:r w:rsidRPr="00794639">
              <w:rPr>
                <w:b/>
                <w:snapToGrid w:val="0"/>
              </w:rPr>
              <w:t>AT+KCGPADDR</w:t>
            </w:r>
          </w:p>
          <w:p w14:paraId="3130226C" w14:textId="77777777" w:rsidR="0037302F" w:rsidRPr="00794639" w:rsidRDefault="0037302F" w:rsidP="00834DE4">
            <w:pPr>
              <w:pStyle w:val="TableBody"/>
              <w:rPr>
                <w:b/>
                <w:snapToGrid w:val="0"/>
              </w:rPr>
            </w:pPr>
            <w:r w:rsidRPr="00794639">
              <w:rPr>
                <w:b/>
                <w:snapToGrid w:val="0"/>
              </w:rPr>
              <w:t>+KCGPADDR: 0,"10.35.125.89"</w:t>
            </w:r>
          </w:p>
        </w:tc>
        <w:tc>
          <w:tcPr>
            <w:tcW w:w="3577" w:type="dxa"/>
          </w:tcPr>
          <w:p w14:paraId="1EA54B06" w14:textId="77777777" w:rsidR="0037302F" w:rsidRPr="00794639" w:rsidRDefault="0037302F" w:rsidP="00834DE4">
            <w:pPr>
              <w:pStyle w:val="TableBody"/>
              <w:rPr>
                <w:snapToGrid w:val="0"/>
              </w:rPr>
            </w:pPr>
            <w:r w:rsidRPr="00794639">
              <w:rPr>
                <w:snapToGrid w:val="0"/>
              </w:rPr>
              <w:t>Get the IP address to initiate a connection request with a client</w:t>
            </w:r>
          </w:p>
        </w:tc>
      </w:tr>
      <w:tr w:rsidR="0037302F" w:rsidRPr="00794639" w14:paraId="12EABCA1" w14:textId="77777777" w:rsidTr="00170927">
        <w:tc>
          <w:tcPr>
            <w:tcW w:w="5418" w:type="dxa"/>
          </w:tcPr>
          <w:p w14:paraId="03B696E5" w14:textId="77777777" w:rsidR="0037302F" w:rsidRPr="00794639" w:rsidRDefault="0037302F" w:rsidP="00834DE4">
            <w:pPr>
              <w:pStyle w:val="TableBody"/>
              <w:rPr>
                <w:b/>
                <w:snapToGrid w:val="0"/>
              </w:rPr>
            </w:pPr>
            <w:r w:rsidRPr="00794639">
              <w:rPr>
                <w:b/>
                <w:snapToGrid w:val="0"/>
              </w:rPr>
              <w:t>OK</w:t>
            </w:r>
          </w:p>
          <w:p w14:paraId="0EC771E3" w14:textId="77777777" w:rsidR="0037302F" w:rsidRPr="00794639" w:rsidRDefault="0037302F" w:rsidP="00834DE4">
            <w:pPr>
              <w:pStyle w:val="TableBody"/>
              <w:rPr>
                <w:b/>
                <w:snapToGrid w:val="0"/>
              </w:rPr>
            </w:pPr>
          </w:p>
        </w:tc>
        <w:tc>
          <w:tcPr>
            <w:tcW w:w="3577" w:type="dxa"/>
          </w:tcPr>
          <w:p w14:paraId="1468C8C4" w14:textId="77777777" w:rsidR="0037302F" w:rsidRPr="00794639" w:rsidRDefault="0037302F" w:rsidP="00834DE4">
            <w:pPr>
              <w:pStyle w:val="TableBody"/>
            </w:pPr>
          </w:p>
        </w:tc>
      </w:tr>
      <w:tr w:rsidR="0037302F" w:rsidRPr="00794639" w14:paraId="2C289859" w14:textId="77777777" w:rsidTr="00170927">
        <w:tc>
          <w:tcPr>
            <w:tcW w:w="5418" w:type="dxa"/>
          </w:tcPr>
          <w:p w14:paraId="52533385" w14:textId="77777777" w:rsidR="0037302F" w:rsidRPr="00794639" w:rsidRDefault="0037302F" w:rsidP="00834DE4">
            <w:pPr>
              <w:pStyle w:val="TableBody"/>
              <w:rPr>
                <w:b/>
                <w:snapToGrid w:val="0"/>
              </w:rPr>
            </w:pPr>
            <w:r w:rsidRPr="00794639">
              <w:rPr>
                <w:b/>
                <w:snapToGrid w:val="0"/>
              </w:rPr>
              <w:t>+KTCP_SRVREQ: 1,2</w:t>
            </w:r>
          </w:p>
          <w:p w14:paraId="5CEC56A6" w14:textId="77777777" w:rsidR="0037302F" w:rsidRPr="00794639" w:rsidRDefault="0037302F" w:rsidP="00834DE4">
            <w:pPr>
              <w:pStyle w:val="TableBody"/>
              <w:rPr>
                <w:b/>
                <w:snapToGrid w:val="0"/>
              </w:rPr>
            </w:pPr>
          </w:p>
        </w:tc>
        <w:tc>
          <w:tcPr>
            <w:tcW w:w="3577" w:type="dxa"/>
          </w:tcPr>
          <w:p w14:paraId="71C4F645" w14:textId="77777777" w:rsidR="0037302F" w:rsidRPr="00794639" w:rsidRDefault="0037302F" w:rsidP="00834DE4">
            <w:pPr>
              <w:pStyle w:val="TableBody"/>
              <w:rPr>
                <w:snapToGrid w:val="0"/>
              </w:rPr>
            </w:pPr>
            <w:r w:rsidRPr="00794639">
              <w:rPr>
                <w:snapToGrid w:val="0"/>
              </w:rPr>
              <w:t xml:space="preserve">A client requests a connection (subsession 2) </w:t>
            </w:r>
          </w:p>
        </w:tc>
      </w:tr>
      <w:tr w:rsidR="0037302F" w:rsidRPr="00794639" w14:paraId="19AB2993" w14:textId="77777777" w:rsidTr="00170927">
        <w:tc>
          <w:tcPr>
            <w:tcW w:w="5418" w:type="dxa"/>
          </w:tcPr>
          <w:p w14:paraId="2C695BBC" w14:textId="77777777" w:rsidR="0037302F" w:rsidRPr="00794639" w:rsidRDefault="0037302F" w:rsidP="00834DE4">
            <w:pPr>
              <w:pStyle w:val="TableBody"/>
              <w:rPr>
                <w:b/>
                <w:snapToGrid w:val="0"/>
              </w:rPr>
            </w:pPr>
            <w:r w:rsidRPr="00794639">
              <w:rPr>
                <w:b/>
                <w:snapToGrid w:val="0"/>
              </w:rPr>
              <w:t>AT+KTCPSND=2,15</w:t>
            </w:r>
          </w:p>
        </w:tc>
        <w:tc>
          <w:tcPr>
            <w:tcW w:w="3577" w:type="dxa"/>
          </w:tcPr>
          <w:p w14:paraId="60F1071F" w14:textId="77777777" w:rsidR="0037302F" w:rsidRPr="00794639" w:rsidRDefault="0037302F" w:rsidP="00834DE4">
            <w:pPr>
              <w:pStyle w:val="TableBody"/>
            </w:pPr>
          </w:p>
        </w:tc>
      </w:tr>
      <w:tr w:rsidR="0037302F" w:rsidRPr="00794639" w14:paraId="6B0A5344" w14:textId="77777777" w:rsidTr="00170927">
        <w:tc>
          <w:tcPr>
            <w:tcW w:w="5418" w:type="dxa"/>
          </w:tcPr>
          <w:p w14:paraId="5666A2CD" w14:textId="77777777" w:rsidR="0037302F" w:rsidRPr="00794639" w:rsidRDefault="0037302F" w:rsidP="00834DE4">
            <w:pPr>
              <w:pStyle w:val="TableBody"/>
              <w:rPr>
                <w:b/>
                <w:snapToGrid w:val="0"/>
              </w:rPr>
            </w:pPr>
            <w:r w:rsidRPr="00794639">
              <w:rPr>
                <w:b/>
                <w:snapToGrid w:val="0"/>
              </w:rPr>
              <w:t>CONNECT</w:t>
            </w:r>
          </w:p>
        </w:tc>
        <w:tc>
          <w:tcPr>
            <w:tcW w:w="3577" w:type="dxa"/>
          </w:tcPr>
          <w:p w14:paraId="3A80675E" w14:textId="77777777" w:rsidR="0037302F" w:rsidRPr="00794639" w:rsidRDefault="0037302F" w:rsidP="00834DE4">
            <w:pPr>
              <w:pStyle w:val="TableBody"/>
            </w:pPr>
          </w:p>
        </w:tc>
      </w:tr>
      <w:tr w:rsidR="0037302F" w:rsidRPr="00794639" w14:paraId="0B4C4588" w14:textId="77777777" w:rsidTr="00170927">
        <w:tc>
          <w:tcPr>
            <w:tcW w:w="5418" w:type="dxa"/>
          </w:tcPr>
          <w:p w14:paraId="06295AE8" w14:textId="77777777" w:rsidR="0037302F" w:rsidRPr="00794639" w:rsidRDefault="0037302F" w:rsidP="00834DE4">
            <w:pPr>
              <w:pStyle w:val="TableBody"/>
              <w:rPr>
                <w:b/>
                <w:snapToGrid w:val="0"/>
              </w:rPr>
            </w:pPr>
            <w:r w:rsidRPr="00794639">
              <w:rPr>
                <w:b/>
                <w:snapToGrid w:val="0"/>
              </w:rPr>
              <w:t>…Date and time…</w:t>
            </w:r>
          </w:p>
        </w:tc>
        <w:tc>
          <w:tcPr>
            <w:tcW w:w="3577" w:type="dxa"/>
          </w:tcPr>
          <w:p w14:paraId="7B912BDA" w14:textId="77777777" w:rsidR="0037302F" w:rsidRPr="00794639" w:rsidRDefault="0037302F" w:rsidP="00834DE4">
            <w:pPr>
              <w:pStyle w:val="TableBody"/>
            </w:pPr>
            <w:r w:rsidRPr="00794639">
              <w:rPr>
                <w:snapToGrid w:val="0"/>
              </w:rPr>
              <w:t>Data is sent to the client read (based on subsession 2)</w:t>
            </w:r>
          </w:p>
        </w:tc>
      </w:tr>
      <w:tr w:rsidR="0037302F" w:rsidRPr="00794639" w14:paraId="730E0764" w14:textId="77777777" w:rsidTr="00170927">
        <w:tc>
          <w:tcPr>
            <w:tcW w:w="5418" w:type="dxa"/>
          </w:tcPr>
          <w:p w14:paraId="08142549" w14:textId="77777777" w:rsidR="0037302F" w:rsidRPr="00794639" w:rsidRDefault="0037302F" w:rsidP="00834DE4">
            <w:pPr>
              <w:pStyle w:val="TableBody"/>
              <w:rPr>
                <w:b/>
                <w:snapToGrid w:val="0"/>
              </w:rPr>
            </w:pPr>
            <w:r w:rsidRPr="00794639">
              <w:rPr>
                <w:b/>
                <w:snapToGrid w:val="0"/>
              </w:rPr>
              <w:t>OK</w:t>
            </w:r>
          </w:p>
          <w:p w14:paraId="07E721D0" w14:textId="10660336" w:rsidR="00BD64FF" w:rsidRPr="00794639" w:rsidRDefault="00BD64FF" w:rsidP="00834DE4">
            <w:pPr>
              <w:pStyle w:val="TableBody"/>
              <w:rPr>
                <w:b/>
                <w:snapToGrid w:val="0"/>
              </w:rPr>
            </w:pPr>
          </w:p>
        </w:tc>
        <w:tc>
          <w:tcPr>
            <w:tcW w:w="3577" w:type="dxa"/>
          </w:tcPr>
          <w:p w14:paraId="4908D632" w14:textId="77777777" w:rsidR="0037302F" w:rsidRPr="00794639" w:rsidRDefault="0037302F" w:rsidP="00834DE4">
            <w:pPr>
              <w:pStyle w:val="TableBody"/>
            </w:pPr>
          </w:p>
        </w:tc>
      </w:tr>
      <w:tr w:rsidR="0037302F" w:rsidRPr="00794639" w14:paraId="42593A07" w14:textId="77777777" w:rsidTr="00170927">
        <w:tc>
          <w:tcPr>
            <w:tcW w:w="5418" w:type="dxa"/>
          </w:tcPr>
          <w:p w14:paraId="7C3E6F40" w14:textId="77777777" w:rsidR="0037302F" w:rsidRPr="00794639" w:rsidRDefault="0037302F" w:rsidP="00834DE4">
            <w:pPr>
              <w:pStyle w:val="TableBody"/>
              <w:rPr>
                <w:b/>
                <w:snapToGrid w:val="0"/>
              </w:rPr>
            </w:pPr>
            <w:r w:rsidRPr="00794639">
              <w:rPr>
                <w:b/>
                <w:snapToGrid w:val="0"/>
              </w:rPr>
              <w:t>+KTCP_SRVREQ: 1,3</w:t>
            </w:r>
          </w:p>
        </w:tc>
        <w:tc>
          <w:tcPr>
            <w:tcW w:w="3577" w:type="dxa"/>
          </w:tcPr>
          <w:p w14:paraId="023EE80F" w14:textId="77777777" w:rsidR="0037302F" w:rsidRPr="00794639" w:rsidRDefault="0037302F" w:rsidP="00834DE4">
            <w:pPr>
              <w:pStyle w:val="TableBody"/>
              <w:rPr>
                <w:snapToGrid w:val="0"/>
              </w:rPr>
            </w:pPr>
            <w:r w:rsidRPr="00794639">
              <w:rPr>
                <w:snapToGrid w:val="0"/>
              </w:rPr>
              <w:t xml:space="preserve">Another client requests a connection (subsession 3); child mode for session 3 </w:t>
            </w:r>
          </w:p>
        </w:tc>
      </w:tr>
      <w:tr w:rsidR="0037302F" w:rsidRPr="00794639" w14:paraId="2CE9A931" w14:textId="77777777" w:rsidTr="00170927">
        <w:tc>
          <w:tcPr>
            <w:tcW w:w="5418" w:type="dxa"/>
          </w:tcPr>
          <w:p w14:paraId="7413E952" w14:textId="77777777" w:rsidR="0037302F" w:rsidRPr="00794639" w:rsidRDefault="0037302F" w:rsidP="00834DE4">
            <w:pPr>
              <w:pStyle w:val="TableBody"/>
              <w:rPr>
                <w:b/>
              </w:rPr>
            </w:pPr>
            <w:r w:rsidRPr="00794639">
              <w:rPr>
                <w:b/>
              </w:rPr>
              <w:t xml:space="preserve">+KTCP_NOTIF: </w:t>
            </w:r>
            <w:r w:rsidRPr="00794639">
              <w:rPr>
                <w:b/>
                <w:snapToGrid w:val="0"/>
              </w:rPr>
              <w:t>2</w:t>
            </w:r>
            <w:r w:rsidRPr="00794639">
              <w:rPr>
                <w:b/>
              </w:rPr>
              <w:t>, 4</w:t>
            </w:r>
          </w:p>
          <w:p w14:paraId="3AEAEA46" w14:textId="77777777" w:rsidR="0037302F" w:rsidRPr="00794639" w:rsidRDefault="0037302F" w:rsidP="00834DE4">
            <w:pPr>
              <w:pStyle w:val="TableBody"/>
              <w:rPr>
                <w:b/>
                <w:snapToGrid w:val="0"/>
              </w:rPr>
            </w:pPr>
          </w:p>
        </w:tc>
        <w:tc>
          <w:tcPr>
            <w:tcW w:w="3577" w:type="dxa"/>
          </w:tcPr>
          <w:p w14:paraId="612A4017" w14:textId="77777777" w:rsidR="0037302F" w:rsidRPr="00794639" w:rsidRDefault="0037302F" w:rsidP="00834DE4">
            <w:pPr>
              <w:pStyle w:val="TableBody"/>
            </w:pPr>
            <w:r w:rsidRPr="00794639">
              <w:rPr>
                <w:snapToGrid w:val="0"/>
              </w:rPr>
              <w:t>Client (subsession 2) closes the connection</w:t>
            </w:r>
          </w:p>
        </w:tc>
      </w:tr>
      <w:tr w:rsidR="0037302F" w:rsidRPr="00794639" w14:paraId="0DD7470D" w14:textId="77777777" w:rsidTr="00170927">
        <w:tc>
          <w:tcPr>
            <w:tcW w:w="5418" w:type="dxa"/>
          </w:tcPr>
          <w:p w14:paraId="1B0C99CA" w14:textId="77777777" w:rsidR="0037302F" w:rsidRPr="00794639" w:rsidRDefault="0037302F" w:rsidP="00834DE4">
            <w:pPr>
              <w:pStyle w:val="TableBody"/>
              <w:rPr>
                <w:b/>
                <w:snapToGrid w:val="0"/>
              </w:rPr>
            </w:pPr>
            <w:r w:rsidRPr="00794639">
              <w:rPr>
                <w:b/>
                <w:snapToGrid w:val="0"/>
              </w:rPr>
              <w:t>AT+KTCPSND=3,15</w:t>
            </w:r>
          </w:p>
        </w:tc>
        <w:tc>
          <w:tcPr>
            <w:tcW w:w="3577" w:type="dxa"/>
          </w:tcPr>
          <w:p w14:paraId="4D749DD1" w14:textId="77777777" w:rsidR="0037302F" w:rsidRPr="00794639" w:rsidRDefault="0037302F" w:rsidP="00834DE4">
            <w:pPr>
              <w:pStyle w:val="TableBody"/>
            </w:pPr>
          </w:p>
        </w:tc>
      </w:tr>
      <w:tr w:rsidR="0037302F" w:rsidRPr="00794639" w14:paraId="0EE2D4E8" w14:textId="77777777" w:rsidTr="00170927">
        <w:tc>
          <w:tcPr>
            <w:tcW w:w="5418" w:type="dxa"/>
          </w:tcPr>
          <w:p w14:paraId="16CD7553" w14:textId="77777777" w:rsidR="0037302F" w:rsidRPr="00794639" w:rsidRDefault="0037302F" w:rsidP="00834DE4">
            <w:pPr>
              <w:pStyle w:val="TableBody"/>
              <w:rPr>
                <w:b/>
                <w:snapToGrid w:val="0"/>
              </w:rPr>
            </w:pPr>
            <w:r w:rsidRPr="00794639">
              <w:rPr>
                <w:b/>
                <w:snapToGrid w:val="0"/>
              </w:rPr>
              <w:t>CONNECT</w:t>
            </w:r>
          </w:p>
        </w:tc>
        <w:tc>
          <w:tcPr>
            <w:tcW w:w="3577" w:type="dxa"/>
          </w:tcPr>
          <w:p w14:paraId="631A9C16" w14:textId="77777777" w:rsidR="0037302F" w:rsidRPr="00794639" w:rsidRDefault="0037302F" w:rsidP="00834DE4">
            <w:pPr>
              <w:pStyle w:val="TableBody"/>
            </w:pPr>
          </w:p>
        </w:tc>
      </w:tr>
      <w:tr w:rsidR="0037302F" w:rsidRPr="00794639" w14:paraId="4A519513" w14:textId="77777777" w:rsidTr="00170927">
        <w:tc>
          <w:tcPr>
            <w:tcW w:w="5418" w:type="dxa"/>
          </w:tcPr>
          <w:p w14:paraId="2F0E84C0" w14:textId="77777777" w:rsidR="0037302F" w:rsidRPr="00794639" w:rsidRDefault="0037302F" w:rsidP="00834DE4">
            <w:pPr>
              <w:pStyle w:val="TableBody"/>
              <w:rPr>
                <w:b/>
                <w:snapToGrid w:val="0"/>
              </w:rPr>
            </w:pPr>
            <w:r w:rsidRPr="00794639">
              <w:rPr>
                <w:b/>
                <w:snapToGrid w:val="0"/>
              </w:rPr>
              <w:t>…Date and time…</w:t>
            </w:r>
          </w:p>
        </w:tc>
        <w:tc>
          <w:tcPr>
            <w:tcW w:w="3577" w:type="dxa"/>
          </w:tcPr>
          <w:p w14:paraId="5B0783A1" w14:textId="77777777" w:rsidR="0037302F" w:rsidRPr="00794639" w:rsidRDefault="0037302F" w:rsidP="00834DE4">
            <w:pPr>
              <w:pStyle w:val="TableBody"/>
              <w:rPr>
                <w:snapToGrid w:val="0"/>
              </w:rPr>
            </w:pPr>
            <w:r w:rsidRPr="00794639">
              <w:rPr>
                <w:snapToGrid w:val="0"/>
              </w:rPr>
              <w:t xml:space="preserve">Data is sent to the client </w:t>
            </w:r>
          </w:p>
        </w:tc>
      </w:tr>
      <w:tr w:rsidR="0037302F" w:rsidRPr="00794639" w14:paraId="1E4ED0BA" w14:textId="77777777" w:rsidTr="00170927">
        <w:tc>
          <w:tcPr>
            <w:tcW w:w="5418" w:type="dxa"/>
          </w:tcPr>
          <w:p w14:paraId="03975A5D" w14:textId="0960C2A0" w:rsidR="0037302F" w:rsidRPr="00794639" w:rsidRDefault="0037302F" w:rsidP="00F2156B">
            <w:pPr>
              <w:pStyle w:val="TableBody"/>
              <w:rPr>
                <w:b/>
                <w:snapToGrid w:val="0"/>
              </w:rPr>
            </w:pPr>
            <w:r w:rsidRPr="00794639">
              <w:rPr>
                <w:b/>
                <w:snapToGrid w:val="0"/>
              </w:rPr>
              <w:t>OK</w:t>
            </w:r>
          </w:p>
        </w:tc>
        <w:tc>
          <w:tcPr>
            <w:tcW w:w="3577" w:type="dxa"/>
          </w:tcPr>
          <w:p w14:paraId="60725C61" w14:textId="77777777" w:rsidR="0037302F" w:rsidRPr="00794639" w:rsidRDefault="0037302F" w:rsidP="00834DE4">
            <w:pPr>
              <w:pStyle w:val="TableBody"/>
            </w:pPr>
          </w:p>
        </w:tc>
      </w:tr>
      <w:tr w:rsidR="0037302F" w:rsidRPr="00794639" w14:paraId="6589CB73" w14:textId="77777777" w:rsidTr="00170927">
        <w:tc>
          <w:tcPr>
            <w:tcW w:w="5418" w:type="dxa"/>
          </w:tcPr>
          <w:p w14:paraId="50AA4117" w14:textId="77777777" w:rsidR="0037302F" w:rsidRPr="00794639" w:rsidRDefault="0037302F" w:rsidP="00834DE4">
            <w:pPr>
              <w:pStyle w:val="TableBody"/>
              <w:rPr>
                <w:b/>
                <w:snapToGrid w:val="0"/>
              </w:rPr>
            </w:pPr>
          </w:p>
        </w:tc>
        <w:tc>
          <w:tcPr>
            <w:tcW w:w="3577" w:type="dxa"/>
          </w:tcPr>
          <w:p w14:paraId="2E90012C" w14:textId="77777777" w:rsidR="0037302F" w:rsidRPr="00794639" w:rsidRDefault="0037302F" w:rsidP="00834DE4">
            <w:pPr>
              <w:pStyle w:val="TableBody"/>
            </w:pPr>
          </w:p>
        </w:tc>
      </w:tr>
      <w:tr w:rsidR="0037302F" w:rsidRPr="00794639" w14:paraId="42F20499" w14:textId="77777777" w:rsidTr="00170927">
        <w:tc>
          <w:tcPr>
            <w:tcW w:w="5418" w:type="dxa"/>
          </w:tcPr>
          <w:p w14:paraId="724EEC24" w14:textId="77777777" w:rsidR="0037302F" w:rsidRPr="00794639" w:rsidRDefault="0037302F" w:rsidP="00834DE4">
            <w:pPr>
              <w:pStyle w:val="TableBody"/>
              <w:rPr>
                <w:b/>
                <w:snapToGrid w:val="0"/>
              </w:rPr>
            </w:pPr>
            <w:r w:rsidRPr="00794639">
              <w:rPr>
                <w:b/>
                <w:snapToGrid w:val="0"/>
              </w:rPr>
              <w:t>+KTCP_DATA: 3,6</w:t>
            </w:r>
          </w:p>
        </w:tc>
        <w:tc>
          <w:tcPr>
            <w:tcW w:w="3577" w:type="dxa"/>
          </w:tcPr>
          <w:p w14:paraId="58C61A76" w14:textId="77777777" w:rsidR="0037302F" w:rsidRPr="00794639" w:rsidRDefault="0037302F" w:rsidP="00834DE4">
            <w:pPr>
              <w:pStyle w:val="TableBody"/>
            </w:pPr>
            <w:r w:rsidRPr="00794639">
              <w:t>Data received from client (subsession 3)</w:t>
            </w:r>
          </w:p>
        </w:tc>
      </w:tr>
      <w:tr w:rsidR="0037302F" w:rsidRPr="00794639" w14:paraId="034CE3E8" w14:textId="77777777" w:rsidTr="00170927">
        <w:tc>
          <w:tcPr>
            <w:tcW w:w="5418" w:type="dxa"/>
          </w:tcPr>
          <w:p w14:paraId="59A7325A" w14:textId="77777777" w:rsidR="0037302F" w:rsidRPr="00794639" w:rsidRDefault="0037302F" w:rsidP="00834DE4">
            <w:pPr>
              <w:pStyle w:val="TableBody"/>
              <w:rPr>
                <w:b/>
                <w:snapToGrid w:val="0"/>
              </w:rPr>
            </w:pPr>
          </w:p>
        </w:tc>
        <w:tc>
          <w:tcPr>
            <w:tcW w:w="3577" w:type="dxa"/>
          </w:tcPr>
          <w:p w14:paraId="7E439F8D" w14:textId="77777777" w:rsidR="0037302F" w:rsidRPr="00794639" w:rsidRDefault="0037302F" w:rsidP="00834DE4">
            <w:pPr>
              <w:pStyle w:val="TableBody"/>
            </w:pPr>
          </w:p>
        </w:tc>
      </w:tr>
      <w:tr w:rsidR="0037302F" w:rsidRPr="00794639" w14:paraId="43E3BF50" w14:textId="77777777" w:rsidTr="00170927">
        <w:tc>
          <w:tcPr>
            <w:tcW w:w="5418" w:type="dxa"/>
          </w:tcPr>
          <w:p w14:paraId="37CFDC2D" w14:textId="77777777" w:rsidR="0037302F" w:rsidRPr="00794639" w:rsidRDefault="0037302F" w:rsidP="00834DE4">
            <w:pPr>
              <w:pStyle w:val="TableBody"/>
              <w:rPr>
                <w:b/>
                <w:snapToGrid w:val="0"/>
              </w:rPr>
            </w:pPr>
            <w:r w:rsidRPr="00794639">
              <w:rPr>
                <w:b/>
                <w:snapToGrid w:val="0"/>
              </w:rPr>
              <w:t>AT+KTCPRCV=3,6</w:t>
            </w:r>
          </w:p>
        </w:tc>
        <w:tc>
          <w:tcPr>
            <w:tcW w:w="3577" w:type="dxa"/>
          </w:tcPr>
          <w:p w14:paraId="3C3E7A39" w14:textId="77777777" w:rsidR="0037302F" w:rsidRPr="00794639" w:rsidRDefault="0037302F" w:rsidP="00834DE4">
            <w:pPr>
              <w:pStyle w:val="TableBody"/>
            </w:pPr>
            <w:r w:rsidRPr="00794639">
              <w:t>Read data received from client</w:t>
            </w:r>
          </w:p>
        </w:tc>
      </w:tr>
      <w:tr w:rsidR="0037302F" w:rsidRPr="00794639" w14:paraId="1781D410" w14:textId="77777777" w:rsidTr="00170927">
        <w:tc>
          <w:tcPr>
            <w:tcW w:w="5418" w:type="dxa"/>
          </w:tcPr>
          <w:p w14:paraId="132F3B67" w14:textId="77777777" w:rsidR="0037302F" w:rsidRPr="00794639" w:rsidRDefault="0037302F" w:rsidP="00834DE4">
            <w:pPr>
              <w:pStyle w:val="TableBody"/>
              <w:rPr>
                <w:b/>
                <w:snapToGrid w:val="0"/>
              </w:rPr>
            </w:pPr>
            <w:r w:rsidRPr="00794639">
              <w:rPr>
                <w:b/>
                <w:snapToGrid w:val="0"/>
              </w:rPr>
              <w:t>CONNECT</w:t>
            </w:r>
          </w:p>
        </w:tc>
        <w:tc>
          <w:tcPr>
            <w:tcW w:w="3577" w:type="dxa"/>
          </w:tcPr>
          <w:p w14:paraId="1606A202" w14:textId="77777777" w:rsidR="0037302F" w:rsidRPr="00794639" w:rsidRDefault="0037302F" w:rsidP="00834DE4">
            <w:pPr>
              <w:pStyle w:val="TableBody"/>
            </w:pPr>
          </w:p>
        </w:tc>
      </w:tr>
      <w:tr w:rsidR="0037302F" w:rsidRPr="00794639" w14:paraId="78996DFC" w14:textId="77777777" w:rsidTr="00170927">
        <w:tc>
          <w:tcPr>
            <w:tcW w:w="5418" w:type="dxa"/>
          </w:tcPr>
          <w:p w14:paraId="6AB1192A" w14:textId="77777777" w:rsidR="0037302F" w:rsidRPr="00794639" w:rsidRDefault="0037302F" w:rsidP="00834DE4">
            <w:pPr>
              <w:pStyle w:val="TableBody"/>
              <w:rPr>
                <w:b/>
                <w:snapToGrid w:val="0"/>
              </w:rPr>
            </w:pPr>
            <w:r w:rsidRPr="00794639">
              <w:rPr>
                <w:b/>
                <w:snapToGrid w:val="0"/>
              </w:rPr>
              <w:t>… Data… --EOF--Pattern--</w:t>
            </w:r>
          </w:p>
        </w:tc>
        <w:tc>
          <w:tcPr>
            <w:tcW w:w="3577" w:type="dxa"/>
          </w:tcPr>
          <w:p w14:paraId="271F58AB" w14:textId="77777777" w:rsidR="0037302F" w:rsidRPr="00794639" w:rsidRDefault="0037302F" w:rsidP="00834DE4">
            <w:pPr>
              <w:pStyle w:val="TableBody"/>
            </w:pPr>
          </w:p>
        </w:tc>
      </w:tr>
      <w:tr w:rsidR="0037302F" w:rsidRPr="00794639" w14:paraId="592CEA87" w14:textId="77777777" w:rsidTr="00170927">
        <w:tc>
          <w:tcPr>
            <w:tcW w:w="5418" w:type="dxa"/>
          </w:tcPr>
          <w:p w14:paraId="311D62E5" w14:textId="77777777" w:rsidR="0037302F" w:rsidRPr="00794639" w:rsidRDefault="0037302F" w:rsidP="00834DE4">
            <w:pPr>
              <w:pStyle w:val="TableBody"/>
              <w:rPr>
                <w:b/>
                <w:snapToGrid w:val="0"/>
              </w:rPr>
            </w:pPr>
            <w:r w:rsidRPr="00794639">
              <w:rPr>
                <w:b/>
                <w:snapToGrid w:val="0"/>
              </w:rPr>
              <w:t>OK</w:t>
            </w:r>
          </w:p>
        </w:tc>
        <w:tc>
          <w:tcPr>
            <w:tcW w:w="3577" w:type="dxa"/>
          </w:tcPr>
          <w:p w14:paraId="4F67B8E4" w14:textId="77777777" w:rsidR="0037302F" w:rsidRPr="00794639" w:rsidRDefault="0037302F" w:rsidP="00834DE4">
            <w:pPr>
              <w:pStyle w:val="TableBody"/>
            </w:pPr>
          </w:p>
        </w:tc>
      </w:tr>
      <w:tr w:rsidR="0037302F" w:rsidRPr="00794639" w14:paraId="678A1873" w14:textId="77777777" w:rsidTr="00170927">
        <w:tc>
          <w:tcPr>
            <w:tcW w:w="5418" w:type="dxa"/>
          </w:tcPr>
          <w:p w14:paraId="2B2E25DF" w14:textId="77777777" w:rsidR="0037302F" w:rsidRPr="00794639" w:rsidRDefault="0037302F" w:rsidP="00834DE4">
            <w:pPr>
              <w:pStyle w:val="TableBody"/>
              <w:rPr>
                <w:b/>
                <w:snapToGrid w:val="0"/>
              </w:rPr>
            </w:pPr>
          </w:p>
        </w:tc>
        <w:tc>
          <w:tcPr>
            <w:tcW w:w="3577" w:type="dxa"/>
          </w:tcPr>
          <w:p w14:paraId="246F93E9" w14:textId="77777777" w:rsidR="0037302F" w:rsidRPr="00794639" w:rsidRDefault="0037302F" w:rsidP="00834DE4">
            <w:pPr>
              <w:pStyle w:val="TableBody"/>
            </w:pPr>
          </w:p>
        </w:tc>
      </w:tr>
      <w:tr w:rsidR="0037302F" w:rsidRPr="00794639" w14:paraId="798B0334" w14:textId="77777777" w:rsidTr="00170927">
        <w:tc>
          <w:tcPr>
            <w:tcW w:w="5418" w:type="dxa"/>
          </w:tcPr>
          <w:p w14:paraId="37D8E691" w14:textId="77777777" w:rsidR="0037302F" w:rsidRPr="00794639" w:rsidRDefault="0037302F" w:rsidP="00834DE4">
            <w:pPr>
              <w:pStyle w:val="TableBody"/>
              <w:rPr>
                <w:b/>
                <w:snapToGrid w:val="0"/>
              </w:rPr>
            </w:pPr>
            <w:r w:rsidRPr="00794639">
              <w:rPr>
                <w:b/>
                <w:snapToGrid w:val="0"/>
              </w:rPr>
              <w:t>AT+KTCPCLOSE=3,1</w:t>
            </w:r>
          </w:p>
          <w:p w14:paraId="4B8C9CDC" w14:textId="77777777" w:rsidR="0037302F" w:rsidRPr="00794639" w:rsidRDefault="0037302F" w:rsidP="00834DE4">
            <w:pPr>
              <w:pStyle w:val="TableBody"/>
              <w:rPr>
                <w:b/>
                <w:snapToGrid w:val="0"/>
              </w:rPr>
            </w:pPr>
            <w:r w:rsidRPr="00794639">
              <w:rPr>
                <w:b/>
                <w:snapToGrid w:val="0"/>
              </w:rPr>
              <w:t>OK</w:t>
            </w:r>
          </w:p>
          <w:p w14:paraId="5504AB5A" w14:textId="77777777" w:rsidR="00294D83" w:rsidRPr="00794639" w:rsidRDefault="00294D83" w:rsidP="00834DE4">
            <w:pPr>
              <w:pStyle w:val="TableBody"/>
              <w:rPr>
                <w:b/>
                <w:snapToGrid w:val="0"/>
              </w:rPr>
            </w:pPr>
          </w:p>
          <w:p w14:paraId="17122D02" w14:textId="0AF7870D" w:rsidR="00294D83" w:rsidRPr="00794639" w:rsidRDefault="00294D83" w:rsidP="00834DE4">
            <w:pPr>
              <w:pStyle w:val="TableBody"/>
              <w:rPr>
                <w:b/>
                <w:snapToGrid w:val="0"/>
              </w:rPr>
            </w:pPr>
          </w:p>
        </w:tc>
        <w:tc>
          <w:tcPr>
            <w:tcW w:w="3577" w:type="dxa"/>
          </w:tcPr>
          <w:p w14:paraId="2F556185" w14:textId="77777777" w:rsidR="0037302F" w:rsidRPr="00794639" w:rsidRDefault="0037302F" w:rsidP="00834DE4">
            <w:pPr>
              <w:pStyle w:val="TableBody"/>
              <w:rPr>
                <w:snapToGrid w:val="0"/>
              </w:rPr>
            </w:pPr>
            <w:r w:rsidRPr="00794639">
              <w:rPr>
                <w:snapToGrid w:val="0"/>
              </w:rPr>
              <w:t>Close client subsession 3 and then subsession 3 is deleted automatically</w:t>
            </w:r>
          </w:p>
        </w:tc>
      </w:tr>
      <w:tr w:rsidR="0037302F" w:rsidRPr="00794639" w14:paraId="1C23701D" w14:textId="77777777" w:rsidTr="00170927">
        <w:tc>
          <w:tcPr>
            <w:tcW w:w="5418" w:type="dxa"/>
          </w:tcPr>
          <w:p w14:paraId="6506E490" w14:textId="77777777" w:rsidR="0037302F" w:rsidRPr="00794639" w:rsidRDefault="0037302F" w:rsidP="00834DE4">
            <w:pPr>
              <w:pStyle w:val="TableBody"/>
              <w:rPr>
                <w:b/>
                <w:snapToGrid w:val="0"/>
              </w:rPr>
            </w:pPr>
            <w:r w:rsidRPr="00794639">
              <w:rPr>
                <w:b/>
                <w:snapToGrid w:val="0"/>
              </w:rPr>
              <w:lastRenderedPageBreak/>
              <w:t>AT+KTCPCLOSE=1,1</w:t>
            </w:r>
          </w:p>
        </w:tc>
        <w:tc>
          <w:tcPr>
            <w:tcW w:w="3577" w:type="dxa"/>
          </w:tcPr>
          <w:p w14:paraId="547B601F" w14:textId="77777777" w:rsidR="0037302F" w:rsidRPr="00794639" w:rsidRDefault="0037302F" w:rsidP="00834DE4">
            <w:pPr>
              <w:pStyle w:val="TableBody"/>
              <w:rPr>
                <w:snapToGrid w:val="0"/>
              </w:rPr>
            </w:pPr>
            <w:r w:rsidRPr="00794639">
              <w:rPr>
                <w:snapToGrid w:val="0"/>
              </w:rPr>
              <w:t>Close server session 1</w:t>
            </w:r>
          </w:p>
        </w:tc>
      </w:tr>
      <w:tr w:rsidR="0037302F" w:rsidRPr="00794639" w14:paraId="155761B0" w14:textId="77777777" w:rsidTr="00170927">
        <w:tc>
          <w:tcPr>
            <w:tcW w:w="5418" w:type="dxa"/>
          </w:tcPr>
          <w:p w14:paraId="1690BCC3" w14:textId="77777777" w:rsidR="0037302F" w:rsidRPr="00794639" w:rsidRDefault="0037302F" w:rsidP="00834DE4">
            <w:pPr>
              <w:pStyle w:val="TableBody"/>
              <w:rPr>
                <w:b/>
                <w:snapToGrid w:val="0"/>
              </w:rPr>
            </w:pPr>
            <w:r w:rsidRPr="00794639">
              <w:rPr>
                <w:b/>
                <w:snapToGrid w:val="0"/>
              </w:rPr>
              <w:t>OK</w:t>
            </w:r>
          </w:p>
          <w:p w14:paraId="49A64F78" w14:textId="77777777" w:rsidR="0037302F" w:rsidRPr="00794639" w:rsidRDefault="0037302F" w:rsidP="00834DE4">
            <w:pPr>
              <w:pStyle w:val="TableBody"/>
              <w:rPr>
                <w:b/>
                <w:snapToGrid w:val="0"/>
              </w:rPr>
            </w:pPr>
          </w:p>
        </w:tc>
        <w:tc>
          <w:tcPr>
            <w:tcW w:w="3577" w:type="dxa"/>
          </w:tcPr>
          <w:p w14:paraId="0C438524" w14:textId="77777777" w:rsidR="0037302F" w:rsidRPr="00794639" w:rsidRDefault="0037302F" w:rsidP="00834DE4">
            <w:pPr>
              <w:pStyle w:val="TableBody"/>
            </w:pPr>
          </w:p>
        </w:tc>
      </w:tr>
      <w:tr w:rsidR="0037302F" w:rsidRPr="00794639" w14:paraId="59165615" w14:textId="77777777" w:rsidTr="00170927">
        <w:tc>
          <w:tcPr>
            <w:tcW w:w="5418" w:type="dxa"/>
          </w:tcPr>
          <w:p w14:paraId="544B6BD6" w14:textId="77777777" w:rsidR="0037302F" w:rsidRPr="00794639" w:rsidRDefault="0037302F" w:rsidP="00834DE4">
            <w:pPr>
              <w:pStyle w:val="TableBody"/>
              <w:rPr>
                <w:b/>
                <w:snapToGrid w:val="0"/>
              </w:rPr>
            </w:pPr>
            <w:r w:rsidRPr="00794639">
              <w:rPr>
                <w:b/>
                <w:snapToGrid w:val="0"/>
              </w:rPr>
              <w:t>AT+KTCPDEL=1</w:t>
            </w:r>
          </w:p>
        </w:tc>
        <w:tc>
          <w:tcPr>
            <w:tcW w:w="3577" w:type="dxa"/>
          </w:tcPr>
          <w:p w14:paraId="6C74D4D8" w14:textId="77777777" w:rsidR="0037302F" w:rsidRPr="00794639" w:rsidRDefault="0037302F" w:rsidP="00834DE4">
            <w:pPr>
              <w:pStyle w:val="TableBody"/>
              <w:rPr>
                <w:snapToGrid w:val="0"/>
              </w:rPr>
            </w:pPr>
            <w:r w:rsidRPr="00794639">
              <w:rPr>
                <w:snapToGrid w:val="0"/>
              </w:rPr>
              <w:t>Delete session 1</w:t>
            </w:r>
          </w:p>
        </w:tc>
      </w:tr>
      <w:tr w:rsidR="0037302F" w:rsidRPr="00794639" w14:paraId="38A950C9" w14:textId="77777777" w:rsidTr="00170927">
        <w:tc>
          <w:tcPr>
            <w:tcW w:w="5418" w:type="dxa"/>
          </w:tcPr>
          <w:p w14:paraId="48F147F5" w14:textId="77777777" w:rsidR="0037302F" w:rsidRPr="00794639" w:rsidRDefault="0037302F" w:rsidP="00834DE4">
            <w:pPr>
              <w:pStyle w:val="TableBody"/>
              <w:rPr>
                <w:b/>
                <w:snapToGrid w:val="0"/>
              </w:rPr>
            </w:pPr>
            <w:r w:rsidRPr="00794639">
              <w:rPr>
                <w:b/>
                <w:snapToGrid w:val="0"/>
              </w:rPr>
              <w:t>OK</w:t>
            </w:r>
          </w:p>
        </w:tc>
        <w:tc>
          <w:tcPr>
            <w:tcW w:w="3577" w:type="dxa"/>
          </w:tcPr>
          <w:p w14:paraId="6B626428" w14:textId="77777777" w:rsidR="0037302F" w:rsidRPr="00794639" w:rsidRDefault="0037302F" w:rsidP="00834DE4">
            <w:pPr>
              <w:pStyle w:val="TableBody"/>
            </w:pPr>
          </w:p>
        </w:tc>
      </w:tr>
    </w:tbl>
    <w:p w14:paraId="441C4449" w14:textId="77777777" w:rsidR="00EF0EC9" w:rsidRPr="00794639" w:rsidRDefault="00EF0EC9" w:rsidP="00EF0EC9">
      <w:pPr>
        <w:pStyle w:val="Heading2"/>
      </w:pPr>
      <w:bookmarkStart w:id="15109" w:name="_Toc503195665"/>
      <w:bookmarkStart w:id="15110" w:name="_Toc503201686"/>
      <w:bookmarkStart w:id="15111" w:name="_Toc503207795"/>
      <w:bookmarkStart w:id="15112" w:name="_Toc511146076"/>
      <w:bookmarkStart w:id="15113" w:name="_Toc511204120"/>
      <w:bookmarkStart w:id="15114" w:name="_Toc512618562"/>
      <w:bookmarkStart w:id="15115" w:name="_Toc512858780"/>
      <w:bookmarkStart w:id="15116" w:name="_Toc512859033"/>
      <w:bookmarkStart w:id="15117" w:name="_Toc369684298"/>
      <w:bookmarkStart w:id="15118" w:name="_Toc503195666"/>
      <w:bookmarkStart w:id="15119" w:name="_Toc503201687"/>
      <w:bookmarkStart w:id="15120" w:name="_Toc503207796"/>
      <w:bookmarkStart w:id="15121" w:name="_Toc511146077"/>
      <w:bookmarkStart w:id="15122" w:name="_Toc511204121"/>
      <w:bookmarkStart w:id="15123" w:name="_Toc512618563"/>
      <w:bookmarkStart w:id="15124" w:name="_Toc512858781"/>
      <w:bookmarkStart w:id="15125" w:name="_Toc512859034"/>
      <w:bookmarkStart w:id="15126" w:name="_Toc503207821"/>
      <w:bookmarkStart w:id="15127" w:name="_Toc511146104"/>
      <w:bookmarkStart w:id="15128" w:name="_Toc503207822"/>
      <w:bookmarkStart w:id="15129" w:name="_Toc511146105"/>
      <w:bookmarkStart w:id="15130" w:name="_Toc472428377"/>
      <w:bookmarkStart w:id="15131" w:name="_Toc473105306"/>
      <w:bookmarkStart w:id="15132" w:name="_Toc474159200"/>
      <w:bookmarkStart w:id="15133" w:name="_Toc474312392"/>
      <w:bookmarkStart w:id="15134" w:name="_Toc474745340"/>
      <w:bookmarkStart w:id="15135" w:name="_Toc474745347"/>
      <w:bookmarkStart w:id="15136" w:name="_Toc476240808"/>
      <w:bookmarkStart w:id="15137" w:name="_Toc503207823"/>
      <w:bookmarkStart w:id="15138" w:name="_Toc511146106"/>
      <w:bookmarkStart w:id="15139" w:name="_Toc503195667"/>
      <w:bookmarkStart w:id="15140" w:name="_Toc503201688"/>
      <w:bookmarkStart w:id="15141" w:name="_Toc503207797"/>
      <w:bookmarkStart w:id="15142" w:name="_Toc511146078"/>
      <w:bookmarkStart w:id="15143" w:name="_Toc511204122"/>
      <w:bookmarkStart w:id="15144" w:name="_Toc512618564"/>
      <w:bookmarkStart w:id="15145" w:name="_Toc512858782"/>
      <w:bookmarkStart w:id="15146" w:name="_Toc512859035"/>
      <w:bookmarkStart w:id="15147" w:name="_Toc464554191"/>
      <w:bookmarkStart w:id="15148" w:name="_Toc464573907"/>
      <w:bookmarkStart w:id="15149" w:name="_Toc464574788"/>
      <w:bookmarkStart w:id="15150" w:name="_Toc465760478"/>
      <w:bookmarkStart w:id="15151" w:name="_Toc465955404"/>
      <w:bookmarkStart w:id="15152" w:name="_Toc465957189"/>
      <w:bookmarkStart w:id="15153" w:name="_Toc466281974"/>
      <w:bookmarkStart w:id="15154" w:name="_Toc466647902"/>
      <w:bookmarkStart w:id="15155" w:name="_Toc503195668"/>
      <w:bookmarkStart w:id="15156" w:name="_Toc503201689"/>
      <w:bookmarkStart w:id="15157" w:name="_Toc503207798"/>
      <w:bookmarkStart w:id="15158" w:name="_Toc511146079"/>
      <w:bookmarkStart w:id="15159" w:name="_Toc511204123"/>
      <w:bookmarkStart w:id="15160" w:name="_Toc512618565"/>
      <w:bookmarkStart w:id="15161" w:name="_Toc512858783"/>
      <w:bookmarkStart w:id="15162" w:name="_Toc512859036"/>
      <w:bookmarkStart w:id="15163" w:name="_Toc503195669"/>
      <w:bookmarkStart w:id="15164" w:name="_Toc503201690"/>
      <w:bookmarkStart w:id="15165" w:name="_Toc503207799"/>
      <w:bookmarkStart w:id="15166" w:name="_Toc511146080"/>
      <w:bookmarkStart w:id="15167" w:name="_Toc511204124"/>
      <w:bookmarkStart w:id="15168" w:name="_Toc512618566"/>
      <w:bookmarkStart w:id="15169" w:name="_Toc512858784"/>
      <w:bookmarkStart w:id="15170" w:name="_Toc512859037"/>
      <w:bookmarkStart w:id="15171" w:name="_Toc378087779"/>
      <w:bookmarkStart w:id="15172" w:name="_Toc378173745"/>
      <w:bookmarkStart w:id="15173" w:name="_Toc378176740"/>
      <w:bookmarkStart w:id="15174" w:name="_Toc378179385"/>
      <w:bookmarkStart w:id="15175" w:name="_Toc378182041"/>
      <w:bookmarkStart w:id="15176" w:name="_Toc380053343"/>
      <w:bookmarkStart w:id="15177" w:name="_Toc380055948"/>
      <w:bookmarkStart w:id="15178" w:name="_Toc380058432"/>
      <w:bookmarkStart w:id="15179" w:name="_Toc380061035"/>
      <w:bookmarkStart w:id="15180" w:name="_Toc380406546"/>
      <w:bookmarkStart w:id="15181" w:name="_Toc503195670"/>
      <w:bookmarkStart w:id="15182" w:name="_Toc503201691"/>
      <w:bookmarkStart w:id="15183" w:name="_Toc503207800"/>
      <w:bookmarkStart w:id="15184" w:name="_Toc511146081"/>
      <w:bookmarkStart w:id="15185" w:name="_Toc511204125"/>
      <w:bookmarkStart w:id="15186" w:name="_Toc512618567"/>
      <w:bookmarkStart w:id="15187" w:name="_Toc512858785"/>
      <w:bookmarkStart w:id="15188" w:name="_Toc512859038"/>
      <w:bookmarkStart w:id="15189" w:name="_Toc378087874"/>
      <w:bookmarkStart w:id="15190" w:name="_Toc378173840"/>
      <w:bookmarkStart w:id="15191" w:name="_Toc378176835"/>
      <w:bookmarkStart w:id="15192" w:name="_Toc378179480"/>
      <w:bookmarkStart w:id="15193" w:name="_Toc378182136"/>
      <w:bookmarkStart w:id="15194" w:name="_Toc380053438"/>
      <w:bookmarkStart w:id="15195" w:name="_Toc380056043"/>
      <w:bookmarkStart w:id="15196" w:name="_Toc380058527"/>
      <w:bookmarkStart w:id="15197" w:name="_Toc380061130"/>
      <w:bookmarkStart w:id="15198" w:name="_Toc380406641"/>
      <w:bookmarkStart w:id="15199" w:name="_Toc503195671"/>
      <w:bookmarkStart w:id="15200" w:name="_Toc503201692"/>
      <w:bookmarkStart w:id="15201" w:name="_Toc503207801"/>
      <w:bookmarkStart w:id="15202" w:name="_Toc511146082"/>
      <w:bookmarkStart w:id="15203" w:name="_Toc511204126"/>
      <w:bookmarkStart w:id="15204" w:name="_Toc512618568"/>
      <w:bookmarkStart w:id="15205" w:name="_Toc512858786"/>
      <w:bookmarkStart w:id="15206" w:name="_Toc512859039"/>
      <w:bookmarkStart w:id="15207" w:name="_Toc378087962"/>
      <w:bookmarkStart w:id="15208" w:name="_Toc378173928"/>
      <w:bookmarkStart w:id="15209" w:name="_Toc378176923"/>
      <w:bookmarkStart w:id="15210" w:name="_Toc378179568"/>
      <w:bookmarkStart w:id="15211" w:name="_Toc378182224"/>
      <w:bookmarkStart w:id="15212" w:name="_Toc380053526"/>
      <w:bookmarkStart w:id="15213" w:name="_Toc380056131"/>
      <w:bookmarkStart w:id="15214" w:name="_Toc380058615"/>
      <w:bookmarkStart w:id="15215" w:name="_Toc380061218"/>
      <w:bookmarkStart w:id="15216" w:name="_Toc380406729"/>
      <w:bookmarkStart w:id="15217" w:name="_Toc503195672"/>
      <w:bookmarkStart w:id="15218" w:name="_Toc503201693"/>
      <w:bookmarkStart w:id="15219" w:name="_Toc503207802"/>
      <w:bookmarkStart w:id="15220" w:name="_Toc511146083"/>
      <w:bookmarkStart w:id="15221" w:name="_Toc511204127"/>
      <w:bookmarkStart w:id="15222" w:name="_Toc512618569"/>
      <w:bookmarkStart w:id="15223" w:name="_Toc512858787"/>
      <w:bookmarkStart w:id="15224" w:name="_Toc512859040"/>
      <w:bookmarkStart w:id="15225" w:name="_Toc378088067"/>
      <w:bookmarkStart w:id="15226" w:name="_Toc378174033"/>
      <w:bookmarkStart w:id="15227" w:name="_Toc378177028"/>
      <w:bookmarkStart w:id="15228" w:name="_Toc378179673"/>
      <w:bookmarkStart w:id="15229" w:name="_Toc378182329"/>
      <w:bookmarkStart w:id="15230" w:name="_Toc380053631"/>
      <w:bookmarkStart w:id="15231" w:name="_Toc380056236"/>
      <w:bookmarkStart w:id="15232" w:name="_Toc380058720"/>
      <w:bookmarkStart w:id="15233" w:name="_Toc380061323"/>
      <w:bookmarkStart w:id="15234" w:name="_Toc380406834"/>
      <w:bookmarkStart w:id="15235" w:name="_Toc503195673"/>
      <w:bookmarkStart w:id="15236" w:name="_Toc503201694"/>
      <w:bookmarkStart w:id="15237" w:name="_Toc503207803"/>
      <w:bookmarkStart w:id="15238" w:name="_Toc511146084"/>
      <w:bookmarkStart w:id="15239" w:name="_Toc511204128"/>
      <w:bookmarkStart w:id="15240" w:name="_Toc512618570"/>
      <w:bookmarkStart w:id="15241" w:name="_Toc512858788"/>
      <w:bookmarkStart w:id="15242" w:name="_Toc512859041"/>
      <w:bookmarkStart w:id="15243" w:name="_Toc378088126"/>
      <w:bookmarkStart w:id="15244" w:name="_Toc378174092"/>
      <w:bookmarkStart w:id="15245" w:name="_Toc378177087"/>
      <w:bookmarkStart w:id="15246" w:name="_Toc378179732"/>
      <w:bookmarkStart w:id="15247" w:name="_Toc378182388"/>
      <w:bookmarkStart w:id="15248" w:name="_Toc380053690"/>
      <w:bookmarkStart w:id="15249" w:name="_Toc380056295"/>
      <w:bookmarkStart w:id="15250" w:name="_Toc380058779"/>
      <w:bookmarkStart w:id="15251" w:name="_Toc380061382"/>
      <w:bookmarkStart w:id="15252" w:name="_Toc380406893"/>
      <w:bookmarkStart w:id="15253" w:name="_Toc503195674"/>
      <w:bookmarkStart w:id="15254" w:name="_Toc503201695"/>
      <w:bookmarkStart w:id="15255" w:name="_Toc503207804"/>
      <w:bookmarkStart w:id="15256" w:name="_Toc511146085"/>
      <w:bookmarkStart w:id="15257" w:name="_Toc511204129"/>
      <w:bookmarkStart w:id="15258" w:name="_Toc512618571"/>
      <w:bookmarkStart w:id="15259" w:name="_Toc512858789"/>
      <w:bookmarkStart w:id="15260" w:name="_Toc512859042"/>
      <w:bookmarkStart w:id="15261" w:name="_Toc503195675"/>
      <w:bookmarkStart w:id="15262" w:name="_Toc503201696"/>
      <w:bookmarkStart w:id="15263" w:name="_Toc503207805"/>
      <w:bookmarkStart w:id="15264" w:name="_Toc511146086"/>
      <w:bookmarkStart w:id="15265" w:name="_Toc511204130"/>
      <w:bookmarkStart w:id="15266" w:name="_Toc512618572"/>
      <w:bookmarkStart w:id="15267" w:name="_Toc512858790"/>
      <w:bookmarkStart w:id="15268" w:name="_Toc512859043"/>
      <w:bookmarkStart w:id="15269" w:name="_Toc378088149"/>
      <w:bookmarkStart w:id="15270" w:name="_Toc378174115"/>
      <w:bookmarkStart w:id="15271" w:name="_Toc378177110"/>
      <w:bookmarkStart w:id="15272" w:name="_Toc378179755"/>
      <w:bookmarkStart w:id="15273" w:name="_Toc378182411"/>
      <w:bookmarkStart w:id="15274" w:name="_Toc380053713"/>
      <w:bookmarkStart w:id="15275" w:name="_Toc380056318"/>
      <w:bookmarkStart w:id="15276" w:name="_Toc380058802"/>
      <w:bookmarkStart w:id="15277" w:name="_Toc380061405"/>
      <w:bookmarkStart w:id="15278" w:name="_Toc380406916"/>
      <w:bookmarkStart w:id="15279" w:name="_Toc378088151"/>
      <w:bookmarkStart w:id="15280" w:name="_Toc378174117"/>
      <w:bookmarkStart w:id="15281" w:name="_Toc378177112"/>
      <w:bookmarkStart w:id="15282" w:name="_Toc378179757"/>
      <w:bookmarkStart w:id="15283" w:name="_Toc378182413"/>
      <w:bookmarkStart w:id="15284" w:name="_Toc380053715"/>
      <w:bookmarkStart w:id="15285" w:name="_Toc380056320"/>
      <w:bookmarkStart w:id="15286" w:name="_Toc380058804"/>
      <w:bookmarkStart w:id="15287" w:name="_Toc380061407"/>
      <w:bookmarkStart w:id="15288" w:name="_Toc380406918"/>
      <w:bookmarkStart w:id="15289" w:name="_Toc378088152"/>
      <w:bookmarkStart w:id="15290" w:name="_Toc378174118"/>
      <w:bookmarkStart w:id="15291" w:name="_Toc378177113"/>
      <w:bookmarkStart w:id="15292" w:name="_Toc378179758"/>
      <w:bookmarkStart w:id="15293" w:name="_Toc378182414"/>
      <w:bookmarkStart w:id="15294" w:name="_Toc380053716"/>
      <w:bookmarkStart w:id="15295" w:name="_Toc380056321"/>
      <w:bookmarkStart w:id="15296" w:name="_Toc380058805"/>
      <w:bookmarkStart w:id="15297" w:name="_Toc380061408"/>
      <w:bookmarkStart w:id="15298" w:name="_Toc380406919"/>
      <w:bookmarkStart w:id="15299" w:name="_Toc378088153"/>
      <w:bookmarkStart w:id="15300" w:name="_Toc378174119"/>
      <w:bookmarkStart w:id="15301" w:name="_Toc378177114"/>
      <w:bookmarkStart w:id="15302" w:name="_Toc378179759"/>
      <w:bookmarkStart w:id="15303" w:name="_Toc378182415"/>
      <w:bookmarkStart w:id="15304" w:name="_Toc380053717"/>
      <w:bookmarkStart w:id="15305" w:name="_Toc380056322"/>
      <w:bookmarkStart w:id="15306" w:name="_Toc380058806"/>
      <w:bookmarkStart w:id="15307" w:name="_Toc380061409"/>
      <w:bookmarkStart w:id="15308" w:name="_Toc380406920"/>
      <w:bookmarkStart w:id="15309" w:name="_Toc378088154"/>
      <w:bookmarkStart w:id="15310" w:name="_Toc378174120"/>
      <w:bookmarkStart w:id="15311" w:name="_Toc378177115"/>
      <w:bookmarkStart w:id="15312" w:name="_Toc378179760"/>
      <w:bookmarkStart w:id="15313" w:name="_Toc378182416"/>
      <w:bookmarkStart w:id="15314" w:name="_Toc380053718"/>
      <w:bookmarkStart w:id="15315" w:name="_Toc380056323"/>
      <w:bookmarkStart w:id="15316" w:name="_Toc380058807"/>
      <w:bookmarkStart w:id="15317" w:name="_Toc380061410"/>
      <w:bookmarkStart w:id="15318" w:name="_Toc380406921"/>
      <w:bookmarkStart w:id="15319" w:name="_Toc378088155"/>
      <w:bookmarkStart w:id="15320" w:name="_Toc378174121"/>
      <w:bookmarkStart w:id="15321" w:name="_Toc378177116"/>
      <w:bookmarkStart w:id="15322" w:name="_Toc378179761"/>
      <w:bookmarkStart w:id="15323" w:name="_Toc378182417"/>
      <w:bookmarkStart w:id="15324" w:name="_Toc380053719"/>
      <w:bookmarkStart w:id="15325" w:name="_Toc380056324"/>
      <w:bookmarkStart w:id="15326" w:name="_Toc380058808"/>
      <w:bookmarkStart w:id="15327" w:name="_Toc380061411"/>
      <w:bookmarkStart w:id="15328" w:name="_Toc380406922"/>
      <w:bookmarkStart w:id="15329" w:name="_Toc378088156"/>
      <w:bookmarkStart w:id="15330" w:name="_Toc378174122"/>
      <w:bookmarkStart w:id="15331" w:name="_Toc378177117"/>
      <w:bookmarkStart w:id="15332" w:name="_Toc378179762"/>
      <w:bookmarkStart w:id="15333" w:name="_Toc378182418"/>
      <w:bookmarkStart w:id="15334" w:name="_Toc380053720"/>
      <w:bookmarkStart w:id="15335" w:name="_Toc380056325"/>
      <w:bookmarkStart w:id="15336" w:name="_Toc380058809"/>
      <w:bookmarkStart w:id="15337" w:name="_Toc380061412"/>
      <w:bookmarkStart w:id="15338" w:name="_Toc380406923"/>
      <w:bookmarkStart w:id="15339" w:name="_Toc378088158"/>
      <w:bookmarkStart w:id="15340" w:name="_Toc378174124"/>
      <w:bookmarkStart w:id="15341" w:name="_Toc378177119"/>
      <w:bookmarkStart w:id="15342" w:name="_Toc378179764"/>
      <w:bookmarkStart w:id="15343" w:name="_Toc378182420"/>
      <w:bookmarkStart w:id="15344" w:name="_Toc380053722"/>
      <w:bookmarkStart w:id="15345" w:name="_Toc380056327"/>
      <w:bookmarkStart w:id="15346" w:name="_Toc380058811"/>
      <w:bookmarkStart w:id="15347" w:name="_Toc380061414"/>
      <w:bookmarkStart w:id="15348" w:name="_Toc380406925"/>
      <w:bookmarkStart w:id="15349" w:name="_Toc378088160"/>
      <w:bookmarkStart w:id="15350" w:name="_Toc378174126"/>
      <w:bookmarkStart w:id="15351" w:name="_Toc378177121"/>
      <w:bookmarkStart w:id="15352" w:name="_Toc378179766"/>
      <w:bookmarkStart w:id="15353" w:name="_Toc378182422"/>
      <w:bookmarkStart w:id="15354" w:name="_Toc380053724"/>
      <w:bookmarkStart w:id="15355" w:name="_Toc380056329"/>
      <w:bookmarkStart w:id="15356" w:name="_Toc380058813"/>
      <w:bookmarkStart w:id="15357" w:name="_Toc380061416"/>
      <w:bookmarkStart w:id="15358" w:name="_Toc380406927"/>
      <w:bookmarkStart w:id="15359" w:name="_Toc378088162"/>
      <w:bookmarkStart w:id="15360" w:name="_Toc378174128"/>
      <w:bookmarkStart w:id="15361" w:name="_Toc378177123"/>
      <w:bookmarkStart w:id="15362" w:name="_Toc378179768"/>
      <w:bookmarkStart w:id="15363" w:name="_Toc378182424"/>
      <w:bookmarkStart w:id="15364" w:name="_Toc380053726"/>
      <w:bookmarkStart w:id="15365" w:name="_Toc380056331"/>
      <w:bookmarkStart w:id="15366" w:name="_Toc380058815"/>
      <w:bookmarkStart w:id="15367" w:name="_Toc380061418"/>
      <w:bookmarkStart w:id="15368" w:name="_Toc380406929"/>
      <w:bookmarkStart w:id="15369" w:name="_Toc378088164"/>
      <w:bookmarkStart w:id="15370" w:name="_Toc378174130"/>
      <w:bookmarkStart w:id="15371" w:name="_Toc378177125"/>
      <w:bookmarkStart w:id="15372" w:name="_Toc378179770"/>
      <w:bookmarkStart w:id="15373" w:name="_Toc378182426"/>
      <w:bookmarkStart w:id="15374" w:name="_Toc380053728"/>
      <w:bookmarkStart w:id="15375" w:name="_Toc380056333"/>
      <w:bookmarkStart w:id="15376" w:name="_Toc380058817"/>
      <w:bookmarkStart w:id="15377" w:name="_Toc380061420"/>
      <w:bookmarkStart w:id="15378" w:name="_Toc380406931"/>
      <w:bookmarkStart w:id="15379" w:name="_Toc378088165"/>
      <w:bookmarkStart w:id="15380" w:name="_Toc378174131"/>
      <w:bookmarkStart w:id="15381" w:name="_Toc378177126"/>
      <w:bookmarkStart w:id="15382" w:name="_Toc378179771"/>
      <w:bookmarkStart w:id="15383" w:name="_Toc378182427"/>
      <w:bookmarkStart w:id="15384" w:name="_Toc380053729"/>
      <w:bookmarkStart w:id="15385" w:name="_Toc380056334"/>
      <w:bookmarkStart w:id="15386" w:name="_Toc380058818"/>
      <w:bookmarkStart w:id="15387" w:name="_Toc380061421"/>
      <w:bookmarkStart w:id="15388" w:name="_Toc380406932"/>
      <w:bookmarkStart w:id="15389" w:name="_Toc378088166"/>
      <w:bookmarkStart w:id="15390" w:name="_Toc378174132"/>
      <w:bookmarkStart w:id="15391" w:name="_Toc378177127"/>
      <w:bookmarkStart w:id="15392" w:name="_Toc378179772"/>
      <w:bookmarkStart w:id="15393" w:name="_Toc378182428"/>
      <w:bookmarkStart w:id="15394" w:name="_Toc380053730"/>
      <w:bookmarkStart w:id="15395" w:name="_Toc380056335"/>
      <w:bookmarkStart w:id="15396" w:name="_Toc380058819"/>
      <w:bookmarkStart w:id="15397" w:name="_Toc380061422"/>
      <w:bookmarkStart w:id="15398" w:name="_Toc380406933"/>
      <w:bookmarkStart w:id="15399" w:name="_Toc378088167"/>
      <w:bookmarkStart w:id="15400" w:name="_Toc378174133"/>
      <w:bookmarkStart w:id="15401" w:name="_Toc378177128"/>
      <w:bookmarkStart w:id="15402" w:name="_Toc378179773"/>
      <w:bookmarkStart w:id="15403" w:name="_Toc378182429"/>
      <w:bookmarkStart w:id="15404" w:name="_Toc380053731"/>
      <w:bookmarkStart w:id="15405" w:name="_Toc380056336"/>
      <w:bookmarkStart w:id="15406" w:name="_Toc380058820"/>
      <w:bookmarkStart w:id="15407" w:name="_Toc380061423"/>
      <w:bookmarkStart w:id="15408" w:name="_Toc380406934"/>
      <w:bookmarkStart w:id="15409" w:name="_Toc503195676"/>
      <w:bookmarkStart w:id="15410" w:name="_Toc503201697"/>
      <w:bookmarkStart w:id="15411" w:name="_Toc503207806"/>
      <w:bookmarkStart w:id="15412" w:name="_Toc511146087"/>
      <w:bookmarkStart w:id="15413" w:name="_Toc511204131"/>
      <w:bookmarkStart w:id="15414" w:name="_Toc512618573"/>
      <w:bookmarkStart w:id="15415" w:name="_Toc512858791"/>
      <w:bookmarkStart w:id="15416" w:name="_Toc512859044"/>
      <w:bookmarkStart w:id="15417" w:name="_Toc378088169"/>
      <w:bookmarkStart w:id="15418" w:name="_Toc378174135"/>
      <w:bookmarkStart w:id="15419" w:name="_Toc378177130"/>
      <w:bookmarkStart w:id="15420" w:name="_Toc378179775"/>
      <w:bookmarkStart w:id="15421" w:name="_Toc378182431"/>
      <w:bookmarkStart w:id="15422" w:name="_Toc378088170"/>
      <w:bookmarkStart w:id="15423" w:name="_Toc378174136"/>
      <w:bookmarkStart w:id="15424" w:name="_Toc378177131"/>
      <w:bookmarkStart w:id="15425" w:name="_Toc378179776"/>
      <w:bookmarkStart w:id="15426" w:name="_Toc378182432"/>
      <w:bookmarkStart w:id="15427" w:name="_Toc378088172"/>
      <w:bookmarkStart w:id="15428" w:name="_Toc378174138"/>
      <w:bookmarkStart w:id="15429" w:name="_Toc378177133"/>
      <w:bookmarkStart w:id="15430" w:name="_Toc378179778"/>
      <w:bookmarkStart w:id="15431" w:name="_Toc378182434"/>
      <w:bookmarkStart w:id="15432" w:name="_Toc378088173"/>
      <w:bookmarkStart w:id="15433" w:name="_Toc378174139"/>
      <w:bookmarkStart w:id="15434" w:name="_Toc378177134"/>
      <w:bookmarkStart w:id="15435" w:name="_Toc378179779"/>
      <w:bookmarkStart w:id="15436" w:name="_Toc378182435"/>
      <w:bookmarkStart w:id="15437" w:name="_Toc378088174"/>
      <w:bookmarkStart w:id="15438" w:name="_Toc378174140"/>
      <w:bookmarkStart w:id="15439" w:name="_Toc378177135"/>
      <w:bookmarkStart w:id="15440" w:name="_Toc378179780"/>
      <w:bookmarkStart w:id="15441" w:name="_Toc378182436"/>
      <w:bookmarkStart w:id="15442" w:name="_Toc378088175"/>
      <w:bookmarkStart w:id="15443" w:name="_Toc378174141"/>
      <w:bookmarkStart w:id="15444" w:name="_Toc378177136"/>
      <w:bookmarkStart w:id="15445" w:name="_Toc378179781"/>
      <w:bookmarkStart w:id="15446" w:name="_Toc378182437"/>
      <w:bookmarkStart w:id="15447" w:name="_Toc378088176"/>
      <w:bookmarkStart w:id="15448" w:name="_Toc378174142"/>
      <w:bookmarkStart w:id="15449" w:name="_Toc378177137"/>
      <w:bookmarkStart w:id="15450" w:name="_Toc378179782"/>
      <w:bookmarkStart w:id="15451" w:name="_Toc378182438"/>
      <w:bookmarkStart w:id="15452" w:name="_Toc378088178"/>
      <w:bookmarkStart w:id="15453" w:name="_Toc378174144"/>
      <w:bookmarkStart w:id="15454" w:name="_Toc378177139"/>
      <w:bookmarkStart w:id="15455" w:name="_Toc378179784"/>
      <w:bookmarkStart w:id="15456" w:name="_Toc378182440"/>
      <w:bookmarkStart w:id="15457" w:name="_Toc378088180"/>
      <w:bookmarkStart w:id="15458" w:name="_Toc378174146"/>
      <w:bookmarkStart w:id="15459" w:name="_Toc378177141"/>
      <w:bookmarkStart w:id="15460" w:name="_Toc378179786"/>
      <w:bookmarkStart w:id="15461" w:name="_Toc378182442"/>
      <w:bookmarkStart w:id="15462" w:name="_Toc378088181"/>
      <w:bookmarkStart w:id="15463" w:name="_Toc378174147"/>
      <w:bookmarkStart w:id="15464" w:name="_Toc378177142"/>
      <w:bookmarkStart w:id="15465" w:name="_Toc378179787"/>
      <w:bookmarkStart w:id="15466" w:name="_Toc378182443"/>
      <w:bookmarkStart w:id="15467" w:name="_Toc378088182"/>
      <w:bookmarkStart w:id="15468" w:name="_Toc378174148"/>
      <w:bookmarkStart w:id="15469" w:name="_Toc378177143"/>
      <w:bookmarkStart w:id="15470" w:name="_Toc378179788"/>
      <w:bookmarkStart w:id="15471" w:name="_Toc378182444"/>
      <w:bookmarkStart w:id="15472" w:name="_Toc378088183"/>
      <w:bookmarkStart w:id="15473" w:name="_Toc378174149"/>
      <w:bookmarkStart w:id="15474" w:name="_Toc378177144"/>
      <w:bookmarkStart w:id="15475" w:name="_Toc378179789"/>
      <w:bookmarkStart w:id="15476" w:name="_Toc378182445"/>
      <w:bookmarkStart w:id="15477" w:name="_Toc378088185"/>
      <w:bookmarkStart w:id="15478" w:name="_Toc378174151"/>
      <w:bookmarkStart w:id="15479" w:name="_Toc378177146"/>
      <w:bookmarkStart w:id="15480" w:name="_Toc378179791"/>
      <w:bookmarkStart w:id="15481" w:name="_Toc378182447"/>
      <w:bookmarkStart w:id="15482" w:name="_Toc378088186"/>
      <w:bookmarkStart w:id="15483" w:name="_Toc378174152"/>
      <w:bookmarkStart w:id="15484" w:name="_Toc378177147"/>
      <w:bookmarkStart w:id="15485" w:name="_Toc378179792"/>
      <w:bookmarkStart w:id="15486" w:name="_Toc378182448"/>
      <w:bookmarkStart w:id="15487" w:name="_Toc378088187"/>
      <w:bookmarkStart w:id="15488" w:name="_Toc378174153"/>
      <w:bookmarkStart w:id="15489" w:name="_Toc378177148"/>
      <w:bookmarkStart w:id="15490" w:name="_Toc378179793"/>
      <w:bookmarkStart w:id="15491" w:name="_Toc378182449"/>
      <w:bookmarkStart w:id="15492" w:name="_Toc378088188"/>
      <w:bookmarkStart w:id="15493" w:name="_Toc378174154"/>
      <w:bookmarkStart w:id="15494" w:name="_Toc378177149"/>
      <w:bookmarkStart w:id="15495" w:name="_Toc378179794"/>
      <w:bookmarkStart w:id="15496" w:name="_Toc378182450"/>
      <w:bookmarkStart w:id="15497" w:name="_Toc378088189"/>
      <w:bookmarkStart w:id="15498" w:name="_Toc378174155"/>
      <w:bookmarkStart w:id="15499" w:name="_Toc378177150"/>
      <w:bookmarkStart w:id="15500" w:name="_Toc378179795"/>
      <w:bookmarkStart w:id="15501" w:name="_Toc378182451"/>
      <w:bookmarkStart w:id="15502" w:name="_Toc378088190"/>
      <w:bookmarkStart w:id="15503" w:name="_Toc378174156"/>
      <w:bookmarkStart w:id="15504" w:name="_Toc378177151"/>
      <w:bookmarkStart w:id="15505" w:name="_Toc378179796"/>
      <w:bookmarkStart w:id="15506" w:name="_Toc378182452"/>
      <w:bookmarkStart w:id="15507" w:name="_Toc378088192"/>
      <w:bookmarkStart w:id="15508" w:name="_Toc378174158"/>
      <w:bookmarkStart w:id="15509" w:name="_Toc378177153"/>
      <w:bookmarkStart w:id="15510" w:name="_Toc378179798"/>
      <w:bookmarkStart w:id="15511" w:name="_Toc378182454"/>
      <w:bookmarkStart w:id="15512" w:name="_Toc378088194"/>
      <w:bookmarkStart w:id="15513" w:name="_Toc378174160"/>
      <w:bookmarkStart w:id="15514" w:name="_Toc378177155"/>
      <w:bookmarkStart w:id="15515" w:name="_Toc378179800"/>
      <w:bookmarkStart w:id="15516" w:name="_Toc378182456"/>
      <w:bookmarkStart w:id="15517" w:name="_Toc378088195"/>
      <w:bookmarkStart w:id="15518" w:name="_Toc378174161"/>
      <w:bookmarkStart w:id="15519" w:name="_Toc378177156"/>
      <w:bookmarkStart w:id="15520" w:name="_Toc378179801"/>
      <w:bookmarkStart w:id="15521" w:name="_Toc378182457"/>
      <w:bookmarkStart w:id="15522" w:name="_Toc378088196"/>
      <w:bookmarkStart w:id="15523" w:name="_Toc378174162"/>
      <w:bookmarkStart w:id="15524" w:name="_Toc378177157"/>
      <w:bookmarkStart w:id="15525" w:name="_Toc378179802"/>
      <w:bookmarkStart w:id="15526" w:name="_Toc378182458"/>
      <w:bookmarkStart w:id="15527" w:name="_Toc378088198"/>
      <w:bookmarkStart w:id="15528" w:name="_Toc378174164"/>
      <w:bookmarkStart w:id="15529" w:name="_Toc378177159"/>
      <w:bookmarkStart w:id="15530" w:name="_Toc378179804"/>
      <w:bookmarkStart w:id="15531" w:name="_Toc378182460"/>
      <w:bookmarkStart w:id="15532" w:name="_Toc378088199"/>
      <w:bookmarkStart w:id="15533" w:name="_Toc378174165"/>
      <w:bookmarkStart w:id="15534" w:name="_Toc378177160"/>
      <w:bookmarkStart w:id="15535" w:name="_Toc378179805"/>
      <w:bookmarkStart w:id="15536" w:name="_Toc378182461"/>
      <w:bookmarkStart w:id="15537" w:name="_Toc378088200"/>
      <w:bookmarkStart w:id="15538" w:name="_Toc378174166"/>
      <w:bookmarkStart w:id="15539" w:name="_Toc378177161"/>
      <w:bookmarkStart w:id="15540" w:name="_Toc378179806"/>
      <w:bookmarkStart w:id="15541" w:name="_Toc378182462"/>
      <w:bookmarkStart w:id="15542" w:name="_Toc378088201"/>
      <w:bookmarkStart w:id="15543" w:name="_Toc378174167"/>
      <w:bookmarkStart w:id="15544" w:name="_Toc378177162"/>
      <w:bookmarkStart w:id="15545" w:name="_Toc378179807"/>
      <w:bookmarkStart w:id="15546" w:name="_Toc378182463"/>
      <w:bookmarkStart w:id="15547" w:name="_Toc378088202"/>
      <w:bookmarkStart w:id="15548" w:name="_Toc378174168"/>
      <w:bookmarkStart w:id="15549" w:name="_Toc378177163"/>
      <w:bookmarkStart w:id="15550" w:name="_Toc378179808"/>
      <w:bookmarkStart w:id="15551" w:name="_Toc378182464"/>
      <w:bookmarkStart w:id="15552" w:name="_Toc378088203"/>
      <w:bookmarkStart w:id="15553" w:name="_Toc378174169"/>
      <w:bookmarkStart w:id="15554" w:name="_Toc378177164"/>
      <w:bookmarkStart w:id="15555" w:name="_Toc378179809"/>
      <w:bookmarkStart w:id="15556" w:name="_Toc378182465"/>
      <w:bookmarkStart w:id="15557" w:name="_Toc378088204"/>
      <w:bookmarkStart w:id="15558" w:name="_Toc378174170"/>
      <w:bookmarkStart w:id="15559" w:name="_Toc378177165"/>
      <w:bookmarkStart w:id="15560" w:name="_Toc378179810"/>
      <w:bookmarkStart w:id="15561" w:name="_Toc378182466"/>
      <w:bookmarkStart w:id="15562" w:name="_Toc503195677"/>
      <w:bookmarkStart w:id="15563" w:name="_Toc503201698"/>
      <w:bookmarkStart w:id="15564" w:name="_Toc503207807"/>
      <w:bookmarkStart w:id="15565" w:name="_Toc511146088"/>
      <w:bookmarkStart w:id="15566" w:name="_Toc511204132"/>
      <w:bookmarkStart w:id="15567" w:name="_Toc512618574"/>
      <w:bookmarkStart w:id="15568" w:name="_Toc512858792"/>
      <w:bookmarkStart w:id="15569" w:name="_Toc512859045"/>
      <w:bookmarkStart w:id="15570" w:name="_Toc503195678"/>
      <w:bookmarkStart w:id="15571" w:name="_Toc503201699"/>
      <w:bookmarkStart w:id="15572" w:name="_Toc503207808"/>
      <w:bookmarkStart w:id="15573" w:name="_Toc511146089"/>
      <w:bookmarkStart w:id="15574" w:name="_Toc511204133"/>
      <w:bookmarkStart w:id="15575" w:name="_Toc512618575"/>
      <w:bookmarkStart w:id="15576" w:name="_Toc512858793"/>
      <w:bookmarkStart w:id="15577" w:name="_Toc512859046"/>
      <w:bookmarkStart w:id="15578" w:name="_Toc503195679"/>
      <w:bookmarkStart w:id="15579" w:name="_Toc503201700"/>
      <w:bookmarkStart w:id="15580" w:name="_Toc503207809"/>
      <w:bookmarkStart w:id="15581" w:name="_Toc511146090"/>
      <w:bookmarkStart w:id="15582" w:name="_Toc511204134"/>
      <w:bookmarkStart w:id="15583" w:name="_Toc512618576"/>
      <w:bookmarkStart w:id="15584" w:name="_Toc512858794"/>
      <w:bookmarkStart w:id="15585" w:name="_Toc512859047"/>
      <w:bookmarkStart w:id="15586" w:name="_Toc503195680"/>
      <w:bookmarkStart w:id="15587" w:name="_Toc503201701"/>
      <w:bookmarkStart w:id="15588" w:name="_Toc503207810"/>
      <w:bookmarkStart w:id="15589" w:name="_Toc511146091"/>
      <w:bookmarkStart w:id="15590" w:name="_Toc511204135"/>
      <w:bookmarkStart w:id="15591" w:name="_Toc512618577"/>
      <w:bookmarkStart w:id="15592" w:name="_Toc512858795"/>
      <w:bookmarkStart w:id="15593" w:name="_Toc512859048"/>
      <w:bookmarkStart w:id="15594" w:name="_Toc503195681"/>
      <w:bookmarkStart w:id="15595" w:name="_Toc503201702"/>
      <w:bookmarkStart w:id="15596" w:name="_Toc503207811"/>
      <w:bookmarkStart w:id="15597" w:name="_Toc511146092"/>
      <w:bookmarkStart w:id="15598" w:name="_Toc511204136"/>
      <w:bookmarkStart w:id="15599" w:name="_Toc512618578"/>
      <w:bookmarkStart w:id="15600" w:name="_Toc512858796"/>
      <w:bookmarkStart w:id="15601" w:name="_Toc512859049"/>
      <w:bookmarkStart w:id="15602" w:name="_Toc503195682"/>
      <w:bookmarkStart w:id="15603" w:name="_Toc503201703"/>
      <w:bookmarkStart w:id="15604" w:name="_Toc503207812"/>
      <w:bookmarkStart w:id="15605" w:name="_Toc511146093"/>
      <w:bookmarkStart w:id="15606" w:name="_Toc511204137"/>
      <w:bookmarkStart w:id="15607" w:name="_Toc512618579"/>
      <w:bookmarkStart w:id="15608" w:name="_Toc512858797"/>
      <w:bookmarkStart w:id="15609" w:name="_Toc512859050"/>
      <w:bookmarkStart w:id="15610" w:name="_Toc503195683"/>
      <w:bookmarkStart w:id="15611" w:name="_Toc503201704"/>
      <w:bookmarkStart w:id="15612" w:name="_Toc503207813"/>
      <w:bookmarkStart w:id="15613" w:name="_Toc511146094"/>
      <w:bookmarkStart w:id="15614" w:name="_Toc511204138"/>
      <w:bookmarkStart w:id="15615" w:name="_Toc512618580"/>
      <w:bookmarkStart w:id="15616" w:name="_Toc512858798"/>
      <w:bookmarkStart w:id="15617" w:name="_Toc512859051"/>
      <w:bookmarkStart w:id="15618" w:name="_Toc503195684"/>
      <w:bookmarkStart w:id="15619" w:name="_Toc503201705"/>
      <w:bookmarkStart w:id="15620" w:name="_Toc503207814"/>
      <w:bookmarkStart w:id="15621" w:name="_Toc511146095"/>
      <w:bookmarkStart w:id="15622" w:name="_Toc511204139"/>
      <w:bookmarkStart w:id="15623" w:name="_Toc512618581"/>
      <w:bookmarkStart w:id="15624" w:name="_Toc512858799"/>
      <w:bookmarkStart w:id="15625" w:name="_Toc512859052"/>
      <w:bookmarkStart w:id="15626" w:name="_Toc503195685"/>
      <w:bookmarkStart w:id="15627" w:name="_Toc503201706"/>
      <w:bookmarkStart w:id="15628" w:name="_Toc503207815"/>
      <w:bookmarkStart w:id="15629" w:name="_Toc511146096"/>
      <w:bookmarkStart w:id="15630" w:name="_Toc511204140"/>
      <w:bookmarkStart w:id="15631" w:name="_Toc512618582"/>
      <w:bookmarkStart w:id="15632" w:name="_Toc512858800"/>
      <w:bookmarkStart w:id="15633" w:name="_Toc512859053"/>
      <w:bookmarkStart w:id="15634" w:name="_Toc368563634"/>
      <w:bookmarkStart w:id="15635" w:name="_Toc368923398"/>
      <w:bookmarkStart w:id="15636" w:name="_Toc369096952"/>
      <w:bookmarkStart w:id="15637" w:name="_Toc369270818"/>
      <w:bookmarkStart w:id="15638" w:name="_Toc368563635"/>
      <w:bookmarkStart w:id="15639" w:name="_Toc368923399"/>
      <w:bookmarkStart w:id="15640" w:name="_Toc369096953"/>
      <w:bookmarkStart w:id="15641" w:name="_Toc369270819"/>
      <w:bookmarkStart w:id="15642" w:name="_Toc368563638"/>
      <w:bookmarkStart w:id="15643" w:name="_Toc368923402"/>
      <w:bookmarkStart w:id="15644" w:name="_Toc369096956"/>
      <w:bookmarkStart w:id="15645" w:name="_Toc369270822"/>
      <w:bookmarkStart w:id="15646" w:name="_Toc378089328"/>
      <w:bookmarkStart w:id="15647" w:name="_Toc378175294"/>
      <w:bookmarkStart w:id="15648" w:name="_Toc378178289"/>
      <w:bookmarkStart w:id="15649" w:name="_Toc378180934"/>
      <w:bookmarkStart w:id="15650" w:name="_Toc378183590"/>
      <w:bookmarkStart w:id="15651" w:name="_Toc380054850"/>
      <w:bookmarkStart w:id="15652" w:name="_Toc380057455"/>
      <w:bookmarkStart w:id="15653" w:name="_Toc380059939"/>
      <w:bookmarkStart w:id="15654" w:name="_Toc380062542"/>
      <w:bookmarkStart w:id="15655" w:name="_Toc380408053"/>
      <w:bookmarkStart w:id="15656" w:name="_Toc368563678"/>
      <w:bookmarkStart w:id="15657" w:name="_Toc368923442"/>
      <w:bookmarkStart w:id="15658" w:name="_Toc369096996"/>
      <w:bookmarkStart w:id="15659" w:name="_Toc369270862"/>
      <w:bookmarkStart w:id="15660" w:name="_Toc369684359"/>
      <w:bookmarkStart w:id="15661" w:name="_Toc518914370"/>
      <w:bookmarkStart w:id="15662" w:name="_Toc518914829"/>
      <w:bookmarkStart w:id="15663" w:name="_Toc345081595"/>
      <w:bookmarkStart w:id="15664" w:name="_Toc349753323"/>
      <w:bookmarkStart w:id="15665" w:name="_Toc349754227"/>
      <w:bookmarkStart w:id="15666" w:name="_Toc368586272"/>
      <w:bookmarkStart w:id="15667" w:name="_Toc464721946"/>
      <w:bookmarkStart w:id="15668" w:name="_Toc511294423"/>
      <w:bookmarkStart w:id="15669" w:name="_Ref518913270"/>
      <w:bookmarkStart w:id="15670" w:name="_Ref518913272"/>
      <w:bookmarkStart w:id="15671" w:name="_Toc531701827"/>
      <w:bookmarkEnd w:id="15109"/>
      <w:bookmarkEnd w:id="15110"/>
      <w:bookmarkEnd w:id="15111"/>
      <w:bookmarkEnd w:id="15112"/>
      <w:bookmarkEnd w:id="15113"/>
      <w:bookmarkEnd w:id="15114"/>
      <w:bookmarkEnd w:id="15115"/>
      <w:bookmarkEnd w:id="15116"/>
      <w:bookmarkEnd w:id="15117"/>
      <w:bookmarkEnd w:id="15118"/>
      <w:bookmarkEnd w:id="15119"/>
      <w:bookmarkEnd w:id="15120"/>
      <w:bookmarkEnd w:id="15121"/>
      <w:bookmarkEnd w:id="15122"/>
      <w:bookmarkEnd w:id="15123"/>
      <w:bookmarkEnd w:id="15124"/>
      <w:bookmarkEnd w:id="15125"/>
      <w:bookmarkEnd w:id="15126"/>
      <w:bookmarkEnd w:id="15127"/>
      <w:bookmarkEnd w:id="15128"/>
      <w:bookmarkEnd w:id="15129"/>
      <w:bookmarkEnd w:id="15130"/>
      <w:bookmarkEnd w:id="15131"/>
      <w:bookmarkEnd w:id="15132"/>
      <w:bookmarkEnd w:id="15133"/>
      <w:bookmarkEnd w:id="15134"/>
      <w:bookmarkEnd w:id="15135"/>
      <w:bookmarkEnd w:id="15136"/>
      <w:bookmarkEnd w:id="15137"/>
      <w:bookmarkEnd w:id="15138"/>
      <w:bookmarkEnd w:id="15139"/>
      <w:bookmarkEnd w:id="15140"/>
      <w:bookmarkEnd w:id="15141"/>
      <w:bookmarkEnd w:id="15142"/>
      <w:bookmarkEnd w:id="15143"/>
      <w:bookmarkEnd w:id="15144"/>
      <w:bookmarkEnd w:id="15145"/>
      <w:bookmarkEnd w:id="15146"/>
      <w:bookmarkEnd w:id="15147"/>
      <w:bookmarkEnd w:id="15148"/>
      <w:bookmarkEnd w:id="15149"/>
      <w:bookmarkEnd w:id="15150"/>
      <w:bookmarkEnd w:id="15151"/>
      <w:bookmarkEnd w:id="15152"/>
      <w:bookmarkEnd w:id="15153"/>
      <w:bookmarkEnd w:id="15154"/>
      <w:bookmarkEnd w:id="15155"/>
      <w:bookmarkEnd w:id="15156"/>
      <w:bookmarkEnd w:id="15157"/>
      <w:bookmarkEnd w:id="15158"/>
      <w:bookmarkEnd w:id="15159"/>
      <w:bookmarkEnd w:id="15160"/>
      <w:bookmarkEnd w:id="15161"/>
      <w:bookmarkEnd w:id="15162"/>
      <w:bookmarkEnd w:id="15163"/>
      <w:bookmarkEnd w:id="15164"/>
      <w:bookmarkEnd w:id="15165"/>
      <w:bookmarkEnd w:id="15166"/>
      <w:bookmarkEnd w:id="15167"/>
      <w:bookmarkEnd w:id="15168"/>
      <w:bookmarkEnd w:id="15169"/>
      <w:bookmarkEnd w:id="15170"/>
      <w:bookmarkEnd w:id="15171"/>
      <w:bookmarkEnd w:id="15172"/>
      <w:bookmarkEnd w:id="15173"/>
      <w:bookmarkEnd w:id="15174"/>
      <w:bookmarkEnd w:id="15175"/>
      <w:bookmarkEnd w:id="15176"/>
      <w:bookmarkEnd w:id="15177"/>
      <w:bookmarkEnd w:id="15178"/>
      <w:bookmarkEnd w:id="15179"/>
      <w:bookmarkEnd w:id="15180"/>
      <w:bookmarkEnd w:id="15181"/>
      <w:bookmarkEnd w:id="15182"/>
      <w:bookmarkEnd w:id="15183"/>
      <w:bookmarkEnd w:id="15184"/>
      <w:bookmarkEnd w:id="15185"/>
      <w:bookmarkEnd w:id="15186"/>
      <w:bookmarkEnd w:id="15187"/>
      <w:bookmarkEnd w:id="15188"/>
      <w:bookmarkEnd w:id="15189"/>
      <w:bookmarkEnd w:id="15190"/>
      <w:bookmarkEnd w:id="15191"/>
      <w:bookmarkEnd w:id="15192"/>
      <w:bookmarkEnd w:id="15193"/>
      <w:bookmarkEnd w:id="15194"/>
      <w:bookmarkEnd w:id="15195"/>
      <w:bookmarkEnd w:id="15196"/>
      <w:bookmarkEnd w:id="15197"/>
      <w:bookmarkEnd w:id="15198"/>
      <w:bookmarkEnd w:id="15199"/>
      <w:bookmarkEnd w:id="15200"/>
      <w:bookmarkEnd w:id="15201"/>
      <w:bookmarkEnd w:id="15202"/>
      <w:bookmarkEnd w:id="15203"/>
      <w:bookmarkEnd w:id="15204"/>
      <w:bookmarkEnd w:id="15205"/>
      <w:bookmarkEnd w:id="15206"/>
      <w:bookmarkEnd w:id="15207"/>
      <w:bookmarkEnd w:id="15208"/>
      <w:bookmarkEnd w:id="15209"/>
      <w:bookmarkEnd w:id="15210"/>
      <w:bookmarkEnd w:id="15211"/>
      <w:bookmarkEnd w:id="15212"/>
      <w:bookmarkEnd w:id="15213"/>
      <w:bookmarkEnd w:id="15214"/>
      <w:bookmarkEnd w:id="15215"/>
      <w:bookmarkEnd w:id="15216"/>
      <w:bookmarkEnd w:id="15217"/>
      <w:bookmarkEnd w:id="15218"/>
      <w:bookmarkEnd w:id="15219"/>
      <w:bookmarkEnd w:id="15220"/>
      <w:bookmarkEnd w:id="15221"/>
      <w:bookmarkEnd w:id="15222"/>
      <w:bookmarkEnd w:id="15223"/>
      <w:bookmarkEnd w:id="15224"/>
      <w:bookmarkEnd w:id="15225"/>
      <w:bookmarkEnd w:id="15226"/>
      <w:bookmarkEnd w:id="15227"/>
      <w:bookmarkEnd w:id="15228"/>
      <w:bookmarkEnd w:id="15229"/>
      <w:bookmarkEnd w:id="15230"/>
      <w:bookmarkEnd w:id="15231"/>
      <w:bookmarkEnd w:id="15232"/>
      <w:bookmarkEnd w:id="15233"/>
      <w:bookmarkEnd w:id="15234"/>
      <w:bookmarkEnd w:id="15235"/>
      <w:bookmarkEnd w:id="15236"/>
      <w:bookmarkEnd w:id="15237"/>
      <w:bookmarkEnd w:id="15238"/>
      <w:bookmarkEnd w:id="15239"/>
      <w:bookmarkEnd w:id="15240"/>
      <w:bookmarkEnd w:id="15241"/>
      <w:bookmarkEnd w:id="15242"/>
      <w:bookmarkEnd w:id="15243"/>
      <w:bookmarkEnd w:id="15244"/>
      <w:bookmarkEnd w:id="15245"/>
      <w:bookmarkEnd w:id="15246"/>
      <w:bookmarkEnd w:id="15247"/>
      <w:bookmarkEnd w:id="15248"/>
      <w:bookmarkEnd w:id="15249"/>
      <w:bookmarkEnd w:id="15250"/>
      <w:bookmarkEnd w:id="15251"/>
      <w:bookmarkEnd w:id="15252"/>
      <w:bookmarkEnd w:id="15253"/>
      <w:bookmarkEnd w:id="15254"/>
      <w:bookmarkEnd w:id="15255"/>
      <w:bookmarkEnd w:id="15256"/>
      <w:bookmarkEnd w:id="15257"/>
      <w:bookmarkEnd w:id="15258"/>
      <w:bookmarkEnd w:id="15259"/>
      <w:bookmarkEnd w:id="15260"/>
      <w:bookmarkEnd w:id="15261"/>
      <w:bookmarkEnd w:id="15262"/>
      <w:bookmarkEnd w:id="15263"/>
      <w:bookmarkEnd w:id="15264"/>
      <w:bookmarkEnd w:id="15265"/>
      <w:bookmarkEnd w:id="15266"/>
      <w:bookmarkEnd w:id="15267"/>
      <w:bookmarkEnd w:id="15268"/>
      <w:bookmarkEnd w:id="15269"/>
      <w:bookmarkEnd w:id="15270"/>
      <w:bookmarkEnd w:id="15271"/>
      <w:bookmarkEnd w:id="15272"/>
      <w:bookmarkEnd w:id="15273"/>
      <w:bookmarkEnd w:id="15274"/>
      <w:bookmarkEnd w:id="15275"/>
      <w:bookmarkEnd w:id="15276"/>
      <w:bookmarkEnd w:id="15277"/>
      <w:bookmarkEnd w:id="15278"/>
      <w:bookmarkEnd w:id="15279"/>
      <w:bookmarkEnd w:id="15280"/>
      <w:bookmarkEnd w:id="15281"/>
      <w:bookmarkEnd w:id="15282"/>
      <w:bookmarkEnd w:id="15283"/>
      <w:bookmarkEnd w:id="15284"/>
      <w:bookmarkEnd w:id="15285"/>
      <w:bookmarkEnd w:id="15286"/>
      <w:bookmarkEnd w:id="15287"/>
      <w:bookmarkEnd w:id="15288"/>
      <w:bookmarkEnd w:id="15289"/>
      <w:bookmarkEnd w:id="15290"/>
      <w:bookmarkEnd w:id="15291"/>
      <w:bookmarkEnd w:id="15292"/>
      <w:bookmarkEnd w:id="15293"/>
      <w:bookmarkEnd w:id="15294"/>
      <w:bookmarkEnd w:id="15295"/>
      <w:bookmarkEnd w:id="15296"/>
      <w:bookmarkEnd w:id="15297"/>
      <w:bookmarkEnd w:id="15298"/>
      <w:bookmarkEnd w:id="15299"/>
      <w:bookmarkEnd w:id="15300"/>
      <w:bookmarkEnd w:id="15301"/>
      <w:bookmarkEnd w:id="15302"/>
      <w:bookmarkEnd w:id="15303"/>
      <w:bookmarkEnd w:id="15304"/>
      <w:bookmarkEnd w:id="15305"/>
      <w:bookmarkEnd w:id="15306"/>
      <w:bookmarkEnd w:id="15307"/>
      <w:bookmarkEnd w:id="15308"/>
      <w:bookmarkEnd w:id="15309"/>
      <w:bookmarkEnd w:id="15310"/>
      <w:bookmarkEnd w:id="15311"/>
      <w:bookmarkEnd w:id="15312"/>
      <w:bookmarkEnd w:id="15313"/>
      <w:bookmarkEnd w:id="15314"/>
      <w:bookmarkEnd w:id="15315"/>
      <w:bookmarkEnd w:id="15316"/>
      <w:bookmarkEnd w:id="15317"/>
      <w:bookmarkEnd w:id="15318"/>
      <w:bookmarkEnd w:id="15319"/>
      <w:bookmarkEnd w:id="15320"/>
      <w:bookmarkEnd w:id="15321"/>
      <w:bookmarkEnd w:id="15322"/>
      <w:bookmarkEnd w:id="15323"/>
      <w:bookmarkEnd w:id="15324"/>
      <w:bookmarkEnd w:id="15325"/>
      <w:bookmarkEnd w:id="15326"/>
      <w:bookmarkEnd w:id="15327"/>
      <w:bookmarkEnd w:id="15328"/>
      <w:bookmarkEnd w:id="15329"/>
      <w:bookmarkEnd w:id="15330"/>
      <w:bookmarkEnd w:id="15331"/>
      <w:bookmarkEnd w:id="15332"/>
      <w:bookmarkEnd w:id="15333"/>
      <w:bookmarkEnd w:id="15334"/>
      <w:bookmarkEnd w:id="15335"/>
      <w:bookmarkEnd w:id="15336"/>
      <w:bookmarkEnd w:id="15337"/>
      <w:bookmarkEnd w:id="15338"/>
      <w:bookmarkEnd w:id="15339"/>
      <w:bookmarkEnd w:id="15340"/>
      <w:bookmarkEnd w:id="15341"/>
      <w:bookmarkEnd w:id="15342"/>
      <w:bookmarkEnd w:id="15343"/>
      <w:bookmarkEnd w:id="15344"/>
      <w:bookmarkEnd w:id="15345"/>
      <w:bookmarkEnd w:id="15346"/>
      <w:bookmarkEnd w:id="15347"/>
      <w:bookmarkEnd w:id="15348"/>
      <w:bookmarkEnd w:id="15349"/>
      <w:bookmarkEnd w:id="15350"/>
      <w:bookmarkEnd w:id="15351"/>
      <w:bookmarkEnd w:id="15352"/>
      <w:bookmarkEnd w:id="15353"/>
      <w:bookmarkEnd w:id="15354"/>
      <w:bookmarkEnd w:id="15355"/>
      <w:bookmarkEnd w:id="15356"/>
      <w:bookmarkEnd w:id="15357"/>
      <w:bookmarkEnd w:id="15358"/>
      <w:bookmarkEnd w:id="15359"/>
      <w:bookmarkEnd w:id="15360"/>
      <w:bookmarkEnd w:id="15361"/>
      <w:bookmarkEnd w:id="15362"/>
      <w:bookmarkEnd w:id="15363"/>
      <w:bookmarkEnd w:id="15364"/>
      <w:bookmarkEnd w:id="15365"/>
      <w:bookmarkEnd w:id="15366"/>
      <w:bookmarkEnd w:id="15367"/>
      <w:bookmarkEnd w:id="15368"/>
      <w:bookmarkEnd w:id="15369"/>
      <w:bookmarkEnd w:id="15370"/>
      <w:bookmarkEnd w:id="15371"/>
      <w:bookmarkEnd w:id="15372"/>
      <w:bookmarkEnd w:id="15373"/>
      <w:bookmarkEnd w:id="15374"/>
      <w:bookmarkEnd w:id="15375"/>
      <w:bookmarkEnd w:id="15376"/>
      <w:bookmarkEnd w:id="15377"/>
      <w:bookmarkEnd w:id="15378"/>
      <w:bookmarkEnd w:id="15379"/>
      <w:bookmarkEnd w:id="15380"/>
      <w:bookmarkEnd w:id="15381"/>
      <w:bookmarkEnd w:id="15382"/>
      <w:bookmarkEnd w:id="15383"/>
      <w:bookmarkEnd w:id="15384"/>
      <w:bookmarkEnd w:id="15385"/>
      <w:bookmarkEnd w:id="15386"/>
      <w:bookmarkEnd w:id="15387"/>
      <w:bookmarkEnd w:id="15388"/>
      <w:bookmarkEnd w:id="15389"/>
      <w:bookmarkEnd w:id="15390"/>
      <w:bookmarkEnd w:id="15391"/>
      <w:bookmarkEnd w:id="15392"/>
      <w:bookmarkEnd w:id="15393"/>
      <w:bookmarkEnd w:id="15394"/>
      <w:bookmarkEnd w:id="15395"/>
      <w:bookmarkEnd w:id="15396"/>
      <w:bookmarkEnd w:id="15397"/>
      <w:bookmarkEnd w:id="15398"/>
      <w:bookmarkEnd w:id="15399"/>
      <w:bookmarkEnd w:id="15400"/>
      <w:bookmarkEnd w:id="15401"/>
      <w:bookmarkEnd w:id="15402"/>
      <w:bookmarkEnd w:id="15403"/>
      <w:bookmarkEnd w:id="15404"/>
      <w:bookmarkEnd w:id="15405"/>
      <w:bookmarkEnd w:id="15406"/>
      <w:bookmarkEnd w:id="15407"/>
      <w:bookmarkEnd w:id="15408"/>
      <w:bookmarkEnd w:id="15409"/>
      <w:bookmarkEnd w:id="15410"/>
      <w:bookmarkEnd w:id="15411"/>
      <w:bookmarkEnd w:id="15412"/>
      <w:bookmarkEnd w:id="15413"/>
      <w:bookmarkEnd w:id="15414"/>
      <w:bookmarkEnd w:id="15415"/>
      <w:bookmarkEnd w:id="15416"/>
      <w:bookmarkEnd w:id="15417"/>
      <w:bookmarkEnd w:id="15418"/>
      <w:bookmarkEnd w:id="15419"/>
      <w:bookmarkEnd w:id="15420"/>
      <w:bookmarkEnd w:id="15421"/>
      <w:bookmarkEnd w:id="15422"/>
      <w:bookmarkEnd w:id="15423"/>
      <w:bookmarkEnd w:id="15424"/>
      <w:bookmarkEnd w:id="15425"/>
      <w:bookmarkEnd w:id="15426"/>
      <w:bookmarkEnd w:id="15427"/>
      <w:bookmarkEnd w:id="15428"/>
      <w:bookmarkEnd w:id="15429"/>
      <w:bookmarkEnd w:id="15430"/>
      <w:bookmarkEnd w:id="15431"/>
      <w:bookmarkEnd w:id="15432"/>
      <w:bookmarkEnd w:id="15433"/>
      <w:bookmarkEnd w:id="15434"/>
      <w:bookmarkEnd w:id="15435"/>
      <w:bookmarkEnd w:id="15436"/>
      <w:bookmarkEnd w:id="15437"/>
      <w:bookmarkEnd w:id="15438"/>
      <w:bookmarkEnd w:id="15439"/>
      <w:bookmarkEnd w:id="15440"/>
      <w:bookmarkEnd w:id="15441"/>
      <w:bookmarkEnd w:id="15442"/>
      <w:bookmarkEnd w:id="15443"/>
      <w:bookmarkEnd w:id="15444"/>
      <w:bookmarkEnd w:id="15445"/>
      <w:bookmarkEnd w:id="15446"/>
      <w:bookmarkEnd w:id="15447"/>
      <w:bookmarkEnd w:id="15448"/>
      <w:bookmarkEnd w:id="15449"/>
      <w:bookmarkEnd w:id="15450"/>
      <w:bookmarkEnd w:id="15451"/>
      <w:bookmarkEnd w:id="15452"/>
      <w:bookmarkEnd w:id="15453"/>
      <w:bookmarkEnd w:id="15454"/>
      <w:bookmarkEnd w:id="15455"/>
      <w:bookmarkEnd w:id="15456"/>
      <w:bookmarkEnd w:id="15457"/>
      <w:bookmarkEnd w:id="15458"/>
      <w:bookmarkEnd w:id="15459"/>
      <w:bookmarkEnd w:id="15460"/>
      <w:bookmarkEnd w:id="15461"/>
      <w:bookmarkEnd w:id="15462"/>
      <w:bookmarkEnd w:id="15463"/>
      <w:bookmarkEnd w:id="15464"/>
      <w:bookmarkEnd w:id="15465"/>
      <w:bookmarkEnd w:id="15466"/>
      <w:bookmarkEnd w:id="15467"/>
      <w:bookmarkEnd w:id="15468"/>
      <w:bookmarkEnd w:id="15469"/>
      <w:bookmarkEnd w:id="15470"/>
      <w:bookmarkEnd w:id="15471"/>
      <w:bookmarkEnd w:id="15472"/>
      <w:bookmarkEnd w:id="15473"/>
      <w:bookmarkEnd w:id="15474"/>
      <w:bookmarkEnd w:id="15475"/>
      <w:bookmarkEnd w:id="15476"/>
      <w:bookmarkEnd w:id="15477"/>
      <w:bookmarkEnd w:id="15478"/>
      <w:bookmarkEnd w:id="15479"/>
      <w:bookmarkEnd w:id="15480"/>
      <w:bookmarkEnd w:id="15481"/>
      <w:bookmarkEnd w:id="15482"/>
      <w:bookmarkEnd w:id="15483"/>
      <w:bookmarkEnd w:id="15484"/>
      <w:bookmarkEnd w:id="15485"/>
      <w:bookmarkEnd w:id="15486"/>
      <w:bookmarkEnd w:id="15487"/>
      <w:bookmarkEnd w:id="15488"/>
      <w:bookmarkEnd w:id="15489"/>
      <w:bookmarkEnd w:id="15490"/>
      <w:bookmarkEnd w:id="15491"/>
      <w:bookmarkEnd w:id="15492"/>
      <w:bookmarkEnd w:id="15493"/>
      <w:bookmarkEnd w:id="15494"/>
      <w:bookmarkEnd w:id="15495"/>
      <w:bookmarkEnd w:id="15496"/>
      <w:bookmarkEnd w:id="15497"/>
      <w:bookmarkEnd w:id="15498"/>
      <w:bookmarkEnd w:id="15499"/>
      <w:bookmarkEnd w:id="15500"/>
      <w:bookmarkEnd w:id="15501"/>
      <w:bookmarkEnd w:id="15502"/>
      <w:bookmarkEnd w:id="15503"/>
      <w:bookmarkEnd w:id="15504"/>
      <w:bookmarkEnd w:id="15505"/>
      <w:bookmarkEnd w:id="15506"/>
      <w:bookmarkEnd w:id="15507"/>
      <w:bookmarkEnd w:id="15508"/>
      <w:bookmarkEnd w:id="15509"/>
      <w:bookmarkEnd w:id="15510"/>
      <w:bookmarkEnd w:id="15511"/>
      <w:bookmarkEnd w:id="15512"/>
      <w:bookmarkEnd w:id="15513"/>
      <w:bookmarkEnd w:id="15514"/>
      <w:bookmarkEnd w:id="15515"/>
      <w:bookmarkEnd w:id="15516"/>
      <w:bookmarkEnd w:id="15517"/>
      <w:bookmarkEnd w:id="15518"/>
      <w:bookmarkEnd w:id="15519"/>
      <w:bookmarkEnd w:id="15520"/>
      <w:bookmarkEnd w:id="15521"/>
      <w:bookmarkEnd w:id="15522"/>
      <w:bookmarkEnd w:id="15523"/>
      <w:bookmarkEnd w:id="15524"/>
      <w:bookmarkEnd w:id="15525"/>
      <w:bookmarkEnd w:id="15526"/>
      <w:bookmarkEnd w:id="15527"/>
      <w:bookmarkEnd w:id="15528"/>
      <w:bookmarkEnd w:id="15529"/>
      <w:bookmarkEnd w:id="15530"/>
      <w:bookmarkEnd w:id="15531"/>
      <w:bookmarkEnd w:id="15532"/>
      <w:bookmarkEnd w:id="15533"/>
      <w:bookmarkEnd w:id="15534"/>
      <w:bookmarkEnd w:id="15535"/>
      <w:bookmarkEnd w:id="15536"/>
      <w:bookmarkEnd w:id="15537"/>
      <w:bookmarkEnd w:id="15538"/>
      <w:bookmarkEnd w:id="15539"/>
      <w:bookmarkEnd w:id="15540"/>
      <w:bookmarkEnd w:id="15541"/>
      <w:bookmarkEnd w:id="15542"/>
      <w:bookmarkEnd w:id="15543"/>
      <w:bookmarkEnd w:id="15544"/>
      <w:bookmarkEnd w:id="15545"/>
      <w:bookmarkEnd w:id="15546"/>
      <w:bookmarkEnd w:id="15547"/>
      <w:bookmarkEnd w:id="15548"/>
      <w:bookmarkEnd w:id="15549"/>
      <w:bookmarkEnd w:id="15550"/>
      <w:bookmarkEnd w:id="15551"/>
      <w:bookmarkEnd w:id="15552"/>
      <w:bookmarkEnd w:id="15553"/>
      <w:bookmarkEnd w:id="15554"/>
      <w:bookmarkEnd w:id="15555"/>
      <w:bookmarkEnd w:id="15556"/>
      <w:bookmarkEnd w:id="15557"/>
      <w:bookmarkEnd w:id="15558"/>
      <w:bookmarkEnd w:id="15559"/>
      <w:bookmarkEnd w:id="15560"/>
      <w:bookmarkEnd w:id="15561"/>
      <w:bookmarkEnd w:id="15562"/>
      <w:bookmarkEnd w:id="15563"/>
      <w:bookmarkEnd w:id="15564"/>
      <w:bookmarkEnd w:id="15565"/>
      <w:bookmarkEnd w:id="15566"/>
      <w:bookmarkEnd w:id="15567"/>
      <w:bookmarkEnd w:id="15568"/>
      <w:bookmarkEnd w:id="15569"/>
      <w:bookmarkEnd w:id="15570"/>
      <w:bookmarkEnd w:id="15571"/>
      <w:bookmarkEnd w:id="15572"/>
      <w:bookmarkEnd w:id="15573"/>
      <w:bookmarkEnd w:id="15574"/>
      <w:bookmarkEnd w:id="15575"/>
      <w:bookmarkEnd w:id="15576"/>
      <w:bookmarkEnd w:id="15577"/>
      <w:bookmarkEnd w:id="15578"/>
      <w:bookmarkEnd w:id="15579"/>
      <w:bookmarkEnd w:id="15580"/>
      <w:bookmarkEnd w:id="15581"/>
      <w:bookmarkEnd w:id="15582"/>
      <w:bookmarkEnd w:id="15583"/>
      <w:bookmarkEnd w:id="15584"/>
      <w:bookmarkEnd w:id="15585"/>
      <w:bookmarkEnd w:id="15586"/>
      <w:bookmarkEnd w:id="15587"/>
      <w:bookmarkEnd w:id="15588"/>
      <w:bookmarkEnd w:id="15589"/>
      <w:bookmarkEnd w:id="15590"/>
      <w:bookmarkEnd w:id="15591"/>
      <w:bookmarkEnd w:id="15592"/>
      <w:bookmarkEnd w:id="15593"/>
      <w:bookmarkEnd w:id="15594"/>
      <w:bookmarkEnd w:id="15595"/>
      <w:bookmarkEnd w:id="15596"/>
      <w:bookmarkEnd w:id="15597"/>
      <w:bookmarkEnd w:id="15598"/>
      <w:bookmarkEnd w:id="15599"/>
      <w:bookmarkEnd w:id="15600"/>
      <w:bookmarkEnd w:id="15601"/>
      <w:bookmarkEnd w:id="15602"/>
      <w:bookmarkEnd w:id="15603"/>
      <w:bookmarkEnd w:id="15604"/>
      <w:bookmarkEnd w:id="15605"/>
      <w:bookmarkEnd w:id="15606"/>
      <w:bookmarkEnd w:id="15607"/>
      <w:bookmarkEnd w:id="15608"/>
      <w:bookmarkEnd w:id="15609"/>
      <w:bookmarkEnd w:id="15610"/>
      <w:bookmarkEnd w:id="15611"/>
      <w:bookmarkEnd w:id="15612"/>
      <w:bookmarkEnd w:id="15613"/>
      <w:bookmarkEnd w:id="15614"/>
      <w:bookmarkEnd w:id="15615"/>
      <w:bookmarkEnd w:id="15616"/>
      <w:bookmarkEnd w:id="15617"/>
      <w:bookmarkEnd w:id="15618"/>
      <w:bookmarkEnd w:id="15619"/>
      <w:bookmarkEnd w:id="15620"/>
      <w:bookmarkEnd w:id="15621"/>
      <w:bookmarkEnd w:id="15622"/>
      <w:bookmarkEnd w:id="15623"/>
      <w:bookmarkEnd w:id="15624"/>
      <w:bookmarkEnd w:id="15625"/>
      <w:bookmarkEnd w:id="15626"/>
      <w:bookmarkEnd w:id="15627"/>
      <w:bookmarkEnd w:id="15628"/>
      <w:bookmarkEnd w:id="15629"/>
      <w:bookmarkEnd w:id="15630"/>
      <w:bookmarkEnd w:id="15631"/>
      <w:bookmarkEnd w:id="15632"/>
      <w:bookmarkEnd w:id="15633"/>
      <w:bookmarkEnd w:id="15634"/>
      <w:bookmarkEnd w:id="15635"/>
      <w:bookmarkEnd w:id="15636"/>
      <w:bookmarkEnd w:id="15637"/>
      <w:bookmarkEnd w:id="15638"/>
      <w:bookmarkEnd w:id="15639"/>
      <w:bookmarkEnd w:id="15640"/>
      <w:bookmarkEnd w:id="15641"/>
      <w:bookmarkEnd w:id="15642"/>
      <w:bookmarkEnd w:id="15643"/>
      <w:bookmarkEnd w:id="15644"/>
      <w:bookmarkEnd w:id="15645"/>
      <w:bookmarkEnd w:id="15646"/>
      <w:bookmarkEnd w:id="15647"/>
      <w:bookmarkEnd w:id="15648"/>
      <w:bookmarkEnd w:id="15649"/>
      <w:bookmarkEnd w:id="15650"/>
      <w:bookmarkEnd w:id="15651"/>
      <w:bookmarkEnd w:id="15652"/>
      <w:bookmarkEnd w:id="15653"/>
      <w:bookmarkEnd w:id="15654"/>
      <w:bookmarkEnd w:id="15655"/>
      <w:bookmarkEnd w:id="15656"/>
      <w:bookmarkEnd w:id="15657"/>
      <w:bookmarkEnd w:id="15658"/>
      <w:bookmarkEnd w:id="15659"/>
      <w:bookmarkEnd w:id="15660"/>
      <w:bookmarkEnd w:id="15661"/>
      <w:bookmarkEnd w:id="15662"/>
      <w:commentRangeStart w:id="15672"/>
      <w:r w:rsidRPr="00794639">
        <w:t xml:space="preserve">How to Use UDP Specific </w:t>
      </w:r>
      <w:bookmarkEnd w:id="15663"/>
      <w:r w:rsidRPr="00794639">
        <w:t>Commands</w:t>
      </w:r>
      <w:bookmarkEnd w:id="15664"/>
      <w:bookmarkEnd w:id="15665"/>
      <w:bookmarkEnd w:id="15666"/>
      <w:bookmarkEnd w:id="15667"/>
      <w:bookmarkEnd w:id="15668"/>
      <w:bookmarkEnd w:id="15669"/>
      <w:bookmarkEnd w:id="15670"/>
      <w:commentRangeEnd w:id="15672"/>
      <w:r w:rsidR="002F3C41" w:rsidRPr="00794639">
        <w:rPr>
          <w:rStyle w:val="CommentReference"/>
          <w:rFonts w:ascii="Verdana" w:eastAsia="Times New Roman" w:hAnsi="Verdana" w:cs="Times New Roman"/>
          <w:b w:val="0"/>
          <w:lang w:eastAsia="en-US"/>
        </w:rPr>
        <w:commentReference w:id="15672"/>
      </w:r>
      <w:bookmarkEnd w:id="15671"/>
    </w:p>
    <w:p w14:paraId="0B747944" w14:textId="77777777" w:rsidR="00EF0EC9" w:rsidRPr="0048226A" w:rsidRDefault="00EF0EC9" w:rsidP="00EF0EC9">
      <w:pPr>
        <w:pStyle w:val="Heading3"/>
      </w:pPr>
      <w:bookmarkStart w:id="15673" w:name="_Toc345081596"/>
      <w:bookmarkStart w:id="15674" w:name="_Toc349753324"/>
      <w:bookmarkStart w:id="15675" w:name="_Toc349754228"/>
      <w:bookmarkStart w:id="15676" w:name="_Toc368586273"/>
      <w:bookmarkStart w:id="15677" w:name="_Toc464721947"/>
      <w:bookmarkStart w:id="15678" w:name="_Toc511294424"/>
      <w:bookmarkStart w:id="15679" w:name="_Toc531701828"/>
      <w:r w:rsidRPr="000656F8">
        <w:t xml:space="preserve">Client </w:t>
      </w:r>
      <w:bookmarkEnd w:id="15673"/>
      <w:bookmarkEnd w:id="15674"/>
      <w:bookmarkEnd w:id="15675"/>
      <w:bookmarkEnd w:id="15676"/>
      <w:r w:rsidRPr="000656F8">
        <w:t>Mode</w:t>
      </w:r>
      <w:bookmarkEnd w:id="15677"/>
      <w:bookmarkEnd w:id="15678"/>
      <w:bookmarkEnd w:id="15679"/>
    </w:p>
    <w:tbl>
      <w:tblPr>
        <w:tblStyle w:val="TableGrid"/>
        <w:tblW w:w="8995" w:type="dxa"/>
        <w:tblBorders>
          <w:insideH w:val="none" w:sz="0" w:space="0" w:color="auto"/>
        </w:tblBorders>
        <w:tblLook w:val="04A0" w:firstRow="1" w:lastRow="0" w:firstColumn="1" w:lastColumn="0" w:noHBand="0" w:noVBand="1"/>
      </w:tblPr>
      <w:tblGrid>
        <w:gridCol w:w="5369"/>
        <w:gridCol w:w="3626"/>
      </w:tblGrid>
      <w:tr w:rsidR="00EF0EC9" w:rsidRPr="00794639" w14:paraId="352714BA" w14:textId="77777777" w:rsidTr="00170927">
        <w:tc>
          <w:tcPr>
            <w:tcW w:w="5369" w:type="dxa"/>
          </w:tcPr>
          <w:p w14:paraId="0E5CE9E4" w14:textId="77777777" w:rsidR="00EF0EC9" w:rsidRPr="007E4A1F" w:rsidRDefault="00EF0EC9" w:rsidP="00485828">
            <w:pPr>
              <w:pStyle w:val="TableBody"/>
              <w:rPr>
                <w:b/>
                <w:snapToGrid w:val="0"/>
              </w:rPr>
            </w:pPr>
            <w:r w:rsidRPr="007E4A1F">
              <w:rPr>
                <w:b/>
                <w:snapToGrid w:val="0"/>
              </w:rPr>
              <w:t>AT&amp;K3</w:t>
            </w:r>
          </w:p>
          <w:p w14:paraId="1D858E8C" w14:textId="77777777" w:rsidR="00EF0EC9" w:rsidRPr="005C602E" w:rsidRDefault="00EF0EC9" w:rsidP="00485828">
            <w:pPr>
              <w:pStyle w:val="TableBody"/>
              <w:rPr>
                <w:b/>
                <w:snapToGrid w:val="0"/>
              </w:rPr>
            </w:pPr>
            <w:r w:rsidRPr="00006D08">
              <w:rPr>
                <w:b/>
                <w:snapToGrid w:val="0"/>
              </w:rPr>
              <w:t>OK</w:t>
            </w:r>
          </w:p>
          <w:p w14:paraId="27BA459C" w14:textId="77777777" w:rsidR="00EF0EC9" w:rsidRPr="005C602E" w:rsidRDefault="00EF0EC9" w:rsidP="00485828">
            <w:pPr>
              <w:pStyle w:val="TableBody"/>
              <w:rPr>
                <w:b/>
                <w:snapToGrid w:val="0"/>
              </w:rPr>
            </w:pPr>
          </w:p>
        </w:tc>
        <w:tc>
          <w:tcPr>
            <w:tcW w:w="3626" w:type="dxa"/>
          </w:tcPr>
          <w:p w14:paraId="300D46B7" w14:textId="77777777" w:rsidR="00EF0EC9" w:rsidRPr="00794639" w:rsidRDefault="00EF0EC9" w:rsidP="00485828">
            <w:pPr>
              <w:pStyle w:val="TableBody"/>
              <w:rPr>
                <w:snapToGrid w:val="0"/>
              </w:rPr>
            </w:pPr>
            <w:r w:rsidRPr="003010FE">
              <w:rPr>
                <w:snapToGrid w:val="0"/>
                <w:lang w:eastAsia="zh-CN"/>
              </w:rPr>
              <w:t>H</w:t>
            </w:r>
            <w:r w:rsidRPr="00396BD2">
              <w:rPr>
                <w:snapToGrid w:val="0"/>
              </w:rPr>
              <w:t>ardware flow control activation</w:t>
            </w:r>
          </w:p>
          <w:p w14:paraId="085EBA8B" w14:textId="77777777" w:rsidR="00EF0EC9" w:rsidRPr="00794639" w:rsidRDefault="00EF0EC9" w:rsidP="00485828">
            <w:pPr>
              <w:pStyle w:val="TableBody"/>
            </w:pPr>
          </w:p>
        </w:tc>
      </w:tr>
      <w:tr w:rsidR="00EF0EC9" w:rsidRPr="00794639" w14:paraId="19985746" w14:textId="77777777" w:rsidTr="00170927">
        <w:trPr>
          <w:cantSplit/>
        </w:trPr>
        <w:tc>
          <w:tcPr>
            <w:tcW w:w="5369" w:type="dxa"/>
          </w:tcPr>
          <w:p w14:paraId="3753002F" w14:textId="77777777" w:rsidR="00EF0EC9" w:rsidRPr="00794639" w:rsidRDefault="00EF0EC9" w:rsidP="00485828">
            <w:pPr>
              <w:pStyle w:val="TableBody"/>
              <w:rPr>
                <w:b/>
                <w:snapToGrid w:val="0"/>
              </w:rPr>
            </w:pPr>
            <w:r w:rsidRPr="00794639">
              <w:rPr>
                <w:b/>
                <w:snapToGrid w:val="0"/>
              </w:rPr>
              <w:t>AT+KCNXCFG=1,"GPRS","APN","log","password",,,</w:t>
            </w:r>
          </w:p>
        </w:tc>
        <w:tc>
          <w:tcPr>
            <w:tcW w:w="3626" w:type="dxa"/>
          </w:tcPr>
          <w:p w14:paraId="063AD209" w14:textId="77777777" w:rsidR="00EF0EC9" w:rsidRPr="00794639" w:rsidRDefault="00EF0EC9" w:rsidP="00485828">
            <w:pPr>
              <w:pStyle w:val="TableBody"/>
              <w:rPr>
                <w:snapToGrid w:val="0"/>
              </w:rPr>
            </w:pPr>
            <w:r w:rsidRPr="00794639">
              <w:rPr>
                <w:snapToGrid w:val="0"/>
              </w:rPr>
              <w:t>Set GPRS parameters (APN, login, password)</w:t>
            </w:r>
          </w:p>
        </w:tc>
      </w:tr>
      <w:tr w:rsidR="00EF0EC9" w:rsidRPr="00794639" w14:paraId="1E5FDD37" w14:textId="77777777" w:rsidTr="00170927">
        <w:tc>
          <w:tcPr>
            <w:tcW w:w="5369" w:type="dxa"/>
          </w:tcPr>
          <w:p w14:paraId="0458CE28" w14:textId="77777777" w:rsidR="00EF0EC9" w:rsidRPr="00794639" w:rsidRDefault="00EF0EC9" w:rsidP="00485828">
            <w:pPr>
              <w:pStyle w:val="TableBody"/>
              <w:rPr>
                <w:b/>
                <w:snapToGrid w:val="0"/>
              </w:rPr>
            </w:pPr>
            <w:r w:rsidRPr="00794639">
              <w:rPr>
                <w:b/>
                <w:snapToGrid w:val="0"/>
              </w:rPr>
              <w:t>OK</w:t>
            </w:r>
          </w:p>
          <w:p w14:paraId="5DE99112" w14:textId="77777777" w:rsidR="00EF0EC9" w:rsidRPr="00794639" w:rsidRDefault="00EF0EC9" w:rsidP="00485828">
            <w:pPr>
              <w:pStyle w:val="TableBody"/>
              <w:rPr>
                <w:b/>
                <w:snapToGrid w:val="0"/>
              </w:rPr>
            </w:pPr>
          </w:p>
        </w:tc>
        <w:tc>
          <w:tcPr>
            <w:tcW w:w="3626" w:type="dxa"/>
          </w:tcPr>
          <w:p w14:paraId="646F56C0" w14:textId="77777777" w:rsidR="00EF0EC9" w:rsidRPr="00794639" w:rsidRDefault="00EF0EC9" w:rsidP="00485828">
            <w:pPr>
              <w:pStyle w:val="TableBody"/>
            </w:pPr>
          </w:p>
        </w:tc>
      </w:tr>
      <w:tr w:rsidR="00EF0EC9" w:rsidRPr="00794639" w14:paraId="7A21F688" w14:textId="77777777" w:rsidTr="00170927">
        <w:tc>
          <w:tcPr>
            <w:tcW w:w="5369" w:type="dxa"/>
          </w:tcPr>
          <w:p w14:paraId="5EB65C2C" w14:textId="77777777" w:rsidR="00EF0EC9" w:rsidRPr="00794639" w:rsidRDefault="00EF0EC9" w:rsidP="00485828">
            <w:pPr>
              <w:pStyle w:val="TableBody"/>
              <w:rPr>
                <w:b/>
                <w:snapToGrid w:val="0"/>
                <w:lang w:eastAsia="zh-CN"/>
              </w:rPr>
            </w:pPr>
            <w:r w:rsidRPr="00794639">
              <w:rPr>
                <w:b/>
                <w:snapToGrid w:val="0"/>
              </w:rPr>
              <w:t>AT+KUDPCFG=1</w:t>
            </w:r>
            <w:r w:rsidRPr="00794639">
              <w:rPr>
                <w:b/>
                <w:snapToGrid w:val="0"/>
                <w:lang w:eastAsia="zh-CN"/>
              </w:rPr>
              <w:t>,0</w:t>
            </w:r>
          </w:p>
        </w:tc>
        <w:tc>
          <w:tcPr>
            <w:tcW w:w="3626" w:type="dxa"/>
          </w:tcPr>
          <w:p w14:paraId="1C57B60F" w14:textId="77777777" w:rsidR="00EF0EC9" w:rsidRDefault="00EF0EC9" w:rsidP="00485828">
            <w:pPr>
              <w:pStyle w:val="TableBody"/>
              <w:rPr>
                <w:snapToGrid w:val="0"/>
              </w:rPr>
            </w:pPr>
            <w:r w:rsidRPr="00794639">
              <w:rPr>
                <w:snapToGrid w:val="0"/>
              </w:rPr>
              <w:t xml:space="preserve">Create a new UDP socket (returned </w:t>
            </w:r>
            <w:r w:rsidRPr="00794639">
              <w:rPr>
                <w:snapToGrid w:val="0"/>
                <w:lang w:eastAsia="zh-CN"/>
              </w:rPr>
              <w:t>session</w:t>
            </w:r>
            <w:r w:rsidRPr="00794639">
              <w:rPr>
                <w:snapToGrid w:val="0"/>
              </w:rPr>
              <w:t xml:space="preserve"> </w:t>
            </w:r>
            <w:r w:rsidRPr="00794639">
              <w:rPr>
                <w:snapToGrid w:val="0"/>
                <w:lang w:eastAsia="zh-CN"/>
              </w:rPr>
              <w:t>1</w:t>
            </w:r>
            <w:r w:rsidRPr="00794639">
              <w:rPr>
                <w:snapToGrid w:val="0"/>
              </w:rPr>
              <w:t>) with the parameters associated to the connection profile id number 0</w:t>
            </w:r>
          </w:p>
          <w:p w14:paraId="14FAF1FB" w14:textId="4EE7593F" w:rsidR="00F66955" w:rsidRPr="00794639" w:rsidRDefault="00F66955" w:rsidP="00485828">
            <w:pPr>
              <w:pStyle w:val="TableBody"/>
            </w:pPr>
          </w:p>
        </w:tc>
      </w:tr>
      <w:tr w:rsidR="00EF0EC9" w:rsidRPr="00794639" w14:paraId="134B5AF7" w14:textId="77777777" w:rsidTr="00170927">
        <w:tc>
          <w:tcPr>
            <w:tcW w:w="5369" w:type="dxa"/>
          </w:tcPr>
          <w:p w14:paraId="03FBC322" w14:textId="77777777" w:rsidR="00EF0EC9" w:rsidRPr="00794639" w:rsidRDefault="00EF0EC9" w:rsidP="00485828">
            <w:pPr>
              <w:pStyle w:val="TableBody"/>
              <w:rPr>
                <w:b/>
                <w:snapToGrid w:val="0"/>
                <w:lang w:eastAsia="zh-CN"/>
              </w:rPr>
            </w:pPr>
            <w:r w:rsidRPr="00794639">
              <w:rPr>
                <w:b/>
                <w:snapToGrid w:val="0"/>
              </w:rPr>
              <w:t xml:space="preserve">+KUDPCFG: </w:t>
            </w:r>
            <w:r w:rsidRPr="00794639">
              <w:rPr>
                <w:b/>
                <w:snapToGrid w:val="0"/>
                <w:lang w:eastAsia="zh-CN"/>
              </w:rPr>
              <w:t>1</w:t>
            </w:r>
          </w:p>
        </w:tc>
        <w:tc>
          <w:tcPr>
            <w:tcW w:w="3626" w:type="dxa"/>
          </w:tcPr>
          <w:p w14:paraId="6C79AF6A" w14:textId="77777777" w:rsidR="00EF0EC9" w:rsidRPr="00794639" w:rsidRDefault="00EF0EC9" w:rsidP="00485828">
            <w:pPr>
              <w:pStyle w:val="TableBody"/>
            </w:pPr>
          </w:p>
        </w:tc>
      </w:tr>
      <w:tr w:rsidR="00EF0EC9" w:rsidRPr="00794639" w14:paraId="2757EBF6" w14:textId="77777777" w:rsidTr="00170927">
        <w:tc>
          <w:tcPr>
            <w:tcW w:w="5369" w:type="dxa"/>
          </w:tcPr>
          <w:p w14:paraId="4CED671C" w14:textId="77777777" w:rsidR="00EF0EC9" w:rsidRPr="00794639" w:rsidRDefault="00EF0EC9" w:rsidP="00485828">
            <w:pPr>
              <w:pStyle w:val="TableBody"/>
              <w:rPr>
                <w:b/>
                <w:snapToGrid w:val="0"/>
              </w:rPr>
            </w:pPr>
            <w:r w:rsidRPr="00794639">
              <w:rPr>
                <w:b/>
                <w:snapToGrid w:val="0"/>
              </w:rPr>
              <w:t>OK</w:t>
            </w:r>
          </w:p>
          <w:p w14:paraId="4A996B8C" w14:textId="77777777" w:rsidR="00EF0EC9" w:rsidRPr="00794639" w:rsidRDefault="00EF0EC9" w:rsidP="00485828">
            <w:pPr>
              <w:pStyle w:val="TableBody"/>
              <w:rPr>
                <w:b/>
                <w:snapToGrid w:val="0"/>
                <w:lang w:eastAsia="zh-CN"/>
              </w:rPr>
            </w:pPr>
          </w:p>
        </w:tc>
        <w:tc>
          <w:tcPr>
            <w:tcW w:w="3626" w:type="dxa"/>
          </w:tcPr>
          <w:p w14:paraId="7ABFB38C" w14:textId="77777777" w:rsidR="00EF0EC9" w:rsidRPr="00794639" w:rsidRDefault="00EF0EC9" w:rsidP="00485828">
            <w:pPr>
              <w:pStyle w:val="TableBody"/>
            </w:pPr>
          </w:p>
        </w:tc>
      </w:tr>
      <w:tr w:rsidR="00EF0EC9" w:rsidRPr="00794639" w14:paraId="02C15A40" w14:textId="77777777" w:rsidTr="00170927">
        <w:tc>
          <w:tcPr>
            <w:tcW w:w="5369" w:type="dxa"/>
          </w:tcPr>
          <w:p w14:paraId="7303F7A2" w14:textId="77777777" w:rsidR="00EF0EC9" w:rsidRPr="00794639" w:rsidRDefault="00EF0EC9" w:rsidP="00485828">
            <w:pPr>
              <w:pStyle w:val="TableBody"/>
              <w:rPr>
                <w:b/>
                <w:snapToGrid w:val="0"/>
                <w:lang w:eastAsia="zh-CN"/>
              </w:rPr>
            </w:pPr>
            <w:r w:rsidRPr="00794639">
              <w:rPr>
                <w:b/>
                <w:snapToGrid w:val="0"/>
              </w:rPr>
              <w:t xml:space="preserve">AT+KUDPSND= </w:t>
            </w:r>
            <w:r w:rsidRPr="00794639">
              <w:rPr>
                <w:b/>
                <w:snapToGrid w:val="0"/>
                <w:lang w:eastAsia="zh-CN"/>
              </w:rPr>
              <w:t>1</w:t>
            </w:r>
            <w:r w:rsidRPr="00794639">
              <w:rPr>
                <w:b/>
                <w:snapToGrid w:val="0"/>
              </w:rPr>
              <w:t>,"82.234.17.52",32,18</w:t>
            </w:r>
          </w:p>
        </w:tc>
        <w:tc>
          <w:tcPr>
            <w:tcW w:w="3626" w:type="dxa"/>
          </w:tcPr>
          <w:p w14:paraId="7A3FF5B0" w14:textId="77777777" w:rsidR="00EF0EC9" w:rsidRPr="00794639" w:rsidRDefault="00EF0EC9" w:rsidP="00485828">
            <w:pPr>
              <w:pStyle w:val="TableBody"/>
            </w:pPr>
          </w:p>
        </w:tc>
      </w:tr>
      <w:tr w:rsidR="00EF0EC9" w:rsidRPr="00794639" w14:paraId="775DEF8A" w14:textId="77777777" w:rsidTr="00170927">
        <w:tc>
          <w:tcPr>
            <w:tcW w:w="5369" w:type="dxa"/>
          </w:tcPr>
          <w:p w14:paraId="4EAFFFB9" w14:textId="77777777" w:rsidR="00EF0EC9" w:rsidRPr="00794639" w:rsidRDefault="00EF0EC9" w:rsidP="00485828">
            <w:pPr>
              <w:pStyle w:val="TableBody"/>
              <w:rPr>
                <w:b/>
                <w:snapToGrid w:val="0"/>
              </w:rPr>
            </w:pPr>
            <w:r w:rsidRPr="00794639">
              <w:rPr>
                <w:b/>
                <w:snapToGrid w:val="0"/>
              </w:rPr>
              <w:t>CONNECT</w:t>
            </w:r>
          </w:p>
        </w:tc>
        <w:tc>
          <w:tcPr>
            <w:tcW w:w="3626" w:type="dxa"/>
          </w:tcPr>
          <w:p w14:paraId="50F23812" w14:textId="77777777" w:rsidR="00EF0EC9" w:rsidRPr="00794639" w:rsidRDefault="00EF0EC9" w:rsidP="00485828">
            <w:pPr>
              <w:pStyle w:val="TableBody"/>
            </w:pPr>
            <w:r w:rsidRPr="00794639">
              <w:rPr>
                <w:snapToGrid w:val="0"/>
              </w:rPr>
              <w:t>Send UDP data after “CONNECT”</w:t>
            </w:r>
          </w:p>
        </w:tc>
      </w:tr>
      <w:tr w:rsidR="00EF0EC9" w:rsidRPr="00794639" w14:paraId="38CF0794" w14:textId="77777777" w:rsidTr="00170927">
        <w:tc>
          <w:tcPr>
            <w:tcW w:w="5369" w:type="dxa"/>
          </w:tcPr>
          <w:p w14:paraId="69BB7BA3" w14:textId="77777777" w:rsidR="00EF0EC9" w:rsidRPr="00794639" w:rsidRDefault="00EF0EC9" w:rsidP="00485828">
            <w:pPr>
              <w:pStyle w:val="TableBody"/>
              <w:rPr>
                <w:b/>
                <w:snapToGrid w:val="0"/>
              </w:rPr>
            </w:pPr>
            <w:r w:rsidRPr="00794639">
              <w:rPr>
                <w:b/>
                <w:snapToGrid w:val="0"/>
              </w:rPr>
              <w:t>…Data sent…</w:t>
            </w:r>
          </w:p>
        </w:tc>
        <w:tc>
          <w:tcPr>
            <w:tcW w:w="3626" w:type="dxa"/>
          </w:tcPr>
          <w:p w14:paraId="58831BD1" w14:textId="77777777" w:rsidR="00EF0EC9" w:rsidRPr="00794639" w:rsidRDefault="00EF0EC9" w:rsidP="00485828">
            <w:pPr>
              <w:pStyle w:val="TableBody"/>
            </w:pPr>
          </w:p>
        </w:tc>
      </w:tr>
      <w:tr w:rsidR="00EF0EC9" w:rsidRPr="00794639" w14:paraId="39A6D41A" w14:textId="77777777" w:rsidTr="00170927">
        <w:tc>
          <w:tcPr>
            <w:tcW w:w="5369" w:type="dxa"/>
          </w:tcPr>
          <w:p w14:paraId="79628CC2" w14:textId="77777777" w:rsidR="00EF0EC9" w:rsidRPr="00794639" w:rsidRDefault="00EF0EC9" w:rsidP="00485828">
            <w:pPr>
              <w:pStyle w:val="TableBody"/>
              <w:rPr>
                <w:b/>
                <w:snapToGrid w:val="0"/>
              </w:rPr>
            </w:pPr>
            <w:r w:rsidRPr="00794639">
              <w:rPr>
                <w:b/>
                <w:snapToGrid w:val="0"/>
              </w:rPr>
              <w:t>--EOF--Pattern--</w:t>
            </w:r>
          </w:p>
        </w:tc>
        <w:tc>
          <w:tcPr>
            <w:tcW w:w="3626" w:type="dxa"/>
          </w:tcPr>
          <w:p w14:paraId="54BEE011" w14:textId="77777777" w:rsidR="00EF0EC9" w:rsidRPr="00794639" w:rsidRDefault="00EF0EC9" w:rsidP="00485828">
            <w:pPr>
              <w:pStyle w:val="TableBody"/>
            </w:pPr>
          </w:p>
        </w:tc>
      </w:tr>
      <w:tr w:rsidR="00EF0EC9" w:rsidRPr="00794639" w14:paraId="12791FCD" w14:textId="77777777" w:rsidTr="00170927">
        <w:tc>
          <w:tcPr>
            <w:tcW w:w="5369" w:type="dxa"/>
          </w:tcPr>
          <w:p w14:paraId="5023C0D0" w14:textId="77777777" w:rsidR="00EF0EC9" w:rsidRPr="00794639" w:rsidRDefault="00EF0EC9" w:rsidP="00485828">
            <w:pPr>
              <w:pStyle w:val="TableBody"/>
              <w:rPr>
                <w:b/>
                <w:snapToGrid w:val="0"/>
              </w:rPr>
            </w:pPr>
            <w:r w:rsidRPr="00794639">
              <w:rPr>
                <w:b/>
                <w:snapToGrid w:val="0"/>
              </w:rPr>
              <w:t>OK</w:t>
            </w:r>
          </w:p>
        </w:tc>
        <w:tc>
          <w:tcPr>
            <w:tcW w:w="3626" w:type="dxa"/>
          </w:tcPr>
          <w:p w14:paraId="06A8BD77" w14:textId="77777777" w:rsidR="00EF0EC9" w:rsidRPr="00794639" w:rsidRDefault="00EF0EC9" w:rsidP="00485828">
            <w:pPr>
              <w:pStyle w:val="TableBody"/>
            </w:pPr>
          </w:p>
        </w:tc>
      </w:tr>
      <w:tr w:rsidR="00EF0EC9" w:rsidRPr="00794639" w14:paraId="513CA55A" w14:textId="77777777" w:rsidTr="00170927">
        <w:tc>
          <w:tcPr>
            <w:tcW w:w="5369" w:type="dxa"/>
          </w:tcPr>
          <w:p w14:paraId="4BC5BD56" w14:textId="77777777" w:rsidR="00EF0EC9" w:rsidRPr="00794639" w:rsidRDefault="00EF0EC9" w:rsidP="00485828">
            <w:pPr>
              <w:pStyle w:val="TableBody"/>
              <w:rPr>
                <w:b/>
                <w:snapToGrid w:val="0"/>
              </w:rPr>
            </w:pPr>
            <w:r w:rsidRPr="00794639">
              <w:rPr>
                <w:b/>
                <w:snapToGrid w:val="0"/>
              </w:rPr>
              <w:t>+KUDP_DATA:</w:t>
            </w:r>
            <w:r w:rsidRPr="00794639">
              <w:rPr>
                <w:b/>
                <w:snapToGrid w:val="0"/>
                <w:lang w:eastAsia="zh-CN"/>
              </w:rPr>
              <w:t xml:space="preserve"> 1,</w:t>
            </w:r>
            <w:r w:rsidRPr="00794639">
              <w:rPr>
                <w:b/>
                <w:snapToGrid w:val="0"/>
              </w:rPr>
              <w:t>35</w:t>
            </w:r>
          </w:p>
          <w:p w14:paraId="7BFD591E" w14:textId="77777777" w:rsidR="00EF0EC9" w:rsidRPr="00794639" w:rsidRDefault="00EF0EC9" w:rsidP="00485828">
            <w:pPr>
              <w:pStyle w:val="TableBody"/>
              <w:rPr>
                <w:b/>
                <w:snapToGrid w:val="0"/>
              </w:rPr>
            </w:pPr>
          </w:p>
        </w:tc>
        <w:tc>
          <w:tcPr>
            <w:tcW w:w="3626" w:type="dxa"/>
          </w:tcPr>
          <w:p w14:paraId="4150BBAD" w14:textId="77777777" w:rsidR="00EF0EC9" w:rsidRPr="00794639" w:rsidRDefault="00EF0EC9" w:rsidP="00485828">
            <w:pPr>
              <w:pStyle w:val="TableBody"/>
              <w:rPr>
                <w:snapToGrid w:val="0"/>
                <w:lang w:eastAsia="zh-CN"/>
              </w:rPr>
            </w:pPr>
            <w:r w:rsidRPr="00794639">
              <w:rPr>
                <w:snapToGrid w:val="0"/>
              </w:rPr>
              <w:t>Received notification that indicates the presence of 35 bytes in the socket</w:t>
            </w:r>
          </w:p>
        </w:tc>
      </w:tr>
      <w:tr w:rsidR="00EF0EC9" w:rsidRPr="00794639" w14:paraId="0B61FBD7" w14:textId="77777777" w:rsidTr="00170927">
        <w:tc>
          <w:tcPr>
            <w:tcW w:w="5369" w:type="dxa"/>
          </w:tcPr>
          <w:p w14:paraId="1EA04ECE" w14:textId="77777777" w:rsidR="00EF0EC9" w:rsidRPr="00794639" w:rsidRDefault="00EF0EC9" w:rsidP="00485828">
            <w:pPr>
              <w:pStyle w:val="TableBody"/>
              <w:rPr>
                <w:b/>
                <w:snapToGrid w:val="0"/>
              </w:rPr>
            </w:pPr>
            <w:r w:rsidRPr="00794639">
              <w:rPr>
                <w:b/>
                <w:snapToGrid w:val="0"/>
              </w:rPr>
              <w:t>AT+KUDPRCV=</w:t>
            </w:r>
            <w:r w:rsidRPr="00794639">
              <w:rPr>
                <w:b/>
                <w:snapToGrid w:val="0"/>
                <w:lang w:eastAsia="zh-CN"/>
              </w:rPr>
              <w:t>1</w:t>
            </w:r>
            <w:r w:rsidRPr="00794639">
              <w:rPr>
                <w:b/>
                <w:snapToGrid w:val="0"/>
              </w:rPr>
              <w:t>, 35</w:t>
            </w:r>
          </w:p>
        </w:tc>
        <w:tc>
          <w:tcPr>
            <w:tcW w:w="3626" w:type="dxa"/>
          </w:tcPr>
          <w:p w14:paraId="06FBF7E7" w14:textId="77777777" w:rsidR="00EF0EC9" w:rsidRPr="00794639" w:rsidRDefault="00EF0EC9" w:rsidP="00485828">
            <w:pPr>
              <w:pStyle w:val="TableBody"/>
              <w:rPr>
                <w:snapToGrid w:val="0"/>
              </w:rPr>
            </w:pPr>
            <w:r w:rsidRPr="00794639">
              <w:rPr>
                <w:snapToGrid w:val="0"/>
              </w:rPr>
              <w:t xml:space="preserve">Try to read 35 bytes </w:t>
            </w:r>
            <w:r w:rsidRPr="00794639">
              <w:rPr>
                <w:snapToGrid w:val="0"/>
                <w:lang w:eastAsia="zh-CN"/>
              </w:rPr>
              <w:t>from session</w:t>
            </w:r>
            <w:r w:rsidRPr="00794639">
              <w:rPr>
                <w:snapToGrid w:val="0"/>
              </w:rPr>
              <w:t xml:space="preserve"> </w:t>
            </w:r>
            <w:r w:rsidRPr="00794639">
              <w:rPr>
                <w:snapToGrid w:val="0"/>
                <w:lang w:eastAsia="zh-CN"/>
              </w:rPr>
              <w:t>1</w:t>
            </w:r>
          </w:p>
        </w:tc>
      </w:tr>
      <w:tr w:rsidR="00EF0EC9" w:rsidRPr="00794639" w14:paraId="432424C3" w14:textId="77777777" w:rsidTr="00170927">
        <w:tc>
          <w:tcPr>
            <w:tcW w:w="5369" w:type="dxa"/>
          </w:tcPr>
          <w:p w14:paraId="49070CF2" w14:textId="77777777" w:rsidR="00EF0EC9" w:rsidRPr="00794639" w:rsidRDefault="00EF0EC9" w:rsidP="00485828">
            <w:pPr>
              <w:pStyle w:val="TableBody"/>
              <w:rPr>
                <w:b/>
                <w:snapToGrid w:val="0"/>
              </w:rPr>
            </w:pPr>
            <w:r w:rsidRPr="00794639">
              <w:rPr>
                <w:b/>
                <w:snapToGrid w:val="0"/>
              </w:rPr>
              <w:t>CONNECT</w:t>
            </w:r>
          </w:p>
        </w:tc>
        <w:tc>
          <w:tcPr>
            <w:tcW w:w="3626" w:type="dxa"/>
          </w:tcPr>
          <w:p w14:paraId="2E886F57" w14:textId="77777777" w:rsidR="00EF0EC9" w:rsidRPr="00794639" w:rsidRDefault="00EF0EC9" w:rsidP="00485828">
            <w:pPr>
              <w:pStyle w:val="TableBody"/>
            </w:pPr>
          </w:p>
        </w:tc>
      </w:tr>
      <w:tr w:rsidR="00EF0EC9" w:rsidRPr="00794639" w14:paraId="1E076BFA" w14:textId="77777777" w:rsidTr="00170927">
        <w:tc>
          <w:tcPr>
            <w:tcW w:w="5369" w:type="dxa"/>
          </w:tcPr>
          <w:p w14:paraId="5CA3239B" w14:textId="77777777" w:rsidR="00EF0EC9" w:rsidRPr="00794639" w:rsidRDefault="00EF0EC9" w:rsidP="00485828">
            <w:pPr>
              <w:pStyle w:val="TableBody"/>
              <w:rPr>
                <w:b/>
                <w:snapToGrid w:val="0"/>
              </w:rPr>
            </w:pPr>
            <w:r w:rsidRPr="00794639">
              <w:rPr>
                <w:b/>
                <w:snapToGrid w:val="0"/>
              </w:rPr>
              <w:t>This is a simple UDP Protocol test</w:t>
            </w:r>
          </w:p>
        </w:tc>
        <w:tc>
          <w:tcPr>
            <w:tcW w:w="3626" w:type="dxa"/>
          </w:tcPr>
          <w:p w14:paraId="7999D82F" w14:textId="77777777" w:rsidR="00EF0EC9" w:rsidRPr="00794639" w:rsidRDefault="00EF0EC9" w:rsidP="00485828">
            <w:pPr>
              <w:pStyle w:val="TableBody"/>
            </w:pPr>
          </w:p>
        </w:tc>
      </w:tr>
      <w:tr w:rsidR="00EF0EC9" w:rsidRPr="00794639" w14:paraId="50B1D4ED" w14:textId="77777777" w:rsidTr="00170927">
        <w:tc>
          <w:tcPr>
            <w:tcW w:w="5369" w:type="dxa"/>
          </w:tcPr>
          <w:p w14:paraId="1DC614B0" w14:textId="77777777" w:rsidR="00EF0EC9" w:rsidRPr="00794639" w:rsidRDefault="00EF0EC9" w:rsidP="00485828">
            <w:pPr>
              <w:pStyle w:val="TableBody"/>
              <w:rPr>
                <w:b/>
                <w:snapToGrid w:val="0"/>
              </w:rPr>
            </w:pPr>
            <w:r w:rsidRPr="00794639">
              <w:rPr>
                <w:b/>
                <w:snapToGrid w:val="0"/>
              </w:rPr>
              <w:t>-EOF--Pattern--</w:t>
            </w:r>
          </w:p>
        </w:tc>
        <w:tc>
          <w:tcPr>
            <w:tcW w:w="3626" w:type="dxa"/>
          </w:tcPr>
          <w:p w14:paraId="5314669F" w14:textId="77777777" w:rsidR="00EF0EC9" w:rsidRPr="00794639" w:rsidRDefault="00EF0EC9" w:rsidP="00485828">
            <w:pPr>
              <w:pStyle w:val="TableBody"/>
            </w:pPr>
          </w:p>
        </w:tc>
      </w:tr>
      <w:tr w:rsidR="00EF0EC9" w:rsidRPr="00794639" w14:paraId="76E61A24" w14:textId="77777777" w:rsidTr="00170927">
        <w:tc>
          <w:tcPr>
            <w:tcW w:w="5369" w:type="dxa"/>
          </w:tcPr>
          <w:p w14:paraId="514268E7" w14:textId="77777777" w:rsidR="00EF0EC9" w:rsidRPr="00794639" w:rsidRDefault="00EF0EC9" w:rsidP="00485828">
            <w:pPr>
              <w:pStyle w:val="TableBody"/>
              <w:rPr>
                <w:b/>
                <w:snapToGrid w:val="0"/>
                <w:lang w:eastAsia="zh-CN"/>
              </w:rPr>
            </w:pPr>
            <w:r w:rsidRPr="00794639">
              <w:rPr>
                <w:b/>
                <w:snapToGrid w:val="0"/>
              </w:rPr>
              <w:t>OK</w:t>
            </w:r>
          </w:p>
        </w:tc>
        <w:tc>
          <w:tcPr>
            <w:tcW w:w="3626" w:type="dxa"/>
          </w:tcPr>
          <w:p w14:paraId="7BBF59D4" w14:textId="77777777" w:rsidR="00EF0EC9" w:rsidRPr="00794639" w:rsidRDefault="00EF0EC9" w:rsidP="00485828">
            <w:pPr>
              <w:pStyle w:val="TableBody"/>
            </w:pPr>
          </w:p>
        </w:tc>
      </w:tr>
      <w:tr w:rsidR="00EF0EC9" w:rsidRPr="00794639" w14:paraId="0292E239" w14:textId="77777777" w:rsidTr="00170927">
        <w:tc>
          <w:tcPr>
            <w:tcW w:w="5369" w:type="dxa"/>
          </w:tcPr>
          <w:p w14:paraId="7485C84B" w14:textId="77777777" w:rsidR="00EF0EC9" w:rsidRPr="00794639" w:rsidRDefault="00EF0EC9" w:rsidP="00485828">
            <w:pPr>
              <w:pStyle w:val="TableBody"/>
              <w:rPr>
                <w:b/>
                <w:snapToGrid w:val="0"/>
                <w:lang w:eastAsia="zh-CN"/>
              </w:rPr>
            </w:pPr>
            <w:r w:rsidRPr="00794639">
              <w:rPr>
                <w:b/>
                <w:snapToGrid w:val="0"/>
              </w:rPr>
              <w:t>+KUDP_RCV: "82.234.17.52",32</w:t>
            </w:r>
          </w:p>
        </w:tc>
        <w:tc>
          <w:tcPr>
            <w:tcW w:w="3626" w:type="dxa"/>
          </w:tcPr>
          <w:p w14:paraId="4B61D0C5" w14:textId="77777777" w:rsidR="00EF0EC9" w:rsidRPr="00794639" w:rsidRDefault="00EF0EC9" w:rsidP="00485828">
            <w:pPr>
              <w:pStyle w:val="TableBody"/>
            </w:pPr>
          </w:p>
        </w:tc>
      </w:tr>
      <w:tr w:rsidR="00EF0EC9" w:rsidRPr="00794639" w14:paraId="1C561BF3" w14:textId="77777777" w:rsidTr="00170927">
        <w:tc>
          <w:tcPr>
            <w:tcW w:w="5369" w:type="dxa"/>
          </w:tcPr>
          <w:p w14:paraId="57FD5137" w14:textId="77777777" w:rsidR="00EF0EC9" w:rsidRPr="00794639" w:rsidRDefault="00EF0EC9" w:rsidP="00485828">
            <w:pPr>
              <w:pStyle w:val="TableBody"/>
              <w:rPr>
                <w:b/>
                <w:snapToGrid w:val="0"/>
              </w:rPr>
            </w:pPr>
            <w:r w:rsidRPr="00794639">
              <w:rPr>
                <w:b/>
                <w:snapToGrid w:val="0"/>
              </w:rPr>
              <w:t>+KUDP_DATA:</w:t>
            </w:r>
            <w:r w:rsidRPr="00794639">
              <w:rPr>
                <w:b/>
                <w:snapToGrid w:val="0"/>
                <w:lang w:eastAsia="zh-CN"/>
              </w:rPr>
              <w:t xml:space="preserve"> 1,</w:t>
            </w:r>
            <w:r w:rsidRPr="00794639">
              <w:rPr>
                <w:b/>
                <w:snapToGrid w:val="0"/>
              </w:rPr>
              <w:t>35</w:t>
            </w:r>
          </w:p>
        </w:tc>
        <w:tc>
          <w:tcPr>
            <w:tcW w:w="3626" w:type="dxa"/>
          </w:tcPr>
          <w:p w14:paraId="2C2180C7" w14:textId="77777777" w:rsidR="00EF0EC9" w:rsidRPr="00794639" w:rsidRDefault="00EF0EC9" w:rsidP="00485828">
            <w:pPr>
              <w:pStyle w:val="TableBody"/>
              <w:rPr>
                <w:snapToGrid w:val="0"/>
                <w:lang w:eastAsia="zh-CN"/>
              </w:rPr>
            </w:pPr>
            <w:r w:rsidRPr="00794639">
              <w:rPr>
                <w:snapToGrid w:val="0"/>
              </w:rPr>
              <w:t>Received notification that indicates the presence of 35 bytes in the socket</w:t>
            </w:r>
          </w:p>
        </w:tc>
      </w:tr>
      <w:tr w:rsidR="00EF0EC9" w:rsidRPr="00794639" w14:paraId="65F8FC77" w14:textId="77777777" w:rsidTr="00170927">
        <w:tc>
          <w:tcPr>
            <w:tcW w:w="5369" w:type="dxa"/>
          </w:tcPr>
          <w:p w14:paraId="2E7B01F6" w14:textId="77777777" w:rsidR="00EF0EC9" w:rsidRPr="00794639" w:rsidRDefault="00EF0EC9" w:rsidP="00485828">
            <w:pPr>
              <w:pStyle w:val="TableBody"/>
              <w:rPr>
                <w:b/>
                <w:snapToGrid w:val="0"/>
              </w:rPr>
            </w:pPr>
            <w:r w:rsidRPr="00794639">
              <w:rPr>
                <w:b/>
                <w:snapToGrid w:val="0"/>
              </w:rPr>
              <w:t>AT+KUDPRCV=</w:t>
            </w:r>
            <w:r w:rsidRPr="00794639">
              <w:rPr>
                <w:b/>
                <w:snapToGrid w:val="0"/>
                <w:lang w:eastAsia="zh-CN"/>
              </w:rPr>
              <w:t>1</w:t>
            </w:r>
            <w:r w:rsidRPr="00794639">
              <w:rPr>
                <w:b/>
                <w:snapToGrid w:val="0"/>
              </w:rPr>
              <w:t>, 16</w:t>
            </w:r>
          </w:p>
        </w:tc>
        <w:tc>
          <w:tcPr>
            <w:tcW w:w="3626" w:type="dxa"/>
          </w:tcPr>
          <w:p w14:paraId="4006F530" w14:textId="77777777" w:rsidR="00EF0EC9" w:rsidRPr="00794639" w:rsidRDefault="00EF0EC9" w:rsidP="00485828">
            <w:pPr>
              <w:pStyle w:val="TableBody"/>
            </w:pPr>
            <w:r w:rsidRPr="00794639">
              <w:rPr>
                <w:snapToGrid w:val="0"/>
              </w:rPr>
              <w:t xml:space="preserve">Same test but try to read 16 bytes </w:t>
            </w:r>
            <w:r w:rsidRPr="00794639">
              <w:rPr>
                <w:snapToGrid w:val="0"/>
                <w:lang w:eastAsia="zh-CN"/>
              </w:rPr>
              <w:t>from session</w:t>
            </w:r>
            <w:r w:rsidRPr="00794639">
              <w:rPr>
                <w:snapToGrid w:val="0"/>
              </w:rPr>
              <w:t xml:space="preserve"> </w:t>
            </w:r>
            <w:r w:rsidRPr="00794639">
              <w:rPr>
                <w:snapToGrid w:val="0"/>
                <w:lang w:eastAsia="zh-CN"/>
              </w:rPr>
              <w:t>1</w:t>
            </w:r>
          </w:p>
        </w:tc>
      </w:tr>
      <w:tr w:rsidR="00EF0EC9" w:rsidRPr="00794639" w14:paraId="2040D635" w14:textId="77777777" w:rsidTr="00170927">
        <w:tc>
          <w:tcPr>
            <w:tcW w:w="5369" w:type="dxa"/>
          </w:tcPr>
          <w:p w14:paraId="1BFA4CC1" w14:textId="77777777" w:rsidR="00EF0EC9" w:rsidRPr="00794639" w:rsidRDefault="00EF0EC9" w:rsidP="00485828">
            <w:pPr>
              <w:pStyle w:val="TableBody"/>
              <w:rPr>
                <w:b/>
                <w:snapToGrid w:val="0"/>
              </w:rPr>
            </w:pPr>
            <w:r w:rsidRPr="00794639">
              <w:rPr>
                <w:b/>
                <w:snapToGrid w:val="0"/>
              </w:rPr>
              <w:t>CONNECT</w:t>
            </w:r>
          </w:p>
        </w:tc>
        <w:tc>
          <w:tcPr>
            <w:tcW w:w="3626" w:type="dxa"/>
          </w:tcPr>
          <w:p w14:paraId="6C5F54B0" w14:textId="77777777" w:rsidR="00EF0EC9" w:rsidRPr="00794639" w:rsidRDefault="00EF0EC9" w:rsidP="00485828">
            <w:pPr>
              <w:pStyle w:val="TableBody"/>
            </w:pPr>
          </w:p>
        </w:tc>
      </w:tr>
      <w:tr w:rsidR="00EF0EC9" w:rsidRPr="00794639" w14:paraId="6C2DF47A" w14:textId="77777777" w:rsidTr="00170927">
        <w:tc>
          <w:tcPr>
            <w:tcW w:w="5369" w:type="dxa"/>
          </w:tcPr>
          <w:p w14:paraId="726662E0" w14:textId="77777777" w:rsidR="00EF0EC9" w:rsidRPr="00794639" w:rsidRDefault="00EF0EC9" w:rsidP="00485828">
            <w:pPr>
              <w:pStyle w:val="TableBody"/>
              <w:rPr>
                <w:b/>
                <w:snapToGrid w:val="0"/>
              </w:rPr>
            </w:pPr>
            <w:r w:rsidRPr="00794639">
              <w:rPr>
                <w:b/>
                <w:snapToGrid w:val="0"/>
              </w:rPr>
              <w:t>This is a simple</w:t>
            </w:r>
          </w:p>
        </w:tc>
        <w:tc>
          <w:tcPr>
            <w:tcW w:w="3626" w:type="dxa"/>
          </w:tcPr>
          <w:p w14:paraId="5CEC3158" w14:textId="77777777" w:rsidR="00EF0EC9" w:rsidRPr="00794639" w:rsidRDefault="00EF0EC9" w:rsidP="00485828">
            <w:pPr>
              <w:pStyle w:val="TableBody"/>
            </w:pPr>
          </w:p>
        </w:tc>
      </w:tr>
      <w:tr w:rsidR="00EF0EC9" w:rsidRPr="00794639" w14:paraId="1D92F5AF" w14:textId="77777777" w:rsidTr="00170927">
        <w:tc>
          <w:tcPr>
            <w:tcW w:w="5369" w:type="dxa"/>
          </w:tcPr>
          <w:p w14:paraId="3A08E1A9" w14:textId="77777777" w:rsidR="00EF0EC9" w:rsidRPr="00794639" w:rsidRDefault="00EF0EC9" w:rsidP="00485828">
            <w:pPr>
              <w:pStyle w:val="TableBody"/>
              <w:rPr>
                <w:b/>
                <w:snapToGrid w:val="0"/>
              </w:rPr>
            </w:pPr>
            <w:r w:rsidRPr="00794639">
              <w:rPr>
                <w:b/>
                <w:snapToGrid w:val="0"/>
              </w:rPr>
              <w:t>-EOF--Pattern--</w:t>
            </w:r>
          </w:p>
        </w:tc>
        <w:tc>
          <w:tcPr>
            <w:tcW w:w="3626" w:type="dxa"/>
          </w:tcPr>
          <w:p w14:paraId="01C5D542" w14:textId="77777777" w:rsidR="00EF0EC9" w:rsidRPr="00794639" w:rsidRDefault="00EF0EC9" w:rsidP="00485828">
            <w:pPr>
              <w:pStyle w:val="TableBody"/>
            </w:pPr>
          </w:p>
        </w:tc>
      </w:tr>
      <w:tr w:rsidR="00EF0EC9" w:rsidRPr="00794639" w14:paraId="7D2D96A8" w14:textId="77777777" w:rsidTr="00170927">
        <w:tc>
          <w:tcPr>
            <w:tcW w:w="5369" w:type="dxa"/>
          </w:tcPr>
          <w:p w14:paraId="29E7F09A" w14:textId="77777777" w:rsidR="00EF0EC9" w:rsidRPr="00794639" w:rsidRDefault="00EF0EC9" w:rsidP="00485828">
            <w:pPr>
              <w:pStyle w:val="TableBody"/>
              <w:rPr>
                <w:b/>
                <w:snapToGrid w:val="0"/>
              </w:rPr>
            </w:pPr>
            <w:r w:rsidRPr="00794639">
              <w:rPr>
                <w:b/>
                <w:snapToGrid w:val="0"/>
              </w:rPr>
              <w:t>OK</w:t>
            </w:r>
          </w:p>
        </w:tc>
        <w:tc>
          <w:tcPr>
            <w:tcW w:w="3626" w:type="dxa"/>
          </w:tcPr>
          <w:p w14:paraId="42060D00" w14:textId="77777777" w:rsidR="00EF0EC9" w:rsidRPr="00794639" w:rsidRDefault="00EF0EC9" w:rsidP="00485828">
            <w:pPr>
              <w:pStyle w:val="TableBody"/>
            </w:pPr>
          </w:p>
        </w:tc>
      </w:tr>
      <w:tr w:rsidR="00EF0EC9" w:rsidRPr="00794639" w14:paraId="574F02EF" w14:textId="77777777" w:rsidTr="00170927">
        <w:tc>
          <w:tcPr>
            <w:tcW w:w="5369" w:type="dxa"/>
          </w:tcPr>
          <w:p w14:paraId="58F9AD2E" w14:textId="77777777" w:rsidR="00EF0EC9" w:rsidRPr="00794639" w:rsidRDefault="00EF0EC9" w:rsidP="00485828">
            <w:pPr>
              <w:pStyle w:val="TableBody"/>
              <w:rPr>
                <w:b/>
                <w:snapToGrid w:val="0"/>
              </w:rPr>
            </w:pPr>
            <w:r w:rsidRPr="00794639">
              <w:rPr>
                <w:b/>
                <w:snapToGrid w:val="0"/>
              </w:rPr>
              <w:t>+KUDP_DATA_MISSED:</w:t>
            </w:r>
            <w:r w:rsidRPr="00794639">
              <w:rPr>
                <w:b/>
                <w:snapToGrid w:val="0"/>
                <w:lang w:eastAsia="zh-CN"/>
              </w:rPr>
              <w:t xml:space="preserve"> 1,</w:t>
            </w:r>
            <w:r w:rsidRPr="00794639">
              <w:rPr>
                <w:b/>
                <w:snapToGrid w:val="0"/>
              </w:rPr>
              <w:t>19</w:t>
            </w:r>
          </w:p>
          <w:p w14:paraId="7D75AB2E" w14:textId="77777777" w:rsidR="00EF0EC9" w:rsidRPr="00794639" w:rsidRDefault="00EF0EC9" w:rsidP="00485828">
            <w:pPr>
              <w:pStyle w:val="TableBody"/>
              <w:rPr>
                <w:b/>
                <w:snapToGrid w:val="0"/>
                <w:lang w:eastAsia="zh-CN"/>
              </w:rPr>
            </w:pPr>
          </w:p>
        </w:tc>
        <w:tc>
          <w:tcPr>
            <w:tcW w:w="3626" w:type="dxa"/>
          </w:tcPr>
          <w:p w14:paraId="13375AE4" w14:textId="77777777" w:rsidR="00EF0EC9" w:rsidRDefault="00EF0EC9" w:rsidP="00485828">
            <w:pPr>
              <w:pStyle w:val="TableBody"/>
              <w:rPr>
                <w:ins w:id="15680" w:author="Elaine Baricante" w:date="2018-11-27T10:39:00Z"/>
                <w:snapToGrid w:val="0"/>
              </w:rPr>
            </w:pPr>
            <w:r w:rsidRPr="00794639">
              <w:rPr>
                <w:snapToGrid w:val="0"/>
              </w:rPr>
              <w:t>There are 19 unread bytes left and missed in the UDP socket</w:t>
            </w:r>
          </w:p>
          <w:p w14:paraId="2634EC03" w14:textId="58C4DBF6" w:rsidR="00643417" w:rsidRPr="00794639" w:rsidRDefault="00643417" w:rsidP="00485828">
            <w:pPr>
              <w:pStyle w:val="TableBody"/>
              <w:rPr>
                <w:snapToGrid w:val="0"/>
              </w:rPr>
            </w:pPr>
          </w:p>
        </w:tc>
      </w:tr>
      <w:tr w:rsidR="00EF0EC9" w:rsidRPr="00794639" w14:paraId="46034807" w14:textId="77777777" w:rsidTr="00170927">
        <w:tc>
          <w:tcPr>
            <w:tcW w:w="5369" w:type="dxa"/>
          </w:tcPr>
          <w:p w14:paraId="0D306E7B" w14:textId="77777777" w:rsidR="00EF0EC9" w:rsidRPr="00794639" w:rsidRDefault="00EF0EC9" w:rsidP="00485828">
            <w:pPr>
              <w:pStyle w:val="TableBody"/>
              <w:rPr>
                <w:b/>
                <w:snapToGrid w:val="0"/>
              </w:rPr>
            </w:pPr>
            <w:r w:rsidRPr="00794639">
              <w:rPr>
                <w:b/>
                <w:snapToGrid w:val="0"/>
              </w:rPr>
              <w:lastRenderedPageBreak/>
              <w:t>AT+KUDPCLOSE</w:t>
            </w:r>
            <w:r w:rsidRPr="00794639">
              <w:rPr>
                <w:b/>
                <w:snapToGrid w:val="0"/>
                <w:lang w:eastAsia="zh-CN"/>
              </w:rPr>
              <w:t>=</w:t>
            </w:r>
            <w:r w:rsidRPr="00794639">
              <w:rPr>
                <w:b/>
                <w:snapToGrid w:val="0"/>
              </w:rPr>
              <w:t>1</w:t>
            </w:r>
          </w:p>
        </w:tc>
        <w:tc>
          <w:tcPr>
            <w:tcW w:w="3626" w:type="dxa"/>
          </w:tcPr>
          <w:p w14:paraId="160B2E7E" w14:textId="77777777" w:rsidR="00EF0EC9" w:rsidRPr="00794639" w:rsidRDefault="00EF0EC9" w:rsidP="00485828">
            <w:pPr>
              <w:pStyle w:val="TableBody"/>
              <w:rPr>
                <w:snapToGrid w:val="0"/>
              </w:rPr>
            </w:pPr>
            <w:r w:rsidRPr="00794639">
              <w:rPr>
                <w:snapToGrid w:val="0"/>
              </w:rPr>
              <w:t xml:space="preserve">Definitely close the UDP </w:t>
            </w:r>
            <w:r w:rsidRPr="00794639">
              <w:rPr>
                <w:snapToGrid w:val="0"/>
                <w:lang w:eastAsia="zh-CN"/>
              </w:rPr>
              <w:t>session and at the same time session is deleted</w:t>
            </w:r>
          </w:p>
        </w:tc>
      </w:tr>
      <w:tr w:rsidR="00EF0EC9" w:rsidRPr="00794639" w14:paraId="07475116" w14:textId="77777777" w:rsidTr="00170927">
        <w:tc>
          <w:tcPr>
            <w:tcW w:w="5369" w:type="dxa"/>
          </w:tcPr>
          <w:p w14:paraId="06EF0D7D" w14:textId="77777777" w:rsidR="00EF0EC9" w:rsidRPr="00794639" w:rsidRDefault="00EF0EC9" w:rsidP="00485828">
            <w:pPr>
              <w:pStyle w:val="TableBody"/>
              <w:rPr>
                <w:b/>
                <w:snapToGrid w:val="0"/>
              </w:rPr>
            </w:pPr>
            <w:r w:rsidRPr="00794639">
              <w:rPr>
                <w:b/>
                <w:snapToGrid w:val="0"/>
              </w:rPr>
              <w:t>OK</w:t>
            </w:r>
          </w:p>
          <w:p w14:paraId="1BE518D4" w14:textId="77777777" w:rsidR="00EF0EC9" w:rsidRPr="00794639" w:rsidRDefault="00EF0EC9" w:rsidP="00485828">
            <w:pPr>
              <w:pStyle w:val="TableBody"/>
              <w:rPr>
                <w:b/>
                <w:snapToGrid w:val="0"/>
              </w:rPr>
            </w:pPr>
          </w:p>
        </w:tc>
        <w:tc>
          <w:tcPr>
            <w:tcW w:w="3626" w:type="dxa"/>
          </w:tcPr>
          <w:p w14:paraId="3EF63B22" w14:textId="77777777" w:rsidR="00EF0EC9" w:rsidRPr="00794639" w:rsidRDefault="00EF0EC9" w:rsidP="00485828">
            <w:pPr>
              <w:pStyle w:val="TableBody"/>
            </w:pPr>
          </w:p>
        </w:tc>
      </w:tr>
      <w:tr w:rsidR="00EF0EC9" w:rsidRPr="00794639" w14:paraId="60CC0DF6" w14:textId="77777777" w:rsidTr="00170927">
        <w:tc>
          <w:tcPr>
            <w:tcW w:w="5369" w:type="dxa"/>
          </w:tcPr>
          <w:p w14:paraId="55FE6247" w14:textId="77777777" w:rsidR="00EF0EC9" w:rsidRPr="00794639" w:rsidRDefault="00EF0EC9" w:rsidP="00485828">
            <w:pPr>
              <w:pStyle w:val="TableBody"/>
              <w:rPr>
                <w:b/>
                <w:snapToGrid w:val="0"/>
              </w:rPr>
            </w:pPr>
            <w:r w:rsidRPr="00794639">
              <w:rPr>
                <w:b/>
                <w:snapToGrid w:val="0"/>
              </w:rPr>
              <w:t>AT+KUDPCFG?</w:t>
            </w:r>
          </w:p>
        </w:tc>
        <w:tc>
          <w:tcPr>
            <w:tcW w:w="3626" w:type="dxa"/>
          </w:tcPr>
          <w:p w14:paraId="1B0D1ADB" w14:textId="77777777" w:rsidR="00EF0EC9" w:rsidRPr="00794639" w:rsidRDefault="00EF0EC9" w:rsidP="00485828">
            <w:pPr>
              <w:pStyle w:val="TableBody"/>
            </w:pPr>
            <w:r w:rsidRPr="00794639">
              <w:rPr>
                <w:snapToGrid w:val="0"/>
                <w:lang w:eastAsia="zh-CN"/>
              </w:rPr>
              <w:t>No sessions are available now</w:t>
            </w:r>
          </w:p>
        </w:tc>
      </w:tr>
      <w:tr w:rsidR="00EF0EC9" w:rsidRPr="00794639" w14:paraId="0CCAF4D3" w14:textId="77777777" w:rsidTr="00170927">
        <w:tc>
          <w:tcPr>
            <w:tcW w:w="5369" w:type="dxa"/>
          </w:tcPr>
          <w:p w14:paraId="0F407E5F" w14:textId="77777777" w:rsidR="00EF0EC9" w:rsidRPr="00794639" w:rsidRDefault="00EF0EC9" w:rsidP="00485828">
            <w:pPr>
              <w:pStyle w:val="TableBody"/>
              <w:rPr>
                <w:b/>
                <w:snapToGrid w:val="0"/>
              </w:rPr>
            </w:pPr>
            <w:r w:rsidRPr="00794639">
              <w:rPr>
                <w:b/>
                <w:snapToGrid w:val="0"/>
                <w:lang w:eastAsia="zh-CN"/>
              </w:rPr>
              <w:t>OK</w:t>
            </w:r>
          </w:p>
        </w:tc>
        <w:tc>
          <w:tcPr>
            <w:tcW w:w="3626" w:type="dxa"/>
          </w:tcPr>
          <w:p w14:paraId="383CBA7C" w14:textId="77777777" w:rsidR="00EF0EC9" w:rsidRPr="00794639" w:rsidRDefault="00EF0EC9" w:rsidP="00485828">
            <w:pPr>
              <w:pStyle w:val="TableBody"/>
            </w:pPr>
          </w:p>
        </w:tc>
      </w:tr>
    </w:tbl>
    <w:p w14:paraId="611F0AF5" w14:textId="77777777" w:rsidR="00EF0EC9" w:rsidRPr="00794639" w:rsidRDefault="00EF0EC9" w:rsidP="00EF0EC9">
      <w:pPr>
        <w:pStyle w:val="Heading3"/>
      </w:pPr>
      <w:bookmarkStart w:id="15681" w:name="_Toc378088405"/>
      <w:bookmarkStart w:id="15682" w:name="_Toc378174371"/>
      <w:bookmarkStart w:id="15683" w:name="_Toc378177366"/>
      <w:bookmarkStart w:id="15684" w:name="_Toc378180011"/>
      <w:bookmarkStart w:id="15685" w:name="_Toc378182667"/>
      <w:bookmarkStart w:id="15686" w:name="_Toc380053932"/>
      <w:bookmarkStart w:id="15687" w:name="_Toc380056537"/>
      <w:bookmarkStart w:id="15688" w:name="_Toc380059021"/>
      <w:bookmarkStart w:id="15689" w:name="_Toc380061624"/>
      <w:bookmarkStart w:id="15690" w:name="_Toc380407135"/>
      <w:bookmarkStart w:id="15691" w:name="_Toc378088406"/>
      <w:bookmarkStart w:id="15692" w:name="_Toc378174372"/>
      <w:bookmarkStart w:id="15693" w:name="_Toc378177367"/>
      <w:bookmarkStart w:id="15694" w:name="_Toc378180012"/>
      <w:bookmarkStart w:id="15695" w:name="_Toc378182668"/>
      <w:bookmarkStart w:id="15696" w:name="_Toc380053933"/>
      <w:bookmarkStart w:id="15697" w:name="_Toc380056538"/>
      <w:bookmarkStart w:id="15698" w:name="_Toc380059022"/>
      <w:bookmarkStart w:id="15699" w:name="_Toc380061625"/>
      <w:bookmarkStart w:id="15700" w:name="_Toc380407136"/>
      <w:bookmarkStart w:id="15701" w:name="_Toc378088492"/>
      <w:bookmarkStart w:id="15702" w:name="_Toc378174458"/>
      <w:bookmarkStart w:id="15703" w:name="_Toc378177453"/>
      <w:bookmarkStart w:id="15704" w:name="_Toc378180098"/>
      <w:bookmarkStart w:id="15705" w:name="_Toc378182754"/>
      <w:bookmarkStart w:id="15706" w:name="_Toc380054019"/>
      <w:bookmarkStart w:id="15707" w:name="_Toc380056624"/>
      <w:bookmarkStart w:id="15708" w:name="_Toc380059108"/>
      <w:bookmarkStart w:id="15709" w:name="_Toc380061711"/>
      <w:bookmarkStart w:id="15710" w:name="_Toc380407222"/>
      <w:bookmarkStart w:id="15711" w:name="_Ref340754621"/>
      <w:bookmarkStart w:id="15712" w:name="_Ref340754634"/>
      <w:bookmarkStart w:id="15713" w:name="_Ref340754640"/>
      <w:bookmarkStart w:id="15714" w:name="_Toc345081598"/>
      <w:bookmarkStart w:id="15715" w:name="_Toc349753326"/>
      <w:bookmarkStart w:id="15716" w:name="_Toc349754230"/>
      <w:bookmarkStart w:id="15717" w:name="_Ref368907667"/>
      <w:bookmarkStart w:id="15718" w:name="_Ref368909395"/>
      <w:bookmarkStart w:id="15719" w:name="_Toc368586275"/>
      <w:bookmarkStart w:id="15720" w:name="_Toc464721949"/>
      <w:bookmarkStart w:id="15721" w:name="_Toc511294425"/>
      <w:bookmarkStart w:id="15722" w:name="_Toc531701829"/>
      <w:bookmarkEnd w:id="15681"/>
      <w:bookmarkEnd w:id="15682"/>
      <w:bookmarkEnd w:id="15683"/>
      <w:bookmarkEnd w:id="15684"/>
      <w:bookmarkEnd w:id="15685"/>
      <w:bookmarkEnd w:id="15686"/>
      <w:bookmarkEnd w:id="15687"/>
      <w:bookmarkEnd w:id="15688"/>
      <w:bookmarkEnd w:id="15689"/>
      <w:bookmarkEnd w:id="15690"/>
      <w:bookmarkEnd w:id="15691"/>
      <w:bookmarkEnd w:id="15692"/>
      <w:bookmarkEnd w:id="15693"/>
      <w:bookmarkEnd w:id="15694"/>
      <w:bookmarkEnd w:id="15695"/>
      <w:bookmarkEnd w:id="15696"/>
      <w:bookmarkEnd w:id="15697"/>
      <w:bookmarkEnd w:id="15698"/>
      <w:bookmarkEnd w:id="15699"/>
      <w:bookmarkEnd w:id="15700"/>
      <w:bookmarkEnd w:id="15701"/>
      <w:bookmarkEnd w:id="15702"/>
      <w:bookmarkEnd w:id="15703"/>
      <w:bookmarkEnd w:id="15704"/>
      <w:bookmarkEnd w:id="15705"/>
      <w:bookmarkEnd w:id="15706"/>
      <w:bookmarkEnd w:id="15707"/>
      <w:bookmarkEnd w:id="15708"/>
      <w:bookmarkEnd w:id="15709"/>
      <w:bookmarkEnd w:id="15710"/>
      <w:r w:rsidRPr="00794639">
        <w:t>Use Cases for KTCP_DATA and KUDP_DATA</w:t>
      </w:r>
      <w:bookmarkEnd w:id="15711"/>
      <w:bookmarkEnd w:id="15712"/>
      <w:bookmarkEnd w:id="15713"/>
      <w:r w:rsidRPr="00794639">
        <w:t xml:space="preserve"> (with/without data auto retrieval)</w:t>
      </w:r>
      <w:bookmarkEnd w:id="15714"/>
      <w:bookmarkEnd w:id="15715"/>
      <w:bookmarkEnd w:id="15716"/>
      <w:bookmarkEnd w:id="15717"/>
      <w:bookmarkEnd w:id="15718"/>
      <w:bookmarkEnd w:id="15719"/>
      <w:bookmarkEnd w:id="15720"/>
      <w:bookmarkEnd w:id="15721"/>
      <w:bookmarkEnd w:id="15722"/>
    </w:p>
    <w:p w14:paraId="7EF43DB4" w14:textId="77777777" w:rsidR="00EF0EC9" w:rsidRPr="00794639" w:rsidRDefault="00EF0EC9" w:rsidP="00EF0EC9">
      <w:pPr>
        <w:ind w:left="284" w:hanging="284"/>
        <w:rPr>
          <w:b/>
          <w:lang w:eastAsia="zh-CN"/>
        </w:rPr>
      </w:pPr>
      <w:r w:rsidRPr="00794639">
        <w:rPr>
          <w:b/>
          <w:lang w:eastAsia="zh-CN"/>
        </w:rPr>
        <w:t>1)</w:t>
      </w:r>
      <w:r w:rsidRPr="00794639">
        <w:rPr>
          <w:b/>
          <w:lang w:eastAsia="zh-CN"/>
        </w:rPr>
        <w:tab/>
        <w:t>Previous features are kept (ascending compatibility of the AT commands) - Client mode</w:t>
      </w:r>
    </w:p>
    <w:tbl>
      <w:tblPr>
        <w:tblStyle w:val="TableGrid"/>
        <w:tblW w:w="8977" w:type="dxa"/>
        <w:tblInd w:w="18" w:type="dxa"/>
        <w:tblBorders>
          <w:insideH w:val="none" w:sz="0" w:space="0" w:color="auto"/>
        </w:tblBorders>
        <w:tblLook w:val="04A0" w:firstRow="1" w:lastRow="0" w:firstColumn="1" w:lastColumn="0" w:noHBand="0" w:noVBand="1"/>
      </w:tblPr>
      <w:tblGrid>
        <w:gridCol w:w="5314"/>
        <w:gridCol w:w="3663"/>
      </w:tblGrid>
      <w:tr w:rsidR="00EF0EC9" w:rsidRPr="00794639" w14:paraId="7EEF4729" w14:textId="77777777" w:rsidTr="00170927">
        <w:tc>
          <w:tcPr>
            <w:tcW w:w="5314" w:type="dxa"/>
          </w:tcPr>
          <w:p w14:paraId="7AF02763" w14:textId="77777777" w:rsidR="00EF0EC9" w:rsidRPr="00794639" w:rsidRDefault="00EF0EC9" w:rsidP="00485828">
            <w:pPr>
              <w:pStyle w:val="TableBody"/>
              <w:rPr>
                <w:b/>
                <w:szCs w:val="18"/>
              </w:rPr>
            </w:pPr>
            <w:r w:rsidRPr="00794639">
              <w:rPr>
                <w:b/>
                <w:szCs w:val="18"/>
              </w:rPr>
              <w:t>AT+KCNXCFG=1,"GPRS","CMNET"</w:t>
            </w:r>
          </w:p>
        </w:tc>
        <w:tc>
          <w:tcPr>
            <w:tcW w:w="3663" w:type="dxa"/>
          </w:tcPr>
          <w:p w14:paraId="6A23EAB0" w14:textId="77777777" w:rsidR="00EF0EC9" w:rsidRPr="00794639" w:rsidRDefault="00EF0EC9" w:rsidP="00485828">
            <w:pPr>
              <w:pStyle w:val="TableBody"/>
              <w:rPr>
                <w:szCs w:val="18"/>
              </w:rPr>
            </w:pPr>
          </w:p>
        </w:tc>
      </w:tr>
      <w:tr w:rsidR="00EF0EC9" w:rsidRPr="00794639" w14:paraId="531DE108" w14:textId="77777777" w:rsidTr="00170927">
        <w:tc>
          <w:tcPr>
            <w:tcW w:w="5314" w:type="dxa"/>
          </w:tcPr>
          <w:p w14:paraId="3C89FF4F" w14:textId="77777777" w:rsidR="00EF0EC9" w:rsidRPr="00794639" w:rsidRDefault="00EF0EC9" w:rsidP="00485828">
            <w:pPr>
              <w:pStyle w:val="TableBody"/>
              <w:rPr>
                <w:b/>
                <w:szCs w:val="18"/>
              </w:rPr>
            </w:pPr>
            <w:r w:rsidRPr="00794639">
              <w:rPr>
                <w:b/>
                <w:szCs w:val="18"/>
              </w:rPr>
              <w:t>OK</w:t>
            </w:r>
          </w:p>
          <w:p w14:paraId="151446A7" w14:textId="77777777" w:rsidR="00EF0EC9" w:rsidRPr="00794639" w:rsidRDefault="00EF0EC9" w:rsidP="00485828">
            <w:pPr>
              <w:pStyle w:val="TableBody"/>
              <w:rPr>
                <w:b/>
                <w:szCs w:val="18"/>
              </w:rPr>
            </w:pPr>
          </w:p>
        </w:tc>
        <w:tc>
          <w:tcPr>
            <w:tcW w:w="3663" w:type="dxa"/>
          </w:tcPr>
          <w:p w14:paraId="45E73D0C" w14:textId="77777777" w:rsidR="00EF0EC9" w:rsidRPr="00794639" w:rsidRDefault="00EF0EC9" w:rsidP="00485828">
            <w:pPr>
              <w:pStyle w:val="TableBody"/>
              <w:rPr>
                <w:szCs w:val="18"/>
              </w:rPr>
            </w:pPr>
          </w:p>
        </w:tc>
      </w:tr>
      <w:tr w:rsidR="00EF0EC9" w:rsidRPr="00794639" w14:paraId="7B9DAFDA" w14:textId="77777777" w:rsidTr="00170927">
        <w:tc>
          <w:tcPr>
            <w:tcW w:w="5314" w:type="dxa"/>
          </w:tcPr>
          <w:p w14:paraId="3C4ECA6C" w14:textId="77777777" w:rsidR="00EF0EC9" w:rsidRPr="00794639" w:rsidRDefault="00EF0EC9" w:rsidP="00485828">
            <w:pPr>
              <w:pStyle w:val="TableBody"/>
              <w:rPr>
                <w:b/>
                <w:szCs w:val="18"/>
              </w:rPr>
            </w:pPr>
            <w:r w:rsidRPr="00794639">
              <w:rPr>
                <w:b/>
                <w:szCs w:val="18"/>
              </w:rPr>
              <w:t>AT+KTCPCFG=1,0,"202.170.131.76",2000</w:t>
            </w:r>
          </w:p>
        </w:tc>
        <w:tc>
          <w:tcPr>
            <w:tcW w:w="3663" w:type="dxa"/>
          </w:tcPr>
          <w:p w14:paraId="35B854E5" w14:textId="77777777" w:rsidR="00EF0EC9" w:rsidRPr="00794639" w:rsidRDefault="00EF0EC9" w:rsidP="00485828">
            <w:pPr>
              <w:pStyle w:val="TableBody"/>
              <w:rPr>
                <w:szCs w:val="18"/>
              </w:rPr>
            </w:pPr>
          </w:p>
        </w:tc>
      </w:tr>
      <w:tr w:rsidR="00EF0EC9" w:rsidRPr="00794639" w14:paraId="38E238EF" w14:textId="77777777" w:rsidTr="00170927">
        <w:tc>
          <w:tcPr>
            <w:tcW w:w="5314" w:type="dxa"/>
          </w:tcPr>
          <w:p w14:paraId="6B703627" w14:textId="77777777" w:rsidR="00EF0EC9" w:rsidRPr="00794639" w:rsidRDefault="00EF0EC9" w:rsidP="00485828">
            <w:pPr>
              <w:pStyle w:val="TableBody"/>
              <w:rPr>
                <w:b/>
                <w:szCs w:val="18"/>
              </w:rPr>
            </w:pPr>
            <w:r w:rsidRPr="00794639">
              <w:rPr>
                <w:b/>
                <w:szCs w:val="18"/>
              </w:rPr>
              <w:t>+KTCPCFG: 1</w:t>
            </w:r>
          </w:p>
        </w:tc>
        <w:tc>
          <w:tcPr>
            <w:tcW w:w="3663" w:type="dxa"/>
          </w:tcPr>
          <w:p w14:paraId="4ADA6F07" w14:textId="77777777" w:rsidR="00EF0EC9" w:rsidRPr="00794639" w:rsidRDefault="00EF0EC9" w:rsidP="00485828">
            <w:pPr>
              <w:pStyle w:val="TableBody"/>
              <w:rPr>
                <w:szCs w:val="18"/>
              </w:rPr>
            </w:pPr>
          </w:p>
        </w:tc>
      </w:tr>
      <w:tr w:rsidR="00EF0EC9" w:rsidRPr="00794639" w14:paraId="7B96897D" w14:textId="77777777" w:rsidTr="00170927">
        <w:tc>
          <w:tcPr>
            <w:tcW w:w="5314" w:type="dxa"/>
          </w:tcPr>
          <w:p w14:paraId="59AEF70C" w14:textId="77777777" w:rsidR="00EF0EC9" w:rsidRPr="00794639" w:rsidRDefault="00EF0EC9" w:rsidP="00485828">
            <w:pPr>
              <w:pStyle w:val="TableBody"/>
              <w:rPr>
                <w:b/>
                <w:szCs w:val="18"/>
              </w:rPr>
            </w:pPr>
            <w:r w:rsidRPr="00794639">
              <w:rPr>
                <w:b/>
                <w:szCs w:val="18"/>
              </w:rPr>
              <w:t>OK</w:t>
            </w:r>
          </w:p>
          <w:p w14:paraId="2848797A" w14:textId="77777777" w:rsidR="00EF0EC9" w:rsidRPr="00794639" w:rsidRDefault="00EF0EC9" w:rsidP="00485828">
            <w:pPr>
              <w:pStyle w:val="TableBody"/>
              <w:rPr>
                <w:b/>
                <w:szCs w:val="18"/>
              </w:rPr>
            </w:pPr>
          </w:p>
        </w:tc>
        <w:tc>
          <w:tcPr>
            <w:tcW w:w="3663" w:type="dxa"/>
          </w:tcPr>
          <w:p w14:paraId="7F69094B" w14:textId="77777777" w:rsidR="00EF0EC9" w:rsidRPr="00794639" w:rsidRDefault="00EF0EC9" w:rsidP="00485828">
            <w:pPr>
              <w:pStyle w:val="TableBody"/>
              <w:rPr>
                <w:szCs w:val="18"/>
              </w:rPr>
            </w:pPr>
          </w:p>
        </w:tc>
      </w:tr>
      <w:tr w:rsidR="00EF0EC9" w:rsidRPr="00794639" w14:paraId="631F5CAA" w14:textId="77777777" w:rsidTr="00170927">
        <w:tc>
          <w:tcPr>
            <w:tcW w:w="5314" w:type="dxa"/>
          </w:tcPr>
          <w:p w14:paraId="59257B5E" w14:textId="77777777" w:rsidR="00EF0EC9" w:rsidRPr="00794639" w:rsidRDefault="00EF0EC9" w:rsidP="00485828">
            <w:pPr>
              <w:pStyle w:val="TableBody"/>
              <w:rPr>
                <w:b/>
                <w:szCs w:val="18"/>
              </w:rPr>
            </w:pPr>
            <w:r w:rsidRPr="00794639">
              <w:rPr>
                <w:b/>
                <w:szCs w:val="18"/>
              </w:rPr>
              <w:t>AT+KTCPCNX=1</w:t>
            </w:r>
          </w:p>
        </w:tc>
        <w:tc>
          <w:tcPr>
            <w:tcW w:w="3663" w:type="dxa"/>
          </w:tcPr>
          <w:p w14:paraId="0DFAA1D7" w14:textId="77777777" w:rsidR="00EF0EC9" w:rsidRPr="00794639" w:rsidRDefault="00EF0EC9" w:rsidP="00485828">
            <w:pPr>
              <w:pStyle w:val="TableBody"/>
              <w:rPr>
                <w:szCs w:val="18"/>
              </w:rPr>
            </w:pPr>
            <w:r w:rsidRPr="00794639">
              <w:rPr>
                <w:szCs w:val="18"/>
              </w:rPr>
              <w:t>Connect to TCP server</w:t>
            </w:r>
          </w:p>
        </w:tc>
      </w:tr>
      <w:tr w:rsidR="00EF0EC9" w:rsidRPr="00794639" w14:paraId="71E7DE45" w14:textId="77777777" w:rsidTr="00170927">
        <w:tc>
          <w:tcPr>
            <w:tcW w:w="5314" w:type="dxa"/>
          </w:tcPr>
          <w:p w14:paraId="4532E25D" w14:textId="77777777" w:rsidR="00EF0EC9" w:rsidRPr="00794639" w:rsidRDefault="00EF0EC9" w:rsidP="00485828">
            <w:pPr>
              <w:pStyle w:val="TableBody"/>
              <w:rPr>
                <w:b/>
                <w:szCs w:val="18"/>
              </w:rPr>
            </w:pPr>
            <w:r w:rsidRPr="00794639">
              <w:rPr>
                <w:b/>
                <w:szCs w:val="18"/>
              </w:rPr>
              <w:t>OK</w:t>
            </w:r>
          </w:p>
        </w:tc>
        <w:tc>
          <w:tcPr>
            <w:tcW w:w="3663" w:type="dxa"/>
          </w:tcPr>
          <w:p w14:paraId="4C22E63F" w14:textId="77777777" w:rsidR="00EF0EC9" w:rsidRPr="00794639" w:rsidRDefault="00EF0EC9" w:rsidP="00485828">
            <w:pPr>
              <w:pStyle w:val="TableBody"/>
              <w:rPr>
                <w:szCs w:val="18"/>
              </w:rPr>
            </w:pPr>
          </w:p>
        </w:tc>
      </w:tr>
      <w:tr w:rsidR="00EF0EC9" w:rsidRPr="00794639" w14:paraId="358D55DB" w14:textId="77777777" w:rsidTr="00170927">
        <w:tc>
          <w:tcPr>
            <w:tcW w:w="5314" w:type="dxa"/>
          </w:tcPr>
          <w:p w14:paraId="6746DFAC" w14:textId="77777777" w:rsidR="00EF0EC9" w:rsidRPr="00794639" w:rsidRDefault="00EF0EC9" w:rsidP="00485828">
            <w:pPr>
              <w:pStyle w:val="TableBody"/>
              <w:rPr>
                <w:b/>
                <w:szCs w:val="18"/>
              </w:rPr>
            </w:pPr>
            <w:r w:rsidRPr="00794639">
              <w:rPr>
                <w:b/>
                <w:szCs w:val="18"/>
              </w:rPr>
              <w:t>+KTCP_DATA: 1,10</w:t>
            </w:r>
          </w:p>
          <w:p w14:paraId="24FFA4D3" w14:textId="77777777" w:rsidR="00EF0EC9" w:rsidRPr="00794639" w:rsidRDefault="00EF0EC9" w:rsidP="00485828">
            <w:pPr>
              <w:pStyle w:val="TableBody"/>
              <w:rPr>
                <w:b/>
                <w:szCs w:val="18"/>
              </w:rPr>
            </w:pPr>
          </w:p>
        </w:tc>
        <w:tc>
          <w:tcPr>
            <w:tcW w:w="3663" w:type="dxa"/>
          </w:tcPr>
          <w:p w14:paraId="7E62F63C" w14:textId="77777777" w:rsidR="00EF0EC9" w:rsidRPr="00794639" w:rsidRDefault="00EF0EC9" w:rsidP="00485828">
            <w:pPr>
              <w:pStyle w:val="TableBody"/>
              <w:rPr>
                <w:szCs w:val="18"/>
              </w:rPr>
            </w:pPr>
            <w:r w:rsidRPr="00794639">
              <w:rPr>
                <w:szCs w:val="18"/>
              </w:rPr>
              <w:t>URC tells us that 10 bytes arrived</w:t>
            </w:r>
          </w:p>
        </w:tc>
      </w:tr>
      <w:tr w:rsidR="00EF0EC9" w:rsidRPr="00794639" w14:paraId="05A4C0DE" w14:textId="77777777" w:rsidTr="00170927">
        <w:tc>
          <w:tcPr>
            <w:tcW w:w="5314" w:type="dxa"/>
          </w:tcPr>
          <w:p w14:paraId="0A23885B" w14:textId="77777777" w:rsidR="00EF0EC9" w:rsidRPr="00794639" w:rsidRDefault="00EF0EC9" w:rsidP="00485828">
            <w:pPr>
              <w:pStyle w:val="TableBody"/>
              <w:rPr>
                <w:b/>
                <w:szCs w:val="18"/>
              </w:rPr>
            </w:pPr>
            <w:r w:rsidRPr="00794639">
              <w:rPr>
                <w:b/>
                <w:szCs w:val="18"/>
              </w:rPr>
              <w:t>AT+KTCPRCV=1,10</w:t>
            </w:r>
          </w:p>
        </w:tc>
        <w:tc>
          <w:tcPr>
            <w:tcW w:w="3663" w:type="dxa"/>
          </w:tcPr>
          <w:p w14:paraId="1032BDB7" w14:textId="77777777" w:rsidR="00EF0EC9" w:rsidRPr="00794639" w:rsidRDefault="00EF0EC9" w:rsidP="00485828">
            <w:pPr>
              <w:pStyle w:val="TableBody"/>
              <w:rPr>
                <w:szCs w:val="18"/>
              </w:rPr>
            </w:pPr>
            <w:r w:rsidRPr="00794639">
              <w:rPr>
                <w:szCs w:val="18"/>
              </w:rPr>
              <w:t>Use KTCPRCV command to receive those 10 bytes</w:t>
            </w:r>
          </w:p>
        </w:tc>
      </w:tr>
      <w:tr w:rsidR="00EF0EC9" w:rsidRPr="00794639" w14:paraId="6921BA7C" w14:textId="77777777" w:rsidTr="00170927">
        <w:tc>
          <w:tcPr>
            <w:tcW w:w="5314" w:type="dxa"/>
          </w:tcPr>
          <w:p w14:paraId="1C87BEA5" w14:textId="77777777" w:rsidR="00EF0EC9" w:rsidRPr="00794639" w:rsidRDefault="00EF0EC9" w:rsidP="00485828">
            <w:pPr>
              <w:pStyle w:val="TableBody"/>
              <w:rPr>
                <w:b/>
                <w:szCs w:val="18"/>
              </w:rPr>
            </w:pPr>
            <w:r w:rsidRPr="00794639">
              <w:rPr>
                <w:b/>
                <w:szCs w:val="18"/>
              </w:rPr>
              <w:t>CONNECT</w:t>
            </w:r>
          </w:p>
        </w:tc>
        <w:tc>
          <w:tcPr>
            <w:tcW w:w="3663" w:type="dxa"/>
          </w:tcPr>
          <w:p w14:paraId="1EA98A0C" w14:textId="77777777" w:rsidR="00EF0EC9" w:rsidRPr="00794639" w:rsidRDefault="00EF0EC9" w:rsidP="00485828">
            <w:pPr>
              <w:pStyle w:val="TableBody"/>
              <w:rPr>
                <w:szCs w:val="18"/>
              </w:rPr>
            </w:pPr>
          </w:p>
        </w:tc>
      </w:tr>
      <w:tr w:rsidR="00EF0EC9" w:rsidRPr="00794639" w14:paraId="52B9A77D" w14:textId="77777777" w:rsidTr="00170927">
        <w:tc>
          <w:tcPr>
            <w:tcW w:w="5314" w:type="dxa"/>
          </w:tcPr>
          <w:p w14:paraId="4DFC15DE" w14:textId="77777777" w:rsidR="00EF0EC9" w:rsidRPr="00794639" w:rsidRDefault="00EF0EC9" w:rsidP="00485828">
            <w:pPr>
              <w:pStyle w:val="TableBody"/>
              <w:rPr>
                <w:b/>
                <w:szCs w:val="18"/>
              </w:rPr>
            </w:pPr>
            <w:r w:rsidRPr="00794639">
              <w:rPr>
                <w:b/>
                <w:szCs w:val="18"/>
              </w:rPr>
              <w:t>0123456789--EOF--Pattern--</w:t>
            </w:r>
          </w:p>
        </w:tc>
        <w:tc>
          <w:tcPr>
            <w:tcW w:w="3663" w:type="dxa"/>
          </w:tcPr>
          <w:p w14:paraId="5ADFB1ED" w14:textId="77777777" w:rsidR="00EF0EC9" w:rsidRPr="00794639" w:rsidRDefault="00EF0EC9" w:rsidP="00485828">
            <w:pPr>
              <w:pStyle w:val="TableBody"/>
              <w:rPr>
                <w:szCs w:val="18"/>
              </w:rPr>
            </w:pPr>
          </w:p>
        </w:tc>
      </w:tr>
      <w:tr w:rsidR="00EF0EC9" w:rsidRPr="00794639" w14:paraId="02C8B9AA" w14:textId="77777777" w:rsidTr="00170927">
        <w:tc>
          <w:tcPr>
            <w:tcW w:w="5314" w:type="dxa"/>
          </w:tcPr>
          <w:p w14:paraId="375B50CF" w14:textId="77777777" w:rsidR="00EF0EC9" w:rsidRPr="00794639" w:rsidRDefault="00EF0EC9" w:rsidP="00485828">
            <w:pPr>
              <w:pStyle w:val="TableBody"/>
              <w:rPr>
                <w:b/>
                <w:szCs w:val="18"/>
              </w:rPr>
            </w:pPr>
            <w:r w:rsidRPr="00794639">
              <w:rPr>
                <w:b/>
                <w:szCs w:val="18"/>
              </w:rPr>
              <w:t>OK</w:t>
            </w:r>
          </w:p>
          <w:p w14:paraId="4537EC57" w14:textId="77777777" w:rsidR="00EF0EC9" w:rsidRPr="00794639" w:rsidRDefault="00EF0EC9" w:rsidP="00485828">
            <w:pPr>
              <w:pStyle w:val="TableBody"/>
              <w:rPr>
                <w:b/>
                <w:szCs w:val="18"/>
              </w:rPr>
            </w:pPr>
          </w:p>
        </w:tc>
        <w:tc>
          <w:tcPr>
            <w:tcW w:w="3663" w:type="dxa"/>
          </w:tcPr>
          <w:p w14:paraId="0D72A8F7" w14:textId="77777777" w:rsidR="00EF0EC9" w:rsidRPr="00794639" w:rsidRDefault="00EF0EC9" w:rsidP="00485828">
            <w:pPr>
              <w:pStyle w:val="TableBody"/>
              <w:rPr>
                <w:szCs w:val="18"/>
              </w:rPr>
            </w:pPr>
          </w:p>
        </w:tc>
      </w:tr>
      <w:tr w:rsidR="00EF0EC9" w:rsidRPr="00794639" w14:paraId="5A1A47A2" w14:textId="77777777" w:rsidTr="00170927">
        <w:tc>
          <w:tcPr>
            <w:tcW w:w="5314" w:type="dxa"/>
          </w:tcPr>
          <w:p w14:paraId="69876F7E" w14:textId="77777777" w:rsidR="00EF0EC9" w:rsidRPr="00794639" w:rsidRDefault="00EF0EC9" w:rsidP="00485828">
            <w:pPr>
              <w:pStyle w:val="TableBody"/>
              <w:rPr>
                <w:b/>
                <w:szCs w:val="18"/>
              </w:rPr>
            </w:pPr>
            <w:r w:rsidRPr="00794639">
              <w:rPr>
                <w:b/>
                <w:szCs w:val="18"/>
              </w:rPr>
              <w:t>AT+KUDPCFG=0,0</w:t>
            </w:r>
          </w:p>
        </w:tc>
        <w:tc>
          <w:tcPr>
            <w:tcW w:w="3663" w:type="dxa"/>
          </w:tcPr>
          <w:p w14:paraId="0BCD3295" w14:textId="77777777" w:rsidR="00EF0EC9" w:rsidRPr="00794639" w:rsidRDefault="00EF0EC9" w:rsidP="00485828">
            <w:pPr>
              <w:pStyle w:val="TableBody"/>
              <w:rPr>
                <w:szCs w:val="18"/>
              </w:rPr>
            </w:pPr>
            <w:r w:rsidRPr="00794639">
              <w:rPr>
                <w:szCs w:val="18"/>
              </w:rPr>
              <w:t>Open a UDP socket</w:t>
            </w:r>
          </w:p>
        </w:tc>
      </w:tr>
      <w:tr w:rsidR="00EF0EC9" w:rsidRPr="00794639" w14:paraId="7FD6673D" w14:textId="77777777" w:rsidTr="00170927">
        <w:tc>
          <w:tcPr>
            <w:tcW w:w="5314" w:type="dxa"/>
          </w:tcPr>
          <w:p w14:paraId="3D3AF2F6" w14:textId="77777777" w:rsidR="00EF0EC9" w:rsidRPr="00794639" w:rsidRDefault="00EF0EC9" w:rsidP="00485828">
            <w:pPr>
              <w:pStyle w:val="TableBody"/>
              <w:rPr>
                <w:b/>
                <w:szCs w:val="18"/>
              </w:rPr>
            </w:pPr>
            <w:r w:rsidRPr="00794639">
              <w:rPr>
                <w:b/>
                <w:szCs w:val="18"/>
              </w:rPr>
              <w:t>+KUDPCFG: 2</w:t>
            </w:r>
          </w:p>
        </w:tc>
        <w:tc>
          <w:tcPr>
            <w:tcW w:w="3663" w:type="dxa"/>
          </w:tcPr>
          <w:p w14:paraId="19878A6E" w14:textId="77777777" w:rsidR="00EF0EC9" w:rsidRPr="00794639" w:rsidRDefault="00EF0EC9" w:rsidP="00485828">
            <w:pPr>
              <w:pStyle w:val="TableBody"/>
              <w:rPr>
                <w:szCs w:val="18"/>
              </w:rPr>
            </w:pPr>
          </w:p>
        </w:tc>
      </w:tr>
      <w:tr w:rsidR="00EF0EC9" w:rsidRPr="00794639" w14:paraId="640E5DA9" w14:textId="77777777" w:rsidTr="00170927">
        <w:tc>
          <w:tcPr>
            <w:tcW w:w="5314" w:type="dxa"/>
          </w:tcPr>
          <w:p w14:paraId="5F4381B9" w14:textId="77777777" w:rsidR="00EF0EC9" w:rsidRPr="00794639" w:rsidRDefault="00EF0EC9" w:rsidP="00485828">
            <w:pPr>
              <w:pStyle w:val="TableBody"/>
              <w:rPr>
                <w:b/>
                <w:szCs w:val="18"/>
              </w:rPr>
            </w:pPr>
            <w:r w:rsidRPr="00794639">
              <w:rPr>
                <w:b/>
                <w:szCs w:val="18"/>
              </w:rPr>
              <w:t>OK</w:t>
            </w:r>
          </w:p>
        </w:tc>
        <w:tc>
          <w:tcPr>
            <w:tcW w:w="3663" w:type="dxa"/>
          </w:tcPr>
          <w:p w14:paraId="3BD48C12" w14:textId="77777777" w:rsidR="00EF0EC9" w:rsidRPr="00794639" w:rsidRDefault="00EF0EC9" w:rsidP="00485828">
            <w:pPr>
              <w:pStyle w:val="TableBody"/>
              <w:rPr>
                <w:szCs w:val="18"/>
              </w:rPr>
            </w:pPr>
          </w:p>
        </w:tc>
      </w:tr>
      <w:tr w:rsidR="00EF0EC9" w:rsidRPr="00794639" w14:paraId="3CDE3F20" w14:textId="77777777" w:rsidTr="00170927">
        <w:tc>
          <w:tcPr>
            <w:tcW w:w="5314" w:type="dxa"/>
          </w:tcPr>
          <w:p w14:paraId="162C1568" w14:textId="77777777" w:rsidR="00EF0EC9" w:rsidRPr="00794639" w:rsidRDefault="00EF0EC9" w:rsidP="00485828">
            <w:pPr>
              <w:pStyle w:val="TableBody"/>
              <w:rPr>
                <w:b/>
                <w:szCs w:val="18"/>
              </w:rPr>
            </w:pPr>
            <w:r w:rsidRPr="00794639">
              <w:rPr>
                <w:b/>
                <w:szCs w:val="18"/>
              </w:rPr>
              <w:t>+KUDP_DATA: 2,8</w:t>
            </w:r>
          </w:p>
          <w:p w14:paraId="343DF7AC" w14:textId="77777777" w:rsidR="00EF0EC9" w:rsidRPr="00794639" w:rsidRDefault="00EF0EC9" w:rsidP="00485828">
            <w:pPr>
              <w:pStyle w:val="TableBody"/>
              <w:rPr>
                <w:b/>
                <w:szCs w:val="18"/>
              </w:rPr>
            </w:pPr>
          </w:p>
        </w:tc>
        <w:tc>
          <w:tcPr>
            <w:tcW w:w="3663" w:type="dxa"/>
          </w:tcPr>
          <w:p w14:paraId="48534080" w14:textId="77777777" w:rsidR="00EF0EC9" w:rsidRPr="00794639" w:rsidRDefault="00EF0EC9" w:rsidP="00485828">
            <w:pPr>
              <w:pStyle w:val="TableBody"/>
              <w:rPr>
                <w:szCs w:val="18"/>
              </w:rPr>
            </w:pPr>
            <w:r w:rsidRPr="00794639">
              <w:rPr>
                <w:szCs w:val="18"/>
              </w:rPr>
              <w:t>URC tells us that 8 bytes arrived</w:t>
            </w:r>
          </w:p>
        </w:tc>
      </w:tr>
      <w:tr w:rsidR="00EF0EC9" w:rsidRPr="00794639" w14:paraId="4D13145C" w14:textId="77777777" w:rsidTr="00170927">
        <w:tc>
          <w:tcPr>
            <w:tcW w:w="5314" w:type="dxa"/>
          </w:tcPr>
          <w:p w14:paraId="3528732F" w14:textId="77777777" w:rsidR="00EF0EC9" w:rsidRPr="00794639" w:rsidRDefault="00EF0EC9" w:rsidP="00485828">
            <w:pPr>
              <w:pStyle w:val="TableBody"/>
              <w:rPr>
                <w:b/>
                <w:szCs w:val="18"/>
              </w:rPr>
            </w:pPr>
            <w:r w:rsidRPr="00794639">
              <w:rPr>
                <w:b/>
                <w:szCs w:val="18"/>
              </w:rPr>
              <w:t>AT+KUDPRCV=2,8</w:t>
            </w:r>
          </w:p>
        </w:tc>
        <w:tc>
          <w:tcPr>
            <w:tcW w:w="3663" w:type="dxa"/>
          </w:tcPr>
          <w:p w14:paraId="6BD7B3A1" w14:textId="77777777" w:rsidR="00EF0EC9" w:rsidRPr="00794639" w:rsidRDefault="00EF0EC9" w:rsidP="00485828">
            <w:pPr>
              <w:pStyle w:val="TableBody"/>
              <w:rPr>
                <w:szCs w:val="18"/>
              </w:rPr>
            </w:pPr>
            <w:r w:rsidRPr="00794639">
              <w:rPr>
                <w:szCs w:val="18"/>
              </w:rPr>
              <w:t>Use command to receive those 8 bytes</w:t>
            </w:r>
          </w:p>
        </w:tc>
      </w:tr>
      <w:tr w:rsidR="00EF0EC9" w:rsidRPr="00794639" w14:paraId="6CCFDFA2" w14:textId="77777777" w:rsidTr="00170927">
        <w:tc>
          <w:tcPr>
            <w:tcW w:w="5314" w:type="dxa"/>
          </w:tcPr>
          <w:p w14:paraId="7000E469" w14:textId="77777777" w:rsidR="00EF0EC9" w:rsidRPr="00794639" w:rsidRDefault="00EF0EC9" w:rsidP="00485828">
            <w:pPr>
              <w:pStyle w:val="TableBody"/>
              <w:rPr>
                <w:b/>
                <w:szCs w:val="18"/>
              </w:rPr>
            </w:pPr>
            <w:r w:rsidRPr="00794639">
              <w:rPr>
                <w:b/>
                <w:szCs w:val="18"/>
              </w:rPr>
              <w:t>CONNECT</w:t>
            </w:r>
          </w:p>
        </w:tc>
        <w:tc>
          <w:tcPr>
            <w:tcW w:w="3663" w:type="dxa"/>
          </w:tcPr>
          <w:p w14:paraId="6D478BEC" w14:textId="77777777" w:rsidR="00EF0EC9" w:rsidRPr="00794639" w:rsidRDefault="00EF0EC9" w:rsidP="00485828">
            <w:pPr>
              <w:pStyle w:val="TableBody"/>
              <w:rPr>
                <w:szCs w:val="18"/>
              </w:rPr>
            </w:pPr>
          </w:p>
        </w:tc>
      </w:tr>
      <w:tr w:rsidR="00EF0EC9" w:rsidRPr="00794639" w14:paraId="19AC9D6D" w14:textId="77777777" w:rsidTr="00170927">
        <w:tc>
          <w:tcPr>
            <w:tcW w:w="5314" w:type="dxa"/>
          </w:tcPr>
          <w:p w14:paraId="7DC33046" w14:textId="77777777" w:rsidR="00EF0EC9" w:rsidRPr="00794639" w:rsidRDefault="00EF0EC9" w:rsidP="00485828">
            <w:pPr>
              <w:pStyle w:val="TableBody"/>
              <w:rPr>
                <w:b/>
                <w:szCs w:val="18"/>
              </w:rPr>
            </w:pPr>
            <w:r w:rsidRPr="00794639">
              <w:rPr>
                <w:b/>
                <w:szCs w:val="18"/>
              </w:rPr>
              <w:t>01234567--EOF--Pattern--</w:t>
            </w:r>
          </w:p>
        </w:tc>
        <w:tc>
          <w:tcPr>
            <w:tcW w:w="3663" w:type="dxa"/>
          </w:tcPr>
          <w:p w14:paraId="441FF952" w14:textId="77777777" w:rsidR="00EF0EC9" w:rsidRPr="00794639" w:rsidRDefault="00EF0EC9" w:rsidP="00485828">
            <w:pPr>
              <w:pStyle w:val="TableBody"/>
              <w:rPr>
                <w:szCs w:val="18"/>
              </w:rPr>
            </w:pPr>
          </w:p>
        </w:tc>
      </w:tr>
      <w:tr w:rsidR="00EF0EC9" w:rsidRPr="00794639" w14:paraId="59910BB8" w14:textId="77777777" w:rsidTr="00170927">
        <w:tc>
          <w:tcPr>
            <w:tcW w:w="5314" w:type="dxa"/>
          </w:tcPr>
          <w:p w14:paraId="0E2021E3" w14:textId="77777777" w:rsidR="00EF0EC9" w:rsidRPr="00794639" w:rsidRDefault="00EF0EC9" w:rsidP="00485828">
            <w:pPr>
              <w:pStyle w:val="TableBody"/>
              <w:rPr>
                <w:b/>
                <w:szCs w:val="18"/>
              </w:rPr>
            </w:pPr>
            <w:r w:rsidRPr="00794639">
              <w:rPr>
                <w:b/>
                <w:szCs w:val="18"/>
              </w:rPr>
              <w:t>OK</w:t>
            </w:r>
          </w:p>
        </w:tc>
        <w:tc>
          <w:tcPr>
            <w:tcW w:w="3663" w:type="dxa"/>
          </w:tcPr>
          <w:p w14:paraId="01C0B94A" w14:textId="77777777" w:rsidR="00EF0EC9" w:rsidRPr="00794639" w:rsidRDefault="00EF0EC9" w:rsidP="00485828">
            <w:pPr>
              <w:pStyle w:val="TableBody"/>
              <w:rPr>
                <w:szCs w:val="18"/>
              </w:rPr>
            </w:pPr>
          </w:p>
        </w:tc>
      </w:tr>
      <w:tr w:rsidR="00EF0EC9" w:rsidRPr="00794639" w14:paraId="49F84226" w14:textId="77777777" w:rsidTr="00170927">
        <w:tc>
          <w:tcPr>
            <w:tcW w:w="5314" w:type="dxa"/>
          </w:tcPr>
          <w:p w14:paraId="2C7B88C2" w14:textId="77777777" w:rsidR="00EF0EC9" w:rsidRPr="00794639" w:rsidRDefault="00EF0EC9" w:rsidP="00485828">
            <w:pPr>
              <w:pStyle w:val="TableBody"/>
              <w:rPr>
                <w:b/>
                <w:szCs w:val="18"/>
              </w:rPr>
            </w:pPr>
            <w:r w:rsidRPr="00794639">
              <w:rPr>
                <w:b/>
                <w:szCs w:val="18"/>
              </w:rPr>
              <w:t>+KUDP_RCV: "202.170.131.76",2001</w:t>
            </w:r>
          </w:p>
        </w:tc>
        <w:tc>
          <w:tcPr>
            <w:tcW w:w="3663" w:type="dxa"/>
          </w:tcPr>
          <w:p w14:paraId="1A3A4F13" w14:textId="77777777" w:rsidR="00EF0EC9" w:rsidRPr="00794639" w:rsidRDefault="00EF0EC9" w:rsidP="00485828">
            <w:pPr>
              <w:pStyle w:val="TableBody"/>
              <w:rPr>
                <w:szCs w:val="18"/>
              </w:rPr>
            </w:pPr>
          </w:p>
        </w:tc>
      </w:tr>
      <w:tr w:rsidR="00EF0EC9" w:rsidRPr="00794639" w:rsidDel="00643417" w14:paraId="7C84D7FE" w14:textId="3633273A" w:rsidTr="00170927">
        <w:trPr>
          <w:del w:id="15723" w:author="Elaine Baricante" w:date="2018-11-27T10:39:00Z"/>
        </w:trPr>
        <w:tc>
          <w:tcPr>
            <w:tcW w:w="5314" w:type="dxa"/>
          </w:tcPr>
          <w:p w14:paraId="540E9920" w14:textId="22347B5A" w:rsidR="00EF0EC9" w:rsidRPr="00794639" w:rsidDel="00643417" w:rsidRDefault="00EF0EC9" w:rsidP="00485828">
            <w:pPr>
              <w:pStyle w:val="TableBody"/>
              <w:rPr>
                <w:del w:id="15724" w:author="Elaine Baricante" w:date="2018-11-27T10:39:00Z"/>
                <w:b/>
                <w:szCs w:val="18"/>
              </w:rPr>
            </w:pPr>
          </w:p>
        </w:tc>
        <w:tc>
          <w:tcPr>
            <w:tcW w:w="3663" w:type="dxa"/>
          </w:tcPr>
          <w:p w14:paraId="4F153AFD" w14:textId="526CE251" w:rsidR="00EF0EC9" w:rsidRPr="00794639" w:rsidDel="00643417" w:rsidRDefault="00EF0EC9" w:rsidP="00485828">
            <w:pPr>
              <w:pStyle w:val="TableBody"/>
              <w:rPr>
                <w:del w:id="15725" w:author="Elaine Baricante" w:date="2018-11-27T10:39:00Z"/>
                <w:szCs w:val="18"/>
              </w:rPr>
            </w:pPr>
          </w:p>
        </w:tc>
      </w:tr>
    </w:tbl>
    <w:p w14:paraId="4B9083F1" w14:textId="77777777" w:rsidR="00643417" w:rsidRDefault="00643417">
      <w:pPr>
        <w:rPr>
          <w:ins w:id="15726" w:author="Elaine Baricante" w:date="2018-11-27T10:39:00Z"/>
          <w:lang w:eastAsia="zh-CN"/>
        </w:rPr>
        <w:pPrChange w:id="15727" w:author="Elaine Baricante" w:date="2018-11-27T10:39:00Z">
          <w:pPr>
            <w:ind w:left="284" w:hanging="284"/>
          </w:pPr>
        </w:pPrChange>
      </w:pPr>
      <w:ins w:id="15728" w:author="Elaine Baricante" w:date="2018-11-27T10:39:00Z">
        <w:r>
          <w:rPr>
            <w:lang w:eastAsia="zh-CN"/>
          </w:rPr>
          <w:br w:type="page"/>
        </w:r>
      </w:ins>
    </w:p>
    <w:p w14:paraId="0F5F348C" w14:textId="3D4CEF99" w:rsidR="00EF0EC9" w:rsidRPr="00794639" w:rsidRDefault="00EF0EC9" w:rsidP="00EF0EC9">
      <w:pPr>
        <w:ind w:left="284" w:hanging="284"/>
        <w:rPr>
          <w:b/>
          <w:lang w:eastAsia="zh-CN"/>
        </w:rPr>
      </w:pPr>
      <w:r w:rsidRPr="00794639">
        <w:rPr>
          <w:b/>
          <w:lang w:eastAsia="zh-CN"/>
        </w:rPr>
        <w:lastRenderedPageBreak/>
        <w:t>2)</w:t>
      </w:r>
      <w:r w:rsidRPr="00794639">
        <w:rPr>
          <w:b/>
          <w:lang w:eastAsia="zh-CN"/>
        </w:rPr>
        <w:tab/>
        <w:t>New optional feature: URC takes out the data - Client mode</w:t>
      </w:r>
    </w:p>
    <w:tbl>
      <w:tblPr>
        <w:tblStyle w:val="TableGrid"/>
        <w:tblW w:w="8995" w:type="dxa"/>
        <w:tblBorders>
          <w:insideH w:val="none" w:sz="0" w:space="0" w:color="auto"/>
        </w:tblBorders>
        <w:tblLook w:val="04A0" w:firstRow="1" w:lastRow="0" w:firstColumn="1" w:lastColumn="0" w:noHBand="0" w:noVBand="1"/>
      </w:tblPr>
      <w:tblGrid>
        <w:gridCol w:w="5327"/>
        <w:gridCol w:w="3668"/>
      </w:tblGrid>
      <w:tr w:rsidR="00EF0EC9" w:rsidRPr="00794639" w14:paraId="19A04D85" w14:textId="77777777" w:rsidTr="00170927">
        <w:tc>
          <w:tcPr>
            <w:tcW w:w="5327" w:type="dxa"/>
          </w:tcPr>
          <w:p w14:paraId="526F8958" w14:textId="77777777" w:rsidR="00EF0EC9" w:rsidRPr="00794639" w:rsidRDefault="00EF0EC9" w:rsidP="00485828">
            <w:pPr>
              <w:pStyle w:val="TableBody"/>
              <w:rPr>
                <w:b/>
              </w:rPr>
            </w:pPr>
            <w:r w:rsidRPr="00794639">
              <w:rPr>
                <w:b/>
              </w:rPr>
              <w:t>AT+KCNXCFG=1,"GPRS","CMNET"</w:t>
            </w:r>
          </w:p>
        </w:tc>
        <w:tc>
          <w:tcPr>
            <w:tcW w:w="3668" w:type="dxa"/>
          </w:tcPr>
          <w:p w14:paraId="1BF4CE70" w14:textId="77777777" w:rsidR="00EF0EC9" w:rsidRPr="00794639" w:rsidRDefault="00EF0EC9" w:rsidP="00485828">
            <w:pPr>
              <w:pStyle w:val="TableBody"/>
            </w:pPr>
          </w:p>
        </w:tc>
      </w:tr>
      <w:tr w:rsidR="00EF0EC9" w:rsidRPr="00794639" w14:paraId="3C92201C" w14:textId="77777777" w:rsidTr="00170927">
        <w:tc>
          <w:tcPr>
            <w:tcW w:w="5327" w:type="dxa"/>
          </w:tcPr>
          <w:p w14:paraId="35CAAEF3" w14:textId="77777777" w:rsidR="00EF0EC9" w:rsidRPr="00794639" w:rsidRDefault="00EF0EC9" w:rsidP="00485828">
            <w:pPr>
              <w:pStyle w:val="TableBody"/>
              <w:rPr>
                <w:b/>
              </w:rPr>
            </w:pPr>
            <w:r w:rsidRPr="00794639">
              <w:rPr>
                <w:b/>
              </w:rPr>
              <w:t>OK</w:t>
            </w:r>
          </w:p>
          <w:p w14:paraId="3BA66CA1" w14:textId="77777777" w:rsidR="00EF0EC9" w:rsidRPr="00794639" w:rsidRDefault="00EF0EC9" w:rsidP="00485828">
            <w:pPr>
              <w:pStyle w:val="TableBody"/>
              <w:rPr>
                <w:b/>
              </w:rPr>
            </w:pPr>
          </w:p>
        </w:tc>
        <w:tc>
          <w:tcPr>
            <w:tcW w:w="3668" w:type="dxa"/>
          </w:tcPr>
          <w:p w14:paraId="7AA239D8" w14:textId="77777777" w:rsidR="00EF0EC9" w:rsidRPr="00794639" w:rsidRDefault="00EF0EC9" w:rsidP="00485828">
            <w:pPr>
              <w:pStyle w:val="TableBody"/>
            </w:pPr>
          </w:p>
        </w:tc>
      </w:tr>
      <w:tr w:rsidR="00EF0EC9" w:rsidRPr="00794639" w14:paraId="7CEC6982" w14:textId="77777777" w:rsidTr="00170927">
        <w:tc>
          <w:tcPr>
            <w:tcW w:w="5327" w:type="dxa"/>
          </w:tcPr>
          <w:p w14:paraId="4CE6A9C3" w14:textId="77777777" w:rsidR="00EF0EC9" w:rsidRPr="00794639" w:rsidRDefault="00EF0EC9" w:rsidP="00485828">
            <w:pPr>
              <w:pStyle w:val="TableBody"/>
              <w:rPr>
                <w:b/>
              </w:rPr>
            </w:pPr>
            <w:r w:rsidRPr="00794639">
              <w:rPr>
                <w:b/>
              </w:rPr>
              <w:t>AT+KTCPCFG=0,0,"202.170.131.76",2000,,1</w:t>
            </w:r>
          </w:p>
        </w:tc>
        <w:tc>
          <w:tcPr>
            <w:tcW w:w="3668" w:type="dxa"/>
          </w:tcPr>
          <w:p w14:paraId="480B84A4" w14:textId="77777777" w:rsidR="00EF0EC9" w:rsidRPr="00794639" w:rsidRDefault="00EF0EC9" w:rsidP="00485828">
            <w:pPr>
              <w:pStyle w:val="TableBody"/>
            </w:pPr>
            <w:r w:rsidRPr="00794639">
              <w:t>Extend a parameter for the new feature</w:t>
            </w:r>
          </w:p>
        </w:tc>
      </w:tr>
      <w:tr w:rsidR="00EF0EC9" w:rsidRPr="00794639" w14:paraId="264F5055" w14:textId="77777777" w:rsidTr="00170927">
        <w:tc>
          <w:tcPr>
            <w:tcW w:w="5327" w:type="dxa"/>
          </w:tcPr>
          <w:p w14:paraId="14988994" w14:textId="77777777" w:rsidR="00EF0EC9" w:rsidRPr="00794639" w:rsidRDefault="00EF0EC9" w:rsidP="00485828">
            <w:pPr>
              <w:pStyle w:val="TableBody"/>
              <w:rPr>
                <w:b/>
              </w:rPr>
            </w:pPr>
          </w:p>
        </w:tc>
        <w:tc>
          <w:tcPr>
            <w:tcW w:w="3668" w:type="dxa"/>
          </w:tcPr>
          <w:p w14:paraId="3AE2B53A" w14:textId="77777777" w:rsidR="00EF0EC9" w:rsidRPr="00794639" w:rsidRDefault="00EF0EC9" w:rsidP="00485828">
            <w:pPr>
              <w:pStyle w:val="TableBody"/>
            </w:pPr>
            <w:r w:rsidRPr="00794639">
              <w:t>When setting to 1, data will be received by the URC “+KTCP_DATA:”</w:t>
            </w:r>
          </w:p>
        </w:tc>
      </w:tr>
      <w:tr w:rsidR="00EF0EC9" w:rsidRPr="00794639" w14:paraId="48A93B1D" w14:textId="77777777" w:rsidTr="00170927">
        <w:tc>
          <w:tcPr>
            <w:tcW w:w="5327" w:type="dxa"/>
          </w:tcPr>
          <w:p w14:paraId="4BC993B0" w14:textId="77777777" w:rsidR="00EF0EC9" w:rsidRPr="00794639" w:rsidRDefault="00EF0EC9" w:rsidP="00485828">
            <w:pPr>
              <w:pStyle w:val="TableBody"/>
              <w:rPr>
                <w:b/>
              </w:rPr>
            </w:pPr>
            <w:r w:rsidRPr="00794639">
              <w:rPr>
                <w:b/>
              </w:rPr>
              <w:t>+KTCPCFG: 1</w:t>
            </w:r>
          </w:p>
        </w:tc>
        <w:tc>
          <w:tcPr>
            <w:tcW w:w="3668" w:type="dxa"/>
          </w:tcPr>
          <w:p w14:paraId="0F33935E" w14:textId="77777777" w:rsidR="00EF0EC9" w:rsidRPr="00794639" w:rsidRDefault="00EF0EC9" w:rsidP="00485828">
            <w:pPr>
              <w:pStyle w:val="TableBody"/>
            </w:pPr>
          </w:p>
        </w:tc>
      </w:tr>
      <w:tr w:rsidR="00EF0EC9" w:rsidRPr="00794639" w14:paraId="08FB28FD" w14:textId="77777777" w:rsidTr="00170927">
        <w:tc>
          <w:tcPr>
            <w:tcW w:w="5327" w:type="dxa"/>
          </w:tcPr>
          <w:p w14:paraId="1F4DA9B2" w14:textId="77777777" w:rsidR="00EF0EC9" w:rsidRPr="00794639" w:rsidRDefault="00EF0EC9" w:rsidP="00485828">
            <w:pPr>
              <w:pStyle w:val="TableBody"/>
              <w:rPr>
                <w:b/>
              </w:rPr>
            </w:pPr>
            <w:r w:rsidRPr="00794639">
              <w:rPr>
                <w:b/>
              </w:rPr>
              <w:t>OK</w:t>
            </w:r>
          </w:p>
          <w:p w14:paraId="0173C332" w14:textId="77777777" w:rsidR="00EF0EC9" w:rsidRPr="00794639" w:rsidRDefault="00EF0EC9" w:rsidP="00485828">
            <w:pPr>
              <w:pStyle w:val="TableBody"/>
              <w:rPr>
                <w:b/>
              </w:rPr>
            </w:pPr>
          </w:p>
        </w:tc>
        <w:tc>
          <w:tcPr>
            <w:tcW w:w="3668" w:type="dxa"/>
          </w:tcPr>
          <w:p w14:paraId="51140B1D" w14:textId="77777777" w:rsidR="00EF0EC9" w:rsidRPr="00794639" w:rsidRDefault="00EF0EC9" w:rsidP="00485828">
            <w:pPr>
              <w:pStyle w:val="TableBody"/>
            </w:pPr>
          </w:p>
        </w:tc>
      </w:tr>
      <w:tr w:rsidR="00EF0EC9" w:rsidRPr="00794639" w14:paraId="6A7A6509" w14:textId="77777777" w:rsidTr="00170927">
        <w:tc>
          <w:tcPr>
            <w:tcW w:w="5327" w:type="dxa"/>
          </w:tcPr>
          <w:p w14:paraId="26601B7F" w14:textId="77777777" w:rsidR="00EF0EC9" w:rsidRPr="00794639" w:rsidRDefault="00EF0EC9" w:rsidP="00485828">
            <w:pPr>
              <w:pStyle w:val="TableBody"/>
              <w:rPr>
                <w:b/>
              </w:rPr>
            </w:pPr>
            <w:r w:rsidRPr="00794639">
              <w:rPr>
                <w:b/>
              </w:rPr>
              <w:t>AT+KTCPCNX=1</w:t>
            </w:r>
          </w:p>
        </w:tc>
        <w:tc>
          <w:tcPr>
            <w:tcW w:w="3668" w:type="dxa"/>
          </w:tcPr>
          <w:p w14:paraId="500BA9B5" w14:textId="77777777" w:rsidR="00EF0EC9" w:rsidRPr="00794639" w:rsidRDefault="00EF0EC9" w:rsidP="00485828">
            <w:pPr>
              <w:pStyle w:val="TableBody"/>
            </w:pPr>
            <w:r w:rsidRPr="00794639">
              <w:t>Connect to TCP server</w:t>
            </w:r>
          </w:p>
        </w:tc>
      </w:tr>
      <w:tr w:rsidR="00EF0EC9" w:rsidRPr="00794639" w14:paraId="3762C615" w14:textId="77777777" w:rsidTr="00170927">
        <w:tc>
          <w:tcPr>
            <w:tcW w:w="5327" w:type="dxa"/>
          </w:tcPr>
          <w:p w14:paraId="7482F3C4" w14:textId="77777777" w:rsidR="00EF0EC9" w:rsidRPr="00794639" w:rsidRDefault="00EF0EC9" w:rsidP="00485828">
            <w:pPr>
              <w:pStyle w:val="TableBody"/>
              <w:rPr>
                <w:b/>
              </w:rPr>
            </w:pPr>
            <w:r w:rsidRPr="00794639">
              <w:rPr>
                <w:b/>
              </w:rPr>
              <w:t>OK</w:t>
            </w:r>
          </w:p>
        </w:tc>
        <w:tc>
          <w:tcPr>
            <w:tcW w:w="3668" w:type="dxa"/>
          </w:tcPr>
          <w:p w14:paraId="5ECE9CD0" w14:textId="77777777" w:rsidR="00EF0EC9" w:rsidRPr="00794639" w:rsidRDefault="00EF0EC9" w:rsidP="00485828">
            <w:pPr>
              <w:pStyle w:val="TableBody"/>
            </w:pPr>
          </w:p>
        </w:tc>
      </w:tr>
      <w:tr w:rsidR="00EF0EC9" w:rsidRPr="00794639" w14:paraId="3B0FC6A2" w14:textId="77777777" w:rsidTr="00170927">
        <w:tc>
          <w:tcPr>
            <w:tcW w:w="5327" w:type="dxa"/>
          </w:tcPr>
          <w:p w14:paraId="6355EA65" w14:textId="77777777" w:rsidR="00EF0EC9" w:rsidRPr="00794639" w:rsidRDefault="00EF0EC9" w:rsidP="00485828">
            <w:pPr>
              <w:pStyle w:val="TableBody"/>
              <w:rPr>
                <w:b/>
              </w:rPr>
            </w:pPr>
            <w:r w:rsidRPr="00794639">
              <w:rPr>
                <w:b/>
              </w:rPr>
              <w:t>+KTCP_DATA: 1,10,0123456789</w:t>
            </w:r>
          </w:p>
          <w:p w14:paraId="720E0B91" w14:textId="77777777" w:rsidR="00EF0EC9" w:rsidRPr="00794639" w:rsidRDefault="00EF0EC9" w:rsidP="00485828">
            <w:pPr>
              <w:pStyle w:val="TableBody"/>
              <w:rPr>
                <w:b/>
              </w:rPr>
            </w:pPr>
          </w:p>
        </w:tc>
        <w:tc>
          <w:tcPr>
            <w:tcW w:w="3668" w:type="dxa"/>
          </w:tcPr>
          <w:p w14:paraId="1FDEA294" w14:textId="77777777" w:rsidR="00EF0EC9" w:rsidRPr="00794639" w:rsidRDefault="00EF0EC9" w:rsidP="00485828">
            <w:pPr>
              <w:pStyle w:val="TableBody"/>
            </w:pPr>
            <w:r w:rsidRPr="00794639">
              <w:t>10 bytes arrived. The URC takes them out directly</w:t>
            </w:r>
          </w:p>
        </w:tc>
      </w:tr>
      <w:tr w:rsidR="00EF0EC9" w:rsidRPr="00794639" w14:paraId="792DF2A1" w14:textId="77777777" w:rsidTr="00170927">
        <w:tc>
          <w:tcPr>
            <w:tcW w:w="5327" w:type="dxa"/>
          </w:tcPr>
          <w:p w14:paraId="6743F789" w14:textId="77777777" w:rsidR="00EF0EC9" w:rsidRPr="00794639" w:rsidRDefault="00EF0EC9" w:rsidP="00485828">
            <w:pPr>
              <w:pStyle w:val="TableBody"/>
              <w:rPr>
                <w:b/>
              </w:rPr>
            </w:pPr>
            <w:r w:rsidRPr="00794639">
              <w:rPr>
                <w:b/>
              </w:rPr>
              <w:t>AT+KUDPCFG=0,0,3000,1</w:t>
            </w:r>
          </w:p>
        </w:tc>
        <w:tc>
          <w:tcPr>
            <w:tcW w:w="3668" w:type="dxa"/>
          </w:tcPr>
          <w:p w14:paraId="357C35EF" w14:textId="77777777" w:rsidR="00EF0EC9" w:rsidRPr="00794639" w:rsidRDefault="00EF0EC9" w:rsidP="00485828">
            <w:pPr>
              <w:pStyle w:val="TableBody"/>
            </w:pPr>
            <w:r w:rsidRPr="00794639">
              <w:t>Extend a parameter for the new feature</w:t>
            </w:r>
          </w:p>
        </w:tc>
      </w:tr>
      <w:tr w:rsidR="00EF0EC9" w:rsidRPr="00794639" w14:paraId="7C09A8B8" w14:textId="77777777" w:rsidTr="00170927">
        <w:tc>
          <w:tcPr>
            <w:tcW w:w="5327" w:type="dxa"/>
          </w:tcPr>
          <w:p w14:paraId="72C1FE66" w14:textId="77777777" w:rsidR="00EF0EC9" w:rsidRPr="00794639" w:rsidRDefault="00EF0EC9" w:rsidP="00485828">
            <w:pPr>
              <w:pStyle w:val="TableBody"/>
              <w:rPr>
                <w:b/>
              </w:rPr>
            </w:pPr>
          </w:p>
        </w:tc>
        <w:tc>
          <w:tcPr>
            <w:tcW w:w="3668" w:type="dxa"/>
          </w:tcPr>
          <w:p w14:paraId="17498F43" w14:textId="77777777" w:rsidR="00EF0EC9" w:rsidRPr="00794639" w:rsidRDefault="00EF0EC9" w:rsidP="00485828">
            <w:pPr>
              <w:pStyle w:val="TableBody"/>
            </w:pPr>
            <w:r w:rsidRPr="00794639">
              <w:t>When setting to 1, data will be received by the URC “+KUDP_DATA:”</w:t>
            </w:r>
          </w:p>
        </w:tc>
      </w:tr>
      <w:tr w:rsidR="00EF0EC9" w:rsidRPr="00794639" w14:paraId="7897E186" w14:textId="77777777" w:rsidTr="00170927">
        <w:tc>
          <w:tcPr>
            <w:tcW w:w="5327" w:type="dxa"/>
          </w:tcPr>
          <w:p w14:paraId="199AA191" w14:textId="77777777" w:rsidR="00EF0EC9" w:rsidRPr="00794639" w:rsidRDefault="00EF0EC9" w:rsidP="00485828">
            <w:pPr>
              <w:pStyle w:val="TableBody"/>
              <w:rPr>
                <w:b/>
              </w:rPr>
            </w:pPr>
            <w:r w:rsidRPr="00794639">
              <w:rPr>
                <w:b/>
              </w:rPr>
              <w:t>+KUDPCFG: 2</w:t>
            </w:r>
          </w:p>
        </w:tc>
        <w:tc>
          <w:tcPr>
            <w:tcW w:w="3668" w:type="dxa"/>
          </w:tcPr>
          <w:p w14:paraId="5C3501EE" w14:textId="77777777" w:rsidR="00EF0EC9" w:rsidRPr="00794639" w:rsidRDefault="00EF0EC9" w:rsidP="00485828">
            <w:pPr>
              <w:pStyle w:val="TableBody"/>
            </w:pPr>
          </w:p>
        </w:tc>
      </w:tr>
      <w:tr w:rsidR="00EF0EC9" w:rsidRPr="00794639" w14:paraId="31879AA9" w14:textId="77777777" w:rsidTr="00170927">
        <w:tc>
          <w:tcPr>
            <w:tcW w:w="5327" w:type="dxa"/>
          </w:tcPr>
          <w:p w14:paraId="75B3B841" w14:textId="77777777" w:rsidR="00EF0EC9" w:rsidRPr="00794639" w:rsidRDefault="00EF0EC9" w:rsidP="00485828">
            <w:pPr>
              <w:pStyle w:val="TableBody"/>
              <w:rPr>
                <w:b/>
              </w:rPr>
            </w:pPr>
            <w:r w:rsidRPr="00794639">
              <w:rPr>
                <w:b/>
              </w:rPr>
              <w:t>OK</w:t>
            </w:r>
          </w:p>
        </w:tc>
        <w:tc>
          <w:tcPr>
            <w:tcW w:w="3668" w:type="dxa"/>
          </w:tcPr>
          <w:p w14:paraId="0AB08915" w14:textId="77777777" w:rsidR="00EF0EC9" w:rsidRPr="00794639" w:rsidRDefault="00EF0EC9" w:rsidP="00485828">
            <w:pPr>
              <w:pStyle w:val="TableBody"/>
            </w:pPr>
          </w:p>
        </w:tc>
      </w:tr>
      <w:tr w:rsidR="00EF0EC9" w:rsidRPr="00794639" w14:paraId="3DE300CD" w14:textId="77777777" w:rsidTr="00170927">
        <w:tc>
          <w:tcPr>
            <w:tcW w:w="5327" w:type="dxa"/>
          </w:tcPr>
          <w:p w14:paraId="3A45096E" w14:textId="77777777" w:rsidR="00EF0EC9" w:rsidRPr="00794639" w:rsidRDefault="00EF0EC9" w:rsidP="00485828">
            <w:pPr>
              <w:pStyle w:val="TableBody"/>
              <w:rPr>
                <w:b/>
              </w:rPr>
            </w:pPr>
            <w:r w:rsidRPr="00794639">
              <w:rPr>
                <w:b/>
              </w:rPr>
              <w:t>+KUDP_DATA: 2,8,"202.170.131.76",2001,01234567</w:t>
            </w:r>
          </w:p>
        </w:tc>
        <w:tc>
          <w:tcPr>
            <w:tcW w:w="3668" w:type="dxa"/>
          </w:tcPr>
          <w:p w14:paraId="0587981B" w14:textId="77777777" w:rsidR="00EF0EC9" w:rsidRPr="00794639" w:rsidRDefault="00EF0EC9" w:rsidP="00485828">
            <w:pPr>
              <w:pStyle w:val="TableBody"/>
            </w:pPr>
            <w:r w:rsidRPr="00794639">
              <w:t>8 bytes arrived. The URC takes them out directly</w:t>
            </w:r>
          </w:p>
        </w:tc>
      </w:tr>
    </w:tbl>
    <w:p w14:paraId="48A28CC4" w14:textId="77777777" w:rsidR="00EF0EC9" w:rsidRPr="00794639" w:rsidRDefault="00EF0EC9" w:rsidP="00EF0EC9">
      <w:pPr>
        <w:tabs>
          <w:tab w:val="left" w:pos="3686"/>
        </w:tabs>
      </w:pPr>
    </w:p>
    <w:p w14:paraId="0A12A35E" w14:textId="77777777" w:rsidR="00EF0EC9" w:rsidRPr="00794639" w:rsidRDefault="00EF0EC9" w:rsidP="00904B9A">
      <w:pPr>
        <w:rPr>
          <w:lang w:eastAsia="zh-CN"/>
        </w:rPr>
      </w:pPr>
    </w:p>
    <w:sectPr w:rsidR="00EF0EC9" w:rsidRPr="00794639" w:rsidSect="004F7779">
      <w:pgSz w:w="11909" w:h="16834" w:code="9"/>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 w:author="Elaine Baricante [2]" w:date="2018-07-09T16:32:00Z" w:initials="EB">
    <w:p w14:paraId="215D751B" w14:textId="6AA32FEB" w:rsidR="00AF18B7" w:rsidRDefault="00AF18B7">
      <w:pPr>
        <w:pStyle w:val="CommentText"/>
      </w:pPr>
      <w:r>
        <w:rPr>
          <w:rStyle w:val="CommentReference"/>
        </w:rPr>
        <w:annotationRef/>
      </w:r>
      <w:r w:rsidRPr="00C53FD6">
        <w:t>OEMTP-1680</w:t>
      </w:r>
    </w:p>
  </w:comment>
  <w:comment w:id="19" w:author="Elaine Baricante [2]" w:date="2018-07-09T15:43:00Z" w:initials="EB">
    <w:p w14:paraId="0C655076" w14:textId="18B46D1D" w:rsidR="00AF18B7" w:rsidRDefault="00AF18B7">
      <w:pPr>
        <w:pStyle w:val="CommentText"/>
      </w:pPr>
      <w:r>
        <w:rPr>
          <w:rStyle w:val="CommentReference"/>
        </w:rPr>
        <w:annotationRef/>
      </w:r>
      <w:r w:rsidRPr="002F3C41">
        <w:t>From ARoche 20180704</w:t>
      </w:r>
    </w:p>
  </w:comment>
  <w:comment w:id="53" w:author="Elaine Baricante [2]" w:date="2018-07-09T15:44:00Z" w:initials="EB">
    <w:p w14:paraId="3060FDCB" w14:textId="1489C831" w:rsidR="00AF18B7" w:rsidRDefault="00AF18B7">
      <w:pPr>
        <w:pStyle w:val="CommentText"/>
      </w:pPr>
      <w:r>
        <w:rPr>
          <w:rStyle w:val="CommentReference"/>
        </w:rPr>
        <w:annotationRef/>
      </w:r>
      <w:r w:rsidRPr="002F3C41">
        <w:t>From ARoche 20180704</w:t>
      </w:r>
    </w:p>
  </w:comment>
  <w:comment w:id="54" w:author="Elaine Baricante [2]" w:date="2018-07-31T16:07:00Z" w:initials="EB">
    <w:p w14:paraId="55E9E4B9" w14:textId="18001D7D" w:rsidR="00AF18B7" w:rsidRDefault="00AF18B7">
      <w:pPr>
        <w:pStyle w:val="CommentText"/>
      </w:pPr>
      <w:r>
        <w:rPr>
          <w:rStyle w:val="CommentReference"/>
        </w:rPr>
        <w:annotationRef/>
      </w:r>
      <w:r>
        <w:t>From ARoche 20180727</w:t>
      </w:r>
    </w:p>
  </w:comment>
  <w:comment w:id="81" w:author="Elaine Baricante [2]" w:date="2018-09-28T17:37:00Z" w:initials="EB">
    <w:p w14:paraId="1C4997A9" w14:textId="7793621B" w:rsidR="00AF18B7" w:rsidRDefault="00AF18B7">
      <w:pPr>
        <w:pStyle w:val="CommentText"/>
      </w:pPr>
      <w:r>
        <w:rPr>
          <w:rStyle w:val="CommentReference"/>
        </w:rPr>
        <w:annotationRef/>
      </w:r>
      <w:r>
        <w:t>From ARoche 20180919</w:t>
      </w:r>
    </w:p>
  </w:comment>
  <w:comment w:id="198" w:author="Elaine Baricante [2]" w:date="2018-09-28T17:37:00Z" w:initials="EB">
    <w:p w14:paraId="31144F33" w14:textId="4DDB98F9" w:rsidR="00AF18B7" w:rsidRDefault="00AF18B7">
      <w:pPr>
        <w:pStyle w:val="CommentText"/>
      </w:pPr>
      <w:r>
        <w:rPr>
          <w:rStyle w:val="CommentReference"/>
        </w:rPr>
        <w:annotationRef/>
      </w:r>
      <w:r>
        <w:t>From ARoche 20180919</w:t>
      </w:r>
    </w:p>
  </w:comment>
  <w:comment w:id="231" w:author="Elaine Baricante [2]" w:date="2018-09-28T17:38:00Z" w:initials="EB">
    <w:p w14:paraId="5F6460D4" w14:textId="31D4A3AA" w:rsidR="00AF18B7" w:rsidRDefault="00AF18B7">
      <w:pPr>
        <w:pStyle w:val="CommentText"/>
      </w:pPr>
      <w:r>
        <w:rPr>
          <w:rStyle w:val="CommentReference"/>
        </w:rPr>
        <w:annotationRef/>
      </w:r>
      <w:r w:rsidRPr="00E91070">
        <w:t>OEMTP-1911</w:t>
      </w:r>
    </w:p>
  </w:comment>
  <w:comment w:id="234" w:author="Elaine Baricante [2]" w:date="2018-10-03T09:36:00Z" w:initials="EB">
    <w:p w14:paraId="64A91CE8" w14:textId="0DB52906" w:rsidR="00AF18B7" w:rsidRDefault="00AF18B7">
      <w:pPr>
        <w:pStyle w:val="CommentText"/>
      </w:pPr>
      <w:r>
        <w:rPr>
          <w:rStyle w:val="CommentReference"/>
        </w:rPr>
        <w:annotationRef/>
      </w:r>
      <w:r w:rsidRPr="00A37A42">
        <w:t>OEMTP-1891</w:t>
      </w:r>
    </w:p>
  </w:comment>
  <w:comment w:id="241" w:author="Elaine Baricante" w:date="2018-10-29T16:32:00Z" w:initials="EB">
    <w:p w14:paraId="29B495C3" w14:textId="34585033" w:rsidR="00AF18B7" w:rsidRDefault="00AF18B7">
      <w:pPr>
        <w:pStyle w:val="CommentText"/>
      </w:pPr>
      <w:r>
        <w:rPr>
          <w:rStyle w:val="CommentReference"/>
        </w:rPr>
        <w:annotationRef/>
      </w:r>
      <w:r>
        <w:t>From Ss</w:t>
      </w:r>
      <w:r w:rsidRPr="005F3E39">
        <w:t>irapian</w:t>
      </w:r>
      <w:r>
        <w:t xml:space="preserve"> 20181024</w:t>
      </w:r>
    </w:p>
  </w:comment>
  <w:comment w:id="270" w:author="Elaine Baricante" w:date="2018-10-30T11:15:00Z" w:initials="EB">
    <w:p w14:paraId="08DB1D04" w14:textId="129C0C1C" w:rsidR="00AF18B7" w:rsidRDefault="00AF18B7">
      <w:pPr>
        <w:pStyle w:val="CommentText"/>
      </w:pPr>
      <w:r>
        <w:rPr>
          <w:rStyle w:val="CommentReference"/>
        </w:rPr>
        <w:annotationRef/>
      </w:r>
      <w:r>
        <w:t>From SSirapian via FileHold 20181030</w:t>
      </w:r>
    </w:p>
  </w:comment>
  <w:comment w:id="277" w:author="Elaine Baricante" w:date="2018-11-26T16:28:00Z" w:initials="EB">
    <w:p w14:paraId="0897477E" w14:textId="1ED3CD88" w:rsidR="00AF18B7" w:rsidRDefault="00AF18B7">
      <w:pPr>
        <w:pStyle w:val="CommentText"/>
      </w:pPr>
      <w:r>
        <w:rPr>
          <w:rStyle w:val="CommentReference"/>
        </w:rPr>
        <w:annotationRef/>
      </w:r>
      <w:r>
        <w:t>From SSirapian 20181124</w:t>
      </w:r>
    </w:p>
  </w:comment>
  <w:comment w:id="302" w:author="Elaine Baricante" w:date="2018-11-26T16:27:00Z" w:initials="EB">
    <w:p w14:paraId="71985138" w14:textId="6D091EE8" w:rsidR="00AF18B7" w:rsidRDefault="00AF18B7">
      <w:pPr>
        <w:pStyle w:val="CommentText"/>
      </w:pPr>
      <w:r>
        <w:rPr>
          <w:rStyle w:val="CommentReference"/>
        </w:rPr>
        <w:annotationRef/>
      </w:r>
      <w:r>
        <w:t>From SSirapian 20181124</w:t>
      </w:r>
    </w:p>
  </w:comment>
  <w:comment w:id="497" w:author="Elaine Baricante" w:date="2018-12-04T15:07:00Z" w:initials="EB">
    <w:p w14:paraId="513F923F" w14:textId="5A0C0CC4" w:rsidR="00AF18B7" w:rsidRDefault="00AF18B7">
      <w:pPr>
        <w:pStyle w:val="CommentText"/>
      </w:pPr>
      <w:r>
        <w:rPr>
          <w:rStyle w:val="CommentReference"/>
        </w:rPr>
        <w:annotationRef/>
      </w:r>
      <w:r>
        <w:t>From SSirapian 20181129</w:t>
      </w:r>
    </w:p>
  </w:comment>
  <w:comment w:id="1283" w:author="Elaine Baricante [2]" w:date="2018-09-28T16:19:00Z" w:initials="EB">
    <w:p w14:paraId="4E13630E" w14:textId="45730165" w:rsidR="00AF18B7" w:rsidRDefault="00AF18B7">
      <w:pPr>
        <w:pStyle w:val="CommentText"/>
      </w:pPr>
      <w:r>
        <w:rPr>
          <w:rStyle w:val="CommentReference"/>
        </w:rPr>
        <w:annotationRef/>
      </w:r>
      <w:hyperlink r:id="rId1" w:history="1">
        <w:r>
          <w:rPr>
            <w:rStyle w:val="Hyperlink"/>
            <w:rFonts w:eastAsia="SimSun"/>
          </w:rPr>
          <w:t>OEMTP-1891</w:t>
        </w:r>
      </w:hyperlink>
    </w:p>
  </w:comment>
  <w:comment w:id="1554" w:author="Elaine Baricante [2]" w:date="2018-07-09T15:40:00Z" w:initials="EB">
    <w:p w14:paraId="5ED395A0" w14:textId="1A2BBAA5" w:rsidR="00AF18B7" w:rsidRDefault="00AF18B7">
      <w:pPr>
        <w:pStyle w:val="CommentText"/>
      </w:pPr>
      <w:r>
        <w:rPr>
          <w:rStyle w:val="CommentReference"/>
        </w:rPr>
        <w:annotationRef/>
      </w:r>
      <w:r w:rsidRPr="002F3C41">
        <w:t>From ARoche 20180704</w:t>
      </w:r>
    </w:p>
  </w:comment>
  <w:comment w:id="1555" w:author="Sevan Sirapian" w:date="2018-09-18T15:05:00Z" w:initials="SS">
    <w:p w14:paraId="7D60FD08" w14:textId="77777777" w:rsidR="00AF18B7" w:rsidRDefault="00AF18B7" w:rsidP="00D95EE3">
      <w:pPr>
        <w:pStyle w:val="CommentText"/>
      </w:pPr>
      <w:r>
        <w:rPr>
          <w:rStyle w:val="CommentReference"/>
        </w:rPr>
        <w:annotationRef/>
      </w:r>
      <w:hyperlink r:id="rId2" w:history="1">
        <w:r>
          <w:rPr>
            <w:rStyle w:val="Hyperlink"/>
            <w:rFonts w:eastAsia="SimSun"/>
          </w:rPr>
          <w:t>OEMTP-1869</w:t>
        </w:r>
      </w:hyperlink>
    </w:p>
  </w:comment>
  <w:comment w:id="1572" w:author="Elaine Baricante [2]" w:date="2018-07-09T15:40:00Z" w:initials="EB">
    <w:p w14:paraId="357F29B6" w14:textId="0716D979" w:rsidR="00AF18B7" w:rsidRDefault="00AF18B7">
      <w:pPr>
        <w:pStyle w:val="CommentText"/>
      </w:pPr>
      <w:r>
        <w:rPr>
          <w:rStyle w:val="CommentReference"/>
        </w:rPr>
        <w:annotationRef/>
      </w:r>
      <w:r w:rsidRPr="002F3C41">
        <w:t>From ARoche 20180704</w:t>
      </w:r>
    </w:p>
  </w:comment>
  <w:comment w:id="1573" w:author="Sevan Sirapian" w:date="2018-09-18T15:08:00Z" w:initials="SS">
    <w:p w14:paraId="7D90F241" w14:textId="77777777" w:rsidR="00AF18B7" w:rsidRDefault="00AF18B7" w:rsidP="00D95EE3">
      <w:pPr>
        <w:pStyle w:val="CommentText"/>
      </w:pPr>
      <w:r>
        <w:rPr>
          <w:rStyle w:val="CommentReference"/>
        </w:rPr>
        <w:annotationRef/>
      </w:r>
      <w:hyperlink r:id="rId3" w:history="1">
        <w:r>
          <w:rPr>
            <w:rStyle w:val="Hyperlink"/>
            <w:rFonts w:eastAsia="SimSun"/>
          </w:rPr>
          <w:t>OEMTP-1869</w:t>
        </w:r>
      </w:hyperlink>
    </w:p>
  </w:comment>
  <w:comment w:id="1584" w:author="Elaine Baricante [2]" w:date="2018-07-09T15:40:00Z" w:initials="EB">
    <w:p w14:paraId="3C69AED6" w14:textId="6E62FF2F" w:rsidR="00AF18B7" w:rsidRDefault="00AF18B7">
      <w:pPr>
        <w:pStyle w:val="CommentText"/>
      </w:pPr>
      <w:r>
        <w:rPr>
          <w:rStyle w:val="CommentReference"/>
        </w:rPr>
        <w:annotationRef/>
      </w:r>
      <w:r w:rsidRPr="002F3C41">
        <w:t>From ARoche 20180704</w:t>
      </w:r>
    </w:p>
  </w:comment>
  <w:comment w:id="1585" w:author="Sevan Sirapian" w:date="2018-09-18T15:09:00Z" w:initials="SS">
    <w:p w14:paraId="40947F0F" w14:textId="77777777" w:rsidR="00AF18B7" w:rsidRDefault="00AF18B7" w:rsidP="005E3646">
      <w:pPr>
        <w:pStyle w:val="CommentText"/>
      </w:pPr>
      <w:r>
        <w:rPr>
          <w:rStyle w:val="CommentReference"/>
        </w:rPr>
        <w:annotationRef/>
      </w:r>
      <w:hyperlink r:id="rId4" w:history="1">
        <w:r>
          <w:rPr>
            <w:rStyle w:val="Hyperlink"/>
            <w:rFonts w:eastAsia="SimSun"/>
          </w:rPr>
          <w:t>OEMTP-1869</w:t>
        </w:r>
      </w:hyperlink>
    </w:p>
  </w:comment>
  <w:comment w:id="1602" w:author="Elaine Baricante [2]" w:date="2018-07-09T15:40:00Z" w:initials="EB">
    <w:p w14:paraId="734CC270" w14:textId="458FCFAD" w:rsidR="00AF18B7" w:rsidRDefault="00AF18B7">
      <w:pPr>
        <w:pStyle w:val="CommentText"/>
      </w:pPr>
      <w:r>
        <w:rPr>
          <w:rStyle w:val="CommentReference"/>
        </w:rPr>
        <w:annotationRef/>
      </w:r>
      <w:r w:rsidRPr="002F3C41">
        <w:t>From ARoche 20180704</w:t>
      </w:r>
    </w:p>
  </w:comment>
  <w:comment w:id="1611" w:author="Elaine Baricante [2]" w:date="2018-07-09T15:41:00Z" w:initials="EB">
    <w:p w14:paraId="60AFE573" w14:textId="76AC6E85" w:rsidR="00AF18B7" w:rsidRDefault="00AF18B7">
      <w:pPr>
        <w:pStyle w:val="CommentText"/>
      </w:pPr>
      <w:r>
        <w:rPr>
          <w:rStyle w:val="CommentReference"/>
        </w:rPr>
        <w:annotationRef/>
      </w:r>
      <w:r w:rsidRPr="002F3C41">
        <w:t>From ARoche 20180704</w:t>
      </w:r>
    </w:p>
  </w:comment>
  <w:comment w:id="1613" w:author="Sevan Sirapian [2]" w:date="2018-10-17T14:03:00Z" w:initials="SS">
    <w:p w14:paraId="78D9C5D0" w14:textId="6F41E316" w:rsidR="00AF18B7" w:rsidRDefault="00AF18B7">
      <w:pPr>
        <w:pStyle w:val="CommentText"/>
      </w:pPr>
      <w:r>
        <w:rPr>
          <w:rStyle w:val="CommentReference"/>
        </w:rPr>
        <w:annotationRef/>
      </w:r>
      <w:hyperlink r:id="rId5" w:history="1">
        <w:r>
          <w:rPr>
            <w:rStyle w:val="Hyperlink"/>
            <w:rFonts w:eastAsia="SimSun"/>
          </w:rPr>
          <w:t>OEMTP-1860</w:t>
        </w:r>
      </w:hyperlink>
    </w:p>
  </w:comment>
  <w:comment w:id="1614" w:author="Sevan Sirapian [2]" w:date="2018-10-23T14:57:00Z" w:initials="SS">
    <w:p w14:paraId="73F74648" w14:textId="0BF206DE" w:rsidR="00AF18B7" w:rsidRDefault="00AF18B7">
      <w:pPr>
        <w:pStyle w:val="CommentText"/>
      </w:pPr>
      <w:r>
        <w:rPr>
          <w:rStyle w:val="CommentReference"/>
        </w:rPr>
        <w:annotationRef/>
      </w:r>
      <w:hyperlink r:id="rId6" w:history="1">
        <w:r>
          <w:rPr>
            <w:rStyle w:val="Hyperlink"/>
            <w:rFonts w:eastAsia="SimSun"/>
          </w:rPr>
          <w:t>OEMTP-1954</w:t>
        </w:r>
      </w:hyperlink>
    </w:p>
  </w:comment>
  <w:comment w:id="1616" w:author="Sevan Sirapian [2]" w:date="2018-11-20T18:35:00Z" w:initials="SS">
    <w:p w14:paraId="2C52672C" w14:textId="665373D2" w:rsidR="00AF18B7" w:rsidRDefault="00AF18B7">
      <w:pPr>
        <w:pStyle w:val="CommentText"/>
      </w:pPr>
      <w:r>
        <w:rPr>
          <w:rStyle w:val="CommentReference"/>
        </w:rPr>
        <w:annotationRef/>
      </w:r>
      <w:hyperlink r:id="rId7" w:history="1">
        <w:r>
          <w:rPr>
            <w:rStyle w:val="Hyperlink"/>
            <w:rFonts w:eastAsia="SimSun"/>
          </w:rPr>
          <w:t>OEMTP-1980</w:t>
        </w:r>
      </w:hyperlink>
    </w:p>
  </w:comment>
  <w:comment w:id="1628" w:author="Sevan Sirapian [2]" w:date="2018-11-23T10:35:00Z" w:initials="SS">
    <w:p w14:paraId="3DE8082D" w14:textId="6D8E249F" w:rsidR="00AF18B7" w:rsidRDefault="00AF18B7">
      <w:pPr>
        <w:pStyle w:val="CommentText"/>
      </w:pPr>
      <w:r>
        <w:rPr>
          <w:rStyle w:val="CommentReference"/>
        </w:rPr>
        <w:annotationRef/>
      </w:r>
      <w:hyperlink r:id="rId8" w:history="1">
        <w:r>
          <w:rPr>
            <w:rStyle w:val="Hyperlink"/>
            <w:rFonts w:eastAsia="SimSun"/>
          </w:rPr>
          <w:t>OEMTP-2017</w:t>
        </w:r>
      </w:hyperlink>
    </w:p>
  </w:comment>
  <w:comment w:id="1638" w:author="Sevan Sirapian [2]" w:date="2018-11-23T10:37:00Z" w:initials="SS">
    <w:p w14:paraId="19EB8F9E" w14:textId="4D1B4AAB" w:rsidR="00AF18B7" w:rsidRDefault="00AF18B7">
      <w:pPr>
        <w:pStyle w:val="CommentText"/>
      </w:pPr>
      <w:r>
        <w:rPr>
          <w:rStyle w:val="CommentReference"/>
        </w:rPr>
        <w:annotationRef/>
      </w:r>
      <w:hyperlink r:id="rId9" w:history="1">
        <w:r>
          <w:rPr>
            <w:rStyle w:val="Hyperlink"/>
            <w:rFonts w:eastAsia="SimSun"/>
          </w:rPr>
          <w:t>OEMTP-2017</w:t>
        </w:r>
      </w:hyperlink>
    </w:p>
  </w:comment>
  <w:comment w:id="1674" w:author="Sevan Sirapian" w:date="2018-10-15T10:45:00Z" w:initials="SS">
    <w:p w14:paraId="23F8893F" w14:textId="453F85C6" w:rsidR="00AF18B7" w:rsidRDefault="00AF18B7">
      <w:pPr>
        <w:pStyle w:val="CommentText"/>
      </w:pPr>
      <w:r>
        <w:rPr>
          <w:rStyle w:val="CommentReference"/>
        </w:rPr>
        <w:annotationRef/>
      </w:r>
      <w:hyperlink r:id="rId10" w:history="1">
        <w:r>
          <w:rPr>
            <w:rStyle w:val="Hyperlink"/>
            <w:rFonts w:eastAsia="SimSun"/>
          </w:rPr>
          <w:t>OEMTP-1866</w:t>
        </w:r>
      </w:hyperlink>
      <w:r>
        <w:t xml:space="preserve"> ; </w:t>
      </w:r>
      <w:hyperlink r:id="rId11" w:history="1">
        <w:r>
          <w:rPr>
            <w:rStyle w:val="Hyperlink"/>
            <w:rFonts w:eastAsia="SimSun"/>
          </w:rPr>
          <w:t>OEMTP-1791</w:t>
        </w:r>
      </w:hyperlink>
    </w:p>
  </w:comment>
  <w:comment w:id="1698" w:author="Sevan Sirapian" w:date="2018-10-08T14:32:00Z" w:initials="SS">
    <w:p w14:paraId="200A2C14" w14:textId="75E9AD35" w:rsidR="00AF18B7" w:rsidRDefault="00AF18B7">
      <w:pPr>
        <w:pStyle w:val="CommentText"/>
      </w:pPr>
      <w:r>
        <w:rPr>
          <w:rStyle w:val="CommentReference"/>
        </w:rPr>
        <w:annotationRef/>
      </w:r>
      <w:r>
        <w:t>OEMTP-1855</w:t>
      </w:r>
    </w:p>
  </w:comment>
  <w:comment w:id="1699" w:author="Odile Van Cauwenberge" w:date="2018-06-19T15:53:00Z" w:initials="OVC">
    <w:p w14:paraId="056A95FC" w14:textId="1E43AFD9" w:rsidR="00AF18B7" w:rsidRDefault="00AF18B7">
      <w:pPr>
        <w:pStyle w:val="CommentText"/>
      </w:pPr>
      <w:r>
        <w:rPr>
          <w:rStyle w:val="CommentReference"/>
        </w:rPr>
        <w:annotationRef/>
      </w:r>
      <w:r>
        <w:t>HL7800 instead of HL78xx</w:t>
      </w:r>
    </w:p>
  </w:comment>
  <w:comment w:id="1700" w:author="Sevan Sirapian" w:date="2018-10-08T14:32:00Z" w:initials="SS">
    <w:p w14:paraId="47A1941D" w14:textId="2F3275FD" w:rsidR="00AF18B7" w:rsidRDefault="00AF18B7">
      <w:pPr>
        <w:pStyle w:val="CommentText"/>
      </w:pPr>
      <w:r>
        <w:rPr>
          <w:rStyle w:val="CommentReference"/>
        </w:rPr>
        <w:annotationRef/>
      </w:r>
      <w:r>
        <w:t>OEMTP-1855</w:t>
      </w:r>
    </w:p>
  </w:comment>
  <w:comment w:id="1876" w:author="Julien Klein" w:date="2018-06-19T10:53:00Z" w:initials="JK">
    <w:p w14:paraId="5B6F0ED6" w14:textId="3F3F8DDE" w:rsidR="00AF18B7" w:rsidRDefault="00AF18B7">
      <w:pPr>
        <w:pStyle w:val="CommentText"/>
      </w:pPr>
      <w:r>
        <w:rPr>
          <w:rStyle w:val="CommentReference"/>
        </w:rPr>
        <w:annotationRef/>
      </w:r>
      <w:r>
        <w:t xml:space="preserve">Result is </w:t>
      </w:r>
      <w:r w:rsidRPr="00CA2B3E">
        <w:t>+CGSN: (0-3)</w:t>
      </w:r>
      <w:r>
        <w:t xml:space="preserve"> -&gt; compliant with Rel12 or Rel13, cf guide of HL77</w:t>
      </w:r>
    </w:p>
  </w:comment>
  <w:comment w:id="1877" w:author="Odile Van Cauwenberge" w:date="2018-06-19T16:03:00Z" w:initials="OVC">
    <w:p w14:paraId="16D028D2" w14:textId="10C93B13" w:rsidR="00AF18B7" w:rsidRDefault="00AF18B7">
      <w:pPr>
        <w:pStyle w:val="CommentText"/>
      </w:pPr>
      <w:r>
        <w:rPr>
          <w:rStyle w:val="CommentReference"/>
        </w:rPr>
        <w:annotationRef/>
      </w:r>
      <w:r>
        <w:t>Should be AT</w:t>
      </w:r>
      <w:r w:rsidRPr="00032F05">
        <w:rPr>
          <w:rFonts w:ascii="Courier New" w:hAnsi="Courier New"/>
        </w:rPr>
        <w:t>+CGSN</w:t>
      </w:r>
      <w:r>
        <w:rPr>
          <w:rFonts w:ascii="Courier New" w:hAnsi="Courier New"/>
        </w:rPr>
        <w:t>[=&lt;snt&gt;]</w:t>
      </w:r>
    </w:p>
  </w:comment>
  <w:comment w:id="1878" w:author="Julien Klein" w:date="2018-06-19T10:54:00Z" w:initials="JK">
    <w:p w14:paraId="3F08F32D" w14:textId="0DAFF601" w:rsidR="00AF18B7" w:rsidRDefault="00AF18B7">
      <w:pPr>
        <w:pStyle w:val="CommentText"/>
      </w:pPr>
      <w:r>
        <w:rPr>
          <w:rStyle w:val="CommentReference"/>
        </w:rPr>
        <w:annotationRef/>
      </w:r>
      <w:r>
        <w:t>AT+KGSN is not documented</w:t>
      </w:r>
    </w:p>
  </w:comment>
  <w:comment w:id="1879" w:author="Odile Van Cauwenberge" w:date="2018-06-19T15:57:00Z" w:initials="OVC">
    <w:p w14:paraId="6D512B0D" w14:textId="4C77C184" w:rsidR="00AF18B7" w:rsidRDefault="00AF18B7">
      <w:pPr>
        <w:pStyle w:val="CommentText"/>
      </w:pPr>
      <w:r>
        <w:rPr>
          <w:rStyle w:val="CommentReference"/>
        </w:rPr>
        <w:annotationRef/>
      </w:r>
      <w:r>
        <w:t xml:space="preserve">Yes </w:t>
      </w:r>
      <w:r w:rsidRPr="002379A8">
        <w:t>HL78xx-KGSN-IFS.docx</w:t>
      </w:r>
      <w:r>
        <w:t xml:space="preserve"> content should be added</w:t>
      </w:r>
    </w:p>
  </w:comment>
  <w:comment w:id="1926" w:author="Elaine Baricante [2]" w:date="2018-07-09T15:41:00Z" w:initials="EB">
    <w:p w14:paraId="038AE84A" w14:textId="5A847225" w:rsidR="00AF18B7" w:rsidRDefault="00AF18B7">
      <w:pPr>
        <w:pStyle w:val="CommentText"/>
      </w:pPr>
      <w:r>
        <w:rPr>
          <w:rStyle w:val="CommentReference"/>
        </w:rPr>
        <w:annotationRef/>
      </w:r>
      <w:r w:rsidRPr="002F3C41">
        <w:t>From ARoche 20180704</w:t>
      </w:r>
    </w:p>
  </w:comment>
  <w:comment w:id="1927" w:author="Sevan Sirapian" w:date="2018-09-17T16:32:00Z" w:initials="SS">
    <w:p w14:paraId="5F26DE16" w14:textId="467DA6FC" w:rsidR="00AF18B7" w:rsidRDefault="00AF18B7">
      <w:pPr>
        <w:pStyle w:val="CommentText"/>
      </w:pPr>
      <w:r>
        <w:rPr>
          <w:rStyle w:val="CommentReference"/>
        </w:rPr>
        <w:annotationRef/>
      </w:r>
      <w:hyperlink r:id="rId12" w:history="1">
        <w:r>
          <w:rPr>
            <w:rStyle w:val="Hyperlink"/>
            <w:rFonts w:eastAsia="SimSun"/>
          </w:rPr>
          <w:t>OEMTP-1891</w:t>
        </w:r>
      </w:hyperlink>
    </w:p>
  </w:comment>
  <w:comment w:id="1932" w:author="Sevan Sirapian [2]" w:date="2018-11-23T15:47:00Z" w:initials="SS">
    <w:p w14:paraId="2EA91EB6" w14:textId="020DD32F" w:rsidR="00AF18B7" w:rsidRDefault="00AF18B7">
      <w:pPr>
        <w:pStyle w:val="CommentText"/>
      </w:pPr>
      <w:r>
        <w:rPr>
          <w:rStyle w:val="CommentReference"/>
        </w:rPr>
        <w:annotationRef/>
      </w:r>
      <w:hyperlink r:id="rId13" w:history="1">
        <w:r>
          <w:rPr>
            <w:rStyle w:val="Hyperlink"/>
            <w:rFonts w:eastAsia="SimSun"/>
          </w:rPr>
          <w:t>OEMTP-1788</w:t>
        </w:r>
      </w:hyperlink>
    </w:p>
  </w:comment>
  <w:comment w:id="1993" w:author="Julien Klein" w:date="2018-06-19T10:54:00Z" w:initials="JK">
    <w:p w14:paraId="04449F61" w14:textId="347E89E2" w:rsidR="00AF18B7" w:rsidRDefault="00AF18B7">
      <w:pPr>
        <w:pStyle w:val="CommentText"/>
      </w:pPr>
      <w:r>
        <w:rPr>
          <w:rStyle w:val="CommentReference"/>
        </w:rPr>
        <w:annotationRef/>
      </w:r>
      <w:r>
        <w:t>AT+KGSN is not documented</w:t>
      </w:r>
    </w:p>
  </w:comment>
  <w:comment w:id="2318" w:author="Sevan Sirapian [2]" w:date="2018-10-23T15:38:00Z" w:initials="SS">
    <w:p w14:paraId="5A6D48CB" w14:textId="77777777" w:rsidR="00AF18B7" w:rsidRDefault="00AF18B7" w:rsidP="00D54534">
      <w:pPr>
        <w:pStyle w:val="CommentText"/>
      </w:pPr>
      <w:r>
        <w:rPr>
          <w:rStyle w:val="CommentReference"/>
        </w:rPr>
        <w:annotationRef/>
      </w:r>
      <w:hyperlink r:id="rId14" w:history="1">
        <w:r>
          <w:rPr>
            <w:rStyle w:val="Hyperlink"/>
            <w:rFonts w:eastAsia="SimSun"/>
          </w:rPr>
          <w:t>OEMTP-1912</w:t>
        </w:r>
      </w:hyperlink>
      <w:r>
        <w:t xml:space="preserve"> </w:t>
      </w:r>
      <w:hyperlink r:id="rId15" w:history="1">
        <w:r>
          <w:rPr>
            <w:rStyle w:val="Hyperlink"/>
            <w:rFonts w:eastAsia="SimSun"/>
          </w:rPr>
          <w:t>OEMTP-1916</w:t>
        </w:r>
      </w:hyperlink>
    </w:p>
  </w:comment>
  <w:comment w:id="2319" w:author="Sevan Sirapian [2]" w:date="2018-11-13T11:47:00Z" w:initials="SS">
    <w:p w14:paraId="679B5019" w14:textId="3D646951" w:rsidR="00AF18B7" w:rsidRDefault="00AF18B7">
      <w:pPr>
        <w:pStyle w:val="CommentText"/>
      </w:pPr>
      <w:r>
        <w:rPr>
          <w:rStyle w:val="CommentReference"/>
        </w:rPr>
        <w:annotationRef/>
      </w:r>
      <w:hyperlink r:id="rId16" w:history="1">
        <w:r>
          <w:rPr>
            <w:rStyle w:val="Hyperlink"/>
            <w:rFonts w:eastAsia="SimSun"/>
          </w:rPr>
          <w:t>OEMTP-1912</w:t>
        </w:r>
      </w:hyperlink>
    </w:p>
  </w:comment>
  <w:comment w:id="2329" w:author="Sevan Sirapian [2]" w:date="2018-10-23T15:32:00Z" w:initials="SS">
    <w:p w14:paraId="66FB433E" w14:textId="2AF9C2A4" w:rsidR="00AF18B7" w:rsidRDefault="00AF18B7">
      <w:pPr>
        <w:pStyle w:val="CommentText"/>
      </w:pPr>
      <w:r>
        <w:rPr>
          <w:rStyle w:val="CommentReference"/>
        </w:rPr>
        <w:annotationRef/>
      </w:r>
      <w:hyperlink r:id="rId17" w:history="1">
        <w:r>
          <w:rPr>
            <w:rStyle w:val="Hyperlink"/>
            <w:rFonts w:eastAsia="SimSun"/>
          </w:rPr>
          <w:t>OEMTP-1978</w:t>
        </w:r>
      </w:hyperlink>
    </w:p>
  </w:comment>
  <w:comment w:id="2347" w:author="Sevan Sirapian [2]" w:date="2018-10-23T15:17:00Z" w:initials="SS">
    <w:p w14:paraId="7E4DC0B1" w14:textId="25D3DC9B" w:rsidR="00AF18B7" w:rsidRDefault="00AF18B7">
      <w:pPr>
        <w:pStyle w:val="CommentText"/>
      </w:pPr>
      <w:r>
        <w:rPr>
          <w:rStyle w:val="CommentReference"/>
        </w:rPr>
        <w:annotationRef/>
      </w:r>
      <w:hyperlink r:id="rId18" w:history="1">
        <w:r>
          <w:rPr>
            <w:rStyle w:val="Hyperlink"/>
            <w:rFonts w:eastAsia="SimSun"/>
          </w:rPr>
          <w:t>OEMTP-1825</w:t>
        </w:r>
      </w:hyperlink>
    </w:p>
  </w:comment>
  <w:comment w:id="2427" w:author="Sevan Sirapian [2]" w:date="2018-11-22T12:05:00Z" w:initials="SS">
    <w:p w14:paraId="62E9BC2E" w14:textId="1D747C39" w:rsidR="00AF18B7" w:rsidRDefault="00AF18B7">
      <w:pPr>
        <w:pStyle w:val="CommentText"/>
      </w:pPr>
      <w:r>
        <w:rPr>
          <w:rStyle w:val="CommentReference"/>
        </w:rPr>
        <w:annotationRef/>
      </w:r>
      <w:hyperlink r:id="rId19" w:history="1">
        <w:r>
          <w:rPr>
            <w:rStyle w:val="Hyperlink"/>
            <w:rFonts w:eastAsia="SimSun"/>
          </w:rPr>
          <w:t>OEMTP-1964</w:t>
        </w:r>
      </w:hyperlink>
    </w:p>
  </w:comment>
  <w:comment w:id="2535" w:author="Sevan Sirapian [2]" w:date="2018-10-23T17:41:00Z" w:initials="SS">
    <w:p w14:paraId="6FFF9725" w14:textId="066A94E0" w:rsidR="00AF18B7" w:rsidRDefault="00AF18B7">
      <w:pPr>
        <w:pStyle w:val="CommentText"/>
      </w:pPr>
      <w:r>
        <w:rPr>
          <w:rStyle w:val="CommentReference"/>
        </w:rPr>
        <w:annotationRef/>
      </w:r>
      <w:hyperlink r:id="rId20" w:history="1">
        <w:r>
          <w:rPr>
            <w:rStyle w:val="Hyperlink"/>
            <w:rFonts w:eastAsia="SimSun"/>
          </w:rPr>
          <w:t>OEMTP-1878</w:t>
        </w:r>
      </w:hyperlink>
    </w:p>
  </w:comment>
  <w:comment w:id="2556" w:author="Sevan Sirapian" w:date="2018-09-10T17:40:00Z" w:initials="SS">
    <w:p w14:paraId="433822CC" w14:textId="7B258A77" w:rsidR="00AF18B7" w:rsidRDefault="00AF18B7">
      <w:pPr>
        <w:pStyle w:val="CommentText"/>
      </w:pPr>
      <w:r>
        <w:rPr>
          <w:rStyle w:val="CommentReference"/>
        </w:rPr>
        <w:annotationRef/>
      </w:r>
      <w:hyperlink r:id="rId21" w:history="1">
        <w:r>
          <w:rPr>
            <w:rStyle w:val="Hyperlink"/>
            <w:rFonts w:eastAsia="SimSun"/>
          </w:rPr>
          <w:t>OEMTP-1779</w:t>
        </w:r>
      </w:hyperlink>
    </w:p>
  </w:comment>
  <w:comment w:id="2603" w:author="Sevan Sirapian [2]" w:date="2018-11-22T16:04:00Z" w:initials="SS">
    <w:p w14:paraId="17147B00" w14:textId="7CA8903C" w:rsidR="00AF18B7" w:rsidRDefault="00AF18B7">
      <w:pPr>
        <w:pStyle w:val="CommentText"/>
      </w:pPr>
      <w:r>
        <w:rPr>
          <w:rStyle w:val="CommentReference"/>
        </w:rPr>
        <w:annotationRef/>
      </w:r>
      <w:hyperlink r:id="rId22" w:history="1">
        <w:r>
          <w:rPr>
            <w:rStyle w:val="Hyperlink"/>
            <w:rFonts w:eastAsia="SimSun"/>
          </w:rPr>
          <w:t>OEMTP-1991</w:t>
        </w:r>
      </w:hyperlink>
    </w:p>
  </w:comment>
  <w:comment w:id="2611" w:author="Sevan Sirapian [2]" w:date="2018-11-14T12:26:00Z" w:initials="SS">
    <w:p w14:paraId="5CC0B86B" w14:textId="35CB8CE7" w:rsidR="00AF18B7" w:rsidRDefault="00AF18B7">
      <w:pPr>
        <w:pStyle w:val="CommentText"/>
      </w:pPr>
      <w:r>
        <w:rPr>
          <w:rStyle w:val="CommentReference"/>
        </w:rPr>
        <w:annotationRef/>
      </w:r>
      <w:hyperlink r:id="rId23" w:history="1">
        <w:r>
          <w:rPr>
            <w:rStyle w:val="Hyperlink"/>
            <w:rFonts w:eastAsia="SimSun"/>
          </w:rPr>
          <w:t>OEMTP-1783</w:t>
        </w:r>
      </w:hyperlink>
    </w:p>
  </w:comment>
  <w:comment w:id="2693" w:author="Sevan Sirapian [2]" w:date="2018-11-20T17:26:00Z" w:initials="SS">
    <w:p w14:paraId="4A3E13F2" w14:textId="35E48D67" w:rsidR="00AF18B7" w:rsidRDefault="00AF18B7">
      <w:pPr>
        <w:pStyle w:val="CommentText"/>
      </w:pPr>
      <w:r>
        <w:rPr>
          <w:rStyle w:val="CommentReference"/>
        </w:rPr>
        <w:annotationRef/>
      </w:r>
      <w:hyperlink r:id="rId24" w:history="1">
        <w:r>
          <w:rPr>
            <w:rStyle w:val="Hyperlink"/>
            <w:rFonts w:eastAsia="SimSun"/>
          </w:rPr>
          <w:t>OEMTP-1989</w:t>
        </w:r>
      </w:hyperlink>
    </w:p>
  </w:comment>
  <w:comment w:id="2711" w:author="Sevan Sirapian" w:date="2018-10-08T14:49:00Z" w:initials="SS">
    <w:p w14:paraId="1E0A3B7D" w14:textId="5625337A" w:rsidR="00AF18B7" w:rsidRDefault="00AF18B7">
      <w:pPr>
        <w:pStyle w:val="CommentText"/>
      </w:pPr>
      <w:r>
        <w:rPr>
          <w:rStyle w:val="CommentReference"/>
        </w:rPr>
        <w:annotationRef/>
      </w:r>
      <w:r>
        <w:t>OEMTP-1822</w:t>
      </w:r>
    </w:p>
  </w:comment>
  <w:comment w:id="2795" w:author="Elaine Baricante [2]" w:date="2018-07-09T15:41:00Z" w:initials="EB">
    <w:p w14:paraId="17761E94" w14:textId="0A1282F3" w:rsidR="00AF18B7" w:rsidRDefault="00AF18B7">
      <w:pPr>
        <w:pStyle w:val="CommentText"/>
      </w:pPr>
      <w:r>
        <w:rPr>
          <w:rStyle w:val="CommentReference"/>
        </w:rPr>
        <w:annotationRef/>
      </w:r>
      <w:r w:rsidRPr="002F3C41">
        <w:t>From ARoche 20180704</w:t>
      </w:r>
    </w:p>
  </w:comment>
  <w:comment w:id="2800" w:author="Sevan Sirapian" w:date="2018-10-22T11:06:00Z" w:initials="SS">
    <w:p w14:paraId="7894BAEE" w14:textId="13C36893" w:rsidR="00AF18B7" w:rsidRDefault="00AF18B7">
      <w:pPr>
        <w:pStyle w:val="CommentText"/>
      </w:pPr>
      <w:r>
        <w:rPr>
          <w:rStyle w:val="CommentReference"/>
        </w:rPr>
        <w:annotationRef/>
      </w:r>
      <w:hyperlink r:id="rId25" w:history="1">
        <w:r>
          <w:rPr>
            <w:rStyle w:val="Hyperlink"/>
            <w:rFonts w:eastAsia="SimSun"/>
          </w:rPr>
          <w:t>OEMTP-1870</w:t>
        </w:r>
      </w:hyperlink>
    </w:p>
  </w:comment>
  <w:comment w:id="2995" w:author="Sevan Sirapian [2]" w:date="2018-10-17T11:15:00Z" w:initials="SS">
    <w:p w14:paraId="41652271" w14:textId="0518560E" w:rsidR="00AF18B7" w:rsidRDefault="00AF18B7">
      <w:pPr>
        <w:pStyle w:val="CommentText"/>
      </w:pPr>
      <w:r>
        <w:rPr>
          <w:rStyle w:val="CommentReference"/>
        </w:rPr>
        <w:annotationRef/>
      </w:r>
      <w:hyperlink r:id="rId26" w:history="1">
        <w:r>
          <w:rPr>
            <w:rStyle w:val="Hyperlink"/>
            <w:rFonts w:eastAsia="SimSun"/>
          </w:rPr>
          <w:t>OEMTP-1892</w:t>
        </w:r>
      </w:hyperlink>
    </w:p>
  </w:comment>
  <w:comment w:id="3000" w:author="Elaine Baricante [2]" w:date="2018-07-09T15:41:00Z" w:initials="EB">
    <w:p w14:paraId="640C2B07" w14:textId="2D866D06" w:rsidR="00AF18B7" w:rsidRDefault="00AF18B7">
      <w:pPr>
        <w:pStyle w:val="CommentText"/>
      </w:pPr>
      <w:r>
        <w:rPr>
          <w:rStyle w:val="CommentReference"/>
        </w:rPr>
        <w:annotationRef/>
      </w:r>
      <w:r w:rsidRPr="002F3C41">
        <w:t>From ARoche 20180704</w:t>
      </w:r>
    </w:p>
  </w:comment>
  <w:comment w:id="3004" w:author="Sevan Sirapian [2]" w:date="2018-11-23T17:05:00Z" w:initials="SS">
    <w:p w14:paraId="7FCD72DA" w14:textId="637AC254" w:rsidR="00AF18B7" w:rsidRDefault="00AF18B7">
      <w:pPr>
        <w:pStyle w:val="CommentText"/>
      </w:pPr>
      <w:r>
        <w:rPr>
          <w:rStyle w:val="CommentReference"/>
        </w:rPr>
        <w:annotationRef/>
      </w:r>
      <w:hyperlink r:id="rId27" w:history="1">
        <w:r>
          <w:rPr>
            <w:rStyle w:val="Hyperlink"/>
            <w:rFonts w:eastAsia="SimSun"/>
          </w:rPr>
          <w:t>OEMTP-1880</w:t>
        </w:r>
      </w:hyperlink>
    </w:p>
  </w:comment>
  <w:comment w:id="3013" w:author="Odile Van Cauwenberge" w:date="2018-06-19T16:11:00Z" w:initials="OVC">
    <w:p w14:paraId="0A7BD315" w14:textId="77777777" w:rsidR="00AF18B7" w:rsidRDefault="00AF18B7">
      <w:pPr>
        <w:pStyle w:val="CommentText"/>
      </w:pPr>
      <w:r>
        <w:rPr>
          <w:rStyle w:val="CommentReference"/>
        </w:rPr>
        <w:annotationRef/>
      </w:r>
      <w:r>
        <w:t>Add:</w:t>
      </w:r>
    </w:p>
    <w:p w14:paraId="621C1594" w14:textId="2B527C45" w:rsidR="00AF18B7" w:rsidRDefault="00AF18B7">
      <w:pPr>
        <w:pStyle w:val="CommentText"/>
      </w:pPr>
      <w:r>
        <w:rPr>
          <w:rFonts w:ascii="Courier New" w:hAnsi="Courier New"/>
        </w:rPr>
        <w:t>+CEDRXP</w:t>
      </w:r>
      <w:r w:rsidRPr="00032F05">
        <w:rPr>
          <w:rFonts w:ascii="Courier New" w:hAnsi="Courier New"/>
        </w:rPr>
        <w:t>:</w:t>
      </w:r>
      <w:r>
        <w:rPr>
          <w:rFonts w:ascii="Courier New" w:hAnsi="Courier New"/>
        </w:rPr>
        <w:t> &lt;AcT-type&gt;[,</w:t>
      </w:r>
      <w:r>
        <w:rPr>
          <w:rFonts w:ascii="Courier New" w:hAnsi="Courier New" w:cs="Courier New"/>
        </w:rPr>
        <w:t>&lt;Requested_</w:t>
      </w:r>
      <w:r>
        <w:rPr>
          <w:rFonts w:ascii="Courier New" w:hAnsi="Courier New"/>
        </w:rPr>
        <w:t>eDRX_value</w:t>
      </w:r>
      <w:r>
        <w:rPr>
          <w:rFonts w:ascii="Courier New" w:hAnsi="Courier New" w:cs="Courier New"/>
        </w:rPr>
        <w:t>&gt;[,&lt;NW-provided_</w:t>
      </w:r>
      <w:r>
        <w:rPr>
          <w:rFonts w:ascii="Courier New" w:hAnsi="Courier New"/>
        </w:rPr>
        <w:t>eDRX_value</w:t>
      </w:r>
      <w:r>
        <w:rPr>
          <w:rFonts w:ascii="Courier New" w:hAnsi="Courier New" w:cs="Courier New"/>
        </w:rPr>
        <w:t>&gt;[,</w:t>
      </w:r>
      <w:r>
        <w:rPr>
          <w:rFonts w:ascii="Courier New" w:hAnsi="Courier New"/>
        </w:rPr>
        <w:t>&lt;Paging_time_window</w:t>
      </w:r>
      <w:r w:rsidRPr="00032F05">
        <w:rPr>
          <w:rFonts w:ascii="Courier New" w:hAnsi="Courier New"/>
        </w:rPr>
        <w:t>&gt;</w:t>
      </w:r>
      <w:r>
        <w:rPr>
          <w:rFonts w:ascii="Courier New" w:hAnsi="Courier New"/>
        </w:rPr>
        <w:t>]]]</w:t>
      </w:r>
    </w:p>
  </w:comment>
  <w:comment w:id="3021" w:author="Sevan Sirapian [2]" w:date="2018-11-23T17:09:00Z" w:initials="SS">
    <w:p w14:paraId="7BDD7E16" w14:textId="389FD485" w:rsidR="00AF18B7" w:rsidRDefault="00AF18B7">
      <w:pPr>
        <w:pStyle w:val="CommentText"/>
      </w:pPr>
      <w:r>
        <w:rPr>
          <w:rStyle w:val="CommentReference"/>
        </w:rPr>
        <w:annotationRef/>
      </w:r>
      <w:r w:rsidRPr="008719D7">
        <w:t>OEMTP-1880</w:t>
      </w:r>
    </w:p>
  </w:comment>
  <w:comment w:id="3036" w:author="Julien Klein" w:date="2018-06-19T10:49:00Z" w:initials="JK">
    <w:p w14:paraId="111EE5EC" w14:textId="52B8E7DF" w:rsidR="00AF18B7" w:rsidRDefault="00AF18B7">
      <w:pPr>
        <w:pStyle w:val="CommentText"/>
      </w:pPr>
      <w:r>
        <w:rPr>
          <w:rStyle w:val="CommentReference"/>
        </w:rPr>
        <w:annotationRef/>
      </w:r>
      <w:r>
        <w:t>Only value 4 is available on 1.4.3</w:t>
      </w:r>
    </w:p>
  </w:comment>
  <w:comment w:id="3037" w:author="Sevan Sirapian [2]" w:date="2018-11-23T16:52:00Z" w:initials="SS">
    <w:p w14:paraId="173B902C" w14:textId="68614F33" w:rsidR="00AF18B7" w:rsidRDefault="00AF18B7">
      <w:pPr>
        <w:pStyle w:val="CommentText"/>
      </w:pPr>
      <w:r>
        <w:rPr>
          <w:rStyle w:val="CommentReference"/>
        </w:rPr>
        <w:annotationRef/>
      </w:r>
      <w:r w:rsidRPr="008719D7">
        <w:t>OEMTP-1880</w:t>
      </w:r>
    </w:p>
  </w:comment>
  <w:comment w:id="3049" w:author="Sevan Sirapian [2]" w:date="2018-10-17T11:43:00Z" w:initials="SS">
    <w:p w14:paraId="682318AC" w14:textId="39F073C6" w:rsidR="00AF18B7" w:rsidRDefault="00AF18B7">
      <w:pPr>
        <w:pStyle w:val="CommentText"/>
      </w:pPr>
      <w:r>
        <w:rPr>
          <w:rStyle w:val="CommentReference"/>
        </w:rPr>
        <w:annotationRef/>
      </w:r>
      <w:hyperlink r:id="rId28" w:history="1">
        <w:r>
          <w:rPr>
            <w:rStyle w:val="Hyperlink"/>
            <w:rFonts w:eastAsia="SimSun"/>
          </w:rPr>
          <w:t>OEMTP-1881</w:t>
        </w:r>
      </w:hyperlink>
    </w:p>
  </w:comment>
  <w:comment w:id="3053" w:author="Julien Klein" w:date="2018-06-19T10:50:00Z" w:initials="JK">
    <w:p w14:paraId="6C5D4B3F" w14:textId="6EBEAD03" w:rsidR="00AF18B7" w:rsidRDefault="00AF18B7">
      <w:pPr>
        <w:pStyle w:val="CommentText"/>
      </w:pPr>
      <w:r>
        <w:rPr>
          <w:rStyle w:val="CommentReference"/>
        </w:rPr>
        <w:annotationRef/>
      </w:r>
      <w:r>
        <w:t>On 1.4.3, oly 99 is available</w:t>
      </w:r>
    </w:p>
  </w:comment>
  <w:comment w:id="3054" w:author="Julien Klein" w:date="2018-06-19T10:51:00Z" w:initials="JK">
    <w:p w14:paraId="52F4812D" w14:textId="63F427E3" w:rsidR="00AF18B7" w:rsidRDefault="00AF18B7">
      <w:pPr>
        <w:pStyle w:val="CommentText"/>
      </w:pPr>
      <w:r>
        <w:rPr>
          <w:rStyle w:val="CommentReference"/>
        </w:rPr>
        <w:annotationRef/>
      </w:r>
      <w:r>
        <w:t>On 1.4.3, oly 99 is available</w:t>
      </w:r>
    </w:p>
  </w:comment>
  <w:comment w:id="3055" w:author="Julien Klein" w:date="2018-06-19T10:51:00Z" w:initials="JK">
    <w:p w14:paraId="5E16F07D" w14:textId="1BE929F4" w:rsidR="00AF18B7" w:rsidRDefault="00AF18B7">
      <w:pPr>
        <w:pStyle w:val="CommentText"/>
      </w:pPr>
      <w:r>
        <w:rPr>
          <w:rStyle w:val="CommentReference"/>
        </w:rPr>
        <w:annotationRef/>
      </w:r>
      <w:r>
        <w:t>On 1.4.3, oly 255 is available</w:t>
      </w:r>
    </w:p>
  </w:comment>
  <w:comment w:id="3071" w:author="Julien Klein" w:date="2018-06-19T10:51:00Z" w:initials="JK">
    <w:p w14:paraId="0EDF7827" w14:textId="2EAB3C1C" w:rsidR="00AF18B7" w:rsidRDefault="00AF18B7">
      <w:pPr>
        <w:pStyle w:val="CommentText"/>
      </w:pPr>
      <w:r>
        <w:rPr>
          <w:rStyle w:val="CommentReference"/>
        </w:rPr>
        <w:annotationRef/>
      </w:r>
      <w:r>
        <w:t>On 1.4.3, oly 255  is available</w:t>
      </w:r>
    </w:p>
  </w:comment>
  <w:comment w:id="3056" w:author="Sevan Sirapian [2]" w:date="2018-11-13T14:37:00Z" w:initials="SS">
    <w:p w14:paraId="41B34248" w14:textId="7161EEC4" w:rsidR="00AF18B7" w:rsidRDefault="00AF18B7" w:rsidP="005B3775">
      <w:pPr>
        <w:spacing w:before="100" w:beforeAutospacing="1" w:after="100" w:afterAutospacing="1"/>
      </w:pPr>
      <w:r>
        <w:rPr>
          <w:rStyle w:val="CommentReference"/>
        </w:rPr>
        <w:annotationRef/>
      </w:r>
      <w:hyperlink r:id="rId29" w:history="1">
        <w:r>
          <w:rPr>
            <w:rStyle w:val="Hyperlink"/>
            <w:rFonts w:eastAsia="SimSun"/>
          </w:rPr>
          <w:t>OEMTP-1938</w:t>
        </w:r>
      </w:hyperlink>
    </w:p>
  </w:comment>
  <w:comment w:id="3172" w:author="Sevan Sirapian" w:date="2018-09-19T11:27:00Z" w:initials="SS">
    <w:p w14:paraId="01E1818C" w14:textId="7004215A" w:rsidR="00AF18B7" w:rsidRDefault="00AF18B7">
      <w:pPr>
        <w:pStyle w:val="CommentText"/>
      </w:pPr>
      <w:r>
        <w:rPr>
          <w:rStyle w:val="CommentReference"/>
        </w:rPr>
        <w:annotationRef/>
      </w:r>
      <w:r>
        <w:t>OEMTP-1882</w:t>
      </w:r>
    </w:p>
  </w:comment>
  <w:comment w:id="3175" w:author="Elaine Baricante [2]" w:date="2018-10-02T10:57:00Z" w:initials="EB">
    <w:p w14:paraId="3A7990C9" w14:textId="0CFDAC13" w:rsidR="00AF18B7" w:rsidRDefault="00AF18B7">
      <w:pPr>
        <w:pStyle w:val="CommentText"/>
      </w:pPr>
      <w:r>
        <w:rPr>
          <w:rStyle w:val="CommentReference"/>
        </w:rPr>
        <w:annotationRef/>
      </w:r>
      <w:r w:rsidRPr="0054081D">
        <w:t>OEMTP-1927</w:t>
      </w:r>
    </w:p>
  </w:comment>
  <w:comment w:id="3187" w:author="Sevan Sirapian [2]" w:date="2018-11-14T11:24:00Z" w:initials="SS">
    <w:p w14:paraId="27A68F92" w14:textId="0829A776" w:rsidR="00AF18B7" w:rsidRDefault="00AF18B7">
      <w:pPr>
        <w:pStyle w:val="CommentText"/>
      </w:pPr>
      <w:r>
        <w:rPr>
          <w:rStyle w:val="CommentReference"/>
        </w:rPr>
        <w:annotationRef/>
      </w:r>
      <w:hyperlink r:id="rId30" w:history="1">
        <w:r>
          <w:rPr>
            <w:rStyle w:val="Hyperlink"/>
            <w:rFonts w:eastAsia="SimSun"/>
          </w:rPr>
          <w:t>OEMTP-1975</w:t>
        </w:r>
      </w:hyperlink>
    </w:p>
  </w:comment>
  <w:comment w:id="3241" w:author="Sevan Sirapian" w:date="2018-09-19T11:39:00Z" w:initials="SS">
    <w:p w14:paraId="3990D4EA" w14:textId="3DAC0CB4" w:rsidR="00AF18B7" w:rsidRDefault="00AF18B7">
      <w:pPr>
        <w:pStyle w:val="CommentText"/>
      </w:pPr>
      <w:r>
        <w:rPr>
          <w:rStyle w:val="CommentReference"/>
        </w:rPr>
        <w:annotationRef/>
      </w:r>
      <w:r>
        <w:t>OEMTP-1882</w:t>
      </w:r>
    </w:p>
  </w:comment>
  <w:comment w:id="3435" w:author="Sevan Sirapian [2]" w:date="2018-11-14T11:49:00Z" w:initials="SS">
    <w:p w14:paraId="0F25CB1A" w14:textId="13DBB98B" w:rsidR="00AF18B7" w:rsidRDefault="00AF18B7">
      <w:pPr>
        <w:pStyle w:val="CommentText"/>
      </w:pPr>
      <w:r>
        <w:rPr>
          <w:rStyle w:val="CommentReference"/>
        </w:rPr>
        <w:annotationRef/>
      </w:r>
      <w:hyperlink r:id="rId31" w:history="1">
        <w:r>
          <w:rPr>
            <w:rStyle w:val="Hyperlink"/>
            <w:rFonts w:eastAsia="SimSun"/>
          </w:rPr>
          <w:t>OEMTP-1975</w:t>
        </w:r>
      </w:hyperlink>
    </w:p>
  </w:comment>
  <w:comment w:id="3439" w:author="Sevan Sirapian" w:date="2018-09-19T12:12:00Z" w:initials="SS">
    <w:p w14:paraId="176EBB9E" w14:textId="21645144" w:rsidR="00AF18B7" w:rsidRDefault="00AF18B7">
      <w:pPr>
        <w:pStyle w:val="CommentText"/>
      </w:pPr>
      <w:r>
        <w:rPr>
          <w:rStyle w:val="CommentReference"/>
        </w:rPr>
        <w:annotationRef/>
      </w:r>
      <w:hyperlink r:id="rId32" w:history="1">
        <w:r>
          <w:rPr>
            <w:rStyle w:val="Hyperlink"/>
            <w:rFonts w:eastAsia="SimSun"/>
          </w:rPr>
          <w:t>OEMTP-1812</w:t>
        </w:r>
      </w:hyperlink>
    </w:p>
  </w:comment>
  <w:comment w:id="3442" w:author="Sevan Sirapian [2]" w:date="2018-11-14T11:50:00Z" w:initials="SS">
    <w:p w14:paraId="0E9A09F3" w14:textId="3136F839" w:rsidR="00AF18B7" w:rsidRDefault="00AF18B7">
      <w:pPr>
        <w:pStyle w:val="CommentText"/>
      </w:pPr>
      <w:r>
        <w:rPr>
          <w:rStyle w:val="CommentReference"/>
        </w:rPr>
        <w:annotationRef/>
      </w:r>
      <w:hyperlink r:id="rId33" w:history="1">
        <w:r>
          <w:rPr>
            <w:rStyle w:val="Hyperlink"/>
            <w:rFonts w:eastAsia="SimSun"/>
          </w:rPr>
          <w:t>OEMTP-1975</w:t>
        </w:r>
      </w:hyperlink>
    </w:p>
  </w:comment>
  <w:comment w:id="3484" w:author="Sevan Sirapian [2]" w:date="2018-11-14T11:55:00Z" w:initials="SS">
    <w:p w14:paraId="163BA353" w14:textId="51188A36" w:rsidR="00AF18B7" w:rsidRDefault="00AF18B7">
      <w:pPr>
        <w:pStyle w:val="CommentText"/>
      </w:pPr>
      <w:r>
        <w:rPr>
          <w:rStyle w:val="CommentReference"/>
        </w:rPr>
        <w:annotationRef/>
      </w:r>
      <w:hyperlink r:id="rId34" w:history="1">
        <w:r>
          <w:rPr>
            <w:rStyle w:val="Hyperlink"/>
            <w:rFonts w:eastAsia="SimSun"/>
          </w:rPr>
          <w:t>OEMTP-1975</w:t>
        </w:r>
      </w:hyperlink>
    </w:p>
  </w:comment>
  <w:comment w:id="3493" w:author="Sevan Sirapian" w:date="2018-09-19T12:16:00Z" w:initials="SS">
    <w:p w14:paraId="0C852041" w14:textId="43E2A8C4" w:rsidR="00AF18B7" w:rsidRDefault="00AF18B7">
      <w:pPr>
        <w:pStyle w:val="CommentText"/>
      </w:pPr>
      <w:r>
        <w:rPr>
          <w:rStyle w:val="CommentReference"/>
        </w:rPr>
        <w:annotationRef/>
      </w:r>
      <w:hyperlink r:id="rId35" w:history="1">
        <w:r>
          <w:rPr>
            <w:rStyle w:val="Hyperlink"/>
            <w:rFonts w:eastAsia="SimSun"/>
          </w:rPr>
          <w:t>OEMTP-1812</w:t>
        </w:r>
      </w:hyperlink>
    </w:p>
  </w:comment>
  <w:comment w:id="3494" w:author="Sevan Sirapian" w:date="2018-09-19T12:16:00Z" w:initials="SS">
    <w:p w14:paraId="49945E29" w14:textId="081F6790" w:rsidR="00AF18B7" w:rsidRDefault="00AF18B7">
      <w:pPr>
        <w:pStyle w:val="CommentText"/>
      </w:pPr>
      <w:r>
        <w:rPr>
          <w:rStyle w:val="CommentReference"/>
        </w:rPr>
        <w:annotationRef/>
      </w:r>
      <w:hyperlink r:id="rId36" w:history="1">
        <w:r>
          <w:rPr>
            <w:rStyle w:val="Hyperlink"/>
            <w:rFonts w:eastAsia="SimSun"/>
          </w:rPr>
          <w:t>OEMTP-1812</w:t>
        </w:r>
      </w:hyperlink>
    </w:p>
  </w:comment>
  <w:comment w:id="3771" w:author="Elaine Baricante [2]" w:date="2018-07-09T15:41:00Z" w:initials="EB">
    <w:p w14:paraId="65B0CE01" w14:textId="0F0EC418" w:rsidR="00AF18B7" w:rsidRDefault="00AF18B7">
      <w:pPr>
        <w:pStyle w:val="CommentText"/>
      </w:pPr>
      <w:r>
        <w:rPr>
          <w:rStyle w:val="CommentReference"/>
        </w:rPr>
        <w:annotationRef/>
      </w:r>
      <w:r w:rsidRPr="002F3C41">
        <w:t>From ARoche 20180704</w:t>
      </w:r>
    </w:p>
  </w:comment>
  <w:comment w:id="3777" w:author="Yannick Hascoet" w:date="2018-09-17T11:44:00Z" w:initials="YH">
    <w:p w14:paraId="6C894FFB" w14:textId="46C09852" w:rsidR="00AF18B7" w:rsidRDefault="00AF18B7">
      <w:pPr>
        <w:pStyle w:val="CommentText"/>
      </w:pPr>
      <w:r>
        <w:rPr>
          <w:rStyle w:val="CommentReference"/>
        </w:rPr>
        <w:annotationRef/>
      </w:r>
      <w:r w:rsidRPr="00F01A12">
        <w:t>OEMTP-1876</w:t>
      </w:r>
    </w:p>
  </w:comment>
  <w:comment w:id="3800" w:author="Elaine Baricante [2]" w:date="2018-07-09T15:42:00Z" w:initials="EB">
    <w:p w14:paraId="56E6E073" w14:textId="0D0BA834" w:rsidR="00AF18B7" w:rsidRDefault="00AF18B7">
      <w:pPr>
        <w:pStyle w:val="CommentText"/>
      </w:pPr>
      <w:r>
        <w:rPr>
          <w:rStyle w:val="CommentReference"/>
        </w:rPr>
        <w:annotationRef/>
      </w:r>
      <w:r w:rsidRPr="002F3C41">
        <w:t>From ARoche 20180704</w:t>
      </w:r>
    </w:p>
  </w:comment>
  <w:comment w:id="3801" w:author="Yannick Hascoet" w:date="2018-09-17T11:46:00Z" w:initials="YH">
    <w:p w14:paraId="6F127982" w14:textId="71D87033" w:rsidR="00AF18B7" w:rsidRDefault="00AF18B7">
      <w:pPr>
        <w:pStyle w:val="CommentText"/>
      </w:pPr>
      <w:r>
        <w:rPr>
          <w:rStyle w:val="CommentReference"/>
        </w:rPr>
        <w:annotationRef/>
      </w:r>
      <w:r w:rsidRPr="00A26DFC">
        <w:t>OEMTP-1883</w:t>
      </w:r>
    </w:p>
  </w:comment>
  <w:comment w:id="3829" w:author="Elaine Baricante [2]" w:date="2018-07-09T15:42:00Z" w:initials="EB">
    <w:p w14:paraId="22533C87" w14:textId="7F892995" w:rsidR="00AF18B7" w:rsidRDefault="00AF18B7">
      <w:pPr>
        <w:pStyle w:val="CommentText"/>
      </w:pPr>
      <w:r>
        <w:rPr>
          <w:rStyle w:val="CommentReference"/>
        </w:rPr>
        <w:annotationRef/>
      </w:r>
      <w:r w:rsidRPr="002F3C41">
        <w:t>From ARoche 20180704</w:t>
      </w:r>
    </w:p>
  </w:comment>
  <w:comment w:id="3830" w:author="Sevan Sirapian" w:date="2018-10-09T15:14:00Z" w:initials="SS">
    <w:p w14:paraId="0BC2257C" w14:textId="5E750119" w:rsidR="00AF18B7" w:rsidRDefault="00AF18B7">
      <w:pPr>
        <w:pStyle w:val="CommentText"/>
      </w:pPr>
      <w:r>
        <w:rPr>
          <w:rStyle w:val="CommentReference"/>
        </w:rPr>
        <w:annotationRef/>
      </w:r>
      <w:hyperlink r:id="rId37" w:history="1">
        <w:r>
          <w:rPr>
            <w:rStyle w:val="Hyperlink"/>
            <w:rFonts w:eastAsia="SimSun"/>
          </w:rPr>
          <w:t>OEMTP-1949</w:t>
        </w:r>
      </w:hyperlink>
    </w:p>
  </w:comment>
  <w:comment w:id="3831" w:author="Yannick Hascoet" w:date="2018-09-17T11:38:00Z" w:initials="YH">
    <w:p w14:paraId="4026A67A" w14:textId="153635A8" w:rsidR="00AF18B7" w:rsidRDefault="00AF18B7">
      <w:pPr>
        <w:pStyle w:val="CommentText"/>
      </w:pPr>
      <w:r>
        <w:rPr>
          <w:rStyle w:val="CommentReference"/>
        </w:rPr>
        <w:annotationRef/>
      </w:r>
      <w:r w:rsidRPr="00622E36">
        <w:t>OEMTP-1888</w:t>
      </w:r>
    </w:p>
  </w:comment>
  <w:comment w:id="3953" w:author="Sevan Sirapian [2]" w:date="2018-11-21T23:02:00Z" w:initials="SS">
    <w:p w14:paraId="236C15B0" w14:textId="7445C9A9" w:rsidR="00AF18B7" w:rsidRDefault="00AF18B7">
      <w:pPr>
        <w:pStyle w:val="CommentText"/>
      </w:pPr>
      <w:r>
        <w:rPr>
          <w:rStyle w:val="CommentReference"/>
        </w:rPr>
        <w:annotationRef/>
      </w:r>
      <w:hyperlink r:id="rId38" w:history="1">
        <w:r>
          <w:rPr>
            <w:rStyle w:val="Hyperlink"/>
            <w:rFonts w:eastAsia="SimSun"/>
          </w:rPr>
          <w:t>OEMTP-2025</w:t>
        </w:r>
      </w:hyperlink>
    </w:p>
  </w:comment>
  <w:comment w:id="3979" w:author="Sevan Sirapian [2]" w:date="2018-10-15T17:04:00Z" w:initials="SS">
    <w:p w14:paraId="75880320" w14:textId="55A88653" w:rsidR="00AF18B7" w:rsidRDefault="00AF18B7" w:rsidP="00C43CFA">
      <w:r>
        <w:rPr>
          <w:rStyle w:val="CommentReference"/>
        </w:rPr>
        <w:annotationRef/>
      </w:r>
      <w:hyperlink r:id="rId39" w:history="1">
        <w:r>
          <w:rPr>
            <w:rStyle w:val="Hyperlink"/>
            <w:rFonts w:eastAsia="SimSun"/>
          </w:rPr>
          <w:t>OEMTP-1945</w:t>
        </w:r>
      </w:hyperlink>
      <w:r>
        <w:t xml:space="preserve"> </w:t>
      </w:r>
      <w:r>
        <w:rPr>
          <w:rFonts w:hAnsi="Symbol"/>
        </w:rPr>
        <w:t xml:space="preserve">; </w:t>
      </w:r>
      <w:hyperlink r:id="rId40" w:history="1">
        <w:r>
          <w:rPr>
            <w:rStyle w:val="Hyperlink"/>
            <w:rFonts w:eastAsia="SimSun"/>
          </w:rPr>
          <w:t>OEMTP-1800</w:t>
        </w:r>
      </w:hyperlink>
    </w:p>
  </w:comment>
  <w:comment w:id="3982" w:author="Elaine Baricante [2]" w:date="2018-10-02T11:11:00Z" w:initials="EB">
    <w:p w14:paraId="67AEDAC8" w14:textId="1DADAA81" w:rsidR="00AF18B7" w:rsidRDefault="00AF18B7">
      <w:pPr>
        <w:pStyle w:val="CommentText"/>
      </w:pPr>
      <w:r>
        <w:rPr>
          <w:rStyle w:val="CommentReference"/>
        </w:rPr>
        <w:annotationRef/>
      </w:r>
      <w:r w:rsidRPr="00B130B9">
        <w:t>OEMTP-1922</w:t>
      </w:r>
    </w:p>
  </w:comment>
  <w:comment w:id="3983" w:author="Elaine Baricante [2]" w:date="2018-10-02T11:11:00Z" w:initials="EB">
    <w:p w14:paraId="238D98E9" w14:textId="704D4CDE" w:rsidR="00AF18B7" w:rsidRDefault="00AF18B7">
      <w:pPr>
        <w:pStyle w:val="CommentText"/>
      </w:pPr>
      <w:r>
        <w:rPr>
          <w:rStyle w:val="CommentReference"/>
        </w:rPr>
        <w:annotationRef/>
      </w:r>
      <w:r w:rsidRPr="00B130B9">
        <w:t>OEMTP-1922</w:t>
      </w:r>
    </w:p>
  </w:comment>
  <w:comment w:id="3992" w:author="Sevan Sirapian" w:date="2018-10-09T15:26:00Z" w:initials="SS">
    <w:p w14:paraId="6B3E3581" w14:textId="55BEA485" w:rsidR="00AF18B7" w:rsidRDefault="00AF18B7">
      <w:pPr>
        <w:pStyle w:val="CommentText"/>
      </w:pPr>
      <w:r>
        <w:rPr>
          <w:rStyle w:val="CommentReference"/>
        </w:rPr>
        <w:annotationRef/>
      </w:r>
      <w:r>
        <w:t>OEMTP-1950</w:t>
      </w:r>
    </w:p>
  </w:comment>
  <w:comment w:id="3993" w:author="Yannick Hascoet" w:date="2018-09-17T11:44:00Z" w:initials="YH">
    <w:p w14:paraId="3B598F29" w14:textId="77777777" w:rsidR="00AF18B7" w:rsidRDefault="00AF18B7" w:rsidP="006F6C7C">
      <w:pPr>
        <w:pStyle w:val="CommentText"/>
      </w:pPr>
      <w:r>
        <w:rPr>
          <w:rStyle w:val="CommentReference"/>
        </w:rPr>
        <w:annotationRef/>
      </w:r>
      <w:r w:rsidRPr="00F01A12">
        <w:t>OEMTP-1876</w:t>
      </w:r>
    </w:p>
  </w:comment>
  <w:comment w:id="4008" w:author="Sevan Sirapian" w:date="2018-09-07T11:09:00Z" w:initials="SS">
    <w:p w14:paraId="4D236807" w14:textId="5D072D5E" w:rsidR="00AF18B7" w:rsidRDefault="00AF18B7">
      <w:pPr>
        <w:pStyle w:val="CommentText"/>
      </w:pPr>
      <w:r>
        <w:rPr>
          <w:rStyle w:val="CommentReference"/>
        </w:rPr>
        <w:annotationRef/>
      </w:r>
      <w:hyperlink r:id="rId41" w:history="1">
        <w:r>
          <w:rPr>
            <w:rStyle w:val="Hyperlink"/>
            <w:rFonts w:eastAsia="SimSun"/>
          </w:rPr>
          <w:t>OEMTP-1838</w:t>
        </w:r>
      </w:hyperlink>
    </w:p>
  </w:comment>
  <w:comment w:id="4010" w:author="Elaine Baricante [2]" w:date="2018-10-02T10:55:00Z" w:initials="EB">
    <w:p w14:paraId="301D3474" w14:textId="27E3D28C" w:rsidR="00AF18B7" w:rsidRDefault="00AF18B7">
      <w:pPr>
        <w:pStyle w:val="CommentText"/>
      </w:pPr>
      <w:r>
        <w:rPr>
          <w:rStyle w:val="CommentReference"/>
        </w:rPr>
        <w:annotationRef/>
      </w:r>
      <w:r w:rsidRPr="0054081D">
        <w:t>OEMTP-1926</w:t>
      </w:r>
    </w:p>
  </w:comment>
  <w:comment w:id="4014" w:author="Sevan Sirapian [2]" w:date="2018-11-23T17:13:00Z" w:initials="SS">
    <w:p w14:paraId="627696A6" w14:textId="382A732E" w:rsidR="00AF18B7" w:rsidRDefault="00AF18B7">
      <w:pPr>
        <w:pStyle w:val="CommentText"/>
      </w:pPr>
      <w:r>
        <w:rPr>
          <w:rStyle w:val="CommentReference"/>
        </w:rPr>
        <w:annotationRef/>
      </w:r>
      <w:hyperlink r:id="rId42" w:history="1">
        <w:r>
          <w:rPr>
            <w:rStyle w:val="Hyperlink"/>
            <w:rFonts w:eastAsia="SimSun"/>
          </w:rPr>
          <w:t>OEMTP-1837</w:t>
        </w:r>
      </w:hyperlink>
    </w:p>
  </w:comment>
  <w:comment w:id="4036" w:author="Sevan Sirapian [2]" w:date="2018-11-14T11:18:00Z" w:initials="SS">
    <w:p w14:paraId="2094D46B" w14:textId="1A76A458" w:rsidR="00AF18B7" w:rsidRDefault="00AF18B7">
      <w:pPr>
        <w:pStyle w:val="CommentText"/>
      </w:pPr>
      <w:r>
        <w:rPr>
          <w:rStyle w:val="CommentReference"/>
        </w:rPr>
        <w:annotationRef/>
      </w:r>
      <w:hyperlink r:id="rId43" w:history="1">
        <w:r>
          <w:rPr>
            <w:rStyle w:val="Hyperlink"/>
            <w:rFonts w:eastAsia="SimSun"/>
          </w:rPr>
          <w:t>OEMTP-1975</w:t>
        </w:r>
      </w:hyperlink>
    </w:p>
  </w:comment>
  <w:comment w:id="4244" w:author="Alban Roche" w:date="2018-06-29T14:20:00Z" w:initials="AR">
    <w:p w14:paraId="054B5A61" w14:textId="353AC85F" w:rsidR="00AF18B7" w:rsidRDefault="00AF18B7">
      <w:pPr>
        <w:pStyle w:val="CommentText"/>
      </w:pPr>
      <w:r>
        <w:rPr>
          <w:rStyle w:val="CommentReference"/>
        </w:rPr>
        <w:annotationRef/>
      </w:r>
      <w:hyperlink r:id="rId44" w:history="1">
        <w:r>
          <w:rPr>
            <w:rStyle w:val="Hyperlink"/>
            <w:rFonts w:eastAsia="SimSun"/>
          </w:rPr>
          <w:t>OEMTP-1714</w:t>
        </w:r>
      </w:hyperlink>
    </w:p>
  </w:comment>
  <w:comment w:id="4524" w:author="Sevan Sirapian [2]" w:date="2018-10-15T17:11:00Z" w:initials="SS">
    <w:p w14:paraId="55EF76B2" w14:textId="639DEBF0" w:rsidR="00AF18B7" w:rsidRDefault="00AF18B7">
      <w:pPr>
        <w:pStyle w:val="CommentText"/>
      </w:pPr>
      <w:r>
        <w:rPr>
          <w:rStyle w:val="CommentReference"/>
        </w:rPr>
        <w:annotationRef/>
      </w:r>
      <w:hyperlink r:id="rId45" w:history="1">
        <w:r>
          <w:rPr>
            <w:rStyle w:val="Hyperlink"/>
            <w:rFonts w:eastAsia="SimSun"/>
          </w:rPr>
          <w:t>OEMTP-1947</w:t>
        </w:r>
      </w:hyperlink>
    </w:p>
  </w:comment>
  <w:comment w:id="4533" w:author="Sevan Sirapian [2]" w:date="2018-11-21T11:12:00Z" w:initials="SS">
    <w:p w14:paraId="6F46B757" w14:textId="6A5184D9" w:rsidR="00AF18B7" w:rsidRDefault="00AF18B7">
      <w:pPr>
        <w:pStyle w:val="CommentText"/>
      </w:pPr>
      <w:r>
        <w:rPr>
          <w:rStyle w:val="CommentReference"/>
        </w:rPr>
        <w:annotationRef/>
      </w:r>
      <w:hyperlink r:id="rId46" w:history="1">
        <w:r>
          <w:rPr>
            <w:rStyle w:val="Hyperlink"/>
            <w:rFonts w:eastAsia="SimSun"/>
          </w:rPr>
          <w:t>OEMTP-2018</w:t>
        </w:r>
      </w:hyperlink>
    </w:p>
  </w:comment>
  <w:comment w:id="4554" w:author="Sevan Sirapian [2]" w:date="2018-11-23T15:55:00Z" w:initials="SS">
    <w:p w14:paraId="16C86022" w14:textId="1995D193" w:rsidR="00AF18B7" w:rsidRDefault="00AF18B7">
      <w:pPr>
        <w:pStyle w:val="CommentText"/>
      </w:pPr>
      <w:r>
        <w:rPr>
          <w:rStyle w:val="CommentReference"/>
        </w:rPr>
        <w:annotationRef/>
      </w:r>
      <w:hyperlink r:id="rId47" w:history="1">
        <w:r>
          <w:rPr>
            <w:rStyle w:val="Hyperlink"/>
            <w:rFonts w:eastAsia="SimSun"/>
          </w:rPr>
          <w:t>OEMTP-2035</w:t>
        </w:r>
      </w:hyperlink>
    </w:p>
  </w:comment>
  <w:comment w:id="4578" w:author="Tantely Razafinakanga" w:date="2017-09-01T13:14:00Z" w:initials="TR">
    <w:p w14:paraId="33FB339E" w14:textId="77777777" w:rsidR="00AF18B7" w:rsidRDefault="00AF18B7">
      <w:pPr>
        <w:pStyle w:val="CommentText"/>
      </w:pPr>
      <w:r>
        <w:rPr>
          <w:rStyle w:val="CommentReference"/>
        </w:rPr>
        <w:annotationRef/>
      </w:r>
      <w:r>
        <w:rPr>
          <w:rFonts w:ascii="Calibri" w:hAnsi="Calibri"/>
          <w:sz w:val="22"/>
          <w:szCs w:val="22"/>
        </w:rPr>
        <w:t>+CREG: Missing of the description of &lt;stat&gt; supported values</w:t>
      </w:r>
    </w:p>
  </w:comment>
  <w:comment w:id="4579" w:author="Julien Klein" w:date="2017-09-04T14:38:00Z" w:initials="JK">
    <w:p w14:paraId="46F80E89" w14:textId="77777777" w:rsidR="00AF18B7" w:rsidRDefault="00AF18B7">
      <w:pPr>
        <w:pStyle w:val="CommentText"/>
      </w:pPr>
      <w:r>
        <w:rPr>
          <w:rStyle w:val="CommentReference"/>
        </w:rPr>
        <w:annotationRef/>
      </w:r>
      <w:r>
        <w:t>Will be indicated in the Filehold workflow</w:t>
      </w:r>
    </w:p>
  </w:comment>
  <w:comment w:id="4580" w:author="Elaine Baricante [2]" w:date="2017-09-11T11:49:00Z" w:initials="EB">
    <w:p w14:paraId="35528B51" w14:textId="77777777" w:rsidR="00AF18B7" w:rsidRDefault="00AF18B7">
      <w:pPr>
        <w:pStyle w:val="CommentText"/>
      </w:pPr>
      <w:r>
        <w:rPr>
          <w:rStyle w:val="CommentReference"/>
        </w:rPr>
        <w:annotationRef/>
      </w:r>
      <w:r>
        <w:t>Copied from HL6/8. No details on Altair manual</w:t>
      </w:r>
    </w:p>
  </w:comment>
  <w:comment w:id="4583" w:author="Sevan Sirapian [2]" w:date="2018-11-21T11:11:00Z" w:initials="SS">
    <w:p w14:paraId="340C9FE3" w14:textId="2B17FAA0" w:rsidR="00AF18B7" w:rsidRDefault="00AF18B7">
      <w:pPr>
        <w:pStyle w:val="CommentText"/>
      </w:pPr>
      <w:r>
        <w:rPr>
          <w:rStyle w:val="CommentReference"/>
        </w:rPr>
        <w:annotationRef/>
      </w:r>
      <w:hyperlink r:id="rId48" w:history="1">
        <w:r>
          <w:rPr>
            <w:rStyle w:val="Hyperlink"/>
            <w:rFonts w:eastAsia="SimSun"/>
          </w:rPr>
          <w:t>OEMTP-2018</w:t>
        </w:r>
      </w:hyperlink>
    </w:p>
  </w:comment>
  <w:comment w:id="4624" w:author="Sevan Sirapian [2]" w:date="2018-10-23T17:54:00Z" w:initials="SS">
    <w:p w14:paraId="5566DA0C" w14:textId="18BAAA45" w:rsidR="00AF18B7" w:rsidRDefault="00AF18B7">
      <w:pPr>
        <w:pStyle w:val="CommentText"/>
      </w:pPr>
      <w:r>
        <w:rPr>
          <w:rStyle w:val="CommentReference"/>
        </w:rPr>
        <w:annotationRef/>
      </w:r>
      <w:hyperlink r:id="rId49" w:history="1">
        <w:r>
          <w:rPr>
            <w:rStyle w:val="Hyperlink"/>
            <w:rFonts w:eastAsia="SimSun"/>
          </w:rPr>
          <w:t>OEMTP-1819</w:t>
        </w:r>
      </w:hyperlink>
    </w:p>
  </w:comment>
  <w:comment w:id="4626" w:author="Sevan Sirapian [2]" w:date="2018-11-21T11:13:00Z" w:initials="SS">
    <w:p w14:paraId="69E678E8" w14:textId="241F8EE3" w:rsidR="00AF18B7" w:rsidRDefault="00AF18B7">
      <w:pPr>
        <w:pStyle w:val="CommentText"/>
      </w:pPr>
      <w:r>
        <w:rPr>
          <w:rStyle w:val="CommentReference"/>
        </w:rPr>
        <w:annotationRef/>
      </w:r>
      <w:hyperlink r:id="rId50" w:history="1">
        <w:r>
          <w:rPr>
            <w:rStyle w:val="Hyperlink"/>
            <w:rFonts w:eastAsia="SimSun"/>
          </w:rPr>
          <w:t>OEMTP-2018</w:t>
        </w:r>
      </w:hyperlink>
    </w:p>
  </w:comment>
  <w:comment w:id="6753" w:author="Elaine Baricante [2]" w:date="2018-07-09T15:42:00Z" w:initials="EB">
    <w:p w14:paraId="4277640E" w14:textId="0D439912" w:rsidR="00AF18B7" w:rsidRDefault="00AF18B7">
      <w:pPr>
        <w:pStyle w:val="CommentText"/>
      </w:pPr>
      <w:r>
        <w:rPr>
          <w:rStyle w:val="CommentReference"/>
        </w:rPr>
        <w:annotationRef/>
      </w:r>
      <w:r w:rsidRPr="002F3C41">
        <w:t>From ARoche 20180704</w:t>
      </w:r>
    </w:p>
  </w:comment>
  <w:comment w:id="6809" w:author="Alban Roche" w:date="2018-06-29T14:14:00Z" w:initials="AR">
    <w:p w14:paraId="28B1EBCC" w14:textId="18117321" w:rsidR="00AF18B7" w:rsidRDefault="00AF18B7">
      <w:pPr>
        <w:pStyle w:val="CommentText"/>
      </w:pPr>
      <w:r>
        <w:rPr>
          <w:rStyle w:val="CommentReference"/>
        </w:rPr>
        <w:annotationRef/>
      </w:r>
      <w:hyperlink r:id="rId51" w:history="1">
        <w:r>
          <w:rPr>
            <w:rStyle w:val="Hyperlink"/>
            <w:rFonts w:eastAsia="SimSun"/>
          </w:rPr>
          <w:t>OEMTP-1718</w:t>
        </w:r>
      </w:hyperlink>
    </w:p>
  </w:comment>
  <w:comment w:id="6888" w:author="Sevan Sirapian [2]" w:date="2018-10-17T11:02:00Z" w:initials="SS">
    <w:p w14:paraId="559962C3" w14:textId="3F0E2163" w:rsidR="00AF18B7" w:rsidRDefault="00AF18B7">
      <w:pPr>
        <w:pStyle w:val="CommentText"/>
      </w:pPr>
      <w:r>
        <w:rPr>
          <w:rStyle w:val="CommentReference"/>
        </w:rPr>
        <w:annotationRef/>
      </w:r>
      <w:hyperlink r:id="rId52" w:history="1">
        <w:r>
          <w:rPr>
            <w:rStyle w:val="Hyperlink"/>
            <w:rFonts w:eastAsia="SimSun"/>
          </w:rPr>
          <w:t>OEMTP-1823</w:t>
        </w:r>
      </w:hyperlink>
    </w:p>
  </w:comment>
  <w:comment w:id="7948" w:author="Yannick Hascoet" w:date="2018-09-17T11:15:00Z" w:initials="YH">
    <w:p w14:paraId="29604D5D" w14:textId="7E2E911F" w:rsidR="00AF18B7" w:rsidRDefault="00AF18B7">
      <w:pPr>
        <w:pStyle w:val="CommentText"/>
      </w:pPr>
      <w:r>
        <w:rPr>
          <w:rStyle w:val="CommentReference"/>
        </w:rPr>
        <w:annotationRef/>
      </w:r>
      <w:r w:rsidRPr="002F3E0C">
        <w:t>OEMTP-1874</w:t>
      </w:r>
    </w:p>
  </w:comment>
  <w:comment w:id="7955" w:author="Sevan Sirapian [2]" w:date="2018-11-23T15:23:00Z" w:initials="SS">
    <w:p w14:paraId="0839E389" w14:textId="2962E7A2" w:rsidR="00AF18B7" w:rsidRDefault="00AF18B7">
      <w:pPr>
        <w:pStyle w:val="CommentText"/>
      </w:pPr>
      <w:r>
        <w:rPr>
          <w:rStyle w:val="CommentReference"/>
        </w:rPr>
        <w:annotationRef/>
      </w:r>
      <w:hyperlink r:id="rId53" w:history="1">
        <w:r>
          <w:rPr>
            <w:rStyle w:val="Hyperlink"/>
            <w:rFonts w:eastAsia="SimSun"/>
          </w:rPr>
          <w:t>OEMTP-2032</w:t>
        </w:r>
      </w:hyperlink>
    </w:p>
  </w:comment>
  <w:comment w:id="8024" w:author="Sevan Sirapian [2]" w:date="2018-11-21T12:03:00Z" w:initials="SS">
    <w:p w14:paraId="6BC0ACB5" w14:textId="25A8E0A5" w:rsidR="00AF18B7" w:rsidRDefault="00AF18B7">
      <w:pPr>
        <w:pStyle w:val="CommentText"/>
      </w:pPr>
      <w:r>
        <w:rPr>
          <w:rStyle w:val="CommentReference"/>
        </w:rPr>
        <w:annotationRef/>
      </w:r>
      <w:hyperlink r:id="rId54" w:history="1">
        <w:r>
          <w:rPr>
            <w:rStyle w:val="Hyperlink"/>
            <w:rFonts w:eastAsia="SimSun"/>
          </w:rPr>
          <w:t>OEMTP-1972</w:t>
        </w:r>
      </w:hyperlink>
    </w:p>
  </w:comment>
  <w:comment w:id="8027" w:author="Sevan Sirapian [2]" w:date="2018-11-21T12:03:00Z" w:initials="SS">
    <w:p w14:paraId="7B50C78D" w14:textId="4514B368" w:rsidR="00AF18B7" w:rsidRDefault="00AF18B7">
      <w:pPr>
        <w:pStyle w:val="CommentText"/>
      </w:pPr>
      <w:r>
        <w:rPr>
          <w:rStyle w:val="CommentReference"/>
        </w:rPr>
        <w:annotationRef/>
      </w:r>
      <w:hyperlink r:id="rId55" w:history="1">
        <w:r>
          <w:rPr>
            <w:rStyle w:val="Hyperlink"/>
            <w:rFonts w:eastAsia="SimSun"/>
          </w:rPr>
          <w:t>OEMTP-1972</w:t>
        </w:r>
      </w:hyperlink>
    </w:p>
  </w:comment>
  <w:comment w:id="8031" w:author="Yannick Hascoet" w:date="2018-09-17T11:32:00Z" w:initials="YH">
    <w:p w14:paraId="09AB813E" w14:textId="001F95E7" w:rsidR="00AF18B7" w:rsidRDefault="00AF18B7">
      <w:pPr>
        <w:pStyle w:val="CommentText"/>
      </w:pPr>
      <w:r>
        <w:rPr>
          <w:rStyle w:val="CommentReference"/>
        </w:rPr>
        <w:annotationRef/>
      </w:r>
      <w:r w:rsidRPr="00A84AE2">
        <w:t>OEMTP-1830</w:t>
      </w:r>
    </w:p>
  </w:comment>
  <w:comment w:id="8034" w:author="Sevan Sirapian [2]" w:date="2018-11-21T12:03:00Z" w:initials="SS">
    <w:p w14:paraId="33B6BBC5" w14:textId="5710F26D" w:rsidR="00AF18B7" w:rsidRDefault="00AF18B7">
      <w:pPr>
        <w:pStyle w:val="CommentText"/>
      </w:pPr>
      <w:r>
        <w:rPr>
          <w:rStyle w:val="CommentReference"/>
        </w:rPr>
        <w:annotationRef/>
      </w:r>
      <w:hyperlink r:id="rId56" w:history="1">
        <w:r>
          <w:rPr>
            <w:rStyle w:val="Hyperlink"/>
            <w:rFonts w:eastAsia="SimSun"/>
          </w:rPr>
          <w:t>OEMTP-1972</w:t>
        </w:r>
      </w:hyperlink>
    </w:p>
  </w:comment>
  <w:comment w:id="8039" w:author="Yannick Hascoet" w:date="2018-09-17T11:21:00Z" w:initials="YH">
    <w:p w14:paraId="0C98AC5E" w14:textId="1E4D3313" w:rsidR="00AF18B7" w:rsidRDefault="00AF18B7">
      <w:pPr>
        <w:pStyle w:val="CommentText"/>
      </w:pPr>
      <w:r>
        <w:rPr>
          <w:rStyle w:val="CommentReference"/>
        </w:rPr>
        <w:annotationRef/>
      </w:r>
      <w:r w:rsidRPr="00260A8B">
        <w:t>OEMTP-1843</w:t>
      </w:r>
    </w:p>
  </w:comment>
  <w:comment w:id="8044" w:author="Sevan Sirapian [2]" w:date="2018-11-22T16:29:00Z" w:initials="SS">
    <w:p w14:paraId="5D6032E9" w14:textId="4A27E9BC" w:rsidR="00AF18B7" w:rsidRDefault="00AF18B7">
      <w:pPr>
        <w:pStyle w:val="CommentText"/>
      </w:pPr>
      <w:r>
        <w:rPr>
          <w:rStyle w:val="CommentReference"/>
        </w:rPr>
        <w:annotationRef/>
      </w:r>
      <w:hyperlink r:id="rId57" w:history="1">
        <w:r>
          <w:rPr>
            <w:rStyle w:val="Hyperlink"/>
            <w:rFonts w:eastAsia="SimSun"/>
          </w:rPr>
          <w:t>OEMTP-1998</w:t>
        </w:r>
      </w:hyperlink>
    </w:p>
  </w:comment>
  <w:comment w:id="8048" w:author="Yannick Hascoet" w:date="2018-09-17T11:27:00Z" w:initials="YH">
    <w:p w14:paraId="1A519872" w14:textId="1EDE3400" w:rsidR="00AF18B7" w:rsidRDefault="00AF18B7">
      <w:pPr>
        <w:pStyle w:val="CommentText"/>
      </w:pPr>
      <w:r>
        <w:rPr>
          <w:rStyle w:val="CommentReference"/>
        </w:rPr>
        <w:annotationRef/>
      </w:r>
      <w:r w:rsidRPr="004606EA">
        <w:t>OEMTP-1840</w:t>
      </w:r>
    </w:p>
  </w:comment>
  <w:comment w:id="8049" w:author="Yannick Hascoet" w:date="2018-09-17T11:27:00Z" w:initials="YH">
    <w:p w14:paraId="150A8F8A" w14:textId="518C3279" w:rsidR="00AF18B7" w:rsidRDefault="00AF18B7">
      <w:pPr>
        <w:pStyle w:val="CommentText"/>
      </w:pPr>
      <w:r>
        <w:rPr>
          <w:rStyle w:val="CommentReference"/>
        </w:rPr>
        <w:annotationRef/>
      </w:r>
      <w:r w:rsidRPr="00D11028">
        <w:t>OEMTP-1840</w:t>
      </w:r>
    </w:p>
  </w:comment>
  <w:comment w:id="8050" w:author="Yannick Hascoet" w:date="2018-09-17T11:28:00Z" w:initials="YH">
    <w:p w14:paraId="0ED01012" w14:textId="7F060414" w:rsidR="00AF18B7" w:rsidRDefault="00AF18B7">
      <w:pPr>
        <w:pStyle w:val="CommentText"/>
      </w:pPr>
      <w:r>
        <w:rPr>
          <w:rStyle w:val="CommentReference"/>
        </w:rPr>
        <w:annotationRef/>
      </w:r>
      <w:r w:rsidRPr="00D11028">
        <w:t>OEMTP-1840</w:t>
      </w:r>
    </w:p>
  </w:comment>
  <w:comment w:id="8054" w:author="Sevan Sirapian [2]" w:date="2018-11-22T16:55:00Z" w:initials="SS">
    <w:p w14:paraId="502D984C" w14:textId="43A71DBE" w:rsidR="00AF18B7" w:rsidRDefault="00AF18B7">
      <w:pPr>
        <w:pStyle w:val="CommentText"/>
      </w:pPr>
      <w:r>
        <w:rPr>
          <w:rStyle w:val="CommentReference"/>
        </w:rPr>
        <w:annotationRef/>
      </w:r>
      <w:hyperlink r:id="rId58" w:history="1">
        <w:r>
          <w:rPr>
            <w:rStyle w:val="Hyperlink"/>
            <w:rFonts w:eastAsia="SimSun"/>
          </w:rPr>
          <w:t>OEMTP-1998</w:t>
        </w:r>
      </w:hyperlink>
    </w:p>
  </w:comment>
  <w:comment w:id="8061" w:author="Yannick Hascoet" w:date="2018-09-17T11:24:00Z" w:initials="YH">
    <w:p w14:paraId="7FB931F4" w14:textId="6D19E808" w:rsidR="00AF18B7" w:rsidRDefault="00AF18B7">
      <w:pPr>
        <w:pStyle w:val="CommentText"/>
      </w:pPr>
      <w:r>
        <w:rPr>
          <w:rStyle w:val="CommentReference"/>
        </w:rPr>
        <w:annotationRef/>
      </w:r>
      <w:r w:rsidRPr="001A5998">
        <w:t>OEMTP-1841</w:t>
      </w:r>
    </w:p>
  </w:comment>
  <w:comment w:id="8063" w:author="Yannick Hascoet" w:date="2018-09-17T11:19:00Z" w:initials="YH">
    <w:p w14:paraId="3289F39B" w14:textId="0F61ECD9" w:rsidR="00AF18B7" w:rsidRDefault="00AF18B7">
      <w:pPr>
        <w:pStyle w:val="CommentText"/>
      </w:pPr>
      <w:r>
        <w:rPr>
          <w:rStyle w:val="CommentReference"/>
        </w:rPr>
        <w:annotationRef/>
      </w:r>
      <w:r w:rsidRPr="001B6467">
        <w:t> OEMTP-1872 </w:t>
      </w:r>
    </w:p>
  </w:comment>
  <w:comment w:id="8067" w:author="Yannick Hascoet" w:date="2018-09-17T11:23:00Z" w:initials="YH">
    <w:p w14:paraId="555E3169" w14:textId="79519F05" w:rsidR="00AF18B7" w:rsidRDefault="00AF18B7">
      <w:pPr>
        <w:pStyle w:val="CommentText"/>
      </w:pPr>
      <w:r>
        <w:rPr>
          <w:rStyle w:val="CommentReference"/>
        </w:rPr>
        <w:annotationRef/>
      </w:r>
      <w:r w:rsidRPr="00E5582A">
        <w:t>OEMTP-1842</w:t>
      </w:r>
    </w:p>
  </w:comment>
  <w:comment w:id="8069" w:author="Yannick Hascoet" w:date="2018-09-17T11:20:00Z" w:initials="YH">
    <w:p w14:paraId="4DE7C01B" w14:textId="705D045E" w:rsidR="00AF18B7" w:rsidRDefault="00AF18B7">
      <w:pPr>
        <w:pStyle w:val="CommentText"/>
      </w:pPr>
      <w:r>
        <w:rPr>
          <w:rStyle w:val="CommentReference"/>
        </w:rPr>
        <w:annotationRef/>
      </w:r>
      <w:r w:rsidRPr="00D10549">
        <w:t> OEMTP-1872 </w:t>
      </w:r>
    </w:p>
  </w:comment>
  <w:comment w:id="8078" w:author="Sevan Sirapian" w:date="2018-10-09T11:57:00Z" w:initials="SS">
    <w:p w14:paraId="525B6BF8" w14:textId="6A620F4F" w:rsidR="00AF18B7" w:rsidRDefault="00AF18B7">
      <w:pPr>
        <w:pStyle w:val="CommentText"/>
      </w:pPr>
      <w:r>
        <w:rPr>
          <w:rStyle w:val="CommentReference"/>
        </w:rPr>
        <w:annotationRef/>
      </w:r>
      <w:hyperlink r:id="rId59" w:history="1">
        <w:r>
          <w:rPr>
            <w:rStyle w:val="Hyperlink"/>
            <w:rFonts w:eastAsia="SimSun"/>
          </w:rPr>
          <w:t>OEMTP-1948</w:t>
        </w:r>
      </w:hyperlink>
    </w:p>
  </w:comment>
  <w:comment w:id="8083" w:author="Sevan Sirapian [2]" w:date="2018-10-23T16:42:00Z" w:initials="SS">
    <w:p w14:paraId="50F8F5C3" w14:textId="0B3C6C60" w:rsidR="00AF18B7" w:rsidRDefault="00AF18B7">
      <w:pPr>
        <w:pStyle w:val="CommentText"/>
      </w:pPr>
      <w:r>
        <w:rPr>
          <w:rStyle w:val="CommentReference"/>
        </w:rPr>
        <w:annotationRef/>
      </w:r>
      <w:hyperlink r:id="rId60" w:history="1">
        <w:r>
          <w:rPr>
            <w:rStyle w:val="Hyperlink"/>
            <w:rFonts w:eastAsia="SimSun"/>
          </w:rPr>
          <w:t>OEMTP-1976</w:t>
        </w:r>
      </w:hyperlink>
    </w:p>
  </w:comment>
  <w:comment w:id="8120" w:author="Elaine Baricante [2]" w:date="2018-07-09T15:42:00Z" w:initials="EB">
    <w:p w14:paraId="3D8FEF35" w14:textId="36E375E7" w:rsidR="00AF18B7" w:rsidRDefault="00AF18B7">
      <w:pPr>
        <w:pStyle w:val="CommentText"/>
      </w:pPr>
      <w:r>
        <w:rPr>
          <w:rStyle w:val="CommentReference"/>
        </w:rPr>
        <w:annotationRef/>
      </w:r>
      <w:r w:rsidRPr="002F3C41">
        <w:t>From ARoche 20180704</w:t>
      </w:r>
    </w:p>
  </w:comment>
  <w:comment w:id="8128" w:author="Sevan Sirapian" w:date="2018-10-09T11:57:00Z" w:initials="SS">
    <w:p w14:paraId="57F01D04" w14:textId="696D30D1" w:rsidR="00AF18B7" w:rsidRDefault="00AF18B7">
      <w:pPr>
        <w:pStyle w:val="CommentText"/>
      </w:pPr>
      <w:r>
        <w:rPr>
          <w:rStyle w:val="CommentReference"/>
        </w:rPr>
        <w:annotationRef/>
      </w:r>
      <w:hyperlink r:id="rId61" w:history="1">
        <w:r>
          <w:rPr>
            <w:rStyle w:val="Hyperlink"/>
            <w:rFonts w:eastAsia="SimSun"/>
          </w:rPr>
          <w:t>OEMTP-1948</w:t>
        </w:r>
      </w:hyperlink>
    </w:p>
  </w:comment>
  <w:comment w:id="8149" w:author="Sevan Sirapian [2]" w:date="2018-11-21T10:45:00Z" w:initials="SS">
    <w:p w14:paraId="03EE3739" w14:textId="43920173" w:rsidR="00AF18B7" w:rsidRDefault="00AF18B7">
      <w:pPr>
        <w:pStyle w:val="CommentText"/>
      </w:pPr>
      <w:r>
        <w:rPr>
          <w:rStyle w:val="CommentReference"/>
        </w:rPr>
        <w:annotationRef/>
      </w:r>
      <w:hyperlink r:id="rId62" w:history="1">
        <w:r>
          <w:rPr>
            <w:rStyle w:val="Hyperlink"/>
            <w:rFonts w:eastAsia="SimSun"/>
          </w:rPr>
          <w:t>OEMTP-2023</w:t>
        </w:r>
      </w:hyperlink>
    </w:p>
  </w:comment>
  <w:comment w:id="8210" w:author="Elaine Baricante [2]" w:date="2018-10-03T09:41:00Z" w:initials="EB">
    <w:p w14:paraId="48A640F7" w14:textId="2AB2134B" w:rsidR="00AF18B7" w:rsidRDefault="00AF18B7">
      <w:pPr>
        <w:pStyle w:val="CommentText"/>
      </w:pPr>
      <w:r>
        <w:rPr>
          <w:rStyle w:val="CommentReference"/>
        </w:rPr>
        <w:annotationRef/>
      </w:r>
      <w:r w:rsidRPr="00A37A42">
        <w:t>OEMTP-1807</w:t>
      </w:r>
    </w:p>
  </w:comment>
  <w:comment w:id="8211" w:author="Elaine Baricante [2]" w:date="2018-10-03T09:41:00Z" w:initials="EB">
    <w:p w14:paraId="0F1C4300" w14:textId="26D38357" w:rsidR="00AF18B7" w:rsidRDefault="00AF18B7">
      <w:pPr>
        <w:pStyle w:val="CommentText"/>
      </w:pPr>
      <w:r>
        <w:rPr>
          <w:rStyle w:val="CommentReference"/>
        </w:rPr>
        <w:annotationRef/>
      </w:r>
      <w:r w:rsidRPr="00A37A42">
        <w:t>OEMTP-1807</w:t>
      </w:r>
    </w:p>
  </w:comment>
  <w:comment w:id="8212" w:author="Elaine Baricante [2]" w:date="2018-10-03T09:41:00Z" w:initials="EB">
    <w:p w14:paraId="369DDE9A" w14:textId="55557CB3" w:rsidR="00AF18B7" w:rsidRDefault="00AF18B7">
      <w:pPr>
        <w:pStyle w:val="CommentText"/>
      </w:pPr>
      <w:r>
        <w:rPr>
          <w:rStyle w:val="CommentReference"/>
        </w:rPr>
        <w:annotationRef/>
      </w:r>
      <w:r w:rsidRPr="00A37A42">
        <w:t>OEMTP-1807</w:t>
      </w:r>
    </w:p>
  </w:comment>
  <w:comment w:id="8228" w:author="Elaine Baricante [2]" w:date="2018-07-09T15:43:00Z" w:initials="EB">
    <w:p w14:paraId="4AAD9E63" w14:textId="356DD0FF" w:rsidR="00AF18B7" w:rsidRDefault="00AF18B7">
      <w:pPr>
        <w:pStyle w:val="CommentText"/>
      </w:pPr>
      <w:r>
        <w:rPr>
          <w:rStyle w:val="CommentReference"/>
        </w:rPr>
        <w:annotationRef/>
      </w:r>
      <w:r w:rsidRPr="002F3C41">
        <w:t>From ARoche 20180704</w:t>
      </w:r>
    </w:p>
  </w:comment>
  <w:comment w:id="8241" w:author="Elaine Baricante [2]" w:date="2018-07-09T15:43:00Z" w:initials="EB">
    <w:p w14:paraId="20B4F1BB" w14:textId="073F7B31" w:rsidR="00AF18B7" w:rsidRDefault="00AF18B7">
      <w:pPr>
        <w:pStyle w:val="CommentText"/>
      </w:pPr>
      <w:r>
        <w:rPr>
          <w:rStyle w:val="CommentReference"/>
        </w:rPr>
        <w:annotationRef/>
      </w:r>
      <w:r w:rsidRPr="002F3C41">
        <w:t>From ARoche 20180704</w:t>
      </w:r>
    </w:p>
  </w:comment>
  <w:comment w:id="8262" w:author="Elaine Baricante [2]" w:date="2018-07-09T15:43:00Z" w:initials="EB">
    <w:p w14:paraId="002BC076" w14:textId="399DB6B8" w:rsidR="00AF18B7" w:rsidRDefault="00AF18B7">
      <w:pPr>
        <w:pStyle w:val="CommentText"/>
      </w:pPr>
      <w:r>
        <w:rPr>
          <w:rStyle w:val="CommentReference"/>
        </w:rPr>
        <w:annotationRef/>
      </w:r>
      <w:r w:rsidRPr="002F3C41">
        <w:t>From ARoche 20180704</w:t>
      </w:r>
    </w:p>
  </w:comment>
  <w:comment w:id="8263" w:author="Alban Roche" w:date="2017-11-02T15:19:00Z" w:initials="AR">
    <w:p w14:paraId="7C7E0E8D" w14:textId="77777777" w:rsidR="00AF18B7" w:rsidRDefault="00AF18B7" w:rsidP="00380225">
      <w:pPr>
        <w:pStyle w:val="CommentText"/>
      </w:pPr>
      <w:r>
        <w:rPr>
          <w:rStyle w:val="CommentReference"/>
        </w:rPr>
        <w:annotationRef/>
      </w:r>
      <w:r w:rsidRPr="00997E15">
        <w:t>OEMTP-1174</w:t>
      </w:r>
    </w:p>
  </w:comment>
  <w:comment w:id="8287" w:author="Elaine Baricante [2]" w:date="2018-07-09T15:43:00Z" w:initials="EB">
    <w:p w14:paraId="1D61B4D5" w14:textId="3441092E" w:rsidR="00AF18B7" w:rsidRDefault="00AF18B7">
      <w:pPr>
        <w:pStyle w:val="CommentText"/>
      </w:pPr>
      <w:r>
        <w:rPr>
          <w:rStyle w:val="CommentReference"/>
        </w:rPr>
        <w:annotationRef/>
      </w:r>
      <w:r w:rsidRPr="002F3C41">
        <w:t>From ARoche 20180704</w:t>
      </w:r>
    </w:p>
  </w:comment>
  <w:comment w:id="8290" w:author="Sevan Sirapian" w:date="2018-10-15T11:11:00Z" w:initials="SS">
    <w:p w14:paraId="0D5493E2" w14:textId="2D6407FC" w:rsidR="00AF18B7" w:rsidRDefault="00AF18B7">
      <w:pPr>
        <w:pStyle w:val="CommentText"/>
      </w:pPr>
      <w:r>
        <w:rPr>
          <w:rStyle w:val="CommentReference"/>
        </w:rPr>
        <w:annotationRef/>
      </w:r>
      <w:hyperlink r:id="rId63" w:history="1">
        <w:r>
          <w:rPr>
            <w:rStyle w:val="Hyperlink"/>
            <w:rFonts w:eastAsia="SimSun"/>
          </w:rPr>
          <w:t>OEMTP-1890</w:t>
        </w:r>
      </w:hyperlink>
    </w:p>
  </w:comment>
  <w:comment w:id="8311" w:author="Elaine Baricante [2]" w:date="2018-07-09T15:43:00Z" w:initials="EB">
    <w:p w14:paraId="7A08E14E" w14:textId="4E4227C9" w:rsidR="00AF18B7" w:rsidRDefault="00AF18B7">
      <w:pPr>
        <w:pStyle w:val="CommentText"/>
      </w:pPr>
      <w:r>
        <w:rPr>
          <w:rStyle w:val="CommentReference"/>
        </w:rPr>
        <w:annotationRef/>
      </w:r>
      <w:r w:rsidRPr="002F3C41">
        <w:t>From ARoche 20180704</w:t>
      </w:r>
    </w:p>
  </w:comment>
  <w:comment w:id="8312" w:author="Sevan Sirapian [2]" w:date="2018-10-23T17:12:00Z" w:initials="SS">
    <w:p w14:paraId="1215F6B9" w14:textId="0B81F1AC" w:rsidR="00AF18B7" w:rsidRDefault="00AF18B7">
      <w:pPr>
        <w:pStyle w:val="CommentText"/>
      </w:pPr>
      <w:r>
        <w:rPr>
          <w:rStyle w:val="CommentReference"/>
        </w:rPr>
        <w:annotationRef/>
      </w:r>
      <w:hyperlink r:id="rId64" w:history="1">
        <w:r>
          <w:rPr>
            <w:rStyle w:val="Hyperlink"/>
            <w:rFonts w:eastAsia="SimSun"/>
          </w:rPr>
          <w:t>OEMTP-1943</w:t>
        </w:r>
      </w:hyperlink>
    </w:p>
  </w:comment>
  <w:comment w:id="8313" w:author="Sevan Sirapian [2]" w:date="2018-10-23T17:12:00Z" w:initials="SS">
    <w:p w14:paraId="51C7C112" w14:textId="4D588621" w:rsidR="00AF18B7" w:rsidRDefault="00AF18B7">
      <w:pPr>
        <w:pStyle w:val="CommentText"/>
      </w:pPr>
      <w:r>
        <w:rPr>
          <w:rStyle w:val="CommentReference"/>
        </w:rPr>
        <w:annotationRef/>
      </w:r>
      <w:hyperlink r:id="rId65" w:history="1">
        <w:r>
          <w:rPr>
            <w:rStyle w:val="Hyperlink"/>
            <w:rFonts w:eastAsia="SimSun"/>
          </w:rPr>
          <w:t>OEMTP-1943</w:t>
        </w:r>
      </w:hyperlink>
    </w:p>
  </w:comment>
  <w:comment w:id="8326" w:author="Sevan Sirapian [2]" w:date="2018-11-22T15:02:00Z" w:initials="SS">
    <w:p w14:paraId="6573B3D1" w14:textId="22E04510" w:rsidR="00AF18B7" w:rsidRDefault="00AF18B7">
      <w:pPr>
        <w:pStyle w:val="CommentText"/>
      </w:pPr>
      <w:r>
        <w:rPr>
          <w:rStyle w:val="CommentReference"/>
        </w:rPr>
        <w:annotationRef/>
      </w:r>
      <w:hyperlink r:id="rId66" w:history="1">
        <w:r>
          <w:rPr>
            <w:rStyle w:val="Hyperlink"/>
            <w:rFonts w:eastAsia="SimSun"/>
          </w:rPr>
          <w:t>OEMTP-1871</w:t>
        </w:r>
      </w:hyperlink>
    </w:p>
  </w:comment>
  <w:comment w:id="9241" w:author="Elaine Baricante [2]" w:date="2018-07-09T15:42:00Z" w:initials="EB">
    <w:p w14:paraId="3700520F" w14:textId="431F6AB2" w:rsidR="00AF18B7" w:rsidRDefault="00AF18B7">
      <w:pPr>
        <w:pStyle w:val="CommentText"/>
      </w:pPr>
      <w:r>
        <w:rPr>
          <w:rStyle w:val="CommentReference"/>
        </w:rPr>
        <w:annotationRef/>
      </w:r>
      <w:r w:rsidRPr="002F3C41">
        <w:t>From ARoche 20180704</w:t>
      </w:r>
    </w:p>
  </w:comment>
  <w:comment w:id="9247" w:author="Elaine Baricante [2]" w:date="2018-09-28T16:34:00Z" w:initials="EB">
    <w:p w14:paraId="288332D3" w14:textId="5A9AE2CC" w:rsidR="00AF18B7" w:rsidRDefault="00AF18B7">
      <w:pPr>
        <w:pStyle w:val="CommentText"/>
      </w:pPr>
      <w:r>
        <w:rPr>
          <w:rStyle w:val="CommentReference"/>
        </w:rPr>
        <w:annotationRef/>
      </w:r>
      <w:r w:rsidRPr="00E91070">
        <w:t>OEMTP-1911</w:t>
      </w:r>
    </w:p>
  </w:comment>
  <w:comment w:id="9248" w:author="Elaine Baricante [2]" w:date="2018-09-28T16:34:00Z" w:initials="EB">
    <w:p w14:paraId="68FE9811" w14:textId="2F8538ED" w:rsidR="00AF18B7" w:rsidRDefault="00AF18B7">
      <w:pPr>
        <w:pStyle w:val="CommentText"/>
      </w:pPr>
      <w:r>
        <w:rPr>
          <w:rStyle w:val="CommentReference"/>
        </w:rPr>
        <w:annotationRef/>
      </w:r>
      <w:r w:rsidRPr="00E91070">
        <w:t>OEMTP-1911</w:t>
      </w:r>
    </w:p>
  </w:comment>
  <w:comment w:id="9249" w:author="Elaine Baricante [2]" w:date="2018-09-28T16:34:00Z" w:initials="EB">
    <w:p w14:paraId="7966396E" w14:textId="79CDFDAC" w:rsidR="00AF18B7" w:rsidRDefault="00AF18B7">
      <w:pPr>
        <w:pStyle w:val="CommentText"/>
      </w:pPr>
      <w:r>
        <w:rPr>
          <w:rStyle w:val="CommentReference"/>
        </w:rPr>
        <w:annotationRef/>
      </w:r>
      <w:r w:rsidRPr="00E91070">
        <w:t>OEMTP-1911</w:t>
      </w:r>
    </w:p>
  </w:comment>
  <w:comment w:id="9269" w:author="Sevan Sirapian [2]" w:date="2018-11-14T11:18:00Z" w:initials="SS">
    <w:p w14:paraId="62981973" w14:textId="0A685330" w:rsidR="00AF18B7" w:rsidRDefault="00AF18B7">
      <w:pPr>
        <w:pStyle w:val="CommentText"/>
      </w:pPr>
      <w:r>
        <w:rPr>
          <w:rStyle w:val="CommentReference"/>
        </w:rPr>
        <w:annotationRef/>
      </w:r>
      <w:hyperlink r:id="rId67" w:history="1">
        <w:r>
          <w:rPr>
            <w:rStyle w:val="Hyperlink"/>
            <w:rFonts w:eastAsia="SimSun"/>
          </w:rPr>
          <w:t>OEMTP-1975</w:t>
        </w:r>
      </w:hyperlink>
    </w:p>
  </w:comment>
  <w:comment w:id="9522" w:author="Sevan Sirapian [2]" w:date="2018-11-22T15:23:00Z" w:initials="SS">
    <w:p w14:paraId="26A1D51F" w14:textId="613F0B0E" w:rsidR="00AF18B7" w:rsidRDefault="00AF18B7">
      <w:pPr>
        <w:pStyle w:val="CommentText"/>
      </w:pPr>
      <w:r>
        <w:rPr>
          <w:rStyle w:val="CommentReference"/>
        </w:rPr>
        <w:annotationRef/>
      </w:r>
      <w:hyperlink r:id="rId68" w:history="1">
        <w:r>
          <w:rPr>
            <w:rStyle w:val="Hyperlink"/>
            <w:rFonts w:eastAsia="SimSun"/>
          </w:rPr>
          <w:t>OEMTP-1964</w:t>
        </w:r>
      </w:hyperlink>
    </w:p>
  </w:comment>
  <w:comment w:id="15672" w:author="Elaine Baricante [2]" w:date="2018-07-09T15:42:00Z" w:initials="EB">
    <w:p w14:paraId="587E92AD" w14:textId="2A0E0E6F" w:rsidR="00AF18B7" w:rsidRDefault="00AF18B7">
      <w:pPr>
        <w:pStyle w:val="CommentText"/>
      </w:pPr>
      <w:r>
        <w:rPr>
          <w:rStyle w:val="CommentReference"/>
        </w:rPr>
        <w:annotationRef/>
      </w:r>
      <w:r w:rsidRPr="002F3C41">
        <w:t>From ARoche 20180704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15D751B" w15:done="0"/>
  <w15:commentEx w15:paraId="0C655076" w15:done="0"/>
  <w15:commentEx w15:paraId="3060FDCB" w15:done="0"/>
  <w15:commentEx w15:paraId="55E9E4B9" w15:done="0"/>
  <w15:commentEx w15:paraId="1C4997A9" w15:done="0"/>
  <w15:commentEx w15:paraId="31144F33" w15:done="0"/>
  <w15:commentEx w15:paraId="5F6460D4" w15:done="0"/>
  <w15:commentEx w15:paraId="64A91CE8" w15:done="0"/>
  <w15:commentEx w15:paraId="29B495C3" w15:done="0"/>
  <w15:commentEx w15:paraId="08DB1D04" w15:done="0"/>
  <w15:commentEx w15:paraId="0897477E" w15:done="0"/>
  <w15:commentEx w15:paraId="71985138" w15:done="0"/>
  <w15:commentEx w15:paraId="513F923F" w15:done="0"/>
  <w15:commentEx w15:paraId="4E13630E" w15:done="0"/>
  <w15:commentEx w15:paraId="5ED395A0" w15:done="0"/>
  <w15:commentEx w15:paraId="7D60FD08" w15:done="0"/>
  <w15:commentEx w15:paraId="357F29B6" w15:done="0"/>
  <w15:commentEx w15:paraId="7D90F241" w15:done="0"/>
  <w15:commentEx w15:paraId="3C69AED6" w15:done="0"/>
  <w15:commentEx w15:paraId="40947F0F" w15:done="0"/>
  <w15:commentEx w15:paraId="734CC270" w15:done="0"/>
  <w15:commentEx w15:paraId="60AFE573" w15:done="0"/>
  <w15:commentEx w15:paraId="78D9C5D0" w15:done="0"/>
  <w15:commentEx w15:paraId="73F74648" w15:done="0"/>
  <w15:commentEx w15:paraId="2C52672C" w15:done="0"/>
  <w15:commentEx w15:paraId="3DE8082D" w15:done="0"/>
  <w15:commentEx w15:paraId="19EB8F9E" w15:done="0"/>
  <w15:commentEx w15:paraId="23F8893F" w15:done="0"/>
  <w15:commentEx w15:paraId="200A2C14" w15:done="0"/>
  <w15:commentEx w15:paraId="056A95FC" w15:done="0"/>
  <w15:commentEx w15:paraId="47A1941D" w15:done="0"/>
  <w15:commentEx w15:paraId="5B6F0ED6" w15:done="0"/>
  <w15:commentEx w15:paraId="16D028D2" w15:done="1"/>
  <w15:commentEx w15:paraId="3F08F32D" w15:done="1"/>
  <w15:commentEx w15:paraId="6D512B0D" w15:paraIdParent="3F08F32D" w15:done="1"/>
  <w15:commentEx w15:paraId="038AE84A" w15:done="0"/>
  <w15:commentEx w15:paraId="5F26DE16" w15:done="0"/>
  <w15:commentEx w15:paraId="2EA91EB6" w15:done="0"/>
  <w15:commentEx w15:paraId="04449F61" w15:done="0"/>
  <w15:commentEx w15:paraId="5A6D48CB" w15:done="0"/>
  <w15:commentEx w15:paraId="679B5019" w15:done="0"/>
  <w15:commentEx w15:paraId="66FB433E" w15:done="0"/>
  <w15:commentEx w15:paraId="7E4DC0B1" w15:done="0"/>
  <w15:commentEx w15:paraId="62E9BC2E" w15:done="0"/>
  <w15:commentEx w15:paraId="6FFF9725" w15:done="0"/>
  <w15:commentEx w15:paraId="433822CC" w15:done="0"/>
  <w15:commentEx w15:paraId="17147B00" w15:done="0"/>
  <w15:commentEx w15:paraId="5CC0B86B" w15:done="0"/>
  <w15:commentEx w15:paraId="4A3E13F2" w15:done="0"/>
  <w15:commentEx w15:paraId="1E0A3B7D" w15:done="0"/>
  <w15:commentEx w15:paraId="17761E94" w15:done="0"/>
  <w15:commentEx w15:paraId="7894BAEE" w15:done="0"/>
  <w15:commentEx w15:paraId="41652271" w15:done="0"/>
  <w15:commentEx w15:paraId="640C2B07" w15:done="0"/>
  <w15:commentEx w15:paraId="7FCD72DA" w15:done="0"/>
  <w15:commentEx w15:paraId="621C1594" w15:done="1"/>
  <w15:commentEx w15:paraId="7BDD7E16" w15:done="0"/>
  <w15:commentEx w15:paraId="111EE5EC" w15:done="0"/>
  <w15:commentEx w15:paraId="173B902C" w15:paraIdParent="111EE5EC" w15:done="0"/>
  <w15:commentEx w15:paraId="682318AC" w15:done="0"/>
  <w15:commentEx w15:paraId="6C5D4B3F" w15:done="0"/>
  <w15:commentEx w15:paraId="52F4812D" w15:done="0"/>
  <w15:commentEx w15:paraId="5E16F07D" w15:done="0"/>
  <w15:commentEx w15:paraId="0EDF7827" w15:done="0"/>
  <w15:commentEx w15:paraId="41B34248" w15:done="0"/>
  <w15:commentEx w15:paraId="01E1818C" w15:done="0"/>
  <w15:commentEx w15:paraId="3A7990C9" w15:done="0"/>
  <w15:commentEx w15:paraId="27A68F92" w15:done="0"/>
  <w15:commentEx w15:paraId="3990D4EA" w15:done="0"/>
  <w15:commentEx w15:paraId="0F25CB1A" w15:done="0"/>
  <w15:commentEx w15:paraId="176EBB9E" w15:done="0"/>
  <w15:commentEx w15:paraId="0E9A09F3" w15:done="0"/>
  <w15:commentEx w15:paraId="163BA353" w15:done="0"/>
  <w15:commentEx w15:paraId="0C852041" w15:done="0"/>
  <w15:commentEx w15:paraId="49945E29" w15:done="0"/>
  <w15:commentEx w15:paraId="65B0CE01" w15:done="0"/>
  <w15:commentEx w15:paraId="6C894FFB" w15:done="0"/>
  <w15:commentEx w15:paraId="56E6E073" w15:done="0"/>
  <w15:commentEx w15:paraId="6F127982" w15:done="0"/>
  <w15:commentEx w15:paraId="22533C87" w15:done="0"/>
  <w15:commentEx w15:paraId="0BC2257C" w15:done="0"/>
  <w15:commentEx w15:paraId="4026A67A" w15:done="0"/>
  <w15:commentEx w15:paraId="236C15B0" w15:done="0"/>
  <w15:commentEx w15:paraId="75880320" w15:done="0"/>
  <w15:commentEx w15:paraId="67AEDAC8" w15:done="0"/>
  <w15:commentEx w15:paraId="238D98E9" w15:done="0"/>
  <w15:commentEx w15:paraId="6B3E3581" w15:done="0"/>
  <w15:commentEx w15:paraId="3B598F29" w15:done="0"/>
  <w15:commentEx w15:paraId="4D236807" w15:done="0"/>
  <w15:commentEx w15:paraId="301D3474" w15:done="0"/>
  <w15:commentEx w15:paraId="627696A6" w15:done="0"/>
  <w15:commentEx w15:paraId="2094D46B" w15:done="0"/>
  <w15:commentEx w15:paraId="054B5A61" w15:done="0"/>
  <w15:commentEx w15:paraId="55EF76B2" w15:done="0"/>
  <w15:commentEx w15:paraId="6F46B757" w15:done="0"/>
  <w15:commentEx w15:paraId="16C86022" w15:done="0"/>
  <w15:commentEx w15:paraId="33FB339E" w15:done="1"/>
  <w15:commentEx w15:paraId="46F80E89" w15:paraIdParent="33FB339E" w15:done="1"/>
  <w15:commentEx w15:paraId="35528B51" w15:done="0"/>
  <w15:commentEx w15:paraId="340C9FE3" w15:done="0"/>
  <w15:commentEx w15:paraId="5566DA0C" w15:done="0"/>
  <w15:commentEx w15:paraId="69E678E8" w15:done="0"/>
  <w15:commentEx w15:paraId="4277640E" w15:done="0"/>
  <w15:commentEx w15:paraId="28B1EBCC" w15:done="0"/>
  <w15:commentEx w15:paraId="559962C3" w15:done="0"/>
  <w15:commentEx w15:paraId="29604D5D" w15:done="0"/>
  <w15:commentEx w15:paraId="0839E389" w15:done="0"/>
  <w15:commentEx w15:paraId="6BC0ACB5" w15:done="0"/>
  <w15:commentEx w15:paraId="7B50C78D" w15:done="0"/>
  <w15:commentEx w15:paraId="09AB813E" w15:done="0"/>
  <w15:commentEx w15:paraId="33B6BBC5" w15:done="0"/>
  <w15:commentEx w15:paraId="0C98AC5E" w15:done="0"/>
  <w15:commentEx w15:paraId="5D6032E9" w15:done="0"/>
  <w15:commentEx w15:paraId="1A519872" w15:done="0"/>
  <w15:commentEx w15:paraId="150A8F8A" w15:done="0"/>
  <w15:commentEx w15:paraId="0ED01012" w15:done="0"/>
  <w15:commentEx w15:paraId="502D984C" w15:done="0"/>
  <w15:commentEx w15:paraId="7FB931F4" w15:done="0"/>
  <w15:commentEx w15:paraId="3289F39B" w15:done="0"/>
  <w15:commentEx w15:paraId="555E3169" w15:done="0"/>
  <w15:commentEx w15:paraId="4DE7C01B" w15:done="0"/>
  <w15:commentEx w15:paraId="525B6BF8" w15:done="0"/>
  <w15:commentEx w15:paraId="50F8F5C3" w15:done="0"/>
  <w15:commentEx w15:paraId="3D8FEF35" w15:done="0"/>
  <w15:commentEx w15:paraId="57F01D04" w15:done="0"/>
  <w15:commentEx w15:paraId="03EE3739" w15:done="0"/>
  <w15:commentEx w15:paraId="48A640F7" w15:done="0"/>
  <w15:commentEx w15:paraId="0F1C4300" w15:done="0"/>
  <w15:commentEx w15:paraId="369DDE9A" w15:done="0"/>
  <w15:commentEx w15:paraId="4AAD9E63" w15:done="0"/>
  <w15:commentEx w15:paraId="20B4F1BB" w15:done="0"/>
  <w15:commentEx w15:paraId="002BC076" w15:done="0"/>
  <w15:commentEx w15:paraId="7C7E0E8D" w15:done="0"/>
  <w15:commentEx w15:paraId="1D61B4D5" w15:done="0"/>
  <w15:commentEx w15:paraId="0D5493E2" w15:done="0"/>
  <w15:commentEx w15:paraId="7A08E14E" w15:done="0"/>
  <w15:commentEx w15:paraId="1215F6B9" w15:done="0"/>
  <w15:commentEx w15:paraId="51C7C112" w15:done="0"/>
  <w15:commentEx w15:paraId="6573B3D1" w15:done="0"/>
  <w15:commentEx w15:paraId="3700520F" w15:done="0"/>
  <w15:commentEx w15:paraId="288332D3" w15:done="0"/>
  <w15:commentEx w15:paraId="68FE9811" w15:done="0"/>
  <w15:commentEx w15:paraId="7966396E" w15:done="0"/>
  <w15:commentEx w15:paraId="62981973" w15:done="0"/>
  <w15:commentEx w15:paraId="26A1D51F" w15:done="0"/>
  <w15:commentEx w15:paraId="587E92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5D751B" w16cid:durableId="1EEE0C93"/>
  <w16cid:commentId w16cid:paraId="0C655076" w16cid:durableId="1EEE013D"/>
  <w16cid:commentId w16cid:paraId="3060FDCB" w16cid:durableId="1EEE0146"/>
  <w16cid:commentId w16cid:paraId="55E9E4B9" w16cid:durableId="1F0B07B8"/>
  <w16cid:commentId w16cid:paraId="1C4997A9" w16cid:durableId="1F58E53C"/>
  <w16cid:commentId w16cid:paraId="31144F33" w16cid:durableId="1F58E555"/>
  <w16cid:commentId w16cid:paraId="5F6460D4" w16cid:durableId="1F58E598"/>
  <w16cid:commentId w16cid:paraId="64A91CE8" w16cid:durableId="1F5F0C37"/>
  <w16cid:commentId w16cid:paraId="29B495C3" w16cid:durableId="1F81B4E4"/>
  <w16cid:commentId w16cid:paraId="08DB1D04" w16cid:durableId="1F82BBEB"/>
  <w16cid:commentId w16cid:paraId="0897477E" w16cid:durableId="1FA69DA0"/>
  <w16cid:commentId w16cid:paraId="71985138" w16cid:durableId="1FA69D80"/>
  <w16cid:commentId w16cid:paraId="513F923F" w16cid:durableId="1FB11698"/>
  <w16cid:commentId w16cid:paraId="4E13630E" w16cid:durableId="1F58D31C"/>
  <w16cid:commentId w16cid:paraId="5ED395A0" w16cid:durableId="1EEE0072"/>
  <w16cid:commentId w16cid:paraId="7D60FD08" w16cid:durableId="1F579163"/>
  <w16cid:commentId w16cid:paraId="357F29B6" w16cid:durableId="1EEE007C"/>
  <w16cid:commentId w16cid:paraId="7D90F241" w16cid:durableId="1F5791D8"/>
  <w16cid:commentId w16cid:paraId="3C69AED6" w16cid:durableId="1EEE0083"/>
  <w16cid:commentId w16cid:paraId="40947F0F" w16cid:durableId="1F579289"/>
  <w16cid:commentId w16cid:paraId="734CC270" w16cid:durableId="1EEE0089"/>
  <w16cid:commentId w16cid:paraId="60AFE573" w16cid:durableId="1EEE008E"/>
  <w16cid:commentId w16cid:paraId="78D9C5D0" w16cid:durableId="1F71BF9C"/>
  <w16cid:commentId w16cid:paraId="73F74648" w16cid:durableId="1F79B56E"/>
  <w16cid:commentId w16cid:paraId="2C52672C" w16cid:durableId="1F9ED27C"/>
  <w16cid:commentId w16cid:paraId="3DE8082D" w16cid:durableId="1FA6BBE4"/>
  <w16cid:commentId w16cid:paraId="19EB8F9E" w16cid:durableId="1FA256D5"/>
  <w16cid:commentId w16cid:paraId="23F8893F" w16cid:durableId="1F6EEE31"/>
  <w16cid:commentId w16cid:paraId="200A2C14" w16cid:durableId="1F65E8F0"/>
  <w16cid:commentId w16cid:paraId="056A95FC" w16cid:durableId="1ED3A574"/>
  <w16cid:commentId w16cid:paraId="47A1941D" w16cid:durableId="1F65E8FF"/>
  <w16cid:commentId w16cid:paraId="5B6F0ED6" w16cid:durableId="1ED35F31"/>
  <w16cid:commentId w16cid:paraId="16D028D2" w16cid:durableId="1ED3A7DC"/>
  <w16cid:commentId w16cid:paraId="3F08F32D" w16cid:durableId="1ED35F5B"/>
  <w16cid:commentId w16cid:paraId="6D512B0D" w16cid:durableId="1ED3A776"/>
  <w16cid:commentId w16cid:paraId="038AE84A" w16cid:durableId="1EEE00AA"/>
  <w16cid:commentId w16cid:paraId="5F26DE16" w16cid:durableId="1F4A558B"/>
  <w16cid:commentId w16cid:paraId="2EA91EB6" w16cid:durableId="1FA29F8B"/>
  <w16cid:commentId w16cid:paraId="04449F61" w16cid:durableId="1ED35F6B"/>
  <w16cid:commentId w16cid:paraId="5A6D48CB" w16cid:durableId="1F79BEF3"/>
  <w16cid:commentId w16cid:paraId="679B5019" w16cid:durableId="1F953858"/>
  <w16cid:commentId w16cid:paraId="66FB433E" w16cid:durableId="1F79BD94"/>
  <w16cid:commentId w16cid:paraId="7E4DC0B1" w16cid:durableId="1F79BA09"/>
  <w16cid:commentId w16cid:paraId="62E9BC2E" w16cid:durableId="1FA11A16"/>
  <w16cid:commentId w16cid:paraId="6FFF9725" w16cid:durableId="1F79DBE5"/>
  <w16cid:commentId w16cid:paraId="433822CC" w16cid:durableId="1F412B0D"/>
  <w16cid:commentId w16cid:paraId="17147B00" w16cid:durableId="1FA15226"/>
  <w16cid:commentId w16cid:paraId="5CC0B86B" w16cid:durableId="1F9692EB"/>
  <w16cid:commentId w16cid:paraId="4A3E13F2" w16cid:durableId="1FA6BBFB"/>
  <w16cid:commentId w16cid:paraId="1E0A3B7D" w16cid:durableId="1F65ECED"/>
  <w16cid:commentId w16cid:paraId="17761E94" w16cid:durableId="1EEE00B3"/>
  <w16cid:commentId w16cid:paraId="7894BAEE" w16cid:durableId="1F782DD0"/>
  <w16cid:commentId w16cid:paraId="41652271" w16cid:durableId="1F816BF9"/>
  <w16cid:commentId w16cid:paraId="640C2B07" w16cid:durableId="1EEE00BB"/>
  <w16cid:commentId w16cid:paraId="7FCD72DA" w16cid:durableId="1FA2B1D7"/>
  <w16cid:commentId w16cid:paraId="621C1594" w16cid:durableId="1ED3A9C0"/>
  <w16cid:commentId w16cid:paraId="7BDD7E16" w16cid:durableId="1FA2B2DB"/>
  <w16cid:commentId w16cid:paraId="111EE5EC" w16cid:durableId="1ED35E2A"/>
  <w16cid:commentId w16cid:paraId="173B902C" w16cid:durableId="1FA2AEBF"/>
  <w16cid:commentId w16cid:paraId="682318AC" w16cid:durableId="1F719EFD"/>
  <w16cid:commentId w16cid:paraId="6C5D4B3F" w16cid:durableId="1ED35E7F"/>
  <w16cid:commentId w16cid:paraId="52F4812D" w16cid:durableId="1ED35E94"/>
  <w16cid:commentId w16cid:paraId="5E16F07D" w16cid:durableId="1ED35E9F"/>
  <w16cid:commentId w16cid:paraId="0EDF7827" w16cid:durableId="1ED35EA8"/>
  <w16cid:commentId w16cid:paraId="41B34248" w16cid:durableId="1F95603F"/>
  <w16cid:commentId w16cid:paraId="01E1818C" w16cid:durableId="1F4CB11C"/>
  <w16cid:commentId w16cid:paraId="3A7990C9" w16cid:durableId="1F5DCD80"/>
  <w16cid:commentId w16cid:paraId="27A68F92" w16cid:durableId="1F968451"/>
  <w16cid:commentId w16cid:paraId="3990D4EA" w16cid:durableId="1F4CB401"/>
  <w16cid:commentId w16cid:paraId="0F25CB1A" w16cid:durableId="1F968A3F"/>
  <w16cid:commentId w16cid:paraId="176EBB9E" w16cid:durableId="1F79B3DB"/>
  <w16cid:commentId w16cid:paraId="0E9A09F3" w16cid:durableId="1F968A95"/>
  <w16cid:commentId w16cid:paraId="163BA353" w16cid:durableId="1F968B9C"/>
  <w16cid:commentId w16cid:paraId="0C852041" w16cid:durableId="1F4CBC91"/>
  <w16cid:commentId w16cid:paraId="49945E29" w16cid:durableId="1F4CBC97"/>
  <w16cid:commentId w16cid:paraId="65B0CE01" w16cid:durableId="1EEE00C4"/>
  <w16cid:commentId w16cid:paraId="6C894FFB" w16cid:durableId="1F4A1222"/>
  <w16cid:commentId w16cid:paraId="56E6E073" w16cid:durableId="1EEE00CD"/>
  <w16cid:commentId w16cid:paraId="6F127982" w16cid:durableId="1F4A1286"/>
  <w16cid:commentId w16cid:paraId="22533C87" w16cid:durableId="1EEE00D5"/>
  <w16cid:commentId w16cid:paraId="0BC2257C" w16cid:durableId="1F674488"/>
  <w16cid:commentId w16cid:paraId="4026A67A" w16cid:durableId="1F79B3E4"/>
  <w16cid:commentId w16cid:paraId="236C15B0" w16cid:durableId="1FA06296"/>
  <w16cid:commentId w16cid:paraId="75880320" w16cid:durableId="1F6F4714"/>
  <w16cid:commentId w16cid:paraId="67AEDAC8" w16cid:durableId="1F5DD0F0"/>
  <w16cid:commentId w16cid:paraId="238D98E9" w16cid:durableId="1F5DD0EC"/>
  <w16cid:commentId w16cid:paraId="6B3E3581" w16cid:durableId="1F67471D"/>
  <w16cid:commentId w16cid:paraId="3B598F29" w16cid:durableId="1F58C5C7"/>
  <w16cid:commentId w16cid:paraId="4D236807" w16cid:durableId="1F3CDB02"/>
  <w16cid:commentId w16cid:paraId="301D3474" w16cid:durableId="1F5DCD1D"/>
  <w16cid:commentId w16cid:paraId="627696A6" w16cid:durableId="1FA2B3D4"/>
  <w16cid:commentId w16cid:paraId="2094D46B" w16cid:durableId="1F968315"/>
  <w16cid:commentId w16cid:paraId="054B5A61" w16cid:durableId="1EE0BEA3"/>
  <w16cid:commentId w16cid:paraId="55EF76B2" w16cid:durableId="1F6F48AD"/>
  <w16cid:commentId w16cid:paraId="6F46B757" w16cid:durableId="1F9FBC1F"/>
  <w16cid:commentId w16cid:paraId="16C86022" w16cid:durableId="1FA2A167"/>
  <w16cid:commentId w16cid:paraId="33FB339E" w16cid:durableId="1D57D7C0"/>
  <w16cid:commentId w16cid:paraId="46F80E89" w16cid:durableId="1D57E3E6"/>
  <w16cid:commentId w16cid:paraId="35528B51" w16cid:durableId="1D60F6B3"/>
  <w16cid:commentId w16cid:paraId="340C9FE3" w16cid:durableId="1F9FBBD1"/>
  <w16cid:commentId w16cid:paraId="5566DA0C" w16cid:durableId="1F7AD4F7"/>
  <w16cid:commentId w16cid:paraId="69E678E8" w16cid:durableId="1F9FBC4E"/>
  <w16cid:commentId w16cid:paraId="4277640E" w16cid:durableId="1EEE00E7"/>
  <w16cid:commentId w16cid:paraId="28B1EBCC" w16cid:durableId="1EE0BD2B"/>
  <w16cid:commentId w16cid:paraId="559962C3" w16cid:durableId="1F816C1E"/>
  <w16cid:commentId w16cid:paraId="29604D5D" w16cid:durableId="1F4A0B41"/>
  <w16cid:commentId w16cid:paraId="0839E389" w16cid:durableId="1FA29A0B"/>
  <w16cid:commentId w16cid:paraId="6BC0ACB5" w16cid:durableId="1F9FC82F"/>
  <w16cid:commentId w16cid:paraId="7B50C78D" w16cid:durableId="1F9FC824"/>
  <w16cid:commentId w16cid:paraId="09AB813E" w16cid:durableId="1F79B3F9"/>
  <w16cid:commentId w16cid:paraId="33B6BBC5" w16cid:durableId="1FA6BC3A"/>
  <w16cid:commentId w16cid:paraId="0C98AC5E" w16cid:durableId="1F79B3FA"/>
  <w16cid:commentId w16cid:paraId="5D6032E9" w16cid:durableId="1FA6BC3C"/>
  <w16cid:commentId w16cid:paraId="1A519872" w16cid:durableId="1F4A0E20"/>
  <w16cid:commentId w16cid:paraId="150A8F8A" w16cid:durableId="1F4A0E39"/>
  <w16cid:commentId w16cid:paraId="0ED01012" w16cid:durableId="1F4A0E50"/>
  <w16cid:commentId w16cid:paraId="502D984C" w16cid:durableId="1FA6BC40"/>
  <w16cid:commentId w16cid:paraId="7FB931F4" w16cid:durableId="1F4A0D7E"/>
  <w16cid:commentId w16cid:paraId="3289F39B" w16cid:durableId="1F4A0C30"/>
  <w16cid:commentId w16cid:paraId="555E3169" w16cid:durableId="1F4A0D3F"/>
  <w16cid:commentId w16cid:paraId="4DE7C01B" w16cid:durableId="1F4A0C63"/>
  <w16cid:commentId w16cid:paraId="525B6BF8" w16cid:durableId="1F671628"/>
  <w16cid:commentId w16cid:paraId="50F8F5C3" w16cid:durableId="1F79CDEE"/>
  <w16cid:commentId w16cid:paraId="3D8FEF35" w16cid:durableId="1EEE00EF"/>
  <w16cid:commentId w16cid:paraId="57F01D04" w16cid:durableId="1F671617"/>
  <w16cid:commentId w16cid:paraId="03EE3739" w16cid:durableId="1FA6BC49"/>
  <w16cid:commentId w16cid:paraId="48A640F7" w16cid:durableId="1F5F0D38"/>
  <w16cid:commentId w16cid:paraId="0F1C4300" w16cid:durableId="1F5F0D2F"/>
  <w16cid:commentId w16cid:paraId="369DDE9A" w16cid:durableId="1F5F0D34"/>
  <w16cid:commentId w16cid:paraId="4AAD9E63" w16cid:durableId="1EEE0107"/>
  <w16cid:commentId w16cid:paraId="20B4F1BB" w16cid:durableId="1EEE010C"/>
  <w16cid:commentId w16cid:paraId="002BC076" w16cid:durableId="1EEE0112"/>
  <w16cid:commentId w16cid:paraId="7C7E0E8D" w16cid:durableId="1DA5B5ED"/>
  <w16cid:commentId w16cid:paraId="1D61B4D5" w16cid:durableId="1EEE011B"/>
  <w16cid:commentId w16cid:paraId="0D5493E2" w16cid:durableId="1F6EF472"/>
  <w16cid:commentId w16cid:paraId="7A08E14E" w16cid:durableId="1EEE0121"/>
  <w16cid:commentId w16cid:paraId="1215F6B9" w16cid:durableId="1F79D4FE"/>
  <w16cid:commentId w16cid:paraId="51C7C112" w16cid:durableId="1F79D4E7"/>
  <w16cid:commentId w16cid:paraId="6573B3D1" w16cid:durableId="1FA14396"/>
  <w16cid:commentId w16cid:paraId="3700520F" w16cid:durableId="1EEE00F6"/>
  <w16cid:commentId w16cid:paraId="288332D3" w16cid:durableId="1F58D680"/>
  <w16cid:commentId w16cid:paraId="68FE9811" w16cid:durableId="1F58D683"/>
  <w16cid:commentId w16cid:paraId="7966396E" w16cid:durableId="1F58D687"/>
  <w16cid:commentId w16cid:paraId="62981973" w16cid:durableId="1F968309"/>
  <w16cid:commentId w16cid:paraId="26A1D51F" w16cid:durableId="1FA14857"/>
  <w16cid:commentId w16cid:paraId="587E92AD" w16cid:durableId="1EEE00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AAB02" w14:textId="77777777" w:rsidR="00A8413F" w:rsidRDefault="00A8413F" w:rsidP="0094718A">
      <w:r>
        <w:separator/>
      </w:r>
    </w:p>
    <w:p w14:paraId="13EF2739" w14:textId="77777777" w:rsidR="00A8413F" w:rsidRDefault="00A8413F" w:rsidP="0094718A"/>
  </w:endnote>
  <w:endnote w:type="continuationSeparator" w:id="0">
    <w:p w14:paraId="69D7B300" w14:textId="77777777" w:rsidR="00A8413F" w:rsidRDefault="00A8413F" w:rsidP="0094718A">
      <w:r>
        <w:continuationSeparator/>
      </w:r>
    </w:p>
    <w:p w14:paraId="12FAFD51" w14:textId="77777777" w:rsidR="00A8413F" w:rsidRDefault="00A8413F" w:rsidP="0094718A"/>
  </w:endnote>
  <w:endnote w:type="continuationNotice" w:id="1">
    <w:p w14:paraId="18BBFF23" w14:textId="77777777" w:rsidR="00A8413F" w:rsidRDefault="00A8413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00000000" w:usb2="00000000" w:usb3="00000000" w:csb0="000001FF" w:csb1="00000000"/>
  </w:font>
  <w:font w:name="Gothic720 BT">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embedRegular r:id="rId1" w:fontKey="{9C4E2A54-F583-40BA-9EC5-E128A1D2F926}"/>
    <w:embedBold r:id="rId2" w:fontKey="{67BB5648-29D1-4107-A80D-7BA7A7FE601C}"/>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embedRegular r:id="rId3" w:subsetted="1" w:fontKey="{81A1D533-CD58-415F-8A14-44E00A711624}"/>
  </w:font>
  <w:font w:name="CG Times (W1)">
    <w:panose1 w:val="00000000000000000000"/>
    <w:charset w:val="00"/>
    <w:family w:val="roman"/>
    <w:notTrueType/>
    <w:pitch w:val="default"/>
    <w:sig w:usb0="00000003" w:usb1="00000000" w:usb2="00000000" w:usb3="00000000" w:csb0="00000001" w:csb1="00000000"/>
  </w:font>
  <w:font w:name="Zurich Ex BT">
    <w:altName w:val="Arial"/>
    <w:charset w:val="01"/>
    <w:family w:val="roman"/>
    <w:pitch w:val="variable"/>
  </w:font>
  <w:font w:name="PalatinoLinotype-Bold">
    <w:panose1 w:val="00000000000000000000"/>
    <w:charset w:val="00"/>
    <w:family w:val="roman"/>
    <w:notTrueType/>
    <w:pitch w:val="default"/>
    <w:sig w:usb0="00000003" w:usb1="00000000" w:usb2="00000000" w:usb3="00000000" w:csb0="00000001" w:csb1="00000000"/>
  </w:font>
  <w:font w:name="Arial Gras">
    <w:altName w:val="Arial"/>
    <w:charset w:val="00"/>
    <w:family w:val="roman"/>
    <w:pitch w:val="default"/>
    <w:sig w:usb0="00000000" w:usb1="00000000" w:usb2="00000000" w:usb3="00000000" w:csb0="00040001" w:csb1="00000000"/>
  </w:font>
  <w:font w:name="Arial,Italic">
    <w:altName w:val="Arial"/>
    <w:charset w:val="00"/>
    <w:family w:val="swiss"/>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Bold">
    <w:altName w:val="Times New Roman"/>
    <w:panose1 w:val="00000000000000000000"/>
    <w:charset w:val="00"/>
    <w:family w:val="roman"/>
    <w:notTrueType/>
    <w:pitch w:val="default"/>
  </w:font>
  <w:font w:name="v3.7.0">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BB959" w14:textId="43F48BBD" w:rsidR="00AF18B7" w:rsidRPr="0043199E" w:rsidRDefault="00AF18B7" w:rsidP="00006153">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8244" behindDoc="0" locked="0" layoutInCell="1" allowOverlap="1" wp14:anchorId="21294E70" wp14:editId="48B2E771">
              <wp:simplePos x="0" y="0"/>
              <wp:positionH relativeFrom="margin">
                <wp:posOffset>-247650</wp:posOffset>
              </wp:positionH>
              <wp:positionV relativeFrom="paragraph">
                <wp:posOffset>-3811</wp:posOffset>
              </wp:positionV>
              <wp:extent cx="6228080" cy="0"/>
              <wp:effectExtent l="0" t="0" r="20320" b="19050"/>
              <wp:wrapNone/>
              <wp:docPr id="25"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86C7268">
            <v:line w14:anchorId="2B1F2EF8" id="Line 248" o:spid="_x0000_s1026" style="position:absolute;z-index:25176012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Dw&#10;88zQ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A8413F">
      <w:fldChar w:fldCharType="begin"/>
    </w:r>
    <w:r w:rsidR="00A8413F">
      <w:instrText xml:space="preserve"> DOCPROPERTY  Reference  \* MERGEFORMAT </w:instrText>
    </w:r>
    <w:r w:rsidR="00A8413F">
      <w:fldChar w:fldCharType="separate"/>
    </w:r>
    <w:r>
      <w:t>41111821</w:t>
    </w:r>
    <w:r w:rsidR="00A8413F">
      <w:fldChar w:fldCharType="end"/>
    </w:r>
    <w:r w:rsidRPr="0015218C">
      <w:tab/>
      <w:t xml:space="preserve">Rev </w:t>
    </w:r>
    <w:r w:rsidR="00A8413F">
      <w:fldChar w:fldCharType="begin"/>
    </w:r>
    <w:r w:rsidR="00A8413F">
      <w:instrText xml:space="preserve"> DOCPROPERTY  Revision  \* MERGEFORMAT </w:instrText>
    </w:r>
    <w:r w:rsidR="00A8413F">
      <w:fldChar w:fldCharType="separate"/>
    </w:r>
    <w:ins w:id="513" w:author="Elaine Baricante" w:date="2018-12-04T15:02:00Z">
      <w:r>
        <w:t>6.1</w:t>
      </w:r>
    </w:ins>
    <w:del w:id="514" w:author="Elaine Baricante" w:date="2018-11-26T11:13:00Z">
      <w:r w:rsidDel="004C3278">
        <w:delText>5.1</w:delText>
      </w:r>
    </w:del>
    <w:r w:rsidR="00A8413F">
      <w:fldChar w:fldCharType="end"/>
    </w:r>
    <w:r w:rsidRPr="0015218C">
      <w:tab/>
    </w:r>
    <w:r w:rsidR="00A8413F">
      <w:fldChar w:fldCharType="begin"/>
    </w:r>
    <w:r w:rsidR="00A8413F">
      <w:instrText xml:space="preserve"> DOCPROPERTY  Date  \* MERGEFORMAT </w:instrText>
    </w:r>
    <w:r w:rsidR="00A8413F">
      <w:fldChar w:fldCharType="separate"/>
    </w:r>
    <w:ins w:id="515" w:author="Elaine Baricante" w:date="2018-12-04T15:02:00Z">
      <w:r>
        <w:t>December 04, 2018</w:t>
      </w:r>
    </w:ins>
    <w:del w:id="516" w:author="Elaine Baricante" w:date="2018-11-26T11:13:00Z">
      <w:r w:rsidDel="004C3278">
        <w:delText>October 30, 2018</w:delText>
      </w:r>
    </w:del>
    <w:r w:rsidR="00A8413F">
      <w:fldChar w:fldCharType="end"/>
    </w:r>
    <w:r>
      <w:tab/>
    </w:r>
    <w:r>
      <w:fldChar w:fldCharType="begin"/>
    </w:r>
    <w:r>
      <w:instrText xml:space="preserve"> PAGE </w:instrText>
    </w:r>
    <w:r>
      <w:fldChar w:fldCharType="separate"/>
    </w:r>
    <w:r>
      <w:t>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869A0B" w14:textId="2938A7D1" w:rsidR="00AF18B7" w:rsidRPr="0043199E" w:rsidRDefault="00AF18B7" w:rsidP="002F347D">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8245" behindDoc="0" locked="0" layoutInCell="1" allowOverlap="1" wp14:anchorId="378F0D39" wp14:editId="05FB1D2D">
              <wp:simplePos x="0" y="0"/>
              <wp:positionH relativeFrom="margin">
                <wp:posOffset>-247650</wp:posOffset>
              </wp:positionH>
              <wp:positionV relativeFrom="paragraph">
                <wp:posOffset>-3811</wp:posOffset>
              </wp:positionV>
              <wp:extent cx="6228080" cy="0"/>
              <wp:effectExtent l="0" t="0" r="20320" b="19050"/>
              <wp:wrapNone/>
              <wp:docPr id="26"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3573A1A">
            <v:line w14:anchorId="33BC0A3D" id="Line 248" o:spid="_x0000_s1026" style="position:absolute;z-index:2517621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Ym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Bk&#10;KGYmFQIAACwEAAAOAAAAAAAAAAAAAAAAAC4CAABkcnMvZTJvRG9jLnhtbFBLAQItABQABgAIAAAA&#10;IQDEaC203AAAAAcBAAAPAAAAAAAAAAAAAAAAAG8EAABkcnMvZG93bnJldi54bWxQSwUGAAAAAAQA&#10;BADzAAAAeAUAAAAA&#10;" strokecolor="#ccc" strokeweight="1.5pt">
              <w10:wrap anchorx="margin"/>
            </v:line>
          </w:pict>
        </mc:Fallback>
      </mc:AlternateContent>
    </w:r>
    <w:r w:rsidR="00A8413F">
      <w:fldChar w:fldCharType="begin"/>
    </w:r>
    <w:r w:rsidR="00A8413F">
      <w:instrText xml:space="preserve"> DOCPROPERTY  Reference  \* MERGEFORMAT </w:instrText>
    </w:r>
    <w:r w:rsidR="00A8413F">
      <w:fldChar w:fldCharType="separate"/>
    </w:r>
    <w:r>
      <w:t>41111821</w:t>
    </w:r>
    <w:r w:rsidR="00A8413F">
      <w:fldChar w:fldCharType="end"/>
    </w:r>
    <w:r w:rsidRPr="0015218C">
      <w:tab/>
      <w:t xml:space="preserve">Rev </w:t>
    </w:r>
    <w:r w:rsidR="00A8413F">
      <w:fldChar w:fldCharType="begin"/>
    </w:r>
    <w:r w:rsidR="00A8413F">
      <w:instrText xml:space="preserve"> DOCPROPERTY  Revision  \* MERGEFORMAT </w:instrText>
    </w:r>
    <w:r w:rsidR="00A8413F">
      <w:fldChar w:fldCharType="separate"/>
    </w:r>
    <w:ins w:id="1063" w:author="Elaine Baricante" w:date="2018-12-04T15:06:00Z">
      <w:r>
        <w:t>6.1</w:t>
      </w:r>
    </w:ins>
    <w:del w:id="1064" w:author="Elaine Baricante" w:date="2018-11-26T16:07:00Z">
      <w:r w:rsidDel="00276AB2">
        <w:delText>5.1</w:delText>
      </w:r>
    </w:del>
    <w:r w:rsidR="00A8413F">
      <w:fldChar w:fldCharType="end"/>
    </w:r>
    <w:r w:rsidRPr="0015218C">
      <w:tab/>
    </w:r>
    <w:r w:rsidR="00A8413F">
      <w:fldChar w:fldCharType="begin"/>
    </w:r>
    <w:r w:rsidR="00A8413F">
      <w:instrText xml:space="preserve"> DOCPROPERTY  Date  \* MERGEFORMAT </w:instrText>
    </w:r>
    <w:r w:rsidR="00A8413F">
      <w:fldChar w:fldCharType="separate"/>
    </w:r>
    <w:ins w:id="1065" w:author="Elaine Baricante" w:date="2018-12-04T15:06:00Z">
      <w:r>
        <w:t>December 04, 2018</w:t>
      </w:r>
    </w:ins>
    <w:del w:id="1066" w:author="Elaine Baricante" w:date="2018-11-26T16:07:00Z">
      <w:r w:rsidDel="00276AB2">
        <w:delText>October 30, 2018</w:delText>
      </w:r>
    </w:del>
    <w:r w:rsidR="00A8413F">
      <w:fldChar w:fldCharType="end"/>
    </w:r>
    <w:r>
      <w:tab/>
    </w:r>
    <w:r>
      <w:fldChar w:fldCharType="begin"/>
    </w:r>
    <w:r>
      <w:instrText xml:space="preserve"> PAGE </w:instrText>
    </w:r>
    <w:r>
      <w:fldChar w:fldCharType="separate"/>
    </w:r>
    <w: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D30F10" w14:textId="77777777" w:rsidR="00A8413F" w:rsidRDefault="00A8413F" w:rsidP="0094718A">
      <w:r>
        <w:separator/>
      </w:r>
    </w:p>
    <w:p w14:paraId="33F5C8E8" w14:textId="77777777" w:rsidR="00A8413F" w:rsidRDefault="00A8413F" w:rsidP="0094718A"/>
  </w:footnote>
  <w:footnote w:type="continuationSeparator" w:id="0">
    <w:p w14:paraId="03ECF687" w14:textId="77777777" w:rsidR="00A8413F" w:rsidRDefault="00A8413F" w:rsidP="0094718A">
      <w:r>
        <w:continuationSeparator/>
      </w:r>
    </w:p>
    <w:p w14:paraId="34BA3D3C" w14:textId="77777777" w:rsidR="00A8413F" w:rsidRDefault="00A8413F" w:rsidP="0094718A"/>
  </w:footnote>
  <w:footnote w:type="continuationNotice" w:id="1">
    <w:p w14:paraId="16B7709B" w14:textId="77777777" w:rsidR="00A8413F" w:rsidRDefault="00A8413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DC845" w14:textId="32EA6B9C" w:rsidR="00AF18B7" w:rsidRDefault="00AF18B7" w:rsidP="0094718A">
    <w:pPr>
      <w:pStyle w:val="Header"/>
    </w:pPr>
    <w:r>
      <w:rPr>
        <w:lang w:val="en-US" w:eastAsia="en-US"/>
      </w:rPr>
      <mc:AlternateContent>
        <mc:Choice Requires="wps">
          <w:drawing>
            <wp:anchor distT="0" distB="0" distL="114300" distR="114300" simplePos="0" relativeHeight="251658241" behindDoc="1" locked="0" layoutInCell="0" allowOverlap="1" wp14:anchorId="6802A40E" wp14:editId="485C9A1B">
              <wp:simplePos x="0" y="0"/>
              <wp:positionH relativeFrom="margin">
                <wp:align>center</wp:align>
              </wp:positionH>
              <wp:positionV relativeFrom="margin">
                <wp:align>center</wp:align>
              </wp:positionV>
              <wp:extent cx="7005955" cy="1077595"/>
              <wp:effectExtent l="0" t="2276475" r="0" b="2094230"/>
              <wp:wrapNone/>
              <wp:docPr id="5" name="WordArt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6C21154" w14:textId="77777777" w:rsidR="00AF18B7" w:rsidRDefault="00AF18B7"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02A40E" id="_x0000_t202" coordsize="21600,21600" o:spt="202" path="m,l,21600r21600,l21600,xe">
              <v:stroke joinstyle="miter"/>
              <v:path gradientshapeok="t" o:connecttype="rect"/>
            </v:shapetype>
            <v:shape id="WordArt 26" o:spid="_x0000_s1047" type="#_x0000_t202" style="position:absolute;left:0;text-align:left;margin-left:0;margin-top:0;width:551.65pt;height:84.8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" o:allowincell="f" filled="f" stroked="f">
              <v:stroke joinstyle="round"/>
              <o:lock v:ext="edit" shapetype="t"/>
              <v:textbox style="mso-fit-shape-to-text:t">
                <w:txbxContent>
                  <w:p w14:paraId="16C21154" w14:textId="77777777" w:rsidR="00AF18B7" w:rsidRDefault="00AF18B7"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r>
      <w:rPr>
        <w:lang w:val="en-US" w:eastAsia="en-US"/>
      </w:rPr>
      <mc:AlternateContent>
        <mc:Choice Requires="wps">
          <w:drawing>
            <wp:anchor distT="0" distB="0" distL="114300" distR="114300" simplePos="0" relativeHeight="251658240" behindDoc="1" locked="0" layoutInCell="0" allowOverlap="1" wp14:anchorId="2390E2AA" wp14:editId="085459F8">
              <wp:simplePos x="0" y="0"/>
              <wp:positionH relativeFrom="margin">
                <wp:align>center</wp:align>
              </wp:positionH>
              <wp:positionV relativeFrom="margin">
                <wp:align>center</wp:align>
              </wp:positionV>
              <wp:extent cx="7005955" cy="1077595"/>
              <wp:effectExtent l="0" t="2276475" r="0" b="2094230"/>
              <wp:wrapNone/>
              <wp:docPr id="4"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05955" cy="1077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8BE446" w14:textId="77777777" w:rsidR="00AF18B7" w:rsidRDefault="00AF18B7"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390E2AA" id="WordArt 15" o:spid="_x0000_s1048" type="#_x0000_t202" style="position:absolute;left:0;text-align:left;margin-left:0;margin-top:0;width:551.65pt;height:84.8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" o:allowincell="f" filled="f" stroked="f">
              <v:stroke joinstyle="round"/>
              <o:lock v:ext="edit" shapetype="t"/>
              <v:textbox style="mso-fit-shape-to-text:t">
                <w:txbxContent>
                  <w:p w14:paraId="0A8BE446" w14:textId="77777777" w:rsidR="00AF18B7" w:rsidRDefault="00AF18B7" w:rsidP="00916120">
                    <w:pPr>
                      <w:pStyle w:val="NormalWeb"/>
                      <w:spacing w:before="0" w:after="0"/>
                      <w:jc w:val="center"/>
                    </w:pPr>
                    <w:r>
                      <w:rPr>
                        <w:rFonts w:ascii="Verdana" w:eastAsia="Verdana" w:hAnsi="Verdana" w:cs="Verdana"/>
                        <w:color w:val="C0C0C0"/>
                        <w:sz w:val="2"/>
                        <w:szCs w:val="2"/>
                        <w14:textFill>
                          <w14:solidFill>
                            <w14:srgbClr w14:val="C0C0C0">
                              <w14:alpha w14:val="50000"/>
                            </w14:srgbClr>
                          </w14:solidFill>
                        </w14:textFill>
                      </w:rPr>
                      <w:t>PRELIMINARY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622C2" w14:textId="696D2921" w:rsidR="00AF18B7" w:rsidRPr="00187A24" w:rsidRDefault="00AF18B7" w:rsidP="001F72C8">
    <w:pPr>
      <w:pStyle w:val="Header"/>
    </w:pPr>
    <w:r>
      <w:rPr>
        <w:lang w:val="en-US" w:eastAsia="en-US"/>
      </w:rPr>
      <mc:AlternateContent>
        <mc:Choice Requires="wpg">
          <w:drawing>
            <wp:anchor distT="0" distB="0" distL="114300" distR="114300" simplePos="0" relativeHeight="251658243" behindDoc="0" locked="0" layoutInCell="1" allowOverlap="1" wp14:anchorId="270C3A24" wp14:editId="1B1F2FA7">
              <wp:simplePos x="0" y="0"/>
              <wp:positionH relativeFrom="column">
                <wp:posOffset>-247650</wp:posOffset>
              </wp:positionH>
              <wp:positionV relativeFrom="paragraph">
                <wp:posOffset>-135255</wp:posOffset>
              </wp:positionV>
              <wp:extent cx="6228080" cy="533400"/>
              <wp:effectExtent l="0" t="0" r="20320" b="0"/>
              <wp:wrapNone/>
              <wp:docPr id="225"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226"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609F5" w14:textId="10526F8D" w:rsidR="00AF18B7" w:rsidRPr="0043199E" w:rsidRDefault="00AF18B7"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wps:txbx>
                      <wps:bodyPr rot="0" vert="horz" wrap="square" lIns="91440" tIns="45720" rIns="91440" bIns="45720" anchor="b" anchorCtr="0" upright="1">
                        <a:noAutofit/>
                      </wps:bodyPr>
                    </wps:wsp>
                    <wps:wsp>
                      <wps:cNvPr id="227"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FF9422" w14:textId="798A5460" w:rsidR="00AF18B7" w:rsidRPr="004651D1" w:rsidRDefault="00AF18B7" w:rsidP="00E06853">
                            <w:pPr>
                              <w:pStyle w:val="HeaderRight"/>
                            </w:pPr>
                            <w:r>
                              <w:fldChar w:fldCharType="begin"/>
                            </w:r>
                            <w:r w:rsidRPr="004651D1">
                              <w:instrText xml:space="preserve"> STYLEREF  "Heading 1"  \* MERGEFORMAT </w:instrText>
                            </w:r>
                            <w:r>
                              <w:fldChar w:fldCharType="end"/>
                            </w:r>
                          </w:p>
                        </w:txbxContent>
                      </wps:txbx>
                      <wps:bodyPr rot="0" vert="horz" wrap="square" lIns="91440" tIns="45720" rIns="91440" bIns="45720" anchor="b" anchorCtr="0" upright="1">
                        <a:noAutofit/>
                      </wps:bodyPr>
                    </wps:wsp>
                    <wps:wsp>
                      <wps:cNvPr id="228"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0C3A24" id="Group 223" o:spid="_x0000_s1049" style="position:absolute;left:0;text-align:left;margin-left:-19.5pt;margin-top:-10.65pt;width:490.4pt;height:42pt;z-index:251658243;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">
              <v:shapetype id="_x0000_t202" coordsize="21600,21600" o:spt="202" path="m,l,21600r21600,l21600,xe">
                <v:stroke joinstyle="miter"/>
                <v:path gradientshapeok="t" o:connecttype="rect"/>
              </v:shapetype>
              <v:shape id="Text Box 75" o:spid="_x0000_s1050"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" stroked="f">
                <v:textbox>
                  <w:txbxContent>
                    <w:p w14:paraId="0EE609F5" w14:textId="10526F8D" w:rsidR="00AF18B7" w:rsidRPr="0043199E" w:rsidRDefault="00AF18B7" w:rsidP="00E06853">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v:textbox>
              </v:shape>
              <v:shape id="Text Box 196" o:spid="_x0000_s1051"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" stroked="f">
                <v:textbox>
                  <w:txbxContent>
                    <w:p w14:paraId="0FFF9422" w14:textId="798A5460" w:rsidR="00AF18B7" w:rsidRPr="004651D1" w:rsidRDefault="00AF18B7" w:rsidP="00E06853">
                      <w:pPr>
                        <w:pStyle w:val="HeaderRight"/>
                      </w:pPr>
                      <w:r>
                        <w:fldChar w:fldCharType="begin"/>
                      </w:r>
                      <w:r w:rsidRPr="004651D1">
                        <w:instrText xml:space="preserve"> STYLEREF  "Heading 1"  \* MERGEFORMAT </w:instrText>
                      </w:r>
                      <w:r>
                        <w:fldChar w:fldCharType="end"/>
                      </w:r>
                    </w:p>
                  </w:txbxContent>
                </v:textbox>
              </v:shape>
              <v:line id="Line 193" o:spid="_x0000_s1052"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" strokecolor="#ccc" strokeweight="1.5pt"/>
            </v:group>
          </w:pict>
        </mc:Fallback>
      </mc:AlternateContent>
    </w:r>
  </w:p>
  <w:p w14:paraId="5C804A83" w14:textId="77777777" w:rsidR="00AF18B7" w:rsidRPr="001F72C8" w:rsidRDefault="00AF18B7" w:rsidP="001F7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76A7E" w14:textId="0F48A6EF" w:rsidR="00AF18B7" w:rsidRDefault="00AF18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7428D" w14:textId="4F6D9657" w:rsidR="00AF18B7" w:rsidRPr="002F347D" w:rsidRDefault="00AF18B7" w:rsidP="002F347D">
    <w:pPr>
      <w:pStyle w:val="Header"/>
    </w:pPr>
    <w:r>
      <w:rPr>
        <w:lang w:val="en-US" w:eastAsia="en-US"/>
      </w:rPr>
      <mc:AlternateContent>
        <mc:Choice Requires="wpg">
          <w:drawing>
            <wp:anchor distT="0" distB="0" distL="114300" distR="114300" simplePos="0" relativeHeight="251658246" behindDoc="0" locked="0" layoutInCell="1" allowOverlap="1" wp14:anchorId="1D8B8DE0" wp14:editId="0DCE9947">
              <wp:simplePos x="0" y="0"/>
              <wp:positionH relativeFrom="column">
                <wp:posOffset>-247650</wp:posOffset>
              </wp:positionH>
              <wp:positionV relativeFrom="paragraph">
                <wp:posOffset>-135255</wp:posOffset>
              </wp:positionV>
              <wp:extent cx="6228080" cy="533400"/>
              <wp:effectExtent l="0" t="0" r="20320" b="0"/>
              <wp:wrapNone/>
              <wp:docPr id="241"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242" name="Text Box 75"/>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C3841" w14:textId="2F293EAC" w:rsidR="00AF18B7" w:rsidRPr="0043199E" w:rsidRDefault="00AF18B7" w:rsidP="002F347D">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wps:txbx>
                      <wps:bodyPr rot="0" vert="horz" wrap="square" lIns="91440" tIns="45720" rIns="91440" bIns="45720" anchor="b" anchorCtr="0" upright="1">
                        <a:noAutofit/>
                      </wps:bodyPr>
                    </wps:wsp>
                    <wps:wsp>
                      <wps:cNvPr id="243" name="Text Box 196"/>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AB154C" w14:textId="7E9599EA" w:rsidR="00AF18B7" w:rsidRPr="00170927" w:rsidRDefault="00AF18B7" w:rsidP="002F347D">
                            <w:pPr>
                              <w:pStyle w:val="HeaderRight"/>
                              <w:rPr>
                                <w:lang w:val="en-US"/>
                              </w:rPr>
                            </w:pPr>
                            <w:r>
                              <w:fldChar w:fldCharType="begin"/>
                            </w:r>
                            <w:r w:rsidRPr="00170927">
                              <w:rPr>
                                <w:lang w:val="en-US"/>
                              </w:rPr>
                              <w:instrText xml:space="preserve"> STYLEREF  "Heading 1"  \* MERGEFORMAT </w:instrText>
                            </w:r>
                            <w:r w:rsidR="008D0124">
                              <w:fldChar w:fldCharType="separate"/>
                            </w:r>
                            <w:r w:rsidR="008D0124">
                              <w:rPr>
                                <w:lang w:val="en-US"/>
                              </w:rPr>
                              <w:t>SMS Commands</w:t>
                            </w:r>
                            <w:r>
                              <w:fldChar w:fldCharType="end"/>
                            </w:r>
                          </w:p>
                        </w:txbxContent>
                      </wps:txbx>
                      <wps:bodyPr rot="0" vert="horz" wrap="square" lIns="91440" tIns="45720" rIns="91440" bIns="45720" anchor="b" anchorCtr="0" upright="1">
                        <a:noAutofit/>
                      </wps:bodyPr>
                    </wps:wsp>
                    <wps:wsp>
                      <wps:cNvPr id="244" name="Line 193"/>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8B8DE0" id="_x0000_s1053" style="position:absolute;left:0;text-align:left;margin-left:-19.5pt;margin-top:-10.65pt;width:490.4pt;height:42pt;z-index:251658246;mso-position-horizontal-relative:text;mso-position-vertical-relative:text"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">
              <v:shapetype id="_x0000_t202" coordsize="21600,21600" o:spt="202" path="m,l,21600r21600,l21600,xe">
                <v:stroke joinstyle="miter"/>
                <v:path gradientshapeok="t" o:connecttype="rect"/>
              </v:shapetype>
              <v:shape id="Text Box 75" o:spid="_x0000_s1054"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" stroked="f">
                <v:textbox>
                  <w:txbxContent>
                    <w:p w14:paraId="504C3841" w14:textId="2F293EAC" w:rsidR="00AF18B7" w:rsidRPr="0043199E" w:rsidRDefault="00AF18B7" w:rsidP="002F347D">
                      <w:pPr>
                        <w:pStyle w:val="HeaderLeft"/>
                      </w:pPr>
                      <w:r w:rsidRPr="00232FD4">
                        <w:fldChar w:fldCharType="begin"/>
                      </w:r>
                      <w:r w:rsidRPr="00232FD4">
                        <w:instrText xml:space="preserve"> DOCPROPERTY  </w:instrText>
                      </w:r>
                      <w:r>
                        <w:instrText>Title</w:instrText>
                      </w:r>
                      <w:r w:rsidRPr="00232FD4">
                        <w:instrText xml:space="preserve">  \* MERGEFORMAT </w:instrText>
                      </w:r>
                      <w:r w:rsidRPr="00232FD4">
                        <w:fldChar w:fldCharType="separate"/>
                      </w:r>
                      <w:r>
                        <w:t>AT Commands Interface Guide</w:t>
                      </w:r>
                      <w:r w:rsidRPr="00232FD4">
                        <w:fldChar w:fldCharType="end"/>
                      </w:r>
                    </w:p>
                  </w:txbxContent>
                </v:textbox>
              </v:shape>
              <v:shape id="Text Box 196" o:spid="_x0000_s1055"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" stroked="f">
                <v:textbox>
                  <w:txbxContent>
                    <w:p w14:paraId="64AB154C" w14:textId="7E9599EA" w:rsidR="00AF18B7" w:rsidRPr="00170927" w:rsidRDefault="00AF18B7" w:rsidP="002F347D">
                      <w:pPr>
                        <w:pStyle w:val="HeaderRight"/>
                        <w:rPr>
                          <w:lang w:val="en-US"/>
                        </w:rPr>
                      </w:pPr>
                      <w:r>
                        <w:fldChar w:fldCharType="begin"/>
                      </w:r>
                      <w:r w:rsidRPr="00170927">
                        <w:rPr>
                          <w:lang w:val="en-US"/>
                        </w:rPr>
                        <w:instrText xml:space="preserve"> STYLEREF  "Heading 1"  \* MERGEFORMAT </w:instrText>
                      </w:r>
                      <w:r w:rsidR="008D0124">
                        <w:fldChar w:fldCharType="separate"/>
                      </w:r>
                      <w:r w:rsidR="008D0124">
                        <w:rPr>
                          <w:lang w:val="en-US"/>
                        </w:rPr>
                        <w:t>SMS Commands</w:t>
                      </w:r>
                      <w:r>
                        <w:fldChar w:fldCharType="end"/>
                      </w:r>
                    </w:p>
                  </w:txbxContent>
                </v:textbox>
              </v:shape>
              <v:line id="Line 193" o:spid="_x0000_s1056"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" strokecolor="#ccc" strokeweight="1.5pt"/>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ABECE" w14:textId="3A2D7035" w:rsidR="00AF18B7" w:rsidRDefault="00AF18B7" w:rsidP="00AC57F7">
    <w:pPr>
      <w:pStyle w:val="Header"/>
    </w:pPr>
    <w:r>
      <w:rPr>
        <w:lang w:val="en-US" w:eastAsia="en-US"/>
      </w:rPr>
      <mc:AlternateContent>
        <mc:Choice Requires="wpg">
          <w:drawing>
            <wp:anchor distT="0" distB="0" distL="114300" distR="114300" simplePos="0" relativeHeight="251658242" behindDoc="0" locked="0" layoutInCell="1" allowOverlap="1" wp14:anchorId="6E875462" wp14:editId="58BD16A8">
              <wp:simplePos x="0" y="0"/>
              <wp:positionH relativeFrom="column">
                <wp:posOffset>-300990</wp:posOffset>
              </wp:positionH>
              <wp:positionV relativeFrom="paragraph">
                <wp:posOffset>538480</wp:posOffset>
              </wp:positionV>
              <wp:extent cx="695325" cy="9151620"/>
              <wp:effectExtent l="0" t="0" r="9525" b="30480"/>
              <wp:wrapNone/>
              <wp:docPr id="28"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29" name="Line 205"/>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30" name="Line 206"/>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1" name="Picture 2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w14:anchorId="5B8B2A82">
            <v:group w14:anchorId="1DC2F250" id="Group 210" o:spid="_x0000_s1026" style="position:absolute;margin-left:-23.7pt;margin-top:42.4pt;width:54.75pt;height:720.6pt;z-index:251691520"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">
              <v:line id="Line 205"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" strokecolor="#ccc" strokeweight="1.5pt"/>
              <v:line id="Line 206"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7"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">
                <v:imagedata r:id="rId3" o:title=""/>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4CE347" w14:textId="0D47B8C5" w:rsidR="00AF18B7" w:rsidRDefault="00AF18B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527D8D" w14:textId="28076E17" w:rsidR="00AF18B7" w:rsidRDefault="00AF18B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76E1B7" w14:textId="6C8335F8" w:rsidR="00AF18B7" w:rsidRDefault="00AF18B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DA7124" w14:textId="038F2F76" w:rsidR="00AF18B7" w:rsidRDefault="00AF18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33A2AA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556A63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AB0950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A42CF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C2E3D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FA4F2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92CF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FA81A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B16E2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82B7C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1" w15:restartNumberingAfterBreak="0">
    <w:nsid w:val="000730BE"/>
    <w:multiLevelType w:val="hybridMultilevel"/>
    <w:tmpl w:val="3146C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D51431"/>
    <w:multiLevelType w:val="hybridMultilevel"/>
    <w:tmpl w:val="BC661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461CB"/>
    <w:multiLevelType w:val="hybridMultilevel"/>
    <w:tmpl w:val="0B8A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3325EB"/>
    <w:multiLevelType w:val="hybridMultilevel"/>
    <w:tmpl w:val="AB4E6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344639"/>
    <w:multiLevelType w:val="hybridMultilevel"/>
    <w:tmpl w:val="6CE8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C731B"/>
    <w:multiLevelType w:val="hybridMultilevel"/>
    <w:tmpl w:val="510E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681986"/>
    <w:multiLevelType w:val="hybridMultilevel"/>
    <w:tmpl w:val="C13A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3B3C3A"/>
    <w:multiLevelType w:val="hybridMultilevel"/>
    <w:tmpl w:val="67F4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4A7819"/>
    <w:multiLevelType w:val="hybridMultilevel"/>
    <w:tmpl w:val="C1067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965082"/>
    <w:multiLevelType w:val="hybridMultilevel"/>
    <w:tmpl w:val="87484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C85CCD"/>
    <w:multiLevelType w:val="hybridMultilevel"/>
    <w:tmpl w:val="DB946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F34142"/>
    <w:multiLevelType w:val="hybridMultilevel"/>
    <w:tmpl w:val="7DDE326E"/>
    <w:lvl w:ilvl="0" w:tplc="2A3CA1EC">
      <w:start w:val="1"/>
      <w:numFmt w:val="bullet"/>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23" w15:restartNumberingAfterBreak="0">
    <w:nsid w:val="03672A66"/>
    <w:multiLevelType w:val="hybridMultilevel"/>
    <w:tmpl w:val="413E52F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04197011"/>
    <w:multiLevelType w:val="hybridMultilevel"/>
    <w:tmpl w:val="0A88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2816F1"/>
    <w:multiLevelType w:val="hybridMultilevel"/>
    <w:tmpl w:val="B1105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335A32"/>
    <w:multiLevelType w:val="hybridMultilevel"/>
    <w:tmpl w:val="F9A6E464"/>
    <w:lvl w:ilvl="0" w:tplc="BD46D7E4">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7" w15:restartNumberingAfterBreak="0">
    <w:nsid w:val="04490EB4"/>
    <w:multiLevelType w:val="hybridMultilevel"/>
    <w:tmpl w:val="A2647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3B5218"/>
    <w:multiLevelType w:val="hybridMultilevel"/>
    <w:tmpl w:val="5E9E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704B04"/>
    <w:multiLevelType w:val="hybridMultilevel"/>
    <w:tmpl w:val="3588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5873BCA"/>
    <w:multiLevelType w:val="hybridMultilevel"/>
    <w:tmpl w:val="D7D4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64D75A5"/>
    <w:multiLevelType w:val="hybridMultilevel"/>
    <w:tmpl w:val="1FCA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603DA7"/>
    <w:multiLevelType w:val="multilevel"/>
    <w:tmpl w:val="80D4AAB2"/>
    <w:numStyleLink w:val="ImportantList"/>
  </w:abstractNum>
  <w:abstractNum w:abstractNumId="33" w15:restartNumberingAfterBreak="0">
    <w:nsid w:val="06D96D0D"/>
    <w:multiLevelType w:val="hybridMultilevel"/>
    <w:tmpl w:val="C920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6EA6DF7"/>
    <w:multiLevelType w:val="hybridMultilevel"/>
    <w:tmpl w:val="D4C63F52"/>
    <w:lvl w:ilvl="0" w:tplc="D6564806">
      <w:start w:val="1"/>
      <w:numFmt w:val="bullet"/>
      <w:lvlText w:val=""/>
      <w:lvlJc w:val="left"/>
      <w:pPr>
        <w:ind w:left="720" w:hanging="360"/>
      </w:pPr>
      <w:rPr>
        <w:rFonts w:ascii="Symbol" w:hAnsi="Symbol" w:hint="default"/>
      </w:rPr>
    </w:lvl>
    <w:lvl w:ilvl="1" w:tplc="7700C2F4" w:tentative="1">
      <w:start w:val="1"/>
      <w:numFmt w:val="bullet"/>
      <w:lvlText w:val="o"/>
      <w:lvlJc w:val="left"/>
      <w:pPr>
        <w:ind w:left="1440" w:hanging="360"/>
      </w:pPr>
      <w:rPr>
        <w:rFonts w:ascii="Courier New" w:hAnsi="Courier New" w:cs="Courier New" w:hint="default"/>
      </w:rPr>
    </w:lvl>
    <w:lvl w:ilvl="2" w:tplc="95E2AD9C" w:tentative="1">
      <w:start w:val="1"/>
      <w:numFmt w:val="bullet"/>
      <w:lvlText w:val=""/>
      <w:lvlJc w:val="left"/>
      <w:pPr>
        <w:ind w:left="2160" w:hanging="360"/>
      </w:pPr>
      <w:rPr>
        <w:rFonts w:ascii="Wingdings" w:hAnsi="Wingdings" w:hint="default"/>
      </w:rPr>
    </w:lvl>
    <w:lvl w:ilvl="3" w:tplc="D0388C84" w:tentative="1">
      <w:start w:val="1"/>
      <w:numFmt w:val="bullet"/>
      <w:lvlText w:val=""/>
      <w:lvlJc w:val="left"/>
      <w:pPr>
        <w:ind w:left="2880" w:hanging="360"/>
      </w:pPr>
      <w:rPr>
        <w:rFonts w:ascii="Symbol" w:hAnsi="Symbol" w:hint="default"/>
      </w:rPr>
    </w:lvl>
    <w:lvl w:ilvl="4" w:tplc="265888A4" w:tentative="1">
      <w:start w:val="1"/>
      <w:numFmt w:val="bullet"/>
      <w:lvlText w:val="o"/>
      <w:lvlJc w:val="left"/>
      <w:pPr>
        <w:ind w:left="3600" w:hanging="360"/>
      </w:pPr>
      <w:rPr>
        <w:rFonts w:ascii="Courier New" w:hAnsi="Courier New" w:cs="Courier New" w:hint="default"/>
      </w:rPr>
    </w:lvl>
    <w:lvl w:ilvl="5" w:tplc="874CFDE2" w:tentative="1">
      <w:start w:val="1"/>
      <w:numFmt w:val="bullet"/>
      <w:lvlText w:val=""/>
      <w:lvlJc w:val="left"/>
      <w:pPr>
        <w:ind w:left="4320" w:hanging="360"/>
      </w:pPr>
      <w:rPr>
        <w:rFonts w:ascii="Wingdings" w:hAnsi="Wingdings" w:hint="default"/>
      </w:rPr>
    </w:lvl>
    <w:lvl w:ilvl="6" w:tplc="90D0F738" w:tentative="1">
      <w:start w:val="1"/>
      <w:numFmt w:val="bullet"/>
      <w:lvlText w:val=""/>
      <w:lvlJc w:val="left"/>
      <w:pPr>
        <w:ind w:left="5040" w:hanging="360"/>
      </w:pPr>
      <w:rPr>
        <w:rFonts w:ascii="Symbol" w:hAnsi="Symbol" w:hint="default"/>
      </w:rPr>
    </w:lvl>
    <w:lvl w:ilvl="7" w:tplc="BC76A4BC" w:tentative="1">
      <w:start w:val="1"/>
      <w:numFmt w:val="bullet"/>
      <w:lvlText w:val="o"/>
      <w:lvlJc w:val="left"/>
      <w:pPr>
        <w:ind w:left="5760" w:hanging="360"/>
      </w:pPr>
      <w:rPr>
        <w:rFonts w:ascii="Courier New" w:hAnsi="Courier New" w:cs="Courier New" w:hint="default"/>
      </w:rPr>
    </w:lvl>
    <w:lvl w:ilvl="8" w:tplc="6284DBB8" w:tentative="1">
      <w:start w:val="1"/>
      <w:numFmt w:val="bullet"/>
      <w:lvlText w:val=""/>
      <w:lvlJc w:val="left"/>
      <w:pPr>
        <w:ind w:left="6480" w:hanging="360"/>
      </w:pPr>
      <w:rPr>
        <w:rFonts w:ascii="Wingdings" w:hAnsi="Wingdings" w:hint="default"/>
      </w:rPr>
    </w:lvl>
  </w:abstractNum>
  <w:abstractNum w:abstractNumId="35" w15:restartNumberingAfterBreak="0">
    <w:nsid w:val="07C12FD3"/>
    <w:multiLevelType w:val="multilevel"/>
    <w:tmpl w:val="77A6AC68"/>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pStyle w:val="Heading6"/>
      <w:lvlText w:val="%1.%2.%3.%4.%5.%6.%7."/>
      <w:lvlJc w:val="left"/>
      <w:pPr>
        <w:ind w:left="3240" w:hanging="1080"/>
      </w:pPr>
    </w:lvl>
    <w:lvl w:ilvl="7">
      <w:start w:val="1"/>
      <w:numFmt w:val="decimal"/>
      <w:pStyle w:val="Heading7"/>
      <w:lvlText w:val="%1.%2.%3.%4.%5.%6.%7.%8."/>
      <w:lvlJc w:val="left"/>
      <w:pPr>
        <w:ind w:left="3744" w:hanging="1224"/>
      </w:pPr>
    </w:lvl>
    <w:lvl w:ilvl="8">
      <w:start w:val="1"/>
      <w:numFmt w:val="decimal"/>
      <w:pStyle w:val="Heading8"/>
      <w:lvlText w:val="%1.%2.%3.%4.%5.%6.%7.%8.%9."/>
      <w:lvlJc w:val="left"/>
      <w:pPr>
        <w:ind w:left="4320" w:hanging="1440"/>
      </w:pPr>
    </w:lvl>
  </w:abstractNum>
  <w:abstractNum w:abstractNumId="36" w15:restartNumberingAfterBreak="0">
    <w:nsid w:val="08055679"/>
    <w:multiLevelType w:val="hybridMultilevel"/>
    <w:tmpl w:val="716A7AB4"/>
    <w:lvl w:ilvl="0" w:tplc="E17CF9EA">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7" w15:restartNumberingAfterBreak="0">
    <w:nsid w:val="0834550A"/>
    <w:multiLevelType w:val="hybridMultilevel"/>
    <w:tmpl w:val="4C667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48675C"/>
    <w:multiLevelType w:val="hybridMultilevel"/>
    <w:tmpl w:val="F60E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8A343D"/>
    <w:multiLevelType w:val="hybridMultilevel"/>
    <w:tmpl w:val="6BE00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9F733D"/>
    <w:multiLevelType w:val="hybridMultilevel"/>
    <w:tmpl w:val="441EA75E"/>
    <w:lvl w:ilvl="0" w:tplc="B4B2B160">
      <w:start w:val="1"/>
      <w:numFmt w:val="decimal"/>
      <w:lvlText w:val="%1"/>
      <w:lvlJc w:val="left"/>
      <w:pPr>
        <w:ind w:left="2250" w:hanging="570"/>
      </w:pPr>
      <w:rPr>
        <w:rFonts w:hint="default"/>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41" w15:restartNumberingAfterBreak="0">
    <w:nsid w:val="08F97487"/>
    <w:multiLevelType w:val="hybridMultilevel"/>
    <w:tmpl w:val="401828DA"/>
    <w:lvl w:ilvl="0" w:tplc="AE5A2F38">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286271"/>
    <w:multiLevelType w:val="hybridMultilevel"/>
    <w:tmpl w:val="C590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356D08"/>
    <w:multiLevelType w:val="hybridMultilevel"/>
    <w:tmpl w:val="29B8FF18"/>
    <w:lvl w:ilvl="0" w:tplc="AE5A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581750"/>
    <w:multiLevelType w:val="hybridMultilevel"/>
    <w:tmpl w:val="1928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96D47C9"/>
    <w:multiLevelType w:val="hybridMultilevel"/>
    <w:tmpl w:val="55FA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D30FE6"/>
    <w:multiLevelType w:val="hybridMultilevel"/>
    <w:tmpl w:val="3584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DE3010"/>
    <w:multiLevelType w:val="hybridMultilevel"/>
    <w:tmpl w:val="9286B862"/>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A174B59"/>
    <w:multiLevelType w:val="hybridMultilevel"/>
    <w:tmpl w:val="BB9AA470"/>
    <w:lvl w:ilvl="0" w:tplc="1B7CE3F6">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49" w15:restartNumberingAfterBreak="0">
    <w:nsid w:val="0A743938"/>
    <w:multiLevelType w:val="hybridMultilevel"/>
    <w:tmpl w:val="BD02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8E1747"/>
    <w:multiLevelType w:val="hybridMultilevel"/>
    <w:tmpl w:val="65943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295022"/>
    <w:multiLevelType w:val="hybridMultilevel"/>
    <w:tmpl w:val="DA9C1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417930"/>
    <w:multiLevelType w:val="hybridMultilevel"/>
    <w:tmpl w:val="EB8E6DF0"/>
    <w:lvl w:ilvl="0" w:tplc="E1CAA6A8">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53" w15:restartNumberingAfterBreak="0">
    <w:nsid w:val="0B8946CD"/>
    <w:multiLevelType w:val="hybridMultilevel"/>
    <w:tmpl w:val="DF347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E4600C"/>
    <w:multiLevelType w:val="hybridMultilevel"/>
    <w:tmpl w:val="066EF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6" w15:restartNumberingAfterBreak="0">
    <w:nsid w:val="0C1230F2"/>
    <w:multiLevelType w:val="hybridMultilevel"/>
    <w:tmpl w:val="F2E0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3C0624"/>
    <w:multiLevelType w:val="hybridMultilevel"/>
    <w:tmpl w:val="A268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5955F5"/>
    <w:multiLevelType w:val="hybridMultilevel"/>
    <w:tmpl w:val="B490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CD5288"/>
    <w:multiLevelType w:val="hybridMultilevel"/>
    <w:tmpl w:val="C884E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CF1DD1"/>
    <w:multiLevelType w:val="hybridMultilevel"/>
    <w:tmpl w:val="0F6285D0"/>
    <w:lvl w:ilvl="0" w:tplc="0A248536">
      <w:start w:val="1"/>
      <w:numFmt w:val="bullet"/>
      <w:lvlText w:val=""/>
      <w:lvlJc w:val="left"/>
      <w:pPr>
        <w:ind w:left="720" w:hanging="360"/>
      </w:pPr>
      <w:rPr>
        <w:rFonts w:ascii="Symbol" w:hAnsi="Symbol" w:hint="default"/>
        <w:sz w:val="18"/>
        <w:szCs w:val="18"/>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61" w15:restartNumberingAfterBreak="0">
    <w:nsid w:val="0D0E71AF"/>
    <w:multiLevelType w:val="hybridMultilevel"/>
    <w:tmpl w:val="4EFEC578"/>
    <w:lvl w:ilvl="0" w:tplc="AE5A2F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D547BB4"/>
    <w:multiLevelType w:val="hybridMultilevel"/>
    <w:tmpl w:val="D1DA5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6212BB"/>
    <w:multiLevelType w:val="hybridMultilevel"/>
    <w:tmpl w:val="95BE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7F7266"/>
    <w:multiLevelType w:val="hybridMultilevel"/>
    <w:tmpl w:val="F10C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BC18D4"/>
    <w:multiLevelType w:val="multilevel"/>
    <w:tmpl w:val="D320F926"/>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66" w15:restartNumberingAfterBreak="0">
    <w:nsid w:val="0E20054F"/>
    <w:multiLevelType w:val="hybridMultilevel"/>
    <w:tmpl w:val="AE404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364E51"/>
    <w:multiLevelType w:val="hybridMultilevel"/>
    <w:tmpl w:val="94D88A2A"/>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446DB3"/>
    <w:multiLevelType w:val="hybridMultilevel"/>
    <w:tmpl w:val="654CA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8B1115"/>
    <w:multiLevelType w:val="hybridMultilevel"/>
    <w:tmpl w:val="F03C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A32FD2"/>
    <w:multiLevelType w:val="hybridMultilevel"/>
    <w:tmpl w:val="A8EAC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FC1F5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D1ECA"/>
    <w:multiLevelType w:val="hybridMultilevel"/>
    <w:tmpl w:val="FA925A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101654E4"/>
    <w:multiLevelType w:val="hybridMultilevel"/>
    <w:tmpl w:val="DE96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01B1E8F"/>
    <w:multiLevelType w:val="hybridMultilevel"/>
    <w:tmpl w:val="3B66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02A3D18"/>
    <w:multiLevelType w:val="hybridMultilevel"/>
    <w:tmpl w:val="13DA0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061016C"/>
    <w:multiLevelType w:val="hybridMultilevel"/>
    <w:tmpl w:val="84D8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0AB34C4"/>
    <w:multiLevelType w:val="hybridMultilevel"/>
    <w:tmpl w:val="9E5481EA"/>
    <w:lvl w:ilvl="0" w:tplc="8F40EE64">
      <w:start w:val="1"/>
      <w:numFmt w:val="decimal"/>
      <w:lvlText w:val="Figure %1."/>
      <w:lvlJc w:val="left"/>
      <w:pPr>
        <w:tabs>
          <w:tab w:val="num" w:pos="720"/>
        </w:tabs>
        <w:ind w:left="720" w:hanging="360"/>
      </w:pPr>
      <w:rPr>
        <w:rFonts w:ascii="Arial" w:hAnsi="Arial" w:hint="default"/>
        <w:b w:val="0"/>
        <w:i/>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114F2946"/>
    <w:multiLevelType w:val="hybridMultilevel"/>
    <w:tmpl w:val="33D28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19374A2"/>
    <w:multiLevelType w:val="hybridMultilevel"/>
    <w:tmpl w:val="6496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1AA47DA"/>
    <w:multiLevelType w:val="hybridMultilevel"/>
    <w:tmpl w:val="710AFA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23E024A"/>
    <w:multiLevelType w:val="hybridMultilevel"/>
    <w:tmpl w:val="CD1E8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26C5E22"/>
    <w:multiLevelType w:val="hybridMultilevel"/>
    <w:tmpl w:val="1A88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28D6B46"/>
    <w:multiLevelType w:val="hybridMultilevel"/>
    <w:tmpl w:val="4B0E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2EC0FFA"/>
    <w:multiLevelType w:val="multilevel"/>
    <w:tmpl w:val="25DCE11C"/>
    <w:lvl w:ilvl="0">
      <w:start w:val="1"/>
      <w:numFmt w:val="none"/>
      <w:lvlText w:val="Warning: "/>
      <w:lvlJc w:val="left"/>
      <w:pPr>
        <w:tabs>
          <w:tab w:val="num" w:pos="360"/>
        </w:tabs>
        <w:ind w:left="360" w:hanging="360"/>
      </w:pPr>
      <w:rPr>
        <w:rFonts w:ascii="Arial" w:hAnsi="Arial"/>
        <w:b/>
        <w:bCs/>
        <w:color w:val="C10538"/>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13085E0C"/>
    <w:multiLevelType w:val="hybridMultilevel"/>
    <w:tmpl w:val="66E4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3170493"/>
    <w:multiLevelType w:val="hybridMultilevel"/>
    <w:tmpl w:val="4FBA0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33178F7"/>
    <w:multiLevelType w:val="hybridMultilevel"/>
    <w:tmpl w:val="7F86D5C4"/>
    <w:lvl w:ilvl="0" w:tplc="FFFFFFFF">
      <w:start w:val="1"/>
      <w:numFmt w:val="bullet"/>
      <w:lvlText w:val=""/>
      <w:lvlJc w:val="left"/>
      <w:pPr>
        <w:ind w:left="720" w:hanging="360"/>
      </w:pPr>
      <w:rPr>
        <w:rFonts w:ascii="Symbol" w:hAnsi="Symbol" w:hint="default"/>
        <w:sz w:val="18"/>
        <w:szCs w:val="1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13375969"/>
    <w:multiLevelType w:val="hybridMultilevel"/>
    <w:tmpl w:val="A7BA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35AE4F1"/>
    <w:multiLevelType w:val="hybridMultilevel"/>
    <w:tmpl w:val="D7156402"/>
    <w:lvl w:ilvl="0" w:tplc="FFFFFFFF">
      <w:start w:val="1"/>
      <w:numFmt w:val="bullet"/>
      <w:lvlText w:nul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138E5697"/>
    <w:multiLevelType w:val="hybridMultilevel"/>
    <w:tmpl w:val="2BBEA0CC"/>
    <w:lvl w:ilvl="0" w:tplc="2CE483C2">
      <w:start w:val="1"/>
      <w:numFmt w:val="decimal"/>
      <w:lvlText w:val="%1."/>
      <w:lvlJc w:val="left"/>
      <w:pPr>
        <w:ind w:left="1845" w:hanging="360"/>
      </w:pPr>
      <w:rPr>
        <w:rFonts w:eastAsia="Times New Roman"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91" w15:restartNumberingAfterBreak="0">
    <w:nsid w:val="145657EF"/>
    <w:multiLevelType w:val="hybridMultilevel"/>
    <w:tmpl w:val="4B903FC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14790D10"/>
    <w:multiLevelType w:val="hybridMultilevel"/>
    <w:tmpl w:val="C2224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A5324D"/>
    <w:multiLevelType w:val="hybridMultilevel"/>
    <w:tmpl w:val="FA78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5016EB5"/>
    <w:multiLevelType w:val="hybridMultilevel"/>
    <w:tmpl w:val="B8E6E118"/>
    <w:lvl w:ilvl="0" w:tplc="B49A286C">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95" w15:restartNumberingAfterBreak="0">
    <w:nsid w:val="15020F41"/>
    <w:multiLevelType w:val="hybridMultilevel"/>
    <w:tmpl w:val="A438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520279E"/>
    <w:multiLevelType w:val="hybridMultilevel"/>
    <w:tmpl w:val="0518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395FD7"/>
    <w:multiLevelType w:val="hybridMultilevel"/>
    <w:tmpl w:val="0CC8A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602C09"/>
    <w:multiLevelType w:val="hybridMultilevel"/>
    <w:tmpl w:val="4360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6E40A5"/>
    <w:multiLevelType w:val="hybridMultilevel"/>
    <w:tmpl w:val="8926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9E0D3F"/>
    <w:multiLevelType w:val="hybridMultilevel"/>
    <w:tmpl w:val="B034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6921115"/>
    <w:multiLevelType w:val="hybridMultilevel"/>
    <w:tmpl w:val="22822C72"/>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82F8E94C">
      <w:start w:val="1"/>
      <w:numFmt w:val="lowerRoman"/>
      <w:pStyle w:val="NumberedSWI3"/>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71A76A7"/>
    <w:multiLevelType w:val="hybridMultilevel"/>
    <w:tmpl w:val="9064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7585117"/>
    <w:multiLevelType w:val="hybridMultilevel"/>
    <w:tmpl w:val="59FA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7681D28"/>
    <w:multiLevelType w:val="hybridMultilevel"/>
    <w:tmpl w:val="8B06D1DA"/>
    <w:lvl w:ilvl="0" w:tplc="1DBAD81A">
      <w:start w:val="1"/>
      <w:numFmt w:val="decimal"/>
      <w:lvlText w:val="%1"/>
      <w:lvlJc w:val="left"/>
      <w:pPr>
        <w:ind w:left="1155" w:hanging="1050"/>
      </w:pPr>
      <w:rPr>
        <w:rFonts w:hint="default"/>
        <w:b w:val="0"/>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105" w15:restartNumberingAfterBreak="0">
    <w:nsid w:val="1895432A"/>
    <w:multiLevelType w:val="hybridMultilevel"/>
    <w:tmpl w:val="E1D67292"/>
    <w:lvl w:ilvl="0" w:tplc="CDBC345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06" w15:restartNumberingAfterBreak="0">
    <w:nsid w:val="197D0E98"/>
    <w:multiLevelType w:val="hybridMultilevel"/>
    <w:tmpl w:val="402C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A155924"/>
    <w:multiLevelType w:val="hybridMultilevel"/>
    <w:tmpl w:val="05DE9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1A322606"/>
    <w:multiLevelType w:val="hybridMultilevel"/>
    <w:tmpl w:val="EED61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AD168AF"/>
    <w:multiLevelType w:val="hybridMultilevel"/>
    <w:tmpl w:val="7378589A"/>
    <w:lvl w:ilvl="0" w:tplc="0818D91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1AD63A81"/>
    <w:multiLevelType w:val="hybridMultilevel"/>
    <w:tmpl w:val="2C2C0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B140736"/>
    <w:multiLevelType w:val="multilevel"/>
    <w:tmpl w:val="C68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B6D6B3D"/>
    <w:multiLevelType w:val="hybridMultilevel"/>
    <w:tmpl w:val="916C6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B7C21B4"/>
    <w:multiLevelType w:val="hybridMultilevel"/>
    <w:tmpl w:val="82DCBD44"/>
    <w:lvl w:ilvl="0" w:tplc="44AE2B5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14" w15:restartNumberingAfterBreak="0">
    <w:nsid w:val="1C1040A6"/>
    <w:multiLevelType w:val="hybridMultilevel"/>
    <w:tmpl w:val="B2AA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1C63430B"/>
    <w:multiLevelType w:val="hybridMultilevel"/>
    <w:tmpl w:val="08F8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C825DC0"/>
    <w:multiLevelType w:val="hybridMultilevel"/>
    <w:tmpl w:val="B794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CC31417"/>
    <w:multiLevelType w:val="hybridMultilevel"/>
    <w:tmpl w:val="DE4C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D230DE4"/>
    <w:multiLevelType w:val="hybridMultilevel"/>
    <w:tmpl w:val="36968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D5F7A82"/>
    <w:multiLevelType w:val="hybridMultilevel"/>
    <w:tmpl w:val="540A6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DC375D1"/>
    <w:multiLevelType w:val="hybridMultilevel"/>
    <w:tmpl w:val="31B07E82"/>
    <w:lvl w:ilvl="0" w:tplc="87100806">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22" w15:restartNumberingAfterBreak="0">
    <w:nsid w:val="1DF14BA7"/>
    <w:multiLevelType w:val="hybridMultilevel"/>
    <w:tmpl w:val="F098B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E15391A"/>
    <w:multiLevelType w:val="hybridMultilevel"/>
    <w:tmpl w:val="BCF0D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1F0961B6"/>
    <w:multiLevelType w:val="hybridMultilevel"/>
    <w:tmpl w:val="A7DE7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F2B5FC0"/>
    <w:multiLevelType w:val="hybridMultilevel"/>
    <w:tmpl w:val="49A257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635" w:hanging="555"/>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01634C8"/>
    <w:multiLevelType w:val="hybridMultilevel"/>
    <w:tmpl w:val="5030B97E"/>
    <w:lvl w:ilvl="0" w:tplc="51C8D294">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1E60D8"/>
    <w:multiLevelType w:val="hybridMultilevel"/>
    <w:tmpl w:val="06206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0225DE6"/>
    <w:multiLevelType w:val="hybridMultilevel"/>
    <w:tmpl w:val="1938E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923513"/>
    <w:multiLevelType w:val="hybridMultilevel"/>
    <w:tmpl w:val="8DF0B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182306A"/>
    <w:multiLevelType w:val="hybridMultilevel"/>
    <w:tmpl w:val="240C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23572C1"/>
    <w:multiLevelType w:val="hybridMultilevel"/>
    <w:tmpl w:val="596022BC"/>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2711159"/>
    <w:multiLevelType w:val="hybridMultilevel"/>
    <w:tmpl w:val="7012D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CE6FCC"/>
    <w:multiLevelType w:val="hybridMultilevel"/>
    <w:tmpl w:val="77A2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D157D2"/>
    <w:multiLevelType w:val="hybridMultilevel"/>
    <w:tmpl w:val="92183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3011DD3"/>
    <w:multiLevelType w:val="hybridMultilevel"/>
    <w:tmpl w:val="DE7C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3786EDB"/>
    <w:multiLevelType w:val="hybridMultilevel"/>
    <w:tmpl w:val="239C9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C61858"/>
    <w:multiLevelType w:val="hybridMultilevel"/>
    <w:tmpl w:val="4322050C"/>
    <w:lvl w:ilvl="0" w:tplc="4A0E704A">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38" w15:restartNumberingAfterBreak="0">
    <w:nsid w:val="23C86FB3"/>
    <w:multiLevelType w:val="hybridMultilevel"/>
    <w:tmpl w:val="CFEC3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3D90730"/>
    <w:multiLevelType w:val="hybridMultilevel"/>
    <w:tmpl w:val="EE32B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504B5C"/>
    <w:multiLevelType w:val="hybridMultilevel"/>
    <w:tmpl w:val="8744B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4632BB8"/>
    <w:multiLevelType w:val="hybridMultilevel"/>
    <w:tmpl w:val="FE9E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4B020BA"/>
    <w:multiLevelType w:val="hybridMultilevel"/>
    <w:tmpl w:val="8A8A3BE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B20C65"/>
    <w:multiLevelType w:val="hybridMultilevel"/>
    <w:tmpl w:val="7708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52E18A6"/>
    <w:multiLevelType w:val="hybridMultilevel"/>
    <w:tmpl w:val="8F40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6C939A5"/>
    <w:multiLevelType w:val="hybridMultilevel"/>
    <w:tmpl w:val="6D0E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6D20F03"/>
    <w:multiLevelType w:val="hybridMultilevel"/>
    <w:tmpl w:val="8752BB5A"/>
    <w:lvl w:ilvl="0" w:tplc="260886BA">
      <w:start w:val="1"/>
      <w:numFmt w:val="bullet"/>
      <w:lvlText w:val=""/>
      <w:lvlJc w:val="left"/>
      <w:pPr>
        <w:ind w:left="720" w:hanging="360"/>
      </w:pPr>
      <w:rPr>
        <w:rFonts w:ascii="Symbol" w:hAnsi="Symbol" w:hint="default"/>
        <w:sz w:val="20"/>
        <w:szCs w:val="20"/>
      </w:rPr>
    </w:lvl>
    <w:lvl w:ilvl="1" w:tplc="04090005">
      <w:start w:val="1"/>
      <w:numFmt w:val="bullet"/>
      <w:lvlText w:val=""/>
      <w:lvlJc w:val="left"/>
      <w:pPr>
        <w:ind w:left="1440" w:hanging="360"/>
      </w:pPr>
      <w:rPr>
        <w:rFonts w:ascii="Wingdings" w:hAnsi="Wingdings"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47" w15:restartNumberingAfterBreak="0">
    <w:nsid w:val="270232B2"/>
    <w:multiLevelType w:val="hybridMultilevel"/>
    <w:tmpl w:val="3DE8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72F0178"/>
    <w:multiLevelType w:val="hybridMultilevel"/>
    <w:tmpl w:val="30C2E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150" w15:restartNumberingAfterBreak="0">
    <w:nsid w:val="27983467"/>
    <w:multiLevelType w:val="hybridMultilevel"/>
    <w:tmpl w:val="35FC5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7A80CCE"/>
    <w:multiLevelType w:val="hybridMultilevel"/>
    <w:tmpl w:val="C04CC10A"/>
    <w:lvl w:ilvl="0" w:tplc="DADAA15C">
      <w:start w:val="1"/>
      <w:numFmt w:val="bullet"/>
      <w:lvlText w:val=""/>
      <w:lvlJc w:val="left"/>
      <w:pPr>
        <w:ind w:left="720" w:hanging="360"/>
      </w:pPr>
      <w:rPr>
        <w:rFonts w:ascii="Symbol" w:hAnsi="Symbol" w:hint="default"/>
      </w:rPr>
    </w:lvl>
    <w:lvl w:ilvl="1" w:tplc="2200A58A" w:tentative="1">
      <w:start w:val="1"/>
      <w:numFmt w:val="bullet"/>
      <w:lvlText w:val="o"/>
      <w:lvlJc w:val="left"/>
      <w:pPr>
        <w:ind w:left="1440" w:hanging="360"/>
      </w:pPr>
      <w:rPr>
        <w:rFonts w:ascii="Courier New" w:hAnsi="Courier New" w:cs="Courier New" w:hint="default"/>
      </w:rPr>
    </w:lvl>
    <w:lvl w:ilvl="2" w:tplc="367A3C94" w:tentative="1">
      <w:start w:val="1"/>
      <w:numFmt w:val="bullet"/>
      <w:lvlText w:val=""/>
      <w:lvlJc w:val="left"/>
      <w:pPr>
        <w:ind w:left="2160" w:hanging="360"/>
      </w:pPr>
      <w:rPr>
        <w:rFonts w:ascii="Wingdings" w:hAnsi="Wingdings" w:hint="default"/>
      </w:rPr>
    </w:lvl>
    <w:lvl w:ilvl="3" w:tplc="63B47CCC" w:tentative="1">
      <w:start w:val="1"/>
      <w:numFmt w:val="bullet"/>
      <w:lvlText w:val=""/>
      <w:lvlJc w:val="left"/>
      <w:pPr>
        <w:ind w:left="2880" w:hanging="360"/>
      </w:pPr>
      <w:rPr>
        <w:rFonts w:ascii="Symbol" w:hAnsi="Symbol" w:hint="default"/>
      </w:rPr>
    </w:lvl>
    <w:lvl w:ilvl="4" w:tplc="09545C3C" w:tentative="1">
      <w:start w:val="1"/>
      <w:numFmt w:val="bullet"/>
      <w:lvlText w:val="o"/>
      <w:lvlJc w:val="left"/>
      <w:pPr>
        <w:ind w:left="3600" w:hanging="360"/>
      </w:pPr>
      <w:rPr>
        <w:rFonts w:ascii="Courier New" w:hAnsi="Courier New" w:cs="Courier New" w:hint="default"/>
      </w:rPr>
    </w:lvl>
    <w:lvl w:ilvl="5" w:tplc="D128668E" w:tentative="1">
      <w:start w:val="1"/>
      <w:numFmt w:val="bullet"/>
      <w:lvlText w:val=""/>
      <w:lvlJc w:val="left"/>
      <w:pPr>
        <w:ind w:left="4320" w:hanging="360"/>
      </w:pPr>
      <w:rPr>
        <w:rFonts w:ascii="Wingdings" w:hAnsi="Wingdings" w:hint="default"/>
      </w:rPr>
    </w:lvl>
    <w:lvl w:ilvl="6" w:tplc="E4D2CF42" w:tentative="1">
      <w:start w:val="1"/>
      <w:numFmt w:val="bullet"/>
      <w:lvlText w:val=""/>
      <w:lvlJc w:val="left"/>
      <w:pPr>
        <w:ind w:left="5040" w:hanging="360"/>
      </w:pPr>
      <w:rPr>
        <w:rFonts w:ascii="Symbol" w:hAnsi="Symbol" w:hint="default"/>
      </w:rPr>
    </w:lvl>
    <w:lvl w:ilvl="7" w:tplc="AD343A76" w:tentative="1">
      <w:start w:val="1"/>
      <w:numFmt w:val="bullet"/>
      <w:lvlText w:val="o"/>
      <w:lvlJc w:val="left"/>
      <w:pPr>
        <w:ind w:left="5760" w:hanging="360"/>
      </w:pPr>
      <w:rPr>
        <w:rFonts w:ascii="Courier New" w:hAnsi="Courier New" w:cs="Courier New" w:hint="default"/>
      </w:rPr>
    </w:lvl>
    <w:lvl w:ilvl="8" w:tplc="341094E2" w:tentative="1">
      <w:start w:val="1"/>
      <w:numFmt w:val="bullet"/>
      <w:lvlText w:val=""/>
      <w:lvlJc w:val="left"/>
      <w:pPr>
        <w:ind w:left="6480" w:hanging="360"/>
      </w:pPr>
      <w:rPr>
        <w:rFonts w:ascii="Wingdings" w:hAnsi="Wingdings" w:hint="default"/>
      </w:rPr>
    </w:lvl>
  </w:abstractNum>
  <w:abstractNum w:abstractNumId="152" w15:restartNumberingAfterBreak="0">
    <w:nsid w:val="27DB47A5"/>
    <w:multiLevelType w:val="hybridMultilevel"/>
    <w:tmpl w:val="A02A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8B15125"/>
    <w:multiLevelType w:val="hybridMultilevel"/>
    <w:tmpl w:val="69A0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28EE5A2F"/>
    <w:multiLevelType w:val="hybridMultilevel"/>
    <w:tmpl w:val="47A4E144"/>
    <w:lvl w:ilvl="0" w:tplc="04090001">
      <w:start w:val="1"/>
      <w:numFmt w:val="bullet"/>
      <w:lvlText w:val=""/>
      <w:lvlJc w:val="left"/>
      <w:pPr>
        <w:ind w:left="720" w:hanging="360"/>
      </w:pPr>
      <w:rPr>
        <w:rFonts w:ascii="Symbol" w:hAnsi="Symbol" w:hint="default"/>
      </w:rPr>
    </w:lvl>
    <w:lvl w:ilvl="1" w:tplc="729669E0">
      <w:numFmt w:val="bullet"/>
      <w:lvlText w:val="•"/>
      <w:lvlJc w:val="left"/>
      <w:pPr>
        <w:ind w:left="1635" w:hanging="55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8EF1E98"/>
    <w:multiLevelType w:val="hybridMultilevel"/>
    <w:tmpl w:val="BDAC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9694F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29950537"/>
    <w:multiLevelType w:val="hybridMultilevel"/>
    <w:tmpl w:val="939EAB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29DD3C59"/>
    <w:multiLevelType w:val="hybridMultilevel"/>
    <w:tmpl w:val="983A5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9F27312"/>
    <w:multiLevelType w:val="hybridMultilevel"/>
    <w:tmpl w:val="B54EF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A8D0DC0"/>
    <w:multiLevelType w:val="hybridMultilevel"/>
    <w:tmpl w:val="7484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AD31C03"/>
    <w:multiLevelType w:val="hybridMultilevel"/>
    <w:tmpl w:val="9092D216"/>
    <w:lvl w:ilvl="0" w:tplc="0D7CA3B8">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63" w15:restartNumberingAfterBreak="0">
    <w:nsid w:val="2B341217"/>
    <w:multiLevelType w:val="hybridMultilevel"/>
    <w:tmpl w:val="7216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C200E9A"/>
    <w:multiLevelType w:val="multilevel"/>
    <w:tmpl w:val="80D4AAB2"/>
    <w:styleLink w:val="ImportantList"/>
    <w:lvl w:ilvl="0">
      <w:start w:val="1"/>
      <w:numFmt w:val="none"/>
      <w:lvlText w:val="Important:"/>
      <w:lvlJc w:val="left"/>
      <w:pPr>
        <w:tabs>
          <w:tab w:val="num" w:pos="-31680"/>
        </w:tabs>
        <w:ind w:left="360" w:hanging="360"/>
      </w:pPr>
      <w:rPr>
        <w:rFonts w:ascii="Arial" w:hAnsi="Arial" w:hint="default"/>
        <w:b/>
        <w:i w:val="0"/>
        <w:sz w:val="18"/>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5" w15:restartNumberingAfterBreak="0">
    <w:nsid w:val="2C7A7EAC"/>
    <w:multiLevelType w:val="hybridMultilevel"/>
    <w:tmpl w:val="31DC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C945C86"/>
    <w:multiLevelType w:val="hybridMultilevel"/>
    <w:tmpl w:val="76341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D41563F"/>
    <w:multiLevelType w:val="hybridMultilevel"/>
    <w:tmpl w:val="D5E08CBC"/>
    <w:lvl w:ilvl="0" w:tplc="65C24B02">
      <w:start w:val="1"/>
      <w:numFmt w:val="bullet"/>
      <w:lvlText w:val=""/>
      <w:lvlJc w:val="left"/>
      <w:pPr>
        <w:ind w:left="720" w:hanging="360"/>
      </w:pPr>
      <w:rPr>
        <w:rFonts w:ascii="Symbol" w:hAnsi="Symbol" w:hint="default"/>
      </w:rPr>
    </w:lvl>
    <w:lvl w:ilvl="1" w:tplc="FFB6A908" w:tentative="1">
      <w:start w:val="1"/>
      <w:numFmt w:val="bullet"/>
      <w:lvlText w:val="o"/>
      <w:lvlJc w:val="left"/>
      <w:pPr>
        <w:ind w:left="1440" w:hanging="360"/>
      </w:pPr>
      <w:rPr>
        <w:rFonts w:ascii="Courier New" w:hAnsi="Courier New" w:cs="Courier New" w:hint="default"/>
      </w:rPr>
    </w:lvl>
    <w:lvl w:ilvl="2" w:tplc="4CE08FB4" w:tentative="1">
      <w:start w:val="1"/>
      <w:numFmt w:val="bullet"/>
      <w:lvlText w:val=""/>
      <w:lvlJc w:val="left"/>
      <w:pPr>
        <w:ind w:left="2160" w:hanging="360"/>
      </w:pPr>
      <w:rPr>
        <w:rFonts w:ascii="Wingdings" w:hAnsi="Wingdings" w:hint="default"/>
      </w:rPr>
    </w:lvl>
    <w:lvl w:ilvl="3" w:tplc="56A8D734" w:tentative="1">
      <w:start w:val="1"/>
      <w:numFmt w:val="bullet"/>
      <w:lvlText w:val=""/>
      <w:lvlJc w:val="left"/>
      <w:pPr>
        <w:ind w:left="2880" w:hanging="360"/>
      </w:pPr>
      <w:rPr>
        <w:rFonts w:ascii="Symbol" w:hAnsi="Symbol" w:hint="default"/>
      </w:rPr>
    </w:lvl>
    <w:lvl w:ilvl="4" w:tplc="76308662" w:tentative="1">
      <w:start w:val="1"/>
      <w:numFmt w:val="bullet"/>
      <w:lvlText w:val="o"/>
      <w:lvlJc w:val="left"/>
      <w:pPr>
        <w:ind w:left="3600" w:hanging="360"/>
      </w:pPr>
      <w:rPr>
        <w:rFonts w:ascii="Courier New" w:hAnsi="Courier New" w:cs="Courier New" w:hint="default"/>
      </w:rPr>
    </w:lvl>
    <w:lvl w:ilvl="5" w:tplc="BD0298F4" w:tentative="1">
      <w:start w:val="1"/>
      <w:numFmt w:val="bullet"/>
      <w:lvlText w:val=""/>
      <w:lvlJc w:val="left"/>
      <w:pPr>
        <w:ind w:left="4320" w:hanging="360"/>
      </w:pPr>
      <w:rPr>
        <w:rFonts w:ascii="Wingdings" w:hAnsi="Wingdings" w:hint="default"/>
      </w:rPr>
    </w:lvl>
    <w:lvl w:ilvl="6" w:tplc="474C8D38" w:tentative="1">
      <w:start w:val="1"/>
      <w:numFmt w:val="bullet"/>
      <w:lvlText w:val=""/>
      <w:lvlJc w:val="left"/>
      <w:pPr>
        <w:ind w:left="5040" w:hanging="360"/>
      </w:pPr>
      <w:rPr>
        <w:rFonts w:ascii="Symbol" w:hAnsi="Symbol" w:hint="default"/>
      </w:rPr>
    </w:lvl>
    <w:lvl w:ilvl="7" w:tplc="33F4A66E" w:tentative="1">
      <w:start w:val="1"/>
      <w:numFmt w:val="bullet"/>
      <w:lvlText w:val="o"/>
      <w:lvlJc w:val="left"/>
      <w:pPr>
        <w:ind w:left="5760" w:hanging="360"/>
      </w:pPr>
      <w:rPr>
        <w:rFonts w:ascii="Courier New" w:hAnsi="Courier New" w:cs="Courier New" w:hint="default"/>
      </w:rPr>
    </w:lvl>
    <w:lvl w:ilvl="8" w:tplc="4E825BAA" w:tentative="1">
      <w:start w:val="1"/>
      <w:numFmt w:val="bullet"/>
      <w:lvlText w:val=""/>
      <w:lvlJc w:val="left"/>
      <w:pPr>
        <w:ind w:left="6480" w:hanging="360"/>
      </w:pPr>
      <w:rPr>
        <w:rFonts w:ascii="Wingdings" w:hAnsi="Wingdings" w:hint="default"/>
      </w:rPr>
    </w:lvl>
  </w:abstractNum>
  <w:abstractNum w:abstractNumId="168" w15:restartNumberingAfterBreak="0">
    <w:nsid w:val="2D607F78"/>
    <w:multiLevelType w:val="hybridMultilevel"/>
    <w:tmpl w:val="D87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DC76E0E"/>
    <w:multiLevelType w:val="hybridMultilevel"/>
    <w:tmpl w:val="DCC0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DCC245A"/>
    <w:multiLevelType w:val="hybridMultilevel"/>
    <w:tmpl w:val="9616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3613AF"/>
    <w:multiLevelType w:val="hybridMultilevel"/>
    <w:tmpl w:val="D108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467E99"/>
    <w:multiLevelType w:val="hybridMultilevel"/>
    <w:tmpl w:val="1E34F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3" w15:restartNumberingAfterBreak="0">
    <w:nsid w:val="2F4D6AEF"/>
    <w:multiLevelType w:val="hybridMultilevel"/>
    <w:tmpl w:val="26DEA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FD70E7F"/>
    <w:multiLevelType w:val="hybridMultilevel"/>
    <w:tmpl w:val="C164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300F7A52"/>
    <w:multiLevelType w:val="hybridMultilevel"/>
    <w:tmpl w:val="DBBC64A8"/>
    <w:lvl w:ilvl="0" w:tplc="163A351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77" w15:restartNumberingAfterBreak="0">
    <w:nsid w:val="311C31D4"/>
    <w:multiLevelType w:val="hybridMultilevel"/>
    <w:tmpl w:val="A504F936"/>
    <w:lvl w:ilvl="0" w:tplc="53AC62A8">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78" w15:restartNumberingAfterBreak="0">
    <w:nsid w:val="313C0341"/>
    <w:multiLevelType w:val="hybridMultilevel"/>
    <w:tmpl w:val="12661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8E4679"/>
    <w:multiLevelType w:val="hybridMultilevel"/>
    <w:tmpl w:val="8C72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1C751D7"/>
    <w:multiLevelType w:val="hybridMultilevel"/>
    <w:tmpl w:val="DBBC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26D4658"/>
    <w:multiLevelType w:val="hybridMultilevel"/>
    <w:tmpl w:val="E5AA42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2DB41F2"/>
    <w:multiLevelType w:val="hybridMultilevel"/>
    <w:tmpl w:val="1F9E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30A4223"/>
    <w:multiLevelType w:val="hybridMultilevel"/>
    <w:tmpl w:val="D2C6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8076D2"/>
    <w:multiLevelType w:val="hybridMultilevel"/>
    <w:tmpl w:val="65C2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42A6FB9"/>
    <w:multiLevelType w:val="hybridMultilevel"/>
    <w:tmpl w:val="D61CA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4393925"/>
    <w:multiLevelType w:val="hybridMultilevel"/>
    <w:tmpl w:val="E8A6A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47A69A2"/>
    <w:multiLevelType w:val="hybridMultilevel"/>
    <w:tmpl w:val="8864DF7C"/>
    <w:lvl w:ilvl="0" w:tplc="04090001">
      <w:start w:val="1"/>
      <w:numFmt w:val="bullet"/>
      <w:lvlText w:val=""/>
      <w:lvlJc w:val="left"/>
      <w:pPr>
        <w:ind w:left="720" w:hanging="360"/>
      </w:pPr>
      <w:rPr>
        <w:rFonts w:ascii="Symbol" w:hAnsi="Symbol" w:hint="default"/>
      </w:rPr>
    </w:lvl>
    <w:lvl w:ilvl="1" w:tplc="04090001" w:tentative="1">
      <w:start w:val="1"/>
      <w:numFmt w:val="bullet"/>
      <w:lvlText w:val="o"/>
      <w:lvlJc w:val="left"/>
      <w:pPr>
        <w:ind w:left="1440" w:hanging="360"/>
      </w:pPr>
      <w:rPr>
        <w:rFonts w:ascii="Courier New" w:hAnsi="Courier New" w:cs="Courier New" w:hint="default"/>
      </w:rPr>
    </w:lvl>
    <w:lvl w:ilvl="2" w:tplc="04090001"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49B4A9B"/>
    <w:multiLevelType w:val="hybridMultilevel"/>
    <w:tmpl w:val="C5AAA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53F6592"/>
    <w:multiLevelType w:val="hybridMultilevel"/>
    <w:tmpl w:val="BA7CC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5B218F8"/>
    <w:multiLevelType w:val="hybridMultilevel"/>
    <w:tmpl w:val="3858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5CA5554"/>
    <w:multiLevelType w:val="hybridMultilevel"/>
    <w:tmpl w:val="8F64854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36FC2446"/>
    <w:multiLevelType w:val="hybridMultilevel"/>
    <w:tmpl w:val="8A72C8D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71A2473"/>
    <w:multiLevelType w:val="hybridMultilevel"/>
    <w:tmpl w:val="AD508B5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72C580F"/>
    <w:multiLevelType w:val="hybridMultilevel"/>
    <w:tmpl w:val="F1FA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8026BB0"/>
    <w:multiLevelType w:val="hybridMultilevel"/>
    <w:tmpl w:val="3E54AF9A"/>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111B15"/>
    <w:multiLevelType w:val="hybridMultilevel"/>
    <w:tmpl w:val="3FB4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8A41B2B"/>
    <w:multiLevelType w:val="hybridMultilevel"/>
    <w:tmpl w:val="E0C46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8A71EE6"/>
    <w:multiLevelType w:val="hybridMultilevel"/>
    <w:tmpl w:val="2912F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8DF0E9C"/>
    <w:multiLevelType w:val="hybridMultilevel"/>
    <w:tmpl w:val="71C2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9995EA5"/>
    <w:multiLevelType w:val="hybridMultilevel"/>
    <w:tmpl w:val="5224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9AA71B6"/>
    <w:multiLevelType w:val="hybridMultilevel"/>
    <w:tmpl w:val="4EAEF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9C21087"/>
    <w:multiLevelType w:val="hybridMultilevel"/>
    <w:tmpl w:val="1804B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9FA658E"/>
    <w:multiLevelType w:val="hybridMultilevel"/>
    <w:tmpl w:val="9DA2EEB8"/>
    <w:lvl w:ilvl="0" w:tplc="2B687C8C">
      <w:start w:val="1"/>
      <w:numFmt w:val="decimal"/>
      <w:lvlText w:val="%1."/>
      <w:lvlJc w:val="left"/>
      <w:pPr>
        <w:ind w:left="720" w:hanging="360"/>
      </w:pPr>
    </w:lvl>
    <w:lvl w:ilvl="1" w:tplc="8DF6B50A">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9FE71D1"/>
    <w:multiLevelType w:val="hybridMultilevel"/>
    <w:tmpl w:val="4BC8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A82559B"/>
    <w:multiLevelType w:val="hybridMultilevel"/>
    <w:tmpl w:val="AFD0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208" w15:restartNumberingAfterBreak="0">
    <w:nsid w:val="3BD4708E"/>
    <w:multiLevelType w:val="hybridMultilevel"/>
    <w:tmpl w:val="A060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C2C3451"/>
    <w:multiLevelType w:val="hybridMultilevel"/>
    <w:tmpl w:val="7B447116"/>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C2F1D1E"/>
    <w:multiLevelType w:val="hybridMultilevel"/>
    <w:tmpl w:val="4332699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C781994"/>
    <w:multiLevelType w:val="hybridMultilevel"/>
    <w:tmpl w:val="06962BA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C7B0830"/>
    <w:multiLevelType w:val="hybridMultilevel"/>
    <w:tmpl w:val="7B722040"/>
    <w:lvl w:ilvl="0" w:tplc="040C0001">
      <w:start w:val="1"/>
      <w:numFmt w:val="bullet"/>
      <w:lvlText w:val=""/>
      <w:lvlJc w:val="left"/>
      <w:pPr>
        <w:ind w:left="915"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3" w15:restartNumberingAfterBreak="0">
    <w:nsid w:val="3C816BD7"/>
    <w:multiLevelType w:val="hybridMultilevel"/>
    <w:tmpl w:val="AAD89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C873EEA"/>
    <w:multiLevelType w:val="hybridMultilevel"/>
    <w:tmpl w:val="8FC6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CC338EC"/>
    <w:multiLevelType w:val="hybridMultilevel"/>
    <w:tmpl w:val="F8487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CF94C1E"/>
    <w:multiLevelType w:val="hybridMultilevel"/>
    <w:tmpl w:val="D6A29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D2E495F"/>
    <w:multiLevelType w:val="hybridMultilevel"/>
    <w:tmpl w:val="0B4A7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D814558"/>
    <w:multiLevelType w:val="hybridMultilevel"/>
    <w:tmpl w:val="F210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D8C518D"/>
    <w:multiLevelType w:val="hybridMultilevel"/>
    <w:tmpl w:val="20745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0" w15:restartNumberingAfterBreak="0">
    <w:nsid w:val="3DD84641"/>
    <w:multiLevelType w:val="hybridMultilevel"/>
    <w:tmpl w:val="EBCA3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E516FC1"/>
    <w:multiLevelType w:val="hybridMultilevel"/>
    <w:tmpl w:val="2FDEC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EA86E84"/>
    <w:multiLevelType w:val="hybridMultilevel"/>
    <w:tmpl w:val="FC2CC3FA"/>
    <w:lvl w:ilvl="0" w:tplc="7C2C434A">
      <w:start w:val="1"/>
      <w:numFmt w:val="bullet"/>
      <w:lvlText w:val=""/>
      <w:lvlJc w:val="left"/>
      <w:pPr>
        <w:ind w:left="720" w:hanging="360"/>
      </w:pPr>
      <w:rPr>
        <w:rFonts w:ascii="Symbol" w:hAnsi="Symbol" w:hint="default"/>
        <w:sz w:val="18"/>
        <w:szCs w:val="18"/>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23" w15:restartNumberingAfterBreak="0">
    <w:nsid w:val="3EDE1A30"/>
    <w:multiLevelType w:val="hybridMultilevel"/>
    <w:tmpl w:val="AB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EF73BD8"/>
    <w:multiLevelType w:val="hybridMultilevel"/>
    <w:tmpl w:val="0198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F251ECC"/>
    <w:multiLevelType w:val="hybridMultilevel"/>
    <w:tmpl w:val="5294654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F722C78"/>
    <w:multiLevelType w:val="hybridMultilevel"/>
    <w:tmpl w:val="56B0F326"/>
    <w:lvl w:ilvl="0" w:tplc="EAC6483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7" w15:restartNumberingAfterBreak="0">
    <w:nsid w:val="3F893AA9"/>
    <w:multiLevelType w:val="hybridMultilevel"/>
    <w:tmpl w:val="4D982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FCC32DC"/>
    <w:multiLevelType w:val="hybridMultilevel"/>
    <w:tmpl w:val="B0BA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0194F5A"/>
    <w:multiLevelType w:val="hybridMultilevel"/>
    <w:tmpl w:val="C56A2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0BA6556"/>
    <w:multiLevelType w:val="hybridMultilevel"/>
    <w:tmpl w:val="A306A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0CC1694"/>
    <w:multiLevelType w:val="hybridMultilevel"/>
    <w:tmpl w:val="CEB0B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1360282"/>
    <w:multiLevelType w:val="hybridMultilevel"/>
    <w:tmpl w:val="D74645A8"/>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1E0689D"/>
    <w:multiLevelType w:val="hybridMultilevel"/>
    <w:tmpl w:val="3C60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2156D0B"/>
    <w:multiLevelType w:val="hybridMultilevel"/>
    <w:tmpl w:val="5B14A5AA"/>
    <w:lvl w:ilvl="0" w:tplc="2A3CA1EC">
      <w:start w:val="1"/>
      <w:numFmt w:val="bullet"/>
      <w:lvlText w:val=""/>
      <w:lvlJc w:val="left"/>
      <w:pPr>
        <w:ind w:left="720" w:hanging="360"/>
      </w:pPr>
      <w:rPr>
        <w:rFonts w:ascii="Symbol" w:hAnsi="Symbol" w:hint="default"/>
      </w:rPr>
    </w:lvl>
    <w:lvl w:ilvl="1" w:tplc="04090005" w:tentative="1">
      <w:start w:val="1"/>
      <w:numFmt w:val="bullet"/>
      <w:lvlText w:val="o"/>
      <w:lvlJc w:val="left"/>
      <w:pPr>
        <w:ind w:left="1440" w:hanging="360"/>
      </w:pPr>
      <w:rPr>
        <w:rFonts w:ascii="Courier New" w:hAnsi="Courier New" w:cs="Courier New" w:hint="default"/>
      </w:rPr>
    </w:lvl>
    <w:lvl w:ilvl="2" w:tplc="4E12765C"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424167FF"/>
    <w:multiLevelType w:val="hybridMultilevel"/>
    <w:tmpl w:val="EC145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4E7C54"/>
    <w:multiLevelType w:val="hybridMultilevel"/>
    <w:tmpl w:val="E31E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263243A"/>
    <w:multiLevelType w:val="hybridMultilevel"/>
    <w:tmpl w:val="DB7E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2E35325"/>
    <w:multiLevelType w:val="hybridMultilevel"/>
    <w:tmpl w:val="F21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30F492F"/>
    <w:multiLevelType w:val="hybridMultilevel"/>
    <w:tmpl w:val="A6F8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33F056A"/>
    <w:multiLevelType w:val="hybridMultilevel"/>
    <w:tmpl w:val="D9843C1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3CF103D"/>
    <w:multiLevelType w:val="hybridMultilevel"/>
    <w:tmpl w:val="70C0D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3F5477F"/>
    <w:multiLevelType w:val="hybridMultilevel"/>
    <w:tmpl w:val="C284FDEE"/>
    <w:lvl w:ilvl="0" w:tplc="04090001">
      <w:start w:val="1"/>
      <w:numFmt w:val="bullet"/>
      <w:lvlText w:val=""/>
      <w:lvlJc w:val="left"/>
      <w:pPr>
        <w:ind w:left="720" w:hanging="360"/>
      </w:pPr>
      <w:rPr>
        <w:rFonts w:ascii="Symbol" w:hAnsi="Symbol" w:hint="default"/>
      </w:rPr>
    </w:lvl>
    <w:lvl w:ilvl="1" w:tplc="4CE8F674">
      <w:numFmt w:val="bullet"/>
      <w:lvlText w:val="•"/>
      <w:lvlJc w:val="left"/>
      <w:pPr>
        <w:ind w:left="1635" w:hanging="55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0A64E0"/>
    <w:multiLevelType w:val="hybridMultilevel"/>
    <w:tmpl w:val="F66C1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4687FCD"/>
    <w:multiLevelType w:val="hybridMultilevel"/>
    <w:tmpl w:val="46EE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47325B9"/>
    <w:multiLevelType w:val="hybridMultilevel"/>
    <w:tmpl w:val="D83C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4E24337"/>
    <w:multiLevelType w:val="hybridMultilevel"/>
    <w:tmpl w:val="AAB21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4E5405C"/>
    <w:multiLevelType w:val="hybridMultilevel"/>
    <w:tmpl w:val="92AE88AC"/>
    <w:lvl w:ilvl="0" w:tplc="2A3CA1EC">
      <w:start w:val="1"/>
      <w:numFmt w:val="bullet"/>
      <w:lvlText w:val=""/>
      <w:lvlJc w:val="left"/>
      <w:pPr>
        <w:ind w:left="720" w:hanging="360"/>
      </w:pPr>
      <w:rPr>
        <w:rFonts w:ascii="Symbol" w:hAnsi="Symbol" w:hint="default"/>
        <w:color w:val="3D3E40"/>
      </w:rPr>
    </w:lvl>
    <w:lvl w:ilvl="1" w:tplc="04090005">
      <w:start w:val="1"/>
      <w:numFmt w:val="bullet"/>
      <w:lvlText w:val=""/>
      <w:lvlJc w:val="left"/>
      <w:pPr>
        <w:tabs>
          <w:tab w:val="num" w:pos="1420"/>
        </w:tabs>
        <w:ind w:left="1420" w:hanging="360"/>
      </w:pPr>
      <w:rPr>
        <w:rFonts w:ascii="Wingdings" w:hAnsi="Wingdings"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248" w15:restartNumberingAfterBreak="0">
    <w:nsid w:val="45CC6F97"/>
    <w:multiLevelType w:val="hybridMultilevel"/>
    <w:tmpl w:val="814A5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6207D73"/>
    <w:multiLevelType w:val="hybridMultilevel"/>
    <w:tmpl w:val="D96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6283FA9"/>
    <w:multiLevelType w:val="hybridMultilevel"/>
    <w:tmpl w:val="0918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6B01D4C"/>
    <w:multiLevelType w:val="hybridMultilevel"/>
    <w:tmpl w:val="6A24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6BB2F0C"/>
    <w:multiLevelType w:val="hybridMultilevel"/>
    <w:tmpl w:val="0E426488"/>
    <w:lvl w:ilvl="0" w:tplc="040C0001">
      <w:start w:val="1"/>
      <w:numFmt w:val="bullet"/>
      <w:lvlText w:val=""/>
      <w:lvlJc w:val="left"/>
      <w:pPr>
        <w:ind w:left="720" w:hanging="360"/>
      </w:pPr>
      <w:rPr>
        <w:rFonts w:ascii="Symbol" w:hAnsi="Symbol"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3" w15:restartNumberingAfterBreak="0">
    <w:nsid w:val="46FD10F0"/>
    <w:multiLevelType w:val="hybridMultilevel"/>
    <w:tmpl w:val="FAB0E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71D70EF"/>
    <w:multiLevelType w:val="hybridMultilevel"/>
    <w:tmpl w:val="B54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75E256A"/>
    <w:multiLevelType w:val="hybridMultilevel"/>
    <w:tmpl w:val="F71E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7764EEE"/>
    <w:multiLevelType w:val="hybridMultilevel"/>
    <w:tmpl w:val="DEF620FA"/>
    <w:lvl w:ilvl="0" w:tplc="F4700DA6">
      <w:numFmt w:val="decimal"/>
      <w:lvlText w:val="%1"/>
      <w:lvlJc w:val="left"/>
      <w:pPr>
        <w:ind w:left="705" w:hanging="705"/>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7" w15:restartNumberingAfterBreak="0">
    <w:nsid w:val="4794396F"/>
    <w:multiLevelType w:val="hybridMultilevel"/>
    <w:tmpl w:val="17FA3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7BD719A"/>
    <w:multiLevelType w:val="hybridMultilevel"/>
    <w:tmpl w:val="DE3C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7D150CA"/>
    <w:multiLevelType w:val="hybridMultilevel"/>
    <w:tmpl w:val="354E660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8010B09"/>
    <w:multiLevelType w:val="hybridMultilevel"/>
    <w:tmpl w:val="33B87EE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8576ACE"/>
    <w:multiLevelType w:val="hybridMultilevel"/>
    <w:tmpl w:val="7A62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8BB73DB"/>
    <w:multiLevelType w:val="hybridMultilevel"/>
    <w:tmpl w:val="EB74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8C025E5"/>
    <w:multiLevelType w:val="hybridMultilevel"/>
    <w:tmpl w:val="F5B8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9243BC0"/>
    <w:multiLevelType w:val="hybridMultilevel"/>
    <w:tmpl w:val="D818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A5A107D"/>
    <w:multiLevelType w:val="hybridMultilevel"/>
    <w:tmpl w:val="5E76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A974E60"/>
    <w:multiLevelType w:val="hybridMultilevel"/>
    <w:tmpl w:val="6E3C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B583D20"/>
    <w:multiLevelType w:val="hybridMultilevel"/>
    <w:tmpl w:val="7FAC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B5B20FD"/>
    <w:multiLevelType w:val="hybridMultilevel"/>
    <w:tmpl w:val="6650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BD6196E"/>
    <w:multiLevelType w:val="hybridMultilevel"/>
    <w:tmpl w:val="11B4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BE7340E"/>
    <w:multiLevelType w:val="hybridMultilevel"/>
    <w:tmpl w:val="986CF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C41226A"/>
    <w:multiLevelType w:val="hybridMultilevel"/>
    <w:tmpl w:val="DE3C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D667C1B"/>
    <w:multiLevelType w:val="hybridMultilevel"/>
    <w:tmpl w:val="E312C2EA"/>
    <w:lvl w:ilvl="0" w:tplc="E6FC1766">
      <w:start w:val="1"/>
      <w:numFmt w:val="bullet"/>
      <w:lvlText w:val=""/>
      <w:lvlJc w:val="left"/>
      <w:pPr>
        <w:ind w:left="720" w:hanging="360"/>
      </w:pPr>
      <w:rPr>
        <w:rFonts w:ascii="Symbol" w:hAnsi="Symbol" w:hint="default"/>
      </w:rPr>
    </w:lvl>
    <w:lvl w:ilvl="1" w:tplc="0A420648" w:tentative="1">
      <w:start w:val="1"/>
      <w:numFmt w:val="bullet"/>
      <w:lvlText w:val="o"/>
      <w:lvlJc w:val="left"/>
      <w:pPr>
        <w:ind w:left="1440" w:hanging="360"/>
      </w:pPr>
      <w:rPr>
        <w:rFonts w:ascii="Courier New" w:hAnsi="Courier New" w:cs="Courier New" w:hint="default"/>
      </w:rPr>
    </w:lvl>
    <w:lvl w:ilvl="2" w:tplc="40B49B2A" w:tentative="1">
      <w:start w:val="1"/>
      <w:numFmt w:val="bullet"/>
      <w:lvlText w:val=""/>
      <w:lvlJc w:val="left"/>
      <w:pPr>
        <w:ind w:left="2160" w:hanging="360"/>
      </w:pPr>
      <w:rPr>
        <w:rFonts w:ascii="Wingdings" w:hAnsi="Wingdings" w:hint="default"/>
      </w:rPr>
    </w:lvl>
    <w:lvl w:ilvl="3" w:tplc="47B07A52" w:tentative="1">
      <w:start w:val="1"/>
      <w:numFmt w:val="bullet"/>
      <w:lvlText w:val=""/>
      <w:lvlJc w:val="left"/>
      <w:pPr>
        <w:ind w:left="2880" w:hanging="360"/>
      </w:pPr>
      <w:rPr>
        <w:rFonts w:ascii="Symbol" w:hAnsi="Symbol" w:hint="default"/>
      </w:rPr>
    </w:lvl>
    <w:lvl w:ilvl="4" w:tplc="FD5A26FA" w:tentative="1">
      <w:start w:val="1"/>
      <w:numFmt w:val="bullet"/>
      <w:lvlText w:val="o"/>
      <w:lvlJc w:val="left"/>
      <w:pPr>
        <w:ind w:left="3600" w:hanging="360"/>
      </w:pPr>
      <w:rPr>
        <w:rFonts w:ascii="Courier New" w:hAnsi="Courier New" w:cs="Courier New" w:hint="default"/>
      </w:rPr>
    </w:lvl>
    <w:lvl w:ilvl="5" w:tplc="BF92FD7E" w:tentative="1">
      <w:start w:val="1"/>
      <w:numFmt w:val="bullet"/>
      <w:lvlText w:val=""/>
      <w:lvlJc w:val="left"/>
      <w:pPr>
        <w:ind w:left="4320" w:hanging="360"/>
      </w:pPr>
      <w:rPr>
        <w:rFonts w:ascii="Wingdings" w:hAnsi="Wingdings" w:hint="default"/>
      </w:rPr>
    </w:lvl>
    <w:lvl w:ilvl="6" w:tplc="54468098" w:tentative="1">
      <w:start w:val="1"/>
      <w:numFmt w:val="bullet"/>
      <w:lvlText w:val=""/>
      <w:lvlJc w:val="left"/>
      <w:pPr>
        <w:ind w:left="5040" w:hanging="360"/>
      </w:pPr>
      <w:rPr>
        <w:rFonts w:ascii="Symbol" w:hAnsi="Symbol" w:hint="default"/>
      </w:rPr>
    </w:lvl>
    <w:lvl w:ilvl="7" w:tplc="EE0CF0CE" w:tentative="1">
      <w:start w:val="1"/>
      <w:numFmt w:val="bullet"/>
      <w:lvlText w:val="o"/>
      <w:lvlJc w:val="left"/>
      <w:pPr>
        <w:ind w:left="5760" w:hanging="360"/>
      </w:pPr>
      <w:rPr>
        <w:rFonts w:ascii="Courier New" w:hAnsi="Courier New" w:cs="Courier New" w:hint="default"/>
      </w:rPr>
    </w:lvl>
    <w:lvl w:ilvl="8" w:tplc="9CB680F4" w:tentative="1">
      <w:start w:val="1"/>
      <w:numFmt w:val="bullet"/>
      <w:lvlText w:val=""/>
      <w:lvlJc w:val="left"/>
      <w:pPr>
        <w:ind w:left="6480" w:hanging="360"/>
      </w:pPr>
      <w:rPr>
        <w:rFonts w:ascii="Wingdings" w:hAnsi="Wingdings" w:hint="default"/>
      </w:rPr>
    </w:lvl>
  </w:abstractNum>
  <w:abstractNum w:abstractNumId="274" w15:restartNumberingAfterBreak="0">
    <w:nsid w:val="4D933A24"/>
    <w:multiLevelType w:val="hybridMultilevel"/>
    <w:tmpl w:val="922AC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E00230F"/>
    <w:multiLevelType w:val="hybridMultilevel"/>
    <w:tmpl w:val="4612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E235CDC"/>
    <w:multiLevelType w:val="hybridMultilevel"/>
    <w:tmpl w:val="3A16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E34670A"/>
    <w:multiLevelType w:val="hybridMultilevel"/>
    <w:tmpl w:val="7960E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8" w15:restartNumberingAfterBreak="0">
    <w:nsid w:val="4F246C27"/>
    <w:multiLevelType w:val="hybridMultilevel"/>
    <w:tmpl w:val="B8A2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F39120D"/>
    <w:multiLevelType w:val="hybridMultilevel"/>
    <w:tmpl w:val="E39465C4"/>
    <w:lvl w:ilvl="0" w:tplc="77AEE6A0">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F9F3AA0"/>
    <w:multiLevelType w:val="hybridMultilevel"/>
    <w:tmpl w:val="871A51D0"/>
    <w:lvl w:ilvl="0" w:tplc="89F4DE6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1" w15:restartNumberingAfterBreak="0">
    <w:nsid w:val="4FE53FCC"/>
    <w:multiLevelType w:val="hybridMultilevel"/>
    <w:tmpl w:val="79DC5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0422B70"/>
    <w:multiLevelType w:val="hybridMultilevel"/>
    <w:tmpl w:val="58402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05C1C2C"/>
    <w:multiLevelType w:val="hybridMultilevel"/>
    <w:tmpl w:val="00C6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093676A"/>
    <w:multiLevelType w:val="hybridMultilevel"/>
    <w:tmpl w:val="4AA6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0994F8D"/>
    <w:multiLevelType w:val="hybridMultilevel"/>
    <w:tmpl w:val="1EA4F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0AA5F73"/>
    <w:multiLevelType w:val="hybridMultilevel"/>
    <w:tmpl w:val="FD6CB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13B7B52"/>
    <w:multiLevelType w:val="hybridMultilevel"/>
    <w:tmpl w:val="7FF0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17A6EE9"/>
    <w:multiLevelType w:val="hybridMultilevel"/>
    <w:tmpl w:val="71C27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51C64CF0"/>
    <w:multiLevelType w:val="hybridMultilevel"/>
    <w:tmpl w:val="A962A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1C82A18"/>
    <w:multiLevelType w:val="hybridMultilevel"/>
    <w:tmpl w:val="511031DA"/>
    <w:lvl w:ilvl="0" w:tplc="1D0A5EC8">
      <w:start w:val="1"/>
      <w:numFmt w:val="bullet"/>
      <w:lvlText w:val=""/>
      <w:lvlJc w:val="left"/>
      <w:pPr>
        <w:ind w:left="720" w:hanging="360"/>
      </w:pPr>
      <w:rPr>
        <w:rFonts w:ascii="Symbol" w:hAnsi="Symbol" w:hint="default"/>
      </w:rPr>
    </w:lvl>
    <w:lvl w:ilvl="1" w:tplc="97F080A2" w:tentative="1">
      <w:start w:val="1"/>
      <w:numFmt w:val="bullet"/>
      <w:lvlText w:val="o"/>
      <w:lvlJc w:val="left"/>
      <w:pPr>
        <w:ind w:left="1440" w:hanging="360"/>
      </w:pPr>
      <w:rPr>
        <w:rFonts w:ascii="Courier New" w:hAnsi="Courier New" w:cs="Courier New" w:hint="default"/>
      </w:rPr>
    </w:lvl>
    <w:lvl w:ilvl="2" w:tplc="58C60568" w:tentative="1">
      <w:start w:val="1"/>
      <w:numFmt w:val="bullet"/>
      <w:lvlText w:val=""/>
      <w:lvlJc w:val="left"/>
      <w:pPr>
        <w:ind w:left="2160" w:hanging="360"/>
      </w:pPr>
      <w:rPr>
        <w:rFonts w:ascii="Wingdings" w:hAnsi="Wingdings" w:hint="default"/>
      </w:rPr>
    </w:lvl>
    <w:lvl w:ilvl="3" w:tplc="E116A6DA" w:tentative="1">
      <w:start w:val="1"/>
      <w:numFmt w:val="bullet"/>
      <w:lvlText w:val=""/>
      <w:lvlJc w:val="left"/>
      <w:pPr>
        <w:ind w:left="2880" w:hanging="360"/>
      </w:pPr>
      <w:rPr>
        <w:rFonts w:ascii="Symbol" w:hAnsi="Symbol" w:hint="default"/>
      </w:rPr>
    </w:lvl>
    <w:lvl w:ilvl="4" w:tplc="794CCF78" w:tentative="1">
      <w:start w:val="1"/>
      <w:numFmt w:val="bullet"/>
      <w:lvlText w:val="o"/>
      <w:lvlJc w:val="left"/>
      <w:pPr>
        <w:ind w:left="3600" w:hanging="360"/>
      </w:pPr>
      <w:rPr>
        <w:rFonts w:ascii="Courier New" w:hAnsi="Courier New" w:cs="Courier New" w:hint="default"/>
      </w:rPr>
    </w:lvl>
    <w:lvl w:ilvl="5" w:tplc="D9F08E4E" w:tentative="1">
      <w:start w:val="1"/>
      <w:numFmt w:val="bullet"/>
      <w:lvlText w:val=""/>
      <w:lvlJc w:val="left"/>
      <w:pPr>
        <w:ind w:left="4320" w:hanging="360"/>
      </w:pPr>
      <w:rPr>
        <w:rFonts w:ascii="Wingdings" w:hAnsi="Wingdings" w:hint="default"/>
      </w:rPr>
    </w:lvl>
    <w:lvl w:ilvl="6" w:tplc="D898F21A" w:tentative="1">
      <w:start w:val="1"/>
      <w:numFmt w:val="bullet"/>
      <w:lvlText w:val=""/>
      <w:lvlJc w:val="left"/>
      <w:pPr>
        <w:ind w:left="5040" w:hanging="360"/>
      </w:pPr>
      <w:rPr>
        <w:rFonts w:ascii="Symbol" w:hAnsi="Symbol" w:hint="default"/>
      </w:rPr>
    </w:lvl>
    <w:lvl w:ilvl="7" w:tplc="75F0DD4E" w:tentative="1">
      <w:start w:val="1"/>
      <w:numFmt w:val="bullet"/>
      <w:lvlText w:val="o"/>
      <w:lvlJc w:val="left"/>
      <w:pPr>
        <w:ind w:left="5760" w:hanging="360"/>
      </w:pPr>
      <w:rPr>
        <w:rFonts w:ascii="Courier New" w:hAnsi="Courier New" w:cs="Courier New" w:hint="default"/>
      </w:rPr>
    </w:lvl>
    <w:lvl w:ilvl="8" w:tplc="99D4C442" w:tentative="1">
      <w:start w:val="1"/>
      <w:numFmt w:val="bullet"/>
      <w:lvlText w:val=""/>
      <w:lvlJc w:val="left"/>
      <w:pPr>
        <w:ind w:left="6480" w:hanging="360"/>
      </w:pPr>
      <w:rPr>
        <w:rFonts w:ascii="Wingdings" w:hAnsi="Wingdings" w:hint="default"/>
      </w:rPr>
    </w:lvl>
  </w:abstractNum>
  <w:abstractNum w:abstractNumId="291" w15:restartNumberingAfterBreak="0">
    <w:nsid w:val="51CA0076"/>
    <w:multiLevelType w:val="hybridMultilevel"/>
    <w:tmpl w:val="DB3E9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21D66D4"/>
    <w:multiLevelType w:val="hybridMultilevel"/>
    <w:tmpl w:val="5914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21E003C"/>
    <w:multiLevelType w:val="multilevel"/>
    <w:tmpl w:val="7BF259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4" w15:restartNumberingAfterBreak="0">
    <w:nsid w:val="523D22B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52525DA4"/>
    <w:multiLevelType w:val="hybridMultilevel"/>
    <w:tmpl w:val="732A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27E61A3"/>
    <w:multiLevelType w:val="hybridMultilevel"/>
    <w:tmpl w:val="FF68D8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52B07E09"/>
    <w:multiLevelType w:val="hybridMultilevel"/>
    <w:tmpl w:val="019A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2B8227B"/>
    <w:multiLevelType w:val="hybridMultilevel"/>
    <w:tmpl w:val="DC78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31C1DC5"/>
    <w:multiLevelType w:val="hybridMultilevel"/>
    <w:tmpl w:val="925C69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0" w15:restartNumberingAfterBreak="0">
    <w:nsid w:val="533D0239"/>
    <w:multiLevelType w:val="hybridMultilevel"/>
    <w:tmpl w:val="E8F46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1" w15:restartNumberingAfterBreak="0">
    <w:nsid w:val="53C62CAE"/>
    <w:multiLevelType w:val="hybridMultilevel"/>
    <w:tmpl w:val="9B8E3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47F5F89"/>
    <w:multiLevelType w:val="hybridMultilevel"/>
    <w:tmpl w:val="0D302E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3" w15:restartNumberingAfterBreak="0">
    <w:nsid w:val="54F46D8E"/>
    <w:multiLevelType w:val="hybridMultilevel"/>
    <w:tmpl w:val="7D606C18"/>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51D10F8"/>
    <w:multiLevelType w:val="hybridMultilevel"/>
    <w:tmpl w:val="631C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53066A1"/>
    <w:multiLevelType w:val="hybridMultilevel"/>
    <w:tmpl w:val="FD20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541762E"/>
    <w:multiLevelType w:val="hybridMultilevel"/>
    <w:tmpl w:val="4522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5E32061"/>
    <w:multiLevelType w:val="hybridMultilevel"/>
    <w:tmpl w:val="572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643106A"/>
    <w:multiLevelType w:val="hybridMultilevel"/>
    <w:tmpl w:val="A87E8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68A302E"/>
    <w:multiLevelType w:val="hybridMultilevel"/>
    <w:tmpl w:val="6AA008EC"/>
    <w:lvl w:ilvl="0" w:tplc="B568FD70">
      <w:numFmt w:val="bullet"/>
      <w:lvlText w:val="-"/>
      <w:lvlJc w:val="left"/>
      <w:pPr>
        <w:ind w:left="727" w:hanging="360"/>
      </w:pPr>
      <w:rPr>
        <w:rFonts w:ascii="Arial" w:eastAsia="SimSun" w:hAnsi="Arial" w:cs="Aria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310" w15:restartNumberingAfterBreak="0">
    <w:nsid w:val="56B9304B"/>
    <w:multiLevelType w:val="hybridMultilevel"/>
    <w:tmpl w:val="D52EE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6BB0095"/>
    <w:multiLevelType w:val="hybridMultilevel"/>
    <w:tmpl w:val="8A38052E"/>
    <w:lvl w:ilvl="0" w:tplc="04090001">
      <w:start w:val="1"/>
      <w:numFmt w:val="bullet"/>
      <w:lvlText w:val=""/>
      <w:lvlJc w:val="left"/>
      <w:pPr>
        <w:ind w:left="720" w:hanging="360"/>
      </w:pPr>
      <w:rPr>
        <w:rFonts w:ascii="Symbol" w:hAnsi="Symbol" w:hint="default"/>
        <w:color w:val="3D3E40"/>
      </w:rPr>
    </w:lvl>
    <w:lvl w:ilvl="1" w:tplc="04090003">
      <w:start w:val="1"/>
      <w:numFmt w:val="bullet"/>
      <w:lvlText w:val=""/>
      <w:lvlJc w:val="left"/>
      <w:pPr>
        <w:tabs>
          <w:tab w:val="num" w:pos="1420"/>
        </w:tabs>
        <w:ind w:left="1420" w:hanging="360"/>
      </w:pPr>
      <w:rPr>
        <w:rFonts w:ascii="Wingdings" w:hAnsi="Wingdings" w:hint="default"/>
      </w:rPr>
    </w:lvl>
    <w:lvl w:ilvl="2" w:tplc="04090005">
      <w:start w:val="10"/>
      <w:numFmt w:val="bullet"/>
      <w:lvlText w:val="-"/>
      <w:lvlJc w:val="left"/>
      <w:pPr>
        <w:ind w:left="2335" w:hanging="555"/>
      </w:pPr>
      <w:rPr>
        <w:rFonts w:ascii="Arial" w:eastAsia="Times New Roman" w:hAnsi="Arial" w:cs="Arial" w:hint="default"/>
      </w:rPr>
    </w:lvl>
    <w:lvl w:ilvl="3" w:tplc="04090001">
      <w:start w:val="1"/>
      <w:numFmt w:val="bullet"/>
      <w:lvlText w:val=""/>
      <w:lvlJc w:val="left"/>
      <w:pPr>
        <w:tabs>
          <w:tab w:val="num" w:pos="2860"/>
        </w:tabs>
        <w:ind w:left="2860" w:hanging="360"/>
      </w:pPr>
      <w:rPr>
        <w:rFonts w:ascii="Symbol" w:hAnsi="Symbol" w:hint="default"/>
      </w:rPr>
    </w:lvl>
    <w:lvl w:ilvl="4" w:tplc="F544D1F4">
      <w:start w:val="3"/>
      <w:numFmt w:val="bullet"/>
      <w:lvlText w:val=""/>
      <w:lvlJc w:val="left"/>
      <w:pPr>
        <w:ind w:left="3580" w:hanging="360"/>
      </w:pPr>
      <w:rPr>
        <w:rFonts w:ascii="Wingdings" w:eastAsia="Times New Roman" w:hAnsi="Wingdings" w:cs="Times New Roman"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312" w15:restartNumberingAfterBreak="0">
    <w:nsid w:val="56F410B8"/>
    <w:multiLevelType w:val="hybridMultilevel"/>
    <w:tmpl w:val="983E1E3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7540998"/>
    <w:multiLevelType w:val="hybridMultilevel"/>
    <w:tmpl w:val="5C32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7564ECC"/>
    <w:multiLevelType w:val="hybridMultilevel"/>
    <w:tmpl w:val="69B4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80A4374"/>
    <w:multiLevelType w:val="hybridMultilevel"/>
    <w:tmpl w:val="D5C8E19C"/>
    <w:lvl w:ilvl="0" w:tplc="7A92CB44">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16" w15:restartNumberingAfterBreak="0">
    <w:nsid w:val="58225193"/>
    <w:multiLevelType w:val="hybridMultilevel"/>
    <w:tmpl w:val="5B600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8C137CB"/>
    <w:multiLevelType w:val="hybridMultilevel"/>
    <w:tmpl w:val="6CDA6950"/>
    <w:lvl w:ilvl="0" w:tplc="E33AE96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18" w15:restartNumberingAfterBreak="0">
    <w:nsid w:val="59583BDB"/>
    <w:multiLevelType w:val="hybridMultilevel"/>
    <w:tmpl w:val="ED1E3DD4"/>
    <w:lvl w:ilvl="0" w:tplc="FFDEAEC0">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19" w15:restartNumberingAfterBreak="0">
    <w:nsid w:val="59654BFA"/>
    <w:multiLevelType w:val="hybridMultilevel"/>
    <w:tmpl w:val="D03A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9C3658D"/>
    <w:multiLevelType w:val="hybridMultilevel"/>
    <w:tmpl w:val="625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A0B1758"/>
    <w:multiLevelType w:val="hybridMultilevel"/>
    <w:tmpl w:val="6EA8A080"/>
    <w:lvl w:ilvl="0" w:tplc="AA2E1356">
      <w:start w:val="1"/>
      <w:numFmt w:val="bullet"/>
      <w:lvlText w:val=""/>
      <w:lvlJc w:val="left"/>
      <w:pPr>
        <w:ind w:left="1080" w:hanging="360"/>
      </w:pPr>
      <w:rPr>
        <w:rFonts w:ascii="Wingdings" w:hAnsi="Wingdings" w:hint="default"/>
        <w:color w:val="D21242"/>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22" w15:restartNumberingAfterBreak="0">
    <w:nsid w:val="5A635C20"/>
    <w:multiLevelType w:val="hybridMultilevel"/>
    <w:tmpl w:val="1BBC3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A7A30C3"/>
    <w:multiLevelType w:val="hybridMultilevel"/>
    <w:tmpl w:val="E018A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B2E41F0"/>
    <w:multiLevelType w:val="hybridMultilevel"/>
    <w:tmpl w:val="2610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B325EF6"/>
    <w:multiLevelType w:val="hybridMultilevel"/>
    <w:tmpl w:val="8A5C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BD66B75"/>
    <w:multiLevelType w:val="hybridMultilevel"/>
    <w:tmpl w:val="1D2EF07E"/>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C09082A"/>
    <w:multiLevelType w:val="hybridMultilevel"/>
    <w:tmpl w:val="E38C3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C3941FE"/>
    <w:multiLevelType w:val="hybridMultilevel"/>
    <w:tmpl w:val="BCA6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CC77A05"/>
    <w:multiLevelType w:val="hybridMultilevel"/>
    <w:tmpl w:val="DABC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CC96047"/>
    <w:multiLevelType w:val="hybridMultilevel"/>
    <w:tmpl w:val="1312117A"/>
    <w:lvl w:ilvl="0" w:tplc="FA4AA552">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33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3" w15:restartNumberingAfterBreak="0">
    <w:nsid w:val="5DCB6EEF"/>
    <w:multiLevelType w:val="hybridMultilevel"/>
    <w:tmpl w:val="28EC3CB0"/>
    <w:lvl w:ilvl="0" w:tplc="E994878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34" w15:restartNumberingAfterBreak="0">
    <w:nsid w:val="5E152620"/>
    <w:multiLevelType w:val="hybridMultilevel"/>
    <w:tmpl w:val="B214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E1E66DF"/>
    <w:multiLevelType w:val="hybridMultilevel"/>
    <w:tmpl w:val="8D48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E215250"/>
    <w:multiLevelType w:val="hybridMultilevel"/>
    <w:tmpl w:val="363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E535769"/>
    <w:multiLevelType w:val="hybridMultilevel"/>
    <w:tmpl w:val="2F46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EBA5862"/>
    <w:multiLevelType w:val="hybridMultilevel"/>
    <w:tmpl w:val="D0C84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5F4222C4"/>
    <w:multiLevelType w:val="hybridMultilevel"/>
    <w:tmpl w:val="0158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FBB5C6D"/>
    <w:multiLevelType w:val="hybridMultilevel"/>
    <w:tmpl w:val="0A1EA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FCB2BF7"/>
    <w:multiLevelType w:val="hybridMultilevel"/>
    <w:tmpl w:val="B466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06F48BD"/>
    <w:multiLevelType w:val="hybridMultilevel"/>
    <w:tmpl w:val="803E2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0E5054D"/>
    <w:multiLevelType w:val="hybridMultilevel"/>
    <w:tmpl w:val="0AE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113627C"/>
    <w:multiLevelType w:val="hybridMultilevel"/>
    <w:tmpl w:val="D4320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15077F7"/>
    <w:multiLevelType w:val="hybridMultilevel"/>
    <w:tmpl w:val="18888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1554B5E"/>
    <w:multiLevelType w:val="hybridMultilevel"/>
    <w:tmpl w:val="165C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158399F"/>
    <w:multiLevelType w:val="hybridMultilevel"/>
    <w:tmpl w:val="B8BE084E"/>
    <w:lvl w:ilvl="0" w:tplc="9BF6D3EE">
      <w:start w:val="1"/>
      <w:numFmt w:val="bullet"/>
      <w:lvlText w:val=""/>
      <w:lvlJc w:val="left"/>
      <w:pPr>
        <w:ind w:left="720" w:hanging="360"/>
      </w:pPr>
      <w:rPr>
        <w:rFonts w:ascii="Symbol" w:hAnsi="Symbol" w:hint="default"/>
        <w:sz w:val="18"/>
        <w:szCs w:val="18"/>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48" w15:restartNumberingAfterBreak="0">
    <w:nsid w:val="61971DA8"/>
    <w:multiLevelType w:val="hybridMultilevel"/>
    <w:tmpl w:val="7898E418"/>
    <w:lvl w:ilvl="0" w:tplc="E00833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1D27567"/>
    <w:multiLevelType w:val="hybridMultilevel"/>
    <w:tmpl w:val="9E00D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1DB676B"/>
    <w:multiLevelType w:val="hybridMultilevel"/>
    <w:tmpl w:val="990007FA"/>
    <w:lvl w:ilvl="0" w:tplc="78D056D6">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51" w15:restartNumberingAfterBreak="0">
    <w:nsid w:val="61EE3729"/>
    <w:multiLevelType w:val="hybridMultilevel"/>
    <w:tmpl w:val="9D4C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2691008"/>
    <w:multiLevelType w:val="hybridMultilevel"/>
    <w:tmpl w:val="81F0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2923A20"/>
    <w:multiLevelType w:val="hybridMultilevel"/>
    <w:tmpl w:val="4DDC4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34F1ED9"/>
    <w:multiLevelType w:val="hybridMultilevel"/>
    <w:tmpl w:val="393A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3AE46A5"/>
    <w:multiLevelType w:val="hybridMultilevel"/>
    <w:tmpl w:val="CD36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445713B"/>
    <w:multiLevelType w:val="hybridMultilevel"/>
    <w:tmpl w:val="6C40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499058D"/>
    <w:multiLevelType w:val="hybridMultilevel"/>
    <w:tmpl w:val="406E0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4B133D4"/>
    <w:multiLevelType w:val="hybridMultilevel"/>
    <w:tmpl w:val="F80A5B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9" w15:restartNumberingAfterBreak="0">
    <w:nsid w:val="64F97A2E"/>
    <w:multiLevelType w:val="multilevel"/>
    <w:tmpl w:val="7332AAA4"/>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abstractNum w:abstractNumId="360" w15:restartNumberingAfterBreak="0">
    <w:nsid w:val="65803492"/>
    <w:multiLevelType w:val="hybridMultilevel"/>
    <w:tmpl w:val="FAE27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5970F63"/>
    <w:multiLevelType w:val="hybridMultilevel"/>
    <w:tmpl w:val="03A8C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5B055BB"/>
    <w:multiLevelType w:val="hybridMultilevel"/>
    <w:tmpl w:val="554A57FC"/>
    <w:lvl w:ilvl="0" w:tplc="2B189528">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63" w15:restartNumberingAfterBreak="0">
    <w:nsid w:val="65FC3742"/>
    <w:multiLevelType w:val="hybridMultilevel"/>
    <w:tmpl w:val="188C3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6D9626F"/>
    <w:multiLevelType w:val="hybridMultilevel"/>
    <w:tmpl w:val="EF20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6DB38F6"/>
    <w:multiLevelType w:val="hybridMultilevel"/>
    <w:tmpl w:val="C4FC8FB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710289A"/>
    <w:multiLevelType w:val="hybridMultilevel"/>
    <w:tmpl w:val="74B4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72F54B2"/>
    <w:multiLevelType w:val="hybridMultilevel"/>
    <w:tmpl w:val="1648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7493774"/>
    <w:multiLevelType w:val="hybridMultilevel"/>
    <w:tmpl w:val="54C8D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7AF7238"/>
    <w:multiLevelType w:val="hybridMultilevel"/>
    <w:tmpl w:val="25720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7BB3EAC"/>
    <w:multiLevelType w:val="hybridMultilevel"/>
    <w:tmpl w:val="21C4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7BD0D68"/>
    <w:multiLevelType w:val="hybridMultilevel"/>
    <w:tmpl w:val="445603B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7BF66EF"/>
    <w:multiLevelType w:val="hybridMultilevel"/>
    <w:tmpl w:val="350A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7CE13D0"/>
    <w:multiLevelType w:val="hybridMultilevel"/>
    <w:tmpl w:val="71A07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81F3794"/>
    <w:multiLevelType w:val="hybridMultilevel"/>
    <w:tmpl w:val="ED0C9174"/>
    <w:lvl w:ilvl="0" w:tplc="CAEC59F6">
      <w:start w:val="1"/>
      <w:numFmt w:val="bullet"/>
      <w:lvlText w:val=""/>
      <w:lvlJc w:val="left"/>
      <w:pPr>
        <w:ind w:left="720" w:hanging="360"/>
      </w:pPr>
      <w:rPr>
        <w:rFonts w:ascii="Symbol" w:hAnsi="Symbol" w:hint="default"/>
        <w:color w:val="3D3E40"/>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5" w15:restartNumberingAfterBreak="0">
    <w:nsid w:val="686412FE"/>
    <w:multiLevelType w:val="hybridMultilevel"/>
    <w:tmpl w:val="881C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8DD3477"/>
    <w:multiLevelType w:val="hybridMultilevel"/>
    <w:tmpl w:val="D104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971725A"/>
    <w:multiLevelType w:val="hybridMultilevel"/>
    <w:tmpl w:val="86E460D0"/>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9900497"/>
    <w:multiLevelType w:val="hybridMultilevel"/>
    <w:tmpl w:val="A850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9B64026"/>
    <w:multiLevelType w:val="hybridMultilevel"/>
    <w:tmpl w:val="82AA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9B876AA"/>
    <w:multiLevelType w:val="hybridMultilevel"/>
    <w:tmpl w:val="54F0E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A57484E"/>
    <w:multiLevelType w:val="hybridMultilevel"/>
    <w:tmpl w:val="5E324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3" w15:restartNumberingAfterBreak="0">
    <w:nsid w:val="6B834ED6"/>
    <w:multiLevelType w:val="hybridMultilevel"/>
    <w:tmpl w:val="6B40108E"/>
    <w:lvl w:ilvl="0" w:tplc="BD46D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BB9702C"/>
    <w:multiLevelType w:val="hybridMultilevel"/>
    <w:tmpl w:val="3334B6F8"/>
    <w:lvl w:ilvl="0" w:tplc="AE380B4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85" w15:restartNumberingAfterBreak="0">
    <w:nsid w:val="6BD34765"/>
    <w:multiLevelType w:val="hybridMultilevel"/>
    <w:tmpl w:val="759C411A"/>
    <w:lvl w:ilvl="0" w:tplc="9508C76E">
      <w:start w:val="27"/>
      <w:numFmt w:val="bullet"/>
      <w:lvlText w:val="-"/>
      <w:lvlJc w:val="left"/>
      <w:pPr>
        <w:ind w:left="915" w:hanging="360"/>
      </w:pPr>
      <w:rPr>
        <w:rFonts w:ascii="Helvetica" w:eastAsia="Times New Roman"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6" w15:restartNumberingAfterBreak="0">
    <w:nsid w:val="6D272D05"/>
    <w:multiLevelType w:val="hybridMultilevel"/>
    <w:tmpl w:val="A89E3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D9779C5"/>
    <w:multiLevelType w:val="hybridMultilevel"/>
    <w:tmpl w:val="A0C0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E225FB5"/>
    <w:multiLevelType w:val="hybridMultilevel"/>
    <w:tmpl w:val="DD92C96E"/>
    <w:lvl w:ilvl="0" w:tplc="FFFFFFFF">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E2D7839"/>
    <w:multiLevelType w:val="hybridMultilevel"/>
    <w:tmpl w:val="E06A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E464AA7"/>
    <w:multiLevelType w:val="hybridMultilevel"/>
    <w:tmpl w:val="3782F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E74329A"/>
    <w:multiLevelType w:val="hybridMultilevel"/>
    <w:tmpl w:val="EFF2B774"/>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EA74DFB"/>
    <w:multiLevelType w:val="hybridMultilevel"/>
    <w:tmpl w:val="DC56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EBF70FE"/>
    <w:multiLevelType w:val="hybridMultilevel"/>
    <w:tmpl w:val="2F6209D4"/>
    <w:lvl w:ilvl="0" w:tplc="D4F8EEC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94" w15:restartNumberingAfterBreak="0">
    <w:nsid w:val="6ED6597A"/>
    <w:multiLevelType w:val="hybridMultilevel"/>
    <w:tmpl w:val="D9DC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EE763B0"/>
    <w:multiLevelType w:val="hybridMultilevel"/>
    <w:tmpl w:val="2C341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F0A2EF4"/>
    <w:multiLevelType w:val="hybridMultilevel"/>
    <w:tmpl w:val="F56A9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F6C6085"/>
    <w:multiLevelType w:val="hybridMultilevel"/>
    <w:tmpl w:val="4AC01410"/>
    <w:lvl w:ilvl="0" w:tplc="7C2C434A">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398" w15:restartNumberingAfterBreak="0">
    <w:nsid w:val="6FBA744A"/>
    <w:multiLevelType w:val="hybridMultilevel"/>
    <w:tmpl w:val="AF4E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FE8769C"/>
    <w:multiLevelType w:val="hybridMultilevel"/>
    <w:tmpl w:val="2E16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01776D6"/>
    <w:multiLevelType w:val="hybridMultilevel"/>
    <w:tmpl w:val="6900A0E0"/>
    <w:lvl w:ilvl="0" w:tplc="9508C76E">
      <w:start w:val="27"/>
      <w:numFmt w:val="bullet"/>
      <w:lvlText w:val="-"/>
      <w:lvlJc w:val="left"/>
      <w:pPr>
        <w:ind w:left="915" w:hanging="360"/>
      </w:pPr>
      <w:rPr>
        <w:rFonts w:ascii="Helvetica" w:eastAsia="Times New Roman" w:hAnsi="Helvetica" w:cs="Helvetica" w:hint="default"/>
      </w:rPr>
    </w:lvl>
    <w:lvl w:ilvl="1" w:tplc="040C0003" w:tentative="1">
      <w:start w:val="1"/>
      <w:numFmt w:val="bullet"/>
      <w:lvlText w:val="o"/>
      <w:lvlJc w:val="left"/>
      <w:pPr>
        <w:ind w:left="1635" w:hanging="360"/>
      </w:pPr>
      <w:rPr>
        <w:rFonts w:ascii="Courier New" w:hAnsi="Courier New" w:cs="Courier New" w:hint="default"/>
      </w:rPr>
    </w:lvl>
    <w:lvl w:ilvl="2" w:tplc="040C0005" w:tentative="1">
      <w:start w:val="1"/>
      <w:numFmt w:val="bullet"/>
      <w:lvlText w:val=""/>
      <w:lvlJc w:val="left"/>
      <w:pPr>
        <w:ind w:left="2355" w:hanging="360"/>
      </w:pPr>
      <w:rPr>
        <w:rFonts w:ascii="Wingdings" w:hAnsi="Wingdings" w:hint="default"/>
      </w:rPr>
    </w:lvl>
    <w:lvl w:ilvl="3" w:tplc="040C0001" w:tentative="1">
      <w:start w:val="1"/>
      <w:numFmt w:val="bullet"/>
      <w:lvlText w:val=""/>
      <w:lvlJc w:val="left"/>
      <w:pPr>
        <w:ind w:left="3075" w:hanging="360"/>
      </w:pPr>
      <w:rPr>
        <w:rFonts w:ascii="Symbol" w:hAnsi="Symbol" w:hint="default"/>
      </w:rPr>
    </w:lvl>
    <w:lvl w:ilvl="4" w:tplc="040C0003" w:tentative="1">
      <w:start w:val="1"/>
      <w:numFmt w:val="bullet"/>
      <w:lvlText w:val="o"/>
      <w:lvlJc w:val="left"/>
      <w:pPr>
        <w:ind w:left="3795" w:hanging="360"/>
      </w:pPr>
      <w:rPr>
        <w:rFonts w:ascii="Courier New" w:hAnsi="Courier New" w:cs="Courier New" w:hint="default"/>
      </w:rPr>
    </w:lvl>
    <w:lvl w:ilvl="5" w:tplc="040C0005" w:tentative="1">
      <w:start w:val="1"/>
      <w:numFmt w:val="bullet"/>
      <w:lvlText w:val=""/>
      <w:lvlJc w:val="left"/>
      <w:pPr>
        <w:ind w:left="4515" w:hanging="360"/>
      </w:pPr>
      <w:rPr>
        <w:rFonts w:ascii="Wingdings" w:hAnsi="Wingdings" w:hint="default"/>
      </w:rPr>
    </w:lvl>
    <w:lvl w:ilvl="6" w:tplc="040C0001" w:tentative="1">
      <w:start w:val="1"/>
      <w:numFmt w:val="bullet"/>
      <w:lvlText w:val=""/>
      <w:lvlJc w:val="left"/>
      <w:pPr>
        <w:ind w:left="5235" w:hanging="360"/>
      </w:pPr>
      <w:rPr>
        <w:rFonts w:ascii="Symbol" w:hAnsi="Symbol" w:hint="default"/>
      </w:rPr>
    </w:lvl>
    <w:lvl w:ilvl="7" w:tplc="040C0003" w:tentative="1">
      <w:start w:val="1"/>
      <w:numFmt w:val="bullet"/>
      <w:lvlText w:val="o"/>
      <w:lvlJc w:val="left"/>
      <w:pPr>
        <w:ind w:left="5955" w:hanging="360"/>
      </w:pPr>
      <w:rPr>
        <w:rFonts w:ascii="Courier New" w:hAnsi="Courier New" w:cs="Courier New" w:hint="default"/>
      </w:rPr>
    </w:lvl>
    <w:lvl w:ilvl="8" w:tplc="040C0005" w:tentative="1">
      <w:start w:val="1"/>
      <w:numFmt w:val="bullet"/>
      <w:lvlText w:val=""/>
      <w:lvlJc w:val="left"/>
      <w:pPr>
        <w:ind w:left="6675" w:hanging="360"/>
      </w:pPr>
      <w:rPr>
        <w:rFonts w:ascii="Wingdings" w:hAnsi="Wingdings" w:hint="default"/>
      </w:rPr>
    </w:lvl>
  </w:abstractNum>
  <w:abstractNum w:abstractNumId="401" w15:restartNumberingAfterBreak="0">
    <w:nsid w:val="7037353A"/>
    <w:multiLevelType w:val="hybridMultilevel"/>
    <w:tmpl w:val="3B802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15805E3"/>
    <w:multiLevelType w:val="hybridMultilevel"/>
    <w:tmpl w:val="1E306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3" w15:restartNumberingAfterBreak="0">
    <w:nsid w:val="71594482"/>
    <w:multiLevelType w:val="hybridMultilevel"/>
    <w:tmpl w:val="F2FA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2601FAB"/>
    <w:multiLevelType w:val="hybridMultilevel"/>
    <w:tmpl w:val="115A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3060AC5"/>
    <w:multiLevelType w:val="hybridMultilevel"/>
    <w:tmpl w:val="B10CA786"/>
    <w:lvl w:ilvl="0" w:tplc="51C8D2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31E23D1"/>
    <w:multiLevelType w:val="hybridMultilevel"/>
    <w:tmpl w:val="83525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3BA6AB7"/>
    <w:multiLevelType w:val="hybridMultilevel"/>
    <w:tmpl w:val="9AC2B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73D6249A"/>
    <w:multiLevelType w:val="hybridMultilevel"/>
    <w:tmpl w:val="A93A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3FC4B32"/>
    <w:multiLevelType w:val="hybridMultilevel"/>
    <w:tmpl w:val="2392F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43853C8"/>
    <w:multiLevelType w:val="hybridMultilevel"/>
    <w:tmpl w:val="B6BC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4616F0D"/>
    <w:multiLevelType w:val="hybridMultilevel"/>
    <w:tmpl w:val="C2C0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4A70611"/>
    <w:multiLevelType w:val="hybridMultilevel"/>
    <w:tmpl w:val="BF32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524283C"/>
    <w:multiLevelType w:val="hybridMultilevel"/>
    <w:tmpl w:val="80C228E2"/>
    <w:lvl w:ilvl="0" w:tplc="F814D05C">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414" w15:restartNumberingAfterBreak="0">
    <w:nsid w:val="75811BBA"/>
    <w:multiLevelType w:val="hybridMultilevel"/>
    <w:tmpl w:val="E132F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5E92F8E"/>
    <w:multiLevelType w:val="hybridMultilevel"/>
    <w:tmpl w:val="2CAA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5F80827"/>
    <w:multiLevelType w:val="hybridMultilevel"/>
    <w:tmpl w:val="E3BE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6654159"/>
    <w:multiLevelType w:val="hybridMultilevel"/>
    <w:tmpl w:val="7AF8F268"/>
    <w:lvl w:ilvl="0" w:tplc="9BF6D3EE">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418" w15:restartNumberingAfterBreak="0">
    <w:nsid w:val="76EC064C"/>
    <w:multiLevelType w:val="hybridMultilevel"/>
    <w:tmpl w:val="8494ACF0"/>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70C5DAA"/>
    <w:multiLevelType w:val="hybridMultilevel"/>
    <w:tmpl w:val="EAB6F488"/>
    <w:lvl w:ilvl="0" w:tplc="04090001">
      <w:start w:val="1"/>
      <w:numFmt w:val="bullet"/>
      <w:lvlText w:val=""/>
      <w:lvlJc w:val="left"/>
      <w:pPr>
        <w:ind w:left="720" w:hanging="360"/>
      </w:pPr>
      <w:rPr>
        <w:rFonts w:ascii="Symbol" w:hAnsi="Symbol" w:hint="default"/>
        <w:sz w:val="18"/>
        <w:szCs w:val="18"/>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7A07D35"/>
    <w:multiLevelType w:val="hybridMultilevel"/>
    <w:tmpl w:val="5C6AA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83978CC"/>
    <w:multiLevelType w:val="hybridMultilevel"/>
    <w:tmpl w:val="DF229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84B3858"/>
    <w:multiLevelType w:val="hybridMultilevel"/>
    <w:tmpl w:val="6BDEB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8A63C0A"/>
    <w:multiLevelType w:val="hybridMultilevel"/>
    <w:tmpl w:val="1784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8D01BDF"/>
    <w:multiLevelType w:val="multilevel"/>
    <w:tmpl w:val="C68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78DA0C12"/>
    <w:multiLevelType w:val="hybridMultilevel"/>
    <w:tmpl w:val="A3A8F27A"/>
    <w:lvl w:ilvl="0" w:tplc="04090005">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79131DB7"/>
    <w:multiLevelType w:val="hybridMultilevel"/>
    <w:tmpl w:val="71D4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9B02AC8"/>
    <w:multiLevelType w:val="hybridMultilevel"/>
    <w:tmpl w:val="F84412C6"/>
    <w:lvl w:ilvl="0" w:tplc="7C2C434A">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428" w15:restartNumberingAfterBreak="0">
    <w:nsid w:val="7A276FC9"/>
    <w:multiLevelType w:val="hybridMultilevel"/>
    <w:tmpl w:val="EA3A6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A9A3D99"/>
    <w:multiLevelType w:val="hybridMultilevel"/>
    <w:tmpl w:val="ABA8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AEA2E3B"/>
    <w:multiLevelType w:val="hybridMultilevel"/>
    <w:tmpl w:val="B5504FC8"/>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AF84117"/>
    <w:multiLevelType w:val="hybridMultilevel"/>
    <w:tmpl w:val="AD32F7AE"/>
    <w:lvl w:ilvl="0" w:tplc="04090001">
      <w:start w:val="1"/>
      <w:numFmt w:val="bullet"/>
      <w:lvlText w:val=""/>
      <w:lvlJc w:val="left"/>
      <w:pPr>
        <w:ind w:left="720" w:hanging="360"/>
      </w:pPr>
      <w:rPr>
        <w:rFonts w:ascii="Symbol" w:hAnsi="Symbol" w:hint="default"/>
      </w:rPr>
    </w:lvl>
    <w:lvl w:ilvl="1" w:tplc="04090005"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B483A3F"/>
    <w:multiLevelType w:val="hybridMultilevel"/>
    <w:tmpl w:val="9BF23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B664FF6"/>
    <w:multiLevelType w:val="hybridMultilevel"/>
    <w:tmpl w:val="BCAA6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B7102DD"/>
    <w:multiLevelType w:val="hybridMultilevel"/>
    <w:tmpl w:val="1F44D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B792FE4"/>
    <w:multiLevelType w:val="hybridMultilevel"/>
    <w:tmpl w:val="D682C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C312725"/>
    <w:multiLevelType w:val="hybridMultilevel"/>
    <w:tmpl w:val="EB82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C4B2DD3"/>
    <w:multiLevelType w:val="hybridMultilevel"/>
    <w:tmpl w:val="64383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8" w15:restartNumberingAfterBreak="0">
    <w:nsid w:val="7D2B2335"/>
    <w:multiLevelType w:val="hybridMultilevel"/>
    <w:tmpl w:val="BB7E8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7D3108DB"/>
    <w:multiLevelType w:val="hybridMultilevel"/>
    <w:tmpl w:val="DA76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D6C7B10"/>
    <w:multiLevelType w:val="hybridMultilevel"/>
    <w:tmpl w:val="BFA8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DD811EC"/>
    <w:multiLevelType w:val="hybridMultilevel"/>
    <w:tmpl w:val="9078E06A"/>
    <w:lvl w:ilvl="0" w:tplc="6902D9EA">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42" w15:restartNumberingAfterBreak="0">
    <w:nsid w:val="7EF314C9"/>
    <w:multiLevelType w:val="hybridMultilevel"/>
    <w:tmpl w:val="0A28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F081E49"/>
    <w:multiLevelType w:val="hybridMultilevel"/>
    <w:tmpl w:val="161EE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F1F1FD7"/>
    <w:multiLevelType w:val="hybridMultilevel"/>
    <w:tmpl w:val="693CB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FB93204"/>
    <w:multiLevelType w:val="hybridMultilevel"/>
    <w:tmpl w:val="07EC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FDF5DEE"/>
    <w:multiLevelType w:val="hybridMultilevel"/>
    <w:tmpl w:val="8BF23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FFA7038"/>
    <w:multiLevelType w:val="multilevel"/>
    <w:tmpl w:val="CA12C3AA"/>
    <w:lvl w:ilvl="0">
      <w:start w:val="1"/>
      <w:numFmt w:val="decimal"/>
      <w:lvlText w:val="%1."/>
      <w:lvlJc w:val="left"/>
      <w:pPr>
        <w:tabs>
          <w:tab w:val="num" w:pos="360"/>
        </w:tabs>
        <w:ind w:left="360" w:hanging="360"/>
      </w:pPr>
      <w:rPr>
        <w:rFonts w:ascii="Helvetica" w:hAnsi="Helvetica" w:hint="default"/>
        <w:b w:val="0"/>
        <w:i w:val="0"/>
        <w:color w:val="3D3E40"/>
        <w:sz w:val="20"/>
      </w:rPr>
    </w:lvl>
    <w:lvl w:ilvl="1">
      <w:start w:val="1"/>
      <w:numFmt w:val="lowerLetter"/>
      <w:lvlText w:val="%2."/>
      <w:lvlJc w:val="left"/>
      <w:pPr>
        <w:tabs>
          <w:tab w:val="num" w:pos="680"/>
        </w:tabs>
        <w:ind w:left="680" w:hanging="320"/>
      </w:pPr>
      <w:rPr>
        <w:rFonts w:ascii="Gothic720 BT" w:hAnsi="Gothic720 BT" w:hint="default"/>
        <w:b/>
        <w:i w:val="0"/>
        <w:color w:val="C60538"/>
        <w:sz w:val="20"/>
      </w:rPr>
    </w:lvl>
    <w:lvl w:ilvl="2">
      <w:start w:val="1"/>
      <w:numFmt w:val="lowerRoman"/>
      <w:lvlText w:val="%3."/>
      <w:lvlJc w:val="right"/>
      <w:pPr>
        <w:tabs>
          <w:tab w:val="num" w:pos="1080"/>
        </w:tabs>
        <w:ind w:left="1080" w:hanging="180"/>
      </w:pPr>
      <w:rPr>
        <w:rFonts w:hint="default"/>
      </w:rPr>
    </w:lvl>
    <w:lvl w:ilvl="3">
      <w:start w:val="1"/>
      <w:numFmt w:val="decimal"/>
      <w:lvlText w:val="%4."/>
      <w:lvlJc w:val="left"/>
      <w:pPr>
        <w:tabs>
          <w:tab w:val="num" w:pos="1800"/>
        </w:tabs>
        <w:ind w:left="1800" w:hanging="360"/>
      </w:pPr>
      <w:rPr>
        <w:rFonts w:ascii="Gothic720 BT" w:hAnsi="Gothic720 BT" w:hint="default"/>
        <w:b/>
        <w:i w:val="0"/>
        <w:color w:val="C60538"/>
        <w:sz w:val="20"/>
      </w:rPr>
    </w:lvl>
    <w:lvl w:ilvl="4">
      <w:start w:val="1"/>
      <w:numFmt w:val="lowerLetter"/>
      <w:lvlText w:val="%5."/>
      <w:lvlJc w:val="left"/>
      <w:pPr>
        <w:tabs>
          <w:tab w:val="num" w:pos="2520"/>
        </w:tabs>
        <w:ind w:left="2520" w:hanging="360"/>
      </w:pPr>
      <w:rPr>
        <w:rFonts w:hint="default"/>
      </w:rPr>
    </w:lvl>
    <w:lvl w:ilvl="5">
      <w:start w:val="1"/>
      <w:numFmt w:val="lowerRoman"/>
      <w:lvlText w:val="%6."/>
      <w:lvlJc w:val="right"/>
      <w:pPr>
        <w:tabs>
          <w:tab w:val="num" w:pos="3240"/>
        </w:tabs>
        <w:ind w:left="3240" w:hanging="180"/>
      </w:pPr>
      <w:rPr>
        <w:rFonts w:hint="default"/>
      </w:rPr>
    </w:lvl>
    <w:lvl w:ilvl="6">
      <w:start w:val="1"/>
      <w:numFmt w:val="decimal"/>
      <w:lvlText w:val="%7."/>
      <w:lvlJc w:val="left"/>
      <w:pPr>
        <w:tabs>
          <w:tab w:val="num" w:pos="3960"/>
        </w:tabs>
        <w:ind w:left="3960" w:hanging="360"/>
      </w:pPr>
      <w:rPr>
        <w:rFonts w:hint="default"/>
      </w:rPr>
    </w:lvl>
    <w:lvl w:ilvl="7">
      <w:start w:val="1"/>
      <w:numFmt w:val="lowerLetter"/>
      <w:lvlText w:val="%8."/>
      <w:lvlJc w:val="left"/>
      <w:pPr>
        <w:tabs>
          <w:tab w:val="num" w:pos="4680"/>
        </w:tabs>
        <w:ind w:left="4680" w:hanging="360"/>
      </w:pPr>
      <w:rPr>
        <w:rFonts w:hint="default"/>
      </w:rPr>
    </w:lvl>
    <w:lvl w:ilvl="8">
      <w:start w:val="1"/>
      <w:numFmt w:val="lowerRoman"/>
      <w:lvlText w:val="%9."/>
      <w:lvlJc w:val="right"/>
      <w:pPr>
        <w:tabs>
          <w:tab w:val="num" w:pos="5400"/>
        </w:tabs>
        <w:ind w:left="5400" w:hanging="180"/>
      </w:pPr>
      <w:rPr>
        <w:rFonts w:hint="default"/>
      </w:rPr>
    </w:lvl>
  </w:abstractNum>
  <w:num w:numId="1">
    <w:abstractNumId w:val="331"/>
  </w:num>
  <w:num w:numId="2">
    <w:abstractNumId w:val="332"/>
  </w:num>
  <w:num w:numId="3">
    <w:abstractNumId w:val="35"/>
  </w:num>
  <w:num w:numId="4">
    <w:abstractNumId w:val="149"/>
  </w:num>
  <w:num w:numId="5">
    <w:abstractNumId w:val="382"/>
  </w:num>
  <w:num w:numId="6">
    <w:abstractNumId w:val="175"/>
  </w:num>
  <w:num w:numId="7">
    <w:abstractNumId w:val="192"/>
  </w:num>
  <w:num w:numId="8">
    <w:abstractNumId w:val="84"/>
  </w:num>
  <w:num w:numId="9">
    <w:abstractNumId w:val="55"/>
  </w:num>
  <w:num w:numId="10">
    <w:abstractNumId w:val="207"/>
  </w:num>
  <w:num w:numId="11">
    <w:abstractNumId w:val="35"/>
  </w:num>
  <w:num w:numId="12">
    <w:abstractNumId w:val="101"/>
  </w:num>
  <w:num w:numId="13">
    <w:abstractNumId w:val="279"/>
  </w:num>
  <w:num w:numId="14">
    <w:abstractNumId w:val="101"/>
    <w:lvlOverride w:ilvl="0">
      <w:startOverride w:val="1"/>
    </w:lvlOverride>
  </w:num>
  <w:num w:numId="15">
    <w:abstractNumId w:val="150"/>
  </w:num>
  <w:num w:numId="16">
    <w:abstractNumId w:val="184"/>
  </w:num>
  <w:num w:numId="17">
    <w:abstractNumId w:val="215"/>
  </w:num>
  <w:num w:numId="18">
    <w:abstractNumId w:val="432"/>
  </w:num>
  <w:num w:numId="19">
    <w:abstractNumId w:val="116"/>
  </w:num>
  <w:num w:numId="20">
    <w:abstractNumId w:val="163"/>
  </w:num>
  <w:num w:numId="21">
    <w:abstractNumId w:val="118"/>
  </w:num>
  <w:num w:numId="22">
    <w:abstractNumId w:val="323"/>
  </w:num>
  <w:num w:numId="23">
    <w:abstractNumId w:val="335"/>
  </w:num>
  <w:num w:numId="24">
    <w:abstractNumId w:val="337"/>
  </w:num>
  <w:num w:numId="25">
    <w:abstractNumId w:val="59"/>
  </w:num>
  <w:num w:numId="26">
    <w:abstractNumId w:val="313"/>
  </w:num>
  <w:num w:numId="27">
    <w:abstractNumId w:val="103"/>
  </w:num>
  <w:num w:numId="28">
    <w:abstractNumId w:val="310"/>
  </w:num>
  <w:num w:numId="29">
    <w:abstractNumId w:val="213"/>
  </w:num>
  <w:num w:numId="30">
    <w:abstractNumId w:val="355"/>
  </w:num>
  <w:num w:numId="31">
    <w:abstractNumId w:val="45"/>
  </w:num>
  <w:num w:numId="32">
    <w:abstractNumId w:val="147"/>
  </w:num>
  <w:num w:numId="33">
    <w:abstractNumId w:val="119"/>
  </w:num>
  <w:num w:numId="34">
    <w:abstractNumId w:val="110"/>
  </w:num>
  <w:num w:numId="35">
    <w:abstractNumId w:val="249"/>
  </w:num>
  <w:num w:numId="36">
    <w:abstractNumId w:val="367"/>
  </w:num>
  <w:num w:numId="37">
    <w:abstractNumId w:val="419"/>
  </w:num>
  <w:num w:numId="38">
    <w:abstractNumId w:val="158"/>
  </w:num>
  <w:num w:numId="39">
    <w:abstractNumId w:val="258"/>
  </w:num>
  <w:num w:numId="40">
    <w:abstractNumId w:val="199"/>
  </w:num>
  <w:num w:numId="41">
    <w:abstractNumId w:val="356"/>
  </w:num>
  <w:num w:numId="42">
    <w:abstractNumId w:val="16"/>
  </w:num>
  <w:num w:numId="43">
    <w:abstractNumId w:val="10"/>
  </w:num>
  <w:num w:numId="44">
    <w:abstractNumId w:val="87"/>
  </w:num>
  <w:num w:numId="45">
    <w:abstractNumId w:val="296"/>
  </w:num>
  <w:num w:numId="46">
    <w:abstractNumId w:val="107"/>
  </w:num>
  <w:num w:numId="47">
    <w:abstractNumId w:val="417"/>
  </w:num>
  <w:num w:numId="48">
    <w:abstractNumId w:val="300"/>
  </w:num>
  <w:num w:numId="49">
    <w:abstractNumId w:val="122"/>
  </w:num>
  <w:num w:numId="50">
    <w:abstractNumId w:val="315"/>
  </w:num>
  <w:num w:numId="51">
    <w:abstractNumId w:val="428"/>
  </w:num>
  <w:num w:numId="52">
    <w:abstractNumId w:val="134"/>
  </w:num>
  <w:num w:numId="53">
    <w:abstractNumId w:val="226"/>
  </w:num>
  <w:num w:numId="54">
    <w:abstractNumId w:val="317"/>
  </w:num>
  <w:num w:numId="55">
    <w:abstractNumId w:val="135"/>
  </w:num>
  <w:num w:numId="56">
    <w:abstractNumId w:val="31"/>
  </w:num>
  <w:num w:numId="57">
    <w:abstractNumId w:val="365"/>
  </w:num>
  <w:num w:numId="58">
    <w:abstractNumId w:val="60"/>
  </w:num>
  <w:num w:numId="59">
    <w:abstractNumId w:val="222"/>
  </w:num>
  <w:num w:numId="60">
    <w:abstractNumId w:val="63"/>
  </w:num>
  <w:num w:numId="61">
    <w:abstractNumId w:val="307"/>
  </w:num>
  <w:num w:numId="62">
    <w:abstractNumId w:val="267"/>
  </w:num>
  <w:num w:numId="63">
    <w:abstractNumId w:val="405"/>
  </w:num>
  <w:num w:numId="64">
    <w:abstractNumId w:val="73"/>
  </w:num>
  <w:num w:numId="65">
    <w:abstractNumId w:val="47"/>
  </w:num>
  <w:num w:numId="66">
    <w:abstractNumId w:val="446"/>
  </w:num>
  <w:num w:numId="67">
    <w:abstractNumId w:val="238"/>
  </w:num>
  <w:num w:numId="68">
    <w:abstractNumId w:val="408"/>
  </w:num>
  <w:num w:numId="69">
    <w:abstractNumId w:val="326"/>
  </w:num>
  <w:num w:numId="70">
    <w:abstractNumId w:val="97"/>
  </w:num>
  <w:num w:numId="71">
    <w:abstractNumId w:val="434"/>
  </w:num>
  <w:num w:numId="72">
    <w:abstractNumId w:val="271"/>
  </w:num>
  <w:num w:numId="73">
    <w:abstractNumId w:val="333"/>
  </w:num>
  <w:num w:numId="74">
    <w:abstractNumId w:val="105"/>
  </w:num>
  <w:num w:numId="75">
    <w:abstractNumId w:val="234"/>
  </w:num>
  <w:num w:numId="76">
    <w:abstractNumId w:val="292"/>
  </w:num>
  <w:num w:numId="77">
    <w:abstractNumId w:val="26"/>
  </w:num>
  <w:num w:numId="78">
    <w:abstractNumId w:val="43"/>
  </w:num>
  <w:num w:numId="79">
    <w:abstractNumId w:val="435"/>
  </w:num>
  <w:num w:numId="80">
    <w:abstractNumId w:val="164"/>
  </w:num>
  <w:num w:numId="81">
    <w:abstractNumId w:val="220"/>
  </w:num>
  <w:num w:numId="82">
    <w:abstractNumId w:val="270"/>
  </w:num>
  <w:num w:numId="83">
    <w:abstractNumId w:val="255"/>
  </w:num>
  <w:num w:numId="84">
    <w:abstractNumId w:val="366"/>
  </w:num>
  <w:num w:numId="85">
    <w:abstractNumId w:val="80"/>
  </w:num>
  <w:num w:numId="86">
    <w:abstractNumId w:val="248"/>
  </w:num>
  <w:num w:numId="87">
    <w:abstractNumId w:val="229"/>
  </w:num>
  <w:num w:numId="88">
    <w:abstractNumId w:val="98"/>
  </w:num>
  <w:num w:numId="89">
    <w:abstractNumId w:val="283"/>
  </w:num>
  <w:num w:numId="90">
    <w:abstractNumId w:val="344"/>
  </w:num>
  <w:num w:numId="91">
    <w:abstractNumId w:val="415"/>
  </w:num>
  <w:num w:numId="92">
    <w:abstractNumId w:val="268"/>
  </w:num>
  <w:num w:numId="93">
    <w:abstractNumId w:val="70"/>
  </w:num>
  <w:num w:numId="94">
    <w:abstractNumId w:val="96"/>
  </w:num>
  <w:num w:numId="95">
    <w:abstractNumId w:val="145"/>
  </w:num>
  <w:num w:numId="96">
    <w:abstractNumId w:val="324"/>
  </w:num>
  <w:num w:numId="97">
    <w:abstractNumId w:val="141"/>
  </w:num>
  <w:num w:numId="98">
    <w:abstractNumId w:val="298"/>
  </w:num>
  <w:num w:numId="99">
    <w:abstractNumId w:val="159"/>
  </w:num>
  <w:num w:numId="100">
    <w:abstractNumId w:val="351"/>
  </w:num>
  <w:num w:numId="101">
    <w:abstractNumId w:val="306"/>
  </w:num>
  <w:num w:numId="102">
    <w:abstractNumId w:val="353"/>
  </w:num>
  <w:num w:numId="103">
    <w:abstractNumId w:val="28"/>
  </w:num>
  <w:num w:numId="104">
    <w:abstractNumId w:val="181"/>
  </w:num>
  <w:num w:numId="105">
    <w:abstractNumId w:val="161"/>
  </w:num>
  <w:num w:numId="106">
    <w:abstractNumId w:val="387"/>
  </w:num>
  <w:num w:numId="107">
    <w:abstractNumId w:val="186"/>
  </w:num>
  <w:num w:numId="108">
    <w:abstractNumId w:val="383"/>
  </w:num>
  <w:num w:numId="109">
    <w:abstractNumId w:val="420"/>
  </w:num>
  <w:num w:numId="110">
    <w:abstractNumId w:val="210"/>
  </w:num>
  <w:num w:numId="111">
    <w:abstractNumId w:val="343"/>
  </w:num>
  <w:num w:numId="112">
    <w:abstractNumId w:val="312"/>
  </w:num>
  <w:num w:numId="113">
    <w:abstractNumId w:val="369"/>
  </w:num>
  <w:num w:numId="114">
    <w:abstractNumId w:val="206"/>
  </w:num>
  <w:num w:numId="115">
    <w:abstractNumId w:val="288"/>
  </w:num>
  <w:num w:numId="116">
    <w:abstractNumId w:val="346"/>
  </w:num>
  <w:num w:numId="117">
    <w:abstractNumId w:val="299"/>
  </w:num>
  <w:num w:numId="118">
    <w:abstractNumId w:val="345"/>
  </w:num>
  <w:num w:numId="119">
    <w:abstractNumId w:val="403"/>
  </w:num>
  <w:num w:numId="120">
    <w:abstractNumId w:val="22"/>
  </w:num>
  <w:num w:numId="121">
    <w:abstractNumId w:val="152"/>
  </w:num>
  <w:num w:numId="122">
    <w:abstractNumId w:val="281"/>
  </w:num>
  <w:num w:numId="123">
    <w:abstractNumId w:val="410"/>
  </w:num>
  <w:num w:numId="124">
    <w:abstractNumId w:val="257"/>
  </w:num>
  <w:num w:numId="125">
    <w:abstractNumId w:val="429"/>
  </w:num>
  <w:num w:numId="126">
    <w:abstractNumId w:val="218"/>
  </w:num>
  <w:num w:numId="127">
    <w:abstractNumId w:val="201"/>
  </w:num>
  <w:num w:numId="128">
    <w:abstractNumId w:val="360"/>
  </w:num>
  <w:num w:numId="129">
    <w:abstractNumId w:val="380"/>
  </w:num>
  <w:num w:numId="130">
    <w:abstractNumId w:val="168"/>
  </w:num>
  <w:num w:numId="131">
    <w:abstractNumId w:val="421"/>
  </w:num>
  <w:num w:numId="132">
    <w:abstractNumId w:val="236"/>
  </w:num>
  <w:num w:numId="133">
    <w:abstractNumId w:val="235"/>
  </w:num>
  <w:num w:numId="134">
    <w:abstractNumId w:val="193"/>
  </w:num>
  <w:num w:numId="135">
    <w:abstractNumId w:val="240"/>
  </w:num>
  <w:num w:numId="136">
    <w:abstractNumId w:val="191"/>
  </w:num>
  <w:num w:numId="137">
    <w:abstractNumId w:val="83"/>
  </w:num>
  <w:num w:numId="138">
    <w:abstractNumId w:val="224"/>
  </w:num>
  <w:num w:numId="139">
    <w:abstractNumId w:val="140"/>
  </w:num>
  <w:num w:numId="140">
    <w:abstractNumId w:val="254"/>
  </w:num>
  <w:num w:numId="141">
    <w:abstractNumId w:val="133"/>
  </w:num>
  <w:num w:numId="142">
    <w:abstractNumId w:val="76"/>
  </w:num>
  <w:num w:numId="143">
    <w:abstractNumId w:val="436"/>
  </w:num>
  <w:num w:numId="144">
    <w:abstractNumId w:val="144"/>
  </w:num>
  <w:num w:numId="145">
    <w:abstractNumId w:val="56"/>
  </w:num>
  <w:num w:numId="146">
    <w:abstractNumId w:val="372"/>
  </w:num>
  <w:num w:numId="147">
    <w:abstractNumId w:val="320"/>
  </w:num>
  <w:num w:numId="148">
    <w:abstractNumId w:val="233"/>
  </w:num>
  <w:num w:numId="149">
    <w:abstractNumId w:val="231"/>
  </w:num>
  <w:num w:numId="150">
    <w:abstractNumId w:val="223"/>
  </w:num>
  <w:num w:numId="151">
    <w:abstractNumId w:val="239"/>
  </w:num>
  <w:num w:numId="152">
    <w:abstractNumId w:val="349"/>
  </w:num>
  <w:num w:numId="153">
    <w:abstractNumId w:val="368"/>
  </w:num>
  <w:num w:numId="154">
    <w:abstractNumId w:val="261"/>
  </w:num>
  <w:num w:numId="155">
    <w:abstractNumId w:val="155"/>
  </w:num>
  <w:num w:numId="156">
    <w:abstractNumId w:val="125"/>
  </w:num>
  <w:num w:numId="157">
    <w:abstractNumId w:val="319"/>
  </w:num>
  <w:num w:numId="158">
    <w:abstractNumId w:val="130"/>
  </w:num>
  <w:num w:numId="159">
    <w:abstractNumId w:val="440"/>
  </w:num>
  <w:num w:numId="160">
    <w:abstractNumId w:val="58"/>
  </w:num>
  <w:num w:numId="161">
    <w:abstractNumId w:val="11"/>
  </w:num>
  <w:num w:numId="162">
    <w:abstractNumId w:val="342"/>
  </w:num>
  <w:num w:numId="163">
    <w:abstractNumId w:val="287"/>
  </w:num>
  <w:num w:numId="164">
    <w:abstractNumId w:val="173"/>
  </w:num>
  <w:num w:numId="165">
    <w:abstractNumId w:val="165"/>
  </w:num>
  <w:num w:numId="166">
    <w:abstractNumId w:val="309"/>
  </w:num>
  <w:num w:numId="167">
    <w:abstractNumId w:val="379"/>
  </w:num>
  <w:num w:numId="168">
    <w:abstractNumId w:val="51"/>
  </w:num>
  <w:num w:numId="169">
    <w:abstractNumId w:val="153"/>
  </w:num>
  <w:num w:numId="170">
    <w:abstractNumId w:val="376"/>
  </w:num>
  <w:num w:numId="171">
    <w:abstractNumId w:val="90"/>
  </w:num>
  <w:num w:numId="172">
    <w:abstractNumId w:val="183"/>
  </w:num>
  <w:num w:numId="173">
    <w:abstractNumId w:val="341"/>
  </w:num>
  <w:num w:numId="174">
    <w:abstractNumId w:val="416"/>
  </w:num>
  <w:num w:numId="175">
    <w:abstractNumId w:val="265"/>
  </w:num>
  <w:num w:numId="176">
    <w:abstractNumId w:val="104"/>
  </w:num>
  <w:num w:numId="177">
    <w:abstractNumId w:val="154"/>
  </w:num>
  <w:num w:numId="178">
    <w:abstractNumId w:val="115"/>
  </w:num>
  <w:num w:numId="179">
    <w:abstractNumId w:val="3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23"/>
  </w:num>
  <w:num w:numId="182">
    <w:abstractNumId w:val="321"/>
  </w:num>
  <w:num w:numId="183">
    <w:abstractNumId w:val="447"/>
  </w:num>
  <w:num w:numId="184">
    <w:abstractNumId w:val="77"/>
  </w:num>
  <w:num w:numId="185">
    <w:abstractNumId w:val="294"/>
  </w:num>
  <w:num w:numId="186">
    <w:abstractNumId w:val="71"/>
  </w:num>
  <w:num w:numId="187">
    <w:abstractNumId w:val="9"/>
  </w:num>
  <w:num w:numId="188">
    <w:abstractNumId w:val="7"/>
  </w:num>
  <w:num w:numId="189">
    <w:abstractNumId w:val="6"/>
  </w:num>
  <w:num w:numId="190">
    <w:abstractNumId w:val="5"/>
  </w:num>
  <w:num w:numId="191">
    <w:abstractNumId w:val="4"/>
  </w:num>
  <w:num w:numId="192">
    <w:abstractNumId w:val="8"/>
  </w:num>
  <w:num w:numId="193">
    <w:abstractNumId w:val="3"/>
  </w:num>
  <w:num w:numId="194">
    <w:abstractNumId w:val="2"/>
  </w:num>
  <w:num w:numId="195">
    <w:abstractNumId w:val="1"/>
  </w:num>
  <w:num w:numId="196">
    <w:abstractNumId w:val="0"/>
  </w:num>
  <w:num w:numId="197">
    <w:abstractNumId w:val="65"/>
  </w:num>
  <w:num w:numId="198">
    <w:abstractNumId w:val="359"/>
  </w:num>
  <w:num w:numId="199">
    <w:abstractNumId w:val="204"/>
  </w:num>
  <w:num w:numId="200">
    <w:abstractNumId w:val="89"/>
  </w:num>
  <w:num w:numId="201">
    <w:abstractNumId w:val="157"/>
  </w:num>
  <w:num w:numId="202">
    <w:abstractNumId w:val="262"/>
  </w:num>
  <w:num w:numId="203">
    <w:abstractNumId w:val="109"/>
  </w:num>
  <w:num w:numId="204">
    <w:abstractNumId w:val="172"/>
  </w:num>
  <w:num w:numId="205">
    <w:abstractNumId w:val="151"/>
  </w:num>
  <w:num w:numId="206">
    <w:abstractNumId w:val="444"/>
  </w:num>
  <w:num w:numId="207">
    <w:abstractNumId w:val="176"/>
  </w:num>
  <w:num w:numId="208">
    <w:abstractNumId w:val="347"/>
  </w:num>
  <w:num w:numId="209">
    <w:abstractNumId w:val="384"/>
  </w:num>
  <w:num w:numId="210">
    <w:abstractNumId w:val="99"/>
  </w:num>
  <w:num w:numId="211">
    <w:abstractNumId w:val="386"/>
  </w:num>
  <w:num w:numId="212">
    <w:abstractNumId w:val="301"/>
  </w:num>
  <w:num w:numId="213">
    <w:abstractNumId w:val="303"/>
  </w:num>
  <w:num w:numId="214">
    <w:abstractNumId w:val="124"/>
  </w:num>
  <w:num w:numId="215">
    <w:abstractNumId w:val="94"/>
  </w:num>
  <w:num w:numId="216">
    <w:abstractNumId w:val="427"/>
  </w:num>
  <w:num w:numId="217">
    <w:abstractNumId w:val="242"/>
  </w:num>
  <w:num w:numId="218">
    <w:abstractNumId w:val="391"/>
  </w:num>
  <w:num w:numId="219">
    <w:abstractNumId w:val="67"/>
  </w:num>
  <w:num w:numId="220">
    <w:abstractNumId w:val="69"/>
  </w:num>
  <w:num w:numId="221">
    <w:abstractNumId w:val="414"/>
  </w:num>
  <w:num w:numId="222">
    <w:abstractNumId w:val="348"/>
  </w:num>
  <w:num w:numId="223">
    <w:abstractNumId w:val="445"/>
  </w:num>
  <w:num w:numId="224">
    <w:abstractNumId w:val="160"/>
  </w:num>
  <w:num w:numId="225">
    <w:abstractNumId w:val="290"/>
  </w:num>
  <w:num w:numId="226">
    <w:abstractNumId w:val="114"/>
  </w:num>
  <w:num w:numId="227">
    <w:abstractNumId w:val="232"/>
  </w:num>
  <w:num w:numId="228">
    <w:abstractNumId w:val="266"/>
  </w:num>
  <w:num w:numId="229">
    <w:abstractNumId w:val="162"/>
  </w:num>
  <w:num w:numId="230">
    <w:abstractNumId w:val="250"/>
  </w:num>
  <w:num w:numId="231">
    <w:abstractNumId w:val="74"/>
  </w:num>
  <w:num w:numId="232">
    <w:abstractNumId w:val="395"/>
  </w:num>
  <w:num w:numId="233">
    <w:abstractNumId w:val="113"/>
  </w:num>
  <w:num w:numId="234">
    <w:abstractNumId w:val="179"/>
  </w:num>
  <w:num w:numId="235">
    <w:abstractNumId w:val="275"/>
  </w:num>
  <w:num w:numId="236">
    <w:abstractNumId w:val="230"/>
  </w:num>
  <w:num w:numId="237">
    <w:abstractNumId w:val="121"/>
  </w:num>
  <w:num w:numId="238">
    <w:abstractNumId w:val="441"/>
  </w:num>
  <w:num w:numId="239">
    <w:abstractNumId w:val="214"/>
  </w:num>
  <w:num w:numId="240">
    <w:abstractNumId w:val="251"/>
  </w:num>
  <w:num w:numId="241">
    <w:abstractNumId w:val="425"/>
  </w:num>
  <w:num w:numId="242">
    <w:abstractNumId w:val="406"/>
  </w:num>
  <w:num w:numId="243">
    <w:abstractNumId w:val="209"/>
  </w:num>
  <w:num w:numId="244">
    <w:abstractNumId w:val="318"/>
  </w:num>
  <w:num w:numId="245">
    <w:abstractNumId w:val="336"/>
  </w:num>
  <w:num w:numId="246">
    <w:abstractNumId w:val="413"/>
  </w:num>
  <w:num w:numId="247">
    <w:abstractNumId w:val="52"/>
  </w:num>
  <w:num w:numId="248">
    <w:abstractNumId w:val="316"/>
  </w:num>
  <w:num w:numId="249">
    <w:abstractNumId w:val="189"/>
  </w:num>
  <w:num w:numId="250">
    <w:abstractNumId w:val="216"/>
  </w:num>
  <w:num w:numId="251">
    <w:abstractNumId w:val="34"/>
  </w:num>
  <w:num w:numId="252">
    <w:abstractNumId w:val="286"/>
  </w:num>
  <w:num w:numId="253">
    <w:abstractNumId w:val="92"/>
  </w:num>
  <w:num w:numId="254">
    <w:abstractNumId w:val="311"/>
  </w:num>
  <w:num w:numId="255">
    <w:abstractNumId w:val="418"/>
  </w:num>
  <w:num w:numId="256">
    <w:abstractNumId w:val="430"/>
  </w:num>
  <w:num w:numId="257">
    <w:abstractNumId w:val="12"/>
  </w:num>
  <w:num w:numId="258">
    <w:abstractNumId w:val="174"/>
  </w:num>
  <w:num w:numId="259">
    <w:abstractNumId w:val="131"/>
  </w:num>
  <w:num w:numId="260">
    <w:abstractNumId w:val="398"/>
  </w:num>
  <w:num w:numId="261">
    <w:abstractNumId w:val="24"/>
  </w:num>
  <w:num w:numId="262">
    <w:abstractNumId w:val="442"/>
  </w:num>
  <w:num w:numId="263">
    <w:abstractNumId w:val="41"/>
  </w:num>
  <w:num w:numId="264">
    <w:abstractNumId w:val="187"/>
  </w:num>
  <w:num w:numId="265">
    <w:abstractNumId w:val="297"/>
  </w:num>
  <w:num w:numId="266">
    <w:abstractNumId w:val="431"/>
  </w:num>
  <w:num w:numId="267">
    <w:abstractNumId w:val="167"/>
  </w:num>
  <w:num w:numId="268">
    <w:abstractNumId w:val="350"/>
  </w:num>
  <w:num w:numId="269">
    <w:abstractNumId w:val="48"/>
  </w:num>
  <w:num w:numId="270">
    <w:abstractNumId w:val="146"/>
  </w:num>
  <w:num w:numId="271">
    <w:abstractNumId w:val="177"/>
  </w:num>
  <w:num w:numId="272">
    <w:abstractNumId w:val="197"/>
  </w:num>
  <w:num w:numId="273">
    <w:abstractNumId w:val="362"/>
  </w:num>
  <w:num w:numId="274">
    <w:abstractNumId w:val="72"/>
  </w:num>
  <w:num w:numId="275">
    <w:abstractNumId w:val="397"/>
  </w:num>
  <w:num w:numId="276">
    <w:abstractNumId w:val="399"/>
  </w:num>
  <w:num w:numId="277">
    <w:abstractNumId w:val="244"/>
  </w:num>
  <w:num w:numId="278">
    <w:abstractNumId w:val="36"/>
  </w:num>
  <w:num w:numId="279">
    <w:abstractNumId w:val="202"/>
  </w:num>
  <w:num w:numId="280">
    <w:abstractNumId w:val="374"/>
  </w:num>
  <w:num w:numId="281">
    <w:abstractNumId w:val="91"/>
  </w:num>
  <w:num w:numId="282">
    <w:abstractNumId w:val="170"/>
  </w:num>
  <w:num w:numId="283">
    <w:abstractNumId w:val="61"/>
  </w:num>
  <w:num w:numId="284">
    <w:abstractNumId w:val="217"/>
  </w:num>
  <w:num w:numId="285">
    <w:abstractNumId w:val="394"/>
  </w:num>
  <w:num w:numId="286">
    <w:abstractNumId w:val="280"/>
  </w:num>
  <w:num w:numId="287">
    <w:abstractNumId w:val="411"/>
  </w:num>
  <w:num w:numId="288">
    <w:abstractNumId w:val="364"/>
  </w:num>
  <w:num w:numId="289">
    <w:abstractNumId w:val="273"/>
  </w:num>
  <w:num w:numId="290">
    <w:abstractNumId w:val="137"/>
  </w:num>
  <w:num w:numId="291">
    <w:abstractNumId w:val="393"/>
  </w:num>
  <w:num w:numId="292">
    <w:abstractNumId w:val="196"/>
  </w:num>
  <w:num w:numId="293">
    <w:abstractNumId w:val="139"/>
  </w:num>
  <w:num w:numId="294">
    <w:abstractNumId w:val="126"/>
  </w:num>
  <w:num w:numId="295">
    <w:abstractNumId w:val="433"/>
  </w:num>
  <w:num w:numId="296">
    <w:abstractNumId w:val="352"/>
  </w:num>
  <w:num w:numId="297">
    <w:abstractNumId w:val="32"/>
  </w:num>
  <w:num w:numId="298">
    <w:abstractNumId w:val="388"/>
  </w:num>
  <w:num w:numId="299">
    <w:abstractNumId w:val="57"/>
  </w:num>
  <w:num w:numId="300">
    <w:abstractNumId w:val="272"/>
  </w:num>
  <w:num w:numId="301">
    <w:abstractNumId w:val="330"/>
  </w:num>
  <w:num w:numId="302">
    <w:abstractNumId w:val="274"/>
  </w:num>
  <w:num w:numId="303">
    <w:abstractNumId w:val="243"/>
  </w:num>
  <w:num w:numId="304">
    <w:abstractNumId w:val="127"/>
  </w:num>
  <w:num w:numId="305">
    <w:abstractNumId w:val="437"/>
  </w:num>
  <w:num w:numId="306">
    <w:abstractNumId w:val="44"/>
  </w:num>
  <w:num w:numId="307">
    <w:abstractNumId w:val="225"/>
  </w:num>
  <w:num w:numId="308">
    <w:abstractNumId w:val="27"/>
  </w:num>
  <w:num w:numId="309">
    <w:abstractNumId w:val="396"/>
  </w:num>
  <w:num w:numId="310">
    <w:abstractNumId w:val="132"/>
  </w:num>
  <w:num w:numId="311">
    <w:abstractNumId w:val="284"/>
  </w:num>
  <w:num w:numId="312">
    <w:abstractNumId w:val="112"/>
  </w:num>
  <w:num w:numId="313">
    <w:abstractNumId w:val="305"/>
  </w:num>
  <w:num w:numId="314">
    <w:abstractNumId w:val="108"/>
  </w:num>
  <w:num w:numId="315">
    <w:abstractNumId w:val="138"/>
  </w:num>
  <w:num w:numId="316">
    <w:abstractNumId w:val="20"/>
  </w:num>
  <w:num w:numId="317">
    <w:abstractNumId w:val="29"/>
  </w:num>
  <w:num w:numId="318">
    <w:abstractNumId w:val="169"/>
  </w:num>
  <w:num w:numId="319">
    <w:abstractNumId w:val="128"/>
  </w:num>
  <w:num w:numId="320">
    <w:abstractNumId w:val="334"/>
  </w:num>
  <w:num w:numId="321">
    <w:abstractNumId w:val="426"/>
  </w:num>
  <w:num w:numId="322">
    <w:abstractNumId w:val="208"/>
  </w:num>
  <w:num w:numId="323">
    <w:abstractNumId w:val="178"/>
  </w:num>
  <w:num w:numId="324">
    <w:abstractNumId w:val="263"/>
  </w:num>
  <w:num w:numId="325">
    <w:abstractNumId w:val="120"/>
  </w:num>
  <w:num w:numId="326">
    <w:abstractNumId w:val="264"/>
  </w:num>
  <w:num w:numId="327">
    <w:abstractNumId w:val="190"/>
  </w:num>
  <w:num w:numId="328">
    <w:abstractNumId w:val="81"/>
  </w:num>
  <w:num w:numId="329">
    <w:abstractNumId w:val="198"/>
  </w:num>
  <w:num w:numId="330">
    <w:abstractNumId w:val="194"/>
  </w:num>
  <w:num w:numId="331">
    <w:abstractNumId w:val="203"/>
  </w:num>
  <w:num w:numId="332">
    <w:abstractNumId w:val="86"/>
  </w:num>
  <w:num w:numId="333">
    <w:abstractNumId w:val="95"/>
  </w:num>
  <w:num w:numId="334">
    <w:abstractNumId w:val="246"/>
  </w:num>
  <w:num w:numId="335">
    <w:abstractNumId w:val="295"/>
  </w:num>
  <w:num w:numId="336">
    <w:abstractNumId w:val="106"/>
  </w:num>
  <w:num w:numId="337">
    <w:abstractNumId w:val="407"/>
  </w:num>
  <w:num w:numId="338">
    <w:abstractNumId w:val="378"/>
  </w:num>
  <w:num w:numId="339">
    <w:abstractNumId w:val="371"/>
  </w:num>
  <w:num w:numId="340">
    <w:abstractNumId w:val="46"/>
  </w:num>
  <w:num w:numId="341">
    <w:abstractNumId w:val="221"/>
  </w:num>
  <w:num w:numId="342">
    <w:abstractNumId w:val="227"/>
  </w:num>
  <w:num w:numId="343">
    <w:abstractNumId w:val="37"/>
  </w:num>
  <w:num w:numId="344">
    <w:abstractNumId w:val="49"/>
  </w:num>
  <w:num w:numId="345">
    <w:abstractNumId w:val="18"/>
  </w:num>
  <w:num w:numId="346">
    <w:abstractNumId w:val="354"/>
  </w:num>
  <w:num w:numId="347">
    <w:abstractNumId w:val="42"/>
  </w:num>
  <w:num w:numId="348">
    <w:abstractNumId w:val="188"/>
  </w:num>
  <w:num w:numId="349">
    <w:abstractNumId w:val="340"/>
  </w:num>
  <w:num w:numId="350">
    <w:abstractNumId w:val="182"/>
  </w:num>
  <w:num w:numId="351">
    <w:abstractNumId w:val="308"/>
  </w:num>
  <w:num w:numId="352">
    <w:abstractNumId w:val="381"/>
  </w:num>
  <w:num w:numId="353">
    <w:abstractNumId w:val="30"/>
  </w:num>
  <w:num w:numId="354">
    <w:abstractNumId w:val="328"/>
  </w:num>
  <w:num w:numId="355">
    <w:abstractNumId w:val="78"/>
  </w:num>
  <w:num w:numId="356">
    <w:abstractNumId w:val="370"/>
  </w:num>
  <w:num w:numId="357">
    <w:abstractNumId w:val="21"/>
  </w:num>
  <w:num w:numId="358">
    <w:abstractNumId w:val="79"/>
  </w:num>
  <w:num w:numId="359">
    <w:abstractNumId w:val="291"/>
  </w:num>
  <w:num w:numId="360">
    <w:abstractNumId w:val="245"/>
  </w:num>
  <w:num w:numId="361">
    <w:abstractNumId w:val="423"/>
  </w:num>
  <w:num w:numId="362">
    <w:abstractNumId w:val="156"/>
  </w:num>
  <w:num w:numId="363">
    <w:abstractNumId w:val="409"/>
  </w:num>
  <w:num w:numId="364">
    <w:abstractNumId w:val="33"/>
  </w:num>
  <w:num w:numId="365">
    <w:abstractNumId w:val="53"/>
  </w:num>
  <w:num w:numId="366">
    <w:abstractNumId w:val="15"/>
  </w:num>
  <w:num w:numId="367">
    <w:abstractNumId w:val="195"/>
  </w:num>
  <w:num w:numId="368">
    <w:abstractNumId w:val="404"/>
  </w:num>
  <w:num w:numId="369">
    <w:abstractNumId w:val="54"/>
  </w:num>
  <w:num w:numId="370">
    <w:abstractNumId w:val="66"/>
  </w:num>
  <w:num w:numId="371">
    <w:abstractNumId w:val="325"/>
  </w:num>
  <w:num w:numId="372">
    <w:abstractNumId w:val="17"/>
  </w:num>
  <w:num w:numId="373">
    <w:abstractNumId w:val="289"/>
  </w:num>
  <w:num w:numId="374">
    <w:abstractNumId w:val="39"/>
  </w:num>
  <w:num w:numId="375">
    <w:abstractNumId w:val="260"/>
  </w:num>
  <w:num w:numId="376">
    <w:abstractNumId w:val="329"/>
  </w:num>
  <w:num w:numId="377">
    <w:abstractNumId w:val="241"/>
  </w:num>
  <w:num w:numId="378">
    <w:abstractNumId w:val="13"/>
  </w:num>
  <w:num w:numId="379">
    <w:abstractNumId w:val="269"/>
  </w:num>
  <w:num w:numId="380">
    <w:abstractNumId w:val="276"/>
  </w:num>
  <w:num w:numId="381">
    <w:abstractNumId w:val="85"/>
  </w:num>
  <w:num w:numId="382">
    <w:abstractNumId w:val="438"/>
  </w:num>
  <w:num w:numId="383">
    <w:abstractNumId w:val="142"/>
  </w:num>
  <w:num w:numId="384">
    <w:abstractNumId w:val="377"/>
  </w:num>
  <w:num w:numId="385">
    <w:abstractNumId w:val="19"/>
  </w:num>
  <w:num w:numId="386">
    <w:abstractNumId w:val="136"/>
  </w:num>
  <w:num w:numId="387">
    <w:abstractNumId w:val="100"/>
  </w:num>
  <w:num w:numId="388">
    <w:abstractNumId w:val="412"/>
  </w:num>
  <w:num w:numId="389">
    <w:abstractNumId w:val="443"/>
  </w:num>
  <w:num w:numId="390">
    <w:abstractNumId w:val="422"/>
  </w:num>
  <w:num w:numId="391">
    <w:abstractNumId w:val="304"/>
  </w:num>
  <w:num w:numId="392">
    <w:abstractNumId w:val="102"/>
  </w:num>
  <w:num w:numId="393">
    <w:abstractNumId w:val="357"/>
  </w:num>
  <w:num w:numId="394">
    <w:abstractNumId w:val="64"/>
  </w:num>
  <w:num w:numId="395">
    <w:abstractNumId w:val="247"/>
  </w:num>
  <w:num w:numId="396">
    <w:abstractNumId w:val="93"/>
  </w:num>
  <w:num w:numId="397">
    <w:abstractNumId w:val="363"/>
  </w:num>
  <w:num w:numId="398">
    <w:abstractNumId w:val="314"/>
  </w:num>
  <w:num w:numId="399">
    <w:abstractNumId w:val="392"/>
  </w:num>
  <w:num w:numId="400">
    <w:abstractNumId w:val="180"/>
  </w:num>
  <w:num w:numId="401">
    <w:abstractNumId w:val="82"/>
  </w:num>
  <w:num w:numId="402">
    <w:abstractNumId w:val="293"/>
  </w:num>
  <w:num w:numId="403">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3">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abstractNumId w:val="2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abstractNumId w:val="253"/>
  </w:num>
  <w:num w:numId="443">
    <w:abstractNumId w:val="123"/>
  </w:num>
  <w:num w:numId="444">
    <w:abstractNumId w:val="252"/>
  </w:num>
  <w:num w:numId="445">
    <w:abstractNumId w:val="40"/>
  </w:num>
  <w:num w:numId="446">
    <w:abstractNumId w:val="68"/>
  </w:num>
  <w:num w:numId="447">
    <w:abstractNumId w:val="439"/>
  </w:num>
  <w:num w:numId="448">
    <w:abstractNumId w:val="322"/>
  </w:num>
  <w:num w:numId="449">
    <w:abstractNumId w:val="75"/>
  </w:num>
  <w:num w:numId="450">
    <w:abstractNumId w:val="285"/>
  </w:num>
  <w:num w:numId="451">
    <w:abstractNumId w:val="390"/>
  </w:num>
  <w:num w:numId="452">
    <w:abstractNumId w:val="117"/>
  </w:num>
  <w:num w:numId="453">
    <w:abstractNumId w:val="282"/>
  </w:num>
  <w:num w:numId="454">
    <w:abstractNumId w:val="185"/>
  </w:num>
  <w:num w:numId="455">
    <w:abstractNumId w:val="228"/>
  </w:num>
  <w:num w:numId="456">
    <w:abstractNumId w:val="375"/>
  </w:num>
  <w:num w:numId="457">
    <w:abstractNumId w:val="171"/>
  </w:num>
  <w:num w:numId="458">
    <w:abstractNumId w:val="338"/>
  </w:num>
  <w:num w:numId="459">
    <w:abstractNumId w:val="200"/>
  </w:num>
  <w:num w:numId="460">
    <w:abstractNumId w:val="302"/>
  </w:num>
  <w:num w:numId="461">
    <w:abstractNumId w:val="205"/>
  </w:num>
  <w:num w:numId="462">
    <w:abstractNumId w:val="237"/>
  </w:num>
  <w:num w:numId="463">
    <w:abstractNumId w:val="401"/>
  </w:num>
  <w:num w:numId="464">
    <w:abstractNumId w:val="219"/>
  </w:num>
  <w:num w:numId="465">
    <w:abstractNumId w:val="143"/>
  </w:num>
  <w:num w:numId="466">
    <w:abstractNumId w:val="389"/>
  </w:num>
  <w:num w:numId="467">
    <w:abstractNumId w:val="50"/>
  </w:num>
  <w:num w:numId="468">
    <w:abstractNumId w:val="373"/>
  </w:num>
  <w:num w:numId="469">
    <w:abstractNumId w:val="88"/>
  </w:num>
  <w:num w:numId="470">
    <w:abstractNumId w:val="25"/>
  </w:num>
  <w:num w:numId="471">
    <w:abstractNumId w:val="358"/>
  </w:num>
  <w:num w:numId="472">
    <w:abstractNumId w:val="277"/>
  </w:num>
  <w:num w:numId="473">
    <w:abstractNumId w:val="402"/>
  </w:num>
  <w:num w:numId="474">
    <w:abstractNumId w:val="14"/>
  </w:num>
  <w:num w:numId="475">
    <w:abstractNumId w:val="339"/>
  </w:num>
  <w:num w:numId="476">
    <w:abstractNumId w:val="62"/>
  </w:num>
  <w:num w:numId="477">
    <w:abstractNumId w:val="327"/>
  </w:num>
  <w:num w:numId="478">
    <w:abstractNumId w:val="278"/>
  </w:num>
  <w:num w:numId="479">
    <w:abstractNumId w:val="424"/>
    <w:lvlOverride w:ilvl="0">
      <w:startOverride w:val="2"/>
    </w:lvlOverride>
  </w:num>
  <w:num w:numId="480">
    <w:abstractNumId w:val="111"/>
  </w:num>
  <w:num w:numId="481">
    <w:abstractNumId w:val="256"/>
  </w:num>
  <w:num w:numId="482">
    <w:abstractNumId w:val="400"/>
  </w:num>
  <w:num w:numId="483">
    <w:abstractNumId w:val="385"/>
  </w:num>
  <w:num w:numId="484">
    <w:abstractNumId w:val="212"/>
  </w:num>
  <w:num w:numId="485">
    <w:abstractNumId w:val="361"/>
  </w:num>
  <w:num w:numId="486">
    <w:abstractNumId w:val="38"/>
  </w:num>
  <w:num w:numId="487">
    <w:abstractNumId w:val="166"/>
  </w:num>
  <w:num w:numId="488">
    <w:abstractNumId w:val="148"/>
  </w:num>
  <w:num w:numId="489">
    <w:abstractNumId w:val="129"/>
  </w:num>
  <w:num w:numId="490">
    <w:abstractNumId w:val="211"/>
  </w:num>
  <w:num w:numId="491">
    <w:abstractNumId w:val="259"/>
  </w:num>
  <w:numIdMacAtCleanup w:val="49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laine Baricante">
    <w15:presenceInfo w15:providerId="AD" w15:userId="S::ebi@sierrawireless.com::75f2b0b3-4d4f-420b-8521-ec6c036307c5"/>
  </w15:person>
  <w15:person w15:author="Elaine Baricante [2]">
    <w15:presenceInfo w15:providerId="AD" w15:userId="S-1-5-21-1144071785-1927479445-1234779376-31204"/>
  </w15:person>
  <w15:person w15:author="Sevan Sirapian">
    <w15:presenceInfo w15:providerId="AD" w15:userId="S-1-5-21-1144071785-1927479445-1234779376-41869"/>
  </w15:person>
  <w15:person w15:author="Sevan Sirapian [2]">
    <w15:presenceInfo w15:providerId="AD" w15:userId="S::ssirapian@sierrawireless.com::d6528eb2-b817-48bf-9a5b-dd88f7c222c9"/>
  </w15:person>
  <w15:person w15:author="Odile Van Cauwenberge">
    <w15:presenceInfo w15:providerId="AD" w15:userId="S-1-5-21-1144071785-1927479445-1234779376-30372"/>
  </w15:person>
  <w15:person w15:author="Julien Klein">
    <w15:presenceInfo w15:providerId="AD" w15:userId="S-1-5-21-1144071785-1927479445-1234779376-41860"/>
  </w15:person>
  <w15:person w15:author="Yannick Hascoet">
    <w15:presenceInfo w15:providerId="AD" w15:userId="S-1-5-21-1144071785-1927479445-1234779376-41858"/>
  </w15:person>
  <w15:person w15:author="Alban Roche">
    <w15:presenceInfo w15:providerId="AD" w15:userId="S-1-5-21-1144071785-1927479445-1234779376-41885"/>
  </w15:person>
  <w15:person w15:author="Tantely Razafinakanga">
    <w15:presenceInfo w15:providerId="Windows Live" w15:userId="cbe11b94df7b88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saveSubsetFonts/>
  <w:hideSpellingErrors/>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zM7YwszQ2NTM0MDFT0lEKTi0uzszPAykwrAUApe86ASwAAAA="/>
  </w:docVars>
  <w:rsids>
    <w:rsidRoot w:val="00E22A5D"/>
    <w:rsid w:val="00000025"/>
    <w:rsid w:val="00000072"/>
    <w:rsid w:val="00004BB0"/>
    <w:rsid w:val="00006153"/>
    <w:rsid w:val="00006D08"/>
    <w:rsid w:val="00007B59"/>
    <w:rsid w:val="0001166C"/>
    <w:rsid w:val="000119ED"/>
    <w:rsid w:val="000124AC"/>
    <w:rsid w:val="00012E0D"/>
    <w:rsid w:val="000133BD"/>
    <w:rsid w:val="00013529"/>
    <w:rsid w:val="00013BFD"/>
    <w:rsid w:val="000144C4"/>
    <w:rsid w:val="00015153"/>
    <w:rsid w:val="0001557E"/>
    <w:rsid w:val="0001595D"/>
    <w:rsid w:val="00015B6B"/>
    <w:rsid w:val="00016424"/>
    <w:rsid w:val="000166D6"/>
    <w:rsid w:val="00017364"/>
    <w:rsid w:val="000173FC"/>
    <w:rsid w:val="00020EFB"/>
    <w:rsid w:val="000223CD"/>
    <w:rsid w:val="00022AA6"/>
    <w:rsid w:val="0002418B"/>
    <w:rsid w:val="000252CB"/>
    <w:rsid w:val="00025426"/>
    <w:rsid w:val="00025905"/>
    <w:rsid w:val="00025A4B"/>
    <w:rsid w:val="00027160"/>
    <w:rsid w:val="000275E0"/>
    <w:rsid w:val="00027FFE"/>
    <w:rsid w:val="0003023F"/>
    <w:rsid w:val="0003091B"/>
    <w:rsid w:val="00031767"/>
    <w:rsid w:val="0003191A"/>
    <w:rsid w:val="00031B6A"/>
    <w:rsid w:val="00031BD4"/>
    <w:rsid w:val="0003332B"/>
    <w:rsid w:val="000338C9"/>
    <w:rsid w:val="00033AE1"/>
    <w:rsid w:val="00034141"/>
    <w:rsid w:val="000379B6"/>
    <w:rsid w:val="00037BF1"/>
    <w:rsid w:val="0004067E"/>
    <w:rsid w:val="00041449"/>
    <w:rsid w:val="0004283B"/>
    <w:rsid w:val="0004596C"/>
    <w:rsid w:val="00047468"/>
    <w:rsid w:val="00054716"/>
    <w:rsid w:val="00054B66"/>
    <w:rsid w:val="00054C86"/>
    <w:rsid w:val="0005704B"/>
    <w:rsid w:val="0006101A"/>
    <w:rsid w:val="00064797"/>
    <w:rsid w:val="00064E35"/>
    <w:rsid w:val="000652C7"/>
    <w:rsid w:val="000656F8"/>
    <w:rsid w:val="0006696E"/>
    <w:rsid w:val="000707E3"/>
    <w:rsid w:val="00070F90"/>
    <w:rsid w:val="00070FD1"/>
    <w:rsid w:val="00072883"/>
    <w:rsid w:val="000732D3"/>
    <w:rsid w:val="00073663"/>
    <w:rsid w:val="00075035"/>
    <w:rsid w:val="00076AEF"/>
    <w:rsid w:val="000775BD"/>
    <w:rsid w:val="000801A7"/>
    <w:rsid w:val="000804D3"/>
    <w:rsid w:val="00081AF3"/>
    <w:rsid w:val="0008286D"/>
    <w:rsid w:val="00083C4D"/>
    <w:rsid w:val="000841AC"/>
    <w:rsid w:val="00085404"/>
    <w:rsid w:val="00090122"/>
    <w:rsid w:val="00090887"/>
    <w:rsid w:val="000908CD"/>
    <w:rsid w:val="00091713"/>
    <w:rsid w:val="000931C3"/>
    <w:rsid w:val="0009346A"/>
    <w:rsid w:val="000934B8"/>
    <w:rsid w:val="00095065"/>
    <w:rsid w:val="00096C48"/>
    <w:rsid w:val="000A0429"/>
    <w:rsid w:val="000A080D"/>
    <w:rsid w:val="000A1D86"/>
    <w:rsid w:val="000A3636"/>
    <w:rsid w:val="000A374D"/>
    <w:rsid w:val="000A6729"/>
    <w:rsid w:val="000A792D"/>
    <w:rsid w:val="000B0ABE"/>
    <w:rsid w:val="000B1874"/>
    <w:rsid w:val="000B2FF0"/>
    <w:rsid w:val="000B4145"/>
    <w:rsid w:val="000B78DA"/>
    <w:rsid w:val="000C08B4"/>
    <w:rsid w:val="000C16EA"/>
    <w:rsid w:val="000C1EB1"/>
    <w:rsid w:val="000C2B46"/>
    <w:rsid w:val="000C2C87"/>
    <w:rsid w:val="000C5969"/>
    <w:rsid w:val="000C65A4"/>
    <w:rsid w:val="000C65DB"/>
    <w:rsid w:val="000D0973"/>
    <w:rsid w:val="000D0B48"/>
    <w:rsid w:val="000D19F6"/>
    <w:rsid w:val="000D21E7"/>
    <w:rsid w:val="000D2CB3"/>
    <w:rsid w:val="000D3315"/>
    <w:rsid w:val="000D332C"/>
    <w:rsid w:val="000D67C4"/>
    <w:rsid w:val="000D732B"/>
    <w:rsid w:val="000E00D2"/>
    <w:rsid w:val="000E0130"/>
    <w:rsid w:val="000E063C"/>
    <w:rsid w:val="000E1FE0"/>
    <w:rsid w:val="000E2EEF"/>
    <w:rsid w:val="000E35C0"/>
    <w:rsid w:val="000E45F7"/>
    <w:rsid w:val="000E4B9D"/>
    <w:rsid w:val="000E68EC"/>
    <w:rsid w:val="000E7674"/>
    <w:rsid w:val="000F087D"/>
    <w:rsid w:val="000F0B7D"/>
    <w:rsid w:val="000F0EB2"/>
    <w:rsid w:val="000F1447"/>
    <w:rsid w:val="000F16B4"/>
    <w:rsid w:val="000F1B15"/>
    <w:rsid w:val="000F353F"/>
    <w:rsid w:val="000F4EDA"/>
    <w:rsid w:val="000F5177"/>
    <w:rsid w:val="000F790F"/>
    <w:rsid w:val="00100E00"/>
    <w:rsid w:val="00103381"/>
    <w:rsid w:val="00103D81"/>
    <w:rsid w:val="001058A8"/>
    <w:rsid w:val="00105ABE"/>
    <w:rsid w:val="00106838"/>
    <w:rsid w:val="001109C5"/>
    <w:rsid w:val="00110A8D"/>
    <w:rsid w:val="00111794"/>
    <w:rsid w:val="001148A9"/>
    <w:rsid w:val="001169F0"/>
    <w:rsid w:val="00117B7A"/>
    <w:rsid w:val="0012036A"/>
    <w:rsid w:val="00121F37"/>
    <w:rsid w:val="00122303"/>
    <w:rsid w:val="00122C39"/>
    <w:rsid w:val="00122DD6"/>
    <w:rsid w:val="00124504"/>
    <w:rsid w:val="001245F6"/>
    <w:rsid w:val="00124807"/>
    <w:rsid w:val="0012606A"/>
    <w:rsid w:val="0012718D"/>
    <w:rsid w:val="001276BC"/>
    <w:rsid w:val="00131417"/>
    <w:rsid w:val="001315C8"/>
    <w:rsid w:val="001317CA"/>
    <w:rsid w:val="0013296A"/>
    <w:rsid w:val="001329F1"/>
    <w:rsid w:val="0013340F"/>
    <w:rsid w:val="00133C85"/>
    <w:rsid w:val="00135A53"/>
    <w:rsid w:val="00136990"/>
    <w:rsid w:val="001376AE"/>
    <w:rsid w:val="00137DB0"/>
    <w:rsid w:val="00137DD5"/>
    <w:rsid w:val="001417EF"/>
    <w:rsid w:val="00141AAE"/>
    <w:rsid w:val="001426E4"/>
    <w:rsid w:val="00143591"/>
    <w:rsid w:val="00144243"/>
    <w:rsid w:val="00144556"/>
    <w:rsid w:val="001450F9"/>
    <w:rsid w:val="001461D5"/>
    <w:rsid w:val="001463B2"/>
    <w:rsid w:val="00147635"/>
    <w:rsid w:val="00150AC1"/>
    <w:rsid w:val="0015218C"/>
    <w:rsid w:val="0015224B"/>
    <w:rsid w:val="0015393A"/>
    <w:rsid w:val="00153985"/>
    <w:rsid w:val="001540F1"/>
    <w:rsid w:val="001543A1"/>
    <w:rsid w:val="0015664E"/>
    <w:rsid w:val="00157222"/>
    <w:rsid w:val="001577F8"/>
    <w:rsid w:val="001606F3"/>
    <w:rsid w:val="001615AE"/>
    <w:rsid w:val="00163DD0"/>
    <w:rsid w:val="001649C3"/>
    <w:rsid w:val="00164AC1"/>
    <w:rsid w:val="00164ED6"/>
    <w:rsid w:val="00165605"/>
    <w:rsid w:val="00165D2B"/>
    <w:rsid w:val="00166AF3"/>
    <w:rsid w:val="00167F0E"/>
    <w:rsid w:val="00167FCC"/>
    <w:rsid w:val="00170927"/>
    <w:rsid w:val="0017176F"/>
    <w:rsid w:val="001720D2"/>
    <w:rsid w:val="00172B1B"/>
    <w:rsid w:val="0017300C"/>
    <w:rsid w:val="001735DB"/>
    <w:rsid w:val="00174C0C"/>
    <w:rsid w:val="001750DC"/>
    <w:rsid w:val="00176C8A"/>
    <w:rsid w:val="00182632"/>
    <w:rsid w:val="00182C62"/>
    <w:rsid w:val="00183492"/>
    <w:rsid w:val="00183B67"/>
    <w:rsid w:val="00186197"/>
    <w:rsid w:val="00187A24"/>
    <w:rsid w:val="00195587"/>
    <w:rsid w:val="00196376"/>
    <w:rsid w:val="00196BB3"/>
    <w:rsid w:val="001975DA"/>
    <w:rsid w:val="001A5124"/>
    <w:rsid w:val="001A5998"/>
    <w:rsid w:val="001A5FD6"/>
    <w:rsid w:val="001A757B"/>
    <w:rsid w:val="001A7895"/>
    <w:rsid w:val="001B0C4B"/>
    <w:rsid w:val="001B209E"/>
    <w:rsid w:val="001B2A26"/>
    <w:rsid w:val="001B324F"/>
    <w:rsid w:val="001B3D96"/>
    <w:rsid w:val="001B4E7A"/>
    <w:rsid w:val="001B51EA"/>
    <w:rsid w:val="001B6467"/>
    <w:rsid w:val="001B64AA"/>
    <w:rsid w:val="001C14F6"/>
    <w:rsid w:val="001C1CF3"/>
    <w:rsid w:val="001C2EBA"/>
    <w:rsid w:val="001C5706"/>
    <w:rsid w:val="001C5A86"/>
    <w:rsid w:val="001C5BA2"/>
    <w:rsid w:val="001C5FD8"/>
    <w:rsid w:val="001C6162"/>
    <w:rsid w:val="001C7646"/>
    <w:rsid w:val="001D09BE"/>
    <w:rsid w:val="001D27B3"/>
    <w:rsid w:val="001D499A"/>
    <w:rsid w:val="001E0469"/>
    <w:rsid w:val="001E0FB9"/>
    <w:rsid w:val="001E1255"/>
    <w:rsid w:val="001E1FE3"/>
    <w:rsid w:val="001E22B1"/>
    <w:rsid w:val="001E2987"/>
    <w:rsid w:val="001E2B76"/>
    <w:rsid w:val="001E36BA"/>
    <w:rsid w:val="001E54E4"/>
    <w:rsid w:val="001E581B"/>
    <w:rsid w:val="001F06A4"/>
    <w:rsid w:val="001F0D0F"/>
    <w:rsid w:val="001F148D"/>
    <w:rsid w:val="001F2DEB"/>
    <w:rsid w:val="001F346D"/>
    <w:rsid w:val="001F34ED"/>
    <w:rsid w:val="001F6360"/>
    <w:rsid w:val="001F6E0D"/>
    <w:rsid w:val="001F72C8"/>
    <w:rsid w:val="001F769E"/>
    <w:rsid w:val="00200178"/>
    <w:rsid w:val="002011FE"/>
    <w:rsid w:val="0020242F"/>
    <w:rsid w:val="00203321"/>
    <w:rsid w:val="002037FF"/>
    <w:rsid w:val="00204E2B"/>
    <w:rsid w:val="00204F59"/>
    <w:rsid w:val="00204FE8"/>
    <w:rsid w:val="002103F8"/>
    <w:rsid w:val="00212247"/>
    <w:rsid w:val="00212AA0"/>
    <w:rsid w:val="00213947"/>
    <w:rsid w:val="00213E95"/>
    <w:rsid w:val="00215C1E"/>
    <w:rsid w:val="002162DC"/>
    <w:rsid w:val="0021652F"/>
    <w:rsid w:val="002172C4"/>
    <w:rsid w:val="0022001E"/>
    <w:rsid w:val="0022076D"/>
    <w:rsid w:val="0022085C"/>
    <w:rsid w:val="002208A8"/>
    <w:rsid w:val="0022183A"/>
    <w:rsid w:val="00222F4C"/>
    <w:rsid w:val="00224B0E"/>
    <w:rsid w:val="00226304"/>
    <w:rsid w:val="00227C10"/>
    <w:rsid w:val="0023167E"/>
    <w:rsid w:val="00231735"/>
    <w:rsid w:val="00231F3D"/>
    <w:rsid w:val="00232572"/>
    <w:rsid w:val="002337D7"/>
    <w:rsid w:val="002337DB"/>
    <w:rsid w:val="002342AF"/>
    <w:rsid w:val="00234A05"/>
    <w:rsid w:val="002379A8"/>
    <w:rsid w:val="0024436E"/>
    <w:rsid w:val="00245AD8"/>
    <w:rsid w:val="00247830"/>
    <w:rsid w:val="00247D59"/>
    <w:rsid w:val="0025052B"/>
    <w:rsid w:val="00250B77"/>
    <w:rsid w:val="0025199D"/>
    <w:rsid w:val="00254F1E"/>
    <w:rsid w:val="002568EB"/>
    <w:rsid w:val="00256E94"/>
    <w:rsid w:val="00257DC1"/>
    <w:rsid w:val="002607CE"/>
    <w:rsid w:val="0026097F"/>
    <w:rsid w:val="00260A8B"/>
    <w:rsid w:val="00261BA4"/>
    <w:rsid w:val="00262E7B"/>
    <w:rsid w:val="00264519"/>
    <w:rsid w:val="00265C2B"/>
    <w:rsid w:val="002664E0"/>
    <w:rsid w:val="002706BB"/>
    <w:rsid w:val="00270AAD"/>
    <w:rsid w:val="00271FE1"/>
    <w:rsid w:val="00275104"/>
    <w:rsid w:val="002755BA"/>
    <w:rsid w:val="00276074"/>
    <w:rsid w:val="0027655F"/>
    <w:rsid w:val="00276AB2"/>
    <w:rsid w:val="00277A30"/>
    <w:rsid w:val="0028075B"/>
    <w:rsid w:val="00280D72"/>
    <w:rsid w:val="00281D73"/>
    <w:rsid w:val="002823B2"/>
    <w:rsid w:val="00282C19"/>
    <w:rsid w:val="002834FC"/>
    <w:rsid w:val="00286994"/>
    <w:rsid w:val="0029063D"/>
    <w:rsid w:val="0029147A"/>
    <w:rsid w:val="0029151F"/>
    <w:rsid w:val="002918CC"/>
    <w:rsid w:val="00291CD4"/>
    <w:rsid w:val="00293CC6"/>
    <w:rsid w:val="002948A5"/>
    <w:rsid w:val="00294D83"/>
    <w:rsid w:val="00295B4D"/>
    <w:rsid w:val="00296C93"/>
    <w:rsid w:val="002976B3"/>
    <w:rsid w:val="002A180D"/>
    <w:rsid w:val="002A20C8"/>
    <w:rsid w:val="002A2103"/>
    <w:rsid w:val="002A218A"/>
    <w:rsid w:val="002A350A"/>
    <w:rsid w:val="002A399A"/>
    <w:rsid w:val="002A4181"/>
    <w:rsid w:val="002B00C4"/>
    <w:rsid w:val="002B093D"/>
    <w:rsid w:val="002B0B6C"/>
    <w:rsid w:val="002B149B"/>
    <w:rsid w:val="002B1BD6"/>
    <w:rsid w:val="002B4DB1"/>
    <w:rsid w:val="002B611F"/>
    <w:rsid w:val="002B64B1"/>
    <w:rsid w:val="002B76D1"/>
    <w:rsid w:val="002B76FA"/>
    <w:rsid w:val="002B7F07"/>
    <w:rsid w:val="002C299E"/>
    <w:rsid w:val="002D26D5"/>
    <w:rsid w:val="002D3656"/>
    <w:rsid w:val="002D430C"/>
    <w:rsid w:val="002D61D0"/>
    <w:rsid w:val="002D70B4"/>
    <w:rsid w:val="002D783C"/>
    <w:rsid w:val="002E2D9E"/>
    <w:rsid w:val="002E2E42"/>
    <w:rsid w:val="002E400F"/>
    <w:rsid w:val="002E6D10"/>
    <w:rsid w:val="002F080D"/>
    <w:rsid w:val="002F347D"/>
    <w:rsid w:val="002F3C41"/>
    <w:rsid w:val="002F3E0C"/>
    <w:rsid w:val="002F4CF0"/>
    <w:rsid w:val="002F6248"/>
    <w:rsid w:val="003010FE"/>
    <w:rsid w:val="0030276F"/>
    <w:rsid w:val="00303161"/>
    <w:rsid w:val="00311552"/>
    <w:rsid w:val="00311B74"/>
    <w:rsid w:val="003155B3"/>
    <w:rsid w:val="003166C4"/>
    <w:rsid w:val="0032001E"/>
    <w:rsid w:val="00321D5F"/>
    <w:rsid w:val="00323A4C"/>
    <w:rsid w:val="00324845"/>
    <w:rsid w:val="00324D72"/>
    <w:rsid w:val="00325D37"/>
    <w:rsid w:val="0032630D"/>
    <w:rsid w:val="00326F2A"/>
    <w:rsid w:val="003272AD"/>
    <w:rsid w:val="00330CB6"/>
    <w:rsid w:val="00331C47"/>
    <w:rsid w:val="0033373F"/>
    <w:rsid w:val="00333B3E"/>
    <w:rsid w:val="00333B79"/>
    <w:rsid w:val="00333D19"/>
    <w:rsid w:val="0033513B"/>
    <w:rsid w:val="00335C25"/>
    <w:rsid w:val="00337A02"/>
    <w:rsid w:val="003400CA"/>
    <w:rsid w:val="003418F8"/>
    <w:rsid w:val="00341F82"/>
    <w:rsid w:val="003420E8"/>
    <w:rsid w:val="00342574"/>
    <w:rsid w:val="00343B6D"/>
    <w:rsid w:val="003440EF"/>
    <w:rsid w:val="003453FD"/>
    <w:rsid w:val="00345BF0"/>
    <w:rsid w:val="00346507"/>
    <w:rsid w:val="003468A0"/>
    <w:rsid w:val="003476E0"/>
    <w:rsid w:val="0035059D"/>
    <w:rsid w:val="003508AF"/>
    <w:rsid w:val="00350DE4"/>
    <w:rsid w:val="0035195D"/>
    <w:rsid w:val="0035294D"/>
    <w:rsid w:val="00352BEA"/>
    <w:rsid w:val="00356477"/>
    <w:rsid w:val="00356C43"/>
    <w:rsid w:val="00361FCC"/>
    <w:rsid w:val="00363BC7"/>
    <w:rsid w:val="00364697"/>
    <w:rsid w:val="00365BB7"/>
    <w:rsid w:val="00365D20"/>
    <w:rsid w:val="0036725D"/>
    <w:rsid w:val="00367C10"/>
    <w:rsid w:val="0037097E"/>
    <w:rsid w:val="00372BD3"/>
    <w:rsid w:val="00372C32"/>
    <w:rsid w:val="0037302F"/>
    <w:rsid w:val="00373FAC"/>
    <w:rsid w:val="00374D8F"/>
    <w:rsid w:val="003752E9"/>
    <w:rsid w:val="00375407"/>
    <w:rsid w:val="00377081"/>
    <w:rsid w:val="00380225"/>
    <w:rsid w:val="00383D6A"/>
    <w:rsid w:val="0038560E"/>
    <w:rsid w:val="00385BA2"/>
    <w:rsid w:val="0038650A"/>
    <w:rsid w:val="00386577"/>
    <w:rsid w:val="0039008C"/>
    <w:rsid w:val="00390473"/>
    <w:rsid w:val="00393F66"/>
    <w:rsid w:val="0039483C"/>
    <w:rsid w:val="00394A78"/>
    <w:rsid w:val="00394BAC"/>
    <w:rsid w:val="00394D57"/>
    <w:rsid w:val="00396BD2"/>
    <w:rsid w:val="003A0936"/>
    <w:rsid w:val="003A2C01"/>
    <w:rsid w:val="003A2D47"/>
    <w:rsid w:val="003A2F62"/>
    <w:rsid w:val="003A57AB"/>
    <w:rsid w:val="003A6276"/>
    <w:rsid w:val="003A6CC0"/>
    <w:rsid w:val="003A741D"/>
    <w:rsid w:val="003B1B23"/>
    <w:rsid w:val="003B2463"/>
    <w:rsid w:val="003B39FA"/>
    <w:rsid w:val="003B4AB0"/>
    <w:rsid w:val="003B4FCE"/>
    <w:rsid w:val="003B6D4E"/>
    <w:rsid w:val="003C049A"/>
    <w:rsid w:val="003C0647"/>
    <w:rsid w:val="003C12BB"/>
    <w:rsid w:val="003C1515"/>
    <w:rsid w:val="003C4162"/>
    <w:rsid w:val="003C476F"/>
    <w:rsid w:val="003C4964"/>
    <w:rsid w:val="003C6BF2"/>
    <w:rsid w:val="003D30F3"/>
    <w:rsid w:val="003D477E"/>
    <w:rsid w:val="003D4F15"/>
    <w:rsid w:val="003D6322"/>
    <w:rsid w:val="003D653A"/>
    <w:rsid w:val="003E0813"/>
    <w:rsid w:val="003E187C"/>
    <w:rsid w:val="003E2462"/>
    <w:rsid w:val="003E2721"/>
    <w:rsid w:val="003E3315"/>
    <w:rsid w:val="003E6217"/>
    <w:rsid w:val="003E6A71"/>
    <w:rsid w:val="003E7694"/>
    <w:rsid w:val="003F1339"/>
    <w:rsid w:val="003F3CA3"/>
    <w:rsid w:val="003F5BBA"/>
    <w:rsid w:val="003F5D15"/>
    <w:rsid w:val="003F62E9"/>
    <w:rsid w:val="003F657B"/>
    <w:rsid w:val="003F77FA"/>
    <w:rsid w:val="003F7B76"/>
    <w:rsid w:val="003F7BAA"/>
    <w:rsid w:val="00402D38"/>
    <w:rsid w:val="004031A5"/>
    <w:rsid w:val="004048F3"/>
    <w:rsid w:val="00405F3D"/>
    <w:rsid w:val="00405F8F"/>
    <w:rsid w:val="00407305"/>
    <w:rsid w:val="00407ABB"/>
    <w:rsid w:val="004110B8"/>
    <w:rsid w:val="00412520"/>
    <w:rsid w:val="00413DD8"/>
    <w:rsid w:val="00414494"/>
    <w:rsid w:val="00414821"/>
    <w:rsid w:val="00414E6D"/>
    <w:rsid w:val="00415A8B"/>
    <w:rsid w:val="004161D2"/>
    <w:rsid w:val="004164BE"/>
    <w:rsid w:val="00420336"/>
    <w:rsid w:val="004203C5"/>
    <w:rsid w:val="004203C7"/>
    <w:rsid w:val="00420BCA"/>
    <w:rsid w:val="00421215"/>
    <w:rsid w:val="0042156B"/>
    <w:rsid w:val="00424A62"/>
    <w:rsid w:val="00425754"/>
    <w:rsid w:val="00430E5F"/>
    <w:rsid w:val="0043199E"/>
    <w:rsid w:val="00433715"/>
    <w:rsid w:val="00433E67"/>
    <w:rsid w:val="0043478C"/>
    <w:rsid w:val="00436417"/>
    <w:rsid w:val="00437359"/>
    <w:rsid w:val="004374B4"/>
    <w:rsid w:val="004421F9"/>
    <w:rsid w:val="00442373"/>
    <w:rsid w:val="00446D8C"/>
    <w:rsid w:val="00447CDA"/>
    <w:rsid w:val="004514AB"/>
    <w:rsid w:val="004539EB"/>
    <w:rsid w:val="00453B1A"/>
    <w:rsid w:val="00453DD6"/>
    <w:rsid w:val="00454FBB"/>
    <w:rsid w:val="004556F5"/>
    <w:rsid w:val="00455DA0"/>
    <w:rsid w:val="00457003"/>
    <w:rsid w:val="00457387"/>
    <w:rsid w:val="004606EA"/>
    <w:rsid w:val="00462EF2"/>
    <w:rsid w:val="00463C3C"/>
    <w:rsid w:val="004645AC"/>
    <w:rsid w:val="004651D1"/>
    <w:rsid w:val="00465585"/>
    <w:rsid w:val="00466243"/>
    <w:rsid w:val="00466441"/>
    <w:rsid w:val="00470BA3"/>
    <w:rsid w:val="00471257"/>
    <w:rsid w:val="0047136F"/>
    <w:rsid w:val="00472500"/>
    <w:rsid w:val="0047262B"/>
    <w:rsid w:val="00472EB0"/>
    <w:rsid w:val="004734E5"/>
    <w:rsid w:val="00474B53"/>
    <w:rsid w:val="004760E1"/>
    <w:rsid w:val="00477F7F"/>
    <w:rsid w:val="00480037"/>
    <w:rsid w:val="0048226A"/>
    <w:rsid w:val="004830E3"/>
    <w:rsid w:val="0048313B"/>
    <w:rsid w:val="00483CAA"/>
    <w:rsid w:val="004851FF"/>
    <w:rsid w:val="00485828"/>
    <w:rsid w:val="00491713"/>
    <w:rsid w:val="0049305B"/>
    <w:rsid w:val="00493C8A"/>
    <w:rsid w:val="004944F9"/>
    <w:rsid w:val="00494635"/>
    <w:rsid w:val="00495309"/>
    <w:rsid w:val="004953A9"/>
    <w:rsid w:val="004958BF"/>
    <w:rsid w:val="004975EE"/>
    <w:rsid w:val="004A062E"/>
    <w:rsid w:val="004A2E9A"/>
    <w:rsid w:val="004A3391"/>
    <w:rsid w:val="004A47E1"/>
    <w:rsid w:val="004A53DA"/>
    <w:rsid w:val="004A58F1"/>
    <w:rsid w:val="004A6A5E"/>
    <w:rsid w:val="004A768D"/>
    <w:rsid w:val="004B0419"/>
    <w:rsid w:val="004B0B75"/>
    <w:rsid w:val="004B0EE8"/>
    <w:rsid w:val="004B2498"/>
    <w:rsid w:val="004B2697"/>
    <w:rsid w:val="004B39CC"/>
    <w:rsid w:val="004B52C4"/>
    <w:rsid w:val="004B5821"/>
    <w:rsid w:val="004B582D"/>
    <w:rsid w:val="004B660F"/>
    <w:rsid w:val="004B6A3E"/>
    <w:rsid w:val="004B73D5"/>
    <w:rsid w:val="004C0BE7"/>
    <w:rsid w:val="004C28E1"/>
    <w:rsid w:val="004C3278"/>
    <w:rsid w:val="004C395C"/>
    <w:rsid w:val="004C3AF8"/>
    <w:rsid w:val="004C3CD4"/>
    <w:rsid w:val="004C4DE0"/>
    <w:rsid w:val="004C752B"/>
    <w:rsid w:val="004D0A0F"/>
    <w:rsid w:val="004D1247"/>
    <w:rsid w:val="004D4B3D"/>
    <w:rsid w:val="004D79FE"/>
    <w:rsid w:val="004E0BFD"/>
    <w:rsid w:val="004E1BAF"/>
    <w:rsid w:val="004E2757"/>
    <w:rsid w:val="004E648B"/>
    <w:rsid w:val="004E7447"/>
    <w:rsid w:val="004E756E"/>
    <w:rsid w:val="004E7894"/>
    <w:rsid w:val="004F2FA4"/>
    <w:rsid w:val="004F39B8"/>
    <w:rsid w:val="004F4864"/>
    <w:rsid w:val="004F5253"/>
    <w:rsid w:val="004F5A66"/>
    <w:rsid w:val="004F667F"/>
    <w:rsid w:val="004F7779"/>
    <w:rsid w:val="00500C37"/>
    <w:rsid w:val="005018B0"/>
    <w:rsid w:val="005048AD"/>
    <w:rsid w:val="00504FA6"/>
    <w:rsid w:val="0050572C"/>
    <w:rsid w:val="00505B5E"/>
    <w:rsid w:val="00506BBF"/>
    <w:rsid w:val="0050740B"/>
    <w:rsid w:val="005078E1"/>
    <w:rsid w:val="00510C4F"/>
    <w:rsid w:val="00511BAD"/>
    <w:rsid w:val="00513B6D"/>
    <w:rsid w:val="00515583"/>
    <w:rsid w:val="005155CF"/>
    <w:rsid w:val="005166FD"/>
    <w:rsid w:val="005167B0"/>
    <w:rsid w:val="00517272"/>
    <w:rsid w:val="00517BBB"/>
    <w:rsid w:val="0052028F"/>
    <w:rsid w:val="00520D1D"/>
    <w:rsid w:val="005241C0"/>
    <w:rsid w:val="00524627"/>
    <w:rsid w:val="00524B5A"/>
    <w:rsid w:val="00526C12"/>
    <w:rsid w:val="005277B9"/>
    <w:rsid w:val="00530106"/>
    <w:rsid w:val="00530486"/>
    <w:rsid w:val="00530828"/>
    <w:rsid w:val="0053098B"/>
    <w:rsid w:val="00531DB4"/>
    <w:rsid w:val="00532FC0"/>
    <w:rsid w:val="0053479F"/>
    <w:rsid w:val="00535177"/>
    <w:rsid w:val="005362F3"/>
    <w:rsid w:val="00536909"/>
    <w:rsid w:val="00536A9D"/>
    <w:rsid w:val="00536F75"/>
    <w:rsid w:val="0053724A"/>
    <w:rsid w:val="0054017C"/>
    <w:rsid w:val="0054081D"/>
    <w:rsid w:val="00544559"/>
    <w:rsid w:val="00544940"/>
    <w:rsid w:val="00545BC5"/>
    <w:rsid w:val="00547778"/>
    <w:rsid w:val="00550F5E"/>
    <w:rsid w:val="00552E07"/>
    <w:rsid w:val="00552F5E"/>
    <w:rsid w:val="00553009"/>
    <w:rsid w:val="00554099"/>
    <w:rsid w:val="00555DCE"/>
    <w:rsid w:val="0055651D"/>
    <w:rsid w:val="00556BA5"/>
    <w:rsid w:val="00557657"/>
    <w:rsid w:val="00557A7C"/>
    <w:rsid w:val="005646EC"/>
    <w:rsid w:val="00564C77"/>
    <w:rsid w:val="00564D44"/>
    <w:rsid w:val="00566295"/>
    <w:rsid w:val="00566ECD"/>
    <w:rsid w:val="0056700D"/>
    <w:rsid w:val="005732F9"/>
    <w:rsid w:val="00576024"/>
    <w:rsid w:val="005761DB"/>
    <w:rsid w:val="00592809"/>
    <w:rsid w:val="0059466D"/>
    <w:rsid w:val="005947D7"/>
    <w:rsid w:val="005970E5"/>
    <w:rsid w:val="005A082B"/>
    <w:rsid w:val="005A1403"/>
    <w:rsid w:val="005A1FC4"/>
    <w:rsid w:val="005A3A21"/>
    <w:rsid w:val="005A4C95"/>
    <w:rsid w:val="005A540B"/>
    <w:rsid w:val="005A7259"/>
    <w:rsid w:val="005A7828"/>
    <w:rsid w:val="005B3775"/>
    <w:rsid w:val="005C02CB"/>
    <w:rsid w:val="005C24F4"/>
    <w:rsid w:val="005C2BAD"/>
    <w:rsid w:val="005C2FA8"/>
    <w:rsid w:val="005C35F5"/>
    <w:rsid w:val="005C389C"/>
    <w:rsid w:val="005C3A0B"/>
    <w:rsid w:val="005C46C2"/>
    <w:rsid w:val="005C5DDA"/>
    <w:rsid w:val="005C602E"/>
    <w:rsid w:val="005C72B8"/>
    <w:rsid w:val="005C75AD"/>
    <w:rsid w:val="005D144A"/>
    <w:rsid w:val="005D2D98"/>
    <w:rsid w:val="005D52EA"/>
    <w:rsid w:val="005D666B"/>
    <w:rsid w:val="005D7462"/>
    <w:rsid w:val="005E0107"/>
    <w:rsid w:val="005E0221"/>
    <w:rsid w:val="005E33B8"/>
    <w:rsid w:val="005E3646"/>
    <w:rsid w:val="005E6CDD"/>
    <w:rsid w:val="005E6DE1"/>
    <w:rsid w:val="005F0FCF"/>
    <w:rsid w:val="005F3253"/>
    <w:rsid w:val="005F3E07"/>
    <w:rsid w:val="005F3E39"/>
    <w:rsid w:val="005F4AAE"/>
    <w:rsid w:val="005F551D"/>
    <w:rsid w:val="005F571B"/>
    <w:rsid w:val="005F7513"/>
    <w:rsid w:val="005F7973"/>
    <w:rsid w:val="005F7C9A"/>
    <w:rsid w:val="00602EE5"/>
    <w:rsid w:val="00606029"/>
    <w:rsid w:val="006062AF"/>
    <w:rsid w:val="006075BE"/>
    <w:rsid w:val="006075DB"/>
    <w:rsid w:val="0061059A"/>
    <w:rsid w:val="006106EF"/>
    <w:rsid w:val="00612A38"/>
    <w:rsid w:val="00612ACA"/>
    <w:rsid w:val="00612C79"/>
    <w:rsid w:val="00614B26"/>
    <w:rsid w:val="006168C7"/>
    <w:rsid w:val="00616DB9"/>
    <w:rsid w:val="0061798F"/>
    <w:rsid w:val="006216EB"/>
    <w:rsid w:val="00622496"/>
    <w:rsid w:val="00622E36"/>
    <w:rsid w:val="00623F30"/>
    <w:rsid w:val="00624A0A"/>
    <w:rsid w:val="00626756"/>
    <w:rsid w:val="00626B43"/>
    <w:rsid w:val="00627B35"/>
    <w:rsid w:val="00633308"/>
    <w:rsid w:val="00634210"/>
    <w:rsid w:val="006345D0"/>
    <w:rsid w:val="00634BBE"/>
    <w:rsid w:val="006355ED"/>
    <w:rsid w:val="00636B9E"/>
    <w:rsid w:val="006371B6"/>
    <w:rsid w:val="0064027C"/>
    <w:rsid w:val="006415D7"/>
    <w:rsid w:val="00641739"/>
    <w:rsid w:val="00642402"/>
    <w:rsid w:val="00642B04"/>
    <w:rsid w:val="00643417"/>
    <w:rsid w:val="00646280"/>
    <w:rsid w:val="00646ACC"/>
    <w:rsid w:val="00647474"/>
    <w:rsid w:val="006552BF"/>
    <w:rsid w:val="00656947"/>
    <w:rsid w:val="00657A4A"/>
    <w:rsid w:val="00657D08"/>
    <w:rsid w:val="00660143"/>
    <w:rsid w:val="00667252"/>
    <w:rsid w:val="006704A7"/>
    <w:rsid w:val="00670D36"/>
    <w:rsid w:val="006726C7"/>
    <w:rsid w:val="00672A93"/>
    <w:rsid w:val="00673264"/>
    <w:rsid w:val="00673C05"/>
    <w:rsid w:val="00674765"/>
    <w:rsid w:val="00674AD5"/>
    <w:rsid w:val="00675983"/>
    <w:rsid w:val="00676BA3"/>
    <w:rsid w:val="00676BC8"/>
    <w:rsid w:val="00677F31"/>
    <w:rsid w:val="006830DB"/>
    <w:rsid w:val="00684534"/>
    <w:rsid w:val="00684749"/>
    <w:rsid w:val="00685C4A"/>
    <w:rsid w:val="00685D58"/>
    <w:rsid w:val="006861AA"/>
    <w:rsid w:val="00686406"/>
    <w:rsid w:val="00687FF7"/>
    <w:rsid w:val="00690073"/>
    <w:rsid w:val="0069039A"/>
    <w:rsid w:val="00690630"/>
    <w:rsid w:val="0069076C"/>
    <w:rsid w:val="006907A4"/>
    <w:rsid w:val="0069391D"/>
    <w:rsid w:val="006939A4"/>
    <w:rsid w:val="006942D3"/>
    <w:rsid w:val="00696C9F"/>
    <w:rsid w:val="006A0068"/>
    <w:rsid w:val="006A1435"/>
    <w:rsid w:val="006A22A8"/>
    <w:rsid w:val="006A2773"/>
    <w:rsid w:val="006A2B98"/>
    <w:rsid w:val="006A4525"/>
    <w:rsid w:val="006A4848"/>
    <w:rsid w:val="006A514A"/>
    <w:rsid w:val="006A6921"/>
    <w:rsid w:val="006A6AC1"/>
    <w:rsid w:val="006A7B1C"/>
    <w:rsid w:val="006B1314"/>
    <w:rsid w:val="006B15EC"/>
    <w:rsid w:val="006B38D4"/>
    <w:rsid w:val="006B3EE1"/>
    <w:rsid w:val="006B4665"/>
    <w:rsid w:val="006B5AC3"/>
    <w:rsid w:val="006C123B"/>
    <w:rsid w:val="006C2E8C"/>
    <w:rsid w:val="006C31AE"/>
    <w:rsid w:val="006C45FE"/>
    <w:rsid w:val="006C463B"/>
    <w:rsid w:val="006C5308"/>
    <w:rsid w:val="006C560F"/>
    <w:rsid w:val="006C5F5B"/>
    <w:rsid w:val="006C7CC9"/>
    <w:rsid w:val="006D055B"/>
    <w:rsid w:val="006D05CF"/>
    <w:rsid w:val="006D206D"/>
    <w:rsid w:val="006D32FF"/>
    <w:rsid w:val="006D337F"/>
    <w:rsid w:val="006D61D4"/>
    <w:rsid w:val="006D65ED"/>
    <w:rsid w:val="006D7A27"/>
    <w:rsid w:val="006E09A4"/>
    <w:rsid w:val="006E16B8"/>
    <w:rsid w:val="006E2254"/>
    <w:rsid w:val="006E2888"/>
    <w:rsid w:val="006E63D2"/>
    <w:rsid w:val="006E65B5"/>
    <w:rsid w:val="006E65B6"/>
    <w:rsid w:val="006E773F"/>
    <w:rsid w:val="006F10A2"/>
    <w:rsid w:val="006F129A"/>
    <w:rsid w:val="006F4134"/>
    <w:rsid w:val="006F5B77"/>
    <w:rsid w:val="006F627E"/>
    <w:rsid w:val="006F650E"/>
    <w:rsid w:val="006F6C7C"/>
    <w:rsid w:val="006F7D0E"/>
    <w:rsid w:val="00700A20"/>
    <w:rsid w:val="00700D6B"/>
    <w:rsid w:val="0070371F"/>
    <w:rsid w:val="007040AC"/>
    <w:rsid w:val="0070430A"/>
    <w:rsid w:val="007048A1"/>
    <w:rsid w:val="00704F38"/>
    <w:rsid w:val="00705A9F"/>
    <w:rsid w:val="00705EEE"/>
    <w:rsid w:val="0070604B"/>
    <w:rsid w:val="00706FF0"/>
    <w:rsid w:val="00707874"/>
    <w:rsid w:val="00707969"/>
    <w:rsid w:val="00711DFA"/>
    <w:rsid w:val="00712946"/>
    <w:rsid w:val="00713598"/>
    <w:rsid w:val="0071443F"/>
    <w:rsid w:val="00715A94"/>
    <w:rsid w:val="007200F6"/>
    <w:rsid w:val="00720478"/>
    <w:rsid w:val="00721029"/>
    <w:rsid w:val="00721CFB"/>
    <w:rsid w:val="00722EC9"/>
    <w:rsid w:val="00725A7A"/>
    <w:rsid w:val="0073031A"/>
    <w:rsid w:val="00732157"/>
    <w:rsid w:val="00734355"/>
    <w:rsid w:val="00734D62"/>
    <w:rsid w:val="00734EB8"/>
    <w:rsid w:val="00734F49"/>
    <w:rsid w:val="00735029"/>
    <w:rsid w:val="0073545E"/>
    <w:rsid w:val="00735686"/>
    <w:rsid w:val="007374E6"/>
    <w:rsid w:val="00737CB2"/>
    <w:rsid w:val="00742AD1"/>
    <w:rsid w:val="00743192"/>
    <w:rsid w:val="00745369"/>
    <w:rsid w:val="00745448"/>
    <w:rsid w:val="007463FA"/>
    <w:rsid w:val="00747146"/>
    <w:rsid w:val="00750E6B"/>
    <w:rsid w:val="00751045"/>
    <w:rsid w:val="0075193D"/>
    <w:rsid w:val="0075202F"/>
    <w:rsid w:val="00752E23"/>
    <w:rsid w:val="00753613"/>
    <w:rsid w:val="00753921"/>
    <w:rsid w:val="007568BC"/>
    <w:rsid w:val="00757806"/>
    <w:rsid w:val="0076080E"/>
    <w:rsid w:val="00760B64"/>
    <w:rsid w:val="007628BB"/>
    <w:rsid w:val="00763132"/>
    <w:rsid w:val="0076416A"/>
    <w:rsid w:val="0077000F"/>
    <w:rsid w:val="0077123C"/>
    <w:rsid w:val="00771385"/>
    <w:rsid w:val="00774737"/>
    <w:rsid w:val="00775321"/>
    <w:rsid w:val="00775F44"/>
    <w:rsid w:val="007766A5"/>
    <w:rsid w:val="00777370"/>
    <w:rsid w:val="007820D9"/>
    <w:rsid w:val="00784DFA"/>
    <w:rsid w:val="007853FB"/>
    <w:rsid w:val="0078729F"/>
    <w:rsid w:val="00787C61"/>
    <w:rsid w:val="00791850"/>
    <w:rsid w:val="00791943"/>
    <w:rsid w:val="00791CD4"/>
    <w:rsid w:val="007932A6"/>
    <w:rsid w:val="00793860"/>
    <w:rsid w:val="00794639"/>
    <w:rsid w:val="007952B6"/>
    <w:rsid w:val="00796BD8"/>
    <w:rsid w:val="0079786F"/>
    <w:rsid w:val="007A01FF"/>
    <w:rsid w:val="007A0BF2"/>
    <w:rsid w:val="007A0F93"/>
    <w:rsid w:val="007A1C94"/>
    <w:rsid w:val="007A2E0B"/>
    <w:rsid w:val="007A2E22"/>
    <w:rsid w:val="007A2F02"/>
    <w:rsid w:val="007A3596"/>
    <w:rsid w:val="007A39A5"/>
    <w:rsid w:val="007A4D08"/>
    <w:rsid w:val="007A5ED5"/>
    <w:rsid w:val="007A6F2C"/>
    <w:rsid w:val="007A730E"/>
    <w:rsid w:val="007A7814"/>
    <w:rsid w:val="007B210B"/>
    <w:rsid w:val="007B2272"/>
    <w:rsid w:val="007B352F"/>
    <w:rsid w:val="007B3B5C"/>
    <w:rsid w:val="007B3CDF"/>
    <w:rsid w:val="007B3E4B"/>
    <w:rsid w:val="007B417E"/>
    <w:rsid w:val="007B48ED"/>
    <w:rsid w:val="007B50E1"/>
    <w:rsid w:val="007B606C"/>
    <w:rsid w:val="007B66C7"/>
    <w:rsid w:val="007C2C0D"/>
    <w:rsid w:val="007C4241"/>
    <w:rsid w:val="007C5394"/>
    <w:rsid w:val="007D2C71"/>
    <w:rsid w:val="007D3118"/>
    <w:rsid w:val="007D391D"/>
    <w:rsid w:val="007D396A"/>
    <w:rsid w:val="007E15DA"/>
    <w:rsid w:val="007E190C"/>
    <w:rsid w:val="007E2E5B"/>
    <w:rsid w:val="007E3185"/>
    <w:rsid w:val="007E332C"/>
    <w:rsid w:val="007E4449"/>
    <w:rsid w:val="007E4A1F"/>
    <w:rsid w:val="007E60B3"/>
    <w:rsid w:val="007E6AC2"/>
    <w:rsid w:val="007E76D9"/>
    <w:rsid w:val="007F14FA"/>
    <w:rsid w:val="007F3734"/>
    <w:rsid w:val="007F5366"/>
    <w:rsid w:val="007F76BD"/>
    <w:rsid w:val="0080075B"/>
    <w:rsid w:val="008012AD"/>
    <w:rsid w:val="00802A2C"/>
    <w:rsid w:val="0080318E"/>
    <w:rsid w:val="0080380E"/>
    <w:rsid w:val="008050DD"/>
    <w:rsid w:val="008058E3"/>
    <w:rsid w:val="00807C16"/>
    <w:rsid w:val="00812A89"/>
    <w:rsid w:val="00813480"/>
    <w:rsid w:val="00814C9E"/>
    <w:rsid w:val="008152AF"/>
    <w:rsid w:val="00815433"/>
    <w:rsid w:val="0081581D"/>
    <w:rsid w:val="00815BA0"/>
    <w:rsid w:val="00816EB1"/>
    <w:rsid w:val="008216F5"/>
    <w:rsid w:val="00821D57"/>
    <w:rsid w:val="00822AEC"/>
    <w:rsid w:val="00823821"/>
    <w:rsid w:val="00823BE3"/>
    <w:rsid w:val="00823C69"/>
    <w:rsid w:val="00823DC1"/>
    <w:rsid w:val="0082701B"/>
    <w:rsid w:val="008271F2"/>
    <w:rsid w:val="00830909"/>
    <w:rsid w:val="00830E02"/>
    <w:rsid w:val="00831C00"/>
    <w:rsid w:val="00831DA9"/>
    <w:rsid w:val="00832393"/>
    <w:rsid w:val="008343F6"/>
    <w:rsid w:val="00834DE4"/>
    <w:rsid w:val="00835809"/>
    <w:rsid w:val="00837CCE"/>
    <w:rsid w:val="00842262"/>
    <w:rsid w:val="00842F67"/>
    <w:rsid w:val="00843B51"/>
    <w:rsid w:val="008440B3"/>
    <w:rsid w:val="00844859"/>
    <w:rsid w:val="0085077C"/>
    <w:rsid w:val="00852282"/>
    <w:rsid w:val="0085384B"/>
    <w:rsid w:val="008538AE"/>
    <w:rsid w:val="00854220"/>
    <w:rsid w:val="00854A4E"/>
    <w:rsid w:val="00854E3B"/>
    <w:rsid w:val="00854EB8"/>
    <w:rsid w:val="008556A7"/>
    <w:rsid w:val="008566AF"/>
    <w:rsid w:val="008567BC"/>
    <w:rsid w:val="00856BF2"/>
    <w:rsid w:val="00857055"/>
    <w:rsid w:val="008610FD"/>
    <w:rsid w:val="008639BE"/>
    <w:rsid w:val="00865778"/>
    <w:rsid w:val="00866427"/>
    <w:rsid w:val="00867EAE"/>
    <w:rsid w:val="008713B8"/>
    <w:rsid w:val="008719D7"/>
    <w:rsid w:val="00874B7C"/>
    <w:rsid w:val="00875465"/>
    <w:rsid w:val="008774DD"/>
    <w:rsid w:val="0087757E"/>
    <w:rsid w:val="00877B06"/>
    <w:rsid w:val="008838AC"/>
    <w:rsid w:val="00884876"/>
    <w:rsid w:val="008849E7"/>
    <w:rsid w:val="00884B2B"/>
    <w:rsid w:val="00884CE0"/>
    <w:rsid w:val="00885644"/>
    <w:rsid w:val="00886F41"/>
    <w:rsid w:val="008873C9"/>
    <w:rsid w:val="00891490"/>
    <w:rsid w:val="0089328D"/>
    <w:rsid w:val="00893C85"/>
    <w:rsid w:val="00893E0B"/>
    <w:rsid w:val="00894049"/>
    <w:rsid w:val="00894B24"/>
    <w:rsid w:val="0089503A"/>
    <w:rsid w:val="00896425"/>
    <w:rsid w:val="00896C28"/>
    <w:rsid w:val="008A0513"/>
    <w:rsid w:val="008A167B"/>
    <w:rsid w:val="008A1AEE"/>
    <w:rsid w:val="008A23E2"/>
    <w:rsid w:val="008A33B7"/>
    <w:rsid w:val="008A44FA"/>
    <w:rsid w:val="008A600F"/>
    <w:rsid w:val="008A60A9"/>
    <w:rsid w:val="008A61B2"/>
    <w:rsid w:val="008A6677"/>
    <w:rsid w:val="008A700F"/>
    <w:rsid w:val="008A7412"/>
    <w:rsid w:val="008B0968"/>
    <w:rsid w:val="008B0B64"/>
    <w:rsid w:val="008B0C73"/>
    <w:rsid w:val="008B0F45"/>
    <w:rsid w:val="008B1B9C"/>
    <w:rsid w:val="008B2C35"/>
    <w:rsid w:val="008B34C5"/>
    <w:rsid w:val="008C0B34"/>
    <w:rsid w:val="008C2278"/>
    <w:rsid w:val="008C2A68"/>
    <w:rsid w:val="008C4517"/>
    <w:rsid w:val="008C4997"/>
    <w:rsid w:val="008C51EC"/>
    <w:rsid w:val="008C611E"/>
    <w:rsid w:val="008C6EDE"/>
    <w:rsid w:val="008C78AF"/>
    <w:rsid w:val="008C7BBA"/>
    <w:rsid w:val="008C7D76"/>
    <w:rsid w:val="008D0124"/>
    <w:rsid w:val="008D0B14"/>
    <w:rsid w:val="008D1E46"/>
    <w:rsid w:val="008D41E3"/>
    <w:rsid w:val="008D47A1"/>
    <w:rsid w:val="008D4C88"/>
    <w:rsid w:val="008D5730"/>
    <w:rsid w:val="008D71A2"/>
    <w:rsid w:val="008D71E4"/>
    <w:rsid w:val="008E0208"/>
    <w:rsid w:val="008E1827"/>
    <w:rsid w:val="008E398C"/>
    <w:rsid w:val="008E5D96"/>
    <w:rsid w:val="008E7115"/>
    <w:rsid w:val="008F256F"/>
    <w:rsid w:val="008F2A80"/>
    <w:rsid w:val="008F2B73"/>
    <w:rsid w:val="008F402F"/>
    <w:rsid w:val="008F4BBB"/>
    <w:rsid w:val="008F7B3F"/>
    <w:rsid w:val="0090004F"/>
    <w:rsid w:val="00901209"/>
    <w:rsid w:val="00902057"/>
    <w:rsid w:val="0090403D"/>
    <w:rsid w:val="00904333"/>
    <w:rsid w:val="00904B9A"/>
    <w:rsid w:val="009068D2"/>
    <w:rsid w:val="009107E7"/>
    <w:rsid w:val="00913410"/>
    <w:rsid w:val="009135CD"/>
    <w:rsid w:val="00913692"/>
    <w:rsid w:val="0091546D"/>
    <w:rsid w:val="009160E3"/>
    <w:rsid w:val="00916120"/>
    <w:rsid w:val="00917352"/>
    <w:rsid w:val="009201E0"/>
    <w:rsid w:val="00920246"/>
    <w:rsid w:val="009202D4"/>
    <w:rsid w:val="009207F1"/>
    <w:rsid w:val="00924D03"/>
    <w:rsid w:val="009251D8"/>
    <w:rsid w:val="009270F2"/>
    <w:rsid w:val="00927614"/>
    <w:rsid w:val="0092779C"/>
    <w:rsid w:val="0093070D"/>
    <w:rsid w:val="00932126"/>
    <w:rsid w:val="00932AC8"/>
    <w:rsid w:val="00932EBA"/>
    <w:rsid w:val="00934823"/>
    <w:rsid w:val="00934D64"/>
    <w:rsid w:val="0093651E"/>
    <w:rsid w:val="00936771"/>
    <w:rsid w:val="00937226"/>
    <w:rsid w:val="009373EE"/>
    <w:rsid w:val="00940655"/>
    <w:rsid w:val="00940672"/>
    <w:rsid w:val="0094136B"/>
    <w:rsid w:val="009414F9"/>
    <w:rsid w:val="00941943"/>
    <w:rsid w:val="00944785"/>
    <w:rsid w:val="0094491B"/>
    <w:rsid w:val="009453A7"/>
    <w:rsid w:val="00945476"/>
    <w:rsid w:val="0094672A"/>
    <w:rsid w:val="009469DD"/>
    <w:rsid w:val="00946F6E"/>
    <w:rsid w:val="0094718A"/>
    <w:rsid w:val="00951E21"/>
    <w:rsid w:val="00953CD3"/>
    <w:rsid w:val="00953EA2"/>
    <w:rsid w:val="009540FC"/>
    <w:rsid w:val="0095421C"/>
    <w:rsid w:val="0095424D"/>
    <w:rsid w:val="0095446F"/>
    <w:rsid w:val="0095582D"/>
    <w:rsid w:val="009568BC"/>
    <w:rsid w:val="00957377"/>
    <w:rsid w:val="00957B5E"/>
    <w:rsid w:val="00960CB0"/>
    <w:rsid w:val="009612D6"/>
    <w:rsid w:val="0096166D"/>
    <w:rsid w:val="00961EC7"/>
    <w:rsid w:val="00963151"/>
    <w:rsid w:val="00965163"/>
    <w:rsid w:val="009651EC"/>
    <w:rsid w:val="00970014"/>
    <w:rsid w:val="00971171"/>
    <w:rsid w:val="009730E8"/>
    <w:rsid w:val="00973DD3"/>
    <w:rsid w:val="00975CC4"/>
    <w:rsid w:val="00975D44"/>
    <w:rsid w:val="00976345"/>
    <w:rsid w:val="009770DF"/>
    <w:rsid w:val="00977BA3"/>
    <w:rsid w:val="00980AEE"/>
    <w:rsid w:val="00982B0F"/>
    <w:rsid w:val="009830BD"/>
    <w:rsid w:val="00985948"/>
    <w:rsid w:val="00985FBC"/>
    <w:rsid w:val="00990093"/>
    <w:rsid w:val="00990FE3"/>
    <w:rsid w:val="009920CA"/>
    <w:rsid w:val="00995FF8"/>
    <w:rsid w:val="009964A6"/>
    <w:rsid w:val="00997D5F"/>
    <w:rsid w:val="009A13AF"/>
    <w:rsid w:val="009A196C"/>
    <w:rsid w:val="009A1A66"/>
    <w:rsid w:val="009A6088"/>
    <w:rsid w:val="009A7802"/>
    <w:rsid w:val="009B186F"/>
    <w:rsid w:val="009B1E24"/>
    <w:rsid w:val="009B223B"/>
    <w:rsid w:val="009B37ED"/>
    <w:rsid w:val="009B3BAE"/>
    <w:rsid w:val="009B543D"/>
    <w:rsid w:val="009B601E"/>
    <w:rsid w:val="009B7771"/>
    <w:rsid w:val="009B7B3F"/>
    <w:rsid w:val="009C0117"/>
    <w:rsid w:val="009C0BF3"/>
    <w:rsid w:val="009C529E"/>
    <w:rsid w:val="009C52EF"/>
    <w:rsid w:val="009C6555"/>
    <w:rsid w:val="009D0B42"/>
    <w:rsid w:val="009D23A3"/>
    <w:rsid w:val="009D2719"/>
    <w:rsid w:val="009D2C31"/>
    <w:rsid w:val="009D3D00"/>
    <w:rsid w:val="009D62C0"/>
    <w:rsid w:val="009D63FA"/>
    <w:rsid w:val="009D683F"/>
    <w:rsid w:val="009E0377"/>
    <w:rsid w:val="009E1052"/>
    <w:rsid w:val="009E163B"/>
    <w:rsid w:val="009E1ED9"/>
    <w:rsid w:val="009E26C9"/>
    <w:rsid w:val="009E30CD"/>
    <w:rsid w:val="009E3C47"/>
    <w:rsid w:val="009E43B4"/>
    <w:rsid w:val="009E4978"/>
    <w:rsid w:val="009E4C35"/>
    <w:rsid w:val="009E6C68"/>
    <w:rsid w:val="009E76D7"/>
    <w:rsid w:val="009E7FEB"/>
    <w:rsid w:val="009F0B07"/>
    <w:rsid w:val="009F0D13"/>
    <w:rsid w:val="009F1364"/>
    <w:rsid w:val="009F16E0"/>
    <w:rsid w:val="009F3BE5"/>
    <w:rsid w:val="009F4161"/>
    <w:rsid w:val="009F4DFB"/>
    <w:rsid w:val="009F5A83"/>
    <w:rsid w:val="009F5B06"/>
    <w:rsid w:val="009F68C6"/>
    <w:rsid w:val="009F739E"/>
    <w:rsid w:val="00A02098"/>
    <w:rsid w:val="00A03861"/>
    <w:rsid w:val="00A05FE8"/>
    <w:rsid w:val="00A060FA"/>
    <w:rsid w:val="00A07491"/>
    <w:rsid w:val="00A1064F"/>
    <w:rsid w:val="00A14264"/>
    <w:rsid w:val="00A14FAD"/>
    <w:rsid w:val="00A15314"/>
    <w:rsid w:val="00A16FC1"/>
    <w:rsid w:val="00A21228"/>
    <w:rsid w:val="00A2160E"/>
    <w:rsid w:val="00A2258A"/>
    <w:rsid w:val="00A226CF"/>
    <w:rsid w:val="00A22EC3"/>
    <w:rsid w:val="00A2344A"/>
    <w:rsid w:val="00A2633D"/>
    <w:rsid w:val="00A26717"/>
    <w:rsid w:val="00A26CA1"/>
    <w:rsid w:val="00A26DFC"/>
    <w:rsid w:val="00A2779A"/>
    <w:rsid w:val="00A27D30"/>
    <w:rsid w:val="00A27D54"/>
    <w:rsid w:val="00A27E50"/>
    <w:rsid w:val="00A32C46"/>
    <w:rsid w:val="00A33976"/>
    <w:rsid w:val="00A33C7C"/>
    <w:rsid w:val="00A352A6"/>
    <w:rsid w:val="00A36541"/>
    <w:rsid w:val="00A37A42"/>
    <w:rsid w:val="00A40191"/>
    <w:rsid w:val="00A4026C"/>
    <w:rsid w:val="00A427AF"/>
    <w:rsid w:val="00A438E3"/>
    <w:rsid w:val="00A4454D"/>
    <w:rsid w:val="00A4471C"/>
    <w:rsid w:val="00A44B54"/>
    <w:rsid w:val="00A455F4"/>
    <w:rsid w:val="00A4656B"/>
    <w:rsid w:val="00A46CE0"/>
    <w:rsid w:val="00A4788A"/>
    <w:rsid w:val="00A47CB6"/>
    <w:rsid w:val="00A504E7"/>
    <w:rsid w:val="00A50B0F"/>
    <w:rsid w:val="00A5141B"/>
    <w:rsid w:val="00A51BA9"/>
    <w:rsid w:val="00A54105"/>
    <w:rsid w:val="00A5422A"/>
    <w:rsid w:val="00A55A23"/>
    <w:rsid w:val="00A57A35"/>
    <w:rsid w:val="00A57C7C"/>
    <w:rsid w:val="00A60EDE"/>
    <w:rsid w:val="00A61105"/>
    <w:rsid w:val="00A625B3"/>
    <w:rsid w:val="00A62FF1"/>
    <w:rsid w:val="00A64646"/>
    <w:rsid w:val="00A65739"/>
    <w:rsid w:val="00A6762D"/>
    <w:rsid w:val="00A704F6"/>
    <w:rsid w:val="00A723D4"/>
    <w:rsid w:val="00A72909"/>
    <w:rsid w:val="00A733EC"/>
    <w:rsid w:val="00A74B7E"/>
    <w:rsid w:val="00A74C85"/>
    <w:rsid w:val="00A76182"/>
    <w:rsid w:val="00A76B14"/>
    <w:rsid w:val="00A7743F"/>
    <w:rsid w:val="00A80555"/>
    <w:rsid w:val="00A80C07"/>
    <w:rsid w:val="00A81895"/>
    <w:rsid w:val="00A81C43"/>
    <w:rsid w:val="00A8228E"/>
    <w:rsid w:val="00A8413F"/>
    <w:rsid w:val="00A84AE2"/>
    <w:rsid w:val="00A85AF6"/>
    <w:rsid w:val="00A94438"/>
    <w:rsid w:val="00A964DC"/>
    <w:rsid w:val="00A97036"/>
    <w:rsid w:val="00A97720"/>
    <w:rsid w:val="00AA1645"/>
    <w:rsid w:val="00AA1C3D"/>
    <w:rsid w:val="00AA2A55"/>
    <w:rsid w:val="00AA2C86"/>
    <w:rsid w:val="00AA2D27"/>
    <w:rsid w:val="00AA5D2A"/>
    <w:rsid w:val="00AA5D87"/>
    <w:rsid w:val="00AA63C2"/>
    <w:rsid w:val="00AA661D"/>
    <w:rsid w:val="00AA7BFF"/>
    <w:rsid w:val="00AB14E7"/>
    <w:rsid w:val="00AB6A92"/>
    <w:rsid w:val="00AC16C6"/>
    <w:rsid w:val="00AC1D30"/>
    <w:rsid w:val="00AC2946"/>
    <w:rsid w:val="00AC4B23"/>
    <w:rsid w:val="00AC560D"/>
    <w:rsid w:val="00AC57F7"/>
    <w:rsid w:val="00AC7137"/>
    <w:rsid w:val="00AD2623"/>
    <w:rsid w:val="00AD28A9"/>
    <w:rsid w:val="00AD2DE1"/>
    <w:rsid w:val="00AD5E0B"/>
    <w:rsid w:val="00AD6DB4"/>
    <w:rsid w:val="00AD6F9C"/>
    <w:rsid w:val="00AD70E4"/>
    <w:rsid w:val="00AE1106"/>
    <w:rsid w:val="00AE3683"/>
    <w:rsid w:val="00AE4F6B"/>
    <w:rsid w:val="00AE741D"/>
    <w:rsid w:val="00AE7B04"/>
    <w:rsid w:val="00AF01BF"/>
    <w:rsid w:val="00AF18B7"/>
    <w:rsid w:val="00AF1ABD"/>
    <w:rsid w:val="00AF2D4D"/>
    <w:rsid w:val="00AF36EB"/>
    <w:rsid w:val="00AF3E8A"/>
    <w:rsid w:val="00AF3EFE"/>
    <w:rsid w:val="00AF5FF4"/>
    <w:rsid w:val="00AF6247"/>
    <w:rsid w:val="00AF71D9"/>
    <w:rsid w:val="00B0040F"/>
    <w:rsid w:val="00B01542"/>
    <w:rsid w:val="00B01EB3"/>
    <w:rsid w:val="00B0267A"/>
    <w:rsid w:val="00B061A0"/>
    <w:rsid w:val="00B07E45"/>
    <w:rsid w:val="00B1036D"/>
    <w:rsid w:val="00B115E5"/>
    <w:rsid w:val="00B11682"/>
    <w:rsid w:val="00B11A4F"/>
    <w:rsid w:val="00B130B9"/>
    <w:rsid w:val="00B13459"/>
    <w:rsid w:val="00B136D3"/>
    <w:rsid w:val="00B1509D"/>
    <w:rsid w:val="00B2116D"/>
    <w:rsid w:val="00B23AF0"/>
    <w:rsid w:val="00B251FD"/>
    <w:rsid w:val="00B25237"/>
    <w:rsid w:val="00B255B4"/>
    <w:rsid w:val="00B2566D"/>
    <w:rsid w:val="00B26BD6"/>
    <w:rsid w:val="00B27D80"/>
    <w:rsid w:val="00B302FE"/>
    <w:rsid w:val="00B30AF9"/>
    <w:rsid w:val="00B3141B"/>
    <w:rsid w:val="00B31723"/>
    <w:rsid w:val="00B31932"/>
    <w:rsid w:val="00B31EE9"/>
    <w:rsid w:val="00B322D3"/>
    <w:rsid w:val="00B324EB"/>
    <w:rsid w:val="00B3266E"/>
    <w:rsid w:val="00B32D6E"/>
    <w:rsid w:val="00B33050"/>
    <w:rsid w:val="00B3495E"/>
    <w:rsid w:val="00B35443"/>
    <w:rsid w:val="00B36F36"/>
    <w:rsid w:val="00B400F4"/>
    <w:rsid w:val="00B412E3"/>
    <w:rsid w:val="00B41BEF"/>
    <w:rsid w:val="00B466C8"/>
    <w:rsid w:val="00B46E50"/>
    <w:rsid w:val="00B475A1"/>
    <w:rsid w:val="00B476F9"/>
    <w:rsid w:val="00B4786D"/>
    <w:rsid w:val="00B47912"/>
    <w:rsid w:val="00B47932"/>
    <w:rsid w:val="00B47B11"/>
    <w:rsid w:val="00B47E11"/>
    <w:rsid w:val="00B5154D"/>
    <w:rsid w:val="00B526BE"/>
    <w:rsid w:val="00B53135"/>
    <w:rsid w:val="00B5372B"/>
    <w:rsid w:val="00B566A2"/>
    <w:rsid w:val="00B61467"/>
    <w:rsid w:val="00B61754"/>
    <w:rsid w:val="00B61A06"/>
    <w:rsid w:val="00B62E75"/>
    <w:rsid w:val="00B63D36"/>
    <w:rsid w:val="00B65992"/>
    <w:rsid w:val="00B66548"/>
    <w:rsid w:val="00B66AED"/>
    <w:rsid w:val="00B72BF9"/>
    <w:rsid w:val="00B734D9"/>
    <w:rsid w:val="00B7646C"/>
    <w:rsid w:val="00B7731B"/>
    <w:rsid w:val="00B7760C"/>
    <w:rsid w:val="00B77FF1"/>
    <w:rsid w:val="00B80252"/>
    <w:rsid w:val="00B812E8"/>
    <w:rsid w:val="00B82B20"/>
    <w:rsid w:val="00B86703"/>
    <w:rsid w:val="00B87B5A"/>
    <w:rsid w:val="00B87BF9"/>
    <w:rsid w:val="00B901B1"/>
    <w:rsid w:val="00B9038C"/>
    <w:rsid w:val="00B9048F"/>
    <w:rsid w:val="00B92C06"/>
    <w:rsid w:val="00B94DF1"/>
    <w:rsid w:val="00B94E50"/>
    <w:rsid w:val="00B96645"/>
    <w:rsid w:val="00B96C79"/>
    <w:rsid w:val="00B972AD"/>
    <w:rsid w:val="00B9738D"/>
    <w:rsid w:val="00B97ECD"/>
    <w:rsid w:val="00BA0920"/>
    <w:rsid w:val="00BA0C8F"/>
    <w:rsid w:val="00BA5044"/>
    <w:rsid w:val="00BA5C0B"/>
    <w:rsid w:val="00BA70E8"/>
    <w:rsid w:val="00BB00A0"/>
    <w:rsid w:val="00BB0C9F"/>
    <w:rsid w:val="00BB1F25"/>
    <w:rsid w:val="00BB2241"/>
    <w:rsid w:val="00BB354F"/>
    <w:rsid w:val="00BB37EC"/>
    <w:rsid w:val="00BB3A2B"/>
    <w:rsid w:val="00BB4174"/>
    <w:rsid w:val="00BB5EFE"/>
    <w:rsid w:val="00BB6102"/>
    <w:rsid w:val="00BC0F5E"/>
    <w:rsid w:val="00BC206A"/>
    <w:rsid w:val="00BC3502"/>
    <w:rsid w:val="00BC50DA"/>
    <w:rsid w:val="00BC5A48"/>
    <w:rsid w:val="00BD0E45"/>
    <w:rsid w:val="00BD1D21"/>
    <w:rsid w:val="00BD2684"/>
    <w:rsid w:val="00BD34EE"/>
    <w:rsid w:val="00BD3544"/>
    <w:rsid w:val="00BD3670"/>
    <w:rsid w:val="00BD3998"/>
    <w:rsid w:val="00BD5658"/>
    <w:rsid w:val="00BD565A"/>
    <w:rsid w:val="00BD5CDF"/>
    <w:rsid w:val="00BD629A"/>
    <w:rsid w:val="00BD64FF"/>
    <w:rsid w:val="00BD6FFC"/>
    <w:rsid w:val="00BD7547"/>
    <w:rsid w:val="00BE17B0"/>
    <w:rsid w:val="00BE45FC"/>
    <w:rsid w:val="00BE65C6"/>
    <w:rsid w:val="00BE68C7"/>
    <w:rsid w:val="00BF084D"/>
    <w:rsid w:val="00BF0E2B"/>
    <w:rsid w:val="00BF284E"/>
    <w:rsid w:val="00BF3449"/>
    <w:rsid w:val="00BF38AE"/>
    <w:rsid w:val="00BF6EF8"/>
    <w:rsid w:val="00BF763D"/>
    <w:rsid w:val="00C00D56"/>
    <w:rsid w:val="00C03350"/>
    <w:rsid w:val="00C05A90"/>
    <w:rsid w:val="00C061C8"/>
    <w:rsid w:val="00C06461"/>
    <w:rsid w:val="00C102BF"/>
    <w:rsid w:val="00C10C6E"/>
    <w:rsid w:val="00C13F4C"/>
    <w:rsid w:val="00C15EED"/>
    <w:rsid w:val="00C1686A"/>
    <w:rsid w:val="00C17296"/>
    <w:rsid w:val="00C2070E"/>
    <w:rsid w:val="00C20A18"/>
    <w:rsid w:val="00C21D19"/>
    <w:rsid w:val="00C21EE2"/>
    <w:rsid w:val="00C23F86"/>
    <w:rsid w:val="00C248EE"/>
    <w:rsid w:val="00C26521"/>
    <w:rsid w:val="00C2704F"/>
    <w:rsid w:val="00C30029"/>
    <w:rsid w:val="00C31786"/>
    <w:rsid w:val="00C34DB3"/>
    <w:rsid w:val="00C36223"/>
    <w:rsid w:val="00C37233"/>
    <w:rsid w:val="00C37F4A"/>
    <w:rsid w:val="00C40A09"/>
    <w:rsid w:val="00C40BC5"/>
    <w:rsid w:val="00C41FB8"/>
    <w:rsid w:val="00C424FD"/>
    <w:rsid w:val="00C43655"/>
    <w:rsid w:val="00C43A86"/>
    <w:rsid w:val="00C43CFA"/>
    <w:rsid w:val="00C4454B"/>
    <w:rsid w:val="00C451A5"/>
    <w:rsid w:val="00C45EBB"/>
    <w:rsid w:val="00C46D38"/>
    <w:rsid w:val="00C46ED3"/>
    <w:rsid w:val="00C47E85"/>
    <w:rsid w:val="00C502E7"/>
    <w:rsid w:val="00C50FA3"/>
    <w:rsid w:val="00C5257D"/>
    <w:rsid w:val="00C534D6"/>
    <w:rsid w:val="00C53575"/>
    <w:rsid w:val="00C53FD6"/>
    <w:rsid w:val="00C5520D"/>
    <w:rsid w:val="00C57577"/>
    <w:rsid w:val="00C577C4"/>
    <w:rsid w:val="00C61BCE"/>
    <w:rsid w:val="00C61C25"/>
    <w:rsid w:val="00C61C4B"/>
    <w:rsid w:val="00C63B2A"/>
    <w:rsid w:val="00C643C3"/>
    <w:rsid w:val="00C64FA4"/>
    <w:rsid w:val="00C674E2"/>
    <w:rsid w:val="00C7170C"/>
    <w:rsid w:val="00C7186C"/>
    <w:rsid w:val="00C71EBC"/>
    <w:rsid w:val="00C72B73"/>
    <w:rsid w:val="00C7455D"/>
    <w:rsid w:val="00C7548F"/>
    <w:rsid w:val="00C75849"/>
    <w:rsid w:val="00C779CF"/>
    <w:rsid w:val="00C77B62"/>
    <w:rsid w:val="00C826AB"/>
    <w:rsid w:val="00C82EA8"/>
    <w:rsid w:val="00C83148"/>
    <w:rsid w:val="00C8412B"/>
    <w:rsid w:val="00C849A8"/>
    <w:rsid w:val="00C84BE1"/>
    <w:rsid w:val="00C84F1D"/>
    <w:rsid w:val="00C851BC"/>
    <w:rsid w:val="00C90CAE"/>
    <w:rsid w:val="00C90E01"/>
    <w:rsid w:val="00C9249F"/>
    <w:rsid w:val="00C945ED"/>
    <w:rsid w:val="00C948FF"/>
    <w:rsid w:val="00C94F0A"/>
    <w:rsid w:val="00C9511D"/>
    <w:rsid w:val="00C952F3"/>
    <w:rsid w:val="00C95F6E"/>
    <w:rsid w:val="00C9657F"/>
    <w:rsid w:val="00CA0EDA"/>
    <w:rsid w:val="00CA183B"/>
    <w:rsid w:val="00CA1AD7"/>
    <w:rsid w:val="00CA2B3E"/>
    <w:rsid w:val="00CA77E1"/>
    <w:rsid w:val="00CB06E5"/>
    <w:rsid w:val="00CB2209"/>
    <w:rsid w:val="00CB3309"/>
    <w:rsid w:val="00CB3A92"/>
    <w:rsid w:val="00CB64BB"/>
    <w:rsid w:val="00CC00C2"/>
    <w:rsid w:val="00CC220C"/>
    <w:rsid w:val="00CC23E7"/>
    <w:rsid w:val="00CC37AD"/>
    <w:rsid w:val="00CC3A0B"/>
    <w:rsid w:val="00CC3D27"/>
    <w:rsid w:val="00CC458C"/>
    <w:rsid w:val="00CC4644"/>
    <w:rsid w:val="00CC4C1F"/>
    <w:rsid w:val="00CC4F28"/>
    <w:rsid w:val="00CC6150"/>
    <w:rsid w:val="00CC6412"/>
    <w:rsid w:val="00CC75C2"/>
    <w:rsid w:val="00CC7AF4"/>
    <w:rsid w:val="00CD018D"/>
    <w:rsid w:val="00CD19D0"/>
    <w:rsid w:val="00CD4A69"/>
    <w:rsid w:val="00CD5164"/>
    <w:rsid w:val="00CD63CB"/>
    <w:rsid w:val="00CE09E3"/>
    <w:rsid w:val="00CE0B21"/>
    <w:rsid w:val="00CE180B"/>
    <w:rsid w:val="00CE21AA"/>
    <w:rsid w:val="00CE4E8F"/>
    <w:rsid w:val="00CE7C18"/>
    <w:rsid w:val="00CF1175"/>
    <w:rsid w:val="00CF13E2"/>
    <w:rsid w:val="00CF25D7"/>
    <w:rsid w:val="00CF2C1D"/>
    <w:rsid w:val="00CF35A5"/>
    <w:rsid w:val="00CF3892"/>
    <w:rsid w:val="00CF5A45"/>
    <w:rsid w:val="00CF721A"/>
    <w:rsid w:val="00D0144F"/>
    <w:rsid w:val="00D01DDC"/>
    <w:rsid w:val="00D03B0B"/>
    <w:rsid w:val="00D0403E"/>
    <w:rsid w:val="00D04DAF"/>
    <w:rsid w:val="00D058D7"/>
    <w:rsid w:val="00D0616C"/>
    <w:rsid w:val="00D06226"/>
    <w:rsid w:val="00D0789D"/>
    <w:rsid w:val="00D10549"/>
    <w:rsid w:val="00D11028"/>
    <w:rsid w:val="00D1322F"/>
    <w:rsid w:val="00D14544"/>
    <w:rsid w:val="00D176A9"/>
    <w:rsid w:val="00D17FAC"/>
    <w:rsid w:val="00D211E8"/>
    <w:rsid w:val="00D217CD"/>
    <w:rsid w:val="00D239B0"/>
    <w:rsid w:val="00D24F58"/>
    <w:rsid w:val="00D273D6"/>
    <w:rsid w:val="00D30879"/>
    <w:rsid w:val="00D30952"/>
    <w:rsid w:val="00D35298"/>
    <w:rsid w:val="00D35352"/>
    <w:rsid w:val="00D42FCD"/>
    <w:rsid w:val="00D431B1"/>
    <w:rsid w:val="00D43744"/>
    <w:rsid w:val="00D43B6D"/>
    <w:rsid w:val="00D43C6A"/>
    <w:rsid w:val="00D43E35"/>
    <w:rsid w:val="00D442FC"/>
    <w:rsid w:val="00D459F2"/>
    <w:rsid w:val="00D45B8F"/>
    <w:rsid w:val="00D462E1"/>
    <w:rsid w:val="00D47A9B"/>
    <w:rsid w:val="00D506C1"/>
    <w:rsid w:val="00D50B10"/>
    <w:rsid w:val="00D51376"/>
    <w:rsid w:val="00D51730"/>
    <w:rsid w:val="00D51E89"/>
    <w:rsid w:val="00D54534"/>
    <w:rsid w:val="00D555D0"/>
    <w:rsid w:val="00D5590C"/>
    <w:rsid w:val="00D55D58"/>
    <w:rsid w:val="00D55DF6"/>
    <w:rsid w:val="00D55E68"/>
    <w:rsid w:val="00D571B4"/>
    <w:rsid w:val="00D60907"/>
    <w:rsid w:val="00D6236F"/>
    <w:rsid w:val="00D646D9"/>
    <w:rsid w:val="00D66E89"/>
    <w:rsid w:val="00D67181"/>
    <w:rsid w:val="00D67C70"/>
    <w:rsid w:val="00D72CED"/>
    <w:rsid w:val="00D7322D"/>
    <w:rsid w:val="00D7337A"/>
    <w:rsid w:val="00D75B49"/>
    <w:rsid w:val="00D75B97"/>
    <w:rsid w:val="00D76E0B"/>
    <w:rsid w:val="00D817F2"/>
    <w:rsid w:val="00D82E8E"/>
    <w:rsid w:val="00D837C4"/>
    <w:rsid w:val="00D8507F"/>
    <w:rsid w:val="00D86C31"/>
    <w:rsid w:val="00D87D87"/>
    <w:rsid w:val="00D90297"/>
    <w:rsid w:val="00D90C96"/>
    <w:rsid w:val="00D90FAF"/>
    <w:rsid w:val="00D92BA7"/>
    <w:rsid w:val="00D937CB"/>
    <w:rsid w:val="00D9441B"/>
    <w:rsid w:val="00D95D4E"/>
    <w:rsid w:val="00D95EE3"/>
    <w:rsid w:val="00D96EAA"/>
    <w:rsid w:val="00D974A3"/>
    <w:rsid w:val="00DA015E"/>
    <w:rsid w:val="00DA1F69"/>
    <w:rsid w:val="00DA285A"/>
    <w:rsid w:val="00DA33BD"/>
    <w:rsid w:val="00DA4F44"/>
    <w:rsid w:val="00DA685E"/>
    <w:rsid w:val="00DA6B32"/>
    <w:rsid w:val="00DA6FD8"/>
    <w:rsid w:val="00DB0995"/>
    <w:rsid w:val="00DB2471"/>
    <w:rsid w:val="00DB498F"/>
    <w:rsid w:val="00DB4B8E"/>
    <w:rsid w:val="00DB624F"/>
    <w:rsid w:val="00DB746C"/>
    <w:rsid w:val="00DB797C"/>
    <w:rsid w:val="00DC3F00"/>
    <w:rsid w:val="00DC4B06"/>
    <w:rsid w:val="00DC5C35"/>
    <w:rsid w:val="00DC62D6"/>
    <w:rsid w:val="00DC6738"/>
    <w:rsid w:val="00DC6CFE"/>
    <w:rsid w:val="00DC7DCC"/>
    <w:rsid w:val="00DD0095"/>
    <w:rsid w:val="00DD1C0A"/>
    <w:rsid w:val="00DD2125"/>
    <w:rsid w:val="00DD23E4"/>
    <w:rsid w:val="00DD38D5"/>
    <w:rsid w:val="00DD43C6"/>
    <w:rsid w:val="00DD51A6"/>
    <w:rsid w:val="00DD715F"/>
    <w:rsid w:val="00DD7D05"/>
    <w:rsid w:val="00DE231A"/>
    <w:rsid w:val="00DE2A0C"/>
    <w:rsid w:val="00DE3CF5"/>
    <w:rsid w:val="00DE5930"/>
    <w:rsid w:val="00DE5CE5"/>
    <w:rsid w:val="00DE6094"/>
    <w:rsid w:val="00DE72DE"/>
    <w:rsid w:val="00DE7F17"/>
    <w:rsid w:val="00DF20AD"/>
    <w:rsid w:val="00DF338C"/>
    <w:rsid w:val="00DF36B8"/>
    <w:rsid w:val="00DF3E50"/>
    <w:rsid w:val="00DF4713"/>
    <w:rsid w:val="00DF621E"/>
    <w:rsid w:val="00DF71C3"/>
    <w:rsid w:val="00E00EC0"/>
    <w:rsid w:val="00E01C7E"/>
    <w:rsid w:val="00E030CC"/>
    <w:rsid w:val="00E0458D"/>
    <w:rsid w:val="00E04AD8"/>
    <w:rsid w:val="00E06853"/>
    <w:rsid w:val="00E11E35"/>
    <w:rsid w:val="00E12390"/>
    <w:rsid w:val="00E12869"/>
    <w:rsid w:val="00E12C88"/>
    <w:rsid w:val="00E12ED9"/>
    <w:rsid w:val="00E13267"/>
    <w:rsid w:val="00E1409C"/>
    <w:rsid w:val="00E14DE6"/>
    <w:rsid w:val="00E17127"/>
    <w:rsid w:val="00E179BE"/>
    <w:rsid w:val="00E20F3D"/>
    <w:rsid w:val="00E21ECA"/>
    <w:rsid w:val="00E227B2"/>
    <w:rsid w:val="00E22A5D"/>
    <w:rsid w:val="00E23B31"/>
    <w:rsid w:val="00E25935"/>
    <w:rsid w:val="00E269B4"/>
    <w:rsid w:val="00E26B1E"/>
    <w:rsid w:val="00E304FF"/>
    <w:rsid w:val="00E31B06"/>
    <w:rsid w:val="00E3219F"/>
    <w:rsid w:val="00E326CC"/>
    <w:rsid w:val="00E32B2A"/>
    <w:rsid w:val="00E33898"/>
    <w:rsid w:val="00E3394E"/>
    <w:rsid w:val="00E36E2F"/>
    <w:rsid w:val="00E4123A"/>
    <w:rsid w:val="00E4164C"/>
    <w:rsid w:val="00E41661"/>
    <w:rsid w:val="00E43626"/>
    <w:rsid w:val="00E444FF"/>
    <w:rsid w:val="00E448A0"/>
    <w:rsid w:val="00E44ED1"/>
    <w:rsid w:val="00E4705C"/>
    <w:rsid w:val="00E471F3"/>
    <w:rsid w:val="00E55228"/>
    <w:rsid w:val="00E5582A"/>
    <w:rsid w:val="00E5585A"/>
    <w:rsid w:val="00E57FCB"/>
    <w:rsid w:val="00E6036B"/>
    <w:rsid w:val="00E60BAA"/>
    <w:rsid w:val="00E6153E"/>
    <w:rsid w:val="00E633AD"/>
    <w:rsid w:val="00E638E8"/>
    <w:rsid w:val="00E64A2A"/>
    <w:rsid w:val="00E652D9"/>
    <w:rsid w:val="00E66EF5"/>
    <w:rsid w:val="00E67EFB"/>
    <w:rsid w:val="00E706CA"/>
    <w:rsid w:val="00E71B1C"/>
    <w:rsid w:val="00E74B97"/>
    <w:rsid w:val="00E758B1"/>
    <w:rsid w:val="00E75DC2"/>
    <w:rsid w:val="00E766F2"/>
    <w:rsid w:val="00E77967"/>
    <w:rsid w:val="00E77AAC"/>
    <w:rsid w:val="00E77DCC"/>
    <w:rsid w:val="00E80A4C"/>
    <w:rsid w:val="00E81367"/>
    <w:rsid w:val="00E81416"/>
    <w:rsid w:val="00E82B0D"/>
    <w:rsid w:val="00E841E8"/>
    <w:rsid w:val="00E85D09"/>
    <w:rsid w:val="00E861BB"/>
    <w:rsid w:val="00E91070"/>
    <w:rsid w:val="00E93456"/>
    <w:rsid w:val="00E94F87"/>
    <w:rsid w:val="00E95EFB"/>
    <w:rsid w:val="00EA0336"/>
    <w:rsid w:val="00EA1A2B"/>
    <w:rsid w:val="00EA2E60"/>
    <w:rsid w:val="00EA3774"/>
    <w:rsid w:val="00EA4ADB"/>
    <w:rsid w:val="00EA509B"/>
    <w:rsid w:val="00EA524C"/>
    <w:rsid w:val="00EA607E"/>
    <w:rsid w:val="00EA613E"/>
    <w:rsid w:val="00EA79F7"/>
    <w:rsid w:val="00EB3529"/>
    <w:rsid w:val="00EB3625"/>
    <w:rsid w:val="00EB5AA2"/>
    <w:rsid w:val="00EB5CEE"/>
    <w:rsid w:val="00EB5E7F"/>
    <w:rsid w:val="00EB621B"/>
    <w:rsid w:val="00EC1B76"/>
    <w:rsid w:val="00EC3274"/>
    <w:rsid w:val="00EC413C"/>
    <w:rsid w:val="00EC74B7"/>
    <w:rsid w:val="00EC75C0"/>
    <w:rsid w:val="00ED150A"/>
    <w:rsid w:val="00ED3E84"/>
    <w:rsid w:val="00ED4050"/>
    <w:rsid w:val="00ED503D"/>
    <w:rsid w:val="00ED5A6E"/>
    <w:rsid w:val="00ED5CB8"/>
    <w:rsid w:val="00ED6BE5"/>
    <w:rsid w:val="00ED6CF6"/>
    <w:rsid w:val="00EE146E"/>
    <w:rsid w:val="00EE3B8B"/>
    <w:rsid w:val="00EE6430"/>
    <w:rsid w:val="00EE721C"/>
    <w:rsid w:val="00EE7909"/>
    <w:rsid w:val="00EE795E"/>
    <w:rsid w:val="00EE7FB8"/>
    <w:rsid w:val="00EF02A9"/>
    <w:rsid w:val="00EF0EC9"/>
    <w:rsid w:val="00EF134F"/>
    <w:rsid w:val="00EF1974"/>
    <w:rsid w:val="00EF34B1"/>
    <w:rsid w:val="00EF37B8"/>
    <w:rsid w:val="00EF4968"/>
    <w:rsid w:val="00EF6F02"/>
    <w:rsid w:val="00EF7BDE"/>
    <w:rsid w:val="00F008DC"/>
    <w:rsid w:val="00F01A12"/>
    <w:rsid w:val="00F02697"/>
    <w:rsid w:val="00F02D24"/>
    <w:rsid w:val="00F033C2"/>
    <w:rsid w:val="00F03946"/>
    <w:rsid w:val="00F03D65"/>
    <w:rsid w:val="00F04646"/>
    <w:rsid w:val="00F05854"/>
    <w:rsid w:val="00F05E10"/>
    <w:rsid w:val="00F07110"/>
    <w:rsid w:val="00F1037B"/>
    <w:rsid w:val="00F110D1"/>
    <w:rsid w:val="00F11241"/>
    <w:rsid w:val="00F12319"/>
    <w:rsid w:val="00F1251B"/>
    <w:rsid w:val="00F12E6D"/>
    <w:rsid w:val="00F15724"/>
    <w:rsid w:val="00F1581A"/>
    <w:rsid w:val="00F20733"/>
    <w:rsid w:val="00F2156B"/>
    <w:rsid w:val="00F22490"/>
    <w:rsid w:val="00F22DF5"/>
    <w:rsid w:val="00F2389C"/>
    <w:rsid w:val="00F24286"/>
    <w:rsid w:val="00F25BB7"/>
    <w:rsid w:val="00F27FED"/>
    <w:rsid w:val="00F34A44"/>
    <w:rsid w:val="00F4024B"/>
    <w:rsid w:val="00F40353"/>
    <w:rsid w:val="00F414AB"/>
    <w:rsid w:val="00F438D2"/>
    <w:rsid w:val="00F43956"/>
    <w:rsid w:val="00F4401E"/>
    <w:rsid w:val="00F4516C"/>
    <w:rsid w:val="00F45EB5"/>
    <w:rsid w:val="00F4674B"/>
    <w:rsid w:val="00F470CB"/>
    <w:rsid w:val="00F5256D"/>
    <w:rsid w:val="00F5480E"/>
    <w:rsid w:val="00F55F7A"/>
    <w:rsid w:val="00F56A20"/>
    <w:rsid w:val="00F57D0D"/>
    <w:rsid w:val="00F57FFA"/>
    <w:rsid w:val="00F60C5F"/>
    <w:rsid w:val="00F620F6"/>
    <w:rsid w:val="00F62556"/>
    <w:rsid w:val="00F62D84"/>
    <w:rsid w:val="00F63A9C"/>
    <w:rsid w:val="00F63F82"/>
    <w:rsid w:val="00F64656"/>
    <w:rsid w:val="00F64CEB"/>
    <w:rsid w:val="00F6604D"/>
    <w:rsid w:val="00F66955"/>
    <w:rsid w:val="00F67F59"/>
    <w:rsid w:val="00F707B6"/>
    <w:rsid w:val="00F71D2D"/>
    <w:rsid w:val="00F72A9C"/>
    <w:rsid w:val="00F7329F"/>
    <w:rsid w:val="00F74C16"/>
    <w:rsid w:val="00F75D16"/>
    <w:rsid w:val="00F75EF5"/>
    <w:rsid w:val="00F76B58"/>
    <w:rsid w:val="00F76CBA"/>
    <w:rsid w:val="00F771D7"/>
    <w:rsid w:val="00F813D3"/>
    <w:rsid w:val="00F81B47"/>
    <w:rsid w:val="00F81D8D"/>
    <w:rsid w:val="00F81FD7"/>
    <w:rsid w:val="00F829F8"/>
    <w:rsid w:val="00F82EBA"/>
    <w:rsid w:val="00F834AB"/>
    <w:rsid w:val="00F84989"/>
    <w:rsid w:val="00F86CB1"/>
    <w:rsid w:val="00F872D4"/>
    <w:rsid w:val="00F90338"/>
    <w:rsid w:val="00F90563"/>
    <w:rsid w:val="00F93D07"/>
    <w:rsid w:val="00F94B3A"/>
    <w:rsid w:val="00F96703"/>
    <w:rsid w:val="00F97397"/>
    <w:rsid w:val="00FA0B7A"/>
    <w:rsid w:val="00FA3FF4"/>
    <w:rsid w:val="00FA6709"/>
    <w:rsid w:val="00FB02AF"/>
    <w:rsid w:val="00FB19E7"/>
    <w:rsid w:val="00FB2253"/>
    <w:rsid w:val="00FB2FDF"/>
    <w:rsid w:val="00FB42C5"/>
    <w:rsid w:val="00FB63D8"/>
    <w:rsid w:val="00FB6721"/>
    <w:rsid w:val="00FC364F"/>
    <w:rsid w:val="00FC39D2"/>
    <w:rsid w:val="00FC3E31"/>
    <w:rsid w:val="00FC44F9"/>
    <w:rsid w:val="00FC4F59"/>
    <w:rsid w:val="00FC5196"/>
    <w:rsid w:val="00FD0C4F"/>
    <w:rsid w:val="00FD1A07"/>
    <w:rsid w:val="00FD4626"/>
    <w:rsid w:val="00FD4DEC"/>
    <w:rsid w:val="00FD5203"/>
    <w:rsid w:val="00FD5258"/>
    <w:rsid w:val="00FD5E4B"/>
    <w:rsid w:val="00FD78E1"/>
    <w:rsid w:val="00FD7C40"/>
    <w:rsid w:val="00FE071A"/>
    <w:rsid w:val="00FE0922"/>
    <w:rsid w:val="00FE3801"/>
    <w:rsid w:val="00FE4439"/>
    <w:rsid w:val="00FE4754"/>
    <w:rsid w:val="00FE5B42"/>
    <w:rsid w:val="00FF2D69"/>
    <w:rsid w:val="00FF32AB"/>
    <w:rsid w:val="00FF4031"/>
    <w:rsid w:val="00FF622E"/>
    <w:rsid w:val="00FF66B1"/>
    <w:rsid w:val="00FF6F84"/>
    <w:rsid w:val="00FF7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49A65AE3"/>
  <w15:docId w15:val="{659A78BB-2D6D-4C89-A10B-2E1F216B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D0124"/>
    <w:rPr>
      <w:szCs w:val="24"/>
    </w:rPr>
  </w:style>
  <w:style w:type="paragraph" w:styleId="Heading1">
    <w:name w:val="heading 1"/>
    <w:basedOn w:val="Normal"/>
    <w:next w:val="Normal"/>
    <w:link w:val="Heading1Char"/>
    <w:qFormat/>
    <w:rsid w:val="008D0124"/>
    <w:pPr>
      <w:keepNext/>
      <w:numPr>
        <w:numId w:val="180"/>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8D0124"/>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8D0124"/>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8D0124"/>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8D0124"/>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8D0124"/>
    <w:pPr>
      <w:numPr>
        <w:ilvl w:val="6"/>
      </w:numPr>
      <w:ind w:left="1800" w:hanging="1800"/>
      <w:outlineLvl w:val="5"/>
    </w:pPr>
    <w:rPr>
      <w:sz w:val="20"/>
    </w:rPr>
  </w:style>
  <w:style w:type="paragraph" w:styleId="Heading7">
    <w:name w:val="heading 7"/>
    <w:basedOn w:val="Heading6"/>
    <w:next w:val="Normal"/>
    <w:link w:val="Heading7Char"/>
    <w:qFormat/>
    <w:rsid w:val="008D0124"/>
    <w:pPr>
      <w:numPr>
        <w:ilvl w:val="7"/>
      </w:numPr>
      <w:ind w:left="1800" w:hanging="1800"/>
      <w:outlineLvl w:val="6"/>
    </w:pPr>
  </w:style>
  <w:style w:type="paragraph" w:styleId="Heading8">
    <w:name w:val="heading 8"/>
    <w:basedOn w:val="Heading7"/>
    <w:next w:val="Normal"/>
    <w:link w:val="Heading8Char"/>
    <w:qFormat/>
    <w:rsid w:val="008D0124"/>
    <w:pPr>
      <w:numPr>
        <w:ilvl w:val="8"/>
      </w:numPr>
      <w:ind w:left="1800" w:hanging="1800"/>
      <w:outlineLvl w:val="7"/>
    </w:pPr>
  </w:style>
  <w:style w:type="paragraph" w:styleId="Heading9">
    <w:name w:val="heading 9"/>
    <w:basedOn w:val="Heading8"/>
    <w:next w:val="Normal"/>
    <w:link w:val="Heading9Char"/>
    <w:qFormat/>
    <w:rsid w:val="008D0124"/>
    <w:pPr>
      <w:outlineLvl w:val="8"/>
    </w:pPr>
  </w:style>
  <w:style w:type="character" w:default="1" w:styleId="DefaultParagraphFont">
    <w:name w:val="Default Paragraph Font"/>
    <w:uiPriority w:val="1"/>
    <w:semiHidden/>
    <w:unhideWhenUsed/>
    <w:rsid w:val="008D01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124"/>
  </w:style>
  <w:style w:type="character" w:customStyle="1" w:styleId="Heading1Char">
    <w:name w:val="Heading 1 Char"/>
    <w:basedOn w:val="DefaultParagraphFont"/>
    <w:link w:val="Heading1"/>
    <w:rsid w:val="008D0124"/>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8D0124"/>
    <w:rPr>
      <w:rFonts w:ascii="Arial" w:eastAsia="SimSun" w:hAnsi="Arial" w:cs="Arial"/>
      <w:b/>
      <w:sz w:val="36"/>
      <w:szCs w:val="36"/>
      <w:lang w:eastAsia="zh-CN"/>
    </w:rPr>
  </w:style>
  <w:style w:type="character" w:customStyle="1" w:styleId="Heading3Char">
    <w:name w:val="Heading 3 Char"/>
    <w:basedOn w:val="DefaultParagraphFont"/>
    <w:link w:val="Heading3"/>
    <w:rsid w:val="008D0124"/>
    <w:rPr>
      <w:rFonts w:ascii="Arial" w:eastAsia="SimSun" w:hAnsi="Arial" w:cs="Arial"/>
      <w:b/>
      <w:sz w:val="32"/>
      <w:szCs w:val="28"/>
      <w:lang w:eastAsia="zh-CN"/>
    </w:rPr>
  </w:style>
  <w:style w:type="paragraph" w:customStyle="1" w:styleId="Bulleted2">
    <w:name w:val="Bulleted2"/>
    <w:basedOn w:val="Bulleted"/>
    <w:rsid w:val="008D0124"/>
    <w:pPr>
      <w:numPr>
        <w:numId w:val="10"/>
      </w:numPr>
      <w:tabs>
        <w:tab w:val="clear" w:pos="720"/>
        <w:tab w:val="left" w:pos="1080"/>
      </w:tabs>
    </w:pPr>
  </w:style>
  <w:style w:type="paragraph" w:customStyle="1" w:styleId="Bulleted">
    <w:name w:val="Bulleted"/>
    <w:basedOn w:val="Normal"/>
    <w:link w:val="BulletedChar"/>
    <w:rsid w:val="008D0124"/>
    <w:pPr>
      <w:numPr>
        <w:numId w:val="1"/>
      </w:numPr>
      <w:tabs>
        <w:tab w:val="left" w:pos="720"/>
      </w:tabs>
    </w:pPr>
    <w:rPr>
      <w:rFonts w:eastAsia="SimSun" w:cs="Arial"/>
      <w:szCs w:val="20"/>
      <w:lang w:eastAsia="zh-TW"/>
    </w:rPr>
  </w:style>
  <w:style w:type="paragraph" w:styleId="Header">
    <w:name w:val="header"/>
    <w:basedOn w:val="Normal"/>
    <w:link w:val="HeaderChar"/>
    <w:rsid w:val="008D0124"/>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8D0124"/>
    <w:rPr>
      <w:rFonts w:ascii="Arial" w:hAnsi="Arial" w:cs="Arial"/>
      <w:noProof/>
      <w:lang w:val="fr-FR" w:eastAsia="fr-FR"/>
    </w:rPr>
  </w:style>
  <w:style w:type="paragraph" w:customStyle="1" w:styleId="Indented">
    <w:name w:val="Indented"/>
    <w:basedOn w:val="Normal"/>
    <w:rsid w:val="008D0124"/>
    <w:pPr>
      <w:ind w:left="720"/>
    </w:pPr>
  </w:style>
  <w:style w:type="paragraph" w:styleId="Footer">
    <w:name w:val="footer"/>
    <w:basedOn w:val="Normal"/>
    <w:link w:val="FooterChar"/>
    <w:rsid w:val="008D0124"/>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8D0124"/>
    <w:rPr>
      <w:rFonts w:ascii="Arial" w:hAnsi="Arial" w:cs="Arial"/>
      <w:bCs/>
      <w:lang w:eastAsia="fr-FR"/>
    </w:rPr>
  </w:style>
  <w:style w:type="paragraph" w:customStyle="1" w:styleId="TableFootnote">
    <w:name w:val="TableFootnote"/>
    <w:basedOn w:val="Normal"/>
    <w:rsid w:val="008D0124"/>
    <w:pPr>
      <w:ind w:left="360"/>
    </w:pPr>
    <w:rPr>
      <w:rFonts w:ascii="Arial" w:hAnsi="Arial" w:cs="Arial"/>
      <w:sz w:val="16"/>
      <w:szCs w:val="16"/>
    </w:rPr>
  </w:style>
  <w:style w:type="character" w:styleId="Hyperlink">
    <w:name w:val="Hyperlink"/>
    <w:basedOn w:val="DefaultParagraphFont"/>
    <w:uiPriority w:val="99"/>
    <w:rsid w:val="008D0124"/>
    <w:rPr>
      <w:rFonts w:ascii="Arial" w:hAnsi="Arial"/>
      <w:color w:val="4C82C3"/>
      <w:sz w:val="20"/>
      <w:u w:val="single"/>
    </w:rPr>
  </w:style>
  <w:style w:type="paragraph" w:styleId="TOC1">
    <w:name w:val="toc 1"/>
    <w:basedOn w:val="Normal"/>
    <w:next w:val="Normal"/>
    <w:uiPriority w:val="39"/>
    <w:qFormat/>
    <w:rsid w:val="008D0124"/>
    <w:pPr>
      <w:tabs>
        <w:tab w:val="left" w:pos="360"/>
        <w:tab w:val="left" w:pos="720"/>
        <w:tab w:val="right" w:leader="dot" w:pos="9000"/>
      </w:tabs>
      <w:spacing w:before="180" w:after="0"/>
      <w:ind w:left="360" w:hanging="360"/>
    </w:pPr>
    <w:rPr>
      <w:rFonts w:ascii="Arial" w:hAnsi="Arial" w:cs="Arial"/>
      <w:b/>
      <w:bCs/>
      <w:caps/>
      <w:noProof/>
      <w:sz w:val="24"/>
      <w:szCs w:val="26"/>
      <w:lang w:eastAsia="fr-FR"/>
    </w:rPr>
  </w:style>
  <w:style w:type="paragraph" w:styleId="TOC2">
    <w:name w:val="toc 2"/>
    <w:basedOn w:val="Normal"/>
    <w:next w:val="Normal"/>
    <w:uiPriority w:val="39"/>
    <w:qFormat/>
    <w:rsid w:val="008D0124"/>
    <w:pPr>
      <w:tabs>
        <w:tab w:val="left" w:pos="1080"/>
        <w:tab w:val="right" w:leader="dot" w:pos="9000"/>
      </w:tabs>
      <w:spacing w:after="0"/>
      <w:ind w:left="1080" w:hanging="720"/>
    </w:pPr>
    <w:rPr>
      <w:rFonts w:ascii="Arial" w:hAnsi="Arial" w:cs="Arial"/>
      <w:noProof/>
      <w:szCs w:val="20"/>
      <w:lang w:eastAsia="fr-FR"/>
    </w:rPr>
  </w:style>
  <w:style w:type="paragraph" w:styleId="TOC3">
    <w:name w:val="toc 3"/>
    <w:basedOn w:val="Normal"/>
    <w:next w:val="Normal"/>
    <w:uiPriority w:val="39"/>
    <w:qFormat/>
    <w:rsid w:val="008D0124"/>
    <w:pPr>
      <w:tabs>
        <w:tab w:val="left" w:pos="1620"/>
        <w:tab w:val="right" w:leader="dot" w:pos="9000"/>
      </w:tabs>
      <w:spacing w:before="60" w:after="0"/>
      <w:ind w:left="1620" w:hanging="900"/>
    </w:pPr>
    <w:rPr>
      <w:rFonts w:ascii="Arial" w:hAnsi="Arial" w:cs="Arial"/>
      <w:noProof/>
      <w:szCs w:val="20"/>
      <w:lang w:eastAsia="fr-FR"/>
    </w:rPr>
  </w:style>
  <w:style w:type="paragraph" w:customStyle="1" w:styleId="ChapterTitleNoNum">
    <w:name w:val="ChapterTitleNoNum"/>
    <w:basedOn w:val="Heading1"/>
    <w:rsid w:val="008D0124"/>
    <w:pPr>
      <w:numPr>
        <w:numId w:val="0"/>
      </w:numPr>
      <w:ind w:left="720"/>
    </w:pPr>
  </w:style>
  <w:style w:type="paragraph" w:styleId="ListParagraph">
    <w:name w:val="List Paragraph"/>
    <w:basedOn w:val="Normal"/>
    <w:uiPriority w:val="34"/>
    <w:qFormat/>
    <w:rsid w:val="008D0124"/>
    <w:pPr>
      <w:ind w:left="720"/>
      <w:contextualSpacing/>
    </w:pPr>
  </w:style>
  <w:style w:type="paragraph" w:styleId="BalloonText">
    <w:name w:val="Balloon Text"/>
    <w:basedOn w:val="Normal"/>
    <w:link w:val="BalloonTextChar"/>
    <w:rsid w:val="008D0124"/>
    <w:pPr>
      <w:spacing w:before="0" w:after="0"/>
    </w:pPr>
    <w:rPr>
      <w:rFonts w:ascii="Tahoma" w:hAnsi="Tahoma" w:cs="Tahoma"/>
      <w:sz w:val="16"/>
      <w:szCs w:val="16"/>
    </w:rPr>
  </w:style>
  <w:style w:type="character" w:customStyle="1" w:styleId="BalloonTextChar">
    <w:name w:val="Balloon Text Char"/>
    <w:basedOn w:val="DefaultParagraphFont"/>
    <w:link w:val="BalloonText"/>
    <w:rsid w:val="008D0124"/>
    <w:rPr>
      <w:rFonts w:ascii="Tahoma" w:hAnsi="Tahoma" w:cs="Tahoma"/>
      <w:sz w:val="16"/>
      <w:szCs w:val="16"/>
    </w:rPr>
  </w:style>
  <w:style w:type="character" w:styleId="CommentReference">
    <w:name w:val="annotation reference"/>
    <w:basedOn w:val="DefaultParagraphFont"/>
    <w:rsid w:val="008D0124"/>
    <w:rPr>
      <w:sz w:val="16"/>
      <w:szCs w:val="16"/>
    </w:rPr>
  </w:style>
  <w:style w:type="paragraph" w:styleId="CommentText">
    <w:name w:val="annotation text"/>
    <w:basedOn w:val="Normal"/>
    <w:link w:val="CommentTextChar"/>
    <w:rsid w:val="008D0124"/>
    <w:rPr>
      <w:rFonts w:ascii="Verdana" w:hAnsi="Verdana"/>
      <w:szCs w:val="20"/>
    </w:rPr>
  </w:style>
  <w:style w:type="character" w:customStyle="1" w:styleId="CommentTextChar">
    <w:name w:val="Comment Text Char"/>
    <w:basedOn w:val="DefaultParagraphFont"/>
    <w:link w:val="CommentText"/>
    <w:rsid w:val="008D0124"/>
    <w:rPr>
      <w:rFonts w:ascii="Verdana" w:hAnsi="Verdana"/>
    </w:rPr>
  </w:style>
  <w:style w:type="character" w:styleId="FollowedHyperlink">
    <w:name w:val="FollowedHyperlink"/>
    <w:basedOn w:val="DefaultParagraphFont"/>
    <w:rsid w:val="008D0124"/>
    <w:rPr>
      <w:rFonts w:ascii="Gothic720 BT" w:hAnsi="Gothic720 BT"/>
      <w:color w:val="800080"/>
      <w:sz w:val="20"/>
      <w:u w:val="single"/>
    </w:rPr>
  </w:style>
  <w:style w:type="paragraph" w:customStyle="1" w:styleId="TableRowHead">
    <w:name w:val="TableRowHead"/>
    <w:basedOn w:val="TableColumnHead"/>
    <w:autoRedefine/>
    <w:rsid w:val="008D0124"/>
  </w:style>
  <w:style w:type="paragraph" w:customStyle="1" w:styleId="TableColumnHead">
    <w:name w:val="TableColumnHead"/>
    <w:basedOn w:val="Normal"/>
    <w:rsid w:val="008D0124"/>
    <w:pPr>
      <w:keepNext/>
    </w:pPr>
    <w:rPr>
      <w:rFonts w:ascii="Arial" w:hAnsi="Arial"/>
      <w:b/>
      <w:color w:val="000000" w:themeColor="text1"/>
      <w:spacing w:val="10"/>
      <w:sz w:val="18"/>
    </w:rPr>
  </w:style>
  <w:style w:type="paragraph" w:customStyle="1" w:styleId="NumberedSWI">
    <w:name w:val="NumberedSWI"/>
    <w:basedOn w:val="ListParagraph"/>
    <w:qFormat/>
    <w:rsid w:val="008D0124"/>
    <w:pPr>
      <w:numPr>
        <w:numId w:val="14"/>
      </w:numPr>
      <w:ind w:left="720"/>
      <w:contextualSpacing w:val="0"/>
    </w:pPr>
    <w:rPr>
      <w:lang w:eastAsia="zh-CN"/>
    </w:rPr>
  </w:style>
  <w:style w:type="paragraph" w:customStyle="1" w:styleId="NumberedSWI2">
    <w:name w:val="NumberedSWI2"/>
    <w:basedOn w:val="NumberedSWI"/>
    <w:qFormat/>
    <w:rsid w:val="008D0124"/>
    <w:pPr>
      <w:numPr>
        <w:ilvl w:val="1"/>
      </w:numPr>
      <w:ind w:left="1080"/>
    </w:pPr>
  </w:style>
  <w:style w:type="paragraph" w:styleId="TOC4">
    <w:name w:val="toc 4"/>
    <w:basedOn w:val="Normal"/>
    <w:next w:val="Normal"/>
    <w:uiPriority w:val="39"/>
    <w:rsid w:val="008D0124"/>
    <w:pPr>
      <w:tabs>
        <w:tab w:val="left" w:pos="2070"/>
        <w:tab w:val="right" w:leader="dot" w:pos="9000"/>
      </w:tabs>
      <w:spacing w:before="0" w:after="0"/>
      <w:ind w:left="2070" w:hanging="900"/>
    </w:pPr>
    <w:rPr>
      <w:rFonts w:ascii="Arial" w:hAnsi="Arial" w:cs="Arial"/>
      <w:noProof/>
      <w:szCs w:val="18"/>
      <w:lang w:val="en-IN"/>
    </w:rPr>
  </w:style>
  <w:style w:type="paragraph" w:customStyle="1" w:styleId="CodeFragment">
    <w:name w:val="CodeFragment"/>
    <w:basedOn w:val="Normal"/>
    <w:rsid w:val="008D0124"/>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8D0124"/>
    <w:pPr>
      <w:ind w:left="1440"/>
    </w:pPr>
  </w:style>
  <w:style w:type="paragraph" w:customStyle="1" w:styleId="TableBody">
    <w:name w:val="TableBody"/>
    <w:basedOn w:val="Normal"/>
    <w:link w:val="TableBodyChar"/>
    <w:rsid w:val="008D0124"/>
    <w:pPr>
      <w:spacing w:before="40" w:after="40"/>
    </w:pPr>
    <w:rPr>
      <w:rFonts w:ascii="Arial" w:hAnsi="Arial" w:cs="Arial"/>
      <w:sz w:val="18"/>
      <w:lang w:eastAsia="ja-JP"/>
    </w:rPr>
  </w:style>
  <w:style w:type="paragraph" w:customStyle="1" w:styleId="Figure">
    <w:name w:val="Figure"/>
    <w:basedOn w:val="Normal"/>
    <w:next w:val="FigureCaption"/>
    <w:rsid w:val="008D0124"/>
    <w:pPr>
      <w:keepNext/>
    </w:pPr>
  </w:style>
  <w:style w:type="paragraph" w:customStyle="1" w:styleId="FigureCaption">
    <w:name w:val="FigureCaption"/>
    <w:basedOn w:val="Figure"/>
    <w:rsid w:val="008D0124"/>
    <w:pPr>
      <w:keepNext w:val="0"/>
      <w:numPr>
        <w:numId w:val="13"/>
      </w:numPr>
      <w:tabs>
        <w:tab w:val="left" w:pos="1080"/>
      </w:tabs>
      <w:spacing w:after="360"/>
      <w:ind w:left="1080" w:hanging="1080"/>
    </w:pPr>
    <w:rPr>
      <w:rFonts w:ascii="Arial" w:hAnsi="Arial" w:cs="Arial"/>
      <w:i/>
      <w:sz w:val="16"/>
      <w:szCs w:val="16"/>
    </w:rPr>
  </w:style>
  <w:style w:type="paragraph" w:customStyle="1" w:styleId="BoilerplateTitles">
    <w:name w:val="BoilerplateTitles"/>
    <w:basedOn w:val="Normal"/>
    <w:next w:val="Normal"/>
    <w:rsid w:val="008D0124"/>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8D0124"/>
    <w:pPr>
      <w:ind w:left="200" w:hanging="200"/>
    </w:pPr>
  </w:style>
  <w:style w:type="paragraph" w:styleId="IndexHeading">
    <w:name w:val="index heading"/>
    <w:basedOn w:val="Normal"/>
    <w:next w:val="Index1"/>
    <w:semiHidden/>
    <w:rsid w:val="008D0124"/>
    <w:rPr>
      <w:rFonts w:ascii="Times New Roman" w:hAnsi="Times New Roman" w:cs="Arial"/>
      <w:sz w:val="22"/>
      <w:szCs w:val="20"/>
    </w:rPr>
  </w:style>
  <w:style w:type="paragraph" w:customStyle="1" w:styleId="REFREVDATE">
    <w:name w:val="REFREVDATE"/>
    <w:basedOn w:val="Normal"/>
    <w:uiPriority w:val="99"/>
    <w:rsid w:val="008D0124"/>
    <w:pPr>
      <w:keepNext/>
      <w:keepLines/>
      <w:spacing w:before="40" w:after="40"/>
      <w:jc w:val="right"/>
    </w:pPr>
    <w:rPr>
      <w:rFonts w:ascii="Arial" w:hAnsi="Arial" w:cs="Arial"/>
      <w:b/>
      <w:sz w:val="18"/>
      <w:szCs w:val="18"/>
    </w:rPr>
  </w:style>
  <w:style w:type="paragraph" w:styleId="Title">
    <w:name w:val="Title"/>
    <w:basedOn w:val="Normal"/>
    <w:link w:val="TitleChar"/>
    <w:qFormat/>
    <w:rsid w:val="008D0124"/>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8D0124"/>
    <w:pPr>
      <w:jc w:val="right"/>
    </w:pPr>
    <w:rPr>
      <w:color w:val="auto"/>
    </w:rPr>
  </w:style>
  <w:style w:type="paragraph" w:styleId="Caption">
    <w:name w:val="caption"/>
    <w:basedOn w:val="Normal"/>
    <w:next w:val="Normal"/>
    <w:qFormat/>
    <w:rsid w:val="008D0124"/>
    <w:rPr>
      <w:b/>
      <w:bCs/>
      <w:szCs w:val="20"/>
    </w:rPr>
  </w:style>
  <w:style w:type="table" w:customStyle="1" w:styleId="TableSWI">
    <w:name w:val="TableSWI"/>
    <w:basedOn w:val="TableNormal"/>
    <w:rsid w:val="008D0124"/>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8D0124"/>
    <w:pPr>
      <w:numPr>
        <w:numId w:val="6"/>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8D0124"/>
    <w:pPr>
      <w:numPr>
        <w:numId w:val="2"/>
      </w:numPr>
      <w:tabs>
        <w:tab w:val="clear" w:pos="360"/>
        <w:tab w:val="num" w:pos="1080"/>
      </w:tabs>
      <w:ind w:left="1080" w:hanging="1080"/>
    </w:pPr>
    <w:rPr>
      <w:lang w:eastAsia="zh-CN"/>
    </w:rPr>
  </w:style>
  <w:style w:type="paragraph" w:customStyle="1" w:styleId="Caution">
    <w:name w:val="Caution"/>
    <w:basedOn w:val="Note"/>
    <w:link w:val="CautionChar"/>
    <w:rsid w:val="008D0124"/>
    <w:pPr>
      <w:numPr>
        <w:numId w:val="5"/>
      </w:numPr>
      <w:pBdr>
        <w:bottom w:val="single" w:sz="8" w:space="1" w:color="FF1900"/>
      </w:pBdr>
      <w:ind w:left="1080" w:hanging="1080"/>
    </w:pPr>
  </w:style>
  <w:style w:type="paragraph" w:customStyle="1" w:styleId="Tip">
    <w:name w:val="Tip"/>
    <w:basedOn w:val="Caution"/>
    <w:rsid w:val="008D0124"/>
    <w:pPr>
      <w:numPr>
        <w:numId w:val="7"/>
      </w:numPr>
      <w:ind w:left="1080" w:hanging="1080"/>
    </w:pPr>
  </w:style>
  <w:style w:type="paragraph" w:customStyle="1" w:styleId="BlueColor">
    <w:name w:val="BlueColor"/>
    <w:basedOn w:val="Normal"/>
    <w:link w:val="BlueColorChar"/>
    <w:rsid w:val="008D0124"/>
    <w:rPr>
      <w:rFonts w:ascii="Arial" w:hAnsi="Arial"/>
      <w:color w:val="4C82C3"/>
      <w:u w:val="single"/>
    </w:rPr>
  </w:style>
  <w:style w:type="character" w:customStyle="1" w:styleId="BlueColorChar">
    <w:name w:val="BlueColor Char"/>
    <w:basedOn w:val="DefaultParagraphFont"/>
    <w:link w:val="BlueColor"/>
    <w:rsid w:val="008D0124"/>
    <w:rPr>
      <w:rFonts w:ascii="Arial" w:hAnsi="Arial"/>
      <w:color w:val="4C82C3"/>
      <w:szCs w:val="24"/>
      <w:u w:val="single"/>
    </w:rPr>
  </w:style>
  <w:style w:type="paragraph" w:customStyle="1" w:styleId="Bold">
    <w:name w:val="Bold"/>
    <w:basedOn w:val="Normal"/>
    <w:rsid w:val="008D0124"/>
    <w:rPr>
      <w:b/>
    </w:rPr>
  </w:style>
  <w:style w:type="paragraph" w:customStyle="1" w:styleId="Citation1">
    <w:name w:val="Citation1"/>
    <w:basedOn w:val="Bold"/>
    <w:rsid w:val="005761DB"/>
    <w:rPr>
      <w:rFonts w:ascii="Microsoft Sans Serif" w:hAnsi="Microsoft Sans Serif" w:cs="Microsoft Sans Serif"/>
      <w:sz w:val="18"/>
      <w:szCs w:val="18"/>
    </w:rPr>
  </w:style>
  <w:style w:type="character" w:styleId="Emphasis">
    <w:name w:val="Emphasis"/>
    <w:basedOn w:val="DefaultParagraphFont"/>
    <w:qFormat/>
    <w:rsid w:val="008D0124"/>
    <w:rPr>
      <w:i/>
      <w:iCs/>
    </w:rPr>
  </w:style>
  <w:style w:type="paragraph" w:customStyle="1" w:styleId="FigureText">
    <w:name w:val="FigureText"/>
    <w:basedOn w:val="Normal"/>
    <w:rsid w:val="008D0124"/>
    <w:pPr>
      <w:spacing w:before="0" w:after="0"/>
    </w:pPr>
    <w:rPr>
      <w:rFonts w:ascii="Arial" w:hAnsi="Arial" w:cs="Arial"/>
      <w:sz w:val="16"/>
      <w:szCs w:val="16"/>
    </w:rPr>
  </w:style>
  <w:style w:type="paragraph" w:styleId="Closing">
    <w:name w:val="Closing"/>
    <w:basedOn w:val="Normal"/>
    <w:link w:val="ClosingChar"/>
    <w:rsid w:val="008D0124"/>
    <w:pPr>
      <w:ind w:left="4320"/>
    </w:pPr>
  </w:style>
  <w:style w:type="paragraph" w:styleId="Date">
    <w:name w:val="Date"/>
    <w:basedOn w:val="Normal"/>
    <w:next w:val="Normal"/>
    <w:link w:val="DateChar"/>
    <w:rsid w:val="008D0124"/>
  </w:style>
  <w:style w:type="paragraph" w:styleId="DocumentMap">
    <w:name w:val="Document Map"/>
    <w:basedOn w:val="Normal"/>
    <w:link w:val="DocumentMapChar"/>
    <w:rsid w:val="008D0124"/>
    <w:pPr>
      <w:shd w:val="clear" w:color="auto" w:fill="000080"/>
    </w:pPr>
    <w:rPr>
      <w:rFonts w:ascii="Tahoma" w:hAnsi="Tahoma" w:cs="Tahoma"/>
      <w:szCs w:val="20"/>
    </w:rPr>
  </w:style>
  <w:style w:type="paragraph" w:styleId="E-mailSignature">
    <w:name w:val="E-mail Signature"/>
    <w:basedOn w:val="Normal"/>
    <w:link w:val="E-mailSignatureChar"/>
    <w:rsid w:val="008D0124"/>
  </w:style>
  <w:style w:type="paragraph" w:styleId="EndnoteText">
    <w:name w:val="endnote text"/>
    <w:basedOn w:val="Normal"/>
    <w:link w:val="EndnoteTextChar"/>
    <w:semiHidden/>
    <w:rsid w:val="008D0124"/>
    <w:rPr>
      <w:szCs w:val="20"/>
    </w:rPr>
  </w:style>
  <w:style w:type="paragraph" w:styleId="EnvelopeAddress">
    <w:name w:val="envelope address"/>
    <w:basedOn w:val="Normal"/>
    <w:rsid w:val="008D0124"/>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8D0124"/>
    <w:rPr>
      <w:rFonts w:ascii="Arial" w:hAnsi="Arial" w:cs="Arial"/>
      <w:szCs w:val="20"/>
    </w:rPr>
  </w:style>
  <w:style w:type="paragraph" w:styleId="FootnoteText">
    <w:name w:val="footnote text"/>
    <w:basedOn w:val="Normal"/>
    <w:link w:val="FootnoteTextChar"/>
    <w:semiHidden/>
    <w:rsid w:val="008D0124"/>
    <w:rPr>
      <w:szCs w:val="20"/>
    </w:rPr>
  </w:style>
  <w:style w:type="paragraph" w:styleId="HTMLAddress">
    <w:name w:val="HTML Address"/>
    <w:basedOn w:val="Normal"/>
    <w:link w:val="HTMLAddressChar"/>
    <w:rsid w:val="008D0124"/>
    <w:rPr>
      <w:i/>
      <w:iCs/>
    </w:rPr>
  </w:style>
  <w:style w:type="paragraph" w:styleId="HTMLPreformatted">
    <w:name w:val="HTML Preformatted"/>
    <w:basedOn w:val="Normal"/>
    <w:link w:val="HTMLPreformattedChar"/>
    <w:rsid w:val="008D0124"/>
    <w:rPr>
      <w:rFonts w:ascii="Courier New" w:hAnsi="Courier New" w:cs="Courier New"/>
      <w:szCs w:val="20"/>
    </w:rPr>
  </w:style>
  <w:style w:type="paragraph" w:styleId="Index2">
    <w:name w:val="index 2"/>
    <w:basedOn w:val="Normal"/>
    <w:next w:val="Normal"/>
    <w:autoRedefine/>
    <w:semiHidden/>
    <w:rsid w:val="008D0124"/>
    <w:pPr>
      <w:ind w:left="400" w:hanging="200"/>
    </w:pPr>
  </w:style>
  <w:style w:type="paragraph" w:styleId="Index3">
    <w:name w:val="index 3"/>
    <w:basedOn w:val="Normal"/>
    <w:next w:val="Normal"/>
    <w:autoRedefine/>
    <w:semiHidden/>
    <w:rsid w:val="008D0124"/>
    <w:pPr>
      <w:ind w:left="600" w:hanging="200"/>
    </w:pPr>
  </w:style>
  <w:style w:type="paragraph" w:styleId="Index4">
    <w:name w:val="index 4"/>
    <w:basedOn w:val="Normal"/>
    <w:next w:val="Normal"/>
    <w:autoRedefine/>
    <w:semiHidden/>
    <w:rsid w:val="008D0124"/>
    <w:pPr>
      <w:ind w:left="800" w:hanging="200"/>
    </w:pPr>
  </w:style>
  <w:style w:type="paragraph" w:styleId="Index5">
    <w:name w:val="index 5"/>
    <w:basedOn w:val="Normal"/>
    <w:next w:val="Normal"/>
    <w:autoRedefine/>
    <w:semiHidden/>
    <w:rsid w:val="008D0124"/>
    <w:pPr>
      <w:ind w:left="1000" w:hanging="200"/>
    </w:pPr>
  </w:style>
  <w:style w:type="paragraph" w:styleId="Index6">
    <w:name w:val="index 6"/>
    <w:basedOn w:val="Normal"/>
    <w:next w:val="Normal"/>
    <w:autoRedefine/>
    <w:semiHidden/>
    <w:rsid w:val="008D0124"/>
    <w:pPr>
      <w:ind w:left="1200" w:hanging="200"/>
    </w:pPr>
  </w:style>
  <w:style w:type="paragraph" w:styleId="Index7">
    <w:name w:val="index 7"/>
    <w:basedOn w:val="Normal"/>
    <w:next w:val="Normal"/>
    <w:autoRedefine/>
    <w:semiHidden/>
    <w:rsid w:val="008D0124"/>
    <w:pPr>
      <w:ind w:left="1400" w:hanging="200"/>
    </w:pPr>
  </w:style>
  <w:style w:type="paragraph" w:styleId="Index8">
    <w:name w:val="index 8"/>
    <w:basedOn w:val="Normal"/>
    <w:next w:val="Normal"/>
    <w:autoRedefine/>
    <w:semiHidden/>
    <w:rsid w:val="008D0124"/>
    <w:pPr>
      <w:ind w:left="1600" w:hanging="200"/>
    </w:pPr>
  </w:style>
  <w:style w:type="paragraph" w:styleId="Index9">
    <w:name w:val="index 9"/>
    <w:basedOn w:val="Normal"/>
    <w:next w:val="Normal"/>
    <w:autoRedefine/>
    <w:semiHidden/>
    <w:rsid w:val="008D0124"/>
    <w:pPr>
      <w:ind w:left="1800" w:hanging="200"/>
    </w:pPr>
  </w:style>
  <w:style w:type="table" w:customStyle="1" w:styleId="TableSWINoHeader">
    <w:name w:val="TableSWINoHeader"/>
    <w:basedOn w:val="TableSWI"/>
    <w:rsid w:val="008D0124"/>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link w:val="MacroTextChar"/>
    <w:semiHidden/>
    <w:rsid w:val="008D012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
    <w:rsid w:val="008D012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uiPriority w:val="99"/>
    <w:rsid w:val="008D0124"/>
    <w:rPr>
      <w:sz w:val="24"/>
    </w:rPr>
  </w:style>
  <w:style w:type="paragraph" w:styleId="NormalIndent">
    <w:name w:val="Normal Indent"/>
    <w:basedOn w:val="Normal"/>
    <w:rsid w:val="008D0124"/>
    <w:pPr>
      <w:ind w:left="720"/>
    </w:pPr>
  </w:style>
  <w:style w:type="paragraph" w:styleId="NoteHeading">
    <w:name w:val="Note Heading"/>
    <w:basedOn w:val="Normal"/>
    <w:next w:val="Normal"/>
    <w:link w:val="NoteHeadingChar"/>
    <w:rsid w:val="008D0124"/>
  </w:style>
  <w:style w:type="paragraph" w:styleId="Signature">
    <w:name w:val="Signature"/>
    <w:basedOn w:val="Normal"/>
    <w:link w:val="SignatureChar"/>
    <w:rsid w:val="008D0124"/>
    <w:pPr>
      <w:ind w:left="4320"/>
    </w:pPr>
  </w:style>
  <w:style w:type="paragraph" w:styleId="TableofAuthorities">
    <w:name w:val="table of authorities"/>
    <w:basedOn w:val="Normal"/>
    <w:next w:val="Normal"/>
    <w:semiHidden/>
    <w:rsid w:val="008D0124"/>
    <w:pPr>
      <w:ind w:left="200" w:hanging="200"/>
    </w:pPr>
  </w:style>
  <w:style w:type="paragraph" w:styleId="TableofFigures">
    <w:name w:val="table of figures"/>
    <w:basedOn w:val="Normal"/>
    <w:next w:val="Normal"/>
    <w:uiPriority w:val="99"/>
    <w:rsid w:val="008D0124"/>
    <w:pPr>
      <w:tabs>
        <w:tab w:val="left" w:pos="1200"/>
        <w:tab w:val="right" w:leader="dot" w:pos="9016"/>
      </w:tabs>
    </w:pPr>
    <w:rPr>
      <w:rFonts w:ascii="Arial" w:hAnsi="Arial"/>
    </w:rPr>
  </w:style>
  <w:style w:type="paragraph" w:styleId="TOAHeading">
    <w:name w:val="toa heading"/>
    <w:basedOn w:val="Normal"/>
    <w:next w:val="Normal"/>
    <w:semiHidden/>
    <w:rsid w:val="008D0124"/>
    <w:rPr>
      <w:rFonts w:ascii="Arial" w:hAnsi="Arial" w:cs="Arial"/>
      <w:b/>
      <w:bCs/>
      <w:sz w:val="24"/>
    </w:rPr>
  </w:style>
  <w:style w:type="paragraph" w:styleId="TOC5">
    <w:name w:val="toc 5"/>
    <w:basedOn w:val="Normal"/>
    <w:next w:val="Normal"/>
    <w:autoRedefine/>
    <w:uiPriority w:val="39"/>
    <w:rsid w:val="008D0124"/>
    <w:pPr>
      <w:tabs>
        <w:tab w:val="left" w:pos="2340"/>
        <w:tab w:val="right" w:leader="dot" w:pos="9016"/>
      </w:tabs>
      <w:spacing w:before="0" w:after="0"/>
      <w:ind w:left="2332" w:hanging="1166"/>
    </w:pPr>
    <w:rPr>
      <w:rFonts w:cs="Arial"/>
      <w:noProof/>
      <w:sz w:val="18"/>
      <w:szCs w:val="18"/>
    </w:rPr>
  </w:style>
  <w:style w:type="paragraph" w:styleId="TOC6">
    <w:name w:val="toc 6"/>
    <w:basedOn w:val="Normal"/>
    <w:next w:val="Normal"/>
    <w:uiPriority w:val="39"/>
    <w:rsid w:val="008D0124"/>
    <w:pPr>
      <w:tabs>
        <w:tab w:val="left" w:pos="2610"/>
        <w:tab w:val="right" w:leader="dot" w:pos="9016"/>
      </w:tabs>
      <w:spacing w:before="0" w:after="0"/>
      <w:ind w:left="2606" w:hanging="1440"/>
    </w:pPr>
    <w:rPr>
      <w:rFonts w:ascii="Arial" w:hAnsi="Arial" w:cs="Arial"/>
      <w:noProof/>
      <w:sz w:val="18"/>
      <w:szCs w:val="18"/>
    </w:rPr>
  </w:style>
  <w:style w:type="paragraph" w:styleId="TOC7">
    <w:name w:val="toc 7"/>
    <w:basedOn w:val="Normal"/>
    <w:next w:val="Normal"/>
    <w:autoRedefine/>
    <w:uiPriority w:val="39"/>
    <w:rsid w:val="008D0124"/>
    <w:pPr>
      <w:tabs>
        <w:tab w:val="left" w:pos="2790"/>
        <w:tab w:val="right" w:leader="dot" w:pos="9016"/>
      </w:tabs>
      <w:spacing w:before="0" w:after="0"/>
      <w:ind w:left="2793" w:hanging="1627"/>
    </w:pPr>
    <w:rPr>
      <w:rFonts w:ascii="Arial" w:hAnsi="Arial" w:cs="Arial"/>
      <w:noProof/>
      <w:sz w:val="18"/>
      <w:szCs w:val="18"/>
    </w:rPr>
  </w:style>
  <w:style w:type="paragraph" w:styleId="TOC8">
    <w:name w:val="toc 8"/>
    <w:basedOn w:val="Normal"/>
    <w:next w:val="Normal"/>
    <w:autoRedefine/>
    <w:uiPriority w:val="39"/>
    <w:rsid w:val="008D0124"/>
    <w:pPr>
      <w:tabs>
        <w:tab w:val="left" w:pos="3060"/>
        <w:tab w:val="right" w:leader="dot" w:pos="9016"/>
      </w:tabs>
      <w:spacing w:before="0" w:after="0"/>
      <w:ind w:left="3052" w:hanging="1886"/>
    </w:pPr>
    <w:rPr>
      <w:rFonts w:cs="Arial"/>
      <w:noProof/>
      <w:sz w:val="18"/>
      <w:szCs w:val="18"/>
    </w:rPr>
  </w:style>
  <w:style w:type="paragraph" w:styleId="TOC9">
    <w:name w:val="toc 9"/>
    <w:basedOn w:val="Normal"/>
    <w:next w:val="Normal"/>
    <w:autoRedefine/>
    <w:rsid w:val="008D0124"/>
    <w:pPr>
      <w:ind w:left="1600"/>
    </w:pPr>
  </w:style>
  <w:style w:type="paragraph" w:customStyle="1" w:styleId="TableRowSubhead">
    <w:name w:val="TableRowSubhead"/>
    <w:basedOn w:val="TableBody"/>
    <w:rsid w:val="008D0124"/>
    <w:pPr>
      <w:keepNext/>
      <w:spacing w:before="120" w:after="120"/>
    </w:pPr>
    <w:rPr>
      <w:b/>
    </w:rPr>
  </w:style>
  <w:style w:type="paragraph" w:customStyle="1" w:styleId="TableCaption">
    <w:name w:val="TableCaption"/>
    <w:basedOn w:val="Normal"/>
    <w:next w:val="Normal"/>
    <w:rsid w:val="008D0124"/>
    <w:pPr>
      <w:keepNext/>
      <w:numPr>
        <w:numId w:val="4"/>
      </w:numPr>
      <w:tabs>
        <w:tab w:val="left" w:pos="900"/>
      </w:tabs>
      <w:spacing w:before="360"/>
    </w:pPr>
    <w:rPr>
      <w:rFonts w:ascii="Arial" w:hAnsi="Arial"/>
      <w:b/>
      <w:sz w:val="16"/>
      <w:lang w:eastAsia="fr-FR"/>
    </w:rPr>
  </w:style>
  <w:style w:type="paragraph" w:customStyle="1" w:styleId="Document">
    <w:name w:val="Document"/>
    <w:basedOn w:val="Normal"/>
    <w:next w:val="DocumentReference"/>
    <w:rsid w:val="008D0124"/>
    <w:pPr>
      <w:numPr>
        <w:numId w:val="9"/>
      </w:numPr>
      <w:ind w:left="900" w:hanging="540"/>
    </w:pPr>
    <w:rPr>
      <w:rFonts w:eastAsia="PMingLiU"/>
    </w:rPr>
  </w:style>
  <w:style w:type="paragraph" w:customStyle="1" w:styleId="DocumentReference">
    <w:name w:val="DocumentReference"/>
    <w:basedOn w:val="Normal"/>
    <w:next w:val="Document"/>
    <w:link w:val="DocumentReferenceChar"/>
    <w:qFormat/>
    <w:rsid w:val="008D0124"/>
    <w:pPr>
      <w:ind w:left="357" w:firstLine="543"/>
    </w:pPr>
    <w:rPr>
      <w:rFonts w:eastAsia="PMingLiU"/>
    </w:rPr>
  </w:style>
  <w:style w:type="character" w:customStyle="1" w:styleId="DocumentReferenceChar">
    <w:name w:val="DocumentReference Char"/>
    <w:basedOn w:val="DefaultParagraphFont"/>
    <w:link w:val="DocumentReference"/>
    <w:rsid w:val="008D0124"/>
    <w:rPr>
      <w:rFonts w:eastAsia="PMingLiU"/>
      <w:szCs w:val="24"/>
    </w:rPr>
  </w:style>
  <w:style w:type="character" w:styleId="PlaceholderText">
    <w:name w:val="Placeholder Text"/>
    <w:basedOn w:val="DefaultParagraphFont"/>
    <w:uiPriority w:val="99"/>
    <w:semiHidden/>
    <w:rsid w:val="008D0124"/>
    <w:rPr>
      <w:color w:val="808080"/>
    </w:rPr>
  </w:style>
  <w:style w:type="table" w:styleId="TableGrid">
    <w:name w:val="Table Grid"/>
    <w:basedOn w:val="TableNormal"/>
    <w:rsid w:val="008D012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8D0124"/>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8D0124"/>
    <w:rPr>
      <w:bCs/>
      <w:szCs w:val="20"/>
    </w:rPr>
  </w:style>
  <w:style w:type="table" w:styleId="TableColumns1">
    <w:name w:val="Table Columns 1"/>
    <w:basedOn w:val="TableNormal"/>
    <w:rsid w:val="008D0124"/>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8D0124"/>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8D0124"/>
    <w:rPr>
      <w:color w:val="FFFFFF" w:themeColor="background1"/>
    </w:rPr>
  </w:style>
  <w:style w:type="paragraph" w:customStyle="1" w:styleId="HeaderRight">
    <w:name w:val="HeaderRight"/>
    <w:basedOn w:val="Header"/>
    <w:qFormat/>
    <w:rsid w:val="008D0124"/>
  </w:style>
  <w:style w:type="paragraph" w:customStyle="1" w:styleId="HeaderLeft">
    <w:name w:val="HeaderLeft"/>
    <w:basedOn w:val="Header"/>
    <w:qFormat/>
    <w:rsid w:val="008D0124"/>
    <w:pPr>
      <w:jc w:val="left"/>
    </w:pPr>
  </w:style>
  <w:style w:type="paragraph" w:customStyle="1" w:styleId="Bulleted3">
    <w:name w:val="Bulleted3"/>
    <w:basedOn w:val="Bulleted2"/>
    <w:qFormat/>
    <w:rsid w:val="008D0124"/>
    <w:pPr>
      <w:numPr>
        <w:ilvl w:val="1"/>
      </w:numPr>
    </w:pPr>
  </w:style>
  <w:style w:type="paragraph" w:customStyle="1" w:styleId="Bulleted4">
    <w:name w:val="Bulleted4"/>
    <w:basedOn w:val="Bulleted2"/>
    <w:qFormat/>
    <w:rsid w:val="008D0124"/>
    <w:pPr>
      <w:numPr>
        <w:ilvl w:val="2"/>
      </w:numPr>
      <w:tabs>
        <w:tab w:val="clear" w:pos="2140"/>
        <w:tab w:val="num" w:pos="1800"/>
      </w:tabs>
      <w:ind w:left="1800"/>
    </w:pPr>
  </w:style>
  <w:style w:type="paragraph" w:customStyle="1" w:styleId="TableBulleted">
    <w:name w:val="TableBulleted"/>
    <w:basedOn w:val="Bulleted"/>
    <w:qFormat/>
    <w:rsid w:val="008D0124"/>
    <w:pPr>
      <w:tabs>
        <w:tab w:val="clear" w:pos="720"/>
        <w:tab w:val="left" w:pos="260"/>
      </w:tabs>
      <w:spacing w:before="40" w:after="40"/>
      <w:ind w:left="260" w:hanging="270"/>
    </w:pPr>
    <w:rPr>
      <w:rFonts w:ascii="Arial" w:hAnsi="Arial"/>
      <w:sz w:val="18"/>
    </w:rPr>
  </w:style>
  <w:style w:type="character" w:customStyle="1" w:styleId="TableBodyChar">
    <w:name w:val="TableBody Char"/>
    <w:basedOn w:val="DefaultParagraphFont"/>
    <w:link w:val="TableBody"/>
    <w:locked/>
    <w:rsid w:val="008D0124"/>
    <w:rPr>
      <w:rFonts w:ascii="Arial" w:hAnsi="Arial" w:cs="Arial"/>
      <w:sz w:val="18"/>
      <w:szCs w:val="24"/>
      <w:lang w:eastAsia="ja-JP"/>
    </w:rPr>
  </w:style>
  <w:style w:type="paragraph" w:customStyle="1" w:styleId="NumberedSWI3">
    <w:name w:val="NumberedSWI3"/>
    <w:basedOn w:val="NumberedSWI2"/>
    <w:qFormat/>
    <w:rsid w:val="008D0124"/>
    <w:pPr>
      <w:numPr>
        <w:ilvl w:val="2"/>
      </w:numPr>
      <w:ind w:left="1620" w:hanging="360"/>
    </w:pPr>
  </w:style>
  <w:style w:type="paragraph" w:customStyle="1" w:styleId="HeadingRunIn">
    <w:name w:val="HeadingRunIn"/>
    <w:basedOn w:val="Normal"/>
    <w:rsid w:val="008D0124"/>
    <w:pPr>
      <w:keepNext/>
      <w:autoSpaceDE w:val="0"/>
      <w:autoSpaceDN w:val="0"/>
      <w:spacing w:after="0" w:line="280" w:lineRule="atLeast"/>
    </w:pPr>
    <w:rPr>
      <w:rFonts w:ascii="Times New Roman" w:eastAsiaTheme="minorHAnsi" w:hAnsi="Times New Roman"/>
      <w:b/>
      <w:bCs/>
      <w:color w:val="000000"/>
      <w:sz w:val="24"/>
    </w:rPr>
  </w:style>
  <w:style w:type="character" w:customStyle="1" w:styleId="NoteChar">
    <w:name w:val="Note Char"/>
    <w:basedOn w:val="DefaultParagraphFont"/>
    <w:link w:val="Note"/>
    <w:rsid w:val="00E22A5D"/>
    <w:rPr>
      <w:rFonts w:ascii="Arial" w:hAnsi="Arial" w:cs="Arial"/>
      <w:i/>
      <w:iCs/>
      <w:sz w:val="18"/>
      <w:szCs w:val="18"/>
    </w:rPr>
  </w:style>
  <w:style w:type="character" w:customStyle="1" w:styleId="CautionChar">
    <w:name w:val="Caution Char"/>
    <w:basedOn w:val="NoteChar"/>
    <w:link w:val="Caution"/>
    <w:rsid w:val="00E22A5D"/>
    <w:rPr>
      <w:rFonts w:ascii="Arial" w:hAnsi="Arial" w:cs="Arial"/>
      <w:i/>
      <w:iCs/>
      <w:sz w:val="18"/>
      <w:szCs w:val="18"/>
    </w:rPr>
  </w:style>
  <w:style w:type="character" w:customStyle="1" w:styleId="BulletedChar">
    <w:name w:val="Bulleted Char"/>
    <w:link w:val="Bulleted"/>
    <w:rsid w:val="00E22A5D"/>
    <w:rPr>
      <w:rFonts w:eastAsia="SimSun" w:cs="Arial"/>
      <w:lang w:eastAsia="zh-TW"/>
    </w:rPr>
  </w:style>
  <w:style w:type="table" w:customStyle="1" w:styleId="TableSWIleft">
    <w:name w:val="TableSWI_left"/>
    <w:basedOn w:val="TableNormal"/>
    <w:rsid w:val="00E22A5D"/>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Citation11">
    <w:name w:val="Citation11"/>
    <w:basedOn w:val="Bold"/>
    <w:rsid w:val="00975CC4"/>
    <w:rPr>
      <w:rFonts w:ascii="Microsoft Sans Serif" w:hAnsi="Microsoft Sans Serif" w:cs="Microsoft Sans Serif"/>
      <w:sz w:val="18"/>
      <w:szCs w:val="18"/>
    </w:rPr>
  </w:style>
  <w:style w:type="character" w:customStyle="1" w:styleId="H11">
    <w:name w:val="H11"/>
    <w:aliases w:val="-&gt;PART 1 Car"/>
    <w:rsid w:val="00975CC4"/>
    <w:rPr>
      <w:rFonts w:ascii="Arial" w:eastAsia="SimSun" w:hAnsi="Arial"/>
      <w:b/>
      <w:kern w:val="28"/>
      <w:sz w:val="28"/>
      <w:lang w:val="fr-FR" w:eastAsia="fr-FR"/>
    </w:rPr>
  </w:style>
  <w:style w:type="character" w:customStyle="1" w:styleId="-ACar">
    <w:name w:val="-&gt;A. Car"/>
    <w:rsid w:val="00975CC4"/>
    <w:rPr>
      <w:rFonts w:eastAsia="SimSun"/>
      <w:b/>
      <w:sz w:val="24"/>
      <w:lang w:val="fr-FR" w:eastAsia="fr-FR"/>
    </w:rPr>
  </w:style>
  <w:style w:type="character" w:customStyle="1" w:styleId="BodyChar">
    <w:name w:val="Body Char"/>
    <w:link w:val="Body"/>
    <w:rsid w:val="00975CC4"/>
    <w:rPr>
      <w:rFonts w:ascii="Arial" w:hAnsi="Arial"/>
    </w:rPr>
  </w:style>
  <w:style w:type="character" w:customStyle="1" w:styleId="Tltype">
    <w:name w:val="Télétype"/>
    <w:rsid w:val="00975CC4"/>
    <w:rPr>
      <w:rFonts w:ascii="Courier New" w:hAnsi="Courier New"/>
      <w:lang w:val="en-US" w:eastAsia="en-US"/>
    </w:rPr>
  </w:style>
  <w:style w:type="character" w:styleId="PageNumber">
    <w:name w:val="page number"/>
    <w:basedOn w:val="DefaultParagraphFont"/>
    <w:rsid w:val="00975CC4"/>
  </w:style>
  <w:style w:type="character" w:customStyle="1" w:styleId="espparaCar">
    <w:name w:val="esp para Car"/>
    <w:link w:val="esppara"/>
    <w:rsid w:val="00975CC4"/>
    <w:rPr>
      <w:rFonts w:ascii="Arial" w:eastAsia="SimSun" w:hAnsi="Arial"/>
      <w:b/>
      <w:lang w:eastAsia="zh-CN"/>
    </w:rPr>
  </w:style>
  <w:style w:type="paragraph" w:customStyle="1" w:styleId="Tabledescription">
    <w:name w:val="Table description"/>
    <w:basedOn w:val="Normal"/>
    <w:rsid w:val="00975CC4"/>
    <w:pPr>
      <w:keepNext/>
      <w:spacing w:before="0" w:after="0" w:line="220" w:lineRule="exact"/>
    </w:pPr>
    <w:rPr>
      <w:rFonts w:ascii="Arial" w:hAnsi="Arial" w:cs="Arial"/>
      <w:i/>
      <w:color w:val="auto"/>
      <w:sz w:val="18"/>
      <w:szCs w:val="20"/>
      <w:lang w:val="en-GB"/>
    </w:rPr>
  </w:style>
  <w:style w:type="paragraph" w:customStyle="1" w:styleId="HE">
    <w:name w:val="HE"/>
    <w:basedOn w:val="Normal"/>
    <w:rsid w:val="00975CC4"/>
    <w:pPr>
      <w:spacing w:before="0" w:after="0"/>
    </w:pPr>
    <w:rPr>
      <w:rFonts w:ascii="Times New Roman" w:hAnsi="Times New Roman"/>
      <w:b/>
      <w:color w:val="auto"/>
      <w:szCs w:val="20"/>
      <w:lang w:val="en-GB" w:eastAsia="fr-FR"/>
    </w:rPr>
  </w:style>
  <w:style w:type="paragraph" w:customStyle="1" w:styleId="xl36">
    <w:name w:val="xl36"/>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xl37">
    <w:name w:val="xl37"/>
    <w:basedOn w:val="Normal"/>
    <w:rsid w:val="00975CC4"/>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hAnsi="Wingdings"/>
      <w:color w:val="000000"/>
      <w:szCs w:val="20"/>
      <w:lang w:eastAsia="zh-CN"/>
    </w:rPr>
  </w:style>
  <w:style w:type="paragraph" w:customStyle="1" w:styleId="T1">
    <w:name w:val="T 1"/>
    <w:basedOn w:val="Normal"/>
    <w:rsid w:val="00975CC4"/>
    <w:pPr>
      <w:spacing w:before="240" w:after="0"/>
      <w:ind w:left="567"/>
      <w:jc w:val="both"/>
    </w:pPr>
    <w:rPr>
      <w:rFonts w:ascii="Arial" w:hAnsi="Arial"/>
      <w:color w:val="auto"/>
      <w:szCs w:val="20"/>
      <w:lang w:eastAsia="fr-FR"/>
    </w:rPr>
  </w:style>
  <w:style w:type="paragraph" w:customStyle="1" w:styleId="r1">
    <w:name w:val="r1"/>
    <w:basedOn w:val="Normal"/>
    <w:rsid w:val="00975CC4"/>
    <w:pPr>
      <w:tabs>
        <w:tab w:val="left" w:pos="360"/>
      </w:tabs>
      <w:spacing w:before="0" w:after="0" w:line="240" w:lineRule="exact"/>
      <w:ind w:left="360" w:hanging="360"/>
    </w:pPr>
    <w:rPr>
      <w:rFonts w:ascii="CG Times (W1)" w:hAnsi="CG Times (W1)"/>
      <w:color w:val="auto"/>
      <w:szCs w:val="20"/>
      <w:lang w:val="fr-FR" w:eastAsia="fr-FR"/>
    </w:rPr>
  </w:style>
  <w:style w:type="paragraph" w:customStyle="1" w:styleId="xl39">
    <w:name w:val="xl39"/>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TAH">
    <w:name w:val="TAH"/>
    <w:basedOn w:val="Normal"/>
    <w:rsid w:val="00975CC4"/>
    <w:pPr>
      <w:keepNext/>
      <w:keepLines/>
      <w:overflowPunct w:val="0"/>
      <w:autoSpaceDE w:val="0"/>
      <w:autoSpaceDN w:val="0"/>
      <w:adjustRightInd w:val="0"/>
      <w:spacing w:before="0" w:after="0"/>
      <w:jc w:val="center"/>
      <w:textAlignment w:val="baseline"/>
    </w:pPr>
    <w:rPr>
      <w:rFonts w:ascii="Arial" w:hAnsi="Arial"/>
      <w:b/>
      <w:color w:val="auto"/>
      <w:sz w:val="18"/>
      <w:szCs w:val="20"/>
      <w:lang w:val="en-GB" w:eastAsia="fr-FR"/>
    </w:rPr>
  </w:style>
  <w:style w:type="paragraph" w:customStyle="1" w:styleId="xl38">
    <w:name w:val="xl38"/>
    <w:basedOn w:val="Normal"/>
    <w:rsid w:val="00975CC4"/>
    <w:pPr>
      <w:pBdr>
        <w:bottom w:val="single" w:sz="8" w:space="0" w:color="auto"/>
        <w:right w:val="single" w:sz="8" w:space="0" w:color="auto"/>
      </w:pBdr>
      <w:spacing w:before="100" w:beforeAutospacing="1" w:after="100" w:afterAutospacing="1"/>
      <w:jc w:val="center"/>
      <w:textAlignment w:val="top"/>
    </w:pPr>
    <w:rPr>
      <w:rFonts w:ascii="SimSun" w:hAnsi="SimSun"/>
      <w:color w:val="auto"/>
      <w:szCs w:val="20"/>
      <w:lang w:eastAsia="zh-CN"/>
    </w:rPr>
  </w:style>
  <w:style w:type="paragraph" w:customStyle="1" w:styleId="xl29">
    <w:name w:val="xl29"/>
    <w:basedOn w:val="Normal"/>
    <w:rsid w:val="00975CC4"/>
    <w:pPr>
      <w:pBdr>
        <w:bottom w:val="single" w:sz="8" w:space="0" w:color="auto"/>
        <w:right w:val="single" w:sz="8" w:space="0" w:color="auto"/>
      </w:pBdr>
      <w:spacing w:before="100" w:beforeAutospacing="1" w:after="100" w:afterAutospacing="1"/>
      <w:jc w:val="center"/>
      <w:textAlignment w:val="top"/>
    </w:pPr>
    <w:rPr>
      <w:rFonts w:ascii="Times New Roman" w:hAnsi="Times New Roman"/>
      <w:color w:val="auto"/>
      <w:szCs w:val="20"/>
      <w:lang w:eastAsia="zh-CN"/>
    </w:rPr>
  </w:style>
  <w:style w:type="paragraph" w:styleId="BodyText3">
    <w:name w:val="Body Text 3"/>
    <w:basedOn w:val="Normal"/>
    <w:link w:val="BodyText3Char"/>
    <w:rsid w:val="00975CC4"/>
    <w:pPr>
      <w:spacing w:before="0" w:after="0"/>
    </w:pPr>
    <w:rPr>
      <w:rFonts w:ascii="Times New Roman" w:hAnsi="Times New Roman"/>
      <w:b/>
      <w:color w:val="auto"/>
      <w:szCs w:val="20"/>
      <w:lang w:val="x-none" w:eastAsia="x-none"/>
    </w:rPr>
  </w:style>
  <w:style w:type="character" w:customStyle="1" w:styleId="BodyText3Char">
    <w:name w:val="Body Text 3 Char"/>
    <w:basedOn w:val="DefaultParagraphFont"/>
    <w:link w:val="BodyText3"/>
    <w:rsid w:val="00975CC4"/>
    <w:rPr>
      <w:rFonts w:ascii="Times New Roman" w:hAnsi="Times New Roman"/>
      <w:b/>
      <w:color w:val="auto"/>
      <w:lang w:val="x-none" w:eastAsia="x-none"/>
    </w:rPr>
  </w:style>
  <w:style w:type="paragraph" w:styleId="BodyText">
    <w:name w:val="Body Text"/>
    <w:basedOn w:val="Normal"/>
    <w:link w:val="BodyTextChar"/>
    <w:rsid w:val="00975CC4"/>
    <w:pPr>
      <w:spacing w:before="0" w:after="0"/>
    </w:pPr>
    <w:rPr>
      <w:rFonts w:ascii="Times New Roman" w:hAnsi="Times New Roman"/>
      <w:i/>
      <w:color w:val="auto"/>
      <w:sz w:val="22"/>
      <w:szCs w:val="20"/>
      <w:lang w:val="x-none" w:eastAsia="x-none"/>
    </w:rPr>
  </w:style>
  <w:style w:type="character" w:customStyle="1" w:styleId="BodyTextChar">
    <w:name w:val="Body Text Char"/>
    <w:basedOn w:val="DefaultParagraphFont"/>
    <w:link w:val="BodyText"/>
    <w:rsid w:val="00975CC4"/>
    <w:rPr>
      <w:rFonts w:ascii="Times New Roman" w:hAnsi="Times New Roman"/>
      <w:i/>
      <w:color w:val="auto"/>
      <w:sz w:val="22"/>
      <w:lang w:val="x-none" w:eastAsia="x-none"/>
    </w:rPr>
  </w:style>
  <w:style w:type="paragraph" w:customStyle="1" w:styleId="xl35">
    <w:name w:val="xl35"/>
    <w:basedOn w:val="Normal"/>
    <w:rsid w:val="00975CC4"/>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hAnsi="Wingdings"/>
      <w:color w:val="000000"/>
      <w:szCs w:val="20"/>
      <w:lang w:eastAsia="zh-CN"/>
    </w:rPr>
  </w:style>
  <w:style w:type="paragraph" w:customStyle="1" w:styleId="Body">
    <w:name w:val="Body"/>
    <w:link w:val="BodyChar"/>
    <w:rsid w:val="00975CC4"/>
    <w:pPr>
      <w:spacing w:before="100" w:after="80" w:line="250" w:lineRule="exact"/>
    </w:pPr>
    <w:rPr>
      <w:rFonts w:ascii="Arial" w:hAnsi="Arial"/>
    </w:rPr>
  </w:style>
  <w:style w:type="paragraph" w:customStyle="1" w:styleId="xl26">
    <w:name w:val="xl26"/>
    <w:basedOn w:val="Normal"/>
    <w:rsid w:val="00975CC4"/>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hAnsi="Arial"/>
      <w:b/>
      <w:color w:val="000000"/>
      <w:szCs w:val="20"/>
      <w:lang w:eastAsia="zh-CN"/>
    </w:rPr>
  </w:style>
  <w:style w:type="paragraph" w:customStyle="1" w:styleId="T2">
    <w:name w:val="T2"/>
    <w:basedOn w:val="Normal"/>
    <w:rsid w:val="00975CC4"/>
    <w:pPr>
      <w:spacing w:before="240" w:after="0"/>
      <w:ind w:left="567"/>
      <w:jc w:val="both"/>
    </w:pPr>
    <w:rPr>
      <w:rFonts w:ascii="Arial" w:hAnsi="Arial"/>
      <w:color w:val="auto"/>
      <w:szCs w:val="20"/>
      <w:lang w:eastAsia="fr-FR"/>
    </w:rPr>
  </w:style>
  <w:style w:type="paragraph" w:customStyle="1" w:styleId="NormalFixedFont">
    <w:name w:val="Normal Fixed Font"/>
    <w:basedOn w:val="Normal"/>
    <w:rsid w:val="00975CC4"/>
    <w:pPr>
      <w:spacing w:before="40" w:after="0"/>
    </w:pPr>
    <w:rPr>
      <w:rFonts w:ascii="Courier New" w:hAnsi="Courier New"/>
      <w:color w:val="auto"/>
      <w:szCs w:val="20"/>
      <w:lang w:val="en-GB" w:eastAsia="fr-FR"/>
    </w:rPr>
  </w:style>
  <w:style w:type="paragraph" w:customStyle="1" w:styleId="xl28">
    <w:name w:val="xl28"/>
    <w:basedOn w:val="Normal"/>
    <w:rsid w:val="00975CC4"/>
    <w:pPr>
      <w:pBdr>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styleId="List">
    <w:name w:val="List"/>
    <w:basedOn w:val="Normal"/>
    <w:rsid w:val="00975CC4"/>
    <w:pPr>
      <w:spacing w:before="0" w:after="0"/>
      <w:ind w:left="283" w:hanging="283"/>
    </w:pPr>
    <w:rPr>
      <w:rFonts w:ascii="Arial" w:hAnsi="Arial"/>
      <w:color w:val="auto"/>
      <w:szCs w:val="20"/>
      <w:lang w:val="fr-FR" w:eastAsia="fr-FR"/>
    </w:rPr>
  </w:style>
  <w:style w:type="paragraph" w:customStyle="1" w:styleId="B1">
    <w:name w:val="B1"/>
    <w:basedOn w:val="List"/>
    <w:link w:val="B1Char"/>
    <w:qFormat/>
    <w:rsid w:val="00B32D6E"/>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975CC4"/>
    <w:pPr>
      <w:pBdr>
        <w:left w:val="single" w:sz="8" w:space="0" w:color="auto"/>
        <w:right w:val="single" w:sz="4" w:space="0" w:color="auto"/>
      </w:pBdr>
      <w:spacing w:before="100" w:beforeAutospacing="1" w:after="100" w:afterAutospacing="1"/>
      <w:textAlignment w:val="top"/>
    </w:pPr>
    <w:rPr>
      <w:rFonts w:ascii="Times New Roman" w:hAnsi="Times New Roman"/>
      <w:color w:val="auto"/>
      <w:sz w:val="16"/>
      <w:szCs w:val="20"/>
      <w:lang w:val="fr-FR" w:eastAsia="fr-FR"/>
    </w:rPr>
  </w:style>
  <w:style w:type="paragraph" w:customStyle="1" w:styleId="T3nospace">
    <w:name w:val="T3 no space"/>
    <w:basedOn w:val="T3"/>
    <w:rsid w:val="00975CC4"/>
    <w:pPr>
      <w:spacing w:before="0"/>
    </w:pPr>
  </w:style>
  <w:style w:type="paragraph" w:customStyle="1" w:styleId="T3">
    <w:name w:val="T3"/>
    <w:basedOn w:val="Normal"/>
    <w:rsid w:val="00975CC4"/>
    <w:pPr>
      <w:spacing w:before="240" w:after="0"/>
      <w:ind w:left="851"/>
      <w:jc w:val="both"/>
    </w:pPr>
    <w:rPr>
      <w:rFonts w:ascii="Arial" w:hAnsi="Arial"/>
      <w:color w:val="auto"/>
      <w:szCs w:val="20"/>
      <w:lang w:eastAsia="fr-FR"/>
    </w:rPr>
  </w:style>
  <w:style w:type="paragraph" w:styleId="BodyTextIndent">
    <w:name w:val="Body Text Indent"/>
    <w:basedOn w:val="Normal"/>
    <w:link w:val="BodyTextIndentChar"/>
    <w:rsid w:val="00975CC4"/>
    <w:pPr>
      <w:spacing w:before="0" w:after="0"/>
      <w:ind w:left="708"/>
    </w:pPr>
    <w:rPr>
      <w:rFonts w:ascii="Arial" w:hAnsi="Arial"/>
      <w:snapToGrid w:val="0"/>
      <w:color w:val="auto"/>
      <w:szCs w:val="20"/>
      <w:lang w:eastAsia="x-none"/>
    </w:rPr>
  </w:style>
  <w:style w:type="character" w:customStyle="1" w:styleId="BodyTextIndentChar">
    <w:name w:val="Body Text Indent Char"/>
    <w:basedOn w:val="DefaultParagraphFont"/>
    <w:link w:val="BodyTextIndent"/>
    <w:rsid w:val="00975CC4"/>
    <w:rPr>
      <w:rFonts w:ascii="Arial" w:hAnsi="Arial"/>
      <w:snapToGrid w:val="0"/>
      <w:color w:val="auto"/>
      <w:lang w:eastAsia="x-none"/>
    </w:rPr>
  </w:style>
  <w:style w:type="paragraph" w:styleId="BodyTextIndent2">
    <w:name w:val="Body Text Indent 2"/>
    <w:basedOn w:val="Normal"/>
    <w:link w:val="BodyTextIndent2Char"/>
    <w:rsid w:val="00975CC4"/>
    <w:pPr>
      <w:tabs>
        <w:tab w:val="left" w:pos="1206"/>
      </w:tabs>
      <w:spacing w:before="0" w:after="0"/>
      <w:ind w:left="1631" w:hanging="1631"/>
    </w:pPr>
    <w:rPr>
      <w:rFonts w:ascii="Arial" w:hAnsi="Arial"/>
      <w:snapToGrid w:val="0"/>
      <w:color w:val="auto"/>
      <w:szCs w:val="20"/>
      <w:lang w:eastAsia="x-none"/>
    </w:rPr>
  </w:style>
  <w:style w:type="character" w:customStyle="1" w:styleId="BodyTextIndent2Char">
    <w:name w:val="Body Text Indent 2 Char"/>
    <w:basedOn w:val="DefaultParagraphFont"/>
    <w:link w:val="BodyTextIndent2"/>
    <w:rsid w:val="00975CC4"/>
    <w:rPr>
      <w:rFonts w:ascii="Arial" w:hAnsi="Arial"/>
      <w:snapToGrid w:val="0"/>
      <w:color w:val="auto"/>
      <w:lang w:eastAsia="x-none"/>
    </w:rPr>
  </w:style>
  <w:style w:type="paragraph" w:customStyle="1" w:styleId="font5">
    <w:name w:val="font5"/>
    <w:basedOn w:val="Normal"/>
    <w:rsid w:val="00975CC4"/>
    <w:pPr>
      <w:spacing w:before="100" w:beforeAutospacing="1" w:after="100" w:afterAutospacing="1"/>
    </w:pPr>
    <w:rPr>
      <w:rFonts w:ascii="Arial" w:hAnsi="Arial"/>
      <w:color w:val="000000"/>
      <w:szCs w:val="20"/>
      <w:lang w:eastAsia="zh-CN"/>
    </w:rPr>
  </w:style>
  <w:style w:type="paragraph" w:customStyle="1" w:styleId="xl30">
    <w:name w:val="xl30"/>
    <w:basedOn w:val="Normal"/>
    <w:rsid w:val="00975CC4"/>
    <w:pPr>
      <w:pBdr>
        <w:bottom w:val="single" w:sz="8" w:space="0" w:color="auto"/>
        <w:right w:val="single" w:sz="8" w:space="0" w:color="auto"/>
      </w:pBdr>
      <w:spacing w:before="100" w:beforeAutospacing="1" w:after="100" w:afterAutospacing="1"/>
      <w:jc w:val="center"/>
      <w:textAlignment w:val="top"/>
    </w:pPr>
    <w:rPr>
      <w:rFonts w:ascii="Wingdings" w:hAnsi="Wingdings"/>
      <w:color w:val="000000"/>
      <w:szCs w:val="20"/>
      <w:lang w:eastAsia="zh-CN"/>
    </w:rPr>
  </w:style>
  <w:style w:type="paragraph" w:customStyle="1" w:styleId="r2">
    <w:name w:val="r2"/>
    <w:basedOn w:val="Normal"/>
    <w:next w:val="Normal"/>
    <w:rsid w:val="00975CC4"/>
    <w:pPr>
      <w:tabs>
        <w:tab w:val="left" w:pos="641"/>
      </w:tabs>
      <w:spacing w:before="0" w:after="0" w:line="220" w:lineRule="exact"/>
      <w:ind w:left="641" w:hanging="360"/>
    </w:pPr>
    <w:rPr>
      <w:rFonts w:ascii="Times New Roman" w:hAnsi="Times New Roman"/>
      <w:color w:val="auto"/>
      <w:szCs w:val="20"/>
      <w:lang w:val="fr-FR" w:eastAsia="fr-FR"/>
    </w:rPr>
  </w:style>
  <w:style w:type="paragraph" w:customStyle="1" w:styleId="TOP">
    <w:name w:val="TOP"/>
    <w:basedOn w:val="Normal"/>
    <w:rsid w:val="00975CC4"/>
    <w:pPr>
      <w:widowControl w:val="0"/>
      <w:spacing w:before="0" w:after="0"/>
      <w:jc w:val="center"/>
    </w:pPr>
    <w:rPr>
      <w:rFonts w:ascii="Arial" w:hAnsi="Arial"/>
      <w:b/>
      <w:caps/>
      <w:color w:val="auto"/>
      <w:sz w:val="144"/>
      <w:szCs w:val="20"/>
      <w:lang w:val="fr-FR" w:eastAsia="fr-FR"/>
    </w:rPr>
  </w:style>
  <w:style w:type="paragraph" w:customStyle="1" w:styleId="esppara">
    <w:name w:val="esp para"/>
    <w:basedOn w:val="Normal"/>
    <w:link w:val="espparaCar"/>
    <w:rsid w:val="00975CC4"/>
    <w:pPr>
      <w:keepNext/>
      <w:spacing w:before="240" w:after="40"/>
      <w:ind w:left="425"/>
      <w:outlineLvl w:val="1"/>
    </w:pPr>
    <w:rPr>
      <w:rFonts w:ascii="Arial" w:eastAsia="SimSun" w:hAnsi="Arial"/>
      <w:b/>
      <w:szCs w:val="20"/>
      <w:lang w:eastAsia="zh-CN"/>
    </w:rPr>
  </w:style>
  <w:style w:type="paragraph" w:customStyle="1" w:styleId="xl33">
    <w:name w:val="xl33"/>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b/>
      <w:color w:val="000000"/>
      <w:szCs w:val="20"/>
      <w:u w:val="single"/>
      <w:lang w:eastAsia="zh-CN"/>
    </w:rPr>
  </w:style>
  <w:style w:type="paragraph" w:customStyle="1" w:styleId="Normalinfogauchetableau1">
    <w:name w:val="Normal info gauche tableau 1"/>
    <w:basedOn w:val="Normal"/>
    <w:rsid w:val="00975CC4"/>
    <w:pPr>
      <w:spacing w:before="0" w:after="0"/>
    </w:pPr>
    <w:rPr>
      <w:rFonts w:ascii="Times New Roman" w:hAnsi="Times New Roman"/>
      <w:color w:val="auto"/>
      <w:sz w:val="22"/>
      <w:szCs w:val="20"/>
      <w:lang w:val="fr-FR" w:eastAsia="fr-FR"/>
    </w:rPr>
  </w:style>
  <w:style w:type="paragraph" w:customStyle="1" w:styleId="xl25">
    <w:name w:val="xl25"/>
    <w:basedOn w:val="Normal"/>
    <w:rsid w:val="00975CC4"/>
    <w:pPr>
      <w:pBdr>
        <w:left w:val="single" w:sz="4" w:space="0" w:color="auto"/>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customStyle="1" w:styleId="TexteTableau">
    <w:name w:val="Texte Tableau"/>
    <w:basedOn w:val="Normal"/>
    <w:rsid w:val="00975CC4"/>
    <w:rPr>
      <w:rFonts w:ascii="Arial" w:hAnsi="Arial"/>
      <w:color w:val="auto"/>
      <w:szCs w:val="20"/>
      <w:lang w:val="fr-FR" w:eastAsia="fr-FR"/>
    </w:rPr>
  </w:style>
  <w:style w:type="paragraph" w:customStyle="1" w:styleId="NO">
    <w:name w:val="NO"/>
    <w:basedOn w:val="Normal"/>
    <w:rsid w:val="00975CC4"/>
    <w:pPr>
      <w:keepLines/>
      <w:spacing w:before="0" w:after="180"/>
      <w:ind w:left="1135" w:hanging="851"/>
    </w:pPr>
    <w:rPr>
      <w:rFonts w:ascii="Times New Roman" w:hAnsi="Times New Roman"/>
      <w:color w:val="auto"/>
      <w:szCs w:val="20"/>
      <w:lang w:val="en-GB" w:eastAsia="fr-FR"/>
    </w:rPr>
  </w:style>
  <w:style w:type="paragraph" w:customStyle="1" w:styleId="T4">
    <w:name w:val="T4"/>
    <w:basedOn w:val="T3"/>
    <w:rsid w:val="00975CC4"/>
    <w:pPr>
      <w:ind w:left="1276"/>
    </w:pPr>
  </w:style>
  <w:style w:type="paragraph" w:customStyle="1" w:styleId="xl78">
    <w:name w:val="xl78"/>
    <w:basedOn w:val="Normal"/>
    <w:rsid w:val="00975CC4"/>
    <w:pPr>
      <w:pBdr>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TH">
    <w:name w:val="TH"/>
    <w:basedOn w:val="Normal"/>
    <w:rsid w:val="00975CC4"/>
    <w:pPr>
      <w:keepNext/>
      <w:keepLines/>
      <w:spacing w:before="60" w:after="180"/>
      <w:jc w:val="center"/>
    </w:pPr>
    <w:rPr>
      <w:rFonts w:ascii="Arial" w:hAnsi="Arial"/>
      <w:b/>
      <w:color w:val="auto"/>
      <w:szCs w:val="20"/>
      <w:lang w:val="en-GB" w:eastAsia="fr-FR"/>
    </w:rPr>
  </w:style>
  <w:style w:type="paragraph" w:styleId="ListBullet">
    <w:name w:val="List Bullet"/>
    <w:basedOn w:val="Normal"/>
    <w:rsid w:val="00975CC4"/>
    <w:pPr>
      <w:numPr>
        <w:numId w:val="43"/>
      </w:numPr>
      <w:tabs>
        <w:tab w:val="clear" w:pos="927"/>
        <w:tab w:val="left" w:pos="355"/>
      </w:tabs>
      <w:spacing w:before="0" w:after="0"/>
      <w:ind w:left="355" w:hanging="283"/>
    </w:pPr>
    <w:rPr>
      <w:rFonts w:ascii="Arial" w:hAnsi="Arial"/>
      <w:color w:val="auto"/>
      <w:szCs w:val="20"/>
      <w:lang w:eastAsia="fr-FR"/>
    </w:rPr>
  </w:style>
  <w:style w:type="paragraph" w:styleId="CommentSubject">
    <w:name w:val="annotation subject"/>
    <w:basedOn w:val="CommentText"/>
    <w:next w:val="CommentText"/>
    <w:link w:val="CommentSubjectChar"/>
    <w:rsid w:val="00975CC4"/>
    <w:pPr>
      <w:spacing w:before="0" w:after="0"/>
    </w:pPr>
    <w:rPr>
      <w:rFonts w:ascii="Times New Roman" w:hAnsi="Times New Roman"/>
      <w:b/>
    </w:rPr>
  </w:style>
  <w:style w:type="character" w:customStyle="1" w:styleId="CommentSubjectChar">
    <w:name w:val="Comment Subject Char"/>
    <w:basedOn w:val="CommentTextChar"/>
    <w:link w:val="CommentSubject"/>
    <w:rsid w:val="00975CC4"/>
    <w:rPr>
      <w:rFonts w:ascii="Times New Roman" w:hAnsi="Times New Roman"/>
      <w:b/>
    </w:rPr>
  </w:style>
  <w:style w:type="paragraph" w:customStyle="1" w:styleId="xl34">
    <w:name w:val="xl34"/>
    <w:basedOn w:val="Normal"/>
    <w:rsid w:val="00975CC4"/>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hAnsi="Wingdings"/>
      <w:color w:val="000000"/>
      <w:szCs w:val="20"/>
      <w:lang w:eastAsia="zh-CN"/>
    </w:rPr>
  </w:style>
  <w:style w:type="paragraph" w:customStyle="1" w:styleId="R10">
    <w:name w:val="R1"/>
    <w:basedOn w:val="T1"/>
    <w:rsid w:val="00975CC4"/>
    <w:pPr>
      <w:ind w:left="851" w:hanging="284"/>
    </w:pPr>
  </w:style>
  <w:style w:type="paragraph" w:customStyle="1" w:styleId="R20">
    <w:name w:val="R2"/>
    <w:basedOn w:val="Normal"/>
    <w:rsid w:val="00975CC4"/>
    <w:pPr>
      <w:spacing w:before="240" w:after="0"/>
      <w:ind w:left="1135" w:hanging="284"/>
      <w:jc w:val="both"/>
    </w:pPr>
    <w:rPr>
      <w:rFonts w:ascii="Arial" w:hAnsi="Arial"/>
      <w:color w:val="auto"/>
      <w:szCs w:val="20"/>
      <w:lang w:eastAsia="fr-FR"/>
    </w:rPr>
  </w:style>
  <w:style w:type="paragraph" w:customStyle="1" w:styleId="CRfront">
    <w:name w:val="CR_front"/>
    <w:next w:val="Normal"/>
    <w:rsid w:val="00975CC4"/>
    <w:pPr>
      <w:widowControl w:val="0"/>
      <w:spacing w:before="0" w:after="0"/>
    </w:pPr>
    <w:rPr>
      <w:rFonts w:ascii="Arial" w:eastAsia="SimSun" w:hAnsi="Arial"/>
      <w:color w:val="auto"/>
      <w:lang w:val="en-GB" w:eastAsia="fr-FR"/>
    </w:rPr>
  </w:style>
  <w:style w:type="paragraph" w:customStyle="1" w:styleId="xl24">
    <w:name w:val="xl24"/>
    <w:basedOn w:val="Normal"/>
    <w:rsid w:val="00975CC4"/>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color w:val="auto"/>
      <w:sz w:val="16"/>
      <w:szCs w:val="20"/>
      <w:lang w:val="fr-FR" w:eastAsia="fr-FR"/>
    </w:rPr>
  </w:style>
  <w:style w:type="paragraph" w:styleId="BodyText2">
    <w:name w:val="Body Text 2"/>
    <w:basedOn w:val="Normal"/>
    <w:link w:val="BodyText2Char"/>
    <w:rsid w:val="00975CC4"/>
    <w:pPr>
      <w:spacing w:before="0" w:after="0"/>
    </w:pPr>
    <w:rPr>
      <w:rFonts w:ascii="Times New Roman" w:hAnsi="Times New Roman"/>
      <w:color w:val="auto"/>
      <w:sz w:val="24"/>
      <w:szCs w:val="20"/>
      <w:lang w:val="x-none" w:eastAsia="x-none"/>
    </w:rPr>
  </w:style>
  <w:style w:type="character" w:customStyle="1" w:styleId="BodyText2Char">
    <w:name w:val="Body Text 2 Char"/>
    <w:basedOn w:val="DefaultParagraphFont"/>
    <w:link w:val="BodyText2"/>
    <w:rsid w:val="00975CC4"/>
    <w:rPr>
      <w:rFonts w:ascii="Times New Roman" w:hAnsi="Times New Roman"/>
      <w:color w:val="auto"/>
      <w:sz w:val="24"/>
      <w:lang w:val="x-none" w:eastAsia="x-none"/>
    </w:rPr>
  </w:style>
  <w:style w:type="paragraph" w:customStyle="1" w:styleId="xl27">
    <w:name w:val="xl27"/>
    <w:basedOn w:val="Normal"/>
    <w:rsid w:val="00975CC4"/>
    <w:pPr>
      <w:pBdr>
        <w:left w:val="single" w:sz="8" w:space="0" w:color="auto"/>
        <w:bottom w:val="single" w:sz="8" w:space="0" w:color="auto"/>
        <w:right w:val="single" w:sz="8" w:space="0" w:color="auto"/>
      </w:pBdr>
      <w:spacing w:before="100" w:beforeAutospacing="1" w:after="100" w:afterAutospacing="1"/>
      <w:textAlignment w:val="top"/>
    </w:pPr>
    <w:rPr>
      <w:rFonts w:ascii="Arial" w:hAnsi="Arial"/>
      <w:color w:val="000000"/>
      <w:szCs w:val="20"/>
      <w:lang w:eastAsia="zh-CN"/>
    </w:rPr>
  </w:style>
  <w:style w:type="paragraph" w:customStyle="1" w:styleId="xl31">
    <w:name w:val="xl31"/>
    <w:basedOn w:val="Normal"/>
    <w:rsid w:val="00975CC4"/>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hAnsi="Times New Roman"/>
      <w:b/>
      <w:color w:val="auto"/>
      <w:sz w:val="16"/>
      <w:szCs w:val="20"/>
      <w:lang w:val="fr-FR" w:eastAsia="fr-FR"/>
    </w:rPr>
  </w:style>
  <w:style w:type="paragraph" w:customStyle="1" w:styleId="xl32">
    <w:name w:val="xl32"/>
    <w:basedOn w:val="Normal"/>
    <w:rsid w:val="00975CC4"/>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hAnsi="Wingdings"/>
      <w:color w:val="000000"/>
      <w:szCs w:val="20"/>
      <w:lang w:eastAsia="zh-CN"/>
    </w:rPr>
  </w:style>
  <w:style w:type="paragraph" w:customStyle="1" w:styleId="DocumentMap1">
    <w:name w:val="Document Map1"/>
    <w:basedOn w:val="Normal"/>
    <w:rsid w:val="00975CC4"/>
    <w:pPr>
      <w:shd w:val="clear" w:color="auto" w:fill="000080"/>
      <w:spacing w:before="0" w:after="0"/>
    </w:pPr>
    <w:rPr>
      <w:rFonts w:ascii="Tahoma" w:hAnsi="Tahoma"/>
      <w:color w:val="auto"/>
      <w:szCs w:val="20"/>
      <w:lang w:val="fr-FR" w:eastAsia="fr-FR"/>
    </w:rPr>
  </w:style>
  <w:style w:type="paragraph" w:customStyle="1" w:styleId="Normalinfocentrtableau1">
    <w:name w:val="Normal info centré tableau 1"/>
    <w:basedOn w:val="Normal"/>
    <w:rsid w:val="00975CC4"/>
    <w:pPr>
      <w:spacing w:before="0" w:after="0"/>
      <w:jc w:val="center"/>
    </w:pPr>
    <w:rPr>
      <w:rFonts w:ascii="Times New Roman" w:hAnsi="Times New Roman"/>
      <w:color w:val="auto"/>
      <w:sz w:val="22"/>
      <w:szCs w:val="20"/>
      <w:lang w:val="fr-FR" w:eastAsia="fr-FR"/>
    </w:rPr>
  </w:style>
  <w:style w:type="paragraph" w:customStyle="1" w:styleId="NormalArial">
    <w:name w:val="Normal + Arial"/>
    <w:basedOn w:val="Normal"/>
    <w:rsid w:val="00975CC4"/>
    <w:pPr>
      <w:spacing w:before="240" w:after="0"/>
      <w:ind w:left="851"/>
      <w:jc w:val="both"/>
    </w:pPr>
    <w:rPr>
      <w:rFonts w:ascii="Arial" w:hAnsi="Arial"/>
      <w:color w:val="auto"/>
      <w:szCs w:val="20"/>
      <w:lang w:val="en-GB" w:eastAsia="fr-FR"/>
    </w:rPr>
  </w:style>
  <w:style w:type="paragraph" w:customStyle="1" w:styleId="xl42">
    <w:name w:val="xl42"/>
    <w:basedOn w:val="Normal"/>
    <w:rsid w:val="00975CC4"/>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hAnsi="Times New Roman"/>
      <w:b/>
      <w:color w:val="auto"/>
      <w:sz w:val="16"/>
      <w:szCs w:val="20"/>
      <w:lang w:val="fr-FR" w:eastAsia="fr-FR"/>
    </w:rPr>
  </w:style>
  <w:style w:type="paragraph" w:styleId="BodyTextIndent3">
    <w:name w:val="Body Text Indent 3"/>
    <w:basedOn w:val="Normal"/>
    <w:link w:val="BodyTextIndent3Char"/>
    <w:rsid w:val="00975CC4"/>
    <w:pPr>
      <w:tabs>
        <w:tab w:val="left" w:pos="639"/>
      </w:tabs>
      <w:spacing w:before="0" w:after="0"/>
      <w:ind w:left="1064" w:hanging="1064"/>
    </w:pPr>
    <w:rPr>
      <w:rFonts w:ascii="Arial" w:hAnsi="Arial"/>
      <w:snapToGrid w:val="0"/>
      <w:color w:val="auto"/>
      <w:szCs w:val="20"/>
      <w:lang w:val="x-none" w:eastAsia="x-none"/>
    </w:rPr>
  </w:style>
  <w:style w:type="character" w:customStyle="1" w:styleId="BodyTextIndent3Char">
    <w:name w:val="Body Text Indent 3 Char"/>
    <w:basedOn w:val="DefaultParagraphFont"/>
    <w:link w:val="BodyTextIndent3"/>
    <w:rsid w:val="00975CC4"/>
    <w:rPr>
      <w:rFonts w:ascii="Arial" w:hAnsi="Arial"/>
      <w:snapToGrid w:val="0"/>
      <w:color w:val="auto"/>
      <w:lang w:val="x-none" w:eastAsia="x-none"/>
    </w:rPr>
  </w:style>
  <w:style w:type="paragraph" w:customStyle="1" w:styleId="EX">
    <w:name w:val="EX"/>
    <w:basedOn w:val="Normal"/>
    <w:rsid w:val="00975CC4"/>
    <w:pPr>
      <w:keepLines/>
      <w:overflowPunct w:val="0"/>
      <w:autoSpaceDE w:val="0"/>
      <w:autoSpaceDN w:val="0"/>
      <w:adjustRightInd w:val="0"/>
      <w:spacing w:before="0" w:after="180"/>
      <w:ind w:left="1702" w:hanging="1418"/>
      <w:textAlignment w:val="baseline"/>
    </w:pPr>
    <w:rPr>
      <w:rFonts w:ascii="Times New Roman" w:hAnsi="Times New Roman"/>
      <w:color w:val="auto"/>
      <w:szCs w:val="20"/>
      <w:lang w:val="en-GB"/>
    </w:rPr>
  </w:style>
  <w:style w:type="character" w:customStyle="1" w:styleId="HTMLPreformattedChar">
    <w:name w:val="HTML Preformatted Char"/>
    <w:link w:val="HTMLPreformatted"/>
    <w:rsid w:val="00975CC4"/>
    <w:rPr>
      <w:rFonts w:ascii="Courier New" w:hAnsi="Courier New" w:cs="Courier New"/>
    </w:rPr>
  </w:style>
  <w:style w:type="paragraph" w:customStyle="1" w:styleId="Paragraphedeliste1">
    <w:name w:val="Paragraphe de liste1"/>
    <w:basedOn w:val="Normal"/>
    <w:uiPriority w:val="99"/>
    <w:qFormat/>
    <w:rsid w:val="00975CC4"/>
    <w:pPr>
      <w:spacing w:before="0" w:after="0"/>
      <w:ind w:left="708"/>
    </w:pPr>
    <w:rPr>
      <w:rFonts w:ascii="Times New Roman" w:hAnsi="Times New Roman"/>
      <w:color w:val="auto"/>
      <w:szCs w:val="20"/>
      <w:lang w:val="en-GB" w:eastAsia="fr-FR"/>
    </w:rPr>
  </w:style>
  <w:style w:type="paragraph" w:customStyle="1" w:styleId="Rvision1">
    <w:name w:val="Révision1"/>
    <w:rsid w:val="00975CC4"/>
    <w:pPr>
      <w:spacing w:before="0" w:after="0"/>
    </w:pPr>
    <w:rPr>
      <w:rFonts w:ascii="Times New Roman" w:eastAsia="SimSun" w:hAnsi="Times New Roman"/>
      <w:color w:val="auto"/>
      <w:lang w:val="en-GB" w:eastAsia="fr-FR"/>
    </w:rPr>
  </w:style>
  <w:style w:type="character" w:styleId="Strong">
    <w:name w:val="Strong"/>
    <w:uiPriority w:val="22"/>
    <w:qFormat/>
    <w:rsid w:val="00975CC4"/>
    <w:rPr>
      <w:b/>
      <w:bCs/>
    </w:rPr>
  </w:style>
  <w:style w:type="character" w:styleId="HTMLCode">
    <w:name w:val="HTML Code"/>
    <w:uiPriority w:val="99"/>
    <w:unhideWhenUsed/>
    <w:rsid w:val="00975CC4"/>
    <w:rPr>
      <w:rFonts w:ascii="Courier New" w:eastAsia="Times New Roman" w:hAnsi="Courier New" w:cs="Courier New"/>
      <w:sz w:val="20"/>
      <w:szCs w:val="20"/>
    </w:rPr>
  </w:style>
  <w:style w:type="character" w:customStyle="1" w:styleId="shorttext">
    <w:name w:val="short_text"/>
    <w:basedOn w:val="DefaultParagraphFont"/>
    <w:rsid w:val="00975CC4"/>
  </w:style>
  <w:style w:type="character" w:customStyle="1" w:styleId="hps">
    <w:name w:val="hps"/>
    <w:basedOn w:val="DefaultParagraphFont"/>
    <w:rsid w:val="00975CC4"/>
  </w:style>
  <w:style w:type="paragraph" w:styleId="PlainText">
    <w:name w:val="Plain Text"/>
    <w:basedOn w:val="Normal"/>
    <w:link w:val="PlainTextChar"/>
    <w:rsid w:val="00975CC4"/>
    <w:rPr>
      <w:rFonts w:ascii="Courier New" w:hAnsi="Courier New"/>
      <w:szCs w:val="20"/>
    </w:rPr>
  </w:style>
  <w:style w:type="character" w:customStyle="1" w:styleId="PlainTextChar">
    <w:name w:val="Plain Text Char"/>
    <w:basedOn w:val="DefaultParagraphFont"/>
    <w:link w:val="PlainText"/>
    <w:rsid w:val="00975CC4"/>
    <w:rPr>
      <w:rFonts w:ascii="Courier New" w:hAnsi="Courier New"/>
    </w:rPr>
  </w:style>
  <w:style w:type="paragraph" w:styleId="ListNumber">
    <w:name w:val="List Number"/>
    <w:basedOn w:val="Normal"/>
    <w:rsid w:val="00975CC4"/>
    <w:pPr>
      <w:tabs>
        <w:tab w:val="num" w:pos="360"/>
      </w:tabs>
      <w:ind w:left="360" w:hanging="360"/>
      <w:contextualSpacing/>
    </w:pPr>
  </w:style>
  <w:style w:type="character" w:customStyle="1" w:styleId="Heading4Char">
    <w:name w:val="Heading 4 Char"/>
    <w:link w:val="Heading4"/>
    <w:rsid w:val="00975CC4"/>
    <w:rPr>
      <w:rFonts w:ascii="Arial" w:eastAsia="SimSun" w:hAnsi="Arial" w:cs="Arial"/>
      <w:b/>
      <w:sz w:val="28"/>
      <w:lang w:eastAsia="zh-CN"/>
    </w:rPr>
  </w:style>
  <w:style w:type="character" w:customStyle="1" w:styleId="Heading5Char">
    <w:name w:val="Heading 5 Char"/>
    <w:link w:val="Heading5"/>
    <w:rsid w:val="00975CC4"/>
    <w:rPr>
      <w:rFonts w:ascii="Arial" w:eastAsia="SimSun" w:hAnsi="Arial" w:cs="Arial"/>
      <w:b/>
      <w:sz w:val="24"/>
      <w:lang w:eastAsia="zh-CN"/>
    </w:rPr>
  </w:style>
  <w:style w:type="character" w:customStyle="1" w:styleId="Heading6Char">
    <w:name w:val="Heading 6 Char"/>
    <w:link w:val="Heading6"/>
    <w:rsid w:val="00975CC4"/>
    <w:rPr>
      <w:rFonts w:ascii="Arial" w:eastAsia="SimSun" w:hAnsi="Arial" w:cs="Arial"/>
      <w:b/>
      <w:lang w:eastAsia="zh-CN"/>
    </w:rPr>
  </w:style>
  <w:style w:type="character" w:customStyle="1" w:styleId="Heading7Char">
    <w:name w:val="Heading 7 Char"/>
    <w:link w:val="Heading7"/>
    <w:rsid w:val="00975CC4"/>
    <w:rPr>
      <w:rFonts w:ascii="Arial" w:eastAsia="SimSun" w:hAnsi="Arial" w:cs="Arial"/>
      <w:b/>
      <w:lang w:eastAsia="zh-CN"/>
    </w:rPr>
  </w:style>
  <w:style w:type="character" w:customStyle="1" w:styleId="Heading8Char">
    <w:name w:val="Heading 8 Char"/>
    <w:link w:val="Heading8"/>
    <w:rsid w:val="00975CC4"/>
    <w:rPr>
      <w:rFonts w:ascii="Arial" w:eastAsia="SimSun" w:hAnsi="Arial" w:cs="Arial"/>
      <w:b/>
      <w:lang w:eastAsia="zh-CN"/>
    </w:rPr>
  </w:style>
  <w:style w:type="character" w:customStyle="1" w:styleId="Heading9Char">
    <w:name w:val="Heading 9 Char"/>
    <w:link w:val="Heading9"/>
    <w:rsid w:val="00975CC4"/>
    <w:rPr>
      <w:rFonts w:ascii="Arial" w:eastAsia="SimSun" w:hAnsi="Arial" w:cs="Arial"/>
      <w:b/>
      <w:lang w:eastAsia="zh-CN"/>
    </w:rPr>
  </w:style>
  <w:style w:type="character" w:customStyle="1" w:styleId="TitleChar">
    <w:name w:val="Title Char"/>
    <w:link w:val="Title"/>
    <w:rsid w:val="00975CC4"/>
    <w:rPr>
      <w:rFonts w:ascii="Arial" w:hAnsi="Arial"/>
      <w:b/>
      <w:noProof/>
      <w:color w:val="FFFFFF"/>
      <w:sz w:val="48"/>
      <w:szCs w:val="48"/>
      <w:lang w:eastAsia="ja-JP"/>
    </w:rPr>
  </w:style>
  <w:style w:type="character" w:customStyle="1" w:styleId="DocumentMapChar">
    <w:name w:val="Document Map Char"/>
    <w:link w:val="DocumentMap"/>
    <w:rsid w:val="00975CC4"/>
    <w:rPr>
      <w:rFonts w:ascii="Tahoma" w:hAnsi="Tahoma" w:cs="Tahoma"/>
      <w:shd w:val="clear" w:color="auto" w:fill="000080"/>
    </w:rPr>
  </w:style>
  <w:style w:type="paragraph" w:styleId="Revision">
    <w:name w:val="Revision"/>
    <w:hidden/>
    <w:uiPriority w:val="99"/>
    <w:semiHidden/>
    <w:rsid w:val="00975CC4"/>
    <w:pPr>
      <w:spacing w:before="0" w:after="0"/>
    </w:pPr>
    <w:rPr>
      <w:rFonts w:eastAsia="SimSun"/>
      <w:szCs w:val="24"/>
    </w:rPr>
  </w:style>
  <w:style w:type="paragraph" w:customStyle="1" w:styleId="TableBulleted2">
    <w:name w:val="TableBulleted2"/>
    <w:basedOn w:val="TableBulleted"/>
    <w:qFormat/>
    <w:rsid w:val="008D0124"/>
    <w:pPr>
      <w:tabs>
        <w:tab w:val="clear" w:pos="260"/>
        <w:tab w:val="left" w:pos="530"/>
      </w:tabs>
      <w:ind w:left="530"/>
    </w:pPr>
  </w:style>
  <w:style w:type="paragraph" w:customStyle="1" w:styleId="commandreponse">
    <w:name w:val="commandreponse"/>
    <w:basedOn w:val="Normal"/>
    <w:link w:val="commandreponseChar"/>
    <w:rsid w:val="00975CC4"/>
    <w:pPr>
      <w:keepNext/>
      <w:keepLines/>
      <w:spacing w:before="0"/>
    </w:pPr>
    <w:rPr>
      <w:rFonts w:ascii="Courier New" w:hAnsi="Courier New"/>
      <w:color w:val="auto"/>
      <w:sz w:val="24"/>
      <w:lang w:eastAsia="fr-FR"/>
    </w:rPr>
  </w:style>
  <w:style w:type="paragraph" w:customStyle="1" w:styleId="Parameter">
    <w:name w:val="Parameter"/>
    <w:basedOn w:val="Normal"/>
    <w:rsid w:val="00975CC4"/>
    <w:pPr>
      <w:keepNext/>
      <w:keepLines/>
      <w:spacing w:before="0"/>
    </w:pPr>
    <w:rPr>
      <w:rFonts w:ascii="Zurich Ex BT" w:hAnsi="Zurich Ex BT"/>
      <w:color w:val="auto"/>
      <w:lang w:eastAsia="fr-FR"/>
    </w:rPr>
  </w:style>
  <w:style w:type="table" w:styleId="TableGrid1">
    <w:name w:val="Table Grid 1"/>
    <w:basedOn w:val="TableNormal"/>
    <w:rsid w:val="00975CC4"/>
    <w:rPr>
      <w:rFonts w:eastAsia="SimSun"/>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ClosingChar">
    <w:name w:val="Closing Char"/>
    <w:basedOn w:val="DefaultParagraphFont"/>
    <w:link w:val="Closing"/>
    <w:rsid w:val="00975CC4"/>
    <w:rPr>
      <w:szCs w:val="24"/>
    </w:rPr>
  </w:style>
  <w:style w:type="character" w:customStyle="1" w:styleId="DateChar">
    <w:name w:val="Date Char"/>
    <w:basedOn w:val="DefaultParagraphFont"/>
    <w:link w:val="Date"/>
    <w:rsid w:val="00975CC4"/>
    <w:rPr>
      <w:szCs w:val="24"/>
    </w:rPr>
  </w:style>
  <w:style w:type="character" w:customStyle="1" w:styleId="E-mailSignatureChar">
    <w:name w:val="E-mail Signature Char"/>
    <w:basedOn w:val="DefaultParagraphFont"/>
    <w:link w:val="E-mailSignature"/>
    <w:rsid w:val="00975CC4"/>
    <w:rPr>
      <w:szCs w:val="24"/>
    </w:rPr>
  </w:style>
  <w:style w:type="character" w:customStyle="1" w:styleId="EndnoteTextChar">
    <w:name w:val="Endnote Text Char"/>
    <w:basedOn w:val="DefaultParagraphFont"/>
    <w:link w:val="EndnoteText"/>
    <w:semiHidden/>
    <w:rsid w:val="00975CC4"/>
  </w:style>
  <w:style w:type="character" w:customStyle="1" w:styleId="FootnoteTextChar">
    <w:name w:val="Footnote Text Char"/>
    <w:basedOn w:val="DefaultParagraphFont"/>
    <w:link w:val="FootnoteText"/>
    <w:semiHidden/>
    <w:rsid w:val="00975CC4"/>
  </w:style>
  <w:style w:type="character" w:customStyle="1" w:styleId="HTMLAddressChar">
    <w:name w:val="HTML Address Char"/>
    <w:basedOn w:val="DefaultParagraphFont"/>
    <w:link w:val="HTMLAddress"/>
    <w:rsid w:val="00975CC4"/>
    <w:rPr>
      <w:i/>
      <w:iCs/>
      <w:szCs w:val="24"/>
    </w:rPr>
  </w:style>
  <w:style w:type="character" w:customStyle="1" w:styleId="MacroTextChar">
    <w:name w:val="Macro Text Char"/>
    <w:basedOn w:val="DefaultParagraphFont"/>
    <w:link w:val="MacroText"/>
    <w:semiHidden/>
    <w:rsid w:val="00975CC4"/>
    <w:rPr>
      <w:rFonts w:ascii="Courier New" w:hAnsi="Courier New" w:cs="Courier New"/>
    </w:rPr>
  </w:style>
  <w:style w:type="character" w:customStyle="1" w:styleId="MessageHeaderChar">
    <w:name w:val="Message Header Char"/>
    <w:basedOn w:val="DefaultParagraphFont"/>
    <w:link w:val="MessageHeader"/>
    <w:rsid w:val="00975CC4"/>
    <w:rPr>
      <w:rFonts w:ascii="Arial" w:hAnsi="Arial" w:cs="Arial"/>
      <w:sz w:val="24"/>
      <w:szCs w:val="24"/>
      <w:shd w:val="pct20" w:color="auto" w:fill="auto"/>
    </w:rPr>
  </w:style>
  <w:style w:type="character" w:customStyle="1" w:styleId="NoteHeadingChar">
    <w:name w:val="Note Heading Char"/>
    <w:basedOn w:val="DefaultParagraphFont"/>
    <w:link w:val="NoteHeading"/>
    <w:rsid w:val="00975CC4"/>
    <w:rPr>
      <w:szCs w:val="24"/>
    </w:rPr>
  </w:style>
  <w:style w:type="character" w:customStyle="1" w:styleId="SignatureChar">
    <w:name w:val="Signature Char"/>
    <w:basedOn w:val="DefaultParagraphFont"/>
    <w:link w:val="Signature"/>
    <w:rsid w:val="00975CC4"/>
    <w:rPr>
      <w:szCs w:val="24"/>
    </w:rPr>
  </w:style>
  <w:style w:type="paragraph" w:customStyle="1" w:styleId="Linebreak">
    <w:name w:val="Line_break"/>
    <w:basedOn w:val="Normal"/>
    <w:qFormat/>
    <w:rsid w:val="00975CC4"/>
    <w:pPr>
      <w:spacing w:before="0" w:after="0"/>
    </w:pPr>
    <w:rPr>
      <w:sz w:val="16"/>
    </w:rPr>
  </w:style>
  <w:style w:type="character" w:customStyle="1" w:styleId="f297">
    <w:name w:val="f297"/>
    <w:basedOn w:val="DefaultParagraphFont"/>
    <w:rsid w:val="00975CC4"/>
  </w:style>
  <w:style w:type="paragraph" w:customStyle="1" w:styleId="Important">
    <w:name w:val="Important"/>
    <w:basedOn w:val="Caution"/>
    <w:link w:val="ImportantChar"/>
    <w:qFormat/>
    <w:rsid w:val="00975CC4"/>
    <w:pPr>
      <w:numPr>
        <w:numId w:val="0"/>
      </w:numPr>
      <w:ind w:left="1080" w:hanging="1080"/>
    </w:pPr>
  </w:style>
  <w:style w:type="numbering" w:customStyle="1" w:styleId="ImportantList">
    <w:name w:val="Important_List"/>
    <w:uiPriority w:val="99"/>
    <w:rsid w:val="00975CC4"/>
    <w:pPr>
      <w:numPr>
        <w:numId w:val="80"/>
      </w:numPr>
    </w:pPr>
  </w:style>
  <w:style w:type="character" w:customStyle="1" w:styleId="ImportantChar">
    <w:name w:val="Important Char"/>
    <w:basedOn w:val="CautionChar"/>
    <w:link w:val="Important"/>
    <w:rsid w:val="00975CC4"/>
    <w:rPr>
      <w:rFonts w:ascii="Arial" w:hAnsi="Arial" w:cs="Arial"/>
      <w:i/>
      <w:iCs/>
      <w:sz w:val="18"/>
      <w:szCs w:val="18"/>
    </w:rPr>
  </w:style>
  <w:style w:type="paragraph" w:customStyle="1" w:styleId="Normla">
    <w:name w:val="Normla"/>
    <w:basedOn w:val="Heading3"/>
    <w:qFormat/>
    <w:rsid w:val="00975CC4"/>
    <w:pPr>
      <w:numPr>
        <w:ilvl w:val="0"/>
        <w:numId w:val="0"/>
      </w:numPr>
      <w:tabs>
        <w:tab w:val="num" w:pos="2160"/>
      </w:tabs>
      <w:ind w:left="360" w:hanging="360"/>
    </w:pPr>
  </w:style>
  <w:style w:type="paragraph" w:customStyle="1" w:styleId="syntaxcommand">
    <w:name w:val="syntaxcommand"/>
    <w:basedOn w:val="Normal"/>
    <w:link w:val="syntaxcommandCar"/>
    <w:rsid w:val="00975CC4"/>
    <w:pPr>
      <w:keepNext/>
      <w:keepLines/>
    </w:pPr>
    <w:rPr>
      <w:i/>
      <w:iCs/>
      <w:color w:val="auto"/>
      <w:szCs w:val="20"/>
    </w:rPr>
  </w:style>
  <w:style w:type="character" w:customStyle="1" w:styleId="syntaxcommandCar">
    <w:name w:val="syntaxcommand Car"/>
    <w:basedOn w:val="DefaultParagraphFont"/>
    <w:link w:val="syntaxcommand"/>
    <w:locked/>
    <w:rsid w:val="00975CC4"/>
    <w:rPr>
      <w:i/>
      <w:iCs/>
      <w:color w:val="auto"/>
    </w:rPr>
  </w:style>
  <w:style w:type="paragraph" w:customStyle="1" w:styleId="command">
    <w:name w:val="command"/>
    <w:basedOn w:val="Normal"/>
    <w:link w:val="commandChar"/>
    <w:rsid w:val="00975CC4"/>
    <w:pPr>
      <w:keepNext/>
      <w:keepLines/>
      <w:spacing w:before="0" w:after="0"/>
    </w:pPr>
    <w:rPr>
      <w:rFonts w:ascii="Courier New" w:hAnsi="Courier New"/>
      <w:b/>
      <w:iCs/>
      <w:color w:val="auto"/>
      <w:sz w:val="22"/>
      <w:szCs w:val="20"/>
      <w:lang w:eastAsia="fr-FR"/>
    </w:rPr>
  </w:style>
  <w:style w:type="character" w:customStyle="1" w:styleId="commandChar">
    <w:name w:val="command Char"/>
    <w:basedOn w:val="DefaultParagraphFont"/>
    <w:link w:val="command"/>
    <w:locked/>
    <w:rsid w:val="00975CC4"/>
    <w:rPr>
      <w:rFonts w:ascii="Courier New" w:hAnsi="Courier New"/>
      <w:b/>
      <w:iCs/>
      <w:color w:val="auto"/>
      <w:sz w:val="22"/>
      <w:lang w:eastAsia="fr-FR"/>
    </w:rPr>
  </w:style>
  <w:style w:type="character" w:customStyle="1" w:styleId="commandreponseChar">
    <w:name w:val="commandreponse Char"/>
    <w:basedOn w:val="DefaultParagraphFont"/>
    <w:link w:val="commandreponse"/>
    <w:locked/>
    <w:rsid w:val="00975CC4"/>
    <w:rPr>
      <w:rFonts w:ascii="Courier New" w:hAnsi="Courier New"/>
      <w:color w:val="auto"/>
      <w:sz w:val="24"/>
      <w:szCs w:val="24"/>
      <w:lang w:eastAsia="fr-FR"/>
    </w:rPr>
  </w:style>
  <w:style w:type="paragraph" w:customStyle="1" w:styleId="notetable">
    <w:name w:val="notetable"/>
    <w:basedOn w:val="Normal"/>
    <w:link w:val="notetableChar"/>
    <w:uiPriority w:val="99"/>
    <w:rsid w:val="00975CC4"/>
    <w:pPr>
      <w:spacing w:before="0" w:after="0"/>
      <w:jc w:val="both"/>
    </w:pPr>
    <w:rPr>
      <w:i/>
      <w:color w:val="auto"/>
      <w:sz w:val="16"/>
      <w:szCs w:val="20"/>
      <w:lang w:eastAsia="fr-FR"/>
    </w:rPr>
  </w:style>
  <w:style w:type="character" w:customStyle="1" w:styleId="notetableChar">
    <w:name w:val="notetable Char"/>
    <w:basedOn w:val="DefaultParagraphFont"/>
    <w:link w:val="notetable"/>
    <w:uiPriority w:val="99"/>
    <w:locked/>
    <w:rsid w:val="00975CC4"/>
    <w:rPr>
      <w:i/>
      <w:color w:val="auto"/>
      <w:sz w:val="16"/>
      <w:lang w:eastAsia="fr-FR"/>
    </w:rPr>
  </w:style>
  <w:style w:type="paragraph" w:customStyle="1" w:styleId="TableCommandresult">
    <w:name w:val="TableCommandresult"/>
    <w:basedOn w:val="Normal"/>
    <w:rsid w:val="00975CC4"/>
    <w:rPr>
      <w:rFonts w:ascii="Courier New" w:hAnsi="Courier New"/>
      <w:color w:val="auto"/>
      <w:sz w:val="18"/>
    </w:rPr>
  </w:style>
  <w:style w:type="paragraph" w:customStyle="1" w:styleId="B2">
    <w:name w:val="B2"/>
    <w:basedOn w:val="List2"/>
    <w:link w:val="B2Char"/>
    <w:rsid w:val="00975CC4"/>
    <w:pPr>
      <w:spacing w:before="0" w:after="180"/>
      <w:ind w:left="851" w:hanging="284"/>
      <w:contextualSpacing w:val="0"/>
    </w:pPr>
    <w:rPr>
      <w:rFonts w:ascii="Times New Roman" w:hAnsi="Times New Roman"/>
      <w:color w:val="auto"/>
      <w:szCs w:val="20"/>
      <w:lang w:val="en-GB"/>
    </w:rPr>
  </w:style>
  <w:style w:type="character" w:customStyle="1" w:styleId="B1Char">
    <w:name w:val="B1 Char"/>
    <w:basedOn w:val="DefaultParagraphFont"/>
    <w:link w:val="B1"/>
    <w:rsid w:val="00975CC4"/>
    <w:rPr>
      <w:rFonts w:ascii="Times New Roman" w:hAnsi="Times New Roman"/>
      <w:color w:val="auto"/>
      <w:lang w:val="en-GB" w:eastAsia="fr-FR"/>
    </w:rPr>
  </w:style>
  <w:style w:type="character" w:customStyle="1" w:styleId="B2Char">
    <w:name w:val="B2 Char"/>
    <w:basedOn w:val="DefaultParagraphFont"/>
    <w:link w:val="B2"/>
    <w:rsid w:val="00975CC4"/>
    <w:rPr>
      <w:rFonts w:ascii="Times New Roman" w:hAnsi="Times New Roman"/>
      <w:color w:val="auto"/>
      <w:lang w:val="en-GB"/>
    </w:rPr>
  </w:style>
  <w:style w:type="paragraph" w:styleId="List2">
    <w:name w:val="List 2"/>
    <w:basedOn w:val="Normal"/>
    <w:rsid w:val="00975CC4"/>
    <w:pPr>
      <w:ind w:left="720" w:hanging="360"/>
      <w:contextualSpacing/>
    </w:pPr>
  </w:style>
  <w:style w:type="character" w:styleId="UnresolvedMention">
    <w:name w:val="Unresolved Mention"/>
    <w:basedOn w:val="DefaultParagraphFont"/>
    <w:uiPriority w:val="99"/>
    <w:semiHidden/>
    <w:unhideWhenUsed/>
    <w:rsid w:val="00AD6DB4"/>
    <w:rPr>
      <w:color w:val="808080"/>
      <w:shd w:val="clear" w:color="auto" w:fill="E6E6E6"/>
    </w:rPr>
  </w:style>
  <w:style w:type="paragraph" w:customStyle="1" w:styleId="CodeFragment0">
    <w:name w:val="Code Fragment"/>
    <w:basedOn w:val="BodyText"/>
    <w:rsid w:val="005E0107"/>
    <w:pPr>
      <w:tabs>
        <w:tab w:val="left" w:pos="1260"/>
      </w:tabs>
      <w:suppressAutoHyphens/>
    </w:pPr>
    <w:rPr>
      <w:rFonts w:ascii="Courier New" w:eastAsiaTheme="minorEastAsia" w:hAnsi="Courier New"/>
      <w:i w:val="0"/>
      <w:lang w:val="en-US" w:eastAsia="ar-SA"/>
    </w:rPr>
  </w:style>
  <w:style w:type="character" w:styleId="HTMLTypewriter">
    <w:name w:val="HTML Typewriter"/>
    <w:basedOn w:val="DefaultParagraphFont"/>
    <w:uiPriority w:val="99"/>
    <w:semiHidden/>
    <w:unhideWhenUsed/>
    <w:rsid w:val="005E0107"/>
    <w:rPr>
      <w:rFonts w:ascii="Courier New" w:eastAsia="Times New Roman" w:hAnsi="Courier New" w:cs="Courier New"/>
      <w:sz w:val="20"/>
      <w:szCs w:val="20"/>
    </w:rPr>
  </w:style>
  <w:style w:type="paragraph" w:customStyle="1" w:styleId="TableBulleted3">
    <w:name w:val="TableBulleted3"/>
    <w:basedOn w:val="TableBulleted2"/>
    <w:qFormat/>
    <w:rsid w:val="008D0124"/>
    <w:pPr>
      <w:tabs>
        <w:tab w:val="clear" w:pos="530"/>
        <w:tab w:val="left" w:pos="800"/>
      </w:tabs>
      <w:ind w:left="800"/>
    </w:pPr>
  </w:style>
  <w:style w:type="table" w:customStyle="1" w:styleId="TableSWIleft1">
    <w:name w:val="TableSWI_left1"/>
    <w:basedOn w:val="TableNormal"/>
    <w:rsid w:val="00EF0EC9"/>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Code">
    <w:name w:val="Code"/>
    <w:basedOn w:val="DefaultParagraphFont"/>
    <w:uiPriority w:val="1"/>
    <w:qFormat/>
    <w:rsid w:val="00CC4C1F"/>
    <w:rPr>
      <w:rFonts w:ascii="Courier New" w:hAnsi="Courier New" w:cs="Courier New"/>
      <w:b/>
      <w:sz w:val="18"/>
    </w:rPr>
  </w:style>
  <w:style w:type="paragraph" w:customStyle="1" w:styleId="tablebody0">
    <w:name w:val="tablebody"/>
    <w:basedOn w:val="Normal"/>
    <w:rsid w:val="009B543D"/>
    <w:pPr>
      <w:spacing w:before="40" w:after="40"/>
    </w:pPr>
    <w:rPr>
      <w:rFonts w:ascii="Arial" w:eastAsiaTheme="minorHAnsi" w:hAnsi="Arial" w:cs="Arial"/>
      <w:sz w:val="18"/>
      <w:szCs w:val="18"/>
      <w:lang w:val="fr-FR" w:eastAsia="fr-FR"/>
    </w:rPr>
  </w:style>
  <w:style w:type="paragraph" w:customStyle="1" w:styleId="Citation">
    <w:name w:val="Citation"/>
    <w:basedOn w:val="Bold"/>
    <w:rsid w:val="008D0124"/>
    <w:rPr>
      <w:rFonts w:ascii="Microsoft Sans Serif" w:hAnsi="Microsoft Sans Serif" w:cs="Microsoft Sans Serif"/>
      <w:sz w:val="18"/>
      <w:szCs w:val="18"/>
    </w:rPr>
  </w:style>
  <w:style w:type="character" w:customStyle="1" w:styleId="f2232">
    <w:name w:val="f2232"/>
    <w:basedOn w:val="DefaultParagraphFont"/>
    <w:rsid w:val="00F81D8D"/>
  </w:style>
  <w:style w:type="character" w:styleId="EndnoteReference">
    <w:name w:val="endnote reference"/>
    <w:basedOn w:val="DefaultParagraphFont"/>
    <w:semiHidden/>
    <w:unhideWhenUsed/>
    <w:rsid w:val="00F81D8D"/>
    <w:rPr>
      <w:vertAlign w:val="superscript"/>
    </w:rPr>
  </w:style>
  <w:style w:type="table" w:customStyle="1" w:styleId="TableGrid10">
    <w:name w:val="Table Grid1"/>
    <w:basedOn w:val="TableNormal"/>
    <w:next w:val="TableGrid"/>
    <w:rsid w:val="00E94F8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SWIleft2">
    <w:name w:val="TableSWI_left2"/>
    <w:basedOn w:val="TableNormal"/>
    <w:rsid w:val="00E94F87"/>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44183">
      <w:bodyDiv w:val="1"/>
      <w:marLeft w:val="0"/>
      <w:marRight w:val="0"/>
      <w:marTop w:val="0"/>
      <w:marBottom w:val="0"/>
      <w:divBdr>
        <w:top w:val="none" w:sz="0" w:space="0" w:color="auto"/>
        <w:left w:val="none" w:sz="0" w:space="0" w:color="auto"/>
        <w:bottom w:val="none" w:sz="0" w:space="0" w:color="auto"/>
        <w:right w:val="none" w:sz="0" w:space="0" w:color="auto"/>
      </w:divBdr>
      <w:divsChild>
        <w:div w:id="247273447">
          <w:marLeft w:val="0"/>
          <w:marRight w:val="0"/>
          <w:marTop w:val="0"/>
          <w:marBottom w:val="0"/>
          <w:divBdr>
            <w:top w:val="none" w:sz="0" w:space="0" w:color="auto"/>
            <w:left w:val="none" w:sz="0" w:space="0" w:color="auto"/>
            <w:bottom w:val="none" w:sz="0" w:space="0" w:color="auto"/>
            <w:right w:val="none" w:sz="0" w:space="0" w:color="auto"/>
          </w:divBdr>
          <w:divsChild>
            <w:div w:id="7867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337776378">
      <w:bodyDiv w:val="1"/>
      <w:marLeft w:val="0"/>
      <w:marRight w:val="0"/>
      <w:marTop w:val="0"/>
      <w:marBottom w:val="0"/>
      <w:divBdr>
        <w:top w:val="none" w:sz="0" w:space="0" w:color="auto"/>
        <w:left w:val="none" w:sz="0" w:space="0" w:color="auto"/>
        <w:bottom w:val="none" w:sz="0" w:space="0" w:color="auto"/>
        <w:right w:val="none" w:sz="0" w:space="0" w:color="auto"/>
      </w:divBdr>
    </w:div>
    <w:div w:id="395206769">
      <w:bodyDiv w:val="1"/>
      <w:marLeft w:val="0"/>
      <w:marRight w:val="0"/>
      <w:marTop w:val="0"/>
      <w:marBottom w:val="0"/>
      <w:divBdr>
        <w:top w:val="none" w:sz="0" w:space="0" w:color="auto"/>
        <w:left w:val="none" w:sz="0" w:space="0" w:color="auto"/>
        <w:bottom w:val="none" w:sz="0" w:space="0" w:color="auto"/>
        <w:right w:val="none" w:sz="0" w:space="0" w:color="auto"/>
      </w:divBdr>
    </w:div>
    <w:div w:id="421411724">
      <w:bodyDiv w:val="1"/>
      <w:marLeft w:val="0"/>
      <w:marRight w:val="0"/>
      <w:marTop w:val="0"/>
      <w:marBottom w:val="0"/>
      <w:divBdr>
        <w:top w:val="none" w:sz="0" w:space="0" w:color="auto"/>
        <w:left w:val="none" w:sz="0" w:space="0" w:color="auto"/>
        <w:bottom w:val="none" w:sz="0" w:space="0" w:color="auto"/>
        <w:right w:val="none" w:sz="0" w:space="0" w:color="auto"/>
      </w:divBdr>
    </w:div>
    <w:div w:id="469637204">
      <w:bodyDiv w:val="1"/>
      <w:marLeft w:val="0"/>
      <w:marRight w:val="0"/>
      <w:marTop w:val="0"/>
      <w:marBottom w:val="0"/>
      <w:divBdr>
        <w:top w:val="none" w:sz="0" w:space="0" w:color="auto"/>
        <w:left w:val="none" w:sz="0" w:space="0" w:color="auto"/>
        <w:bottom w:val="none" w:sz="0" w:space="0" w:color="auto"/>
        <w:right w:val="none" w:sz="0" w:space="0" w:color="auto"/>
      </w:divBdr>
    </w:div>
    <w:div w:id="601760983">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698244537">
      <w:bodyDiv w:val="1"/>
      <w:marLeft w:val="0"/>
      <w:marRight w:val="0"/>
      <w:marTop w:val="0"/>
      <w:marBottom w:val="0"/>
      <w:divBdr>
        <w:top w:val="none" w:sz="0" w:space="0" w:color="auto"/>
        <w:left w:val="none" w:sz="0" w:space="0" w:color="auto"/>
        <w:bottom w:val="none" w:sz="0" w:space="0" w:color="auto"/>
        <w:right w:val="none" w:sz="0" w:space="0" w:color="auto"/>
      </w:divBdr>
    </w:div>
    <w:div w:id="740758353">
      <w:bodyDiv w:val="1"/>
      <w:marLeft w:val="0"/>
      <w:marRight w:val="0"/>
      <w:marTop w:val="0"/>
      <w:marBottom w:val="0"/>
      <w:divBdr>
        <w:top w:val="none" w:sz="0" w:space="0" w:color="auto"/>
        <w:left w:val="none" w:sz="0" w:space="0" w:color="auto"/>
        <w:bottom w:val="none" w:sz="0" w:space="0" w:color="auto"/>
        <w:right w:val="none" w:sz="0" w:space="0" w:color="auto"/>
      </w:divBdr>
    </w:div>
    <w:div w:id="809786687">
      <w:bodyDiv w:val="1"/>
      <w:marLeft w:val="0"/>
      <w:marRight w:val="0"/>
      <w:marTop w:val="0"/>
      <w:marBottom w:val="0"/>
      <w:divBdr>
        <w:top w:val="none" w:sz="0" w:space="0" w:color="auto"/>
        <w:left w:val="none" w:sz="0" w:space="0" w:color="auto"/>
        <w:bottom w:val="none" w:sz="0" w:space="0" w:color="auto"/>
        <w:right w:val="none" w:sz="0" w:space="0" w:color="auto"/>
      </w:divBdr>
    </w:div>
    <w:div w:id="834106829">
      <w:bodyDiv w:val="1"/>
      <w:marLeft w:val="0"/>
      <w:marRight w:val="0"/>
      <w:marTop w:val="0"/>
      <w:marBottom w:val="0"/>
      <w:divBdr>
        <w:top w:val="none" w:sz="0" w:space="0" w:color="auto"/>
        <w:left w:val="none" w:sz="0" w:space="0" w:color="auto"/>
        <w:bottom w:val="none" w:sz="0" w:space="0" w:color="auto"/>
        <w:right w:val="none" w:sz="0" w:space="0" w:color="auto"/>
      </w:divBdr>
    </w:div>
    <w:div w:id="946231180">
      <w:bodyDiv w:val="1"/>
      <w:marLeft w:val="0"/>
      <w:marRight w:val="0"/>
      <w:marTop w:val="0"/>
      <w:marBottom w:val="0"/>
      <w:divBdr>
        <w:top w:val="none" w:sz="0" w:space="0" w:color="auto"/>
        <w:left w:val="none" w:sz="0" w:space="0" w:color="auto"/>
        <w:bottom w:val="none" w:sz="0" w:space="0" w:color="auto"/>
        <w:right w:val="none" w:sz="0" w:space="0" w:color="auto"/>
      </w:divBdr>
    </w:div>
    <w:div w:id="985937623">
      <w:bodyDiv w:val="1"/>
      <w:marLeft w:val="0"/>
      <w:marRight w:val="0"/>
      <w:marTop w:val="0"/>
      <w:marBottom w:val="0"/>
      <w:divBdr>
        <w:top w:val="none" w:sz="0" w:space="0" w:color="auto"/>
        <w:left w:val="none" w:sz="0" w:space="0" w:color="auto"/>
        <w:bottom w:val="none" w:sz="0" w:space="0" w:color="auto"/>
        <w:right w:val="none" w:sz="0" w:space="0" w:color="auto"/>
      </w:divBdr>
    </w:div>
    <w:div w:id="994379342">
      <w:bodyDiv w:val="1"/>
      <w:marLeft w:val="0"/>
      <w:marRight w:val="0"/>
      <w:marTop w:val="0"/>
      <w:marBottom w:val="0"/>
      <w:divBdr>
        <w:top w:val="none" w:sz="0" w:space="0" w:color="auto"/>
        <w:left w:val="none" w:sz="0" w:space="0" w:color="auto"/>
        <w:bottom w:val="none" w:sz="0" w:space="0" w:color="auto"/>
        <w:right w:val="none" w:sz="0" w:space="0" w:color="auto"/>
      </w:divBdr>
    </w:div>
    <w:div w:id="1015808213">
      <w:bodyDiv w:val="1"/>
      <w:marLeft w:val="0"/>
      <w:marRight w:val="0"/>
      <w:marTop w:val="0"/>
      <w:marBottom w:val="0"/>
      <w:divBdr>
        <w:top w:val="none" w:sz="0" w:space="0" w:color="auto"/>
        <w:left w:val="none" w:sz="0" w:space="0" w:color="auto"/>
        <w:bottom w:val="none" w:sz="0" w:space="0" w:color="auto"/>
        <w:right w:val="none" w:sz="0" w:space="0" w:color="auto"/>
      </w:divBdr>
      <w:divsChild>
        <w:div w:id="776212553">
          <w:marLeft w:val="0"/>
          <w:marRight w:val="0"/>
          <w:marTop w:val="0"/>
          <w:marBottom w:val="0"/>
          <w:divBdr>
            <w:top w:val="none" w:sz="0" w:space="0" w:color="auto"/>
            <w:left w:val="none" w:sz="0" w:space="0" w:color="auto"/>
            <w:bottom w:val="none" w:sz="0" w:space="0" w:color="auto"/>
            <w:right w:val="none" w:sz="0" w:space="0" w:color="auto"/>
          </w:divBdr>
        </w:div>
        <w:div w:id="1517502573">
          <w:marLeft w:val="0"/>
          <w:marRight w:val="0"/>
          <w:marTop w:val="0"/>
          <w:marBottom w:val="0"/>
          <w:divBdr>
            <w:top w:val="none" w:sz="0" w:space="0" w:color="auto"/>
            <w:left w:val="none" w:sz="0" w:space="0" w:color="auto"/>
            <w:bottom w:val="none" w:sz="0" w:space="0" w:color="auto"/>
            <w:right w:val="none" w:sz="0" w:space="0" w:color="auto"/>
          </w:divBdr>
        </w:div>
      </w:divsChild>
    </w:div>
    <w:div w:id="1088889612">
      <w:bodyDiv w:val="1"/>
      <w:marLeft w:val="0"/>
      <w:marRight w:val="0"/>
      <w:marTop w:val="0"/>
      <w:marBottom w:val="0"/>
      <w:divBdr>
        <w:top w:val="none" w:sz="0" w:space="0" w:color="auto"/>
        <w:left w:val="none" w:sz="0" w:space="0" w:color="auto"/>
        <w:bottom w:val="none" w:sz="0" w:space="0" w:color="auto"/>
        <w:right w:val="none" w:sz="0" w:space="0" w:color="auto"/>
      </w:divBdr>
    </w:div>
    <w:div w:id="1093668176">
      <w:bodyDiv w:val="1"/>
      <w:marLeft w:val="0"/>
      <w:marRight w:val="0"/>
      <w:marTop w:val="0"/>
      <w:marBottom w:val="0"/>
      <w:divBdr>
        <w:top w:val="none" w:sz="0" w:space="0" w:color="auto"/>
        <w:left w:val="none" w:sz="0" w:space="0" w:color="auto"/>
        <w:bottom w:val="none" w:sz="0" w:space="0" w:color="auto"/>
        <w:right w:val="none" w:sz="0" w:space="0" w:color="auto"/>
      </w:divBdr>
      <w:divsChild>
        <w:div w:id="250167386">
          <w:marLeft w:val="0"/>
          <w:marRight w:val="0"/>
          <w:marTop w:val="0"/>
          <w:marBottom w:val="0"/>
          <w:divBdr>
            <w:top w:val="none" w:sz="0" w:space="0" w:color="auto"/>
            <w:left w:val="none" w:sz="0" w:space="0" w:color="auto"/>
            <w:bottom w:val="none" w:sz="0" w:space="0" w:color="auto"/>
            <w:right w:val="none" w:sz="0" w:space="0" w:color="auto"/>
          </w:divBdr>
        </w:div>
        <w:div w:id="611741538">
          <w:marLeft w:val="0"/>
          <w:marRight w:val="0"/>
          <w:marTop w:val="0"/>
          <w:marBottom w:val="0"/>
          <w:divBdr>
            <w:top w:val="none" w:sz="0" w:space="0" w:color="auto"/>
            <w:left w:val="none" w:sz="0" w:space="0" w:color="auto"/>
            <w:bottom w:val="none" w:sz="0" w:space="0" w:color="auto"/>
            <w:right w:val="none" w:sz="0" w:space="0" w:color="auto"/>
          </w:divBdr>
        </w:div>
        <w:div w:id="84616627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633517331">
          <w:marLeft w:val="0"/>
          <w:marRight w:val="0"/>
          <w:marTop w:val="0"/>
          <w:marBottom w:val="0"/>
          <w:divBdr>
            <w:top w:val="none" w:sz="0" w:space="0" w:color="auto"/>
            <w:left w:val="none" w:sz="0" w:space="0" w:color="auto"/>
            <w:bottom w:val="none" w:sz="0" w:space="0" w:color="auto"/>
            <w:right w:val="none" w:sz="0" w:space="0" w:color="auto"/>
          </w:divBdr>
        </w:div>
        <w:div w:id="1901553816">
          <w:marLeft w:val="0"/>
          <w:marRight w:val="0"/>
          <w:marTop w:val="0"/>
          <w:marBottom w:val="0"/>
          <w:divBdr>
            <w:top w:val="none" w:sz="0" w:space="0" w:color="auto"/>
            <w:left w:val="none" w:sz="0" w:space="0" w:color="auto"/>
            <w:bottom w:val="none" w:sz="0" w:space="0" w:color="auto"/>
            <w:right w:val="none" w:sz="0" w:space="0" w:color="auto"/>
          </w:divBdr>
        </w:div>
      </w:divsChild>
    </w:div>
    <w:div w:id="1172837351">
      <w:bodyDiv w:val="1"/>
      <w:marLeft w:val="0"/>
      <w:marRight w:val="0"/>
      <w:marTop w:val="0"/>
      <w:marBottom w:val="0"/>
      <w:divBdr>
        <w:top w:val="none" w:sz="0" w:space="0" w:color="auto"/>
        <w:left w:val="none" w:sz="0" w:space="0" w:color="auto"/>
        <w:bottom w:val="none" w:sz="0" w:space="0" w:color="auto"/>
        <w:right w:val="none" w:sz="0" w:space="0" w:color="auto"/>
      </w:divBdr>
    </w:div>
    <w:div w:id="1682471984">
      <w:bodyDiv w:val="1"/>
      <w:marLeft w:val="0"/>
      <w:marRight w:val="0"/>
      <w:marTop w:val="0"/>
      <w:marBottom w:val="0"/>
      <w:divBdr>
        <w:top w:val="none" w:sz="0" w:space="0" w:color="auto"/>
        <w:left w:val="none" w:sz="0" w:space="0" w:color="auto"/>
        <w:bottom w:val="none" w:sz="0" w:space="0" w:color="auto"/>
        <w:right w:val="none" w:sz="0" w:space="0" w:color="auto"/>
      </w:divBdr>
    </w:div>
    <w:div w:id="1767731389">
      <w:bodyDiv w:val="1"/>
      <w:marLeft w:val="0"/>
      <w:marRight w:val="0"/>
      <w:marTop w:val="0"/>
      <w:marBottom w:val="0"/>
      <w:divBdr>
        <w:top w:val="none" w:sz="0" w:space="0" w:color="auto"/>
        <w:left w:val="none" w:sz="0" w:space="0" w:color="auto"/>
        <w:bottom w:val="none" w:sz="0" w:space="0" w:color="auto"/>
        <w:right w:val="none" w:sz="0" w:space="0" w:color="auto"/>
      </w:divBdr>
    </w:div>
    <w:div w:id="1943683392">
      <w:bodyDiv w:val="1"/>
      <w:marLeft w:val="0"/>
      <w:marRight w:val="0"/>
      <w:marTop w:val="0"/>
      <w:marBottom w:val="0"/>
      <w:divBdr>
        <w:top w:val="none" w:sz="0" w:space="0" w:color="auto"/>
        <w:left w:val="none" w:sz="0" w:space="0" w:color="auto"/>
        <w:bottom w:val="none" w:sz="0" w:space="0" w:color="auto"/>
        <w:right w:val="none" w:sz="0" w:space="0" w:color="auto"/>
      </w:divBdr>
    </w:div>
    <w:div w:id="1991522022">
      <w:bodyDiv w:val="1"/>
      <w:marLeft w:val="0"/>
      <w:marRight w:val="0"/>
      <w:marTop w:val="0"/>
      <w:marBottom w:val="0"/>
      <w:divBdr>
        <w:top w:val="none" w:sz="0" w:space="0" w:color="auto"/>
        <w:left w:val="none" w:sz="0" w:space="0" w:color="auto"/>
        <w:bottom w:val="none" w:sz="0" w:space="0" w:color="auto"/>
        <w:right w:val="none" w:sz="0" w:space="0" w:color="auto"/>
      </w:divBdr>
      <w:divsChild>
        <w:div w:id="1217594434">
          <w:marLeft w:val="0"/>
          <w:marRight w:val="0"/>
          <w:marTop w:val="0"/>
          <w:marBottom w:val="0"/>
          <w:divBdr>
            <w:top w:val="none" w:sz="0" w:space="0" w:color="auto"/>
            <w:left w:val="none" w:sz="0" w:space="0" w:color="auto"/>
            <w:bottom w:val="none" w:sz="0" w:space="0" w:color="auto"/>
            <w:right w:val="none" w:sz="0" w:space="0" w:color="auto"/>
          </w:divBdr>
        </w:div>
        <w:div w:id="1743407676">
          <w:marLeft w:val="0"/>
          <w:marRight w:val="0"/>
          <w:marTop w:val="0"/>
          <w:marBottom w:val="0"/>
          <w:divBdr>
            <w:top w:val="none" w:sz="0" w:space="0" w:color="auto"/>
            <w:left w:val="none" w:sz="0" w:space="0" w:color="auto"/>
            <w:bottom w:val="none" w:sz="0" w:space="0" w:color="auto"/>
            <w:right w:val="none" w:sz="0" w:space="0" w:color="auto"/>
          </w:divBdr>
        </w:div>
      </w:divsChild>
    </w:div>
    <w:div w:id="2038043286">
      <w:bodyDiv w:val="1"/>
      <w:marLeft w:val="0"/>
      <w:marRight w:val="0"/>
      <w:marTop w:val="0"/>
      <w:marBottom w:val="0"/>
      <w:divBdr>
        <w:top w:val="none" w:sz="0" w:space="0" w:color="auto"/>
        <w:left w:val="none" w:sz="0" w:space="0" w:color="auto"/>
        <w:bottom w:val="none" w:sz="0" w:space="0" w:color="auto"/>
        <w:right w:val="none" w:sz="0" w:space="0" w:color="auto"/>
      </w:divBdr>
    </w:div>
    <w:div w:id="2045398072">
      <w:bodyDiv w:val="1"/>
      <w:marLeft w:val="0"/>
      <w:marRight w:val="0"/>
      <w:marTop w:val="0"/>
      <w:marBottom w:val="0"/>
      <w:divBdr>
        <w:top w:val="none" w:sz="0" w:space="0" w:color="auto"/>
        <w:left w:val="none" w:sz="0" w:space="0" w:color="auto"/>
        <w:bottom w:val="none" w:sz="0" w:space="0" w:color="auto"/>
        <w:right w:val="none" w:sz="0" w:space="0" w:color="auto"/>
      </w:divBdr>
      <w:divsChild>
        <w:div w:id="13770186">
          <w:marLeft w:val="0"/>
          <w:marRight w:val="0"/>
          <w:marTop w:val="0"/>
          <w:marBottom w:val="0"/>
          <w:divBdr>
            <w:top w:val="none" w:sz="0" w:space="0" w:color="auto"/>
            <w:left w:val="none" w:sz="0" w:space="0" w:color="auto"/>
            <w:bottom w:val="none" w:sz="0" w:space="0" w:color="auto"/>
            <w:right w:val="none" w:sz="0" w:space="0" w:color="auto"/>
          </w:divBdr>
        </w:div>
        <w:div w:id="16853524">
          <w:marLeft w:val="0"/>
          <w:marRight w:val="0"/>
          <w:marTop w:val="0"/>
          <w:marBottom w:val="0"/>
          <w:divBdr>
            <w:top w:val="none" w:sz="0" w:space="0" w:color="auto"/>
            <w:left w:val="none" w:sz="0" w:space="0" w:color="auto"/>
            <w:bottom w:val="none" w:sz="0" w:space="0" w:color="auto"/>
            <w:right w:val="none" w:sz="0" w:space="0" w:color="auto"/>
          </w:divBdr>
        </w:div>
        <w:div w:id="25641794">
          <w:marLeft w:val="0"/>
          <w:marRight w:val="0"/>
          <w:marTop w:val="0"/>
          <w:marBottom w:val="0"/>
          <w:divBdr>
            <w:top w:val="none" w:sz="0" w:space="0" w:color="auto"/>
            <w:left w:val="none" w:sz="0" w:space="0" w:color="auto"/>
            <w:bottom w:val="none" w:sz="0" w:space="0" w:color="auto"/>
            <w:right w:val="none" w:sz="0" w:space="0" w:color="auto"/>
          </w:divBdr>
        </w:div>
        <w:div w:id="45569260">
          <w:marLeft w:val="0"/>
          <w:marRight w:val="0"/>
          <w:marTop w:val="0"/>
          <w:marBottom w:val="0"/>
          <w:divBdr>
            <w:top w:val="none" w:sz="0" w:space="0" w:color="auto"/>
            <w:left w:val="none" w:sz="0" w:space="0" w:color="auto"/>
            <w:bottom w:val="none" w:sz="0" w:space="0" w:color="auto"/>
            <w:right w:val="none" w:sz="0" w:space="0" w:color="auto"/>
          </w:divBdr>
        </w:div>
        <w:div w:id="91778876">
          <w:marLeft w:val="0"/>
          <w:marRight w:val="0"/>
          <w:marTop w:val="0"/>
          <w:marBottom w:val="0"/>
          <w:divBdr>
            <w:top w:val="none" w:sz="0" w:space="0" w:color="auto"/>
            <w:left w:val="none" w:sz="0" w:space="0" w:color="auto"/>
            <w:bottom w:val="none" w:sz="0" w:space="0" w:color="auto"/>
            <w:right w:val="none" w:sz="0" w:space="0" w:color="auto"/>
          </w:divBdr>
        </w:div>
        <w:div w:id="117913745">
          <w:marLeft w:val="0"/>
          <w:marRight w:val="0"/>
          <w:marTop w:val="0"/>
          <w:marBottom w:val="0"/>
          <w:divBdr>
            <w:top w:val="none" w:sz="0" w:space="0" w:color="auto"/>
            <w:left w:val="none" w:sz="0" w:space="0" w:color="auto"/>
            <w:bottom w:val="none" w:sz="0" w:space="0" w:color="auto"/>
            <w:right w:val="none" w:sz="0" w:space="0" w:color="auto"/>
          </w:divBdr>
        </w:div>
        <w:div w:id="117964905">
          <w:marLeft w:val="0"/>
          <w:marRight w:val="0"/>
          <w:marTop w:val="0"/>
          <w:marBottom w:val="0"/>
          <w:divBdr>
            <w:top w:val="none" w:sz="0" w:space="0" w:color="auto"/>
            <w:left w:val="none" w:sz="0" w:space="0" w:color="auto"/>
            <w:bottom w:val="none" w:sz="0" w:space="0" w:color="auto"/>
            <w:right w:val="none" w:sz="0" w:space="0" w:color="auto"/>
          </w:divBdr>
        </w:div>
        <w:div w:id="202792146">
          <w:marLeft w:val="0"/>
          <w:marRight w:val="0"/>
          <w:marTop w:val="0"/>
          <w:marBottom w:val="0"/>
          <w:divBdr>
            <w:top w:val="none" w:sz="0" w:space="0" w:color="auto"/>
            <w:left w:val="none" w:sz="0" w:space="0" w:color="auto"/>
            <w:bottom w:val="none" w:sz="0" w:space="0" w:color="auto"/>
            <w:right w:val="none" w:sz="0" w:space="0" w:color="auto"/>
          </w:divBdr>
        </w:div>
        <w:div w:id="276301860">
          <w:marLeft w:val="0"/>
          <w:marRight w:val="0"/>
          <w:marTop w:val="0"/>
          <w:marBottom w:val="0"/>
          <w:divBdr>
            <w:top w:val="none" w:sz="0" w:space="0" w:color="auto"/>
            <w:left w:val="none" w:sz="0" w:space="0" w:color="auto"/>
            <w:bottom w:val="none" w:sz="0" w:space="0" w:color="auto"/>
            <w:right w:val="none" w:sz="0" w:space="0" w:color="auto"/>
          </w:divBdr>
        </w:div>
        <w:div w:id="337199991">
          <w:marLeft w:val="0"/>
          <w:marRight w:val="0"/>
          <w:marTop w:val="0"/>
          <w:marBottom w:val="0"/>
          <w:divBdr>
            <w:top w:val="none" w:sz="0" w:space="0" w:color="auto"/>
            <w:left w:val="none" w:sz="0" w:space="0" w:color="auto"/>
            <w:bottom w:val="none" w:sz="0" w:space="0" w:color="auto"/>
            <w:right w:val="none" w:sz="0" w:space="0" w:color="auto"/>
          </w:divBdr>
        </w:div>
        <w:div w:id="459154076">
          <w:marLeft w:val="0"/>
          <w:marRight w:val="0"/>
          <w:marTop w:val="0"/>
          <w:marBottom w:val="0"/>
          <w:divBdr>
            <w:top w:val="none" w:sz="0" w:space="0" w:color="auto"/>
            <w:left w:val="none" w:sz="0" w:space="0" w:color="auto"/>
            <w:bottom w:val="none" w:sz="0" w:space="0" w:color="auto"/>
            <w:right w:val="none" w:sz="0" w:space="0" w:color="auto"/>
          </w:divBdr>
        </w:div>
        <w:div w:id="471604387">
          <w:marLeft w:val="0"/>
          <w:marRight w:val="0"/>
          <w:marTop w:val="0"/>
          <w:marBottom w:val="0"/>
          <w:divBdr>
            <w:top w:val="none" w:sz="0" w:space="0" w:color="auto"/>
            <w:left w:val="none" w:sz="0" w:space="0" w:color="auto"/>
            <w:bottom w:val="none" w:sz="0" w:space="0" w:color="auto"/>
            <w:right w:val="none" w:sz="0" w:space="0" w:color="auto"/>
          </w:divBdr>
        </w:div>
        <w:div w:id="475537381">
          <w:marLeft w:val="0"/>
          <w:marRight w:val="0"/>
          <w:marTop w:val="0"/>
          <w:marBottom w:val="0"/>
          <w:divBdr>
            <w:top w:val="none" w:sz="0" w:space="0" w:color="auto"/>
            <w:left w:val="none" w:sz="0" w:space="0" w:color="auto"/>
            <w:bottom w:val="none" w:sz="0" w:space="0" w:color="auto"/>
            <w:right w:val="none" w:sz="0" w:space="0" w:color="auto"/>
          </w:divBdr>
        </w:div>
        <w:div w:id="563638034">
          <w:marLeft w:val="0"/>
          <w:marRight w:val="0"/>
          <w:marTop w:val="0"/>
          <w:marBottom w:val="0"/>
          <w:divBdr>
            <w:top w:val="none" w:sz="0" w:space="0" w:color="auto"/>
            <w:left w:val="none" w:sz="0" w:space="0" w:color="auto"/>
            <w:bottom w:val="none" w:sz="0" w:space="0" w:color="auto"/>
            <w:right w:val="none" w:sz="0" w:space="0" w:color="auto"/>
          </w:divBdr>
        </w:div>
        <w:div w:id="646277232">
          <w:marLeft w:val="0"/>
          <w:marRight w:val="0"/>
          <w:marTop w:val="0"/>
          <w:marBottom w:val="0"/>
          <w:divBdr>
            <w:top w:val="none" w:sz="0" w:space="0" w:color="auto"/>
            <w:left w:val="none" w:sz="0" w:space="0" w:color="auto"/>
            <w:bottom w:val="none" w:sz="0" w:space="0" w:color="auto"/>
            <w:right w:val="none" w:sz="0" w:space="0" w:color="auto"/>
          </w:divBdr>
        </w:div>
        <w:div w:id="656031429">
          <w:marLeft w:val="0"/>
          <w:marRight w:val="0"/>
          <w:marTop w:val="0"/>
          <w:marBottom w:val="0"/>
          <w:divBdr>
            <w:top w:val="none" w:sz="0" w:space="0" w:color="auto"/>
            <w:left w:val="none" w:sz="0" w:space="0" w:color="auto"/>
            <w:bottom w:val="none" w:sz="0" w:space="0" w:color="auto"/>
            <w:right w:val="none" w:sz="0" w:space="0" w:color="auto"/>
          </w:divBdr>
        </w:div>
        <w:div w:id="678117756">
          <w:marLeft w:val="0"/>
          <w:marRight w:val="0"/>
          <w:marTop w:val="0"/>
          <w:marBottom w:val="0"/>
          <w:divBdr>
            <w:top w:val="none" w:sz="0" w:space="0" w:color="auto"/>
            <w:left w:val="none" w:sz="0" w:space="0" w:color="auto"/>
            <w:bottom w:val="none" w:sz="0" w:space="0" w:color="auto"/>
            <w:right w:val="none" w:sz="0" w:space="0" w:color="auto"/>
          </w:divBdr>
        </w:div>
        <w:div w:id="749277685">
          <w:marLeft w:val="0"/>
          <w:marRight w:val="0"/>
          <w:marTop w:val="0"/>
          <w:marBottom w:val="0"/>
          <w:divBdr>
            <w:top w:val="none" w:sz="0" w:space="0" w:color="auto"/>
            <w:left w:val="none" w:sz="0" w:space="0" w:color="auto"/>
            <w:bottom w:val="none" w:sz="0" w:space="0" w:color="auto"/>
            <w:right w:val="none" w:sz="0" w:space="0" w:color="auto"/>
          </w:divBdr>
        </w:div>
        <w:div w:id="786199051">
          <w:marLeft w:val="0"/>
          <w:marRight w:val="0"/>
          <w:marTop w:val="0"/>
          <w:marBottom w:val="0"/>
          <w:divBdr>
            <w:top w:val="none" w:sz="0" w:space="0" w:color="auto"/>
            <w:left w:val="none" w:sz="0" w:space="0" w:color="auto"/>
            <w:bottom w:val="none" w:sz="0" w:space="0" w:color="auto"/>
            <w:right w:val="none" w:sz="0" w:space="0" w:color="auto"/>
          </w:divBdr>
        </w:div>
        <w:div w:id="832065916">
          <w:marLeft w:val="0"/>
          <w:marRight w:val="0"/>
          <w:marTop w:val="0"/>
          <w:marBottom w:val="0"/>
          <w:divBdr>
            <w:top w:val="none" w:sz="0" w:space="0" w:color="auto"/>
            <w:left w:val="none" w:sz="0" w:space="0" w:color="auto"/>
            <w:bottom w:val="none" w:sz="0" w:space="0" w:color="auto"/>
            <w:right w:val="none" w:sz="0" w:space="0" w:color="auto"/>
          </w:divBdr>
        </w:div>
        <w:div w:id="836043511">
          <w:marLeft w:val="0"/>
          <w:marRight w:val="0"/>
          <w:marTop w:val="0"/>
          <w:marBottom w:val="0"/>
          <w:divBdr>
            <w:top w:val="none" w:sz="0" w:space="0" w:color="auto"/>
            <w:left w:val="none" w:sz="0" w:space="0" w:color="auto"/>
            <w:bottom w:val="none" w:sz="0" w:space="0" w:color="auto"/>
            <w:right w:val="none" w:sz="0" w:space="0" w:color="auto"/>
          </w:divBdr>
        </w:div>
        <w:div w:id="875893179">
          <w:marLeft w:val="0"/>
          <w:marRight w:val="0"/>
          <w:marTop w:val="0"/>
          <w:marBottom w:val="0"/>
          <w:divBdr>
            <w:top w:val="none" w:sz="0" w:space="0" w:color="auto"/>
            <w:left w:val="none" w:sz="0" w:space="0" w:color="auto"/>
            <w:bottom w:val="none" w:sz="0" w:space="0" w:color="auto"/>
            <w:right w:val="none" w:sz="0" w:space="0" w:color="auto"/>
          </w:divBdr>
        </w:div>
        <w:div w:id="972489772">
          <w:marLeft w:val="0"/>
          <w:marRight w:val="0"/>
          <w:marTop w:val="0"/>
          <w:marBottom w:val="0"/>
          <w:divBdr>
            <w:top w:val="none" w:sz="0" w:space="0" w:color="auto"/>
            <w:left w:val="none" w:sz="0" w:space="0" w:color="auto"/>
            <w:bottom w:val="none" w:sz="0" w:space="0" w:color="auto"/>
            <w:right w:val="none" w:sz="0" w:space="0" w:color="auto"/>
          </w:divBdr>
        </w:div>
        <w:div w:id="1060396002">
          <w:marLeft w:val="0"/>
          <w:marRight w:val="0"/>
          <w:marTop w:val="0"/>
          <w:marBottom w:val="0"/>
          <w:divBdr>
            <w:top w:val="none" w:sz="0" w:space="0" w:color="auto"/>
            <w:left w:val="none" w:sz="0" w:space="0" w:color="auto"/>
            <w:bottom w:val="none" w:sz="0" w:space="0" w:color="auto"/>
            <w:right w:val="none" w:sz="0" w:space="0" w:color="auto"/>
          </w:divBdr>
        </w:div>
        <w:div w:id="1069301788">
          <w:marLeft w:val="0"/>
          <w:marRight w:val="0"/>
          <w:marTop w:val="0"/>
          <w:marBottom w:val="0"/>
          <w:divBdr>
            <w:top w:val="none" w:sz="0" w:space="0" w:color="auto"/>
            <w:left w:val="none" w:sz="0" w:space="0" w:color="auto"/>
            <w:bottom w:val="none" w:sz="0" w:space="0" w:color="auto"/>
            <w:right w:val="none" w:sz="0" w:space="0" w:color="auto"/>
          </w:divBdr>
        </w:div>
        <w:div w:id="1150050744">
          <w:marLeft w:val="0"/>
          <w:marRight w:val="0"/>
          <w:marTop w:val="0"/>
          <w:marBottom w:val="0"/>
          <w:divBdr>
            <w:top w:val="none" w:sz="0" w:space="0" w:color="auto"/>
            <w:left w:val="none" w:sz="0" w:space="0" w:color="auto"/>
            <w:bottom w:val="none" w:sz="0" w:space="0" w:color="auto"/>
            <w:right w:val="none" w:sz="0" w:space="0" w:color="auto"/>
          </w:divBdr>
        </w:div>
        <w:div w:id="1187989915">
          <w:marLeft w:val="0"/>
          <w:marRight w:val="0"/>
          <w:marTop w:val="0"/>
          <w:marBottom w:val="0"/>
          <w:divBdr>
            <w:top w:val="none" w:sz="0" w:space="0" w:color="auto"/>
            <w:left w:val="none" w:sz="0" w:space="0" w:color="auto"/>
            <w:bottom w:val="none" w:sz="0" w:space="0" w:color="auto"/>
            <w:right w:val="none" w:sz="0" w:space="0" w:color="auto"/>
          </w:divBdr>
        </w:div>
        <w:div w:id="1219783700">
          <w:marLeft w:val="0"/>
          <w:marRight w:val="0"/>
          <w:marTop w:val="0"/>
          <w:marBottom w:val="0"/>
          <w:divBdr>
            <w:top w:val="none" w:sz="0" w:space="0" w:color="auto"/>
            <w:left w:val="none" w:sz="0" w:space="0" w:color="auto"/>
            <w:bottom w:val="none" w:sz="0" w:space="0" w:color="auto"/>
            <w:right w:val="none" w:sz="0" w:space="0" w:color="auto"/>
          </w:divBdr>
        </w:div>
        <w:div w:id="1252280447">
          <w:marLeft w:val="0"/>
          <w:marRight w:val="0"/>
          <w:marTop w:val="0"/>
          <w:marBottom w:val="0"/>
          <w:divBdr>
            <w:top w:val="none" w:sz="0" w:space="0" w:color="auto"/>
            <w:left w:val="none" w:sz="0" w:space="0" w:color="auto"/>
            <w:bottom w:val="none" w:sz="0" w:space="0" w:color="auto"/>
            <w:right w:val="none" w:sz="0" w:space="0" w:color="auto"/>
          </w:divBdr>
        </w:div>
        <w:div w:id="1297636378">
          <w:marLeft w:val="0"/>
          <w:marRight w:val="0"/>
          <w:marTop w:val="0"/>
          <w:marBottom w:val="0"/>
          <w:divBdr>
            <w:top w:val="none" w:sz="0" w:space="0" w:color="auto"/>
            <w:left w:val="none" w:sz="0" w:space="0" w:color="auto"/>
            <w:bottom w:val="none" w:sz="0" w:space="0" w:color="auto"/>
            <w:right w:val="none" w:sz="0" w:space="0" w:color="auto"/>
          </w:divBdr>
        </w:div>
        <w:div w:id="1352873034">
          <w:marLeft w:val="0"/>
          <w:marRight w:val="0"/>
          <w:marTop w:val="0"/>
          <w:marBottom w:val="0"/>
          <w:divBdr>
            <w:top w:val="none" w:sz="0" w:space="0" w:color="auto"/>
            <w:left w:val="none" w:sz="0" w:space="0" w:color="auto"/>
            <w:bottom w:val="none" w:sz="0" w:space="0" w:color="auto"/>
            <w:right w:val="none" w:sz="0" w:space="0" w:color="auto"/>
          </w:divBdr>
        </w:div>
        <w:div w:id="1430851338">
          <w:marLeft w:val="0"/>
          <w:marRight w:val="0"/>
          <w:marTop w:val="0"/>
          <w:marBottom w:val="0"/>
          <w:divBdr>
            <w:top w:val="none" w:sz="0" w:space="0" w:color="auto"/>
            <w:left w:val="none" w:sz="0" w:space="0" w:color="auto"/>
            <w:bottom w:val="none" w:sz="0" w:space="0" w:color="auto"/>
            <w:right w:val="none" w:sz="0" w:space="0" w:color="auto"/>
          </w:divBdr>
        </w:div>
        <w:div w:id="1450204347">
          <w:marLeft w:val="0"/>
          <w:marRight w:val="0"/>
          <w:marTop w:val="0"/>
          <w:marBottom w:val="0"/>
          <w:divBdr>
            <w:top w:val="none" w:sz="0" w:space="0" w:color="auto"/>
            <w:left w:val="none" w:sz="0" w:space="0" w:color="auto"/>
            <w:bottom w:val="none" w:sz="0" w:space="0" w:color="auto"/>
            <w:right w:val="none" w:sz="0" w:space="0" w:color="auto"/>
          </w:divBdr>
        </w:div>
        <w:div w:id="1612399790">
          <w:marLeft w:val="0"/>
          <w:marRight w:val="0"/>
          <w:marTop w:val="0"/>
          <w:marBottom w:val="0"/>
          <w:divBdr>
            <w:top w:val="none" w:sz="0" w:space="0" w:color="auto"/>
            <w:left w:val="none" w:sz="0" w:space="0" w:color="auto"/>
            <w:bottom w:val="none" w:sz="0" w:space="0" w:color="auto"/>
            <w:right w:val="none" w:sz="0" w:space="0" w:color="auto"/>
          </w:divBdr>
        </w:div>
        <w:div w:id="1621230577">
          <w:marLeft w:val="0"/>
          <w:marRight w:val="0"/>
          <w:marTop w:val="0"/>
          <w:marBottom w:val="0"/>
          <w:divBdr>
            <w:top w:val="none" w:sz="0" w:space="0" w:color="auto"/>
            <w:left w:val="none" w:sz="0" w:space="0" w:color="auto"/>
            <w:bottom w:val="none" w:sz="0" w:space="0" w:color="auto"/>
            <w:right w:val="none" w:sz="0" w:space="0" w:color="auto"/>
          </w:divBdr>
        </w:div>
        <w:div w:id="1622347774">
          <w:marLeft w:val="0"/>
          <w:marRight w:val="0"/>
          <w:marTop w:val="0"/>
          <w:marBottom w:val="0"/>
          <w:divBdr>
            <w:top w:val="none" w:sz="0" w:space="0" w:color="auto"/>
            <w:left w:val="none" w:sz="0" w:space="0" w:color="auto"/>
            <w:bottom w:val="none" w:sz="0" w:space="0" w:color="auto"/>
            <w:right w:val="none" w:sz="0" w:space="0" w:color="auto"/>
          </w:divBdr>
        </w:div>
        <w:div w:id="1814984622">
          <w:marLeft w:val="0"/>
          <w:marRight w:val="0"/>
          <w:marTop w:val="0"/>
          <w:marBottom w:val="0"/>
          <w:divBdr>
            <w:top w:val="none" w:sz="0" w:space="0" w:color="auto"/>
            <w:left w:val="none" w:sz="0" w:space="0" w:color="auto"/>
            <w:bottom w:val="none" w:sz="0" w:space="0" w:color="auto"/>
            <w:right w:val="none" w:sz="0" w:space="0" w:color="auto"/>
          </w:divBdr>
        </w:div>
        <w:div w:id="1835561586">
          <w:marLeft w:val="0"/>
          <w:marRight w:val="0"/>
          <w:marTop w:val="0"/>
          <w:marBottom w:val="0"/>
          <w:divBdr>
            <w:top w:val="none" w:sz="0" w:space="0" w:color="auto"/>
            <w:left w:val="none" w:sz="0" w:space="0" w:color="auto"/>
            <w:bottom w:val="none" w:sz="0" w:space="0" w:color="auto"/>
            <w:right w:val="none" w:sz="0" w:space="0" w:color="auto"/>
          </w:divBdr>
        </w:div>
        <w:div w:id="1890874332">
          <w:marLeft w:val="0"/>
          <w:marRight w:val="0"/>
          <w:marTop w:val="0"/>
          <w:marBottom w:val="0"/>
          <w:divBdr>
            <w:top w:val="none" w:sz="0" w:space="0" w:color="auto"/>
            <w:left w:val="none" w:sz="0" w:space="0" w:color="auto"/>
            <w:bottom w:val="none" w:sz="0" w:space="0" w:color="auto"/>
            <w:right w:val="none" w:sz="0" w:space="0" w:color="auto"/>
          </w:divBdr>
        </w:div>
        <w:div w:id="1897617641">
          <w:marLeft w:val="0"/>
          <w:marRight w:val="0"/>
          <w:marTop w:val="0"/>
          <w:marBottom w:val="0"/>
          <w:divBdr>
            <w:top w:val="none" w:sz="0" w:space="0" w:color="auto"/>
            <w:left w:val="none" w:sz="0" w:space="0" w:color="auto"/>
            <w:bottom w:val="none" w:sz="0" w:space="0" w:color="auto"/>
            <w:right w:val="none" w:sz="0" w:space="0" w:color="auto"/>
          </w:divBdr>
        </w:div>
        <w:div w:id="2121951072">
          <w:marLeft w:val="0"/>
          <w:marRight w:val="0"/>
          <w:marTop w:val="0"/>
          <w:marBottom w:val="0"/>
          <w:divBdr>
            <w:top w:val="none" w:sz="0" w:space="0" w:color="auto"/>
            <w:left w:val="none" w:sz="0" w:space="0" w:color="auto"/>
            <w:bottom w:val="none" w:sz="0" w:space="0" w:color="auto"/>
            <w:right w:val="none" w:sz="0" w:space="0" w:color="auto"/>
          </w:divBdr>
        </w:div>
      </w:divsChild>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 w:id="2124113787">
      <w:bodyDiv w:val="1"/>
      <w:marLeft w:val="0"/>
      <w:marRight w:val="0"/>
      <w:marTop w:val="0"/>
      <w:marBottom w:val="0"/>
      <w:divBdr>
        <w:top w:val="none" w:sz="0" w:space="0" w:color="auto"/>
        <w:left w:val="none" w:sz="0" w:space="0" w:color="auto"/>
        <w:bottom w:val="none" w:sz="0" w:space="0" w:color="auto"/>
        <w:right w:val="none" w:sz="0" w:space="0" w:color="auto"/>
      </w:divBdr>
      <w:divsChild>
        <w:div w:id="40250969">
          <w:marLeft w:val="0"/>
          <w:marRight w:val="0"/>
          <w:marTop w:val="0"/>
          <w:marBottom w:val="0"/>
          <w:divBdr>
            <w:top w:val="none" w:sz="0" w:space="0" w:color="auto"/>
            <w:left w:val="none" w:sz="0" w:space="0" w:color="auto"/>
            <w:bottom w:val="none" w:sz="0" w:space="0" w:color="auto"/>
            <w:right w:val="none" w:sz="0" w:space="0" w:color="auto"/>
          </w:divBdr>
        </w:div>
        <w:div w:id="469860146">
          <w:marLeft w:val="0"/>
          <w:marRight w:val="0"/>
          <w:marTop w:val="0"/>
          <w:marBottom w:val="0"/>
          <w:divBdr>
            <w:top w:val="none" w:sz="0" w:space="0" w:color="auto"/>
            <w:left w:val="none" w:sz="0" w:space="0" w:color="auto"/>
            <w:bottom w:val="none" w:sz="0" w:space="0" w:color="auto"/>
            <w:right w:val="none" w:sz="0" w:space="0" w:color="auto"/>
          </w:divBdr>
        </w:div>
        <w:div w:id="712579159">
          <w:marLeft w:val="0"/>
          <w:marRight w:val="0"/>
          <w:marTop w:val="0"/>
          <w:marBottom w:val="0"/>
          <w:divBdr>
            <w:top w:val="none" w:sz="0" w:space="0" w:color="auto"/>
            <w:left w:val="none" w:sz="0" w:space="0" w:color="auto"/>
            <w:bottom w:val="none" w:sz="0" w:space="0" w:color="auto"/>
            <w:right w:val="none" w:sz="0" w:space="0" w:color="auto"/>
          </w:divBdr>
        </w:div>
        <w:div w:id="1024792111">
          <w:marLeft w:val="0"/>
          <w:marRight w:val="0"/>
          <w:marTop w:val="0"/>
          <w:marBottom w:val="0"/>
          <w:divBdr>
            <w:top w:val="none" w:sz="0" w:space="0" w:color="auto"/>
            <w:left w:val="none" w:sz="0" w:space="0" w:color="auto"/>
            <w:bottom w:val="none" w:sz="0" w:space="0" w:color="auto"/>
            <w:right w:val="none" w:sz="0" w:space="0" w:color="auto"/>
          </w:divBdr>
        </w:div>
        <w:div w:id="1104497000">
          <w:marLeft w:val="0"/>
          <w:marRight w:val="0"/>
          <w:marTop w:val="0"/>
          <w:marBottom w:val="0"/>
          <w:divBdr>
            <w:top w:val="none" w:sz="0" w:space="0" w:color="auto"/>
            <w:left w:val="none" w:sz="0" w:space="0" w:color="auto"/>
            <w:bottom w:val="none" w:sz="0" w:space="0" w:color="auto"/>
            <w:right w:val="none" w:sz="0" w:space="0" w:color="auto"/>
          </w:divBdr>
        </w:div>
        <w:div w:id="1132675694">
          <w:marLeft w:val="0"/>
          <w:marRight w:val="0"/>
          <w:marTop w:val="0"/>
          <w:marBottom w:val="0"/>
          <w:divBdr>
            <w:top w:val="none" w:sz="0" w:space="0" w:color="auto"/>
            <w:left w:val="none" w:sz="0" w:space="0" w:color="auto"/>
            <w:bottom w:val="none" w:sz="0" w:space="0" w:color="auto"/>
            <w:right w:val="none" w:sz="0" w:space="0" w:color="auto"/>
          </w:divBdr>
        </w:div>
        <w:div w:id="1352611577">
          <w:marLeft w:val="0"/>
          <w:marRight w:val="0"/>
          <w:marTop w:val="0"/>
          <w:marBottom w:val="0"/>
          <w:divBdr>
            <w:top w:val="none" w:sz="0" w:space="0" w:color="auto"/>
            <w:left w:val="none" w:sz="0" w:space="0" w:color="auto"/>
            <w:bottom w:val="none" w:sz="0" w:space="0" w:color="auto"/>
            <w:right w:val="none" w:sz="0" w:space="0" w:color="auto"/>
          </w:divBdr>
        </w:div>
        <w:div w:id="1885168899">
          <w:marLeft w:val="0"/>
          <w:marRight w:val="0"/>
          <w:marTop w:val="0"/>
          <w:marBottom w:val="0"/>
          <w:divBdr>
            <w:top w:val="none" w:sz="0" w:space="0" w:color="auto"/>
            <w:left w:val="none" w:sz="0" w:space="0" w:color="auto"/>
            <w:bottom w:val="none" w:sz="0" w:space="0" w:color="auto"/>
            <w:right w:val="none" w:sz="0" w:space="0" w:color="auto"/>
          </w:divBdr>
        </w:div>
        <w:div w:id="20573912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issues.sierrawireless.com/browse/OEMTP-1788" TargetMode="External"/><Relationship Id="rId18" Type="http://schemas.openxmlformats.org/officeDocument/2006/relationships/hyperlink" Target="https://issues.sierrawireless.com/browse/OEMTP-1825" TargetMode="External"/><Relationship Id="rId26" Type="http://schemas.openxmlformats.org/officeDocument/2006/relationships/hyperlink" Target="https://issues.sierrawireless.com/browse/OEMTP-1892" TargetMode="External"/><Relationship Id="rId39" Type="http://schemas.openxmlformats.org/officeDocument/2006/relationships/hyperlink" Target="https://issues.sierrawireless.com/browse/OEMTP-1945" TargetMode="External"/><Relationship Id="rId21" Type="http://schemas.openxmlformats.org/officeDocument/2006/relationships/hyperlink" Target="https://issues.sierrawireless.com/browse/OEMTP-1779" TargetMode="External"/><Relationship Id="rId34" Type="http://schemas.openxmlformats.org/officeDocument/2006/relationships/hyperlink" Target="https://issues.sierrawireless.com/browse/OEMTP-1975" TargetMode="External"/><Relationship Id="rId42" Type="http://schemas.openxmlformats.org/officeDocument/2006/relationships/hyperlink" Target="https://issues.sierrawireless.com/browse/OEMTP-1837" TargetMode="External"/><Relationship Id="rId47" Type="http://schemas.openxmlformats.org/officeDocument/2006/relationships/hyperlink" Target="https://issues.sierrawireless.com/browse/OEMTP-2035" TargetMode="External"/><Relationship Id="rId50" Type="http://schemas.openxmlformats.org/officeDocument/2006/relationships/hyperlink" Target="https://issues.sierrawireless.com/browse/OEMTP-2018" TargetMode="External"/><Relationship Id="rId55" Type="http://schemas.openxmlformats.org/officeDocument/2006/relationships/hyperlink" Target="https://issues.sierrawireless.com/browse/OEMTP-1972" TargetMode="External"/><Relationship Id="rId63" Type="http://schemas.openxmlformats.org/officeDocument/2006/relationships/hyperlink" Target="https://issues.sierrawireless.com/browse/OEMTP-1890" TargetMode="External"/><Relationship Id="rId68" Type="http://schemas.openxmlformats.org/officeDocument/2006/relationships/hyperlink" Target="https://issues.sierrawireless.com/browse/OEMTP-1964" TargetMode="External"/><Relationship Id="rId7" Type="http://schemas.openxmlformats.org/officeDocument/2006/relationships/hyperlink" Target="https://issues.sierrawireless.com/browse/OEMTP-1980" TargetMode="External"/><Relationship Id="rId2" Type="http://schemas.openxmlformats.org/officeDocument/2006/relationships/hyperlink" Target="https://issues.sierrawireless.com/browse/OEMTP-1869" TargetMode="External"/><Relationship Id="rId16" Type="http://schemas.openxmlformats.org/officeDocument/2006/relationships/hyperlink" Target="https://issues.sierrawireless.com/browse/OEMTP-1912" TargetMode="External"/><Relationship Id="rId29" Type="http://schemas.openxmlformats.org/officeDocument/2006/relationships/hyperlink" Target="https://issues.sierrawireless.com/browse/OEMTP-1938" TargetMode="External"/><Relationship Id="rId1" Type="http://schemas.openxmlformats.org/officeDocument/2006/relationships/hyperlink" Target="https://issues.sierrawireless.com/browse/OEMTP-1891" TargetMode="External"/><Relationship Id="rId6" Type="http://schemas.openxmlformats.org/officeDocument/2006/relationships/hyperlink" Target="https://issues.sierrawireless.com/browse/OEMTP-1954" TargetMode="External"/><Relationship Id="rId11" Type="http://schemas.openxmlformats.org/officeDocument/2006/relationships/hyperlink" Target="https://issues.sierrawireless.com/browse/OEMTP-1791" TargetMode="External"/><Relationship Id="rId24" Type="http://schemas.openxmlformats.org/officeDocument/2006/relationships/hyperlink" Target="https://issues.sierrawireless.com/browse/OEMTP-1989" TargetMode="External"/><Relationship Id="rId32" Type="http://schemas.openxmlformats.org/officeDocument/2006/relationships/hyperlink" Target="https://issues.sierrawireless.com/browse/OEMTP-1812" TargetMode="External"/><Relationship Id="rId37" Type="http://schemas.openxmlformats.org/officeDocument/2006/relationships/hyperlink" Target="https://issues.sierrawireless.com/browse/OEMTP-1949" TargetMode="External"/><Relationship Id="rId40" Type="http://schemas.openxmlformats.org/officeDocument/2006/relationships/hyperlink" Target="https://issues.sierrawireless.com/browse/OEMTP-1800" TargetMode="External"/><Relationship Id="rId45" Type="http://schemas.openxmlformats.org/officeDocument/2006/relationships/hyperlink" Target="https://issues.sierrawireless.com/browse/OEMTP-1947" TargetMode="External"/><Relationship Id="rId53" Type="http://schemas.openxmlformats.org/officeDocument/2006/relationships/hyperlink" Target="https://issues.sierrawireless.com/browse/OEMTP-2032" TargetMode="External"/><Relationship Id="rId58" Type="http://schemas.openxmlformats.org/officeDocument/2006/relationships/hyperlink" Target="https://issues.sierrawireless.com/browse/OEMTP-1998" TargetMode="External"/><Relationship Id="rId66" Type="http://schemas.openxmlformats.org/officeDocument/2006/relationships/hyperlink" Target="https://issues.sierrawireless.com/browse/OEMTP-1871" TargetMode="External"/><Relationship Id="rId5" Type="http://schemas.openxmlformats.org/officeDocument/2006/relationships/hyperlink" Target="https://issues.sierrawireless.com/browse/OEMTP-1860" TargetMode="External"/><Relationship Id="rId15" Type="http://schemas.openxmlformats.org/officeDocument/2006/relationships/hyperlink" Target="https://issues.sierrawireless.com/browse/OEMTP-1916" TargetMode="External"/><Relationship Id="rId23" Type="http://schemas.openxmlformats.org/officeDocument/2006/relationships/hyperlink" Target="https://issues.sierrawireless.com/browse/OEMTP-1783" TargetMode="External"/><Relationship Id="rId28" Type="http://schemas.openxmlformats.org/officeDocument/2006/relationships/hyperlink" Target="https://issues.sierrawireless.com/browse/OEMTP-1881" TargetMode="External"/><Relationship Id="rId36" Type="http://schemas.openxmlformats.org/officeDocument/2006/relationships/hyperlink" Target="https://issues.sierrawireless.com/browse/OEMTP-1812" TargetMode="External"/><Relationship Id="rId49" Type="http://schemas.openxmlformats.org/officeDocument/2006/relationships/hyperlink" Target="https://issues.sierrawireless.com/browse/OEMTP-1819" TargetMode="External"/><Relationship Id="rId57" Type="http://schemas.openxmlformats.org/officeDocument/2006/relationships/hyperlink" Target="https://issues.sierrawireless.com/browse/OEMTP-1998" TargetMode="External"/><Relationship Id="rId61" Type="http://schemas.openxmlformats.org/officeDocument/2006/relationships/hyperlink" Target="https://issues.sierrawireless.com/browse/OEMTP-1948" TargetMode="External"/><Relationship Id="rId10" Type="http://schemas.openxmlformats.org/officeDocument/2006/relationships/hyperlink" Target="https://issues.sierrawireless.com/browse/OEMTP-1866" TargetMode="External"/><Relationship Id="rId19" Type="http://schemas.openxmlformats.org/officeDocument/2006/relationships/hyperlink" Target="https://issues.sierrawireless.com/browse/OEMTP-1964" TargetMode="External"/><Relationship Id="rId31" Type="http://schemas.openxmlformats.org/officeDocument/2006/relationships/hyperlink" Target="https://issues.sierrawireless.com/browse/OEMTP-1975" TargetMode="External"/><Relationship Id="rId44" Type="http://schemas.openxmlformats.org/officeDocument/2006/relationships/hyperlink" Target="https://issues.sierrawireless.com/browse/OEMTP-1714" TargetMode="External"/><Relationship Id="rId52" Type="http://schemas.openxmlformats.org/officeDocument/2006/relationships/hyperlink" Target="https://issues.sierrawireless.com/browse/OEMTP-1823" TargetMode="External"/><Relationship Id="rId60" Type="http://schemas.openxmlformats.org/officeDocument/2006/relationships/hyperlink" Target="https://issues.sierrawireless.com/browse/OEMTP-1976" TargetMode="External"/><Relationship Id="rId65" Type="http://schemas.openxmlformats.org/officeDocument/2006/relationships/hyperlink" Target="https://issues.sierrawireless.com/browse/OEMTP-1943" TargetMode="External"/><Relationship Id="rId4" Type="http://schemas.openxmlformats.org/officeDocument/2006/relationships/hyperlink" Target="https://issues.sierrawireless.com/browse/OEMTP-1869" TargetMode="External"/><Relationship Id="rId9" Type="http://schemas.openxmlformats.org/officeDocument/2006/relationships/hyperlink" Target="https://issues.sierrawireless.com/browse/OEMTP-2017" TargetMode="External"/><Relationship Id="rId14" Type="http://schemas.openxmlformats.org/officeDocument/2006/relationships/hyperlink" Target="https://issues.sierrawireless.com/browse/OEMTP-1912" TargetMode="External"/><Relationship Id="rId22" Type="http://schemas.openxmlformats.org/officeDocument/2006/relationships/hyperlink" Target="https://issues.sierrawireless.com/browse/OEMTP-1991" TargetMode="External"/><Relationship Id="rId27" Type="http://schemas.openxmlformats.org/officeDocument/2006/relationships/hyperlink" Target="https://issues.sierrawireless.com/browse/OEMTP-1880" TargetMode="External"/><Relationship Id="rId30" Type="http://schemas.openxmlformats.org/officeDocument/2006/relationships/hyperlink" Target="https://issues.sierrawireless.com/browse/OEMTP-1975" TargetMode="External"/><Relationship Id="rId35" Type="http://schemas.openxmlformats.org/officeDocument/2006/relationships/hyperlink" Target="https://issues.sierrawireless.com/browse/OEMTP-1812" TargetMode="External"/><Relationship Id="rId43" Type="http://schemas.openxmlformats.org/officeDocument/2006/relationships/hyperlink" Target="https://issues.sierrawireless.com/browse/OEMTP-1975" TargetMode="External"/><Relationship Id="rId48" Type="http://schemas.openxmlformats.org/officeDocument/2006/relationships/hyperlink" Target="https://issues.sierrawireless.com/browse/OEMTP-2018" TargetMode="External"/><Relationship Id="rId56" Type="http://schemas.openxmlformats.org/officeDocument/2006/relationships/hyperlink" Target="https://issues.sierrawireless.com/browse/OEMTP-1972" TargetMode="External"/><Relationship Id="rId64" Type="http://schemas.openxmlformats.org/officeDocument/2006/relationships/hyperlink" Target="https://issues.sierrawireless.com/browse/OEMTP-1943" TargetMode="External"/><Relationship Id="rId8" Type="http://schemas.openxmlformats.org/officeDocument/2006/relationships/hyperlink" Target="https://issues.sierrawireless.com/browse/OEMTP-2017" TargetMode="External"/><Relationship Id="rId51" Type="http://schemas.openxmlformats.org/officeDocument/2006/relationships/hyperlink" Target="https://issues.sierrawireless.com/browse/OEMTP-1718" TargetMode="External"/><Relationship Id="rId3" Type="http://schemas.openxmlformats.org/officeDocument/2006/relationships/hyperlink" Target="https://issues.sierrawireless.com/browse/OEMTP-1869" TargetMode="External"/><Relationship Id="rId12" Type="http://schemas.openxmlformats.org/officeDocument/2006/relationships/hyperlink" Target="https://issues.sierrawireless.com/browse/OEMTP-1891" TargetMode="External"/><Relationship Id="rId17" Type="http://schemas.openxmlformats.org/officeDocument/2006/relationships/hyperlink" Target="https://issues.sierrawireless.com/browse/OEMTP-1978" TargetMode="External"/><Relationship Id="rId25" Type="http://schemas.openxmlformats.org/officeDocument/2006/relationships/hyperlink" Target="https://issues.sierrawireless.com/browse/OEMTP-1870" TargetMode="External"/><Relationship Id="rId33" Type="http://schemas.openxmlformats.org/officeDocument/2006/relationships/hyperlink" Target="https://issues.sierrawireless.com/browse/OEMTP-1975" TargetMode="External"/><Relationship Id="rId38" Type="http://schemas.openxmlformats.org/officeDocument/2006/relationships/hyperlink" Target="https://issues.sierrawireless.com/browse/OEMTP-2025" TargetMode="External"/><Relationship Id="rId46" Type="http://schemas.openxmlformats.org/officeDocument/2006/relationships/hyperlink" Target="https://issues.sierrawireless.com/browse/OEMTP-2018" TargetMode="External"/><Relationship Id="rId59" Type="http://schemas.openxmlformats.org/officeDocument/2006/relationships/hyperlink" Target="https://issues.sierrawireless.com/browse/OEMTP-1948" TargetMode="External"/><Relationship Id="rId67" Type="http://schemas.openxmlformats.org/officeDocument/2006/relationships/hyperlink" Target="https://issues.sierrawireless.com/browse/OEMTP-1975" TargetMode="External"/><Relationship Id="rId20" Type="http://schemas.openxmlformats.org/officeDocument/2006/relationships/hyperlink" Target="https://issues.sierrawireless.com/browse/OEMTP-1878" TargetMode="External"/><Relationship Id="rId41" Type="http://schemas.openxmlformats.org/officeDocument/2006/relationships/hyperlink" Target="https://issues.sierrawireless.com/browse/OEMTP-1838" TargetMode="External"/><Relationship Id="rId54" Type="http://schemas.openxmlformats.org/officeDocument/2006/relationships/hyperlink" Target="https://issues.sierrawireless.com/browse/OEMTP-1972" TargetMode="External"/><Relationship Id="rId62" Type="http://schemas.openxmlformats.org/officeDocument/2006/relationships/hyperlink" Target="https://issues.sierrawireless.com/browse/OEMTP-2023"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yperlink" Target="http://www.sierrawireless.com/" TargetMode="External"/><Relationship Id="rId26" Type="http://schemas.openxmlformats.org/officeDocument/2006/relationships/header" Target="header4.xm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sierrawireless.com/company/contact-us/" TargetMode="External"/><Relationship Id="rId25" Type="http://schemas.openxmlformats.org/officeDocument/2006/relationships/header" Target="header3.xml"/><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commentsExtended" Target="commentsExtended.xml"/><Relationship Id="rId29"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32"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image" Target="media/image3.emf"/><Relationship Id="rId23" Type="http://schemas.openxmlformats.org/officeDocument/2006/relationships/header" Target="header2.xm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comments" Target="comments.xml"/><Relationship Id="rId31"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header" Target="header5.xml"/><Relationship Id="rId30" Type="http://schemas.openxmlformats.org/officeDocument/2006/relationships/header" Target="header6.xml"/><Relationship Id="rId35"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5.xml.rels><?xml version="1.0" encoding="UTF-8" standalone="yes"?>
<Relationships xmlns="http://schemas.openxmlformats.org/package/2006/relationships"><Relationship Id="rId3" Type="http://schemas.openxmlformats.org/officeDocument/2006/relationships/image" Target="media/image30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i\AppData\Roaming\Microsoft\Templates\Template%20for%20User%20Manuals%20-%20v2.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c3816d2-75f1-4365-bad0-f5feedba3995">2J5ENXQKSJW7-1113730611-641</_dlc_DocId>
    <_dlc_DocIdUrl xmlns="fc3816d2-75f1-4365-bad0-f5feedba3995">
      <Url>https://sierrawirelessinc.sharepoint.com/sites/intranet/dept/eng/oembu/_layouts/15/DocIdRedir.aspx?ID=2J5ENXQKSJW7-1113730611-641</Url>
      <Description>2J5ENXQKSJW7-1113730611-641</Description>
    </_dlc_DocIdUrl>
    <LikesCount xmlns="http://schemas.microsoft.com/sharepoint/v3" xsi:nil="true"/>
    <TaxCatchAll xmlns="fc3816d2-75f1-4365-bad0-f5feedba3995"/>
    <Ratings xmlns="http://schemas.microsoft.com/sharepoint/v3" xsi:nil="true"/>
    <RatingCount xmlns="http://schemas.microsoft.com/sharepoint/v3" xsi:nil="true"/>
    <LikedBy xmlns="http://schemas.microsoft.com/sharepoint/v3">
      <UserInfo>
        <DisplayName/>
        <AccountId xsi:nil="true"/>
        <AccountType/>
      </UserInfo>
    </LikedBy>
    <AverageRating xmlns="http://schemas.microsoft.com/sharepoint/v3" xsi:nil="true"/>
    <_dlc_DocIdPersistId xmlns="fc3816d2-75f1-4365-bad0-f5feedba3995" xsi:nil="true"/>
    <RatedBy xmlns="http://schemas.microsoft.com/sharepoint/v3">
      <UserInfo>
        <DisplayName/>
        <AccountId xsi:nil="true"/>
        <AccountType/>
      </UserInfo>
    </RatedBy>
    <_Flow_SignoffStatus xmlns="ea68438b-0747-4ade-a6f2-56a5f6adb9d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0373D4A76D744EA965DF93B45AB1B6" ma:contentTypeVersion="293" ma:contentTypeDescription="Create a new document." ma:contentTypeScope="" ma:versionID="031f32cc73e578dd5b1afa1ecbbb9315">
  <xsd:schema xmlns:xsd="http://www.w3.org/2001/XMLSchema" xmlns:xs="http://www.w3.org/2001/XMLSchema" xmlns:p="http://schemas.microsoft.com/office/2006/metadata/properties" xmlns:ns1="http://schemas.microsoft.com/sharepoint/v3" xmlns:ns2="fc3816d2-75f1-4365-bad0-f5feedba3995" xmlns:ns3="ea68438b-0747-4ade-a6f2-56a5f6adb9d0" targetNamespace="http://schemas.microsoft.com/office/2006/metadata/properties" ma:root="true" ma:fieldsID="31ac9966a21d09f11a82af889dd413b5" ns1:_="" ns2:_="" ns3:_="">
    <xsd:import namespace="http://schemas.microsoft.com/sharepoint/v3"/>
    <xsd:import namespace="fc3816d2-75f1-4365-bad0-f5feedba3995"/>
    <xsd:import namespace="ea68438b-0747-4ade-a6f2-56a5f6adb9d0"/>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EventHashCode" minOccurs="0"/>
                <xsd:element ref="ns3:MediaServiceGenerationTime"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12" nillable="true" ma:displayName="Number of Ratings" ma:decimals="0" ma:description="Number of ratings submitted" ma:internalName="RatingCount" ma:readOnly="false" ma:percentage="FALSE">
      <xsd:simpleType>
        <xsd:restriction base="dms:Number"/>
      </xsd:simpleType>
    </xsd:element>
    <xsd:element name="RatedBy" ma:index="1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xsd:simpleType>
        <xsd:restriction base="dms:Note"/>
      </xsd:simpleType>
    </xsd:element>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7" nillable="true" ma:displayName="Taxonomy Catch All Column" ma:hidden="true" ma:list="{f4191425-4018-4e89-b234-5f264fab897a}" ma:internalName="TaxCatchAll" ma:showField="CatchAllData" ma:web="fc3816d2-75f1-4365-bad0-f5feedba39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68438b-0747-4ade-a6f2-56a5f6adb9d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_Flow_SignoffStatus" ma:index="25" nillable="true" ma:displayName="Sign-off status" ma:internalName="_x0024_Resources_x003a_core_x002c_Signoff_Status_x003b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6C0373D4A76D744EA965DF93B45AB1B6" ma:contentTypeVersion="293" ma:contentTypeDescription="Create a new document." ma:contentTypeScope="" ma:versionID="57135d7db6d29e65b65e77272348dbaf">
  <xsd:schema xmlns:xsd="http://www.w3.org/2001/XMLSchema" xmlns:xs="http://www.w3.org/2001/XMLSchema" xmlns:p="http://schemas.microsoft.com/office/2006/metadata/properties" xmlns:ns1="http://schemas.microsoft.com/sharepoint/v3" xmlns:ns2="fc3816d2-75f1-4365-bad0-f5feedba3995" xmlns:ns3="ea68438b-0747-4ade-a6f2-56a5f6adb9d0" targetNamespace="http://schemas.microsoft.com/office/2006/metadata/properties" ma:root="true" ma:fieldsID="4829940a87b2e21f37fbf428ed8e4442" ns1:_="" ns2:_="" ns3:_="">
    <xsd:import namespace="http://schemas.microsoft.com/sharepoint/v3"/>
    <xsd:import namespace="fc3816d2-75f1-4365-bad0-f5feedba3995"/>
    <xsd:import namespace="ea68438b-0747-4ade-a6f2-56a5f6adb9d0"/>
    <xsd:element name="properties">
      <xsd:complexType>
        <xsd:sequence>
          <xsd:element name="documentManagement">
            <xsd:complexType>
              <xsd:all>
                <xsd:element ref="ns2:_dlc_DocId" minOccurs="0"/>
                <xsd:element ref="ns2:_dlc_DocIdUrl" minOccurs="0"/>
                <xsd:element ref="ns2:_dlc_DocIdPersistId" minOccurs="0"/>
                <xsd:element ref="ns1:AverageRating" minOccurs="0"/>
                <xsd:element ref="ns1:RatingCount" minOccurs="0"/>
                <xsd:element ref="ns1:RatedBy" minOccurs="0"/>
                <xsd:element ref="ns1:Ratings" minOccurs="0"/>
                <xsd:element ref="ns1:LikesCount" minOccurs="0"/>
                <xsd:element ref="ns1:LikedBy" minOccurs="0"/>
                <xsd:element ref="ns2:TaxCatchAll"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EventHashCode" minOccurs="0"/>
                <xsd:element ref="ns3:MediaServiceGenerationTime"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1" nillable="true" ma:displayName="Rating (0-5)" ma:decimals="2" ma:description="Average value of all the ratings that have been submitted" ma:internalName="AverageRating" ma:readOnly="false" ma:percentage="FALSE">
      <xsd:simpleType>
        <xsd:restriction base="dms:Number"/>
      </xsd:simpleType>
    </xsd:element>
    <xsd:element name="RatingCount" ma:index="12" nillable="true" ma:displayName="Number of Ratings" ma:decimals="0" ma:description="Number of ratings submitted" ma:internalName="RatingCount" ma:readOnly="false" ma:percentage="FALSE">
      <xsd:simpleType>
        <xsd:restriction base="dms:Number"/>
      </xsd:simpleType>
    </xsd:element>
    <xsd:element name="RatedBy" ma:index="1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4" nillable="true" ma:displayName="User ratings" ma:description="User ratings for the item" ma:hidden="true" ma:internalName="Ratings">
      <xsd:simpleType>
        <xsd:restriction base="dms:Note"/>
      </xsd:simpleType>
    </xsd:element>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3816d2-75f1-4365-bad0-f5feedba399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false">
      <xsd:simpleType>
        <xsd:restriction base="dms:Boolean"/>
      </xsd:simpleType>
    </xsd:element>
    <xsd:element name="TaxCatchAll" ma:index="17" nillable="true" ma:displayName="Taxonomy Catch All Column" ma:hidden="true" ma:list="{f4191425-4018-4e89-b234-5f264fab897a}" ma:internalName="TaxCatchAll" ma:showField="CatchAllData" ma:web="fc3816d2-75f1-4365-bad0-f5feedba399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68438b-0747-4ade-a6f2-56a5f6adb9d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_Flow_SignoffStatus" ma:index="25" nillable="true" ma:displayName="Sign-off status" ma:internalName="_x0024_Resources_x003a_core_x002c_Signoff_Status_x003b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91E4B8-030F-440B-BC72-ECDF16BC4072}">
  <ds:schemaRefs>
    <ds:schemaRef ds:uri="http://schemas.microsoft.com/office/2006/metadata/properties"/>
    <ds:schemaRef ds:uri="http://schemas.microsoft.com/office/infopath/2007/PartnerControls"/>
    <ds:schemaRef ds:uri="fc3816d2-75f1-4365-bad0-f5feedba3995"/>
    <ds:schemaRef ds:uri="http://schemas.microsoft.com/sharepoint/v3"/>
    <ds:schemaRef ds:uri="ea68438b-0747-4ade-a6f2-56a5f6adb9d0"/>
  </ds:schemaRefs>
</ds:datastoreItem>
</file>

<file path=customXml/itemProps2.xml><?xml version="1.0" encoding="utf-8"?>
<ds:datastoreItem xmlns:ds="http://schemas.openxmlformats.org/officeDocument/2006/customXml" ds:itemID="{F6FEADCE-D590-40FB-918B-F3142736B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ea68438b-0747-4ade-a6f2-56a5f6adb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50717B-8627-46E6-99D0-DBE8FE411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816d2-75f1-4365-bad0-f5feedba3995"/>
    <ds:schemaRef ds:uri="ea68438b-0747-4ade-a6f2-56a5f6adb9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4D3CB8-CD4E-4B92-B118-E1800838A60C}">
  <ds:schemaRefs>
    <ds:schemaRef ds:uri="http://schemas.microsoft.com/sharepoint/events"/>
  </ds:schemaRefs>
</ds:datastoreItem>
</file>

<file path=customXml/itemProps5.xml><?xml version="1.0" encoding="utf-8"?>
<ds:datastoreItem xmlns:ds="http://schemas.openxmlformats.org/officeDocument/2006/customXml" ds:itemID="{98850960-EAF5-4168-8398-15B3DC2D3B4B}">
  <ds:schemaRefs>
    <ds:schemaRef ds:uri="http://schemas.microsoft.com/sharepoint/v3/contenttype/forms"/>
  </ds:schemaRefs>
</ds:datastoreItem>
</file>

<file path=customXml/itemProps6.xml><?xml version="1.0" encoding="utf-8"?>
<ds:datastoreItem xmlns:ds="http://schemas.openxmlformats.org/officeDocument/2006/customXml" ds:itemID="{3C9C2DC6-8BE2-48CB-A756-09362F621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v2.21.dotx</Template>
  <TotalTime>117</TotalTime>
  <Pages>169</Pages>
  <Words>41347</Words>
  <Characters>238988</Characters>
  <Application>Microsoft Office Word</Application>
  <DocSecurity>0</DocSecurity>
  <Lines>13277</Lines>
  <Paragraphs>10782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AT Commands Interface Guide</vt:lpstr>
      <vt:lpstr>AT Commands Interface Guide</vt:lpstr>
    </vt:vector>
  </TitlesOfParts>
  <Company>Sierra Wireless</Company>
  <LinksUpToDate>false</LinksUpToDate>
  <CharactersWithSpaces>269553</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Commands Interface Guide</dc:title>
  <dc:subject>AirPrime HL78xx AT Commands Interface Guide</dc:subject>
  <dc:creator>Sierra Wireless</dc:creator>
  <cp:keywords>41111821; 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dc:description/>
  <cp:lastModifiedBy>Elaine Baricante</cp:lastModifiedBy>
  <cp:revision>7</cp:revision>
  <cp:lastPrinted>2018-11-27T02:41:00Z</cp:lastPrinted>
  <dcterms:created xsi:type="dcterms:W3CDTF">2018-12-04T07:02:00Z</dcterms:created>
  <dcterms:modified xsi:type="dcterms:W3CDTF">2018-12-04T09:03:00Z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AirPrime HL78xx</vt:lpwstr>
  </property>
  <property fmtid="{D5CDD505-2E9C-101B-9397-08002B2CF9AE}" pid="3" name="Date">
    <vt:lpwstr>December 04, 2018</vt:lpwstr>
  </property>
  <property fmtid="{D5CDD505-2E9C-101B-9397-08002B2CF9AE}" pid="4" name="Reference">
    <vt:lpwstr>41111821</vt:lpwstr>
  </property>
  <property fmtid="{D5CDD505-2E9C-101B-9397-08002B2CF9AE}" pid="5" name="Revision">
    <vt:lpwstr>6.1</vt:lpwstr>
  </property>
</Properties>
</file>