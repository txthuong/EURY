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04FBE" w14:textId="77777777" w:rsidR="005F2738" w:rsidRDefault="0015084F">
      <w:pPr>
        <w:jc w:val="center"/>
      </w:pPr>
      <w:r>
        <w:rPr>
          <w:noProof/>
        </w:rPr>
        <w:drawing>
          <wp:inline distT="0" distB="0" distL="0" distR="0" wp14:anchorId="39ADAAC7" wp14:editId="567D7A0B">
            <wp:extent cx="3609975" cy="733425"/>
            <wp:effectExtent l="0" t="0" r="0" b="0"/>
            <wp:docPr id="1" name="Picture 1" descr="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D72E" w14:textId="77777777" w:rsidR="005F2738" w:rsidRDefault="005F2738">
      <w:pPr>
        <w:jc w:val="center"/>
      </w:pPr>
    </w:p>
    <w:p w14:paraId="0D2EF188" w14:textId="6525D6D3" w:rsidR="005F2738" w:rsidRDefault="00614351">
      <w:r>
        <w:rPr>
          <w:noProof/>
        </w:rPr>
        <mc:AlternateContent>
          <mc:Choice Requires="wps">
            <w:drawing>
              <wp:anchor distT="0" distB="18415" distL="114300" distR="130810" simplePos="0" relativeHeight="2" behindDoc="0" locked="0" layoutInCell="1" allowOverlap="1" wp14:anchorId="360CBD31" wp14:editId="6EC3B5E4">
                <wp:simplePos x="0" y="0"/>
                <wp:positionH relativeFrom="column">
                  <wp:posOffset>89535</wp:posOffset>
                </wp:positionH>
                <wp:positionV relativeFrom="paragraph">
                  <wp:posOffset>116205</wp:posOffset>
                </wp:positionV>
                <wp:extent cx="5285740" cy="2130425"/>
                <wp:effectExtent l="0" t="0" r="0" b="3175"/>
                <wp:wrapNone/>
                <wp:docPr id="25" name="Text Box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5740" cy="213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5BC22C" w14:textId="77777777" w:rsidR="00C02B24" w:rsidRDefault="00C02B24">
                            <w:pPr>
                              <w:pStyle w:val="FrameContents"/>
                              <w:spacing w:before="240" w:after="240"/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Interface Specification</w:t>
                            </w:r>
                          </w:p>
                          <w:p w14:paraId="2F86B589" w14:textId="75F2DD0C" w:rsidR="00C02B24" w:rsidRDefault="00C02B24" w:rsidP="007576B7">
                            <w:pPr>
                              <w:pStyle w:val="FrameContents"/>
                              <w:spacing w:before="240" w:after="240"/>
                              <w:jc w:val="center"/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For</w:t>
                            </w:r>
                            <w:ins w:id="0" w:author="Frédéric Dur" w:date="2018-11-09T09:24:00Z">
                              <w:r>
                                <w:rPr>
                                  <w:b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</w:ins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3</w:t>
                            </w:r>
                            <w:r w:rsidRPr="002655C7">
                              <w:rPr>
                                <w:b/>
                                <w:sz w:val="52"/>
                                <w:szCs w:val="5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 xml:space="preserve"> party </w:t>
                            </w:r>
                            <w:del w:id="1" w:author="Nadjim Brahmi" w:date="2018-11-12T11:23:00Z">
                              <w:r w:rsidDel="001A4B20">
                                <w:rPr>
                                  <w:b/>
                                  <w:sz w:val="52"/>
                                  <w:szCs w:val="52"/>
                                </w:rPr>
                                <w:delText xml:space="preserve">download </w:delText>
                              </w:r>
                            </w:del>
                            <w:ins w:id="2" w:author="Nadjim Brahmi" w:date="2018-11-12T11:24:00Z">
                              <w:r>
                                <w:rPr>
                                  <w:b/>
                                  <w:sz w:val="52"/>
                                  <w:szCs w:val="52"/>
                                </w:rPr>
                                <w:t>FOTA</w:t>
                              </w:r>
                            </w:ins>
                            <w:ins w:id="3" w:author="Nadjim Brahmi" w:date="2018-11-12T11:23:00Z">
                              <w:r>
                                <w:rPr>
                                  <w:b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</w:ins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AT Commands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CBD31" id="Text Box 1014" o:spid="_x0000_s1026" style="position:absolute;margin-left:7.05pt;margin-top:9.15pt;width:416.2pt;height:167.75pt;z-index:2;visibility:visible;mso-wrap-style:square;mso-width-percent:0;mso-height-percent:0;mso-wrap-distance-left:9pt;mso-wrap-distance-top:0;mso-wrap-distance-right:10.3pt;mso-wrap-distance-bottom:1.4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" strokeweight=".26mm">
                <v:path arrowok="t"/>
                <v:textbox>
                  <w:txbxContent>
                    <w:p w14:paraId="6D5BC22C" w14:textId="77777777" w:rsidR="00C02B24" w:rsidRDefault="00C02B24">
                      <w:pPr>
                        <w:pStyle w:val="FrameContents"/>
                        <w:spacing w:before="240" w:after="240"/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Interface Specification</w:t>
                      </w:r>
                    </w:p>
                    <w:p w14:paraId="2F86B589" w14:textId="75F2DD0C" w:rsidR="00C02B24" w:rsidRDefault="00C02B24" w:rsidP="007576B7">
                      <w:pPr>
                        <w:pStyle w:val="FrameContents"/>
                        <w:spacing w:before="240" w:after="240"/>
                        <w:jc w:val="center"/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For</w:t>
                      </w:r>
                      <w:ins w:id="4" w:author="Frédéric Dur" w:date="2018-11-09T09:24:00Z">
                        <w:r>
                          <w:rPr>
                            <w:b/>
                            <w:sz w:val="52"/>
                            <w:szCs w:val="52"/>
                          </w:rPr>
                          <w:t xml:space="preserve"> </w:t>
                        </w:r>
                      </w:ins>
                      <w:r>
                        <w:rPr>
                          <w:b/>
                          <w:sz w:val="52"/>
                          <w:szCs w:val="52"/>
                        </w:rPr>
                        <w:t>3</w:t>
                      </w:r>
                      <w:r w:rsidRPr="002655C7">
                        <w:rPr>
                          <w:b/>
                          <w:sz w:val="52"/>
                          <w:szCs w:val="52"/>
                          <w:vertAlign w:val="superscript"/>
                        </w:rPr>
                        <w:t>rd</w:t>
                      </w:r>
                      <w:r>
                        <w:rPr>
                          <w:b/>
                          <w:sz w:val="52"/>
                          <w:szCs w:val="52"/>
                        </w:rPr>
                        <w:t xml:space="preserve"> party </w:t>
                      </w:r>
                      <w:del w:id="5" w:author="Nadjim Brahmi" w:date="2018-11-12T11:23:00Z">
                        <w:r w:rsidDel="001A4B20">
                          <w:rPr>
                            <w:b/>
                            <w:sz w:val="52"/>
                            <w:szCs w:val="52"/>
                          </w:rPr>
                          <w:delText xml:space="preserve">download </w:delText>
                        </w:r>
                      </w:del>
                      <w:ins w:id="6" w:author="Nadjim Brahmi" w:date="2018-11-12T11:24:00Z">
                        <w:r>
                          <w:rPr>
                            <w:b/>
                            <w:sz w:val="52"/>
                            <w:szCs w:val="52"/>
                          </w:rPr>
                          <w:t>FOTA</w:t>
                        </w:r>
                      </w:ins>
                      <w:ins w:id="7" w:author="Nadjim Brahmi" w:date="2018-11-12T11:23:00Z">
                        <w:r>
                          <w:rPr>
                            <w:b/>
                            <w:sz w:val="52"/>
                            <w:szCs w:val="52"/>
                          </w:rPr>
                          <w:t xml:space="preserve"> </w:t>
                        </w:r>
                      </w:ins>
                      <w:r>
                        <w:rPr>
                          <w:b/>
                          <w:sz w:val="52"/>
                          <w:szCs w:val="52"/>
                        </w:rPr>
                        <w:t>AT Commands</w:t>
                      </w:r>
                    </w:p>
                  </w:txbxContent>
                </v:textbox>
              </v:rect>
            </w:pict>
          </mc:Fallback>
        </mc:AlternateContent>
      </w:r>
    </w:p>
    <w:p w14:paraId="5CF4B583" w14:textId="77777777" w:rsidR="005F2738" w:rsidRDefault="005F2738">
      <w:pPr>
        <w:jc w:val="center"/>
        <w:rPr>
          <w:lang w:val="fr-CA"/>
        </w:rPr>
      </w:pPr>
    </w:p>
    <w:p w14:paraId="32E44AE4" w14:textId="77777777" w:rsidR="005F2738" w:rsidRDefault="005F2738"/>
    <w:p w14:paraId="7B19E0AB" w14:textId="77777777" w:rsidR="005F2738" w:rsidRDefault="005F2738">
      <w:pPr>
        <w:pStyle w:val="Header"/>
      </w:pPr>
    </w:p>
    <w:p w14:paraId="2ACD0A24" w14:textId="77777777" w:rsidR="005F2738" w:rsidRDefault="005F2738"/>
    <w:p w14:paraId="170AD109" w14:textId="77777777" w:rsidR="005F2738" w:rsidRDefault="005F2738"/>
    <w:p w14:paraId="15020477" w14:textId="77777777" w:rsidR="005F2738" w:rsidRDefault="005F2738"/>
    <w:p w14:paraId="0971F392" w14:textId="77777777" w:rsidR="005F2738" w:rsidRDefault="005F2738"/>
    <w:p w14:paraId="7399CD33" w14:textId="77777777" w:rsidR="005F2738" w:rsidRDefault="005F2738"/>
    <w:p w14:paraId="6E622153" w14:textId="77777777" w:rsidR="005F2738" w:rsidRDefault="005F2738"/>
    <w:p w14:paraId="45A55A79" w14:textId="77777777" w:rsidR="005F2738" w:rsidRDefault="005F2738"/>
    <w:p w14:paraId="738CAE65" w14:textId="77777777" w:rsidR="005F2738" w:rsidRDefault="005F2738"/>
    <w:p w14:paraId="770B3BBE" w14:textId="77777777" w:rsidR="005F2738" w:rsidRDefault="005F2738"/>
    <w:p w14:paraId="04FFED53" w14:textId="77777777" w:rsidR="005F2738" w:rsidRDefault="005F2738"/>
    <w:p w14:paraId="69404205" w14:textId="77777777" w:rsidR="005F2738" w:rsidRDefault="005F2738"/>
    <w:p w14:paraId="6131B4D9" w14:textId="77777777" w:rsidR="005F2738" w:rsidRDefault="005F2738"/>
    <w:p w14:paraId="4AF3CC69" w14:textId="77777777" w:rsidR="005F2738" w:rsidRDefault="005F2738">
      <w:pPr>
        <w:jc w:val="both"/>
        <w:rPr>
          <w:b/>
          <w:iCs/>
          <w:color w:val="0000FF"/>
        </w:rPr>
      </w:pPr>
    </w:p>
    <w:tbl>
      <w:tblPr>
        <w:tblW w:w="8283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63" w:type="dxa"/>
        </w:tblCellMar>
        <w:tblLook w:val="0000" w:firstRow="0" w:lastRow="0" w:firstColumn="0" w:lastColumn="0" w:noHBand="0" w:noVBand="0"/>
      </w:tblPr>
      <w:tblGrid>
        <w:gridCol w:w="2161"/>
        <w:gridCol w:w="6122"/>
      </w:tblGrid>
      <w:tr w:rsidR="005F2738" w14:paraId="6D8B2351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05F5C159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Document #: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400727B5" w14:textId="50A4D4D2" w:rsidR="005F2738" w:rsidRDefault="0015084F">
            <w:bookmarkStart w:id="8" w:name="Doc_No"/>
            <w:bookmarkStart w:id="9" w:name="OLE_LINK18"/>
            <w:bookmarkStart w:id="10" w:name="OLE_LINK19"/>
            <w:bookmarkEnd w:id="8"/>
            <w:bookmarkEnd w:id="9"/>
            <w:bookmarkEnd w:id="10"/>
            <w:del w:id="11" w:author="Nadjim Brahmi" w:date="2018-11-09T09:50:00Z">
              <w:r w:rsidDel="00A160CC">
                <w:delText>4116802</w:delText>
              </w:r>
            </w:del>
            <w:ins w:id="12" w:author="Nadjim Brahmi" w:date="2018-11-09T09:50:00Z">
              <w:r w:rsidR="00A160CC">
                <w:t>n/a</w:t>
              </w:r>
            </w:ins>
          </w:p>
        </w:tc>
      </w:tr>
      <w:tr w:rsidR="005F2738" w14:paraId="3FB53EFE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0DD6CF18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Legacy #: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04D37828" w14:textId="77777777" w:rsidR="005F2738" w:rsidRDefault="0015084F">
            <w:r>
              <w:t>n/a</w:t>
            </w:r>
          </w:p>
        </w:tc>
      </w:tr>
      <w:tr w:rsidR="005F2738" w14:paraId="695D2FD5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273E7369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Revision: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21DE5485" w14:textId="34689F7F" w:rsidR="005F2738" w:rsidRDefault="007576B7">
            <w:pPr>
              <w:rPr>
                <w:lang w:val="en-CA"/>
              </w:rPr>
            </w:pPr>
            <w:bookmarkStart w:id="13" w:name="Doc_Rev"/>
            <w:r>
              <w:rPr>
                <w:lang w:val="en-CA"/>
              </w:rPr>
              <w:t>1.0</w:t>
            </w:r>
            <w:bookmarkEnd w:id="13"/>
          </w:p>
        </w:tc>
      </w:tr>
      <w:tr w:rsidR="005F2738" w14:paraId="0EC88BBD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3700DD17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Document Type: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372E859C" w14:textId="77777777" w:rsidR="005F2738" w:rsidRDefault="0015084F">
            <w:pPr>
              <w:rPr>
                <w:lang w:val="en-CA"/>
              </w:rPr>
            </w:pPr>
            <w:r>
              <w:rPr>
                <w:lang w:val="en-CA"/>
              </w:rPr>
              <w:t>Protocol/Interface Specification</w:t>
            </w:r>
          </w:p>
        </w:tc>
      </w:tr>
      <w:tr w:rsidR="005F2738" w14:paraId="77F43DC4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3EA591E0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 xml:space="preserve">Customer </w:t>
            </w:r>
            <w:proofErr w:type="gramStart"/>
            <w:r>
              <w:rPr>
                <w:b/>
              </w:rPr>
              <w:t>Name :</w:t>
            </w:r>
            <w:proofErr w:type="gramEnd"/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70DA0B66" w14:textId="397BD82F" w:rsidR="005F2738" w:rsidRDefault="00554CDA">
            <w:pPr>
              <w:rPr>
                <w:lang w:val="en-CA"/>
              </w:rPr>
            </w:pPr>
            <w:proofErr w:type="spellStart"/>
            <w:ins w:id="14" w:author="Nadjim Brahmi" w:date="2018-11-09T10:06:00Z">
              <w:r>
                <w:t>CalAmp</w:t>
              </w:r>
            </w:ins>
            <w:proofErr w:type="spellEnd"/>
            <w:del w:id="15" w:author="Nadjim Brahmi" w:date="2018-11-09T10:06:00Z">
              <w:r w:rsidR="007576B7" w:rsidDel="00554CDA">
                <w:rPr>
                  <w:lang w:val="en-CA"/>
                </w:rPr>
                <w:delText>calamp</w:delText>
              </w:r>
            </w:del>
          </w:p>
        </w:tc>
      </w:tr>
      <w:tr w:rsidR="005F2738" w14:paraId="4D59A256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6FF26FD4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Author: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42B8F9F2" w14:textId="0E253DF6" w:rsidR="005F2738" w:rsidRDefault="000117E1">
            <w:pPr>
              <w:rPr>
                <w:lang w:val="en-CA"/>
              </w:rPr>
            </w:pPr>
            <w:r>
              <w:rPr>
                <w:lang w:val="en-CA"/>
              </w:rPr>
              <w:t>Legato</w:t>
            </w:r>
            <w:r w:rsidR="0015084F">
              <w:rPr>
                <w:lang w:val="en-CA"/>
              </w:rPr>
              <w:t xml:space="preserve"> Team </w:t>
            </w:r>
          </w:p>
        </w:tc>
      </w:tr>
      <w:tr w:rsidR="005F2738" w14:paraId="02A80B8D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02B5ACE4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0EB64CAC" w14:textId="570B934E" w:rsidR="005F2738" w:rsidRDefault="00EF6ECC">
            <w:pPr>
              <w:rPr>
                <w:lang w:val="en-CA"/>
              </w:rPr>
            </w:pPr>
            <w:ins w:id="16" w:author="Nadjim Brahmi" w:date="2018-11-12T16:08:00Z">
              <w:r>
                <w:rPr>
                  <w:lang w:val="en-CA"/>
                </w:rPr>
                <w:t>ILM</w:t>
              </w:r>
            </w:ins>
            <w:del w:id="17" w:author="Nadjim Brahmi" w:date="2018-11-12T16:08:00Z">
              <w:r w:rsidR="000117E1" w:rsidDel="00EF6ECC">
                <w:rPr>
                  <w:lang w:val="en-CA"/>
                </w:rPr>
                <w:delText>n/a</w:delText>
              </w:r>
            </w:del>
          </w:p>
        </w:tc>
      </w:tr>
      <w:tr w:rsidR="005F2738" w14:paraId="4A6160A6" w14:textId="77777777">
        <w:trPr>
          <w:trHeight w:val="432"/>
          <w:jc w:val="center"/>
        </w:trPr>
        <w:tc>
          <w:tcPr>
            <w:tcW w:w="21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03CFD906" w14:textId="77777777" w:rsidR="005F2738" w:rsidRDefault="0015084F">
            <w:pPr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6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vAlign w:val="center"/>
          </w:tcPr>
          <w:p w14:paraId="57C56285" w14:textId="14ACA751" w:rsidR="005F2738" w:rsidRDefault="0015084F">
            <w:r>
              <w:rPr>
                <w:lang w:val="en-CA" w:eastAsia="zh-CN"/>
              </w:rPr>
              <w:t xml:space="preserve">November </w:t>
            </w:r>
            <w:r w:rsidR="007576B7">
              <w:rPr>
                <w:lang w:val="en-CA" w:eastAsia="zh-CN"/>
              </w:rPr>
              <w:t>08</w:t>
            </w:r>
            <w:r>
              <w:rPr>
                <w:vertAlign w:val="superscript"/>
                <w:lang w:val="en-CA" w:eastAsia="zh-CN"/>
              </w:rPr>
              <w:t>th</w:t>
            </w:r>
            <w:r>
              <w:rPr>
                <w:lang w:val="en-CA" w:eastAsia="zh-CN"/>
              </w:rPr>
              <w:t>, 201</w:t>
            </w:r>
            <w:r w:rsidR="007576B7">
              <w:rPr>
                <w:lang w:val="en-CA" w:eastAsia="zh-CN"/>
              </w:rPr>
              <w:t>8</w:t>
            </w:r>
          </w:p>
        </w:tc>
      </w:tr>
    </w:tbl>
    <w:p w14:paraId="14C590C8" w14:textId="77777777" w:rsidR="005F2738" w:rsidRDefault="005F2738"/>
    <w:p w14:paraId="7A4FFF47" w14:textId="77777777" w:rsidR="005F2738" w:rsidRDefault="005F2738">
      <w:pPr>
        <w:jc w:val="right"/>
      </w:pPr>
    </w:p>
    <w:p w14:paraId="6A013097" w14:textId="77777777" w:rsidR="005F2738" w:rsidRDefault="005F2738">
      <w:pPr>
        <w:jc w:val="right"/>
      </w:pPr>
    </w:p>
    <w:p w14:paraId="4AB1FCFA" w14:textId="77777777" w:rsidR="005F2738" w:rsidRDefault="005F2738">
      <w:pPr>
        <w:jc w:val="right"/>
      </w:pPr>
    </w:p>
    <w:p w14:paraId="2942E0C8" w14:textId="77777777" w:rsidR="005F2738" w:rsidRDefault="0015084F">
      <w:pPr>
        <w:rPr>
          <w:b/>
          <w:sz w:val="28"/>
        </w:rPr>
      </w:pPr>
      <w:r>
        <w:br w:type="page"/>
      </w:r>
    </w:p>
    <w:p w14:paraId="0B0F5680" w14:textId="77777777" w:rsidR="005F2738" w:rsidRDefault="0015084F">
      <w:pPr>
        <w:pStyle w:val="Heading1"/>
        <w:numPr>
          <w:ilvl w:val="0"/>
          <w:numId w:val="0"/>
        </w:numPr>
        <w:ind w:left="432" w:hanging="432"/>
      </w:pPr>
      <w:bookmarkStart w:id="18" w:name="_Toc435604039"/>
      <w:bookmarkStart w:id="19" w:name="_Toc284402448"/>
      <w:bookmarkStart w:id="20" w:name="_Toc435604040"/>
      <w:bookmarkStart w:id="21" w:name="_Toc284402449"/>
      <w:bookmarkStart w:id="22" w:name="_Toc529785385"/>
      <w:bookmarkEnd w:id="18"/>
      <w:bookmarkEnd w:id="19"/>
      <w:bookmarkEnd w:id="20"/>
      <w:bookmarkEnd w:id="21"/>
      <w:r>
        <w:lastRenderedPageBreak/>
        <w:t>Table of Contents</w:t>
      </w:r>
      <w:bookmarkEnd w:id="22"/>
    </w:p>
    <w:p w14:paraId="05E016CE" w14:textId="03F28B8D" w:rsidR="00574AA2" w:rsidRDefault="0015084F">
      <w:pPr>
        <w:pStyle w:val="TOC1"/>
        <w:rPr>
          <w:ins w:id="23" w:author="Nadjim Brahmi" w:date="2018-11-12T11:27:00Z"/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r>
        <w:fldChar w:fldCharType="begin"/>
      </w:r>
      <w:r>
        <w:instrText>TOC \o "1-3" \h</w:instrText>
      </w:r>
      <w:r>
        <w:fldChar w:fldCharType="separate"/>
      </w:r>
      <w:ins w:id="24" w:author="Nadjim Brahmi" w:date="2018-11-12T11:27:00Z">
        <w:r w:rsidR="00574AA2" w:rsidRPr="00B51B35">
          <w:rPr>
            <w:rStyle w:val="Hyperlink"/>
            <w:noProof/>
          </w:rPr>
          <w:fldChar w:fldCharType="begin"/>
        </w:r>
        <w:r w:rsidR="00574AA2" w:rsidRPr="00B51B35">
          <w:rPr>
            <w:rStyle w:val="Hyperlink"/>
            <w:noProof/>
          </w:rPr>
          <w:instrText xml:space="preserve"> </w:instrText>
        </w:r>
        <w:r w:rsidR="00574AA2">
          <w:rPr>
            <w:noProof/>
          </w:rPr>
          <w:instrText>HYPERLINK \l "_Toc529785385"</w:instrText>
        </w:r>
        <w:r w:rsidR="00574AA2" w:rsidRPr="00B51B35">
          <w:rPr>
            <w:rStyle w:val="Hyperlink"/>
            <w:noProof/>
          </w:rPr>
          <w:instrText xml:space="preserve"> </w:instrText>
        </w:r>
        <w:r w:rsidR="00574AA2" w:rsidRPr="00B51B35">
          <w:rPr>
            <w:rStyle w:val="Hyperlink"/>
            <w:noProof/>
          </w:rPr>
          <w:fldChar w:fldCharType="separate"/>
        </w:r>
        <w:r w:rsidR="00574AA2" w:rsidRPr="00B51B35">
          <w:rPr>
            <w:rStyle w:val="Hyperlink"/>
            <w:noProof/>
          </w:rPr>
          <w:t>Table of Contents</w:t>
        </w:r>
        <w:r w:rsidR="00574AA2">
          <w:rPr>
            <w:noProof/>
          </w:rPr>
          <w:tab/>
        </w:r>
        <w:r w:rsidR="00574AA2">
          <w:rPr>
            <w:noProof/>
          </w:rPr>
          <w:fldChar w:fldCharType="begin"/>
        </w:r>
        <w:r w:rsidR="00574AA2">
          <w:rPr>
            <w:noProof/>
          </w:rPr>
          <w:instrText xml:space="preserve"> PAGEREF _Toc529785385 \h </w:instrText>
        </w:r>
      </w:ins>
      <w:r w:rsidR="00574AA2">
        <w:rPr>
          <w:noProof/>
        </w:rPr>
      </w:r>
      <w:r w:rsidR="00574AA2">
        <w:rPr>
          <w:noProof/>
        </w:rPr>
        <w:fldChar w:fldCharType="separate"/>
      </w:r>
      <w:ins w:id="25" w:author="Nadjim Brahmi" w:date="2018-11-12T11:27:00Z">
        <w:r w:rsidR="00574AA2">
          <w:rPr>
            <w:noProof/>
          </w:rPr>
          <w:t>2</w:t>
        </w:r>
        <w:r w:rsidR="00574AA2">
          <w:rPr>
            <w:noProof/>
          </w:rPr>
          <w:fldChar w:fldCharType="end"/>
        </w:r>
        <w:r w:rsidR="00574AA2" w:rsidRPr="00B51B35">
          <w:rPr>
            <w:rStyle w:val="Hyperlink"/>
            <w:noProof/>
          </w:rPr>
          <w:fldChar w:fldCharType="end"/>
        </w:r>
      </w:ins>
    </w:p>
    <w:p w14:paraId="00D780F5" w14:textId="0C393232" w:rsidR="00574AA2" w:rsidRDefault="00574AA2">
      <w:pPr>
        <w:pStyle w:val="TOC1"/>
        <w:rPr>
          <w:ins w:id="26" w:author="Nadjim Brahmi" w:date="2018-11-12T11:27:00Z"/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ins w:id="27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"_Toc529785386"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General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_Toc529785386 \h </w:instrText>
        </w:r>
      </w:ins>
      <w:r>
        <w:rPr>
          <w:noProof/>
        </w:rPr>
      </w:r>
      <w:r>
        <w:rPr>
          <w:noProof/>
        </w:rPr>
        <w:fldChar w:fldCharType="separate"/>
      </w:r>
      <w:ins w:id="28" w:author="Nadjim Brahmi" w:date="2018-11-12T11:27:00Z">
        <w:r>
          <w:rPr>
            <w:noProof/>
          </w:rPr>
          <w:t>2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667AD93E" w14:textId="3247BD9F" w:rsidR="00574AA2" w:rsidRDefault="00574AA2">
      <w:pPr>
        <w:pStyle w:val="TOC2"/>
        <w:rPr>
          <w:ins w:id="29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ins w:id="30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"_Toc529785387"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Scope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_Toc529785387 \h </w:instrText>
        </w:r>
      </w:ins>
      <w:r>
        <w:rPr>
          <w:noProof/>
        </w:rPr>
      </w:r>
      <w:r>
        <w:rPr>
          <w:noProof/>
        </w:rPr>
        <w:fldChar w:fldCharType="separate"/>
      </w:r>
      <w:ins w:id="31" w:author="Nadjim Brahmi" w:date="2018-11-12T11:27:00Z">
        <w:r>
          <w:rPr>
            <w:noProof/>
          </w:rPr>
          <w:t>2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11ED201B" w14:textId="0DCD9DF4" w:rsidR="00574AA2" w:rsidRDefault="00574AA2">
      <w:pPr>
        <w:pStyle w:val="TOC2"/>
        <w:rPr>
          <w:ins w:id="32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ins w:id="33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"_Toc529785388"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References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_Toc529785388 \h </w:instrText>
        </w:r>
      </w:ins>
      <w:r>
        <w:rPr>
          <w:noProof/>
        </w:rPr>
      </w:r>
      <w:r>
        <w:rPr>
          <w:noProof/>
        </w:rPr>
        <w:fldChar w:fldCharType="separate"/>
      </w:r>
      <w:ins w:id="34" w:author="Nadjim Brahmi" w:date="2018-11-12T11:27:00Z">
        <w:r>
          <w:rPr>
            <w:noProof/>
          </w:rPr>
          <w:t>2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50F55F0F" w14:textId="13EF6723" w:rsidR="00574AA2" w:rsidRDefault="00574AA2">
      <w:pPr>
        <w:pStyle w:val="TOC2"/>
        <w:rPr>
          <w:ins w:id="35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ins w:id="36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"_Toc529785389"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Glossary of terms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_Toc529785389 \h </w:instrText>
        </w:r>
      </w:ins>
      <w:r>
        <w:rPr>
          <w:noProof/>
        </w:rPr>
      </w:r>
      <w:r>
        <w:rPr>
          <w:noProof/>
        </w:rPr>
        <w:fldChar w:fldCharType="separate"/>
      </w:r>
      <w:ins w:id="37" w:author="Nadjim Brahmi" w:date="2018-11-12T11:27:00Z">
        <w:r>
          <w:rPr>
            <w:noProof/>
          </w:rPr>
          <w:t>3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704CA594" w14:textId="1BE16000" w:rsidR="00574AA2" w:rsidRDefault="00574AA2">
      <w:pPr>
        <w:pStyle w:val="TOC1"/>
        <w:rPr>
          <w:ins w:id="38" w:author="Nadjim Brahmi" w:date="2018-11-12T11:27:00Z"/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ins w:id="39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"_Toc529785390"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AT Command Documentation Format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_Toc529785390 \h </w:instrText>
        </w:r>
      </w:ins>
      <w:r>
        <w:rPr>
          <w:noProof/>
        </w:rPr>
      </w:r>
      <w:r>
        <w:rPr>
          <w:noProof/>
        </w:rPr>
        <w:fldChar w:fldCharType="separate"/>
      </w:r>
      <w:ins w:id="40" w:author="Nadjim Brahmi" w:date="2018-11-12T11:27:00Z">
        <w:r>
          <w:rPr>
            <w:noProof/>
          </w:rPr>
          <w:t>3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47790485" w14:textId="487A6A93" w:rsidR="00574AA2" w:rsidRDefault="00574AA2">
      <w:pPr>
        <w:pStyle w:val="TOC2"/>
        <w:rPr>
          <w:ins w:id="41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ins w:id="42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"_Toc529785391"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Description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_Toc529785391 \h </w:instrText>
        </w:r>
      </w:ins>
      <w:r>
        <w:rPr>
          <w:noProof/>
        </w:rPr>
      </w:r>
      <w:r>
        <w:rPr>
          <w:noProof/>
        </w:rPr>
        <w:fldChar w:fldCharType="separate"/>
      </w:r>
      <w:ins w:id="43" w:author="Nadjim Brahmi" w:date="2018-11-12T11:27:00Z">
        <w:r>
          <w:rPr>
            <w:noProof/>
          </w:rPr>
          <w:t>3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08AF2F92" w14:textId="52F3BE41" w:rsidR="00574AA2" w:rsidRDefault="00574AA2">
      <w:pPr>
        <w:pStyle w:val="TOC2"/>
        <w:rPr>
          <w:ins w:id="44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ins w:id="45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"_Toc529785392"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Syntax and format guidelines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_Toc529785392 \h </w:instrText>
        </w:r>
      </w:ins>
      <w:r>
        <w:rPr>
          <w:noProof/>
        </w:rPr>
      </w:r>
      <w:r>
        <w:rPr>
          <w:noProof/>
        </w:rPr>
        <w:fldChar w:fldCharType="separate"/>
      </w:r>
      <w:ins w:id="46" w:author="Nadjim Brahmi" w:date="2018-11-12T11:27:00Z">
        <w:r>
          <w:rPr>
            <w:noProof/>
          </w:rPr>
          <w:t>4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43C0B1EE" w14:textId="1A85564B" w:rsidR="00574AA2" w:rsidRDefault="00574AA2">
      <w:pPr>
        <w:pStyle w:val="TOC2"/>
        <w:rPr>
          <w:ins w:id="47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ins w:id="48" w:author="Nadjim Brahmi" w:date="2018-11-12T11:27:00Z">
        <w:r w:rsidRPr="00B51B35">
          <w:rPr>
            <w:rStyle w:val="Hyperlink"/>
            <w:noProof/>
          </w:rPr>
          <w:fldChar w:fldCharType="begin"/>
        </w:r>
        <w:r w:rsidRPr="00B51B35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"_Toc529785552"</w:instrText>
        </w:r>
        <w:r w:rsidRPr="00B51B35">
          <w:rPr>
            <w:rStyle w:val="Hyperlink"/>
            <w:noProof/>
          </w:rPr>
          <w:instrText xml:space="preserve"> </w:instrText>
        </w:r>
        <w:r w:rsidRPr="00B51B35">
          <w:rPr>
            <w:rStyle w:val="Hyperlink"/>
            <w:noProof/>
          </w:rPr>
          <w:fldChar w:fldCharType="separate"/>
        </w:r>
        <w:r w:rsidRPr="00B51B3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B51B35">
          <w:rPr>
            <w:rStyle w:val="Hyperlink"/>
            <w:noProof/>
          </w:rPr>
          <w:t>Device Services Third Party F</w:t>
        </w:r>
      </w:ins>
      <w:ins w:id="49" w:author="Nadjim Brahmi" w:date="2018-11-12T16:09:00Z">
        <w:r w:rsidR="00EF6ECC">
          <w:rPr>
            <w:rStyle w:val="Hyperlink"/>
            <w:noProof/>
          </w:rPr>
          <w:t>OTA</w:t>
        </w:r>
      </w:ins>
      <w:ins w:id="50" w:author="Nadjim Brahmi" w:date="2018-11-12T11:27:00Z">
        <w:r w:rsidRPr="00B51B35">
          <w:rPr>
            <w:rStyle w:val="Hyperlink"/>
            <w:noProof/>
          </w:rPr>
          <w:t xml:space="preserve"> +TPF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_Toc529785552 \h </w:instrText>
        </w:r>
      </w:ins>
      <w:r>
        <w:rPr>
          <w:noProof/>
        </w:rPr>
      </w:r>
      <w:r>
        <w:rPr>
          <w:noProof/>
        </w:rPr>
        <w:fldChar w:fldCharType="separate"/>
      </w:r>
      <w:ins w:id="51" w:author="Nadjim Brahmi" w:date="2018-11-12T11:27:00Z">
        <w:r>
          <w:rPr>
            <w:noProof/>
          </w:rPr>
          <w:t>4</w:t>
        </w:r>
        <w:r>
          <w:rPr>
            <w:noProof/>
          </w:rPr>
          <w:fldChar w:fldCharType="end"/>
        </w:r>
        <w:r w:rsidRPr="00B51B35">
          <w:rPr>
            <w:rStyle w:val="Hyperlink"/>
            <w:noProof/>
          </w:rPr>
          <w:fldChar w:fldCharType="end"/>
        </w:r>
      </w:ins>
    </w:p>
    <w:p w14:paraId="162D264C" w14:textId="26EF1D57" w:rsidR="001F74A4" w:rsidDel="00574AA2" w:rsidRDefault="001F74A4">
      <w:pPr>
        <w:pStyle w:val="TOC1"/>
        <w:rPr>
          <w:del w:id="52" w:author="Nadjim Brahmi" w:date="2018-11-12T11:27:00Z"/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del w:id="53" w:author="Nadjim Brahmi" w:date="2018-11-12T11:27:00Z">
        <w:r w:rsidRPr="00574AA2" w:rsidDel="00574AA2">
          <w:rPr>
            <w:rStyle w:val="Hyperlink"/>
            <w:noProof/>
          </w:rPr>
          <w:delText>Table of Contents</w:delText>
        </w:r>
        <w:r w:rsidDel="00574AA2">
          <w:rPr>
            <w:noProof/>
          </w:rPr>
          <w:tab/>
          <w:delText>2</w:delText>
        </w:r>
      </w:del>
    </w:p>
    <w:p w14:paraId="5D22F4F8" w14:textId="07F92690" w:rsidR="001F74A4" w:rsidDel="00574AA2" w:rsidRDefault="001F74A4">
      <w:pPr>
        <w:pStyle w:val="TOC1"/>
        <w:rPr>
          <w:del w:id="54" w:author="Nadjim Brahmi" w:date="2018-11-12T11:27:00Z"/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del w:id="55" w:author="Nadjim Brahmi" w:date="2018-11-12T11:27:00Z">
        <w:r w:rsidRPr="00574AA2" w:rsidDel="00574AA2">
          <w:rPr>
            <w:rStyle w:val="Hyperlink"/>
            <w:noProof/>
          </w:rPr>
          <w:delText>1</w:delText>
        </w:r>
        <w:r w:rsidDel="00574AA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noProof/>
          </w:rPr>
          <w:delText>General</w:delText>
        </w:r>
        <w:r w:rsidDel="00574AA2">
          <w:rPr>
            <w:noProof/>
          </w:rPr>
          <w:tab/>
          <w:delText>2</w:delText>
        </w:r>
      </w:del>
    </w:p>
    <w:p w14:paraId="211CB340" w14:textId="6A4FD0D5" w:rsidR="001F74A4" w:rsidDel="00574AA2" w:rsidRDefault="001F74A4">
      <w:pPr>
        <w:pStyle w:val="TOC2"/>
        <w:rPr>
          <w:del w:id="56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57" w:author="Nadjim Brahmi" w:date="2018-11-12T11:27:00Z">
        <w:r w:rsidRPr="00574AA2" w:rsidDel="00574AA2">
          <w:rPr>
            <w:rStyle w:val="Hyperlink"/>
            <w:i w:val="0"/>
            <w:noProof/>
          </w:rPr>
          <w:delText>1.1</w:delText>
        </w:r>
        <w:r w:rsidDel="00574AA2"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i w:val="0"/>
            <w:noProof/>
          </w:rPr>
          <w:delText>Scope</w:delText>
        </w:r>
        <w:r w:rsidDel="00574AA2">
          <w:rPr>
            <w:noProof/>
          </w:rPr>
          <w:tab/>
          <w:delText>2</w:delText>
        </w:r>
      </w:del>
    </w:p>
    <w:p w14:paraId="651559F7" w14:textId="738E6D0F" w:rsidR="001F74A4" w:rsidDel="00574AA2" w:rsidRDefault="001F74A4">
      <w:pPr>
        <w:pStyle w:val="TOC2"/>
        <w:rPr>
          <w:del w:id="58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59" w:author="Nadjim Brahmi" w:date="2018-11-12T11:27:00Z">
        <w:r w:rsidRPr="00574AA2" w:rsidDel="00574AA2">
          <w:rPr>
            <w:rStyle w:val="Hyperlink"/>
            <w:i w:val="0"/>
            <w:noProof/>
          </w:rPr>
          <w:delText>1.2</w:delText>
        </w:r>
        <w:r w:rsidDel="00574AA2"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i w:val="0"/>
            <w:noProof/>
          </w:rPr>
          <w:delText>Glossary of terms</w:delText>
        </w:r>
        <w:r w:rsidDel="00574AA2">
          <w:rPr>
            <w:noProof/>
          </w:rPr>
          <w:tab/>
          <w:delText>2</w:delText>
        </w:r>
      </w:del>
    </w:p>
    <w:p w14:paraId="7F295003" w14:textId="266B48CC" w:rsidR="001F74A4" w:rsidDel="00574AA2" w:rsidRDefault="001F74A4">
      <w:pPr>
        <w:pStyle w:val="TOC1"/>
        <w:rPr>
          <w:del w:id="60" w:author="Nadjim Brahmi" w:date="2018-11-12T11:27:00Z"/>
          <w:rFonts w:asciiTheme="minorHAnsi" w:eastAsiaTheme="minorEastAsia" w:hAnsiTheme="minorHAnsi" w:cstheme="minorBidi"/>
          <w:noProof/>
          <w:color w:val="auto"/>
          <w:sz w:val="22"/>
          <w:szCs w:val="22"/>
          <w:lang w:val="fr-FR" w:eastAsia="fr-FR"/>
        </w:rPr>
      </w:pPr>
      <w:del w:id="61" w:author="Nadjim Brahmi" w:date="2018-11-12T11:27:00Z">
        <w:r w:rsidRPr="00574AA2" w:rsidDel="00574AA2">
          <w:rPr>
            <w:rStyle w:val="Hyperlink"/>
            <w:noProof/>
          </w:rPr>
          <w:delText>2</w:delText>
        </w:r>
        <w:r w:rsidDel="00574AA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noProof/>
          </w:rPr>
          <w:delText>AT Command Documentation Format</w:delText>
        </w:r>
        <w:r w:rsidDel="00574AA2">
          <w:rPr>
            <w:noProof/>
          </w:rPr>
          <w:tab/>
          <w:delText>3</w:delText>
        </w:r>
      </w:del>
    </w:p>
    <w:p w14:paraId="6EEF89E2" w14:textId="444F188E" w:rsidR="001F74A4" w:rsidDel="00574AA2" w:rsidRDefault="001F74A4">
      <w:pPr>
        <w:pStyle w:val="TOC2"/>
        <w:rPr>
          <w:del w:id="62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63" w:author="Nadjim Brahmi" w:date="2018-11-12T11:27:00Z">
        <w:r w:rsidRPr="00574AA2" w:rsidDel="00574AA2">
          <w:rPr>
            <w:rStyle w:val="Hyperlink"/>
            <w:i w:val="0"/>
            <w:noProof/>
          </w:rPr>
          <w:delText>2.1</w:delText>
        </w:r>
        <w:r w:rsidDel="00574AA2"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i w:val="0"/>
            <w:noProof/>
          </w:rPr>
          <w:delText>Description</w:delText>
        </w:r>
        <w:r w:rsidDel="00574AA2">
          <w:rPr>
            <w:noProof/>
          </w:rPr>
          <w:tab/>
          <w:delText>3</w:delText>
        </w:r>
      </w:del>
    </w:p>
    <w:p w14:paraId="76899A9C" w14:textId="768ADE8C" w:rsidR="001F74A4" w:rsidDel="00574AA2" w:rsidRDefault="001F74A4">
      <w:pPr>
        <w:pStyle w:val="TOC2"/>
        <w:rPr>
          <w:del w:id="64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65" w:author="Nadjim Brahmi" w:date="2018-11-12T11:27:00Z">
        <w:r w:rsidRPr="00574AA2" w:rsidDel="00574AA2">
          <w:rPr>
            <w:rStyle w:val="Hyperlink"/>
            <w:i w:val="0"/>
            <w:noProof/>
          </w:rPr>
          <w:delText>2.2</w:delText>
        </w:r>
        <w:r w:rsidDel="00574AA2"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i w:val="0"/>
            <w:noProof/>
          </w:rPr>
          <w:delText>Syntax and format guidelines</w:delText>
        </w:r>
        <w:r w:rsidDel="00574AA2">
          <w:rPr>
            <w:noProof/>
          </w:rPr>
          <w:tab/>
          <w:delText>4</w:delText>
        </w:r>
      </w:del>
    </w:p>
    <w:p w14:paraId="17FD4816" w14:textId="24B31EA2" w:rsidR="001F74A4" w:rsidDel="00574AA2" w:rsidRDefault="001F74A4">
      <w:pPr>
        <w:pStyle w:val="TOC2"/>
        <w:rPr>
          <w:del w:id="66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67" w:author="Nadjim Brahmi" w:date="2018-11-12T11:27:00Z">
        <w:r w:rsidRPr="00574AA2" w:rsidDel="00574AA2">
          <w:rPr>
            <w:rStyle w:val="Hyperlink"/>
            <w:i w:val="0"/>
            <w:noProof/>
          </w:rPr>
          <w:delText>2.3</w:delText>
        </w:r>
        <w:r w:rsidDel="00574AA2"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i w:val="0"/>
            <w:noProof/>
          </w:rPr>
          <w:delText>Template</w:delText>
        </w:r>
        <w:r w:rsidDel="00574AA2">
          <w:rPr>
            <w:noProof/>
          </w:rPr>
          <w:tab/>
          <w:delText>4</w:delText>
        </w:r>
      </w:del>
    </w:p>
    <w:p w14:paraId="6AC33FBE" w14:textId="3E455BD0" w:rsidR="001F74A4" w:rsidDel="00574AA2" w:rsidRDefault="001F74A4">
      <w:pPr>
        <w:pStyle w:val="TOC2"/>
        <w:rPr>
          <w:del w:id="68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69" w:author="Nadjim Brahmi" w:date="2018-11-12T11:27:00Z">
        <w:r w:rsidRPr="00574AA2" w:rsidDel="00574AA2">
          <w:rPr>
            <w:rStyle w:val="Hyperlink"/>
            <w:i w:val="0"/>
            <w:noProof/>
          </w:rPr>
          <w:delText>2.4</w:delText>
        </w:r>
        <w:r w:rsidDel="00574AA2">
          <w:rPr>
            <w:rFonts w:asciiTheme="minorHAnsi" w:eastAsiaTheme="minorEastAsia" w:hAnsiTheme="minorHAnsi" w:cstheme="minorBidi"/>
            <w:i w:val="0"/>
            <w:noProof/>
            <w:color w:val="auto"/>
            <w:sz w:val="22"/>
            <w:szCs w:val="22"/>
            <w:lang w:val="fr-FR" w:eastAsia="fr-FR"/>
          </w:rPr>
          <w:tab/>
        </w:r>
        <w:r w:rsidRPr="00574AA2" w:rsidDel="00574AA2">
          <w:rPr>
            <w:rStyle w:val="Hyperlink"/>
            <w:i w:val="0"/>
            <w:noProof/>
          </w:rPr>
          <w:delText>Device Services Third Party Download +WDS</w:delText>
        </w:r>
      </w:del>
      <w:del w:id="70" w:author="Nadjim Brahmi" w:date="2018-11-12T11:25:00Z">
        <w:r w:rsidRPr="00574AA2" w:rsidDel="00574AA2">
          <w:rPr>
            <w:rStyle w:val="Hyperlink"/>
            <w:i w:val="0"/>
            <w:noProof/>
          </w:rPr>
          <w:delText>RD</w:delText>
        </w:r>
      </w:del>
      <w:del w:id="71" w:author="Nadjim Brahmi" w:date="2018-11-12T11:27:00Z">
        <w:r w:rsidDel="00574AA2">
          <w:rPr>
            <w:noProof/>
          </w:rPr>
          <w:tab/>
          <w:delText>7</w:delText>
        </w:r>
      </w:del>
    </w:p>
    <w:p w14:paraId="5F714E5D" w14:textId="56936AA5" w:rsidR="001F74A4" w:rsidDel="00574AA2" w:rsidRDefault="001F74A4">
      <w:pPr>
        <w:pStyle w:val="TOC2"/>
        <w:rPr>
          <w:del w:id="72" w:author="Nadjim Brahmi" w:date="2018-11-12T11:27:00Z"/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  <w:lang w:val="fr-FR" w:eastAsia="fr-FR"/>
        </w:rPr>
      </w:pPr>
      <w:del w:id="73" w:author="Nadjim Brahmi" w:date="2018-11-12T11:27:00Z">
        <w:r w:rsidRPr="00574AA2" w:rsidDel="00574AA2">
          <w:rPr>
            <w:rStyle w:val="Hyperlink"/>
            <w:i w:val="0"/>
            <w:noProof/>
          </w:rPr>
          <w:delText>The device has two services to perform a package download :</w:delText>
        </w:r>
        <w:r w:rsidDel="00574AA2">
          <w:rPr>
            <w:noProof/>
          </w:rPr>
          <w:tab/>
          <w:delText>9</w:delText>
        </w:r>
      </w:del>
    </w:p>
    <w:p w14:paraId="234D440C" w14:textId="090CD379" w:rsidR="005F2738" w:rsidRDefault="0015084F">
      <w:pPr>
        <w:pStyle w:val="TOC2"/>
        <w:tabs>
          <w:tab w:val="clear" w:pos="8630"/>
          <w:tab w:val="right" w:leader="dot" w:pos="8640"/>
        </w:tabs>
      </w:pPr>
      <w:r>
        <w:fldChar w:fldCharType="end"/>
      </w:r>
    </w:p>
    <w:p w14:paraId="663851E1" w14:textId="77777777" w:rsidR="005F2738" w:rsidRDefault="0015084F">
      <w:pPr>
        <w:pStyle w:val="Heading1"/>
        <w:numPr>
          <w:ilvl w:val="0"/>
          <w:numId w:val="2"/>
        </w:numPr>
      </w:pPr>
      <w:bookmarkStart w:id="74" w:name="_Toc284402450"/>
      <w:bookmarkStart w:id="75" w:name="_Toc424093015"/>
      <w:bookmarkStart w:id="76" w:name="_Toc435604041"/>
      <w:bookmarkStart w:id="77" w:name="_Ref472329842"/>
      <w:bookmarkStart w:id="78" w:name="_Toc529785386"/>
      <w:bookmarkEnd w:id="74"/>
      <w:bookmarkEnd w:id="75"/>
      <w:bookmarkEnd w:id="76"/>
      <w:bookmarkEnd w:id="77"/>
      <w:r>
        <w:t>General</w:t>
      </w:r>
      <w:bookmarkEnd w:id="78"/>
    </w:p>
    <w:p w14:paraId="19AA168F" w14:textId="77777777" w:rsidR="005F2738" w:rsidRDefault="0015084F">
      <w:pPr>
        <w:pStyle w:val="Heading2"/>
        <w:numPr>
          <w:ilvl w:val="1"/>
          <w:numId w:val="2"/>
        </w:numPr>
      </w:pPr>
      <w:bookmarkStart w:id="79" w:name="_Toc435604042"/>
      <w:bookmarkStart w:id="80" w:name="_Toc284402451"/>
      <w:bookmarkStart w:id="81" w:name="_Toc424093017"/>
      <w:bookmarkStart w:id="82" w:name="_Toc529785387"/>
      <w:bookmarkEnd w:id="79"/>
      <w:bookmarkEnd w:id="80"/>
      <w:bookmarkEnd w:id="81"/>
      <w:r>
        <w:t>Scope</w:t>
      </w:r>
      <w:bookmarkEnd w:id="82"/>
    </w:p>
    <w:p w14:paraId="2D301C0E" w14:textId="25000E0E" w:rsidR="005F2738" w:rsidRDefault="0015084F">
      <w:r>
        <w:t xml:space="preserve">This document specifies the </w:t>
      </w:r>
      <w:ins w:id="83" w:author="Nadjim Brahmi" w:date="2018-11-12T16:09:00Z">
        <w:r w:rsidR="00EF6ECC">
          <w:t xml:space="preserve">Third </w:t>
        </w:r>
      </w:ins>
      <w:del w:id="84" w:author="Nadjim Brahmi" w:date="2018-11-12T16:09:00Z">
        <w:r w:rsidR="007576B7" w:rsidDel="00EF6ECC">
          <w:delText>3</w:delText>
        </w:r>
        <w:r w:rsidR="007576B7" w:rsidRPr="002655C7" w:rsidDel="00EF6ECC">
          <w:rPr>
            <w:vertAlign w:val="superscript"/>
          </w:rPr>
          <w:delText>rd</w:delText>
        </w:r>
        <w:r w:rsidR="007576B7" w:rsidDel="00EF6ECC">
          <w:delText xml:space="preserve"> p</w:delText>
        </w:r>
      </w:del>
      <w:ins w:id="85" w:author="Nadjim Brahmi" w:date="2018-11-12T16:09:00Z">
        <w:r w:rsidR="00EF6ECC">
          <w:t>P</w:t>
        </w:r>
      </w:ins>
      <w:r w:rsidR="007576B7">
        <w:t xml:space="preserve">arty </w:t>
      </w:r>
      <w:del w:id="86" w:author="Nadjim Brahmi" w:date="2018-11-12T11:28:00Z">
        <w:r w:rsidR="007576B7" w:rsidDel="00574AA2">
          <w:delText xml:space="preserve">Download </w:delText>
        </w:r>
      </w:del>
      <w:ins w:id="87" w:author="Nadjim Brahmi" w:date="2018-11-12T16:09:00Z">
        <w:r w:rsidR="00EF6ECC">
          <w:t>FOTA</w:t>
        </w:r>
      </w:ins>
      <w:ins w:id="88" w:author="Nadjim Brahmi" w:date="2018-11-12T11:28:00Z">
        <w:r w:rsidR="00574AA2">
          <w:t xml:space="preserve"> </w:t>
        </w:r>
      </w:ins>
      <w:r w:rsidR="007576B7">
        <w:t>(</w:t>
      </w:r>
      <w:ins w:id="89" w:author="Nadjim Brahmi" w:date="2018-11-12T11:28:00Z">
        <w:r w:rsidR="00574AA2">
          <w:t>TPF</w:t>
        </w:r>
      </w:ins>
      <w:del w:id="90" w:author="Nadjim Brahmi" w:date="2018-11-12T11:28:00Z">
        <w:r w:rsidR="007576B7" w:rsidDel="00574AA2">
          <w:delText>RPD</w:delText>
        </w:r>
      </w:del>
      <w:r w:rsidR="007576B7">
        <w:t>)</w:t>
      </w:r>
      <w:r>
        <w:t xml:space="preserve"> related AT Commands to be supported across Sierra Wireless.  </w:t>
      </w:r>
    </w:p>
    <w:p w14:paraId="29B11017" w14:textId="77777777" w:rsidR="005F2738" w:rsidRDefault="005F2738"/>
    <w:p w14:paraId="08C31561" w14:textId="2F3C3790" w:rsidR="005F2738" w:rsidRDefault="0015084F">
      <w:r>
        <w:t xml:space="preserve">A key aim of this document is to ensure consistent syntax and operation for </w:t>
      </w:r>
      <w:del w:id="91" w:author="Nadjim Brahmi" w:date="2018-11-12T16:10:00Z">
        <w:r w:rsidR="003457A4" w:rsidDel="00EF6ECC">
          <w:delText xml:space="preserve">RPD </w:delText>
        </w:r>
      </w:del>
      <w:ins w:id="92" w:author="Nadjim Brahmi" w:date="2018-11-12T16:10:00Z">
        <w:r w:rsidR="00EF6ECC">
          <w:t>TPF</w:t>
        </w:r>
        <w:r w:rsidR="00EF6ECC" w:rsidDel="003457A4">
          <w:t xml:space="preserve"> </w:t>
        </w:r>
      </w:ins>
      <w:r>
        <w:t>commands across the SWI device portfolio providing customers with a uniform user experience.</w:t>
      </w:r>
    </w:p>
    <w:p w14:paraId="3F17E79B" w14:textId="77777777" w:rsidR="005F2738" w:rsidRDefault="005F2738"/>
    <w:p w14:paraId="131CF616" w14:textId="77777777" w:rsidR="005F2738" w:rsidRDefault="005F2738"/>
    <w:p w14:paraId="59195620" w14:textId="125FCB3A" w:rsidR="005F2738" w:rsidRDefault="0015084F">
      <w:pPr>
        <w:rPr>
          <w:ins w:id="93" w:author="Nadjim Brahmi" w:date="2018-11-09T10:14:00Z"/>
        </w:rPr>
      </w:pPr>
      <w:r>
        <w:t>This is an internal document intended for Sierra Wireless staff.</w:t>
      </w:r>
    </w:p>
    <w:p w14:paraId="5FFF9137" w14:textId="77777777" w:rsidR="00BB5EC0" w:rsidRDefault="00BB5EC0" w:rsidP="00BB5EC0">
      <w:pPr>
        <w:pStyle w:val="Heading2"/>
        <w:numPr>
          <w:ilvl w:val="1"/>
          <w:numId w:val="2"/>
        </w:numPr>
        <w:rPr>
          <w:ins w:id="94" w:author="Nadjim Brahmi" w:date="2018-11-09T10:14:00Z"/>
        </w:rPr>
      </w:pPr>
      <w:bookmarkStart w:id="95" w:name="_Toc529785388"/>
      <w:ins w:id="96" w:author="Nadjim Brahmi" w:date="2018-11-09T10:14:00Z">
        <w:r>
          <w:t>References</w:t>
        </w:r>
        <w:bookmarkEnd w:id="95"/>
      </w:ins>
    </w:p>
    <w:p w14:paraId="6A72CD22" w14:textId="77777777" w:rsidR="00BB5EC0" w:rsidRDefault="00BB5EC0" w:rsidP="00BB5EC0">
      <w:pPr>
        <w:rPr>
          <w:ins w:id="97" w:author="Nadjim Brahmi" w:date="2018-11-09T10:14:00Z"/>
          <w:b/>
        </w:rPr>
      </w:pPr>
    </w:p>
    <w:tbl>
      <w:tblPr>
        <w:tblW w:w="8792" w:type="dxa"/>
        <w:tblInd w:w="6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63" w:type="dxa"/>
        </w:tblCellMar>
        <w:tblLook w:val="0000" w:firstRow="0" w:lastRow="0" w:firstColumn="0" w:lastColumn="0" w:noHBand="0" w:noVBand="0"/>
        <w:tblPrChange w:id="98" w:author="Nadjim Brahmi" w:date="2018-11-12T10:53:00Z">
          <w:tblPr>
            <w:tblW w:w="8748" w:type="dxa"/>
            <w:tblInd w:w="63" w:type="dxa"/>
            <w:tbl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blBorders>
            <w:tblCellMar>
              <w:left w:w="63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04"/>
        <w:gridCol w:w="1802"/>
        <w:gridCol w:w="6086"/>
        <w:tblGridChange w:id="99">
          <w:tblGrid>
            <w:gridCol w:w="900"/>
            <w:gridCol w:w="4"/>
            <w:gridCol w:w="1789"/>
            <w:gridCol w:w="13"/>
            <w:gridCol w:w="6042"/>
            <w:gridCol w:w="44"/>
          </w:tblGrid>
        </w:tblGridChange>
      </w:tblGrid>
      <w:tr w:rsidR="00BB5EC0" w14:paraId="4834DE1A" w14:textId="77777777" w:rsidTr="00A92075">
        <w:trPr>
          <w:trHeight w:val="246"/>
          <w:ins w:id="100" w:author="Nadjim Brahmi" w:date="2018-11-09T10:14:00Z"/>
          <w:trPrChange w:id="101" w:author="Nadjim Brahmi" w:date="2018-11-12T10:53:00Z">
            <w:trPr>
              <w:gridAfter w:val="0"/>
            </w:trPr>
          </w:trPrChange>
        </w:trPr>
        <w:tc>
          <w:tcPr>
            <w:tcW w:w="9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99999"/>
            <w:tcMar>
              <w:left w:w="63" w:type="dxa"/>
            </w:tcMar>
            <w:tcPrChange w:id="102" w:author="Nadjim Brahmi" w:date="2018-11-12T10:53:00Z">
              <w:tcPr>
                <w:tcW w:w="900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999999"/>
                <w:tcMar>
                  <w:left w:w="63" w:type="dxa"/>
                </w:tcMar>
              </w:tcPr>
            </w:tcPrChange>
          </w:tcPr>
          <w:p w14:paraId="51348F9B" w14:textId="77777777" w:rsidR="00BB5EC0" w:rsidRDefault="00BB5EC0" w:rsidP="00324783">
            <w:pPr>
              <w:rPr>
                <w:ins w:id="103" w:author="Nadjim Brahmi" w:date="2018-11-09T10:14:00Z"/>
              </w:rPr>
            </w:pPr>
            <w:ins w:id="104" w:author="Nadjim Brahmi" w:date="2018-11-09T10:14:00Z">
              <w:r>
                <w:t>Ref. #</w:t>
              </w:r>
            </w:ins>
          </w:p>
        </w:tc>
        <w:tc>
          <w:tcPr>
            <w:tcW w:w="1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99999"/>
            <w:tcMar>
              <w:left w:w="63" w:type="dxa"/>
            </w:tcMar>
            <w:tcPrChange w:id="105" w:author="Nadjim Brahmi" w:date="2018-11-12T10:53:00Z">
              <w:tcPr>
                <w:tcW w:w="1793" w:type="dxa"/>
                <w:gridSpan w:val="2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999999"/>
                <w:tcMar>
                  <w:left w:w="63" w:type="dxa"/>
                </w:tcMar>
              </w:tcPr>
            </w:tcPrChange>
          </w:tcPr>
          <w:p w14:paraId="6876099E" w14:textId="77777777" w:rsidR="00BB5EC0" w:rsidRDefault="00BB5EC0" w:rsidP="00324783">
            <w:pPr>
              <w:rPr>
                <w:ins w:id="106" w:author="Nadjim Brahmi" w:date="2018-11-09T10:14:00Z"/>
              </w:rPr>
            </w:pPr>
            <w:ins w:id="107" w:author="Nadjim Brahmi" w:date="2018-11-09T10:14:00Z">
              <w:r>
                <w:t>Doc. #</w:t>
              </w:r>
            </w:ins>
          </w:p>
        </w:tc>
        <w:tc>
          <w:tcPr>
            <w:tcW w:w="60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99999"/>
            <w:tcMar>
              <w:left w:w="63" w:type="dxa"/>
            </w:tcMar>
            <w:tcPrChange w:id="108" w:author="Nadjim Brahmi" w:date="2018-11-12T10:53:00Z">
              <w:tcPr>
                <w:tcW w:w="6055" w:type="dxa"/>
                <w:gridSpan w:val="2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999999"/>
                <w:tcMar>
                  <w:left w:w="63" w:type="dxa"/>
                </w:tcMar>
              </w:tcPr>
            </w:tcPrChange>
          </w:tcPr>
          <w:p w14:paraId="135BEA36" w14:textId="77777777" w:rsidR="00BB5EC0" w:rsidRDefault="00BB5EC0" w:rsidP="00324783">
            <w:pPr>
              <w:rPr>
                <w:ins w:id="109" w:author="Nadjim Brahmi" w:date="2018-11-09T10:14:00Z"/>
              </w:rPr>
            </w:pPr>
            <w:ins w:id="110" w:author="Nadjim Brahmi" w:date="2018-11-09T10:14:00Z">
              <w:r>
                <w:t>Document title</w:t>
              </w:r>
            </w:ins>
          </w:p>
        </w:tc>
      </w:tr>
      <w:tr w:rsidR="00324783" w14:paraId="077902F2" w14:textId="77777777" w:rsidTr="00A92075">
        <w:trPr>
          <w:trHeight w:val="492"/>
          <w:ins w:id="111" w:author="Nadjim Brahmi" w:date="2018-11-12T10:54:00Z"/>
        </w:trPr>
        <w:tc>
          <w:tcPr>
            <w:tcW w:w="9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</w:tcPr>
          <w:p w14:paraId="4639BE1C" w14:textId="6BAEB3CF" w:rsidR="00324783" w:rsidRDefault="00324783" w:rsidP="00324783">
            <w:pPr>
              <w:rPr>
                <w:ins w:id="112" w:author="Nadjim Brahmi" w:date="2018-11-12T10:54:00Z"/>
              </w:rPr>
            </w:pPr>
            <w:ins w:id="113" w:author="Nadjim Brahmi" w:date="2018-11-12T10:54:00Z">
              <w:r>
                <w:t>[</w:t>
              </w:r>
            </w:ins>
            <w:ins w:id="114" w:author="Nadjim Brahmi" w:date="2018-11-12T16:11:00Z">
              <w:r w:rsidR="00EF6ECC">
                <w:t>1</w:t>
              </w:r>
            </w:ins>
            <w:ins w:id="115" w:author="Nadjim Brahmi" w:date="2018-11-12T10:54:00Z">
              <w:r>
                <w:t>]</w:t>
              </w:r>
            </w:ins>
          </w:p>
        </w:tc>
        <w:tc>
          <w:tcPr>
            <w:tcW w:w="1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</w:tcPr>
          <w:p w14:paraId="303F21F9" w14:textId="62DD0B76" w:rsidR="00324783" w:rsidRDefault="00EF6ECC" w:rsidP="00324783">
            <w:pPr>
              <w:rPr>
                <w:ins w:id="116" w:author="Nadjim Brahmi" w:date="2018-11-12T10:54:00Z"/>
                <w:rFonts w:cs="Arial"/>
                <w:bCs/>
                <w:sz w:val="18"/>
                <w:szCs w:val="18"/>
              </w:rPr>
            </w:pPr>
            <w:ins w:id="117" w:author="Nadjim Brahmi" w:date="2018-11-12T16:11:00Z">
              <w:r>
                <w:rPr>
                  <w:rFonts w:cs="Arial"/>
                  <w:bCs/>
                  <w:sz w:val="18"/>
                  <w:szCs w:val="18"/>
                </w:rPr>
                <w:t>4116802</w:t>
              </w:r>
            </w:ins>
          </w:p>
        </w:tc>
        <w:tc>
          <w:tcPr>
            <w:tcW w:w="60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</w:tcPr>
          <w:p w14:paraId="01071338" w14:textId="16CE5814" w:rsidR="00324783" w:rsidRDefault="00324783" w:rsidP="00324783">
            <w:pPr>
              <w:rPr>
                <w:ins w:id="118" w:author="Nadjim Brahmi" w:date="2018-11-12T10:54:00Z"/>
                <w:bCs/>
              </w:rPr>
            </w:pPr>
            <w:ins w:id="119" w:author="Nadjim Brahmi" w:date="2018-11-12T10:55:00Z">
              <w:r w:rsidRPr="00324783">
                <w:rPr>
                  <w:bCs/>
                </w:rPr>
                <w:t>Interface Specification for AVMS AT Commands</w:t>
              </w:r>
            </w:ins>
          </w:p>
        </w:tc>
      </w:tr>
    </w:tbl>
    <w:p w14:paraId="6162BDEC" w14:textId="77777777" w:rsidR="00BB5EC0" w:rsidRDefault="00BB5EC0" w:rsidP="00BB5EC0">
      <w:pPr>
        <w:rPr>
          <w:ins w:id="120" w:author="Nadjim Brahmi" w:date="2018-11-09T10:14:00Z"/>
        </w:rPr>
      </w:pPr>
      <w:ins w:id="121" w:author="Nadjim Brahmi" w:date="2018-11-09T10:14:00Z">
        <w:r>
          <w:br w:type="page"/>
        </w:r>
      </w:ins>
    </w:p>
    <w:p w14:paraId="00042FC3" w14:textId="77777777" w:rsidR="00BB5EC0" w:rsidRDefault="00BB5EC0"/>
    <w:p w14:paraId="3C09E2F1" w14:textId="77777777" w:rsidR="005F2738" w:rsidRDefault="0015084F">
      <w:pPr>
        <w:pStyle w:val="Heading2"/>
        <w:numPr>
          <w:ilvl w:val="1"/>
          <w:numId w:val="2"/>
        </w:numPr>
      </w:pPr>
      <w:bookmarkStart w:id="122" w:name="_Toc424093018"/>
      <w:bookmarkStart w:id="123" w:name="_Toc435604043"/>
      <w:bookmarkStart w:id="124" w:name="_Toc284402452"/>
      <w:bookmarkStart w:id="125" w:name="_Toc529785389"/>
      <w:bookmarkEnd w:id="122"/>
      <w:bookmarkEnd w:id="123"/>
      <w:bookmarkEnd w:id="124"/>
      <w:r>
        <w:t>Glossary of terms</w:t>
      </w:r>
      <w:bookmarkEnd w:id="125"/>
    </w:p>
    <w:p w14:paraId="6253FECE" w14:textId="77777777" w:rsidR="005F2738" w:rsidRDefault="005F2738">
      <w:pPr>
        <w:rPr>
          <w:b/>
        </w:rPr>
      </w:pPr>
    </w:p>
    <w:tbl>
      <w:tblPr>
        <w:tblW w:w="8730" w:type="dxa"/>
        <w:tblInd w:w="6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63" w:type="dxa"/>
        </w:tblCellMar>
        <w:tblLook w:val="0000" w:firstRow="0" w:lastRow="0" w:firstColumn="0" w:lastColumn="0" w:noHBand="0" w:noVBand="0"/>
        <w:tblPrChange w:id="126" w:author="Nadjim Brahmi" w:date="2018-11-12T16:15:00Z">
          <w:tblPr>
            <w:tblW w:w="8730" w:type="dxa"/>
            <w:tblInd w:w="63" w:type="dxa"/>
            <w:tbl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blBorders>
            <w:tblCellMar>
              <w:left w:w="63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168"/>
        <w:gridCol w:w="7562"/>
        <w:tblGridChange w:id="127">
          <w:tblGrid>
            <w:gridCol w:w="1168"/>
            <w:gridCol w:w="7562"/>
          </w:tblGrid>
        </w:tblGridChange>
      </w:tblGrid>
      <w:tr w:rsidR="005F2738" w14:paraId="42E60044" w14:textId="77777777" w:rsidTr="006E799C"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99999"/>
            <w:tcMar>
              <w:left w:w="63" w:type="dxa"/>
            </w:tcMar>
            <w:tcPrChange w:id="128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999999"/>
                <w:tcMar>
                  <w:left w:w="63" w:type="dxa"/>
                </w:tcMar>
              </w:tcPr>
            </w:tcPrChange>
          </w:tcPr>
          <w:p w14:paraId="4B631B13" w14:textId="77777777" w:rsidR="005F2738" w:rsidRDefault="0015084F">
            <w:r>
              <w:t>Term</w:t>
            </w:r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99999"/>
            <w:tcMar>
              <w:left w:w="63" w:type="dxa"/>
            </w:tcMar>
            <w:tcPrChange w:id="129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999999"/>
                <w:tcMar>
                  <w:left w:w="63" w:type="dxa"/>
                </w:tcMar>
              </w:tcPr>
            </w:tcPrChange>
          </w:tcPr>
          <w:p w14:paraId="34127382" w14:textId="77777777" w:rsidR="005F2738" w:rsidRDefault="0015084F">
            <w:r>
              <w:t>Description</w:t>
            </w:r>
          </w:p>
        </w:tc>
      </w:tr>
      <w:tr w:rsidR="005F2738" w14:paraId="1103D4B6" w14:textId="77777777" w:rsidTr="006E799C">
        <w:trPr>
          <w:cantSplit/>
          <w:trHeight w:val="407"/>
          <w:trPrChange w:id="130" w:author="Nadjim Brahmi" w:date="2018-11-12T16:15:00Z">
            <w:trPr>
              <w:cantSplit/>
            </w:trPr>
          </w:trPrChange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31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0CA519D5" w14:textId="18391FF5" w:rsidR="005F2738" w:rsidRDefault="003457A4">
            <w:del w:id="132" w:author="Nadjim Brahmi" w:date="2018-11-12T16:12:00Z">
              <w:r w:rsidDel="0050455A">
                <w:delText>RPD</w:delText>
              </w:r>
            </w:del>
            <w:ins w:id="133" w:author="Nadjim Brahmi" w:date="2018-11-12T16:12:00Z">
              <w:r w:rsidR="0050455A">
                <w:t>TPF</w:t>
              </w:r>
            </w:ins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34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34DCADC9" w14:textId="1F1221FF" w:rsidR="007576B7" w:rsidDel="0050455A" w:rsidRDefault="003457A4">
            <w:pPr>
              <w:rPr>
                <w:del w:id="135" w:author="Nadjim Brahmi" w:date="2018-11-12T16:13:00Z"/>
              </w:rPr>
            </w:pPr>
            <w:r>
              <w:t xml:space="preserve">Third </w:t>
            </w:r>
            <w:ins w:id="136" w:author="Nadjim Brahmi" w:date="2018-11-12T16:12:00Z">
              <w:r w:rsidR="0050455A">
                <w:t>P</w:t>
              </w:r>
            </w:ins>
            <w:del w:id="137" w:author="Nadjim Brahmi" w:date="2018-11-12T16:12:00Z">
              <w:r w:rsidDel="0050455A">
                <w:delText>p</w:delText>
              </w:r>
            </w:del>
            <w:r>
              <w:t xml:space="preserve">arty </w:t>
            </w:r>
            <w:del w:id="138" w:author="Nadjim Brahmi" w:date="2018-11-12T16:12:00Z">
              <w:r w:rsidDel="0050455A">
                <w:delText xml:space="preserve">download </w:delText>
              </w:r>
            </w:del>
            <w:ins w:id="139" w:author="Nadjim Brahmi" w:date="2018-11-12T16:12:00Z">
              <w:r w:rsidR="0050455A">
                <w:t xml:space="preserve">FOTA </w:t>
              </w:r>
            </w:ins>
          </w:p>
          <w:p w14:paraId="0FEF2A6B" w14:textId="77777777" w:rsidR="007576B7" w:rsidRPr="007576B7" w:rsidDel="0050455A" w:rsidRDefault="007576B7">
            <w:pPr>
              <w:rPr>
                <w:del w:id="140" w:author="Nadjim Brahmi" w:date="2018-11-12T16:13:00Z"/>
              </w:rPr>
            </w:pPr>
          </w:p>
          <w:p w14:paraId="2222BAAE" w14:textId="77777777" w:rsidR="007576B7" w:rsidRPr="007576B7" w:rsidDel="0050455A" w:rsidRDefault="007576B7">
            <w:pPr>
              <w:rPr>
                <w:del w:id="141" w:author="Nadjim Brahmi" w:date="2018-11-12T16:13:00Z"/>
              </w:rPr>
            </w:pPr>
          </w:p>
          <w:p w14:paraId="33FE2D8E" w14:textId="4C1E0788" w:rsidR="005F2738" w:rsidRPr="007576B7" w:rsidRDefault="00C02B24">
            <w:pPr>
              <w:tabs>
                <w:tab w:val="left" w:pos="2730"/>
              </w:tabs>
              <w:pPrChange w:id="142" w:author="Nadjim Brahmi" w:date="2018-11-12T16:13:00Z">
                <w:pPr>
                  <w:jc w:val="center"/>
                </w:pPr>
              </w:pPrChange>
            </w:pPr>
            <w:ins w:id="143" w:author="Nadjim Brahmi" w:date="2018-11-12T16:13:00Z">
              <w:r>
                <w:tab/>
              </w:r>
            </w:ins>
          </w:p>
        </w:tc>
      </w:tr>
      <w:tr w:rsidR="00C02B24" w14:paraId="17B0400E" w14:textId="77777777" w:rsidTr="006E799C">
        <w:trPr>
          <w:cantSplit/>
          <w:trHeight w:val="407"/>
          <w:ins w:id="144" w:author="Nadjim Brahmi" w:date="2018-11-12T16:13:00Z"/>
          <w:trPrChange w:id="145" w:author="Nadjim Brahmi" w:date="2018-11-12T16:15:00Z">
            <w:trPr>
              <w:cantSplit/>
              <w:trHeight w:val="407"/>
            </w:trPr>
          </w:trPrChange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46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2AA3F76D" w14:textId="4262BCEC" w:rsidR="00C02B24" w:rsidDel="0050455A" w:rsidRDefault="00C02B24">
            <w:pPr>
              <w:rPr>
                <w:ins w:id="147" w:author="Nadjim Brahmi" w:date="2018-11-12T16:13:00Z"/>
              </w:rPr>
            </w:pPr>
            <w:ins w:id="148" w:author="Nadjim Brahmi" w:date="2018-11-12T16:13:00Z">
              <w:r>
                <w:t>FOTA</w:t>
              </w:r>
            </w:ins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49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6F57D5C1" w14:textId="2A1BE21B" w:rsidR="00C02B24" w:rsidRDefault="00C02B24" w:rsidP="00C02B24">
            <w:pPr>
              <w:tabs>
                <w:tab w:val="left" w:pos="2730"/>
              </w:tabs>
              <w:rPr>
                <w:ins w:id="150" w:author="Nadjim Brahmi" w:date="2018-11-12T16:13:00Z"/>
              </w:rPr>
            </w:pPr>
            <w:ins w:id="151" w:author="Nadjim Brahmi" w:date="2018-11-12T16:13:00Z">
              <w:r>
                <w:t xml:space="preserve">Firmware Over </w:t>
              </w:r>
              <w:proofErr w:type="gramStart"/>
              <w:r>
                <w:t>The</w:t>
              </w:r>
            </w:ins>
            <w:proofErr w:type="gramEnd"/>
            <w:ins w:id="152" w:author="Nadjim Brahmi" w:date="2018-11-12T16:14:00Z">
              <w:r>
                <w:t xml:space="preserve"> Air</w:t>
              </w:r>
            </w:ins>
          </w:p>
        </w:tc>
      </w:tr>
      <w:tr w:rsidR="005F2738" w14:paraId="6CDC1C9A" w14:textId="77777777" w:rsidTr="006E799C">
        <w:trPr>
          <w:cantSplit/>
          <w:trPrChange w:id="153" w:author="Nadjim Brahmi" w:date="2018-11-12T16:15:00Z">
            <w:trPr>
              <w:cantSplit/>
            </w:trPr>
          </w:trPrChange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54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5B03F1AE" w14:textId="77777777" w:rsidR="005F2738" w:rsidRDefault="0015084F">
            <w:r>
              <w:t>HTTP</w:t>
            </w:r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55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415B7674" w14:textId="5A1AE44C" w:rsidR="007576B7" w:rsidRDefault="0015084F">
            <w:r>
              <w:t>Hypertext Transfer Protocol</w:t>
            </w:r>
          </w:p>
          <w:p w14:paraId="05FA0554" w14:textId="77777777" w:rsidR="007576B7" w:rsidRPr="007576B7" w:rsidRDefault="007576B7"/>
          <w:p w14:paraId="54B52F7E" w14:textId="45EBE697" w:rsidR="005F2738" w:rsidRPr="007576B7" w:rsidRDefault="005F2738"/>
        </w:tc>
      </w:tr>
      <w:tr w:rsidR="005F2738" w14:paraId="0C18AC79" w14:textId="77777777" w:rsidTr="006E799C">
        <w:trPr>
          <w:cantSplit/>
          <w:trPrChange w:id="156" w:author="Nadjim Brahmi" w:date="2018-11-12T16:15:00Z">
            <w:trPr>
              <w:cantSplit/>
            </w:trPr>
          </w:trPrChange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57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53421F54" w14:textId="77777777" w:rsidR="005F2738" w:rsidRDefault="0015084F">
            <w:r>
              <w:t>HTTPS</w:t>
            </w:r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58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2AB8BC33" w14:textId="2B061ED8" w:rsidR="007576B7" w:rsidRDefault="0015084F">
            <w:r>
              <w:t>Hypertext Transfer Protocol Secure</w:t>
            </w:r>
          </w:p>
          <w:p w14:paraId="24D9FF11" w14:textId="77777777" w:rsidR="005F2738" w:rsidRPr="007576B7" w:rsidRDefault="005F2738"/>
        </w:tc>
      </w:tr>
      <w:tr w:rsidR="005F2738" w:rsidDel="006E799C" w14:paraId="004B9E89" w14:textId="658C7F06" w:rsidTr="006E799C">
        <w:trPr>
          <w:cantSplit/>
          <w:del w:id="159" w:author="Nadjim Brahmi" w:date="2018-11-12T16:15:00Z"/>
          <w:trPrChange w:id="160" w:author="Nadjim Brahmi" w:date="2018-11-12T16:15:00Z">
            <w:trPr>
              <w:cantSplit/>
            </w:trPr>
          </w:trPrChange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61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299D5D6C" w14:textId="09E97B75" w:rsidR="005F2738" w:rsidDel="006E799C" w:rsidRDefault="0015084F">
            <w:pPr>
              <w:rPr>
                <w:del w:id="162" w:author="Nadjim Brahmi" w:date="2018-11-12T16:15:00Z"/>
              </w:rPr>
            </w:pPr>
            <w:del w:id="163" w:author="Nadjim Brahmi" w:date="2018-11-12T16:14:00Z">
              <w:r w:rsidDel="00C02B24">
                <w:delText>NAP</w:delText>
              </w:r>
            </w:del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64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1515CC4F" w14:textId="5ED9D350" w:rsidR="005F2738" w:rsidDel="006E799C" w:rsidRDefault="0015084F">
            <w:pPr>
              <w:tabs>
                <w:tab w:val="left" w:pos="2370"/>
              </w:tabs>
              <w:rPr>
                <w:del w:id="165" w:author="Nadjim Brahmi" w:date="2018-11-12T16:15:00Z"/>
              </w:rPr>
              <w:pPrChange w:id="166" w:author="Nadjim Brahmi" w:date="2018-11-12T16:15:00Z">
                <w:pPr/>
              </w:pPrChange>
            </w:pPr>
            <w:del w:id="167" w:author="Nadjim Brahmi" w:date="2018-11-12T16:14:00Z">
              <w:r w:rsidDel="00C02B24">
                <w:delText>Network Access Point</w:delText>
              </w:r>
            </w:del>
          </w:p>
        </w:tc>
      </w:tr>
      <w:tr w:rsidR="005F2738" w:rsidDel="006E799C" w14:paraId="3429BC42" w14:textId="6B1F0471" w:rsidTr="006E799C">
        <w:trPr>
          <w:del w:id="168" w:author="Nadjim Brahmi" w:date="2018-11-12T16:15:00Z"/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69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700DAB35" w14:textId="70FB7EFD" w:rsidR="005F2738" w:rsidDel="006E799C" w:rsidRDefault="0015084F">
            <w:pPr>
              <w:rPr>
                <w:del w:id="170" w:author="Nadjim Brahmi" w:date="2018-11-12T16:15:00Z"/>
              </w:rPr>
            </w:pPr>
            <w:del w:id="171" w:author="Nadjim Brahmi" w:date="2018-11-12T16:14:00Z">
              <w:r w:rsidDel="006E799C">
                <w:delText>NV</w:delText>
              </w:r>
            </w:del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72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576E0E5C" w14:textId="7B4397AF" w:rsidR="005F2738" w:rsidDel="006E799C" w:rsidRDefault="0015084F">
            <w:pPr>
              <w:rPr>
                <w:del w:id="173" w:author="Nadjim Brahmi" w:date="2018-11-12T16:15:00Z"/>
              </w:rPr>
            </w:pPr>
            <w:del w:id="174" w:author="Nadjim Brahmi" w:date="2018-11-12T16:14:00Z">
              <w:r w:rsidDel="006E799C">
                <w:delText xml:space="preserve">Non-volatile </w:delText>
              </w:r>
            </w:del>
            <w:del w:id="175" w:author="Nadjim Brahmi" w:date="2018-11-09T10:10:00Z">
              <w:r w:rsidDel="00554CDA">
                <w:delText>memory</w:delText>
              </w:r>
            </w:del>
          </w:p>
        </w:tc>
      </w:tr>
      <w:tr w:rsidR="005F2738" w:rsidDel="006E799C" w14:paraId="4DDFBA05" w14:textId="1336E99F" w:rsidTr="006E799C">
        <w:trPr>
          <w:del w:id="176" w:author="Nadjim Brahmi" w:date="2018-11-12T16:15:00Z"/>
        </w:trPr>
        <w:tc>
          <w:tcPr>
            <w:tcW w:w="11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77" w:author="Nadjim Brahmi" w:date="2018-11-12T16:15:00Z">
              <w:tcPr>
                <w:tcW w:w="1168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40280BD7" w14:textId="7E824DBD" w:rsidR="005F2738" w:rsidDel="006E799C" w:rsidRDefault="0015084F">
            <w:pPr>
              <w:rPr>
                <w:del w:id="178" w:author="Nadjim Brahmi" w:date="2018-11-12T16:15:00Z"/>
              </w:rPr>
            </w:pPr>
            <w:del w:id="179" w:author="Nadjim Brahmi" w:date="2018-11-12T16:14:00Z">
              <w:r w:rsidDel="006E799C">
                <w:delText>WWAN</w:delText>
              </w:r>
            </w:del>
          </w:p>
        </w:tc>
        <w:tc>
          <w:tcPr>
            <w:tcW w:w="7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63" w:type="dxa"/>
            </w:tcMar>
            <w:tcPrChange w:id="180" w:author="Nadjim Brahmi" w:date="2018-11-12T16:15:00Z">
              <w:tcPr>
                <w:tcW w:w="7561" w:type="dxa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63" w:type="dxa"/>
                </w:tcMar>
              </w:tcPr>
            </w:tcPrChange>
          </w:tcPr>
          <w:p w14:paraId="5B5B051B" w14:textId="67ED3C80" w:rsidR="005F2738" w:rsidDel="006E799C" w:rsidRDefault="0015084F">
            <w:pPr>
              <w:rPr>
                <w:del w:id="181" w:author="Nadjim Brahmi" w:date="2018-11-12T16:15:00Z"/>
              </w:rPr>
            </w:pPr>
            <w:del w:id="182" w:author="Nadjim Brahmi" w:date="2018-11-12T16:14:00Z">
              <w:r w:rsidDel="006E799C">
                <w:delText>Wireless Wide Area Network</w:delText>
              </w:r>
            </w:del>
          </w:p>
        </w:tc>
      </w:tr>
    </w:tbl>
    <w:p w14:paraId="48DDBDA8" w14:textId="77777777" w:rsidR="005F2738" w:rsidRDefault="0015084F">
      <w:pPr>
        <w:pStyle w:val="Heading1"/>
        <w:numPr>
          <w:ilvl w:val="0"/>
          <w:numId w:val="2"/>
        </w:numPr>
      </w:pPr>
      <w:bookmarkStart w:id="183" w:name="_Ref507224227"/>
      <w:bookmarkStart w:id="184" w:name="_Toc424093019"/>
      <w:bookmarkStart w:id="185" w:name="_Ref472329724"/>
      <w:bookmarkStart w:id="186" w:name="_Toc284402453"/>
      <w:bookmarkStart w:id="187" w:name="_Toc435604044"/>
      <w:bookmarkStart w:id="188" w:name="_Toc529465055"/>
      <w:bookmarkStart w:id="189" w:name="_Toc529465056"/>
      <w:bookmarkStart w:id="190" w:name="_Toc435604045"/>
      <w:bookmarkStart w:id="191" w:name="_Toc225649824"/>
      <w:bookmarkStart w:id="192" w:name="_Toc284402455"/>
      <w:bookmarkStart w:id="193" w:name="_Toc529785390"/>
      <w:bookmarkEnd w:id="183"/>
      <w:bookmarkEnd w:id="184"/>
      <w:bookmarkEnd w:id="185"/>
      <w:bookmarkEnd w:id="186"/>
      <w:bookmarkEnd w:id="187"/>
      <w:bookmarkEnd w:id="188"/>
      <w:bookmarkEnd w:id="189"/>
      <w:r>
        <w:t>AT Command</w:t>
      </w:r>
      <w:bookmarkEnd w:id="190"/>
      <w:bookmarkEnd w:id="191"/>
      <w:bookmarkEnd w:id="192"/>
      <w:r>
        <w:t xml:space="preserve"> Documentation Format</w:t>
      </w:r>
      <w:bookmarkEnd w:id="193"/>
    </w:p>
    <w:p w14:paraId="7DC1A23B" w14:textId="26C06CA1" w:rsidR="005F2738" w:rsidRDefault="0015084F">
      <w:r>
        <w:t>This section provides an overview of how the document is architected and provides a template for adding new commands.</w:t>
      </w:r>
    </w:p>
    <w:p w14:paraId="0879A739" w14:textId="417C3848" w:rsidR="005F2738" w:rsidDel="006E799C" w:rsidRDefault="0015084F">
      <w:pPr>
        <w:pStyle w:val="Heading2"/>
        <w:numPr>
          <w:ilvl w:val="1"/>
          <w:numId w:val="2"/>
        </w:numPr>
        <w:rPr>
          <w:del w:id="194" w:author="Nadjim Brahmi" w:date="2018-11-12T16:15:00Z"/>
        </w:rPr>
      </w:pPr>
      <w:bookmarkStart w:id="195" w:name="_Toc435604046"/>
      <w:bookmarkStart w:id="196" w:name="_Toc529785391"/>
      <w:bookmarkEnd w:id="195"/>
      <w:del w:id="197" w:author="Nadjim Brahmi" w:date="2018-11-12T16:15:00Z">
        <w:r w:rsidDel="006E799C">
          <w:delText>Description</w:delText>
        </w:r>
        <w:bookmarkEnd w:id="196"/>
      </w:del>
    </w:p>
    <w:p w14:paraId="3E10FDDD" w14:textId="5F567ABA" w:rsidR="005F2738" w:rsidDel="006E799C" w:rsidRDefault="0015084F">
      <w:pPr>
        <w:pStyle w:val="BodyText"/>
        <w:rPr>
          <w:del w:id="198" w:author="Nadjim Brahmi" w:date="2018-11-12T16:15:00Z"/>
        </w:rPr>
      </w:pPr>
      <w:del w:id="199" w:author="Nadjim Brahmi" w:date="2018-11-12T16:15:00Z">
        <w:r w:rsidDel="006E799C">
          <w:delText>Here is how each of the commands is described:</w:delText>
        </w:r>
      </w:del>
    </w:p>
    <w:p w14:paraId="2CE7DE0E" w14:textId="4AF68F6E" w:rsidR="005F2738" w:rsidDel="006E799C" w:rsidRDefault="0015084F">
      <w:pPr>
        <w:pStyle w:val="Style1"/>
        <w:rPr>
          <w:del w:id="200" w:author="Nadjim Brahmi" w:date="2018-11-12T16:15:00Z"/>
        </w:rPr>
      </w:pPr>
      <w:del w:id="201" w:author="Nadjim Brahmi" w:date="2018-11-12T16:15:00Z">
        <w:r w:rsidDel="006E799C">
          <w:delText>Platform</w:delText>
        </w:r>
      </w:del>
    </w:p>
    <w:p w14:paraId="563E7F99" w14:textId="633EB648" w:rsidR="005F2738" w:rsidDel="006E799C" w:rsidRDefault="0015084F">
      <w:pPr>
        <w:pStyle w:val="BodyText"/>
        <w:rPr>
          <w:del w:id="202" w:author="Nadjim Brahmi" w:date="2018-11-12T16:15:00Z"/>
        </w:rPr>
      </w:pPr>
      <w:del w:id="203" w:author="Nadjim Brahmi" w:date="2018-11-12T16:15:00Z">
        <w:r w:rsidDel="006E799C">
          <w:delText>This section describes the platform(s) supporting the command.</w:delText>
        </w:r>
      </w:del>
    </w:p>
    <w:p w14:paraId="36B1F97C" w14:textId="29B6B939" w:rsidR="005F2738" w:rsidDel="0068000B" w:rsidRDefault="0015084F">
      <w:pPr>
        <w:pStyle w:val="Style1"/>
        <w:rPr>
          <w:del w:id="204" w:author="Nadjim Brahmi" w:date="2018-11-09T10:10:00Z"/>
        </w:rPr>
      </w:pPr>
      <w:del w:id="205" w:author="Nadjim Brahmi" w:date="2018-11-09T10:10:00Z">
        <w:r w:rsidDel="0068000B">
          <w:delText>Protection Level</w:delText>
        </w:r>
      </w:del>
    </w:p>
    <w:p w14:paraId="64BCC8E9" w14:textId="48677419" w:rsidR="005F2738" w:rsidDel="0068000B" w:rsidRDefault="0015084F">
      <w:pPr>
        <w:pStyle w:val="BodyText"/>
        <w:rPr>
          <w:del w:id="206" w:author="Nadjim Brahmi" w:date="2018-11-09T10:10:00Z"/>
        </w:rPr>
      </w:pPr>
      <w:del w:id="207" w:author="Nadjim Brahmi" w:date="2018-11-09T10:10:00Z">
        <w:r w:rsidDel="0068000B">
          <w:delText xml:space="preserve">This section indicates the access protection level of the command. If the command is protected, the appropriate AT command must be issued first to unlock it. </w:delText>
        </w:r>
      </w:del>
    </w:p>
    <w:p w14:paraId="39747BB2" w14:textId="2C971C0E" w:rsidR="005F2738" w:rsidDel="0068000B" w:rsidRDefault="0015084F">
      <w:pPr>
        <w:pStyle w:val="BodyText"/>
        <w:rPr>
          <w:del w:id="208" w:author="Nadjim Brahmi" w:date="2018-11-09T10:10:00Z"/>
        </w:rPr>
      </w:pPr>
      <w:del w:id="209" w:author="Nadjim Brahmi" w:date="2018-11-09T10:10:00Z">
        <w:r w:rsidDel="0068000B">
          <w:delText>Level 1 – Not protected</w:delText>
        </w:r>
      </w:del>
    </w:p>
    <w:p w14:paraId="44BA2877" w14:textId="1B20BB33" w:rsidR="005F2738" w:rsidDel="0068000B" w:rsidRDefault="0015084F">
      <w:pPr>
        <w:pStyle w:val="BodyText"/>
        <w:rPr>
          <w:del w:id="210" w:author="Nadjim Brahmi" w:date="2018-11-09T10:10:00Z"/>
        </w:rPr>
      </w:pPr>
      <w:del w:id="211" w:author="Nadjim Brahmi" w:date="2018-11-09T10:10:00Z">
        <w:r w:rsidDel="0068000B">
          <w:delText>Level 2 – Requires AT!ENTERCND or AT!OPENCND to unlock it</w:delText>
        </w:r>
      </w:del>
    </w:p>
    <w:p w14:paraId="34AF3E0A" w14:textId="452E7A85" w:rsidR="005F2738" w:rsidDel="0068000B" w:rsidRDefault="0015084F">
      <w:pPr>
        <w:pStyle w:val="BodyText"/>
        <w:rPr>
          <w:del w:id="212" w:author="Nadjim Brahmi" w:date="2018-11-09T10:10:00Z"/>
        </w:rPr>
      </w:pPr>
      <w:del w:id="213" w:author="Nadjim Brahmi" w:date="2018-11-09T10:10:00Z">
        <w:r w:rsidDel="0068000B">
          <w:delText>Level 3 – Requires AT!UNLOCK or AT!OPENLOCK to unlock it</w:delText>
        </w:r>
      </w:del>
    </w:p>
    <w:p w14:paraId="41EBD32F" w14:textId="7C2137DB" w:rsidR="005F2738" w:rsidDel="0068000B" w:rsidRDefault="0015084F">
      <w:pPr>
        <w:pStyle w:val="BodyText"/>
        <w:rPr>
          <w:del w:id="214" w:author="Nadjim Brahmi" w:date="2018-11-09T10:10:00Z"/>
        </w:rPr>
      </w:pPr>
      <w:del w:id="215" w:author="Nadjim Brahmi" w:date="2018-11-09T10:10:00Z">
        <w:r w:rsidDel="0068000B">
          <w:delText>Level 4 – Requires AT!OPENMEP to unlock it</w:delText>
        </w:r>
      </w:del>
    </w:p>
    <w:p w14:paraId="0F118BD7" w14:textId="7A0E88DB" w:rsidR="005F2738" w:rsidDel="006E799C" w:rsidRDefault="0015084F">
      <w:pPr>
        <w:pStyle w:val="Style1"/>
        <w:keepNext/>
        <w:rPr>
          <w:del w:id="216" w:author="Nadjim Brahmi" w:date="2018-11-12T16:15:00Z"/>
        </w:rPr>
      </w:pPr>
      <w:del w:id="217" w:author="Nadjim Brahmi" w:date="2018-11-12T16:15:00Z">
        <w:r w:rsidDel="006E799C">
          <w:delText>Documentation</w:delText>
        </w:r>
      </w:del>
    </w:p>
    <w:p w14:paraId="2F2E81CF" w14:textId="5A7C11B6" w:rsidR="005F2738" w:rsidDel="006E799C" w:rsidRDefault="0015084F">
      <w:pPr>
        <w:pStyle w:val="BodyText"/>
        <w:rPr>
          <w:del w:id="218" w:author="Nadjim Brahmi" w:date="2018-11-12T16:15:00Z"/>
        </w:rPr>
      </w:pPr>
      <w:del w:id="219" w:author="Nadjim Brahmi" w:date="2018-11-12T16:15:00Z">
        <w:r w:rsidDel="006E799C">
          <w:delText>This section indicates which external (customer facing) documents include descriptions of the AT command. New commands are added as &lt;TBD&gt;, and Tech Pubs will update the memo with appropriate documentation identifiers as the commands are added.</w:delText>
        </w:r>
      </w:del>
    </w:p>
    <w:p w14:paraId="2636BFB6" w14:textId="67E2C096" w:rsidR="005F2738" w:rsidDel="006E799C" w:rsidRDefault="0015084F">
      <w:pPr>
        <w:pStyle w:val="BodyText"/>
        <w:rPr>
          <w:del w:id="220" w:author="Nadjim Brahmi" w:date="2018-11-12T16:15:00Z"/>
        </w:rPr>
      </w:pPr>
      <w:del w:id="221" w:author="Nadjim Brahmi" w:date="2018-11-12T16:15:00Z">
        <w:r w:rsidDel="006E799C">
          <w:delText>If the command is not to be published externally, developers can mark it as None instead of &lt;TBD&gt;.</w:delText>
        </w:r>
      </w:del>
    </w:p>
    <w:p w14:paraId="1D6576F8" w14:textId="71D048C7" w:rsidR="005F2738" w:rsidDel="006E799C" w:rsidRDefault="0015084F">
      <w:pPr>
        <w:pStyle w:val="Style1"/>
        <w:keepNext/>
        <w:rPr>
          <w:del w:id="222" w:author="Nadjim Brahmi" w:date="2018-11-12T16:15:00Z"/>
        </w:rPr>
      </w:pPr>
      <w:del w:id="223" w:author="Nadjim Brahmi" w:date="2018-11-12T16:15:00Z">
        <w:r w:rsidDel="006E799C">
          <w:delText>Requirements Tracking</w:delText>
        </w:r>
      </w:del>
    </w:p>
    <w:p w14:paraId="5891D75E" w14:textId="2A77464B" w:rsidR="005F2738" w:rsidDel="006E799C" w:rsidRDefault="0015084F">
      <w:pPr>
        <w:pStyle w:val="BodyText"/>
        <w:rPr>
          <w:del w:id="224" w:author="Nadjim Brahmi" w:date="2018-11-12T16:15:00Z"/>
        </w:rPr>
      </w:pPr>
      <w:del w:id="225" w:author="Nadjim Brahmi" w:date="2018-11-12T16:15:00Z">
        <w:r w:rsidDel="006E799C">
          <w:delText>This section indicates the applicable requirement that was the basis for the AT command.</w:delText>
        </w:r>
      </w:del>
    </w:p>
    <w:p w14:paraId="6E0011BB" w14:textId="4FB8B3B8" w:rsidR="005F2738" w:rsidDel="00574AA2" w:rsidRDefault="0015084F">
      <w:pPr>
        <w:pStyle w:val="Style1"/>
        <w:rPr>
          <w:del w:id="226" w:author="Nadjim Brahmi" w:date="2018-11-12T11:28:00Z"/>
        </w:rPr>
      </w:pPr>
      <w:del w:id="227" w:author="Nadjim Brahmi" w:date="2018-11-12T11:28:00Z">
        <w:r w:rsidDel="00574AA2">
          <w:delText>Applicable Logos</w:delText>
        </w:r>
      </w:del>
    </w:p>
    <w:tbl>
      <w:tblPr>
        <w:tblW w:w="864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5"/>
        <w:gridCol w:w="7275"/>
      </w:tblGrid>
      <w:tr w:rsidR="005F2738" w:rsidDel="00574AA2" w14:paraId="181E4CCB" w14:textId="7323D0DF">
        <w:trPr>
          <w:cantSplit/>
          <w:jc w:val="center"/>
          <w:del w:id="228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13B511F2" w14:textId="7BD38690" w:rsidR="005F2738" w:rsidDel="00574AA2" w:rsidRDefault="005F2738">
            <w:pPr>
              <w:pStyle w:val="Logo"/>
              <w:rPr>
                <w:del w:id="229" w:author="Nadjim Brahmi" w:date="2018-11-12T11:28:00Z"/>
              </w:rPr>
            </w:pPr>
          </w:p>
        </w:tc>
        <w:tc>
          <w:tcPr>
            <w:tcW w:w="7274" w:type="dxa"/>
            <w:shd w:val="clear" w:color="auto" w:fill="FFFFFF"/>
            <w:vAlign w:val="center"/>
          </w:tcPr>
          <w:p w14:paraId="247E30AE" w14:textId="7CDE31A7" w:rsidR="005F2738" w:rsidDel="00574AA2" w:rsidRDefault="005F2738">
            <w:pPr>
              <w:pStyle w:val="TableBody"/>
              <w:rPr>
                <w:del w:id="230" w:author="Nadjim Brahmi" w:date="2018-11-12T11:28:00Z"/>
              </w:rPr>
            </w:pPr>
          </w:p>
        </w:tc>
      </w:tr>
      <w:tr w:rsidR="005F2738" w:rsidDel="00574AA2" w14:paraId="097E38DB" w14:textId="1E52D045">
        <w:trPr>
          <w:cantSplit/>
          <w:jc w:val="center"/>
          <w:del w:id="231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5D74C975" w14:textId="611BFD1E" w:rsidR="005F2738" w:rsidDel="00574AA2" w:rsidRDefault="0015084F">
            <w:pPr>
              <w:rPr>
                <w:del w:id="232" w:author="Nadjim Brahmi" w:date="2018-11-12T11:28:00Z"/>
              </w:rPr>
            </w:pPr>
            <w:del w:id="233" w:author="Nadjim Brahmi" w:date="2018-11-12T11:28:00Z">
              <w:r w:rsidDel="00574AA2">
                <w:rPr>
                  <w:noProof/>
                </w:rPr>
                <w:drawing>
                  <wp:inline distT="0" distB="0" distL="0" distR="0" wp14:anchorId="2516CD70" wp14:editId="76D404D2">
                    <wp:extent cx="666750" cy="390525"/>
                    <wp:effectExtent l="0" t="0" r="0" b="0"/>
                    <wp:docPr id="4" name="Picture 8" descr="With_Si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8" descr="With_Sim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7274" w:type="dxa"/>
            <w:shd w:val="clear" w:color="auto" w:fill="FFFFFF"/>
            <w:vAlign w:val="center"/>
          </w:tcPr>
          <w:p w14:paraId="646172CE" w14:textId="337EB0D6" w:rsidR="005F2738" w:rsidDel="00574AA2" w:rsidRDefault="0015084F">
            <w:pPr>
              <w:pStyle w:val="TableBody"/>
              <w:rPr>
                <w:del w:id="234" w:author="Nadjim Brahmi" w:date="2018-11-12T11:28:00Z"/>
              </w:rPr>
            </w:pPr>
            <w:del w:id="235" w:author="Nadjim Brahmi" w:date="2018-11-12T11:28:00Z">
              <w:r w:rsidDel="00574AA2">
                <w:delText>This picture indicates that a SIM card must be inserted to support the AT command.</w:delText>
              </w:r>
            </w:del>
          </w:p>
        </w:tc>
      </w:tr>
      <w:tr w:rsidR="005F2738" w:rsidDel="00574AA2" w14:paraId="118ECD00" w14:textId="4757AEED">
        <w:trPr>
          <w:cantSplit/>
          <w:jc w:val="center"/>
          <w:del w:id="236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4A57F23D" w14:textId="2EF1AAC6" w:rsidR="005F2738" w:rsidDel="00574AA2" w:rsidRDefault="0015084F">
            <w:pPr>
              <w:rPr>
                <w:del w:id="237" w:author="Nadjim Brahmi" w:date="2018-11-12T11:28:00Z"/>
              </w:rPr>
            </w:pPr>
            <w:del w:id="238" w:author="Nadjim Brahmi" w:date="2018-11-12T11:28:00Z">
              <w:r w:rsidDel="00574AA2">
                <w:rPr>
                  <w:noProof/>
                </w:rPr>
                <w:drawing>
                  <wp:inline distT="0" distB="0" distL="0" distR="0" wp14:anchorId="3EC9E2E7" wp14:editId="62128012">
                    <wp:extent cx="666750" cy="390525"/>
                    <wp:effectExtent l="0" t="0" r="0" b="0"/>
                    <wp:docPr id="5" name="Picture 7" descr="Without_si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Picture 7" descr="Without_sim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7274" w:type="dxa"/>
            <w:shd w:val="clear" w:color="auto" w:fill="FFFFFF"/>
            <w:vAlign w:val="center"/>
          </w:tcPr>
          <w:p w14:paraId="2AF4EF58" w14:textId="60F237E8" w:rsidR="005F2738" w:rsidDel="00574AA2" w:rsidRDefault="0015084F">
            <w:pPr>
              <w:pStyle w:val="TableBody"/>
              <w:rPr>
                <w:del w:id="239" w:author="Nadjim Brahmi" w:date="2018-11-12T11:28:00Z"/>
              </w:rPr>
            </w:pPr>
            <w:del w:id="240" w:author="Nadjim Brahmi" w:date="2018-11-12T11:28:00Z">
              <w:r w:rsidDel="00574AA2">
                <w:delText>This picture indicates that an AT command is supported even if the SIM card is absent.</w:delText>
              </w:r>
            </w:del>
          </w:p>
        </w:tc>
      </w:tr>
      <w:tr w:rsidR="005F2738" w:rsidDel="00574AA2" w14:paraId="453028DC" w14:textId="56F61C3A">
        <w:trPr>
          <w:cantSplit/>
          <w:jc w:val="center"/>
          <w:del w:id="241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2E5B3E29" w14:textId="797B9937" w:rsidR="005F2738" w:rsidDel="00574AA2" w:rsidRDefault="0015084F">
            <w:pPr>
              <w:rPr>
                <w:del w:id="242" w:author="Nadjim Brahmi" w:date="2018-11-12T11:28:00Z"/>
              </w:rPr>
            </w:pPr>
            <w:del w:id="243" w:author="Nadjim Brahmi" w:date="2018-11-12T11:28:00Z">
              <w:r w:rsidDel="00574AA2">
                <w:rPr>
                  <w:noProof/>
                </w:rPr>
                <w:drawing>
                  <wp:inline distT="0" distB="0" distL="0" distR="0" wp14:anchorId="7AC82FAB" wp14:editId="6CD999FF">
                    <wp:extent cx="666750" cy="390525"/>
                    <wp:effectExtent l="0" t="0" r="0" b="0"/>
                    <wp:docPr id="6" name="Picture 6" descr="PIN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" name="Picture 6" descr="PIN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7274" w:type="dxa"/>
            <w:shd w:val="clear" w:color="auto" w:fill="FFFFFF"/>
            <w:vAlign w:val="center"/>
          </w:tcPr>
          <w:p w14:paraId="7D6C7778" w14:textId="1C3FCF08" w:rsidR="005F2738" w:rsidDel="00574AA2" w:rsidRDefault="0015084F">
            <w:pPr>
              <w:pStyle w:val="TableBody"/>
              <w:rPr>
                <w:del w:id="244" w:author="Nadjim Brahmi" w:date="2018-11-12T11:28:00Z"/>
              </w:rPr>
            </w:pPr>
            <w:del w:id="245" w:author="Nadjim Brahmi" w:date="2018-11-12T11:28:00Z">
              <w:r w:rsidDel="00574AA2">
                <w:delText>This picture indicates that the PIN 1 /CHV 1 code must be entered to support the AT command.</w:delText>
              </w:r>
            </w:del>
          </w:p>
        </w:tc>
      </w:tr>
      <w:tr w:rsidR="005F2738" w:rsidDel="00574AA2" w14:paraId="1DE5D1C3" w14:textId="76F7ADA1">
        <w:trPr>
          <w:cantSplit/>
          <w:jc w:val="center"/>
          <w:del w:id="246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639C59E9" w14:textId="2B79A8B0" w:rsidR="005F2738" w:rsidDel="00574AA2" w:rsidRDefault="0015084F">
            <w:pPr>
              <w:rPr>
                <w:del w:id="247" w:author="Nadjim Brahmi" w:date="2018-11-12T11:28:00Z"/>
              </w:rPr>
            </w:pPr>
            <w:del w:id="248" w:author="Nadjim Brahmi" w:date="2018-11-12T11:28:00Z">
              <w:r w:rsidDel="00574AA2">
                <w:rPr>
                  <w:noProof/>
                </w:rPr>
                <w:drawing>
                  <wp:inline distT="0" distB="0" distL="0" distR="0" wp14:anchorId="72F5B49C" wp14:editId="571EB0F1">
                    <wp:extent cx="666750" cy="390525"/>
                    <wp:effectExtent l="0" t="0" r="0" b="0"/>
                    <wp:docPr id="7" name="Picture 5" descr="No_pin_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" name="Picture 5" descr="No_pin_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7274" w:type="dxa"/>
            <w:shd w:val="clear" w:color="auto" w:fill="FFFFFF"/>
            <w:vAlign w:val="center"/>
          </w:tcPr>
          <w:p w14:paraId="00321F42" w14:textId="131A6740" w:rsidR="005F2738" w:rsidDel="00574AA2" w:rsidRDefault="0015084F">
            <w:pPr>
              <w:pStyle w:val="TableBody"/>
              <w:rPr>
                <w:del w:id="249" w:author="Nadjim Brahmi" w:date="2018-11-12T11:28:00Z"/>
              </w:rPr>
            </w:pPr>
            <w:del w:id="250" w:author="Nadjim Brahmi" w:date="2018-11-12T11:28:00Z">
              <w:r w:rsidDel="00574AA2">
                <w:delText>This picture indicates that an AT command is supported even if the PIN 1 /CHV 1 code is not entered.</w:delText>
              </w:r>
            </w:del>
          </w:p>
        </w:tc>
      </w:tr>
      <w:tr w:rsidR="005F2738" w:rsidDel="00574AA2" w14:paraId="7F84AF83" w14:textId="4D3CA10F">
        <w:trPr>
          <w:cantSplit/>
          <w:jc w:val="center"/>
          <w:del w:id="251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14ACF4D2" w14:textId="4FCD8577" w:rsidR="005F2738" w:rsidDel="00574AA2" w:rsidRDefault="0015084F">
            <w:pPr>
              <w:rPr>
                <w:del w:id="252" w:author="Nadjim Brahmi" w:date="2018-11-12T11:28:00Z"/>
              </w:rPr>
            </w:pPr>
            <w:del w:id="253" w:author="Nadjim Brahmi" w:date="2018-11-12T11:28:00Z">
              <w:r w:rsidDel="00574AA2">
                <w:rPr>
                  <w:noProof/>
                </w:rPr>
                <w:drawing>
                  <wp:inline distT="0" distB="0" distL="0" distR="0" wp14:anchorId="4F76F986" wp14:editId="224F59B5">
                    <wp:extent cx="666750" cy="390525"/>
                    <wp:effectExtent l="0" t="0" r="0" b="0"/>
                    <wp:docPr id="8" name="Picture 4" descr="Pin_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" name="Picture 4" descr="Pin_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7274" w:type="dxa"/>
            <w:shd w:val="clear" w:color="auto" w:fill="FFFFFF"/>
            <w:vAlign w:val="center"/>
          </w:tcPr>
          <w:p w14:paraId="4A38C905" w14:textId="52DB96FF" w:rsidR="005F2738" w:rsidDel="00574AA2" w:rsidRDefault="0015084F">
            <w:pPr>
              <w:pStyle w:val="TableBody"/>
              <w:rPr>
                <w:del w:id="254" w:author="Nadjim Brahmi" w:date="2018-11-12T11:28:00Z"/>
              </w:rPr>
            </w:pPr>
            <w:del w:id="255" w:author="Nadjim Brahmi" w:date="2018-11-12T11:28:00Z">
              <w:r w:rsidDel="00574AA2">
                <w:delText>This picture indicates that the PIN 2 /CHV 2 code must be entered to support the AT command.</w:delText>
              </w:r>
            </w:del>
          </w:p>
        </w:tc>
      </w:tr>
      <w:tr w:rsidR="005F2738" w:rsidDel="00574AA2" w14:paraId="7A44F25F" w14:textId="34309315">
        <w:trPr>
          <w:cantSplit/>
          <w:jc w:val="center"/>
          <w:del w:id="256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204E279B" w14:textId="63FC46D9" w:rsidR="005F2738" w:rsidDel="00574AA2" w:rsidRDefault="0015084F">
            <w:pPr>
              <w:rPr>
                <w:del w:id="257" w:author="Nadjim Brahmi" w:date="2018-11-12T11:28:00Z"/>
              </w:rPr>
            </w:pPr>
            <w:del w:id="258" w:author="Nadjim Brahmi" w:date="2018-11-12T11:28:00Z">
              <w:r w:rsidDel="00574AA2">
                <w:rPr>
                  <w:noProof/>
                </w:rPr>
                <w:drawing>
                  <wp:inline distT="0" distB="0" distL="0" distR="0" wp14:anchorId="593127EE" wp14:editId="4DD5B19F">
                    <wp:extent cx="666750" cy="390525"/>
                    <wp:effectExtent l="0" t="0" r="0" b="0"/>
                    <wp:docPr id="9" name="Picture 3" descr="No_pin_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Picture 3" descr="No_pin_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7274" w:type="dxa"/>
            <w:shd w:val="clear" w:color="auto" w:fill="FFFFFF"/>
            <w:vAlign w:val="center"/>
          </w:tcPr>
          <w:p w14:paraId="71523840" w14:textId="368F5805" w:rsidR="005F2738" w:rsidDel="00574AA2" w:rsidRDefault="0015084F">
            <w:pPr>
              <w:pStyle w:val="TableBody"/>
              <w:rPr>
                <w:del w:id="259" w:author="Nadjim Brahmi" w:date="2018-11-12T11:28:00Z"/>
              </w:rPr>
            </w:pPr>
            <w:del w:id="260" w:author="Nadjim Brahmi" w:date="2018-11-12T11:28:00Z">
              <w:r w:rsidDel="00574AA2">
                <w:delText>This picture indicates that an AT command is supported even if the PIN 2/CHV 2 code is not entered.</w:delText>
              </w:r>
            </w:del>
          </w:p>
        </w:tc>
      </w:tr>
      <w:tr w:rsidR="005F2738" w:rsidDel="00574AA2" w14:paraId="3E64746D" w14:textId="790D47BB">
        <w:trPr>
          <w:cantSplit/>
          <w:jc w:val="center"/>
          <w:del w:id="261" w:author="Nadjim Brahmi" w:date="2018-11-12T11:28:00Z"/>
        </w:trPr>
        <w:tc>
          <w:tcPr>
            <w:tcW w:w="1365" w:type="dxa"/>
            <w:shd w:val="clear" w:color="auto" w:fill="FFFFFF"/>
            <w:vAlign w:val="center"/>
          </w:tcPr>
          <w:p w14:paraId="421321EB" w14:textId="4687493F" w:rsidR="005F2738" w:rsidDel="00574AA2" w:rsidRDefault="005F2738">
            <w:pPr>
              <w:rPr>
                <w:del w:id="262" w:author="Nadjim Brahmi" w:date="2018-11-12T11:28:00Z"/>
              </w:rPr>
            </w:pPr>
          </w:p>
        </w:tc>
        <w:tc>
          <w:tcPr>
            <w:tcW w:w="7274" w:type="dxa"/>
            <w:shd w:val="clear" w:color="auto" w:fill="FFFFFF"/>
            <w:vAlign w:val="center"/>
          </w:tcPr>
          <w:p w14:paraId="73091480" w14:textId="4F11CDB4" w:rsidR="005F2738" w:rsidDel="00574AA2" w:rsidRDefault="005F2738">
            <w:pPr>
              <w:pStyle w:val="TableBody"/>
              <w:rPr>
                <w:del w:id="263" w:author="Nadjim Brahmi" w:date="2018-11-12T11:28:00Z"/>
              </w:rPr>
            </w:pPr>
          </w:p>
        </w:tc>
      </w:tr>
    </w:tbl>
    <w:p w14:paraId="2ED3523D" w14:textId="264C51A4" w:rsidR="005F2738" w:rsidDel="006E799C" w:rsidRDefault="0015084F">
      <w:pPr>
        <w:pStyle w:val="Style1"/>
        <w:rPr>
          <w:del w:id="264" w:author="Nadjim Brahmi" w:date="2018-11-12T16:15:00Z"/>
        </w:rPr>
      </w:pPr>
      <w:del w:id="265" w:author="Nadjim Brahmi" w:date="2018-11-12T16:15:00Z">
        <w:r w:rsidDel="006E799C">
          <w:delText>Description</w:delText>
        </w:r>
      </w:del>
    </w:p>
    <w:p w14:paraId="7C06C36D" w14:textId="5169762C" w:rsidR="005F2738" w:rsidDel="006E799C" w:rsidRDefault="0015084F">
      <w:pPr>
        <w:pStyle w:val="BodyText"/>
        <w:rPr>
          <w:del w:id="266" w:author="Nadjim Brahmi" w:date="2018-11-12T16:15:00Z"/>
        </w:rPr>
      </w:pPr>
      <w:del w:id="267" w:author="Nadjim Brahmi" w:date="2018-11-12T16:15:00Z">
        <w:r w:rsidDel="006E799C">
          <w:delText>This section provides background information and describes the purpose of the command.</w:delText>
        </w:r>
      </w:del>
    </w:p>
    <w:p w14:paraId="2A842190" w14:textId="25E2A3D8" w:rsidR="005F2738" w:rsidDel="006E799C" w:rsidRDefault="0015084F">
      <w:pPr>
        <w:pStyle w:val="Style1"/>
        <w:rPr>
          <w:del w:id="268" w:author="Nadjim Brahmi" w:date="2018-11-12T16:15:00Z"/>
        </w:rPr>
      </w:pPr>
      <w:del w:id="269" w:author="Nadjim Brahmi" w:date="2018-11-12T16:15:00Z">
        <w:r w:rsidDel="006E799C">
          <w:delText>Syntax</w:delText>
        </w:r>
      </w:del>
    </w:p>
    <w:p w14:paraId="2A08599F" w14:textId="5BC661E9" w:rsidR="005F2738" w:rsidDel="006E799C" w:rsidRDefault="0015084F">
      <w:pPr>
        <w:pStyle w:val="BodyText"/>
        <w:rPr>
          <w:del w:id="270" w:author="Nadjim Brahmi" w:date="2018-11-12T16:15:00Z"/>
        </w:rPr>
      </w:pPr>
      <w:del w:id="271" w:author="Nadjim Brahmi" w:date="2018-11-12T16:15:00Z">
        <w:r w:rsidDel="006E799C">
          <w:delText>This section provides an example of the command in use.  In the case where the command has multiple uses, more than one example is provided.</w:delText>
        </w:r>
      </w:del>
    </w:p>
    <w:p w14:paraId="1D62E71B" w14:textId="75F0DAB8" w:rsidR="005F2738" w:rsidDel="006E799C" w:rsidRDefault="0015084F">
      <w:pPr>
        <w:pStyle w:val="Style1"/>
        <w:rPr>
          <w:del w:id="272" w:author="Nadjim Brahmi" w:date="2018-11-12T16:15:00Z"/>
        </w:rPr>
      </w:pPr>
      <w:del w:id="273" w:author="Nadjim Brahmi" w:date="2018-11-12T16:15:00Z">
        <w:r w:rsidDel="006E799C">
          <w:delText>Parameters and Defined Values</w:delText>
        </w:r>
      </w:del>
    </w:p>
    <w:p w14:paraId="7648AF14" w14:textId="00499730" w:rsidR="005F2738" w:rsidDel="006E799C" w:rsidRDefault="0015084F">
      <w:pPr>
        <w:pStyle w:val="BodyText"/>
        <w:rPr>
          <w:del w:id="274" w:author="Nadjim Brahmi" w:date="2018-11-12T16:15:00Z"/>
        </w:rPr>
      </w:pPr>
      <w:del w:id="275" w:author="Nadjim Brahmi" w:date="2018-11-12T16:15:00Z">
        <w:r w:rsidDel="006E799C">
          <w:delText>This section describes all parameters and values.</w:delText>
        </w:r>
      </w:del>
    </w:p>
    <w:p w14:paraId="5D717BEA" w14:textId="196529A3" w:rsidR="005F2738" w:rsidDel="006E799C" w:rsidRDefault="0015084F">
      <w:pPr>
        <w:pStyle w:val="Style1"/>
        <w:rPr>
          <w:del w:id="276" w:author="Nadjim Brahmi" w:date="2018-11-12T16:15:00Z"/>
        </w:rPr>
      </w:pPr>
      <w:del w:id="277" w:author="Nadjim Brahmi" w:date="2018-11-12T16:15:00Z">
        <w:r w:rsidDel="006E799C">
          <w:delText>Parameter Storage</w:delText>
        </w:r>
      </w:del>
    </w:p>
    <w:p w14:paraId="65AB9E57" w14:textId="326399F9" w:rsidR="005F2738" w:rsidDel="006E799C" w:rsidRDefault="0015084F">
      <w:pPr>
        <w:pStyle w:val="BodyText"/>
        <w:rPr>
          <w:del w:id="278" w:author="Nadjim Brahmi" w:date="2018-11-12T16:15:00Z"/>
        </w:rPr>
      </w:pPr>
      <w:del w:id="279" w:author="Nadjim Brahmi" w:date="2018-11-12T16:15:00Z">
        <w:r w:rsidDel="006E799C">
          <w:delText>This section presents the command used to store the parameter value and/or the command used to restore the parameter default value.</w:delText>
        </w:r>
      </w:del>
    </w:p>
    <w:p w14:paraId="03E663C0" w14:textId="2AFDF794" w:rsidR="005F2738" w:rsidDel="006E799C" w:rsidRDefault="0015084F">
      <w:pPr>
        <w:pStyle w:val="Style1"/>
        <w:rPr>
          <w:del w:id="280" w:author="Nadjim Brahmi" w:date="2018-11-12T16:15:00Z"/>
        </w:rPr>
      </w:pPr>
      <w:del w:id="281" w:author="Nadjim Brahmi" w:date="2018-11-12T16:15:00Z">
        <w:r w:rsidDel="006E799C">
          <w:delText>Examples</w:delText>
        </w:r>
      </w:del>
    </w:p>
    <w:p w14:paraId="388D5EB1" w14:textId="33928704" w:rsidR="005F2738" w:rsidDel="006E799C" w:rsidRDefault="0015084F">
      <w:pPr>
        <w:pStyle w:val="BodyText"/>
        <w:rPr>
          <w:del w:id="282" w:author="Nadjim Brahmi" w:date="2018-11-12T16:15:00Z"/>
        </w:rPr>
      </w:pPr>
      <w:del w:id="283" w:author="Nadjim Brahmi" w:date="2018-11-12T16:15:00Z">
        <w:r w:rsidDel="006E799C">
          <w:delText>This section presents the real use of the described command.</w:delText>
        </w:r>
      </w:del>
    </w:p>
    <w:p w14:paraId="22769102" w14:textId="51E95EBF" w:rsidR="005F2738" w:rsidDel="006E799C" w:rsidRDefault="0015084F">
      <w:pPr>
        <w:pStyle w:val="Style1"/>
        <w:rPr>
          <w:del w:id="284" w:author="Nadjim Brahmi" w:date="2018-11-12T16:15:00Z"/>
        </w:rPr>
      </w:pPr>
      <w:del w:id="285" w:author="Nadjim Brahmi" w:date="2018-11-12T16:15:00Z">
        <w:r w:rsidDel="006E799C">
          <w:delText>Note</w:delText>
        </w:r>
      </w:del>
    </w:p>
    <w:p w14:paraId="39A5B200" w14:textId="5A9DA6E2" w:rsidR="005F2738" w:rsidDel="006E799C" w:rsidRDefault="0015084F">
      <w:pPr>
        <w:pStyle w:val="BodyText"/>
        <w:rPr>
          <w:del w:id="286" w:author="Nadjim Brahmi" w:date="2018-11-12T16:15:00Z"/>
        </w:rPr>
      </w:pPr>
      <w:del w:id="287" w:author="Nadjim Brahmi" w:date="2018-11-12T16:15:00Z">
        <w:r w:rsidDel="006E799C">
          <w:delText>This section can also be included indicating some remarks about the command use.</w:delText>
        </w:r>
      </w:del>
    </w:p>
    <w:p w14:paraId="24AA6D4A" w14:textId="7D5A84D5" w:rsidR="005F2738" w:rsidDel="006E799C" w:rsidRDefault="0015084F">
      <w:pPr>
        <w:pStyle w:val="Heading2"/>
        <w:numPr>
          <w:ilvl w:val="1"/>
          <w:numId w:val="2"/>
        </w:numPr>
        <w:rPr>
          <w:del w:id="288" w:author="Nadjim Brahmi" w:date="2018-11-12T16:16:00Z"/>
        </w:rPr>
      </w:pPr>
      <w:bookmarkStart w:id="289" w:name="_Toc435604047"/>
      <w:bookmarkStart w:id="290" w:name="_Toc520879806"/>
      <w:bookmarkStart w:id="291" w:name="_Ref519415357"/>
      <w:bookmarkStart w:id="292" w:name="_Toc529785392"/>
      <w:bookmarkEnd w:id="289"/>
      <w:bookmarkEnd w:id="290"/>
      <w:bookmarkEnd w:id="291"/>
      <w:del w:id="293" w:author="Nadjim Brahmi" w:date="2018-11-12T16:16:00Z">
        <w:r w:rsidDel="006E799C">
          <w:delText>Syntax and format guidelines</w:delText>
        </w:r>
        <w:bookmarkEnd w:id="292"/>
      </w:del>
    </w:p>
    <w:p w14:paraId="392F67B5" w14:textId="64ABCFA1" w:rsidR="005F2738" w:rsidDel="006E799C" w:rsidRDefault="0015084F">
      <w:pPr>
        <w:rPr>
          <w:del w:id="294" w:author="Nadjim Brahmi" w:date="2018-11-12T16:16:00Z"/>
        </w:rPr>
      </w:pPr>
      <w:del w:id="295" w:author="Nadjim Brahmi" w:date="2018-11-12T16:16:00Z">
        <w:r w:rsidDel="006E799C">
          <w:delText>Please refer to [</w:delText>
        </w:r>
      </w:del>
      <w:del w:id="296" w:author="Nadjim Brahmi" w:date="2018-11-09T10:15:00Z">
        <w:r w:rsidDel="00BB5EC0">
          <w:delText>3</w:delText>
        </w:r>
      </w:del>
      <w:del w:id="297" w:author="Nadjim Brahmi" w:date="2018-11-12T16:16:00Z">
        <w:r w:rsidDel="006E799C">
          <w:delText>] for AT Command naming, format and syntax guidelines.</w:delText>
        </w:r>
      </w:del>
    </w:p>
    <w:p w14:paraId="6AAA4A97" w14:textId="6FCF9D98" w:rsidR="005F2738" w:rsidDel="00BB1CB6" w:rsidRDefault="0015084F">
      <w:pPr>
        <w:pStyle w:val="Heading2"/>
        <w:numPr>
          <w:ilvl w:val="1"/>
          <w:numId w:val="2"/>
        </w:numPr>
        <w:rPr>
          <w:del w:id="298" w:author="Nadjim Brahmi" w:date="2018-11-09T10:12:00Z"/>
        </w:rPr>
      </w:pPr>
      <w:bookmarkStart w:id="299" w:name="_Toc435604048"/>
      <w:bookmarkEnd w:id="299"/>
      <w:del w:id="300" w:author="Nadjim Brahmi" w:date="2018-11-09T10:12:00Z">
        <w:r w:rsidDel="00BB1CB6">
          <w:delText>Template</w:delText>
        </w:r>
        <w:bookmarkStart w:id="301" w:name="_Toc529785393"/>
        <w:bookmarkEnd w:id="301"/>
      </w:del>
    </w:p>
    <w:p w14:paraId="21FC79C5" w14:textId="777DF46A" w:rsidR="005F2738" w:rsidDel="00BB1CB6" w:rsidRDefault="0015084F">
      <w:pPr>
        <w:pStyle w:val="Style1"/>
        <w:keepNext/>
        <w:rPr>
          <w:del w:id="302" w:author="Nadjim Brahmi" w:date="2018-11-09T10:12:00Z"/>
        </w:rPr>
      </w:pPr>
      <w:del w:id="303" w:author="Nadjim Brahmi" w:date="2018-11-09T10:12:00Z">
        <w:r w:rsidDel="00BB1CB6">
          <w:delText>Platform</w:delText>
        </w:r>
        <w:bookmarkStart w:id="304" w:name="_Toc529785394"/>
        <w:bookmarkEnd w:id="304"/>
      </w:del>
    </w:p>
    <w:tbl>
      <w:tblPr>
        <w:tblW w:w="6122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3" w:type="dxa"/>
        </w:tblCellMar>
        <w:tblLook w:val="0000" w:firstRow="0" w:lastRow="0" w:firstColumn="0" w:lastColumn="0" w:noHBand="0" w:noVBand="0"/>
      </w:tblPr>
      <w:tblGrid>
        <w:gridCol w:w="2415"/>
        <w:gridCol w:w="3707"/>
      </w:tblGrid>
      <w:tr w:rsidR="005F2738" w:rsidDel="00BB1CB6" w14:paraId="66E5A9D3" w14:textId="5920BB60">
        <w:trPr>
          <w:jc w:val="center"/>
          <w:del w:id="305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63" w:type="dxa"/>
            </w:tcMar>
          </w:tcPr>
          <w:p w14:paraId="6DD83828" w14:textId="16F3400C" w:rsidR="005F2738" w:rsidDel="00BB1CB6" w:rsidRDefault="0015084F">
            <w:pPr>
              <w:pStyle w:val="BodyText"/>
              <w:spacing w:after="0"/>
              <w:rPr>
                <w:del w:id="306" w:author="Nadjim Brahmi" w:date="2018-11-09T10:12:00Z"/>
                <w:b/>
                <w:lang w:val="en-CA" w:eastAsia="en-CA"/>
              </w:rPr>
            </w:pPr>
            <w:del w:id="307" w:author="Nadjim Brahmi" w:date="2018-11-09T10:12:00Z">
              <w:r w:rsidDel="00BB1CB6">
                <w:rPr>
                  <w:b/>
                  <w:lang w:val="en-CA" w:eastAsia="en-CA"/>
                </w:rPr>
                <w:delText>Family/Product(s)</w:delText>
              </w:r>
              <w:bookmarkStart w:id="308" w:name="_Toc529785395"/>
              <w:bookmarkEnd w:id="308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63" w:type="dxa"/>
            </w:tcMar>
          </w:tcPr>
          <w:p w14:paraId="1AEF3C36" w14:textId="705A73FE" w:rsidR="005F2738" w:rsidDel="00BB1CB6" w:rsidRDefault="0015084F">
            <w:pPr>
              <w:pStyle w:val="BodyText"/>
              <w:spacing w:after="0"/>
              <w:rPr>
                <w:del w:id="309" w:author="Nadjim Brahmi" w:date="2018-11-09T10:12:00Z"/>
                <w:b/>
                <w:lang w:val="en-CA" w:eastAsia="en-CA"/>
              </w:rPr>
            </w:pPr>
            <w:del w:id="310" w:author="Nadjim Brahmi" w:date="2018-11-09T10:12:00Z">
              <w:r w:rsidDel="00BB1CB6">
                <w:rPr>
                  <w:b/>
                  <w:lang w:val="en-CA" w:eastAsia="en-CA"/>
                </w:rPr>
                <w:delText>Release</w:delText>
              </w:r>
              <w:bookmarkStart w:id="311" w:name="_Toc529785396"/>
              <w:bookmarkEnd w:id="311"/>
            </w:del>
          </w:p>
        </w:tc>
        <w:bookmarkStart w:id="312" w:name="_Toc529785397"/>
        <w:bookmarkEnd w:id="312"/>
      </w:tr>
      <w:tr w:rsidR="005F2738" w:rsidDel="00BB1CB6" w14:paraId="180241C3" w14:textId="60210708">
        <w:trPr>
          <w:trHeight w:val="107"/>
          <w:jc w:val="center"/>
          <w:del w:id="313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13B0E510" w14:textId="2C93B0AA" w:rsidR="005F2738" w:rsidDel="00BB1CB6" w:rsidRDefault="0015084F">
            <w:pPr>
              <w:pStyle w:val="BodyText"/>
              <w:spacing w:after="0"/>
              <w:rPr>
                <w:del w:id="314" w:author="Nadjim Brahmi" w:date="2018-11-09T10:12:00Z"/>
                <w:lang w:val="en-CA" w:eastAsia="en-CA"/>
              </w:rPr>
            </w:pPr>
            <w:del w:id="315" w:author="Nadjim Brahmi" w:date="2018-11-09T10:12:00Z">
              <w:r w:rsidDel="00BB1CB6">
                <w:rPr>
                  <w:lang w:val="en-CA" w:eastAsia="en-CA"/>
                </w:rPr>
                <w:delText>Automotive (AR)</w:delText>
              </w:r>
              <w:bookmarkStart w:id="316" w:name="_Toc529785398"/>
              <w:bookmarkEnd w:id="316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04504F63" w14:textId="017AD3EE" w:rsidR="005F2738" w:rsidDel="00BB1CB6" w:rsidRDefault="0015084F">
            <w:pPr>
              <w:pStyle w:val="BodyText"/>
              <w:spacing w:after="0"/>
              <w:rPr>
                <w:del w:id="317" w:author="Nadjim Brahmi" w:date="2018-11-09T10:12:00Z"/>
                <w:lang w:val="en-CA" w:eastAsia="en-CA"/>
              </w:rPr>
            </w:pPr>
            <w:del w:id="318" w:author="Nadjim Brahmi" w:date="2018-11-09T10:12:00Z">
              <w:r w:rsidDel="00BB1CB6">
                <w:rPr>
                  <w:lang w:val="en-CA" w:eastAsia="en-CA"/>
                </w:rPr>
                <w:delText>All commercial releases</w:delText>
              </w:r>
              <w:bookmarkStart w:id="319" w:name="_Toc529785399"/>
              <w:bookmarkEnd w:id="319"/>
            </w:del>
          </w:p>
        </w:tc>
        <w:bookmarkStart w:id="320" w:name="_Toc529785400"/>
        <w:bookmarkEnd w:id="320"/>
      </w:tr>
      <w:tr w:rsidR="005F2738" w:rsidDel="00BB1CB6" w14:paraId="14BDF035" w14:textId="2705DB61">
        <w:trPr>
          <w:trHeight w:val="107"/>
          <w:jc w:val="center"/>
          <w:del w:id="321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29A1A38B" w14:textId="1F2A3DB7" w:rsidR="005F2738" w:rsidDel="00BB1CB6" w:rsidRDefault="0015084F">
            <w:pPr>
              <w:pStyle w:val="BodyText"/>
              <w:spacing w:after="0"/>
              <w:rPr>
                <w:del w:id="322" w:author="Nadjim Brahmi" w:date="2018-11-09T10:12:00Z"/>
                <w:lang w:val="en-CA" w:eastAsia="en-CA"/>
              </w:rPr>
            </w:pPr>
            <w:del w:id="323" w:author="Nadjim Brahmi" w:date="2018-11-09T10:12:00Z">
              <w:r w:rsidDel="00BB1CB6">
                <w:rPr>
                  <w:lang w:val="en-CA" w:eastAsia="en-CA"/>
                </w:rPr>
                <w:delText>Embedded Module (EM)</w:delText>
              </w:r>
              <w:bookmarkStart w:id="324" w:name="_Toc529785401"/>
              <w:bookmarkEnd w:id="324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390BCCD6" w14:textId="1BF87DFC" w:rsidR="005F2738" w:rsidDel="00BB1CB6" w:rsidRDefault="0015084F">
            <w:pPr>
              <w:pStyle w:val="BodyText"/>
              <w:spacing w:after="0"/>
              <w:rPr>
                <w:del w:id="325" w:author="Nadjim Brahmi" w:date="2018-11-09T10:12:00Z"/>
                <w:lang w:val="en-CA" w:eastAsia="en-CA"/>
              </w:rPr>
            </w:pPr>
            <w:del w:id="326" w:author="Nadjim Brahmi" w:date="2018-11-09T10:12:00Z">
              <w:r w:rsidDel="00BB1CB6">
                <w:rPr>
                  <w:lang w:val="en-CA" w:eastAsia="en-CA"/>
                </w:rPr>
                <w:delText>All commercial releases</w:delText>
              </w:r>
              <w:bookmarkStart w:id="327" w:name="_Toc529785402"/>
              <w:bookmarkEnd w:id="327"/>
            </w:del>
          </w:p>
        </w:tc>
        <w:bookmarkStart w:id="328" w:name="_Toc529785403"/>
        <w:bookmarkEnd w:id="328"/>
      </w:tr>
      <w:tr w:rsidR="005F2738" w:rsidDel="00BB1CB6" w14:paraId="6A9D0A3F" w14:textId="1D823F42">
        <w:trPr>
          <w:trHeight w:val="107"/>
          <w:jc w:val="center"/>
          <w:del w:id="329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55B4D926" w14:textId="5D423A5D" w:rsidR="005F2738" w:rsidDel="00BB1CB6" w:rsidRDefault="0015084F">
            <w:pPr>
              <w:pStyle w:val="BodyText"/>
              <w:spacing w:after="0"/>
              <w:rPr>
                <w:del w:id="330" w:author="Nadjim Brahmi" w:date="2018-11-09T10:12:00Z"/>
                <w:lang w:val="en-CA" w:eastAsia="en-CA"/>
              </w:rPr>
            </w:pPr>
            <w:del w:id="331" w:author="Nadjim Brahmi" w:date="2018-11-09T10:12:00Z">
              <w:r w:rsidDel="00BB1CB6">
                <w:rPr>
                  <w:lang w:val="en-CA" w:eastAsia="en-CA"/>
                </w:rPr>
                <w:delText>Minicard (MC)</w:delText>
              </w:r>
              <w:bookmarkStart w:id="332" w:name="_Toc529785404"/>
              <w:bookmarkEnd w:id="332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15FB73FA" w14:textId="0FA08E5D" w:rsidR="005F2738" w:rsidDel="00BB1CB6" w:rsidRDefault="0015084F">
            <w:pPr>
              <w:pStyle w:val="BodyText"/>
              <w:spacing w:after="0"/>
              <w:rPr>
                <w:del w:id="333" w:author="Nadjim Brahmi" w:date="2018-11-09T10:12:00Z"/>
                <w:lang w:val="en-CA" w:eastAsia="en-CA"/>
              </w:rPr>
            </w:pPr>
            <w:del w:id="334" w:author="Nadjim Brahmi" w:date="2018-11-09T10:12:00Z">
              <w:r w:rsidDel="00BB1CB6">
                <w:rPr>
                  <w:lang w:val="en-CA" w:eastAsia="en-CA"/>
                </w:rPr>
                <w:delText>All commercial releases</w:delText>
              </w:r>
              <w:bookmarkStart w:id="335" w:name="_Toc529785405"/>
              <w:bookmarkEnd w:id="335"/>
            </w:del>
          </w:p>
        </w:tc>
        <w:bookmarkStart w:id="336" w:name="_Toc529785406"/>
        <w:bookmarkEnd w:id="336"/>
      </w:tr>
      <w:tr w:rsidR="005F2738" w:rsidDel="00BB1CB6" w14:paraId="43A9A59B" w14:textId="5F77148C">
        <w:trPr>
          <w:trHeight w:val="75"/>
          <w:jc w:val="center"/>
          <w:del w:id="337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259EF738" w14:textId="235810BC" w:rsidR="005F2738" w:rsidDel="00BB1CB6" w:rsidRDefault="0015084F">
            <w:pPr>
              <w:pStyle w:val="BodyText"/>
              <w:spacing w:after="0"/>
              <w:rPr>
                <w:del w:id="338" w:author="Nadjim Brahmi" w:date="2018-11-09T10:12:00Z"/>
                <w:lang w:val="en-CA" w:eastAsia="en-CA"/>
              </w:rPr>
            </w:pPr>
            <w:del w:id="339" w:author="Nadjim Brahmi" w:date="2018-11-09T10:12:00Z">
              <w:r w:rsidDel="00BB1CB6">
                <w:rPr>
                  <w:lang w:val="en-CA" w:eastAsia="en-CA"/>
                </w:rPr>
                <w:delText>Wireless Product (WP)</w:delText>
              </w:r>
              <w:bookmarkStart w:id="340" w:name="_Toc529785407"/>
              <w:bookmarkEnd w:id="340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5E7EDB23" w14:textId="40D250EB" w:rsidR="005F2738" w:rsidDel="00BB1CB6" w:rsidRDefault="0015084F">
            <w:pPr>
              <w:pStyle w:val="BodyText"/>
              <w:spacing w:after="0"/>
              <w:rPr>
                <w:del w:id="341" w:author="Nadjim Brahmi" w:date="2018-11-09T10:12:00Z"/>
                <w:lang w:val="en-CA" w:eastAsia="en-CA"/>
              </w:rPr>
            </w:pPr>
            <w:del w:id="342" w:author="Nadjim Brahmi" w:date="2018-11-09T10:12:00Z">
              <w:r w:rsidDel="00BB1CB6">
                <w:rPr>
                  <w:lang w:val="en-CA" w:eastAsia="en-CA"/>
                </w:rPr>
                <w:delText>All commercial releases</w:delText>
              </w:r>
              <w:bookmarkStart w:id="343" w:name="_Toc529785408"/>
              <w:bookmarkEnd w:id="343"/>
            </w:del>
          </w:p>
        </w:tc>
        <w:bookmarkStart w:id="344" w:name="_Toc529785409"/>
        <w:bookmarkEnd w:id="344"/>
      </w:tr>
      <w:tr w:rsidR="005F2738" w:rsidDel="00BB1CB6" w14:paraId="1FAE4C1B" w14:textId="383B30F6">
        <w:trPr>
          <w:trHeight w:val="75"/>
          <w:jc w:val="center"/>
          <w:del w:id="345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5E43079E" w14:textId="46B096C0" w:rsidR="005F2738" w:rsidDel="00BB1CB6" w:rsidRDefault="0015084F">
            <w:pPr>
              <w:pStyle w:val="BodyText"/>
              <w:spacing w:after="0"/>
              <w:rPr>
                <w:del w:id="346" w:author="Nadjim Brahmi" w:date="2018-11-09T10:12:00Z"/>
                <w:lang w:val="en-CA" w:eastAsia="en-CA"/>
              </w:rPr>
            </w:pPr>
            <w:del w:id="347" w:author="Nadjim Brahmi" w:date="2018-11-09T10:12:00Z">
              <w:r w:rsidDel="00BB1CB6">
                <w:rPr>
                  <w:lang w:val="en-CA" w:eastAsia="en-CA"/>
                </w:rPr>
                <w:delText>LGA Module (SL)</w:delText>
              </w:r>
              <w:bookmarkStart w:id="348" w:name="_Toc529785410"/>
              <w:bookmarkEnd w:id="348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4C883035" w14:textId="7084F86C" w:rsidR="005F2738" w:rsidDel="00BB1CB6" w:rsidRDefault="0015084F">
            <w:pPr>
              <w:pStyle w:val="BodyText"/>
              <w:spacing w:after="0"/>
              <w:rPr>
                <w:del w:id="349" w:author="Nadjim Brahmi" w:date="2018-11-09T10:12:00Z"/>
                <w:lang w:val="en-CA" w:eastAsia="en-CA"/>
              </w:rPr>
            </w:pPr>
            <w:del w:id="350" w:author="Nadjim Brahmi" w:date="2018-11-09T10:12:00Z">
              <w:r w:rsidDel="00BB1CB6">
                <w:rPr>
                  <w:lang w:val="en-CA" w:eastAsia="en-CA"/>
                </w:rPr>
                <w:delText>All commercial releases</w:delText>
              </w:r>
              <w:bookmarkStart w:id="351" w:name="_Toc529785411"/>
              <w:bookmarkEnd w:id="351"/>
            </w:del>
          </w:p>
        </w:tc>
        <w:bookmarkStart w:id="352" w:name="_Toc529785412"/>
        <w:bookmarkEnd w:id="352"/>
      </w:tr>
      <w:tr w:rsidR="005F2738" w:rsidDel="00BB1CB6" w14:paraId="54324119" w14:textId="219DDE36">
        <w:trPr>
          <w:trHeight w:val="75"/>
          <w:jc w:val="center"/>
          <w:del w:id="353" w:author="Nadjim Brahmi" w:date="2018-11-09T10:12:00Z"/>
        </w:trPr>
        <w:tc>
          <w:tcPr>
            <w:tcW w:w="2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7CAA5C08" w14:textId="022C1C7D" w:rsidR="005F2738" w:rsidDel="00BB1CB6" w:rsidRDefault="0015084F">
            <w:pPr>
              <w:pStyle w:val="BodyText"/>
              <w:spacing w:after="0"/>
              <w:rPr>
                <w:del w:id="354" w:author="Nadjim Brahmi" w:date="2018-11-09T10:12:00Z"/>
                <w:lang w:val="en-CA" w:eastAsia="en-CA"/>
              </w:rPr>
            </w:pPr>
            <w:del w:id="355" w:author="Nadjim Brahmi" w:date="2018-11-09T10:12:00Z">
              <w:r w:rsidDel="00BB1CB6">
                <w:rPr>
                  <w:lang w:val="en-CA" w:eastAsia="en-CA"/>
                </w:rPr>
                <w:delText>HiLo Module (HL)</w:delText>
              </w:r>
              <w:bookmarkStart w:id="356" w:name="_Toc529785413"/>
              <w:bookmarkEnd w:id="356"/>
            </w:del>
          </w:p>
        </w:tc>
        <w:tc>
          <w:tcPr>
            <w:tcW w:w="37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2E998FE6" w14:textId="47479EA4" w:rsidR="005F2738" w:rsidDel="00BB1CB6" w:rsidRDefault="0015084F">
            <w:pPr>
              <w:pStyle w:val="BodyText"/>
              <w:spacing w:after="0"/>
              <w:rPr>
                <w:del w:id="357" w:author="Nadjim Brahmi" w:date="2018-11-09T10:12:00Z"/>
                <w:lang w:val="en-CA" w:eastAsia="en-CA"/>
              </w:rPr>
            </w:pPr>
            <w:del w:id="358" w:author="Nadjim Brahmi" w:date="2018-11-09T10:12:00Z">
              <w:r w:rsidDel="00BB1CB6">
                <w:rPr>
                  <w:lang w:val="en-CA" w:eastAsia="en-CA"/>
                </w:rPr>
                <w:delText>All commercial releases</w:delText>
              </w:r>
              <w:bookmarkStart w:id="359" w:name="_Toc529785414"/>
              <w:bookmarkEnd w:id="359"/>
            </w:del>
          </w:p>
        </w:tc>
        <w:bookmarkStart w:id="360" w:name="_Toc529785415"/>
        <w:bookmarkEnd w:id="360"/>
      </w:tr>
    </w:tbl>
    <w:p w14:paraId="26F82E0E" w14:textId="40626EEC" w:rsidR="005F2738" w:rsidDel="00BB1CB6" w:rsidRDefault="005F2738">
      <w:pPr>
        <w:pStyle w:val="BodyText"/>
        <w:rPr>
          <w:del w:id="361" w:author="Nadjim Brahmi" w:date="2018-11-09T10:12:00Z"/>
        </w:rPr>
      </w:pPr>
      <w:bookmarkStart w:id="362" w:name="_Toc529785416"/>
      <w:bookmarkEnd w:id="362"/>
    </w:p>
    <w:p w14:paraId="1A0B9DFD" w14:textId="49090EAD" w:rsidR="005F2738" w:rsidDel="0068000B" w:rsidRDefault="0015084F">
      <w:pPr>
        <w:pStyle w:val="Style1"/>
        <w:keepNext/>
        <w:rPr>
          <w:del w:id="363" w:author="Nadjim Brahmi" w:date="2018-11-09T10:10:00Z"/>
        </w:rPr>
      </w:pPr>
      <w:del w:id="364" w:author="Nadjim Brahmi" w:date="2018-11-09T10:10:00Z">
        <w:r w:rsidDel="0068000B">
          <w:delText>Protection Level</w:delText>
        </w:r>
        <w:bookmarkStart w:id="365" w:name="_Toc529785417"/>
        <w:bookmarkEnd w:id="365"/>
      </w:del>
    </w:p>
    <w:p w14:paraId="4AB8B0A7" w14:textId="35C7DE71" w:rsidR="005F2738" w:rsidDel="0068000B" w:rsidRDefault="0015084F">
      <w:pPr>
        <w:pStyle w:val="BodyText"/>
        <w:rPr>
          <w:del w:id="366" w:author="Nadjim Brahmi" w:date="2018-11-09T10:10:00Z"/>
        </w:rPr>
      </w:pPr>
      <w:del w:id="367" w:author="Nadjim Brahmi" w:date="2018-11-09T10:10:00Z">
        <w:r w:rsidDel="0068000B">
          <w:delText>Level 1</w:delText>
        </w:r>
        <w:bookmarkStart w:id="368" w:name="_Toc529785418"/>
        <w:bookmarkEnd w:id="368"/>
      </w:del>
    </w:p>
    <w:p w14:paraId="2A5DC3EC" w14:textId="6B8C11E3" w:rsidR="005F2738" w:rsidDel="00BB1CB6" w:rsidRDefault="0015084F">
      <w:pPr>
        <w:pStyle w:val="Style1"/>
        <w:keepNext/>
        <w:rPr>
          <w:del w:id="369" w:author="Nadjim Brahmi" w:date="2018-11-09T10:12:00Z"/>
        </w:rPr>
      </w:pPr>
      <w:del w:id="370" w:author="Nadjim Brahmi" w:date="2018-11-09T10:12:00Z">
        <w:r w:rsidDel="00BB1CB6">
          <w:delText>Documentation</w:delText>
        </w:r>
        <w:bookmarkStart w:id="371" w:name="_Toc529785419"/>
        <w:bookmarkEnd w:id="371"/>
      </w:del>
    </w:p>
    <w:p w14:paraId="6A31F29F" w14:textId="7AFAE5AA" w:rsidR="005F2738" w:rsidDel="00BB1CB6" w:rsidRDefault="0015084F">
      <w:pPr>
        <w:pStyle w:val="BodyText"/>
        <w:rPr>
          <w:del w:id="372" w:author="Nadjim Brahmi" w:date="2018-11-09T10:12:00Z"/>
        </w:rPr>
      </w:pPr>
      <w:del w:id="373" w:author="Nadjim Brahmi" w:date="2018-11-09T10:12:00Z">
        <w:r w:rsidDel="00BB1CB6">
          <w:delText>&lt;TBD&gt;</w:delText>
        </w:r>
        <w:bookmarkStart w:id="374" w:name="_Toc529785420"/>
        <w:bookmarkEnd w:id="374"/>
      </w:del>
    </w:p>
    <w:p w14:paraId="1935BF51" w14:textId="4FBB18F2" w:rsidR="005F2738" w:rsidDel="00BB1CB6" w:rsidRDefault="0015084F">
      <w:pPr>
        <w:pStyle w:val="Style1"/>
        <w:keepNext/>
        <w:rPr>
          <w:del w:id="375" w:author="Nadjim Brahmi" w:date="2018-11-09T10:12:00Z"/>
        </w:rPr>
      </w:pPr>
      <w:del w:id="376" w:author="Nadjim Brahmi" w:date="2018-11-09T10:12:00Z">
        <w:r w:rsidDel="00BB1CB6">
          <w:delText>Requirements Tracking</w:delText>
        </w:r>
        <w:bookmarkStart w:id="377" w:name="_Toc529785421"/>
        <w:bookmarkEnd w:id="377"/>
      </w:del>
    </w:p>
    <w:tbl>
      <w:tblPr>
        <w:tblW w:w="83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3" w:type="dxa"/>
        </w:tblCellMar>
        <w:tblLook w:val="0000" w:firstRow="0" w:lastRow="0" w:firstColumn="0" w:lastColumn="0" w:noHBand="0" w:noVBand="0"/>
      </w:tblPr>
      <w:tblGrid>
        <w:gridCol w:w="4429"/>
        <w:gridCol w:w="3901"/>
      </w:tblGrid>
      <w:tr w:rsidR="005F2738" w:rsidDel="00BB1CB6" w14:paraId="32958D13" w14:textId="3129AD9B">
        <w:trPr>
          <w:jc w:val="center"/>
          <w:del w:id="378" w:author="Nadjim Brahmi" w:date="2018-11-09T10:12:00Z"/>
        </w:trPr>
        <w:tc>
          <w:tcPr>
            <w:tcW w:w="44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63" w:type="dxa"/>
            </w:tcMar>
          </w:tcPr>
          <w:p w14:paraId="3DF93C13" w14:textId="6A65ADD7" w:rsidR="005F2738" w:rsidDel="00BB1CB6" w:rsidRDefault="0015084F">
            <w:pPr>
              <w:rPr>
                <w:del w:id="379" w:author="Nadjim Brahmi" w:date="2018-11-09T10:12:00Z"/>
                <w:b/>
                <w:lang w:val="en-CA" w:eastAsia="en-CA"/>
              </w:rPr>
            </w:pPr>
            <w:del w:id="380" w:author="Nadjim Brahmi" w:date="2018-11-09T10:12:00Z">
              <w:r w:rsidDel="00BB1CB6">
                <w:rPr>
                  <w:b/>
                  <w:lang w:val="en-CA" w:eastAsia="en-CA"/>
                </w:rPr>
                <w:delText>Carrier/Customer</w:delText>
              </w:r>
              <w:bookmarkStart w:id="381" w:name="_Toc529785422"/>
              <w:bookmarkEnd w:id="381"/>
            </w:del>
          </w:p>
        </w:tc>
        <w:tc>
          <w:tcPr>
            <w:tcW w:w="3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63" w:type="dxa"/>
            </w:tcMar>
          </w:tcPr>
          <w:p w14:paraId="1D8280D7" w14:textId="5DE83AEE" w:rsidR="005F2738" w:rsidDel="00BB1CB6" w:rsidRDefault="0015084F">
            <w:pPr>
              <w:rPr>
                <w:del w:id="382" w:author="Nadjim Brahmi" w:date="2018-11-09T10:12:00Z"/>
                <w:b/>
                <w:lang w:val="en-CA" w:eastAsia="en-CA"/>
              </w:rPr>
            </w:pPr>
            <w:del w:id="383" w:author="Nadjim Brahmi" w:date="2018-11-09T10:12:00Z">
              <w:r w:rsidDel="00BB1CB6">
                <w:rPr>
                  <w:b/>
                  <w:lang w:val="en-CA" w:eastAsia="en-CA"/>
                </w:rPr>
                <w:delText>Specification/Section</w:delText>
              </w:r>
              <w:bookmarkStart w:id="384" w:name="_Toc529785423"/>
              <w:bookmarkEnd w:id="384"/>
            </w:del>
          </w:p>
        </w:tc>
        <w:bookmarkStart w:id="385" w:name="_Toc529785424"/>
        <w:bookmarkEnd w:id="385"/>
      </w:tr>
      <w:tr w:rsidR="005F2738" w:rsidDel="00BB1CB6" w14:paraId="7933C825" w14:textId="14CDEE32">
        <w:trPr>
          <w:jc w:val="center"/>
          <w:del w:id="386" w:author="Nadjim Brahmi" w:date="2018-11-09T10:12:00Z"/>
        </w:trPr>
        <w:tc>
          <w:tcPr>
            <w:tcW w:w="44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2E51EAFE" w14:textId="3F700C54" w:rsidR="005F2738" w:rsidDel="00BB1CB6" w:rsidRDefault="0015084F">
            <w:pPr>
              <w:rPr>
                <w:del w:id="387" w:author="Nadjim Brahmi" w:date="2018-11-09T10:12:00Z"/>
                <w:lang w:val="en-CA" w:eastAsia="en-CA"/>
              </w:rPr>
            </w:pPr>
            <w:del w:id="388" w:author="Nadjim Brahmi" w:date="2018-11-09T10:12:00Z">
              <w:r w:rsidDel="00BB1CB6">
                <w:rPr>
                  <w:lang w:val="en-CA" w:eastAsia="en-CA"/>
                </w:rPr>
                <w:delText>None</w:delText>
              </w:r>
              <w:bookmarkStart w:id="389" w:name="_Toc529785425"/>
              <w:bookmarkEnd w:id="389"/>
            </w:del>
          </w:p>
        </w:tc>
        <w:tc>
          <w:tcPr>
            <w:tcW w:w="39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63" w:type="dxa"/>
            </w:tcMar>
          </w:tcPr>
          <w:p w14:paraId="17B0EAFE" w14:textId="3446A252" w:rsidR="005F2738" w:rsidDel="00BB1CB6" w:rsidRDefault="0015084F">
            <w:pPr>
              <w:rPr>
                <w:del w:id="390" w:author="Nadjim Brahmi" w:date="2018-11-09T10:12:00Z"/>
                <w:lang w:val="en-CA" w:eastAsia="en-CA"/>
              </w:rPr>
            </w:pPr>
            <w:del w:id="391" w:author="Nadjim Brahmi" w:date="2018-11-09T10:12:00Z">
              <w:r w:rsidDel="00BB1CB6">
                <w:rPr>
                  <w:lang w:val="en-CA" w:eastAsia="en-CA"/>
                </w:rPr>
                <w:delText>N/A</w:delText>
              </w:r>
              <w:bookmarkStart w:id="392" w:name="_Toc529785426"/>
              <w:bookmarkEnd w:id="392"/>
            </w:del>
          </w:p>
        </w:tc>
        <w:bookmarkStart w:id="393" w:name="_Toc529785427"/>
        <w:bookmarkEnd w:id="393"/>
      </w:tr>
    </w:tbl>
    <w:p w14:paraId="52922448" w14:textId="3B37B5CD" w:rsidR="005F2738" w:rsidDel="00BB1CB6" w:rsidRDefault="005F2738">
      <w:pPr>
        <w:rPr>
          <w:del w:id="394" w:author="Nadjim Brahmi" w:date="2018-11-09T10:12:00Z"/>
        </w:rPr>
      </w:pPr>
      <w:bookmarkStart w:id="395" w:name="_Toc529785428"/>
      <w:bookmarkEnd w:id="395"/>
    </w:p>
    <w:p w14:paraId="4B86CD46" w14:textId="1CA36DFA" w:rsidR="005F2738" w:rsidDel="00BB1CB6" w:rsidRDefault="0015084F">
      <w:pPr>
        <w:rPr>
          <w:del w:id="396" w:author="Nadjim Brahmi" w:date="2018-11-09T10:12:00Z"/>
        </w:rPr>
      </w:pPr>
      <w:del w:id="397" w:author="Nadjim Brahmi" w:date="2018-11-09T10:12:00Z">
        <w:r w:rsidDel="00BB1CB6">
          <w:delText>[Omit section if not needed.]</w:delText>
        </w:r>
        <w:bookmarkStart w:id="398" w:name="_Toc529785429"/>
        <w:bookmarkEnd w:id="398"/>
      </w:del>
    </w:p>
    <w:p w14:paraId="0D7DDE95" w14:textId="68762854" w:rsidR="005F2738" w:rsidDel="00BB1CB6" w:rsidRDefault="0015084F">
      <w:pPr>
        <w:pStyle w:val="Style1"/>
        <w:keepNext/>
        <w:rPr>
          <w:del w:id="399" w:author="Nadjim Brahmi" w:date="2018-11-09T10:12:00Z"/>
        </w:rPr>
      </w:pPr>
      <w:del w:id="400" w:author="Nadjim Brahmi" w:date="2018-11-09T10:12:00Z">
        <w:r w:rsidDel="00BB1CB6">
          <w:delText>Applicable Logos</w:delText>
        </w:r>
        <w:bookmarkStart w:id="401" w:name="_Toc529785430"/>
        <w:bookmarkEnd w:id="401"/>
      </w:del>
    </w:p>
    <w:tbl>
      <w:tblPr>
        <w:tblW w:w="484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0"/>
        <w:gridCol w:w="1148"/>
        <w:gridCol w:w="1276"/>
        <w:gridCol w:w="1226"/>
      </w:tblGrid>
      <w:tr w:rsidR="005F2738" w:rsidDel="00BB1CB6" w14:paraId="57FA5C03" w14:textId="16CABF8A">
        <w:trPr>
          <w:del w:id="402" w:author="Nadjim Brahmi" w:date="2018-11-09T10:12:00Z"/>
        </w:trPr>
        <w:tc>
          <w:tcPr>
            <w:tcW w:w="1188" w:type="dxa"/>
            <w:shd w:val="clear" w:color="auto" w:fill="FFFFFF"/>
          </w:tcPr>
          <w:p w14:paraId="30D0C00A" w14:textId="30E06F44" w:rsidR="005F2738" w:rsidDel="00BB1CB6" w:rsidRDefault="0015084F">
            <w:pPr>
              <w:pStyle w:val="Logo"/>
              <w:rPr>
                <w:del w:id="403" w:author="Nadjim Brahmi" w:date="2018-11-09T10:12:00Z"/>
              </w:rPr>
            </w:pPr>
            <w:del w:id="404" w:author="Nadjim Brahmi" w:date="2018-11-09T10:12:00Z">
              <w:r w:rsidDel="00BB1CB6">
                <w:rPr>
                  <w:bCs w:val="0"/>
                  <w:noProof/>
                </w:rPr>
                <w:drawing>
                  <wp:inline distT="0" distB="0" distL="0" distR="0" wp14:anchorId="1A0C0AA3" wp14:editId="5B00DBF1">
                    <wp:extent cx="666750" cy="390525"/>
                    <wp:effectExtent l="0" t="0" r="0" b="0"/>
                    <wp:docPr id="10" name="Picture 17" descr="Without_si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" name="Picture 17" descr="Without_sim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bookmarkStart w:id="405" w:name="_Toc529785431"/>
              <w:bookmarkEnd w:id="405"/>
            </w:del>
          </w:p>
        </w:tc>
        <w:tc>
          <w:tcPr>
            <w:tcW w:w="1149" w:type="dxa"/>
            <w:shd w:val="clear" w:color="auto" w:fill="FFFFFF"/>
          </w:tcPr>
          <w:p w14:paraId="5364052A" w14:textId="2D194305" w:rsidR="005F2738" w:rsidDel="00BB1CB6" w:rsidRDefault="005F2738">
            <w:pPr>
              <w:pStyle w:val="Logo"/>
              <w:rPr>
                <w:del w:id="406" w:author="Nadjim Brahmi" w:date="2018-11-09T10:12:00Z"/>
              </w:rPr>
            </w:pPr>
            <w:bookmarkStart w:id="407" w:name="_Toc529785432"/>
            <w:bookmarkEnd w:id="407"/>
          </w:p>
        </w:tc>
        <w:tc>
          <w:tcPr>
            <w:tcW w:w="1276" w:type="dxa"/>
            <w:shd w:val="clear" w:color="auto" w:fill="FFFFFF"/>
          </w:tcPr>
          <w:p w14:paraId="3F270BAD" w14:textId="3D2CDCF3" w:rsidR="005F2738" w:rsidDel="00BB1CB6" w:rsidRDefault="005F2738">
            <w:pPr>
              <w:pStyle w:val="Logo"/>
              <w:rPr>
                <w:del w:id="408" w:author="Nadjim Brahmi" w:date="2018-11-09T10:12:00Z"/>
              </w:rPr>
            </w:pPr>
            <w:bookmarkStart w:id="409" w:name="_Toc529785433"/>
            <w:bookmarkEnd w:id="409"/>
          </w:p>
        </w:tc>
        <w:tc>
          <w:tcPr>
            <w:tcW w:w="1226" w:type="dxa"/>
            <w:shd w:val="clear" w:color="auto" w:fill="FFFFFF"/>
          </w:tcPr>
          <w:p w14:paraId="57F7C982" w14:textId="7D2530B6" w:rsidR="005F2738" w:rsidDel="00BB1CB6" w:rsidRDefault="005F2738">
            <w:pPr>
              <w:pStyle w:val="Logo"/>
              <w:rPr>
                <w:del w:id="410" w:author="Nadjim Brahmi" w:date="2018-11-09T10:12:00Z"/>
              </w:rPr>
            </w:pPr>
            <w:bookmarkStart w:id="411" w:name="_Toc529785434"/>
            <w:bookmarkEnd w:id="411"/>
          </w:p>
        </w:tc>
        <w:bookmarkStart w:id="412" w:name="_Toc529785435"/>
        <w:bookmarkEnd w:id="412"/>
      </w:tr>
    </w:tbl>
    <w:p w14:paraId="3AA8CC7C" w14:textId="00A0DD8E" w:rsidR="005F2738" w:rsidDel="00BB1CB6" w:rsidRDefault="0015084F">
      <w:pPr>
        <w:pStyle w:val="Style1"/>
        <w:keepNext/>
        <w:rPr>
          <w:del w:id="413" w:author="Nadjim Brahmi" w:date="2018-11-09T10:12:00Z"/>
        </w:rPr>
      </w:pPr>
      <w:del w:id="414" w:author="Nadjim Brahmi" w:date="2018-11-09T10:12:00Z">
        <w:r w:rsidDel="00BB1CB6">
          <w:delText>Description</w:delText>
        </w:r>
        <w:bookmarkStart w:id="415" w:name="_Toc529785436"/>
        <w:bookmarkEnd w:id="415"/>
      </w:del>
    </w:p>
    <w:p w14:paraId="78B99260" w14:textId="2454002E" w:rsidR="005F2738" w:rsidDel="00BB1CB6" w:rsidRDefault="0015084F">
      <w:pPr>
        <w:pStyle w:val="BodyText"/>
        <w:rPr>
          <w:del w:id="416" w:author="Nadjim Brahmi" w:date="2018-11-09T10:12:00Z"/>
        </w:rPr>
      </w:pPr>
      <w:del w:id="417" w:author="Nadjim Brahmi" w:date="2018-11-09T10:12:00Z">
        <w:r w:rsidDel="00BB1CB6">
          <w:delText>Detailed description of the purpose/function of the command</w:delText>
        </w:r>
        <w:bookmarkStart w:id="418" w:name="_Toc529785437"/>
        <w:bookmarkEnd w:id="418"/>
      </w:del>
    </w:p>
    <w:p w14:paraId="02316B35" w14:textId="6670BBAE" w:rsidR="005F2738" w:rsidDel="00BB1CB6" w:rsidRDefault="0015084F">
      <w:pPr>
        <w:pStyle w:val="Style1"/>
        <w:keepNext/>
        <w:keepLines/>
        <w:rPr>
          <w:del w:id="419" w:author="Nadjim Brahmi" w:date="2018-11-09T10:12:00Z"/>
        </w:rPr>
      </w:pPr>
      <w:del w:id="420" w:author="Nadjim Brahmi" w:date="2018-11-09T10:12:00Z">
        <w:r w:rsidDel="00BB1CB6">
          <w:delText>Syntax</w:delText>
        </w:r>
        <w:bookmarkStart w:id="421" w:name="_Toc529785438"/>
        <w:bookmarkEnd w:id="421"/>
      </w:del>
    </w:p>
    <w:p w14:paraId="3CEA8D52" w14:textId="7208D5CF" w:rsidR="005F2738" w:rsidRPr="00BB5EC0" w:rsidDel="00BB1CB6" w:rsidRDefault="0015084F">
      <w:pPr>
        <w:pStyle w:val="Bulleted"/>
        <w:numPr>
          <w:ilvl w:val="0"/>
          <w:numId w:val="4"/>
        </w:numPr>
        <w:rPr>
          <w:del w:id="422" w:author="Nadjim Brahmi" w:date="2018-11-09T10:12:00Z"/>
          <w:rPrChange w:id="423" w:author="Nadjim Brahmi" w:date="2018-11-09T10:15:00Z">
            <w:rPr>
              <w:del w:id="424" w:author="Nadjim Brahmi" w:date="2018-11-09T10:12:00Z"/>
              <w:lang w:val="fr-FR"/>
            </w:rPr>
          </w:rPrChange>
        </w:rPr>
      </w:pPr>
      <w:del w:id="425" w:author="Nadjim Brahmi" w:date="2018-11-09T10:12:00Z">
        <w:r w:rsidRPr="00BB5EC0" w:rsidDel="00BB1CB6">
          <w:rPr>
            <w:rPrChange w:id="426" w:author="Nadjim Brahmi" w:date="2018-11-09T10:15:00Z">
              <w:rPr>
                <w:lang w:val="fr-FR"/>
              </w:rPr>
            </w:rPrChange>
          </w:rPr>
          <w:delText>[For &lt;param1&gt;= x,y]</w:delText>
        </w:r>
        <w:bookmarkStart w:id="427" w:name="_Toc529785439"/>
        <w:bookmarkEnd w:id="427"/>
      </w:del>
    </w:p>
    <w:tbl>
      <w:tblPr>
        <w:tblW w:w="86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:rsidDel="00BB1CB6" w14:paraId="2286C308" w14:textId="64513755">
        <w:trPr>
          <w:del w:id="428" w:author="Nadjim Brahmi" w:date="2018-11-09T10:12:00Z"/>
        </w:trPr>
        <w:tc>
          <w:tcPr>
            <w:tcW w:w="8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0D3C5E0F" w14:textId="3BC47197" w:rsidR="005F2738" w:rsidDel="00BB1CB6" w:rsidRDefault="0015084F">
            <w:pPr>
              <w:pStyle w:val="syntaxcommand"/>
              <w:ind w:left="708" w:hanging="708"/>
              <w:rPr>
                <w:del w:id="429" w:author="Nadjim Brahmi" w:date="2018-11-09T10:12:00Z"/>
              </w:rPr>
            </w:pPr>
            <w:del w:id="430" w:author="Nadjim Brahmi" w:date="2018-11-09T10:12:00Z">
              <w:r w:rsidDel="00BB1CB6">
                <w:rPr>
                  <w:rFonts w:ascii="Helvetica" w:hAnsi="Helvetica"/>
                  <w:color w:val="3D3E40"/>
                </w:rPr>
                <w:delText>Action co</w:delText>
              </w:r>
              <w:r w:rsidDel="00BB1CB6">
                <w:rPr>
                  <w:rFonts w:ascii="Helvetica" w:hAnsi="Helvetica"/>
                  <w:color w:val="000000"/>
                </w:rPr>
                <w:delText>mma</w:delText>
              </w:r>
              <w:r w:rsidDel="00BB1CB6">
                <w:rPr>
                  <w:rFonts w:ascii="Helvetica" w:hAnsi="Helvetica"/>
                  <w:color w:val="3D3E40"/>
                </w:rPr>
                <w:delText>nd</w:delText>
              </w:r>
              <w:bookmarkStart w:id="431" w:name="_Toc529785440"/>
              <w:bookmarkEnd w:id="431"/>
            </w:del>
          </w:p>
          <w:p w14:paraId="5FF112B4" w14:textId="704B6160" w:rsidR="005F2738" w:rsidDel="00BB1CB6" w:rsidRDefault="0015084F">
            <w:pPr>
              <w:pStyle w:val="command"/>
              <w:rPr>
                <w:del w:id="432" w:author="Nadjim Brahmi" w:date="2018-11-09T10:12:00Z"/>
              </w:rPr>
            </w:pPr>
            <w:del w:id="433" w:author="Nadjim Brahmi" w:date="2018-11-09T10:12:00Z">
              <w:r w:rsidDel="00BB1CB6">
                <w:delText>AT!name=&lt;param1</w:delText>
              </w:r>
              <w:r w:rsidDel="00BB1CB6">
                <w:rPr>
                  <w:color w:val="000000"/>
                </w:rPr>
                <w:delText>&gt;,&lt;param2</w:delText>
              </w:r>
              <w:r w:rsidDel="00BB1CB6">
                <w:delText>&gt;</w:delText>
              </w:r>
              <w:bookmarkStart w:id="434" w:name="_Toc529785441"/>
              <w:bookmarkEnd w:id="434"/>
            </w:del>
          </w:p>
          <w:p w14:paraId="3E677881" w14:textId="328CF2F4" w:rsidR="005F2738" w:rsidDel="00BB1CB6" w:rsidRDefault="0015084F">
            <w:pPr>
              <w:pStyle w:val="TableCommandresult"/>
              <w:rPr>
                <w:del w:id="435" w:author="Nadjim Brahmi" w:date="2018-11-09T10:12:00Z"/>
              </w:rPr>
            </w:pPr>
            <w:del w:id="436" w:author="Nadjim Brahmi" w:date="2018-11-09T10:12:00Z">
              <w:r w:rsidDel="00BB1CB6">
                <w:delText>OK</w:delText>
              </w:r>
              <w:bookmarkStart w:id="437" w:name="_Toc529785442"/>
              <w:bookmarkEnd w:id="437"/>
            </w:del>
          </w:p>
        </w:tc>
        <w:bookmarkStart w:id="438" w:name="_Toc529785443"/>
        <w:bookmarkEnd w:id="438"/>
      </w:tr>
    </w:tbl>
    <w:p w14:paraId="26F4DF67" w14:textId="02D4C8FC" w:rsidR="005F2738" w:rsidRPr="00BB5EC0" w:rsidDel="00BB1CB6" w:rsidRDefault="0015084F">
      <w:pPr>
        <w:pStyle w:val="Bulleted"/>
        <w:numPr>
          <w:ilvl w:val="0"/>
          <w:numId w:val="4"/>
        </w:numPr>
        <w:rPr>
          <w:del w:id="439" w:author="Nadjim Brahmi" w:date="2018-11-09T10:12:00Z"/>
          <w:rPrChange w:id="440" w:author="Nadjim Brahmi" w:date="2018-11-09T10:15:00Z">
            <w:rPr>
              <w:del w:id="441" w:author="Nadjim Brahmi" w:date="2018-11-09T10:12:00Z"/>
              <w:lang w:val="fr-FR"/>
            </w:rPr>
          </w:rPrChange>
        </w:rPr>
      </w:pPr>
      <w:del w:id="442" w:author="Nadjim Brahmi" w:date="2018-11-09T10:12:00Z">
        <w:r w:rsidRPr="00BB5EC0" w:rsidDel="00BB1CB6">
          <w:rPr>
            <w:rPrChange w:id="443" w:author="Nadjim Brahmi" w:date="2018-11-09T10:15:00Z">
              <w:rPr>
                <w:lang w:val="fr-FR"/>
              </w:rPr>
            </w:rPrChange>
          </w:rPr>
          <w:delText>[For &lt;param1&gt;= z]</w:delText>
        </w:r>
        <w:bookmarkStart w:id="444" w:name="_Toc529785444"/>
        <w:bookmarkEnd w:id="444"/>
      </w:del>
    </w:p>
    <w:tbl>
      <w:tblPr>
        <w:tblW w:w="86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:rsidDel="00BB1CB6" w14:paraId="34D34B3B" w14:textId="1BB7F513">
        <w:trPr>
          <w:del w:id="445" w:author="Nadjim Brahmi" w:date="2018-11-09T10:12:00Z"/>
        </w:trPr>
        <w:tc>
          <w:tcPr>
            <w:tcW w:w="8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1B2B2F90" w14:textId="4DCD60D8" w:rsidR="005F2738" w:rsidDel="00BB1CB6" w:rsidRDefault="0015084F">
            <w:pPr>
              <w:pStyle w:val="syntaxcommand"/>
              <w:ind w:left="708" w:hanging="708"/>
              <w:rPr>
                <w:del w:id="446" w:author="Nadjim Brahmi" w:date="2018-11-09T10:12:00Z"/>
              </w:rPr>
            </w:pPr>
            <w:del w:id="447" w:author="Nadjim Brahmi" w:date="2018-11-09T10:12:00Z">
              <w:r w:rsidDel="00BB1CB6">
                <w:rPr>
                  <w:rFonts w:ascii="Helvetica" w:hAnsi="Helvetica"/>
                  <w:color w:val="3D3E40"/>
                </w:rPr>
                <w:delText>Action co</w:delText>
              </w:r>
              <w:r w:rsidDel="00BB1CB6">
                <w:rPr>
                  <w:rFonts w:ascii="Helvetica" w:hAnsi="Helvetica"/>
                  <w:color w:val="000000"/>
                </w:rPr>
                <w:delText>mma</w:delText>
              </w:r>
              <w:r w:rsidDel="00BB1CB6">
                <w:rPr>
                  <w:rFonts w:ascii="Helvetica" w:hAnsi="Helvetica"/>
                  <w:color w:val="3D3E40"/>
                </w:rPr>
                <w:delText>nd</w:delText>
              </w:r>
              <w:bookmarkStart w:id="448" w:name="_Toc529785445"/>
              <w:bookmarkEnd w:id="448"/>
            </w:del>
          </w:p>
          <w:p w14:paraId="62CC632E" w14:textId="08DF0A64" w:rsidR="005F2738" w:rsidDel="00BB1CB6" w:rsidRDefault="0015084F">
            <w:pPr>
              <w:pStyle w:val="command"/>
              <w:rPr>
                <w:del w:id="449" w:author="Nadjim Brahmi" w:date="2018-11-09T10:12:00Z"/>
              </w:rPr>
            </w:pPr>
            <w:del w:id="450" w:author="Nadjim Brahmi" w:date="2018-11-09T10:12:00Z">
              <w:r w:rsidDel="00BB1CB6">
                <w:delText>AT!name=&lt;param1&gt;,&lt;param3&gt;[,&lt;param4&gt;]</w:delText>
              </w:r>
              <w:bookmarkStart w:id="451" w:name="_Toc529785446"/>
              <w:bookmarkEnd w:id="451"/>
            </w:del>
          </w:p>
          <w:p w14:paraId="5605BA92" w14:textId="2622AF9E" w:rsidR="005F2738" w:rsidDel="00BB1CB6" w:rsidRDefault="0015084F">
            <w:pPr>
              <w:pStyle w:val="TableCommandresult"/>
              <w:rPr>
                <w:del w:id="452" w:author="Nadjim Brahmi" w:date="2018-11-09T10:12:00Z"/>
              </w:rPr>
            </w:pPr>
            <w:del w:id="453" w:author="Nadjim Brahmi" w:date="2018-11-09T10:12:00Z">
              <w:r w:rsidDel="00BB1CB6">
                <w:delText>OK</w:delText>
              </w:r>
              <w:bookmarkStart w:id="454" w:name="_Toc529785447"/>
              <w:bookmarkEnd w:id="454"/>
            </w:del>
          </w:p>
        </w:tc>
        <w:bookmarkStart w:id="455" w:name="_Toc529785448"/>
        <w:bookmarkEnd w:id="455"/>
      </w:tr>
    </w:tbl>
    <w:p w14:paraId="28F9E842" w14:textId="7B41A7F9" w:rsidR="005F2738" w:rsidDel="00BB1CB6" w:rsidRDefault="005F2738">
      <w:pPr>
        <w:rPr>
          <w:del w:id="456" w:author="Nadjim Brahmi" w:date="2018-11-09T10:12:00Z"/>
        </w:rPr>
      </w:pPr>
      <w:bookmarkStart w:id="457" w:name="_Toc529785449"/>
      <w:bookmarkEnd w:id="457"/>
    </w:p>
    <w:p w14:paraId="164FECF1" w14:textId="20D60600" w:rsidR="005F2738" w:rsidDel="00BB1CB6" w:rsidRDefault="005F2738">
      <w:pPr>
        <w:rPr>
          <w:del w:id="458" w:author="Nadjim Brahmi" w:date="2018-11-09T10:12:00Z"/>
        </w:rPr>
      </w:pPr>
      <w:bookmarkStart w:id="459" w:name="_Toc529785450"/>
      <w:bookmarkEnd w:id="459"/>
    </w:p>
    <w:tbl>
      <w:tblPr>
        <w:tblW w:w="5000" w:type="pct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:rsidDel="00BB1CB6" w14:paraId="6977E414" w14:textId="16D171DC">
        <w:trPr>
          <w:del w:id="460" w:author="Nadjim Brahmi" w:date="2018-11-09T10:12:00Z"/>
        </w:trPr>
        <w:tc>
          <w:tcPr>
            <w:tcW w:w="86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13419F89" w14:textId="1AB1DE5A" w:rsidR="005F2738" w:rsidDel="00BB1CB6" w:rsidRDefault="0015084F">
            <w:pPr>
              <w:pStyle w:val="syntaxcommand"/>
              <w:ind w:left="708" w:hanging="708"/>
              <w:rPr>
                <w:del w:id="461" w:author="Nadjim Brahmi" w:date="2018-11-09T10:12:00Z"/>
                <w:rFonts w:ascii="Helvetica" w:hAnsi="Helvetica"/>
                <w:color w:val="3D3E40"/>
              </w:rPr>
            </w:pPr>
            <w:del w:id="462" w:author="Nadjim Brahmi" w:date="2018-11-09T10:12:00Z">
              <w:r w:rsidDel="00BB1CB6">
                <w:rPr>
                  <w:rFonts w:ascii="Helvetica" w:hAnsi="Helvetica"/>
                  <w:color w:val="3D3E40"/>
                </w:rPr>
                <w:delText>Read command</w:delText>
              </w:r>
              <w:bookmarkStart w:id="463" w:name="_Toc529785451"/>
              <w:bookmarkEnd w:id="463"/>
            </w:del>
          </w:p>
          <w:p w14:paraId="57921745" w14:textId="3EE82BCC" w:rsidR="005F2738" w:rsidDel="00BB1CB6" w:rsidRDefault="0015084F">
            <w:pPr>
              <w:pStyle w:val="command"/>
              <w:rPr>
                <w:del w:id="464" w:author="Nadjim Brahmi" w:date="2018-11-09T10:12:00Z"/>
              </w:rPr>
            </w:pPr>
            <w:del w:id="465" w:author="Nadjim Brahmi" w:date="2018-11-09T10:12:00Z">
              <w:r w:rsidDel="00BB1CB6">
                <w:delText>AT!name?</w:delText>
              </w:r>
              <w:bookmarkStart w:id="466" w:name="_Toc529785452"/>
              <w:bookmarkEnd w:id="466"/>
            </w:del>
          </w:p>
          <w:p w14:paraId="1A939D5E" w14:textId="4994C3F9" w:rsidR="005F2738" w:rsidDel="00BB1CB6" w:rsidRDefault="0015084F">
            <w:pPr>
              <w:pStyle w:val="commandreponse"/>
              <w:spacing w:after="0"/>
              <w:rPr>
                <w:del w:id="467" w:author="Nadjim Brahmi" w:date="2018-11-09T10:12:00Z"/>
              </w:rPr>
            </w:pPr>
            <w:del w:id="468" w:author="Nadjim Brahmi" w:date="2018-11-09T10:12:00Z">
              <w:r w:rsidDel="00BB1CB6">
                <w:delText>!name: x,&lt;param2&gt;</w:delText>
              </w:r>
              <w:bookmarkStart w:id="469" w:name="_Toc529785453"/>
              <w:bookmarkEnd w:id="469"/>
            </w:del>
          </w:p>
          <w:p w14:paraId="2C08D6D2" w14:textId="02D92EBD" w:rsidR="005F2738" w:rsidDel="00BB1CB6" w:rsidRDefault="0015084F">
            <w:pPr>
              <w:pStyle w:val="commandreponse"/>
              <w:spacing w:after="0"/>
              <w:rPr>
                <w:del w:id="470" w:author="Nadjim Brahmi" w:date="2018-11-09T10:12:00Z"/>
              </w:rPr>
            </w:pPr>
            <w:del w:id="471" w:author="Nadjim Brahmi" w:date="2018-11-09T10:12:00Z">
              <w:r w:rsidDel="00BB1CB6">
                <w:delText>!name: y,&lt;param2&gt;</w:delText>
              </w:r>
              <w:bookmarkStart w:id="472" w:name="_Toc529785454"/>
              <w:bookmarkEnd w:id="472"/>
            </w:del>
          </w:p>
          <w:p w14:paraId="6A260E8D" w14:textId="73307537" w:rsidR="005F2738" w:rsidDel="00BB1CB6" w:rsidRDefault="0015084F">
            <w:pPr>
              <w:pStyle w:val="commandreponse"/>
              <w:spacing w:after="0"/>
              <w:rPr>
                <w:del w:id="473" w:author="Nadjim Brahmi" w:date="2018-11-09T10:12:00Z"/>
                <w:lang w:val="da"/>
              </w:rPr>
            </w:pPr>
            <w:del w:id="474" w:author="Nadjim Brahmi" w:date="2018-11-09T10:12:00Z">
              <w:r w:rsidDel="00BB1CB6">
                <w:rPr>
                  <w:lang w:val="da"/>
                </w:rPr>
                <w:delText>!name: z,&lt;param3&gt;[,&lt;param4&gt;]</w:delText>
              </w:r>
              <w:bookmarkStart w:id="475" w:name="_Toc529785455"/>
              <w:bookmarkEnd w:id="475"/>
            </w:del>
          </w:p>
          <w:p w14:paraId="51093660" w14:textId="1CA591A7" w:rsidR="005F2738" w:rsidDel="00BB1CB6" w:rsidRDefault="0015084F">
            <w:pPr>
              <w:pStyle w:val="TableCommandresult"/>
              <w:keepNext/>
              <w:keepLines/>
              <w:rPr>
                <w:del w:id="476" w:author="Nadjim Brahmi" w:date="2018-11-09T10:12:00Z"/>
              </w:rPr>
            </w:pPr>
            <w:del w:id="477" w:author="Nadjim Brahmi" w:date="2018-11-09T10:12:00Z">
              <w:r w:rsidDel="00BB1CB6">
                <w:delText>OK</w:delText>
              </w:r>
              <w:bookmarkStart w:id="478" w:name="_Toc529785456"/>
              <w:bookmarkEnd w:id="478"/>
            </w:del>
          </w:p>
        </w:tc>
        <w:bookmarkStart w:id="479" w:name="_Toc529785457"/>
        <w:bookmarkEnd w:id="479"/>
      </w:tr>
    </w:tbl>
    <w:p w14:paraId="3775BFFD" w14:textId="7C09D59E" w:rsidR="005F2738" w:rsidDel="00BB1CB6" w:rsidRDefault="005F2738">
      <w:pPr>
        <w:rPr>
          <w:del w:id="480" w:author="Nadjim Brahmi" w:date="2018-11-09T10:12:00Z"/>
        </w:rPr>
      </w:pPr>
      <w:bookmarkStart w:id="481" w:name="_Toc529785458"/>
      <w:bookmarkEnd w:id="481"/>
    </w:p>
    <w:tbl>
      <w:tblPr>
        <w:tblW w:w="86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:rsidDel="00BB1CB6" w14:paraId="4E6B06F4" w14:textId="18BC6DD0">
        <w:trPr>
          <w:del w:id="482" w:author="Nadjim Brahmi" w:date="2018-11-09T10:12:00Z"/>
        </w:trPr>
        <w:tc>
          <w:tcPr>
            <w:tcW w:w="8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3B5315E4" w14:textId="77F8F451" w:rsidR="005F2738" w:rsidDel="00BB1CB6" w:rsidRDefault="0015084F">
            <w:pPr>
              <w:pStyle w:val="syntaxcommand"/>
              <w:ind w:left="708" w:hanging="708"/>
              <w:rPr>
                <w:del w:id="483" w:author="Nadjim Brahmi" w:date="2018-11-09T10:12:00Z"/>
                <w:rFonts w:ascii="Helvetica" w:hAnsi="Helvetica"/>
                <w:color w:val="3D3E40"/>
              </w:rPr>
            </w:pPr>
            <w:del w:id="484" w:author="Nadjim Brahmi" w:date="2018-11-09T10:12:00Z">
              <w:r w:rsidDel="00BB1CB6">
                <w:rPr>
                  <w:rFonts w:ascii="Helvetica" w:hAnsi="Helvetica"/>
                  <w:color w:val="3D3E40"/>
                </w:rPr>
                <w:delText>Test command</w:delText>
              </w:r>
              <w:bookmarkStart w:id="485" w:name="_Toc529785459"/>
              <w:bookmarkEnd w:id="485"/>
            </w:del>
          </w:p>
          <w:p w14:paraId="7D7BA284" w14:textId="363CFE08" w:rsidR="005F2738" w:rsidDel="00BB1CB6" w:rsidRDefault="0015084F">
            <w:pPr>
              <w:pStyle w:val="command"/>
              <w:rPr>
                <w:del w:id="486" w:author="Nadjim Brahmi" w:date="2018-11-09T10:12:00Z"/>
              </w:rPr>
            </w:pPr>
            <w:del w:id="487" w:author="Nadjim Brahmi" w:date="2018-11-09T10:12:00Z">
              <w:r w:rsidDel="00BB1CB6">
                <w:delText>AT!name=?</w:delText>
              </w:r>
              <w:bookmarkStart w:id="488" w:name="_Toc529785460"/>
              <w:bookmarkEnd w:id="488"/>
            </w:del>
          </w:p>
          <w:p w14:paraId="0B16A83A" w14:textId="21C07A3A" w:rsidR="005F2738" w:rsidDel="00BB1CB6" w:rsidRDefault="0015084F">
            <w:pPr>
              <w:pStyle w:val="commandreponse"/>
              <w:rPr>
                <w:del w:id="489" w:author="Nadjim Brahmi" w:date="2018-11-09T10:12:00Z"/>
              </w:rPr>
            </w:pPr>
            <w:del w:id="490" w:author="Nadjim Brahmi" w:date="2018-11-09T10:12:00Z">
              <w:r w:rsidDel="00BB1CB6">
                <w:delText>!name: (list of supported &lt;param1&gt;s),(list of supported &lt;param2&gt;s)</w:delText>
              </w:r>
              <w:bookmarkStart w:id="491" w:name="_Toc529785461"/>
              <w:bookmarkEnd w:id="491"/>
            </w:del>
          </w:p>
          <w:p w14:paraId="7F407FB9" w14:textId="24E1F5C8" w:rsidR="005F2738" w:rsidDel="00BB1CB6" w:rsidRDefault="0015084F">
            <w:pPr>
              <w:pStyle w:val="commandreponse"/>
              <w:rPr>
                <w:del w:id="492" w:author="Nadjim Brahmi" w:date="2018-11-09T10:12:00Z"/>
              </w:rPr>
            </w:pPr>
            <w:del w:id="493" w:author="Nadjim Brahmi" w:date="2018-11-09T10:12:00Z">
              <w:r w:rsidDel="00BB1CB6">
                <w:delText>[!name: &lt;param1&gt;,(list of supported &lt;param3&gt;s),(list of supported &lt;param3&gt;s)]</w:delText>
              </w:r>
              <w:bookmarkStart w:id="494" w:name="_Toc529785462"/>
              <w:bookmarkEnd w:id="494"/>
            </w:del>
          </w:p>
          <w:p w14:paraId="6870E76C" w14:textId="62E8D190" w:rsidR="005F2738" w:rsidDel="00BB1CB6" w:rsidRDefault="0015084F">
            <w:pPr>
              <w:pStyle w:val="TableCommandresult"/>
              <w:keepLines/>
              <w:rPr>
                <w:del w:id="495" w:author="Nadjim Brahmi" w:date="2018-11-09T10:12:00Z"/>
              </w:rPr>
            </w:pPr>
            <w:del w:id="496" w:author="Nadjim Brahmi" w:date="2018-11-09T10:12:00Z">
              <w:r w:rsidDel="00BB1CB6">
                <w:delText>OK</w:delText>
              </w:r>
              <w:bookmarkStart w:id="497" w:name="_Toc529785463"/>
              <w:bookmarkEnd w:id="497"/>
            </w:del>
          </w:p>
        </w:tc>
        <w:bookmarkStart w:id="498" w:name="_Toc529785464"/>
        <w:bookmarkEnd w:id="498"/>
      </w:tr>
    </w:tbl>
    <w:p w14:paraId="7AF6ADFB" w14:textId="0FCD78A4" w:rsidR="005F2738" w:rsidDel="00BB1CB6" w:rsidRDefault="005F2738">
      <w:pPr>
        <w:rPr>
          <w:del w:id="499" w:author="Nadjim Brahmi" w:date="2018-11-09T10:12:00Z"/>
        </w:rPr>
      </w:pPr>
      <w:bookmarkStart w:id="500" w:name="_Toc529785465"/>
      <w:bookmarkEnd w:id="500"/>
    </w:p>
    <w:p w14:paraId="647D733D" w14:textId="23707DDA" w:rsidR="005F2738" w:rsidDel="00BB1CB6" w:rsidRDefault="0015084F">
      <w:pPr>
        <w:pStyle w:val="Style1"/>
        <w:keepNext/>
        <w:keepLines/>
        <w:rPr>
          <w:del w:id="501" w:author="Nadjim Brahmi" w:date="2018-11-09T10:12:00Z"/>
        </w:rPr>
      </w:pPr>
      <w:del w:id="502" w:author="Nadjim Brahmi" w:date="2018-11-09T10:12:00Z">
        <w:r w:rsidDel="00BB1CB6">
          <w:delText>Parameters and Defined Values</w:delText>
        </w:r>
        <w:bookmarkStart w:id="503" w:name="_Toc529785466"/>
        <w:bookmarkEnd w:id="503"/>
      </w:del>
    </w:p>
    <w:tbl>
      <w:tblPr>
        <w:tblW w:w="5000" w:type="pct"/>
        <w:tblInd w:w="-45" w:type="dxa"/>
        <w:tblBorders>
          <w:top w:val="single" w:sz="18" w:space="0" w:color="00000A"/>
          <w:left w:val="single" w:sz="4" w:space="0" w:color="00000A"/>
        </w:tblBorders>
        <w:tblCellMar>
          <w:left w:w="20" w:type="dxa"/>
          <w:right w:w="70" w:type="dxa"/>
        </w:tblCellMar>
        <w:tblLook w:val="0000" w:firstRow="0" w:lastRow="0" w:firstColumn="0" w:lastColumn="0" w:noHBand="0" w:noVBand="0"/>
      </w:tblPr>
      <w:tblGrid>
        <w:gridCol w:w="697"/>
        <w:gridCol w:w="1396"/>
        <w:gridCol w:w="6264"/>
        <w:gridCol w:w="273"/>
      </w:tblGrid>
      <w:tr w:rsidR="005F2738" w:rsidDel="00BB1CB6" w14:paraId="6C7824E8" w14:textId="0553839D">
        <w:trPr>
          <w:cantSplit/>
          <w:del w:id="504" w:author="Nadjim Brahmi" w:date="2018-11-09T10:12:00Z"/>
        </w:trPr>
        <w:tc>
          <w:tcPr>
            <w:tcW w:w="2095" w:type="dxa"/>
            <w:gridSpan w:val="2"/>
            <w:tcBorders>
              <w:top w:val="single" w:sz="18" w:space="0" w:color="00000A"/>
              <w:lef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3BBACB25" w14:textId="5DA60FD0" w:rsidR="005F2738" w:rsidDel="00BB1CB6" w:rsidRDefault="0015084F">
            <w:pPr>
              <w:pStyle w:val="Paraentte"/>
              <w:ind w:left="708" w:hanging="708"/>
              <w:rPr>
                <w:del w:id="505" w:author="Nadjim Brahmi" w:date="2018-11-09T10:12:00Z"/>
                <w:b w:val="0"/>
              </w:rPr>
            </w:pPr>
            <w:del w:id="506" w:author="Nadjim Brahmi" w:date="2018-11-09T10:12:00Z">
              <w:r w:rsidDel="00BB1CB6">
                <w:rPr>
                  <w:b w:val="0"/>
                </w:rPr>
                <w:delText>&lt;param1&gt;:</w:delText>
              </w:r>
              <w:bookmarkStart w:id="507" w:name="_Toc529785467"/>
              <w:bookmarkEnd w:id="507"/>
            </w:del>
          </w:p>
        </w:tc>
        <w:tc>
          <w:tcPr>
            <w:tcW w:w="6544" w:type="dxa"/>
            <w:gridSpan w:val="2"/>
            <w:tcBorders>
              <w:top w:val="single" w:sz="18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8101812" w14:textId="5643E275" w:rsidR="005F2738" w:rsidDel="00BB1CB6" w:rsidRDefault="0015084F">
            <w:pPr>
              <w:pStyle w:val="Parameter"/>
              <w:rPr>
                <w:del w:id="508" w:author="Nadjim Brahmi" w:date="2018-11-09T10:12:00Z"/>
                <w:b w:val="0"/>
                <w:bCs/>
              </w:rPr>
            </w:pPr>
            <w:del w:id="509" w:author="Nadjim Brahmi" w:date="2018-11-09T10:12:00Z">
              <w:r w:rsidDel="00BB1CB6">
                <w:rPr>
                  <w:b w:val="0"/>
                  <w:bCs/>
                </w:rPr>
                <w:delText>Description of &lt;param1&gt;</w:delText>
              </w:r>
              <w:bookmarkStart w:id="510" w:name="_Toc529785468"/>
              <w:bookmarkEnd w:id="510"/>
            </w:del>
          </w:p>
        </w:tc>
        <w:bookmarkStart w:id="511" w:name="_Toc529785469"/>
        <w:bookmarkEnd w:id="511"/>
      </w:tr>
      <w:tr w:rsidR="005F2738" w:rsidDel="00BB1CB6" w14:paraId="74AB5A81" w14:textId="52A70D1B">
        <w:trPr>
          <w:cantSplit/>
          <w:del w:id="512" w:author="Nadjim Brahmi" w:date="2018-11-09T10:12:00Z"/>
        </w:trPr>
        <w:tc>
          <w:tcPr>
            <w:tcW w:w="698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582CC53A" w14:textId="6FECE118" w:rsidR="005F2738" w:rsidDel="00BB1CB6" w:rsidRDefault="005F2738">
            <w:pPr>
              <w:pStyle w:val="Parameter"/>
              <w:rPr>
                <w:del w:id="513" w:author="Nadjim Brahmi" w:date="2018-11-09T10:12:00Z"/>
                <w:b w:val="0"/>
              </w:rPr>
            </w:pPr>
            <w:bookmarkStart w:id="514" w:name="_Toc529785470"/>
            <w:bookmarkEnd w:id="514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4897201B" w14:textId="0665CD24" w:rsidR="005F2738" w:rsidDel="00BB1CB6" w:rsidRDefault="0015084F">
            <w:pPr>
              <w:pStyle w:val="Parameter"/>
              <w:rPr>
                <w:del w:id="515" w:author="Nadjim Brahmi" w:date="2018-11-09T10:12:00Z"/>
                <w:b w:val="0"/>
              </w:rPr>
            </w:pPr>
            <w:del w:id="516" w:author="Nadjim Brahmi" w:date="2018-11-09T10:12:00Z">
              <w:r w:rsidDel="00BB1CB6">
                <w:rPr>
                  <w:b w:val="0"/>
                </w:rPr>
                <w:delText>x</w:delText>
              </w:r>
              <w:bookmarkStart w:id="517" w:name="_Toc529785471"/>
              <w:bookmarkEnd w:id="517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68B78412" w14:textId="4215C00D" w:rsidR="005F2738" w:rsidDel="00BB1CB6" w:rsidRDefault="0015084F">
            <w:pPr>
              <w:pStyle w:val="Parameter"/>
              <w:rPr>
                <w:del w:id="518" w:author="Nadjim Brahmi" w:date="2018-11-09T10:12:00Z"/>
                <w:b w:val="0"/>
              </w:rPr>
            </w:pPr>
            <w:del w:id="519" w:author="Nadjim Brahmi" w:date="2018-11-09T10:12:00Z">
              <w:r w:rsidDel="00BB1CB6">
                <w:rPr>
                  <w:b w:val="0"/>
                </w:rPr>
                <w:delText>Definition of value x</w:delText>
              </w:r>
              <w:bookmarkStart w:id="520" w:name="_Toc529785472"/>
              <w:bookmarkEnd w:id="520"/>
            </w:del>
          </w:p>
        </w:tc>
        <w:tc>
          <w:tcPr>
            <w:tcW w:w="273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6352A5B1" w14:textId="5775861E" w:rsidR="005F2738" w:rsidDel="00BB1CB6" w:rsidRDefault="005F2738">
            <w:pPr>
              <w:pStyle w:val="Parameter"/>
              <w:rPr>
                <w:del w:id="521" w:author="Nadjim Brahmi" w:date="2018-11-09T10:12:00Z"/>
              </w:rPr>
            </w:pPr>
            <w:bookmarkStart w:id="522" w:name="_Toc529785473"/>
            <w:bookmarkEnd w:id="522"/>
          </w:p>
        </w:tc>
        <w:bookmarkStart w:id="523" w:name="_Toc529785474"/>
        <w:bookmarkEnd w:id="523"/>
      </w:tr>
      <w:tr w:rsidR="005F2738" w:rsidDel="00BB1CB6" w14:paraId="4585F43C" w14:textId="263DDAC5">
        <w:trPr>
          <w:cantSplit/>
          <w:del w:id="524" w:author="Nadjim Brahmi" w:date="2018-11-09T10:12:00Z"/>
        </w:trPr>
        <w:tc>
          <w:tcPr>
            <w:tcW w:w="698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6CBBF395" w14:textId="6DAEA756" w:rsidR="005F2738" w:rsidDel="00BB1CB6" w:rsidRDefault="005F2738">
            <w:pPr>
              <w:pStyle w:val="Parameter"/>
              <w:rPr>
                <w:del w:id="525" w:author="Nadjim Brahmi" w:date="2018-11-09T10:12:00Z"/>
                <w:b w:val="0"/>
              </w:rPr>
            </w:pPr>
            <w:bookmarkStart w:id="526" w:name="_Toc529785475"/>
            <w:bookmarkEnd w:id="526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017C8A8D" w14:textId="72D1A6AC" w:rsidR="005F2738" w:rsidDel="00BB1CB6" w:rsidRDefault="0015084F">
            <w:pPr>
              <w:pStyle w:val="Parameter"/>
              <w:rPr>
                <w:del w:id="527" w:author="Nadjim Brahmi" w:date="2018-11-09T10:12:00Z"/>
                <w:b w:val="0"/>
              </w:rPr>
            </w:pPr>
            <w:del w:id="528" w:author="Nadjim Brahmi" w:date="2018-11-09T10:12:00Z">
              <w:r w:rsidDel="00BB1CB6">
                <w:rPr>
                  <w:b w:val="0"/>
                </w:rPr>
                <w:delText>y</w:delText>
              </w:r>
              <w:bookmarkStart w:id="529" w:name="_Toc529785476"/>
              <w:bookmarkEnd w:id="529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21DBFA99" w14:textId="02E708F6" w:rsidR="005F2738" w:rsidDel="00BB1CB6" w:rsidRDefault="0015084F">
            <w:pPr>
              <w:pStyle w:val="Parameter"/>
              <w:rPr>
                <w:del w:id="530" w:author="Nadjim Brahmi" w:date="2018-11-09T10:12:00Z"/>
                <w:b w:val="0"/>
              </w:rPr>
            </w:pPr>
            <w:del w:id="531" w:author="Nadjim Brahmi" w:date="2018-11-09T10:12:00Z">
              <w:r w:rsidDel="00BB1CB6">
                <w:rPr>
                  <w:b w:val="0"/>
                </w:rPr>
                <w:delText>Definition of value y</w:delText>
              </w:r>
              <w:bookmarkStart w:id="532" w:name="_Toc529785477"/>
              <w:bookmarkEnd w:id="532"/>
            </w:del>
          </w:p>
        </w:tc>
        <w:tc>
          <w:tcPr>
            <w:tcW w:w="273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F297BFB" w14:textId="744F6E0D" w:rsidR="005F2738" w:rsidDel="00BB1CB6" w:rsidRDefault="005F2738">
            <w:pPr>
              <w:pStyle w:val="Parameter"/>
              <w:rPr>
                <w:del w:id="533" w:author="Nadjim Brahmi" w:date="2018-11-09T10:12:00Z"/>
              </w:rPr>
            </w:pPr>
            <w:bookmarkStart w:id="534" w:name="_Toc529785478"/>
            <w:bookmarkEnd w:id="534"/>
          </w:p>
        </w:tc>
        <w:bookmarkStart w:id="535" w:name="_Toc529785479"/>
        <w:bookmarkEnd w:id="535"/>
      </w:tr>
      <w:tr w:rsidR="005F2738" w:rsidDel="00BB1CB6" w14:paraId="6D76BD20" w14:textId="2DC9F0F4">
        <w:trPr>
          <w:cantSplit/>
          <w:del w:id="536" w:author="Nadjim Brahmi" w:date="2018-11-09T10:12:00Z"/>
        </w:trPr>
        <w:tc>
          <w:tcPr>
            <w:tcW w:w="698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3EF76BCA" w14:textId="2DFE6D4B" w:rsidR="005F2738" w:rsidDel="00BB1CB6" w:rsidRDefault="005F2738">
            <w:pPr>
              <w:pStyle w:val="Parameter"/>
              <w:rPr>
                <w:del w:id="537" w:author="Nadjim Brahmi" w:date="2018-11-09T10:12:00Z"/>
                <w:b w:val="0"/>
              </w:rPr>
            </w:pPr>
            <w:bookmarkStart w:id="538" w:name="_Toc529785480"/>
            <w:bookmarkEnd w:id="538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34EEF934" w14:textId="4813203B" w:rsidR="005F2738" w:rsidDel="00BB1CB6" w:rsidRDefault="0015084F">
            <w:pPr>
              <w:pStyle w:val="Parameter"/>
              <w:rPr>
                <w:del w:id="539" w:author="Nadjim Brahmi" w:date="2018-11-09T10:12:00Z"/>
                <w:b w:val="0"/>
              </w:rPr>
            </w:pPr>
            <w:del w:id="540" w:author="Nadjim Brahmi" w:date="2018-11-09T10:12:00Z">
              <w:r w:rsidDel="00BB1CB6">
                <w:rPr>
                  <w:b w:val="0"/>
                </w:rPr>
                <w:delText>z</w:delText>
              </w:r>
              <w:bookmarkStart w:id="541" w:name="_Toc529785481"/>
              <w:bookmarkEnd w:id="541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4EDB0B0B" w14:textId="3FD45CC0" w:rsidR="005F2738" w:rsidDel="00BB1CB6" w:rsidRDefault="0015084F">
            <w:pPr>
              <w:pStyle w:val="Parameter"/>
              <w:rPr>
                <w:del w:id="542" w:author="Nadjim Brahmi" w:date="2018-11-09T10:12:00Z"/>
                <w:b w:val="0"/>
              </w:rPr>
            </w:pPr>
            <w:del w:id="543" w:author="Nadjim Brahmi" w:date="2018-11-09T10:12:00Z">
              <w:r w:rsidDel="00BB1CB6">
                <w:rPr>
                  <w:b w:val="0"/>
                </w:rPr>
                <w:delText>Definition of value z</w:delText>
              </w:r>
              <w:bookmarkStart w:id="544" w:name="_Toc529785482"/>
              <w:bookmarkEnd w:id="544"/>
            </w:del>
          </w:p>
        </w:tc>
        <w:tc>
          <w:tcPr>
            <w:tcW w:w="273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444385F4" w14:textId="50F6F961" w:rsidR="005F2738" w:rsidDel="00BB1CB6" w:rsidRDefault="005F2738">
            <w:pPr>
              <w:pStyle w:val="Parameter"/>
              <w:rPr>
                <w:del w:id="545" w:author="Nadjim Brahmi" w:date="2018-11-09T10:12:00Z"/>
              </w:rPr>
            </w:pPr>
            <w:bookmarkStart w:id="546" w:name="_Toc529785483"/>
            <w:bookmarkEnd w:id="546"/>
          </w:p>
        </w:tc>
        <w:bookmarkStart w:id="547" w:name="_Toc529785484"/>
        <w:bookmarkEnd w:id="547"/>
      </w:tr>
      <w:tr w:rsidR="005F2738" w:rsidDel="00BB1CB6" w14:paraId="0A673D1C" w14:textId="7566957A">
        <w:trPr>
          <w:cantSplit/>
          <w:del w:id="548" w:author="Nadjim Brahmi" w:date="2018-11-09T10:12:00Z"/>
        </w:trPr>
        <w:tc>
          <w:tcPr>
            <w:tcW w:w="2095" w:type="dxa"/>
            <w:gridSpan w:val="2"/>
            <w:tcBorders>
              <w:top w:val="single" w:sz="4" w:space="0" w:color="00000A"/>
              <w:lef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7F426C82" w14:textId="6C134C46" w:rsidR="005F2738" w:rsidDel="00BB1CB6" w:rsidRDefault="0015084F">
            <w:pPr>
              <w:pStyle w:val="Paraentte"/>
              <w:keepNext/>
              <w:ind w:left="708" w:hanging="708"/>
              <w:rPr>
                <w:del w:id="549" w:author="Nadjim Brahmi" w:date="2018-11-09T10:12:00Z"/>
                <w:b w:val="0"/>
              </w:rPr>
            </w:pPr>
            <w:del w:id="550" w:author="Nadjim Brahmi" w:date="2018-11-09T10:12:00Z">
              <w:r w:rsidDel="00BB1CB6">
                <w:rPr>
                  <w:b w:val="0"/>
                </w:rPr>
                <w:delText>&lt;param2&gt;:</w:delText>
              </w:r>
              <w:bookmarkStart w:id="551" w:name="_Toc529785485"/>
              <w:bookmarkEnd w:id="551"/>
            </w:del>
          </w:p>
        </w:tc>
        <w:tc>
          <w:tcPr>
            <w:tcW w:w="6271" w:type="dxa"/>
            <w:tcBorders>
              <w:top w:val="single" w:sz="4" w:space="0" w:color="00000A"/>
            </w:tcBorders>
            <w:shd w:val="clear" w:color="auto" w:fill="FFFFFF"/>
            <w:tcMar>
              <w:left w:w="70" w:type="dxa"/>
            </w:tcMar>
            <w:vAlign w:val="center"/>
          </w:tcPr>
          <w:p w14:paraId="3249A90B" w14:textId="3D251188" w:rsidR="005F2738" w:rsidDel="00BB1CB6" w:rsidRDefault="0015084F">
            <w:pPr>
              <w:pStyle w:val="Parameter"/>
              <w:rPr>
                <w:del w:id="552" w:author="Nadjim Brahmi" w:date="2018-11-09T10:12:00Z"/>
                <w:b w:val="0"/>
                <w:bCs/>
              </w:rPr>
            </w:pPr>
            <w:del w:id="553" w:author="Nadjim Brahmi" w:date="2018-11-09T10:12:00Z">
              <w:r w:rsidDel="00BB1CB6">
                <w:rPr>
                  <w:b w:val="0"/>
                  <w:bCs/>
                </w:rPr>
                <w:delText>Description of &lt;param2&gt;</w:delText>
              </w:r>
              <w:bookmarkStart w:id="554" w:name="_Toc529785486"/>
              <w:bookmarkEnd w:id="554"/>
            </w:del>
          </w:p>
        </w:tc>
        <w:tc>
          <w:tcPr>
            <w:tcW w:w="273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4EE6E18A" w14:textId="521E7475" w:rsidR="005F2738" w:rsidDel="00BB1CB6" w:rsidRDefault="005F2738">
            <w:pPr>
              <w:pStyle w:val="Parameter"/>
              <w:rPr>
                <w:del w:id="555" w:author="Nadjim Brahmi" w:date="2018-11-09T10:12:00Z"/>
              </w:rPr>
            </w:pPr>
            <w:bookmarkStart w:id="556" w:name="_Toc529785487"/>
            <w:bookmarkEnd w:id="556"/>
          </w:p>
        </w:tc>
        <w:bookmarkStart w:id="557" w:name="_Toc529785488"/>
        <w:bookmarkEnd w:id="557"/>
      </w:tr>
      <w:tr w:rsidR="005F2738" w:rsidDel="00BB1CB6" w14:paraId="3DEA3A59" w14:textId="232B17EA">
        <w:trPr>
          <w:cantSplit/>
          <w:del w:id="558" w:author="Nadjim Brahmi" w:date="2018-11-09T10:12:00Z"/>
        </w:trPr>
        <w:tc>
          <w:tcPr>
            <w:tcW w:w="698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35A003B6" w14:textId="7B815583" w:rsidR="005F2738" w:rsidDel="00BB1CB6" w:rsidRDefault="005F2738">
            <w:pPr>
              <w:pStyle w:val="Parameter"/>
              <w:rPr>
                <w:del w:id="559" w:author="Nadjim Brahmi" w:date="2018-11-09T10:12:00Z"/>
                <w:b w:val="0"/>
              </w:rPr>
            </w:pPr>
            <w:bookmarkStart w:id="560" w:name="_Toc529785489"/>
            <w:bookmarkEnd w:id="560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56BB1ADB" w14:textId="2EE1E45B" w:rsidR="005F2738" w:rsidDel="00BB1CB6" w:rsidRDefault="0015084F">
            <w:pPr>
              <w:pStyle w:val="Parameter"/>
              <w:rPr>
                <w:del w:id="561" w:author="Nadjim Brahmi" w:date="2018-11-09T10:12:00Z"/>
                <w:b w:val="0"/>
              </w:rPr>
            </w:pPr>
            <w:del w:id="562" w:author="Nadjim Brahmi" w:date="2018-11-09T10:12:00Z">
              <w:r w:rsidDel="00BB1CB6">
                <w:rPr>
                  <w:b w:val="0"/>
                </w:rPr>
                <w:delText>a</w:delText>
              </w:r>
              <w:bookmarkStart w:id="563" w:name="_Toc529785490"/>
              <w:bookmarkEnd w:id="563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6302372C" w14:textId="7D61963D" w:rsidR="005F2738" w:rsidDel="00BB1CB6" w:rsidRDefault="0015084F">
            <w:pPr>
              <w:pStyle w:val="Parameter"/>
              <w:rPr>
                <w:del w:id="564" w:author="Nadjim Brahmi" w:date="2018-11-09T10:12:00Z"/>
                <w:b w:val="0"/>
              </w:rPr>
            </w:pPr>
            <w:del w:id="565" w:author="Nadjim Brahmi" w:date="2018-11-09T10:12:00Z">
              <w:r w:rsidDel="00BB1CB6">
                <w:rPr>
                  <w:b w:val="0"/>
                </w:rPr>
                <w:delText>Definition of value a</w:delText>
              </w:r>
              <w:bookmarkStart w:id="566" w:name="_Toc529785491"/>
              <w:bookmarkEnd w:id="566"/>
            </w:del>
          </w:p>
        </w:tc>
        <w:tc>
          <w:tcPr>
            <w:tcW w:w="273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670B773D" w14:textId="23CDA476" w:rsidR="005F2738" w:rsidDel="00BB1CB6" w:rsidRDefault="005F2738">
            <w:pPr>
              <w:pStyle w:val="Parameter"/>
              <w:rPr>
                <w:del w:id="567" w:author="Nadjim Brahmi" w:date="2018-11-09T10:12:00Z"/>
              </w:rPr>
            </w:pPr>
            <w:bookmarkStart w:id="568" w:name="_Toc529785492"/>
            <w:bookmarkEnd w:id="568"/>
          </w:p>
        </w:tc>
        <w:bookmarkStart w:id="569" w:name="_Toc529785493"/>
        <w:bookmarkEnd w:id="569"/>
      </w:tr>
      <w:tr w:rsidR="005F2738" w:rsidDel="00BB1CB6" w14:paraId="063F6E53" w14:textId="1DEFE7FE">
        <w:trPr>
          <w:cantSplit/>
          <w:del w:id="570" w:author="Nadjim Brahmi" w:date="2018-11-09T10:12:00Z"/>
        </w:trPr>
        <w:tc>
          <w:tcPr>
            <w:tcW w:w="6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5DCD4458" w14:textId="474125B4" w:rsidR="005F2738" w:rsidDel="00BB1CB6" w:rsidRDefault="005F2738">
            <w:pPr>
              <w:pStyle w:val="Parameter"/>
              <w:rPr>
                <w:del w:id="571" w:author="Nadjim Brahmi" w:date="2018-11-09T10:12:00Z"/>
                <w:b w:val="0"/>
              </w:rPr>
            </w:pPr>
            <w:bookmarkStart w:id="572" w:name="_Toc529785494"/>
            <w:bookmarkEnd w:id="572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26C3BFE8" w14:textId="068D2629" w:rsidR="005F2738" w:rsidDel="00BB1CB6" w:rsidRDefault="0015084F">
            <w:pPr>
              <w:pStyle w:val="Parameter"/>
              <w:rPr>
                <w:del w:id="573" w:author="Nadjim Brahmi" w:date="2018-11-09T10:12:00Z"/>
                <w:b w:val="0"/>
              </w:rPr>
            </w:pPr>
            <w:del w:id="574" w:author="Nadjim Brahmi" w:date="2018-11-09T10:12:00Z">
              <w:r w:rsidDel="00BB1CB6">
                <w:rPr>
                  <w:b w:val="0"/>
                </w:rPr>
                <w:delText>b</w:delText>
              </w:r>
              <w:bookmarkStart w:id="575" w:name="_Toc529785495"/>
              <w:bookmarkEnd w:id="575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3EA5FC40" w14:textId="73CFBA8E" w:rsidR="005F2738" w:rsidDel="00BB1CB6" w:rsidRDefault="0015084F">
            <w:pPr>
              <w:pStyle w:val="Parameter"/>
              <w:rPr>
                <w:del w:id="576" w:author="Nadjim Brahmi" w:date="2018-11-09T10:12:00Z"/>
                <w:b w:val="0"/>
              </w:rPr>
            </w:pPr>
            <w:del w:id="577" w:author="Nadjim Brahmi" w:date="2018-11-09T10:12:00Z">
              <w:r w:rsidDel="00BB1CB6">
                <w:rPr>
                  <w:b w:val="0"/>
                </w:rPr>
                <w:delText>Definition of value b</w:delText>
              </w:r>
              <w:bookmarkStart w:id="578" w:name="_Toc529785496"/>
              <w:bookmarkEnd w:id="578"/>
            </w:del>
          </w:p>
        </w:tc>
        <w:tc>
          <w:tcPr>
            <w:tcW w:w="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0CAFC58" w14:textId="0334DC31" w:rsidR="005F2738" w:rsidDel="00BB1CB6" w:rsidRDefault="005F2738">
            <w:pPr>
              <w:pStyle w:val="Parameter"/>
              <w:rPr>
                <w:del w:id="579" w:author="Nadjim Brahmi" w:date="2018-11-09T10:12:00Z"/>
              </w:rPr>
            </w:pPr>
            <w:bookmarkStart w:id="580" w:name="_Toc529785497"/>
            <w:bookmarkEnd w:id="580"/>
          </w:p>
        </w:tc>
        <w:bookmarkStart w:id="581" w:name="_Toc529785498"/>
        <w:bookmarkEnd w:id="581"/>
      </w:tr>
      <w:tr w:rsidR="005F2738" w:rsidDel="00BB1CB6" w14:paraId="4C1D87DE" w14:textId="7D22B108">
        <w:trPr>
          <w:cantSplit/>
          <w:del w:id="582" w:author="Nadjim Brahmi" w:date="2018-11-09T10:12:00Z"/>
        </w:trPr>
        <w:tc>
          <w:tcPr>
            <w:tcW w:w="2095" w:type="dxa"/>
            <w:gridSpan w:val="2"/>
            <w:tcBorders>
              <w:top w:val="single" w:sz="4" w:space="0" w:color="00000A"/>
              <w:lef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4A781C07" w14:textId="01A9D3EF" w:rsidR="005F2738" w:rsidDel="00BB1CB6" w:rsidRDefault="0015084F">
            <w:pPr>
              <w:pStyle w:val="Paraentte"/>
              <w:keepNext/>
              <w:ind w:left="708" w:hanging="708"/>
              <w:rPr>
                <w:del w:id="583" w:author="Nadjim Brahmi" w:date="2018-11-09T10:12:00Z"/>
                <w:b w:val="0"/>
              </w:rPr>
            </w:pPr>
            <w:del w:id="584" w:author="Nadjim Brahmi" w:date="2018-11-09T10:12:00Z">
              <w:r w:rsidDel="00BB1CB6">
                <w:rPr>
                  <w:b w:val="0"/>
                </w:rPr>
                <w:delText>&lt;param3&gt;:</w:delText>
              </w:r>
              <w:bookmarkStart w:id="585" w:name="_Toc529785499"/>
              <w:bookmarkEnd w:id="585"/>
            </w:del>
          </w:p>
        </w:tc>
        <w:tc>
          <w:tcPr>
            <w:tcW w:w="6271" w:type="dxa"/>
            <w:tcBorders>
              <w:top w:val="single" w:sz="4" w:space="0" w:color="00000A"/>
            </w:tcBorders>
            <w:shd w:val="clear" w:color="auto" w:fill="FFFFFF"/>
            <w:tcMar>
              <w:left w:w="70" w:type="dxa"/>
            </w:tcMar>
            <w:vAlign w:val="center"/>
          </w:tcPr>
          <w:p w14:paraId="7CD80E84" w14:textId="48601DD2" w:rsidR="005F2738" w:rsidDel="00BB1CB6" w:rsidRDefault="0015084F">
            <w:pPr>
              <w:pStyle w:val="Parameter"/>
              <w:rPr>
                <w:del w:id="586" w:author="Nadjim Brahmi" w:date="2018-11-09T10:12:00Z"/>
                <w:b w:val="0"/>
                <w:bCs/>
              </w:rPr>
            </w:pPr>
            <w:del w:id="587" w:author="Nadjim Brahmi" w:date="2018-11-09T10:12:00Z">
              <w:r w:rsidDel="00BB1CB6">
                <w:rPr>
                  <w:b w:val="0"/>
                  <w:bCs/>
                </w:rPr>
                <w:delText>Description of &lt;param3&gt;</w:delText>
              </w:r>
              <w:bookmarkStart w:id="588" w:name="_Toc529785500"/>
              <w:bookmarkEnd w:id="588"/>
            </w:del>
          </w:p>
        </w:tc>
        <w:tc>
          <w:tcPr>
            <w:tcW w:w="273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07B1D3F8" w14:textId="2A64EE9C" w:rsidR="005F2738" w:rsidDel="00BB1CB6" w:rsidRDefault="005F2738">
            <w:pPr>
              <w:pStyle w:val="Parameter"/>
              <w:rPr>
                <w:del w:id="589" w:author="Nadjim Brahmi" w:date="2018-11-09T10:12:00Z"/>
              </w:rPr>
            </w:pPr>
            <w:bookmarkStart w:id="590" w:name="_Toc529785501"/>
            <w:bookmarkEnd w:id="590"/>
          </w:p>
        </w:tc>
        <w:bookmarkStart w:id="591" w:name="_Toc529785502"/>
        <w:bookmarkEnd w:id="591"/>
      </w:tr>
      <w:tr w:rsidR="005F2738" w:rsidDel="00BB1CB6" w14:paraId="20DA680E" w14:textId="649AD242">
        <w:trPr>
          <w:cantSplit/>
          <w:del w:id="592" w:author="Nadjim Brahmi" w:date="2018-11-09T10:12:00Z"/>
        </w:trPr>
        <w:tc>
          <w:tcPr>
            <w:tcW w:w="698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23F22106" w14:textId="36EE825B" w:rsidR="005F2738" w:rsidDel="00BB1CB6" w:rsidRDefault="005F2738">
            <w:pPr>
              <w:pStyle w:val="Parameter"/>
              <w:rPr>
                <w:del w:id="593" w:author="Nadjim Brahmi" w:date="2018-11-09T10:12:00Z"/>
                <w:b w:val="0"/>
              </w:rPr>
            </w:pPr>
            <w:bookmarkStart w:id="594" w:name="_Toc529785503"/>
            <w:bookmarkEnd w:id="594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1AE9A0B3" w14:textId="18D31774" w:rsidR="005F2738" w:rsidDel="00BB1CB6" w:rsidRDefault="0015084F">
            <w:pPr>
              <w:pStyle w:val="Parameter"/>
              <w:rPr>
                <w:del w:id="595" w:author="Nadjim Brahmi" w:date="2018-11-09T10:12:00Z"/>
                <w:b w:val="0"/>
              </w:rPr>
            </w:pPr>
            <w:del w:id="596" w:author="Nadjim Brahmi" w:date="2018-11-09T10:12:00Z">
              <w:r w:rsidDel="00BB1CB6">
                <w:rPr>
                  <w:b w:val="0"/>
                </w:rPr>
                <w:delText>f</w:delText>
              </w:r>
              <w:bookmarkStart w:id="597" w:name="_Toc529785504"/>
              <w:bookmarkEnd w:id="597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0FC6AB60" w14:textId="6A3BB6D4" w:rsidR="005F2738" w:rsidDel="00BB1CB6" w:rsidRDefault="0015084F">
            <w:pPr>
              <w:pStyle w:val="Parameter"/>
              <w:rPr>
                <w:del w:id="598" w:author="Nadjim Brahmi" w:date="2018-11-09T10:12:00Z"/>
                <w:b w:val="0"/>
              </w:rPr>
            </w:pPr>
            <w:del w:id="599" w:author="Nadjim Brahmi" w:date="2018-11-09T10:12:00Z">
              <w:r w:rsidDel="00BB1CB6">
                <w:rPr>
                  <w:b w:val="0"/>
                </w:rPr>
                <w:delText>Definition of value f</w:delText>
              </w:r>
              <w:bookmarkStart w:id="600" w:name="_Toc529785505"/>
              <w:bookmarkEnd w:id="600"/>
            </w:del>
          </w:p>
        </w:tc>
        <w:tc>
          <w:tcPr>
            <w:tcW w:w="273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53A94C21" w14:textId="0FE1CDA4" w:rsidR="005F2738" w:rsidDel="00BB1CB6" w:rsidRDefault="005F2738">
            <w:pPr>
              <w:pStyle w:val="Parameter"/>
              <w:rPr>
                <w:del w:id="601" w:author="Nadjim Brahmi" w:date="2018-11-09T10:12:00Z"/>
              </w:rPr>
            </w:pPr>
            <w:bookmarkStart w:id="602" w:name="_Toc529785506"/>
            <w:bookmarkEnd w:id="602"/>
          </w:p>
        </w:tc>
        <w:bookmarkStart w:id="603" w:name="_Toc529785507"/>
        <w:bookmarkEnd w:id="603"/>
      </w:tr>
      <w:tr w:rsidR="005F2738" w:rsidDel="00BB1CB6" w14:paraId="6B188CFD" w14:textId="60C764DE">
        <w:trPr>
          <w:cantSplit/>
          <w:del w:id="604" w:author="Nadjim Brahmi" w:date="2018-11-09T10:12:00Z"/>
        </w:trPr>
        <w:tc>
          <w:tcPr>
            <w:tcW w:w="6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75D6A14C" w14:textId="22812B55" w:rsidR="005F2738" w:rsidDel="00BB1CB6" w:rsidRDefault="005F2738">
            <w:pPr>
              <w:pStyle w:val="Parameter"/>
              <w:rPr>
                <w:del w:id="605" w:author="Nadjim Brahmi" w:date="2018-11-09T10:12:00Z"/>
                <w:b w:val="0"/>
              </w:rPr>
            </w:pPr>
            <w:bookmarkStart w:id="606" w:name="_Toc529785508"/>
            <w:bookmarkEnd w:id="606"/>
          </w:p>
        </w:tc>
        <w:tc>
          <w:tcPr>
            <w:tcW w:w="13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45F6D400" w14:textId="48380D25" w:rsidR="005F2738" w:rsidDel="00BB1CB6" w:rsidRDefault="0015084F">
            <w:pPr>
              <w:pStyle w:val="Parameter"/>
              <w:rPr>
                <w:del w:id="607" w:author="Nadjim Brahmi" w:date="2018-11-09T10:12:00Z"/>
                <w:b w:val="0"/>
              </w:rPr>
            </w:pPr>
            <w:del w:id="608" w:author="Nadjim Brahmi" w:date="2018-11-09T10:12:00Z">
              <w:r w:rsidDel="00BB1CB6">
                <w:rPr>
                  <w:b w:val="0"/>
                </w:rPr>
                <w:delText>g</w:delText>
              </w:r>
              <w:bookmarkStart w:id="609" w:name="_Toc529785509"/>
              <w:bookmarkEnd w:id="609"/>
            </w:del>
          </w:p>
        </w:tc>
        <w:tc>
          <w:tcPr>
            <w:tcW w:w="627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292FD35A" w14:textId="763F8C3A" w:rsidR="005F2738" w:rsidDel="00BB1CB6" w:rsidRDefault="0015084F">
            <w:pPr>
              <w:pStyle w:val="Parameter"/>
              <w:rPr>
                <w:del w:id="610" w:author="Nadjim Brahmi" w:date="2018-11-09T10:12:00Z"/>
                <w:b w:val="0"/>
              </w:rPr>
            </w:pPr>
            <w:del w:id="611" w:author="Nadjim Brahmi" w:date="2018-11-09T10:12:00Z">
              <w:r w:rsidDel="00BB1CB6">
                <w:rPr>
                  <w:b w:val="0"/>
                </w:rPr>
                <w:delText>Definition of value g</w:delText>
              </w:r>
              <w:bookmarkStart w:id="612" w:name="_Toc529785510"/>
              <w:bookmarkEnd w:id="612"/>
            </w:del>
          </w:p>
        </w:tc>
        <w:tc>
          <w:tcPr>
            <w:tcW w:w="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ACBE4E2" w14:textId="7EF38F24" w:rsidR="005F2738" w:rsidDel="00BB1CB6" w:rsidRDefault="005F2738">
            <w:pPr>
              <w:pStyle w:val="Parameter"/>
              <w:rPr>
                <w:del w:id="613" w:author="Nadjim Brahmi" w:date="2018-11-09T10:12:00Z"/>
              </w:rPr>
            </w:pPr>
            <w:bookmarkStart w:id="614" w:name="_Toc529785511"/>
            <w:bookmarkEnd w:id="614"/>
          </w:p>
        </w:tc>
        <w:bookmarkStart w:id="615" w:name="_Toc529785512"/>
        <w:bookmarkEnd w:id="615"/>
      </w:tr>
      <w:tr w:rsidR="005F2738" w:rsidDel="00BB1CB6" w14:paraId="5B184C9E" w14:textId="62718421">
        <w:trPr>
          <w:cantSplit/>
          <w:del w:id="616" w:author="Nadjim Brahmi" w:date="2018-11-09T10:12:00Z"/>
        </w:trPr>
        <w:tc>
          <w:tcPr>
            <w:tcW w:w="2095" w:type="dxa"/>
            <w:gridSpan w:val="2"/>
            <w:tcBorders>
              <w:top w:val="single" w:sz="4" w:space="0" w:color="00000A"/>
              <w:lef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27E5AC6A" w14:textId="227662E9" w:rsidR="005F2738" w:rsidDel="00BB1CB6" w:rsidRDefault="0015084F">
            <w:pPr>
              <w:pStyle w:val="Paraentte"/>
              <w:ind w:left="708" w:hanging="708"/>
              <w:rPr>
                <w:del w:id="617" w:author="Nadjim Brahmi" w:date="2018-11-09T10:12:00Z"/>
                <w:b w:val="0"/>
              </w:rPr>
            </w:pPr>
            <w:del w:id="618" w:author="Nadjim Brahmi" w:date="2018-11-09T10:12:00Z">
              <w:r w:rsidDel="00BB1CB6">
                <w:rPr>
                  <w:b w:val="0"/>
                </w:rPr>
                <w:delText>&lt;param4&gt;:</w:delText>
              </w:r>
              <w:bookmarkStart w:id="619" w:name="_Toc529785513"/>
              <w:bookmarkEnd w:id="619"/>
            </w:del>
          </w:p>
        </w:tc>
        <w:tc>
          <w:tcPr>
            <w:tcW w:w="6271" w:type="dxa"/>
            <w:tcBorders>
              <w:top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31142491" w14:textId="2171FFAD" w:rsidR="005F2738" w:rsidDel="00BB1CB6" w:rsidRDefault="0015084F">
            <w:pPr>
              <w:pStyle w:val="Parameter"/>
              <w:rPr>
                <w:del w:id="620" w:author="Nadjim Brahmi" w:date="2018-11-09T10:12:00Z"/>
                <w:b w:val="0"/>
                <w:bCs/>
              </w:rPr>
            </w:pPr>
            <w:del w:id="621" w:author="Nadjim Brahmi" w:date="2018-11-09T10:12:00Z">
              <w:r w:rsidDel="00BB1CB6">
                <w:rPr>
                  <w:b w:val="0"/>
                  <w:bCs/>
                </w:rPr>
                <w:delText>Description of &lt;param4&gt;</w:delText>
              </w:r>
              <w:bookmarkStart w:id="622" w:name="_Toc529785514"/>
              <w:bookmarkEnd w:id="622"/>
            </w:del>
          </w:p>
        </w:tc>
        <w:tc>
          <w:tcPr>
            <w:tcW w:w="273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6CCBA225" w14:textId="2D6A4F50" w:rsidR="005F2738" w:rsidDel="00BB1CB6" w:rsidRDefault="005F2738">
            <w:pPr>
              <w:pStyle w:val="Parameter"/>
              <w:rPr>
                <w:del w:id="623" w:author="Nadjim Brahmi" w:date="2018-11-09T10:12:00Z"/>
              </w:rPr>
            </w:pPr>
            <w:bookmarkStart w:id="624" w:name="_Toc529785515"/>
            <w:bookmarkEnd w:id="624"/>
          </w:p>
        </w:tc>
        <w:bookmarkStart w:id="625" w:name="_Toc529785516"/>
        <w:bookmarkEnd w:id="625"/>
      </w:tr>
      <w:tr w:rsidR="005F2738" w:rsidDel="00BB1CB6" w14:paraId="29F2C761" w14:textId="32249735">
        <w:trPr>
          <w:cantSplit/>
          <w:del w:id="626" w:author="Nadjim Brahmi" w:date="2018-11-09T10:12:00Z"/>
        </w:trPr>
        <w:tc>
          <w:tcPr>
            <w:tcW w:w="698" w:type="dxa"/>
            <w:tcBorders>
              <w:left w:val="single" w:sz="4" w:space="0" w:color="00000A"/>
              <w:right w:val="single" w:sz="2" w:space="0" w:color="00000A"/>
            </w:tcBorders>
            <w:shd w:val="clear" w:color="auto" w:fill="FFFFFF"/>
            <w:tcMar>
              <w:left w:w="20" w:type="dxa"/>
            </w:tcMar>
          </w:tcPr>
          <w:p w14:paraId="4E4027E2" w14:textId="37E6DE8C" w:rsidR="005F2738" w:rsidDel="00BB1CB6" w:rsidRDefault="005F2738">
            <w:pPr>
              <w:pStyle w:val="Parameter"/>
              <w:rPr>
                <w:del w:id="627" w:author="Nadjim Brahmi" w:date="2018-11-09T10:12:00Z"/>
                <w:b w:val="0"/>
              </w:rPr>
            </w:pPr>
            <w:bookmarkStart w:id="628" w:name="_Toc529785517"/>
            <w:bookmarkEnd w:id="628"/>
          </w:p>
        </w:tc>
        <w:tc>
          <w:tcPr>
            <w:tcW w:w="139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</w:tcBorders>
            <w:shd w:val="clear" w:color="auto" w:fill="FFFFFF"/>
            <w:tcMar>
              <w:left w:w="40" w:type="dxa"/>
            </w:tcMar>
          </w:tcPr>
          <w:p w14:paraId="0E46E4D1" w14:textId="7592457F" w:rsidR="005F2738" w:rsidDel="00BB1CB6" w:rsidRDefault="0015084F">
            <w:pPr>
              <w:pStyle w:val="Parameter"/>
              <w:rPr>
                <w:del w:id="629" w:author="Nadjim Brahmi" w:date="2018-11-09T10:12:00Z"/>
                <w:b w:val="0"/>
              </w:rPr>
            </w:pPr>
            <w:del w:id="630" w:author="Nadjim Brahmi" w:date="2018-11-09T10:12:00Z">
              <w:r w:rsidDel="00BB1CB6">
                <w:rPr>
                  <w:b w:val="0"/>
                </w:rPr>
                <w:delText>0</w:delText>
              </w:r>
              <w:bookmarkStart w:id="631" w:name="_Toc529785518"/>
              <w:bookmarkEnd w:id="631"/>
            </w:del>
          </w:p>
        </w:tc>
        <w:tc>
          <w:tcPr>
            <w:tcW w:w="6271" w:type="dxa"/>
            <w:tcBorders>
              <w:top w:val="single" w:sz="2" w:space="0" w:color="00000A"/>
              <w:bottom w:val="single" w:sz="2" w:space="0" w:color="00000A"/>
            </w:tcBorders>
            <w:shd w:val="clear" w:color="auto" w:fill="FFFFFF"/>
            <w:tcMar>
              <w:left w:w="70" w:type="dxa"/>
            </w:tcMar>
          </w:tcPr>
          <w:p w14:paraId="50C4E5FD" w14:textId="7CFE2436" w:rsidR="005F2738" w:rsidDel="00BB1CB6" w:rsidRDefault="0015084F">
            <w:pPr>
              <w:pStyle w:val="Parameter"/>
              <w:rPr>
                <w:del w:id="632" w:author="Nadjim Brahmi" w:date="2018-11-09T10:12:00Z"/>
                <w:b w:val="0"/>
                <w:bCs/>
              </w:rPr>
            </w:pPr>
            <w:del w:id="633" w:author="Nadjim Brahmi" w:date="2018-11-09T10:12:00Z">
              <w:r w:rsidDel="00BB1CB6">
                <w:rPr>
                  <w:b w:val="0"/>
                  <w:bCs/>
                </w:rPr>
                <w:delText>Description of 0</w:delText>
              </w:r>
              <w:bookmarkStart w:id="634" w:name="_Toc529785519"/>
              <w:bookmarkEnd w:id="634"/>
            </w:del>
          </w:p>
        </w:tc>
        <w:tc>
          <w:tcPr>
            <w:tcW w:w="273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2CB8005D" w14:textId="3CC023A7" w:rsidR="005F2738" w:rsidDel="00BB1CB6" w:rsidRDefault="005F2738">
            <w:pPr>
              <w:pStyle w:val="Parameter"/>
              <w:rPr>
                <w:del w:id="635" w:author="Nadjim Brahmi" w:date="2018-11-09T10:12:00Z"/>
              </w:rPr>
            </w:pPr>
            <w:bookmarkStart w:id="636" w:name="_Toc529785520"/>
            <w:bookmarkEnd w:id="636"/>
          </w:p>
        </w:tc>
        <w:bookmarkStart w:id="637" w:name="_Toc529785521"/>
        <w:bookmarkEnd w:id="637"/>
      </w:tr>
      <w:tr w:rsidR="005F2738" w:rsidDel="00BB1CB6" w14:paraId="2DF646F0" w14:textId="28730562">
        <w:trPr>
          <w:cantSplit/>
          <w:del w:id="638" w:author="Nadjim Brahmi" w:date="2018-11-09T10:12:00Z"/>
        </w:trPr>
        <w:tc>
          <w:tcPr>
            <w:tcW w:w="698" w:type="dxa"/>
            <w:tcBorders>
              <w:top w:val="single" w:sz="18" w:space="0" w:color="00000A"/>
              <w:left w:val="single" w:sz="4" w:space="0" w:color="00000A"/>
              <w:bottom w:val="single" w:sz="18" w:space="0" w:color="00000A"/>
              <w:right w:val="single" w:sz="2" w:space="0" w:color="00000A"/>
            </w:tcBorders>
            <w:shd w:val="clear" w:color="auto" w:fill="FFFFFF"/>
            <w:tcMar>
              <w:left w:w="20" w:type="dxa"/>
            </w:tcMar>
          </w:tcPr>
          <w:p w14:paraId="61D794AD" w14:textId="40C9A86A" w:rsidR="005F2738" w:rsidDel="00BB1CB6" w:rsidRDefault="005F2738">
            <w:pPr>
              <w:pStyle w:val="Parameter"/>
              <w:rPr>
                <w:del w:id="639" w:author="Nadjim Brahmi" w:date="2018-11-09T10:12:00Z"/>
                <w:b w:val="0"/>
              </w:rPr>
            </w:pPr>
            <w:bookmarkStart w:id="640" w:name="_Toc529785522"/>
            <w:bookmarkEnd w:id="640"/>
          </w:p>
        </w:tc>
        <w:tc>
          <w:tcPr>
            <w:tcW w:w="1397" w:type="dxa"/>
            <w:tcBorders>
              <w:top w:val="single" w:sz="2" w:space="0" w:color="00000A"/>
              <w:left w:val="single" w:sz="2" w:space="0" w:color="00000A"/>
              <w:bottom w:val="single" w:sz="18" w:space="0" w:color="00000A"/>
            </w:tcBorders>
            <w:shd w:val="clear" w:color="auto" w:fill="FFFFFF"/>
            <w:tcMar>
              <w:left w:w="40" w:type="dxa"/>
            </w:tcMar>
          </w:tcPr>
          <w:p w14:paraId="266F92C8" w14:textId="52368054" w:rsidR="005F2738" w:rsidDel="00BB1CB6" w:rsidRDefault="0015084F">
            <w:pPr>
              <w:pStyle w:val="Parameter"/>
              <w:rPr>
                <w:del w:id="641" w:author="Nadjim Brahmi" w:date="2018-11-09T10:12:00Z"/>
                <w:b w:val="0"/>
              </w:rPr>
            </w:pPr>
            <w:del w:id="642" w:author="Nadjim Brahmi" w:date="2018-11-09T10:12:00Z">
              <w:r w:rsidDel="00BB1CB6">
                <w:rPr>
                  <w:b w:val="0"/>
                </w:rPr>
                <w:delText>1</w:delText>
              </w:r>
              <w:bookmarkStart w:id="643" w:name="_Toc529785523"/>
              <w:bookmarkEnd w:id="643"/>
            </w:del>
          </w:p>
        </w:tc>
        <w:tc>
          <w:tcPr>
            <w:tcW w:w="6271" w:type="dxa"/>
            <w:tcBorders>
              <w:top w:val="single" w:sz="18" w:space="0" w:color="00000A"/>
              <w:bottom w:val="single" w:sz="18" w:space="0" w:color="00000A"/>
            </w:tcBorders>
            <w:shd w:val="clear" w:color="auto" w:fill="FFFFFF"/>
            <w:tcMar>
              <w:left w:w="70" w:type="dxa"/>
            </w:tcMar>
          </w:tcPr>
          <w:p w14:paraId="215EC5A5" w14:textId="0342A4BC" w:rsidR="005F2738" w:rsidDel="00BB1CB6" w:rsidRDefault="0015084F">
            <w:pPr>
              <w:pStyle w:val="Parameter"/>
              <w:rPr>
                <w:del w:id="644" w:author="Nadjim Brahmi" w:date="2018-11-09T10:12:00Z"/>
                <w:b w:val="0"/>
                <w:bCs/>
              </w:rPr>
            </w:pPr>
            <w:del w:id="645" w:author="Nadjim Brahmi" w:date="2018-11-09T10:12:00Z">
              <w:r w:rsidDel="00BB1CB6">
                <w:rPr>
                  <w:b w:val="0"/>
                  <w:bCs/>
                </w:rPr>
                <w:delText>Description of 1</w:delText>
              </w:r>
              <w:bookmarkStart w:id="646" w:name="_Toc529785524"/>
              <w:bookmarkEnd w:id="646"/>
            </w:del>
          </w:p>
        </w:tc>
        <w:tc>
          <w:tcPr>
            <w:tcW w:w="273" w:type="dxa"/>
            <w:tcBorders>
              <w:top w:val="single" w:sz="18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FFFFFF"/>
          </w:tcPr>
          <w:p w14:paraId="4BD10D41" w14:textId="2EB67353" w:rsidR="005F2738" w:rsidDel="00BB1CB6" w:rsidRDefault="005F2738">
            <w:pPr>
              <w:pStyle w:val="Parameter"/>
              <w:rPr>
                <w:del w:id="647" w:author="Nadjim Brahmi" w:date="2018-11-09T10:12:00Z"/>
              </w:rPr>
            </w:pPr>
            <w:bookmarkStart w:id="648" w:name="_Toc529785525"/>
            <w:bookmarkEnd w:id="648"/>
          </w:p>
        </w:tc>
        <w:bookmarkStart w:id="649" w:name="_Toc529785526"/>
        <w:bookmarkEnd w:id="649"/>
      </w:tr>
    </w:tbl>
    <w:p w14:paraId="5C0C343C" w14:textId="5FA23CFE" w:rsidR="005F2738" w:rsidDel="00BB1CB6" w:rsidRDefault="005F2738">
      <w:pPr>
        <w:rPr>
          <w:del w:id="650" w:author="Nadjim Brahmi" w:date="2018-11-09T10:12:00Z"/>
        </w:rPr>
      </w:pPr>
      <w:bookmarkStart w:id="651" w:name="_Toc529785527"/>
      <w:bookmarkEnd w:id="651"/>
    </w:p>
    <w:p w14:paraId="5B3CD3D6" w14:textId="2E496D91" w:rsidR="005F2738" w:rsidDel="00BB1CB6" w:rsidRDefault="0015084F">
      <w:pPr>
        <w:pStyle w:val="Style1"/>
        <w:keepNext/>
        <w:keepLines/>
        <w:rPr>
          <w:del w:id="652" w:author="Nadjim Brahmi" w:date="2018-11-09T10:12:00Z"/>
        </w:rPr>
      </w:pPr>
      <w:bookmarkStart w:id="653" w:name="_Toc254698447"/>
      <w:bookmarkEnd w:id="653"/>
      <w:del w:id="654" w:author="Nadjim Brahmi" w:date="2018-11-09T10:12:00Z">
        <w:r w:rsidDel="00BB1CB6">
          <w:delText>Parameter Storage</w:delText>
        </w:r>
        <w:bookmarkStart w:id="655" w:name="_Toc529785528"/>
        <w:bookmarkEnd w:id="655"/>
      </w:del>
    </w:p>
    <w:p w14:paraId="4797A41D" w14:textId="51FD281F" w:rsidR="005F2738" w:rsidDel="00BB1CB6" w:rsidRDefault="005F2738">
      <w:pPr>
        <w:rPr>
          <w:del w:id="656" w:author="Nadjim Brahmi" w:date="2018-11-09T10:12:00Z"/>
        </w:rPr>
      </w:pPr>
      <w:bookmarkStart w:id="657" w:name="_Toc529785529"/>
      <w:bookmarkEnd w:id="657"/>
    </w:p>
    <w:p w14:paraId="1F7FD18A" w14:textId="25E5F563" w:rsidR="005F2738" w:rsidDel="00BB1CB6" w:rsidRDefault="0015084F">
      <w:pPr>
        <w:pStyle w:val="Style1"/>
        <w:keepNext/>
        <w:keepLines/>
        <w:rPr>
          <w:del w:id="658" w:author="Nadjim Brahmi" w:date="2018-11-09T10:12:00Z"/>
        </w:rPr>
      </w:pPr>
      <w:bookmarkStart w:id="659" w:name="_Toc254698448"/>
      <w:bookmarkEnd w:id="659"/>
      <w:del w:id="660" w:author="Nadjim Brahmi" w:date="2018-11-09T10:12:00Z">
        <w:r w:rsidDel="00BB1CB6">
          <w:delText>Examples</w:delText>
        </w:r>
        <w:bookmarkStart w:id="661" w:name="_Toc529785530"/>
        <w:bookmarkEnd w:id="661"/>
      </w:del>
    </w:p>
    <w:tbl>
      <w:tblPr>
        <w:tblW w:w="5000" w:type="pct"/>
        <w:tblInd w:w="-20" w:type="dxa"/>
        <w:tblBorders>
          <w:top w:val="single" w:sz="18" w:space="0" w:color="000001"/>
          <w:left w:val="single" w:sz="2" w:space="0" w:color="00000A"/>
          <w:bottom w:val="single" w:sz="18" w:space="0" w:color="000001"/>
          <w:right w:val="single" w:sz="2" w:space="0" w:color="00000A"/>
          <w:insideH w:val="single" w:sz="18" w:space="0" w:color="000001"/>
          <w:insideV w:val="single" w:sz="2" w:space="0" w:color="00000A"/>
        </w:tblBorders>
        <w:tblCellMar>
          <w:left w:w="80" w:type="dxa"/>
        </w:tblCellMar>
        <w:tblLook w:val="0000" w:firstRow="0" w:lastRow="0" w:firstColumn="0" w:lastColumn="0" w:noHBand="0" w:noVBand="0"/>
      </w:tblPr>
      <w:tblGrid>
        <w:gridCol w:w="4317"/>
        <w:gridCol w:w="4317"/>
      </w:tblGrid>
      <w:tr w:rsidR="005F2738" w:rsidDel="00BB1CB6" w14:paraId="3331C9B0" w14:textId="086B5271">
        <w:trPr>
          <w:cantSplit/>
          <w:tblHeader/>
          <w:del w:id="662" w:author="Nadjim Brahmi" w:date="2018-11-09T10:12:00Z"/>
        </w:trPr>
        <w:tc>
          <w:tcPr>
            <w:tcW w:w="4319" w:type="dxa"/>
            <w:tcBorders>
              <w:top w:val="single" w:sz="18" w:space="0" w:color="000001"/>
              <w:left w:val="single" w:sz="2" w:space="0" w:color="00000A"/>
              <w:bottom w:val="single" w:sz="18" w:space="0" w:color="000001"/>
              <w:right w:val="single" w:sz="2" w:space="0" w:color="00000A"/>
            </w:tcBorders>
            <w:shd w:val="clear" w:color="auto" w:fill="B2B2B2"/>
            <w:tcMar>
              <w:left w:w="80" w:type="dxa"/>
            </w:tcMar>
          </w:tcPr>
          <w:p w14:paraId="05966F48" w14:textId="629CE0C4" w:rsidR="005F2738" w:rsidDel="00BB1CB6" w:rsidRDefault="0015084F">
            <w:pPr>
              <w:pStyle w:val="TableRowHead"/>
              <w:keepLines/>
              <w:rPr>
                <w:del w:id="663" w:author="Nadjim Brahmi" w:date="2018-11-09T10:12:00Z"/>
                <w:b/>
                <w:bCs/>
              </w:rPr>
            </w:pPr>
            <w:del w:id="664" w:author="Nadjim Brahmi" w:date="2018-11-09T10:12:00Z">
              <w:r w:rsidDel="00BB1CB6">
                <w:rPr>
                  <w:b/>
                  <w:bCs/>
                </w:rPr>
                <w:delText>Command</w:delText>
              </w:r>
              <w:bookmarkStart w:id="665" w:name="_Toc529785531"/>
              <w:bookmarkEnd w:id="665"/>
            </w:del>
          </w:p>
        </w:tc>
        <w:tc>
          <w:tcPr>
            <w:tcW w:w="4320" w:type="dxa"/>
            <w:tcBorders>
              <w:top w:val="single" w:sz="18" w:space="0" w:color="000001"/>
              <w:left w:val="single" w:sz="2" w:space="0" w:color="00000A"/>
              <w:bottom w:val="single" w:sz="18" w:space="0" w:color="000001"/>
              <w:right w:val="single" w:sz="2" w:space="0" w:color="00000A"/>
            </w:tcBorders>
            <w:shd w:val="clear" w:color="auto" w:fill="B2B2B2"/>
            <w:tcMar>
              <w:left w:w="80" w:type="dxa"/>
            </w:tcMar>
          </w:tcPr>
          <w:p w14:paraId="7737CFF4" w14:textId="1D921639" w:rsidR="005F2738" w:rsidDel="00BB1CB6" w:rsidRDefault="0015084F">
            <w:pPr>
              <w:pStyle w:val="TableRowHead"/>
              <w:keepLines/>
              <w:rPr>
                <w:del w:id="666" w:author="Nadjim Brahmi" w:date="2018-11-09T10:12:00Z"/>
                <w:b/>
                <w:bCs/>
              </w:rPr>
            </w:pPr>
            <w:del w:id="667" w:author="Nadjim Brahmi" w:date="2018-11-09T10:12:00Z">
              <w:r w:rsidDel="00BB1CB6">
                <w:rPr>
                  <w:b/>
                  <w:bCs/>
                </w:rPr>
                <w:delText>Responses</w:delText>
              </w:r>
              <w:bookmarkStart w:id="668" w:name="_Toc529785532"/>
              <w:bookmarkEnd w:id="668"/>
            </w:del>
          </w:p>
        </w:tc>
        <w:bookmarkStart w:id="669" w:name="_Toc529785533"/>
        <w:bookmarkEnd w:id="669"/>
      </w:tr>
      <w:tr w:rsidR="005F2738" w:rsidDel="00BB1CB6" w14:paraId="42BF774B" w14:textId="407BD8D2">
        <w:trPr>
          <w:cantSplit/>
          <w:del w:id="670" w:author="Nadjim Brahmi" w:date="2018-11-09T10:12:00Z"/>
        </w:trPr>
        <w:tc>
          <w:tcPr>
            <w:tcW w:w="4319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18133D22" w14:textId="5F375A4D" w:rsidR="005F2738" w:rsidDel="00BB1CB6" w:rsidRDefault="0015084F">
            <w:pPr>
              <w:pStyle w:val="command"/>
              <w:rPr>
                <w:del w:id="671" w:author="Nadjim Brahmi" w:date="2018-11-09T10:12:00Z"/>
              </w:rPr>
            </w:pPr>
            <w:del w:id="672" w:author="Nadjim Brahmi" w:date="2018-11-09T10:12:00Z">
              <w:r w:rsidDel="00BB1CB6">
                <w:delText>AT!name=?</w:delText>
              </w:r>
              <w:bookmarkStart w:id="673" w:name="_Toc529785534"/>
              <w:bookmarkEnd w:id="673"/>
            </w:del>
          </w:p>
          <w:p w14:paraId="351CECD0" w14:textId="69902CBD" w:rsidR="005F2738" w:rsidDel="00BB1CB6" w:rsidRDefault="005F2738">
            <w:pPr>
              <w:pStyle w:val="notetable"/>
              <w:keepLines/>
              <w:rPr>
                <w:del w:id="674" w:author="Nadjim Brahmi" w:date="2018-11-09T10:12:00Z"/>
              </w:rPr>
            </w:pPr>
            <w:bookmarkStart w:id="675" w:name="_Toc529785535"/>
            <w:bookmarkEnd w:id="675"/>
          </w:p>
        </w:tc>
        <w:tc>
          <w:tcPr>
            <w:tcW w:w="4320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31B5A887" w14:textId="3E6ACFBB" w:rsidR="005F2738" w:rsidDel="00BB1CB6" w:rsidRDefault="0015084F">
            <w:pPr>
              <w:pStyle w:val="commandreponse"/>
              <w:spacing w:after="0"/>
              <w:rPr>
                <w:del w:id="676" w:author="Nadjim Brahmi" w:date="2018-11-09T10:12:00Z"/>
              </w:rPr>
            </w:pPr>
            <w:del w:id="677" w:author="Nadjim Brahmi" w:date="2018-11-09T10:12:00Z">
              <w:r w:rsidDel="00BB1CB6">
                <w:delText>!name: (x,y),(a,b)</w:delText>
              </w:r>
              <w:r w:rsidDel="00BB1CB6">
                <w:br/>
                <w:delText>!name: z,(f,g),(0-1)</w:delText>
              </w:r>
              <w:bookmarkStart w:id="678" w:name="_Toc529785536"/>
              <w:bookmarkEnd w:id="678"/>
            </w:del>
          </w:p>
          <w:p w14:paraId="210F0907" w14:textId="22B006B6" w:rsidR="005F2738" w:rsidDel="00BB1CB6" w:rsidRDefault="005F2738">
            <w:pPr>
              <w:pStyle w:val="commandreponse"/>
              <w:spacing w:after="0"/>
              <w:rPr>
                <w:del w:id="679" w:author="Nadjim Brahmi" w:date="2018-11-09T10:12:00Z"/>
              </w:rPr>
            </w:pPr>
            <w:bookmarkStart w:id="680" w:name="_Toc529785537"/>
            <w:bookmarkEnd w:id="680"/>
          </w:p>
          <w:p w14:paraId="58DA1E0B" w14:textId="1560DFF1" w:rsidR="005F2738" w:rsidDel="00BB1CB6" w:rsidRDefault="0015084F">
            <w:pPr>
              <w:pStyle w:val="commandreponse"/>
              <w:spacing w:after="0"/>
              <w:rPr>
                <w:del w:id="681" w:author="Nadjim Brahmi" w:date="2018-11-09T10:12:00Z"/>
              </w:rPr>
            </w:pPr>
            <w:del w:id="682" w:author="Nadjim Brahmi" w:date="2018-11-09T10:12:00Z">
              <w:r w:rsidDel="00BB1CB6">
                <w:delText>OK</w:delText>
              </w:r>
              <w:bookmarkStart w:id="683" w:name="_Toc529785538"/>
              <w:bookmarkEnd w:id="683"/>
            </w:del>
          </w:p>
        </w:tc>
        <w:bookmarkStart w:id="684" w:name="_Toc529785539"/>
        <w:bookmarkEnd w:id="684"/>
      </w:tr>
      <w:tr w:rsidR="005F2738" w:rsidDel="00BB1CB6" w14:paraId="29DD4953" w14:textId="4CD82CD1">
        <w:trPr>
          <w:cantSplit/>
          <w:del w:id="685" w:author="Nadjim Brahmi" w:date="2018-11-09T10:12:00Z"/>
        </w:trPr>
        <w:tc>
          <w:tcPr>
            <w:tcW w:w="4319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46505648" w14:textId="486AAA5F" w:rsidR="005F2738" w:rsidDel="00BB1CB6" w:rsidRDefault="0015084F">
            <w:pPr>
              <w:pStyle w:val="command"/>
              <w:rPr>
                <w:del w:id="686" w:author="Nadjim Brahmi" w:date="2018-11-09T10:12:00Z"/>
              </w:rPr>
            </w:pPr>
            <w:del w:id="687" w:author="Nadjim Brahmi" w:date="2018-11-09T10:12:00Z">
              <w:r w:rsidDel="00BB1CB6">
                <w:delText>AT+WDSC?</w:delText>
              </w:r>
              <w:bookmarkStart w:id="688" w:name="_Toc529785540"/>
              <w:bookmarkEnd w:id="688"/>
            </w:del>
          </w:p>
        </w:tc>
        <w:tc>
          <w:tcPr>
            <w:tcW w:w="4320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130AE06D" w14:textId="6C511107" w:rsidR="005F2738" w:rsidDel="00BB1CB6" w:rsidRDefault="0015084F">
            <w:pPr>
              <w:pStyle w:val="commandreponse"/>
              <w:spacing w:after="0"/>
              <w:rPr>
                <w:del w:id="689" w:author="Nadjim Brahmi" w:date="2018-11-09T10:12:00Z"/>
                <w:lang w:val="en-GB"/>
              </w:rPr>
            </w:pPr>
            <w:del w:id="690" w:author="Nadjim Brahmi" w:date="2018-11-09T10:12:00Z">
              <w:r w:rsidDel="00BB1CB6">
                <w:rPr>
                  <w:lang w:val="en-GB"/>
                </w:rPr>
                <w:delText>!name: x,b</w:delText>
              </w:r>
              <w:r w:rsidDel="00BB1CB6">
                <w:rPr>
                  <w:lang w:val="en-GB"/>
                </w:rPr>
                <w:br/>
                <w:delText>!name: y,a</w:delText>
              </w:r>
              <w:r w:rsidDel="00BB1CB6">
                <w:rPr>
                  <w:lang w:val="en-GB"/>
                </w:rPr>
                <w:br/>
                <w:delText>!name: z,f,0</w:delText>
              </w:r>
              <w:r w:rsidDel="00BB1CB6">
                <w:rPr>
                  <w:lang w:val="en-GB"/>
                </w:rPr>
                <w:br/>
              </w:r>
              <w:bookmarkStart w:id="691" w:name="_Toc529785541"/>
              <w:bookmarkEnd w:id="691"/>
            </w:del>
          </w:p>
          <w:p w14:paraId="23506807" w14:textId="150376F8" w:rsidR="005F2738" w:rsidDel="00BB1CB6" w:rsidRDefault="0015084F">
            <w:pPr>
              <w:pStyle w:val="commandreponse"/>
              <w:spacing w:after="0"/>
              <w:rPr>
                <w:del w:id="692" w:author="Nadjim Brahmi" w:date="2018-11-09T10:12:00Z"/>
                <w:lang w:val="en-GB"/>
              </w:rPr>
            </w:pPr>
            <w:del w:id="693" w:author="Nadjim Brahmi" w:date="2018-11-09T10:12:00Z">
              <w:r w:rsidDel="00BB1CB6">
                <w:rPr>
                  <w:lang w:val="en-GB"/>
                </w:rPr>
                <w:delText>OK</w:delText>
              </w:r>
              <w:bookmarkStart w:id="694" w:name="_Toc529785542"/>
              <w:bookmarkEnd w:id="694"/>
            </w:del>
          </w:p>
          <w:p w14:paraId="5EB39162" w14:textId="7A092B89" w:rsidR="005F2738" w:rsidDel="00BB1CB6" w:rsidRDefault="0015084F">
            <w:pPr>
              <w:pStyle w:val="commandreponse"/>
              <w:rPr>
                <w:del w:id="695" w:author="Nadjim Brahmi" w:date="2018-11-09T10:12:00Z"/>
                <w:rFonts w:ascii="Zurich Ex BT" w:hAnsi="Zurich Ex BT"/>
                <w:i/>
                <w:sz w:val="16"/>
                <w:szCs w:val="16"/>
                <w:lang w:val="en-GB"/>
              </w:rPr>
            </w:pPr>
            <w:del w:id="696" w:author="Nadjim Brahmi" w:date="2018-11-09T10:12:00Z">
              <w:r w:rsidDel="00BB1CB6">
                <w:rPr>
                  <w:rFonts w:ascii="Zurich Ex BT" w:hAnsi="Zurich Ex BT"/>
                  <w:i/>
                  <w:sz w:val="16"/>
                  <w:szCs w:val="16"/>
                  <w:lang w:val="en-GB"/>
                </w:rPr>
                <w:delText>Note: All modes are deactivated except retry mode which used the default timers</w:delText>
              </w:r>
              <w:bookmarkStart w:id="697" w:name="_Toc529785543"/>
              <w:bookmarkEnd w:id="697"/>
            </w:del>
          </w:p>
        </w:tc>
        <w:bookmarkStart w:id="698" w:name="_Toc529785544"/>
        <w:bookmarkEnd w:id="698"/>
      </w:tr>
      <w:tr w:rsidR="005F2738" w:rsidDel="00BB1CB6" w14:paraId="644986E7" w14:textId="0A1E1FC0">
        <w:trPr>
          <w:cantSplit/>
          <w:del w:id="699" w:author="Nadjim Brahmi" w:date="2018-11-09T10:12:00Z"/>
        </w:trPr>
        <w:tc>
          <w:tcPr>
            <w:tcW w:w="4319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2952BE22" w14:textId="4A8F1EB8" w:rsidR="005F2738" w:rsidDel="00BB1CB6" w:rsidRDefault="0015084F">
            <w:pPr>
              <w:pStyle w:val="command"/>
              <w:rPr>
                <w:del w:id="700" w:author="Nadjim Brahmi" w:date="2018-11-09T10:12:00Z"/>
              </w:rPr>
            </w:pPr>
            <w:del w:id="701" w:author="Nadjim Brahmi" w:date="2018-11-09T10:12:00Z">
              <w:r w:rsidDel="00BB1CB6">
                <w:delText>AT+WDSC=x,a</w:delText>
              </w:r>
              <w:bookmarkStart w:id="702" w:name="_Toc529785545"/>
              <w:bookmarkEnd w:id="702"/>
            </w:del>
          </w:p>
        </w:tc>
        <w:tc>
          <w:tcPr>
            <w:tcW w:w="4320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6654F50B" w14:textId="10683DF8" w:rsidR="005F2738" w:rsidDel="00BB1CB6" w:rsidRDefault="0015084F">
            <w:pPr>
              <w:pStyle w:val="commandreponse"/>
              <w:rPr>
                <w:del w:id="703" w:author="Nadjim Brahmi" w:date="2018-11-09T10:12:00Z"/>
                <w:lang w:val="en-GB"/>
              </w:rPr>
            </w:pPr>
            <w:del w:id="704" w:author="Nadjim Brahmi" w:date="2018-11-09T10:12:00Z">
              <w:r w:rsidDel="00BB1CB6">
                <w:rPr>
                  <w:lang w:val="en-GB"/>
                </w:rPr>
                <w:delText>OK</w:delText>
              </w:r>
              <w:bookmarkStart w:id="705" w:name="_Toc529785546"/>
              <w:bookmarkEnd w:id="705"/>
            </w:del>
          </w:p>
        </w:tc>
        <w:bookmarkStart w:id="706" w:name="_Toc529785547"/>
        <w:bookmarkEnd w:id="706"/>
      </w:tr>
      <w:tr w:rsidR="005F2738" w:rsidDel="00BB1CB6" w14:paraId="41D67C0A" w14:textId="22067B4A">
        <w:trPr>
          <w:cantSplit/>
          <w:del w:id="707" w:author="Nadjim Brahmi" w:date="2018-11-09T10:12:00Z"/>
        </w:trPr>
        <w:tc>
          <w:tcPr>
            <w:tcW w:w="4319" w:type="dxa"/>
            <w:tcBorders>
              <w:top w:val="single" w:sz="6" w:space="0" w:color="000001"/>
              <w:left w:val="single" w:sz="2" w:space="0" w:color="00000A"/>
              <w:bottom w:val="single" w:sz="12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73C938F0" w14:textId="6F9A7AC4" w:rsidR="005F2738" w:rsidDel="00BB1CB6" w:rsidRDefault="0015084F">
            <w:pPr>
              <w:pStyle w:val="command"/>
              <w:rPr>
                <w:del w:id="708" w:author="Nadjim Brahmi" w:date="2018-11-09T10:12:00Z"/>
              </w:rPr>
            </w:pPr>
            <w:del w:id="709" w:author="Nadjim Brahmi" w:date="2018-11-09T10:12:00Z">
              <w:r w:rsidDel="00BB1CB6">
                <w:delText>AT+WDSC?</w:delText>
              </w:r>
              <w:bookmarkStart w:id="710" w:name="_Toc529785548"/>
              <w:bookmarkEnd w:id="710"/>
            </w:del>
          </w:p>
        </w:tc>
        <w:tc>
          <w:tcPr>
            <w:tcW w:w="4320" w:type="dxa"/>
            <w:tcBorders>
              <w:top w:val="single" w:sz="6" w:space="0" w:color="000001"/>
              <w:left w:val="single" w:sz="2" w:space="0" w:color="00000A"/>
              <w:bottom w:val="single" w:sz="12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</w:tcPr>
          <w:p w14:paraId="099A340B" w14:textId="75D715DF" w:rsidR="005F2738" w:rsidDel="00BB1CB6" w:rsidRDefault="0015084F">
            <w:pPr>
              <w:pStyle w:val="commandreponse"/>
              <w:spacing w:after="0"/>
              <w:rPr>
                <w:del w:id="711" w:author="Nadjim Brahmi" w:date="2018-11-09T10:12:00Z"/>
                <w:lang w:val="en-GB"/>
              </w:rPr>
            </w:pPr>
            <w:del w:id="712" w:author="Nadjim Brahmi" w:date="2018-11-09T10:12:00Z">
              <w:r w:rsidDel="00BB1CB6">
                <w:rPr>
                  <w:lang w:val="en-GB"/>
                </w:rPr>
                <w:delText>!name: x,a</w:delText>
              </w:r>
              <w:r w:rsidDel="00BB1CB6">
                <w:rPr>
                  <w:lang w:val="en-GB"/>
                </w:rPr>
                <w:br/>
                <w:delText>!name: y,a</w:delText>
              </w:r>
              <w:r w:rsidDel="00BB1CB6">
                <w:rPr>
                  <w:lang w:val="en-GB"/>
                </w:rPr>
                <w:br/>
                <w:delText>!name: z,f,0</w:delText>
              </w:r>
              <w:r w:rsidDel="00BB1CB6">
                <w:rPr>
                  <w:lang w:val="en-GB"/>
                </w:rPr>
                <w:br/>
              </w:r>
              <w:bookmarkStart w:id="713" w:name="_Toc529785549"/>
              <w:bookmarkEnd w:id="713"/>
            </w:del>
          </w:p>
          <w:p w14:paraId="7BCB505A" w14:textId="5B2E808D" w:rsidR="005F2738" w:rsidDel="00BB1CB6" w:rsidRDefault="0015084F">
            <w:pPr>
              <w:pStyle w:val="commandreponse"/>
              <w:spacing w:after="0"/>
              <w:rPr>
                <w:del w:id="714" w:author="Nadjim Brahmi" w:date="2018-11-09T10:12:00Z"/>
                <w:lang w:val="en-GB"/>
              </w:rPr>
            </w:pPr>
            <w:del w:id="715" w:author="Nadjim Brahmi" w:date="2018-11-09T10:12:00Z">
              <w:r w:rsidDel="00BB1CB6">
                <w:rPr>
                  <w:lang w:val="en-GB"/>
                </w:rPr>
                <w:delText>OK</w:delText>
              </w:r>
              <w:bookmarkStart w:id="716" w:name="_Toc529785550"/>
              <w:bookmarkEnd w:id="716"/>
            </w:del>
          </w:p>
        </w:tc>
        <w:bookmarkStart w:id="717" w:name="_Toc529785551"/>
        <w:bookmarkEnd w:id="717"/>
      </w:tr>
    </w:tbl>
    <w:p w14:paraId="3C673B09" w14:textId="1B3D0D72" w:rsidR="005F2738" w:rsidRDefault="0015084F">
      <w:pPr>
        <w:pStyle w:val="Heading2"/>
        <w:numPr>
          <w:ilvl w:val="1"/>
          <w:numId w:val="2"/>
        </w:numPr>
      </w:pPr>
      <w:bookmarkStart w:id="718" w:name="_Toc5208798061"/>
      <w:bookmarkStart w:id="719" w:name="_Toc435604049"/>
      <w:bookmarkStart w:id="720" w:name="_Toc284402456"/>
      <w:bookmarkStart w:id="721" w:name="_Toc225649825"/>
      <w:bookmarkStart w:id="722" w:name="_Ref5194153571"/>
      <w:bookmarkStart w:id="723" w:name="_Toc435604050"/>
      <w:bookmarkStart w:id="724" w:name="_Toc529785552"/>
      <w:bookmarkEnd w:id="718"/>
      <w:bookmarkEnd w:id="719"/>
      <w:bookmarkEnd w:id="720"/>
      <w:bookmarkEnd w:id="721"/>
      <w:bookmarkEnd w:id="722"/>
      <w:bookmarkEnd w:id="723"/>
      <w:r>
        <w:t xml:space="preserve">Device Services </w:t>
      </w:r>
      <w:r w:rsidR="00D2463A">
        <w:t xml:space="preserve">Third Party </w:t>
      </w:r>
      <w:del w:id="725" w:author="Nadjim Brahmi" w:date="2018-11-12T11:24:00Z">
        <w:r w:rsidR="00D2463A" w:rsidDel="00574AA2">
          <w:delText xml:space="preserve">Download </w:delText>
        </w:r>
      </w:del>
      <w:ins w:id="726" w:author="Nadjim Brahmi" w:date="2018-11-12T11:24:00Z">
        <w:r w:rsidR="00574AA2">
          <w:t>F</w:t>
        </w:r>
      </w:ins>
      <w:ins w:id="727" w:author="Nadjim Brahmi" w:date="2018-11-12T16:16:00Z">
        <w:r w:rsidR="006E799C">
          <w:t>OTA</w:t>
        </w:r>
      </w:ins>
      <w:ins w:id="728" w:author="Nadjim Brahmi" w:date="2018-11-12T11:24:00Z">
        <w:r w:rsidR="00574AA2">
          <w:t xml:space="preserve"> </w:t>
        </w:r>
      </w:ins>
      <w:r>
        <w:t>+</w:t>
      </w:r>
      <w:ins w:id="729" w:author="Nadjim Brahmi" w:date="2018-11-12T16:16:00Z">
        <w:r w:rsidR="006E799C">
          <w:t>WDS</w:t>
        </w:r>
      </w:ins>
      <w:ins w:id="730" w:author="Nadjim Brahmi" w:date="2018-11-12T11:24:00Z">
        <w:r w:rsidR="00574AA2">
          <w:t>TPF</w:t>
        </w:r>
        <w:bookmarkEnd w:id="724"/>
        <w:r w:rsidR="00574AA2">
          <w:t xml:space="preserve"> </w:t>
        </w:r>
      </w:ins>
      <w:del w:id="731" w:author="Nadjim Brahmi" w:date="2018-11-12T11:24:00Z">
        <w:r w:rsidDel="00574AA2">
          <w:delText>WDS</w:delText>
        </w:r>
        <w:r w:rsidR="00D2463A" w:rsidDel="00574AA2">
          <w:delText>RD</w:delText>
        </w:r>
      </w:del>
    </w:p>
    <w:p w14:paraId="2B5AD0E0" w14:textId="4C196BC6" w:rsidR="005F2738" w:rsidDel="0068000B" w:rsidRDefault="0015084F">
      <w:pPr>
        <w:pStyle w:val="Style1"/>
        <w:keepNext/>
        <w:rPr>
          <w:del w:id="732" w:author="Nadjim Brahmi" w:date="2018-11-09T10:10:00Z"/>
        </w:rPr>
      </w:pPr>
      <w:del w:id="733" w:author="Nadjim Brahmi" w:date="2018-11-09T10:10:00Z">
        <w:r w:rsidDel="0068000B">
          <w:delText>Protection Level</w:delText>
        </w:r>
      </w:del>
    </w:p>
    <w:p w14:paraId="560BFDD6" w14:textId="249ED099" w:rsidR="005F2738" w:rsidDel="0068000B" w:rsidRDefault="0015084F">
      <w:pPr>
        <w:pStyle w:val="BodyText"/>
        <w:rPr>
          <w:del w:id="734" w:author="Nadjim Brahmi" w:date="2018-11-09T10:10:00Z"/>
        </w:rPr>
      </w:pPr>
      <w:del w:id="735" w:author="Nadjim Brahmi" w:date="2018-11-09T10:10:00Z">
        <w:r w:rsidDel="0068000B">
          <w:delText>Level 1</w:delText>
        </w:r>
      </w:del>
    </w:p>
    <w:p w14:paraId="2515DA21" w14:textId="7CFD0C15" w:rsidR="005F2738" w:rsidDel="006E799C" w:rsidRDefault="0015084F">
      <w:pPr>
        <w:pStyle w:val="Style1"/>
        <w:keepNext/>
        <w:rPr>
          <w:del w:id="736" w:author="Nadjim Brahmi" w:date="2018-11-12T16:18:00Z"/>
        </w:rPr>
      </w:pPr>
      <w:del w:id="737" w:author="Nadjim Brahmi" w:date="2018-11-12T16:18:00Z">
        <w:r w:rsidDel="006E799C">
          <w:delText>Documentation</w:delText>
        </w:r>
      </w:del>
    </w:p>
    <w:p w14:paraId="525DE03B" w14:textId="3C18B0E3" w:rsidR="005F2738" w:rsidDel="006E799C" w:rsidRDefault="0015084F">
      <w:pPr>
        <w:pStyle w:val="BodyText"/>
        <w:rPr>
          <w:del w:id="738" w:author="Nadjim Brahmi" w:date="2018-11-12T16:18:00Z"/>
        </w:rPr>
      </w:pPr>
      <w:del w:id="739" w:author="Nadjim Brahmi" w:date="2018-11-12T16:18:00Z">
        <w:r w:rsidDel="006E799C">
          <w:delText>&lt;TBD&gt;</w:delText>
        </w:r>
      </w:del>
    </w:p>
    <w:p w14:paraId="767012C5" w14:textId="27FD3260" w:rsidR="005F2738" w:rsidDel="00226EA6" w:rsidRDefault="00D2463A">
      <w:pPr>
        <w:pStyle w:val="Style1"/>
        <w:keepNext/>
        <w:rPr>
          <w:del w:id="740" w:author="Nadjim Brahmi" w:date="2018-11-09T17:21:00Z"/>
        </w:rPr>
      </w:pPr>
      <w:del w:id="741" w:author="Nadjim Brahmi" w:date="2018-11-09T17:21:00Z">
        <w:r w:rsidDel="00226EA6">
          <w:rPr>
            <w:noProof/>
          </w:rPr>
          <w:drawing>
            <wp:anchor distT="0" distB="0" distL="114300" distR="114300" simplePos="0" relativeHeight="251663360" behindDoc="0" locked="0" layoutInCell="1" allowOverlap="1" wp14:anchorId="4AC4982D" wp14:editId="542781DA">
              <wp:simplePos x="0" y="0"/>
              <wp:positionH relativeFrom="column">
                <wp:posOffset>2381250</wp:posOffset>
              </wp:positionH>
              <wp:positionV relativeFrom="paragraph">
                <wp:posOffset>266700</wp:posOffset>
              </wp:positionV>
              <wp:extent cx="523875" cy="381000"/>
              <wp:effectExtent l="0" t="0" r="0" b="0"/>
              <wp:wrapSquare wrapText="bothSides"/>
              <wp:docPr id="26" name="Picture 61" descr="Wind 3mo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Picture 61" descr="Wind 3mod"/>
                      <pic:cNvPicPr>
                        <a:picLocks noChangeAspect="1" noChangeArrowheads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3875" cy="381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Del="00226EA6">
          <w:rPr>
            <w:noProof/>
          </w:rPr>
          <w:drawing>
            <wp:anchor distT="0" distB="0" distL="114300" distR="114300" simplePos="0" relativeHeight="251656192" behindDoc="0" locked="0" layoutInCell="1" allowOverlap="1" wp14:anchorId="59A2C763" wp14:editId="66C7E761">
              <wp:simplePos x="0" y="0"/>
              <wp:positionH relativeFrom="column">
                <wp:posOffset>790575</wp:posOffset>
              </wp:positionH>
              <wp:positionV relativeFrom="paragraph">
                <wp:posOffset>247650</wp:posOffset>
              </wp:positionV>
              <wp:extent cx="666750" cy="390525"/>
              <wp:effectExtent l="0" t="0" r="0" b="0"/>
              <wp:wrapSquare wrapText="bothSides"/>
              <wp:docPr id="3" name="Picture 63" descr="PIN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Picture 63" descr="PIN1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6750" cy="390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Del="00226EA6">
          <w:rPr>
            <w:noProof/>
          </w:rPr>
          <w:drawing>
            <wp:anchor distT="0" distB="0" distL="114300" distR="114300" simplePos="0" relativeHeight="251661312" behindDoc="0" locked="0" layoutInCell="1" allowOverlap="1" wp14:anchorId="48EF6148" wp14:editId="3CAA35FF">
              <wp:simplePos x="0" y="0"/>
              <wp:positionH relativeFrom="column">
                <wp:posOffset>1562100</wp:posOffset>
              </wp:positionH>
              <wp:positionV relativeFrom="paragraph">
                <wp:posOffset>247650</wp:posOffset>
              </wp:positionV>
              <wp:extent cx="666750" cy="390525"/>
              <wp:effectExtent l="0" t="0" r="0" b="0"/>
              <wp:wrapThrough wrapText="bothSides">
                <wp:wrapPolygon edited="0">
                  <wp:start x="0" y="0"/>
                  <wp:lineTo x="0" y="21073"/>
                  <wp:lineTo x="20983" y="21073"/>
                  <wp:lineTo x="20983" y="0"/>
                  <wp:lineTo x="0" y="0"/>
                </wp:wrapPolygon>
              </wp:wrapThrough>
              <wp:docPr id="24" name="Picture 62" descr="No_pin_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Picture 62" descr="No_pin_2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6750" cy="390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15084F" w:rsidDel="00226EA6">
          <w:delText>Applicable Logos</w:delText>
        </w:r>
      </w:del>
    </w:p>
    <w:tbl>
      <w:tblPr>
        <w:tblW w:w="11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0"/>
      </w:tblGrid>
      <w:tr w:rsidR="005F2738" w:rsidDel="00B6191A" w14:paraId="6F4D10CC" w14:textId="73AB3B8F" w:rsidTr="00D2463A">
        <w:trPr>
          <w:del w:id="742" w:author="Nadjim Brahmi" w:date="2018-11-09T17:22:00Z"/>
        </w:trPr>
        <w:tc>
          <w:tcPr>
            <w:tcW w:w="1190" w:type="dxa"/>
            <w:shd w:val="clear" w:color="auto" w:fill="FFFFFF"/>
          </w:tcPr>
          <w:p w14:paraId="448CF984" w14:textId="3F95DF7B" w:rsidR="005F2738" w:rsidDel="00B6191A" w:rsidRDefault="00D2463A">
            <w:pPr>
              <w:pStyle w:val="Logo"/>
              <w:rPr>
                <w:del w:id="743" w:author="Nadjim Brahmi" w:date="2018-11-09T17:22:00Z"/>
              </w:rPr>
            </w:pPr>
            <w:del w:id="744" w:author="Nadjim Brahmi" w:date="2018-11-09T17:21:00Z">
              <w:r w:rsidDel="00226EA6">
                <w:rPr>
                  <w:noProof/>
                </w:rPr>
                <w:drawing>
                  <wp:inline distT="0" distB="0" distL="0" distR="0" wp14:anchorId="086E96C8" wp14:editId="3FE07F68">
                    <wp:extent cx="666750" cy="390525"/>
                    <wp:effectExtent l="0" t="0" r="0" b="0"/>
                    <wp:docPr id="2" name="Picture 64" descr="With_Si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" name="Picture 64" descr="With_Sim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6750" cy="390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Del="00226EA6">
                <w:delText xml:space="preserve"> </w:delText>
              </w:r>
            </w:del>
          </w:p>
        </w:tc>
      </w:tr>
    </w:tbl>
    <w:p w14:paraId="3567E018" w14:textId="2024323C" w:rsidR="00D2463A" w:rsidDel="00226EA6" w:rsidRDefault="00D2463A">
      <w:pPr>
        <w:pStyle w:val="Style1"/>
        <w:keepNext/>
        <w:rPr>
          <w:del w:id="745" w:author="Nadjim Brahmi" w:date="2018-11-09T17:21:00Z"/>
        </w:rPr>
      </w:pPr>
    </w:p>
    <w:p w14:paraId="7A8A45C3" w14:textId="6AD98247" w:rsidR="005F2738" w:rsidRDefault="0015084F">
      <w:pPr>
        <w:pStyle w:val="Style1"/>
        <w:keepNext/>
      </w:pPr>
      <w:r>
        <w:t>Description</w:t>
      </w:r>
    </w:p>
    <w:p w14:paraId="77ADF79E" w14:textId="441B4603" w:rsidR="00D2463A" w:rsidRDefault="00B6191A" w:rsidP="00D2463A">
      <w:ins w:id="746" w:author="Nadjim Brahmi" w:date="2018-11-09T17:22:00Z">
        <w:r>
          <w:rPr>
            <w:color w:val="000000"/>
          </w:rPr>
          <w:t xml:space="preserve">This Sierra Wireless proprietary command allows user to manage a FOTA from a </w:t>
        </w:r>
      </w:ins>
      <w:ins w:id="747" w:author="Nadjim Brahmi" w:date="2018-11-09T17:23:00Z">
        <w:r>
          <w:rPr>
            <w:color w:val="000000"/>
          </w:rPr>
          <w:t>third-party</w:t>
        </w:r>
      </w:ins>
      <w:ins w:id="748" w:author="Nadjim Brahmi" w:date="2018-11-09T17:22:00Z">
        <w:r>
          <w:rPr>
            <w:color w:val="000000"/>
          </w:rPr>
          <w:t xml:space="preserve"> server</w:t>
        </w:r>
      </w:ins>
      <w:del w:id="749" w:author="Nadjim Brahmi" w:date="2018-11-09T17:22:00Z">
        <w:r w:rsidR="00D2463A" w:rsidDel="00B6191A">
          <w:rPr>
            <w:color w:val="000000"/>
          </w:rPr>
          <w:delText>This Sierra Wireless proprietary command allows user to manage the device services Download session</w:delText>
        </w:r>
      </w:del>
      <w:r w:rsidR="00D2463A">
        <w:rPr>
          <w:color w:val="000000"/>
        </w:rPr>
        <w:t>. It can be used to:</w:t>
      </w:r>
    </w:p>
    <w:p w14:paraId="172843F0" w14:textId="20A8AE3B" w:rsidR="00D2463A" w:rsidRDefault="007F2FE8">
      <w:pPr>
        <w:pStyle w:val="Bulleted"/>
        <w:numPr>
          <w:ilvl w:val="0"/>
          <w:numId w:val="4"/>
        </w:numPr>
      </w:pPr>
      <w:r>
        <w:rPr>
          <w:color w:val="000000"/>
        </w:rPr>
        <w:t xml:space="preserve">Set the package </w:t>
      </w:r>
      <w:del w:id="750" w:author="Frédéric Dur" w:date="2018-11-09T09:26:00Z">
        <w:r w:rsidDel="002655C7">
          <w:rPr>
            <w:color w:val="000000"/>
          </w:rPr>
          <w:delText xml:space="preserve">addressee </w:delText>
        </w:r>
      </w:del>
      <w:ins w:id="751" w:author="Frédéric Dur" w:date="2018-11-09T09:26:00Z">
        <w:r w:rsidR="002655C7">
          <w:rPr>
            <w:color w:val="000000"/>
          </w:rPr>
          <w:t xml:space="preserve">address </w:t>
        </w:r>
      </w:ins>
      <w:r>
        <w:rPr>
          <w:color w:val="000000"/>
        </w:rPr>
        <w:t>(URL)</w:t>
      </w:r>
      <w:r w:rsidR="00D2463A">
        <w:rPr>
          <w:color w:val="000000"/>
        </w:rPr>
        <w:t>.</w:t>
      </w:r>
    </w:p>
    <w:p w14:paraId="7EC31A76" w14:textId="4CDB81FB" w:rsidR="00D2463A" w:rsidRPr="007241E9" w:rsidRDefault="00D2463A" w:rsidP="00D2463A">
      <w:pPr>
        <w:pStyle w:val="Bulleted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Initiate a</w:t>
      </w:r>
      <w:r w:rsidR="004125CB">
        <w:rPr>
          <w:color w:val="000000"/>
        </w:rPr>
        <w:t xml:space="preserve"> package download from the specified server.</w:t>
      </w:r>
    </w:p>
    <w:p w14:paraId="62683BA8" w14:textId="77777777" w:rsidR="005F2738" w:rsidRDefault="0015084F">
      <w:pPr>
        <w:pStyle w:val="Style1"/>
        <w:keepNext/>
        <w:keepLines/>
      </w:pPr>
      <w:r>
        <w:t>Syntax</w:t>
      </w:r>
    </w:p>
    <w:p w14:paraId="53C57CB0" w14:textId="397F0D9E" w:rsidR="005F2738" w:rsidRDefault="0015084F">
      <w:pPr>
        <w:pStyle w:val="Bulleted"/>
        <w:numPr>
          <w:ilvl w:val="0"/>
          <w:numId w:val="4"/>
        </w:numPr>
        <w:rPr>
          <w:lang w:val="fr-FR"/>
        </w:rPr>
      </w:pPr>
      <w:r>
        <w:rPr>
          <w:lang w:val="fr-FR"/>
        </w:rPr>
        <w:t>For &lt;</w:t>
      </w:r>
      <w:del w:id="752" w:author="Nadjim Brahmi" w:date="2018-11-12T16:19:00Z">
        <w:r w:rsidDel="006E799C">
          <w:rPr>
            <w:lang w:val="fr-FR"/>
          </w:rPr>
          <w:delText>M</w:delText>
        </w:r>
      </w:del>
      <w:ins w:id="753" w:author="Nadjim Brahmi" w:date="2018-11-12T16:19:00Z">
        <w:r w:rsidR="006E799C">
          <w:rPr>
            <w:lang w:val="fr-FR"/>
          </w:rPr>
          <w:t>m</w:t>
        </w:r>
      </w:ins>
      <w:r>
        <w:rPr>
          <w:lang w:val="fr-FR"/>
        </w:rPr>
        <w:t>ode&gt;= 0</w:t>
      </w:r>
    </w:p>
    <w:p w14:paraId="2190A59C" w14:textId="48A7391B" w:rsidR="004125CB" w:rsidRPr="002655C7" w:rsidRDefault="004125CB" w:rsidP="002655C7">
      <w:pPr>
        <w:pStyle w:val="Bulleted"/>
        <w:ind w:left="360"/>
      </w:pPr>
      <w:r w:rsidRPr="002655C7">
        <w:t>This mode is used t</w:t>
      </w:r>
      <w:r>
        <w:t xml:space="preserve">o </w:t>
      </w:r>
      <w:del w:id="754" w:author="Nadjim Brahmi" w:date="2018-11-12T16:18:00Z">
        <w:r w:rsidDel="006E799C">
          <w:delText xml:space="preserve">register </w:delText>
        </w:r>
      </w:del>
      <w:ins w:id="755" w:author="Nadjim Brahmi" w:date="2018-11-12T16:18:00Z">
        <w:r w:rsidR="006E799C">
          <w:t xml:space="preserve">set </w:t>
        </w:r>
      </w:ins>
      <w:r>
        <w:t xml:space="preserve">the </w:t>
      </w:r>
      <w:del w:id="756" w:author="Frédéric Dur" w:date="2018-11-09T09:26:00Z">
        <w:r w:rsidDel="002655C7">
          <w:delText xml:space="preserve">addressee </w:delText>
        </w:r>
      </w:del>
      <w:ins w:id="757" w:author="Frédéric Dur" w:date="2018-11-09T09:26:00Z">
        <w:r w:rsidR="002655C7">
          <w:t xml:space="preserve">address </w:t>
        </w:r>
      </w:ins>
      <w:r>
        <w:t>of the package which will be downloaded</w:t>
      </w:r>
      <w:ins w:id="758" w:author="Nadjim Brahmi" w:date="2018-11-12T16:21:00Z">
        <w:r w:rsidR="006E799C">
          <w:t>.</w:t>
        </w:r>
      </w:ins>
      <w:del w:id="759" w:author="Nadjim Brahmi" w:date="2018-11-12T16:21:00Z">
        <w:r w:rsidDel="006E799C">
          <w:delText xml:space="preserve"> </w:delText>
        </w:r>
      </w:del>
    </w:p>
    <w:tbl>
      <w:tblPr>
        <w:tblW w:w="86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14:paraId="6582D155" w14:textId="77777777">
        <w:tc>
          <w:tcPr>
            <w:tcW w:w="8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5A4D51EA" w14:textId="77777777" w:rsidR="005F2738" w:rsidRDefault="0015084F">
            <w:pPr>
              <w:pStyle w:val="syntaxcommand"/>
              <w:ind w:left="708" w:hanging="708"/>
            </w:pPr>
            <w:r>
              <w:rPr>
                <w:rFonts w:ascii="Helvetica" w:hAnsi="Helvetica"/>
                <w:color w:val="3D3E40"/>
              </w:rPr>
              <w:t>Action co</w:t>
            </w:r>
            <w:r>
              <w:rPr>
                <w:rFonts w:ascii="Helvetica" w:hAnsi="Helvetica"/>
                <w:color w:val="000000"/>
              </w:rPr>
              <w:t>mma</w:t>
            </w:r>
            <w:r>
              <w:rPr>
                <w:rFonts w:ascii="Helvetica" w:hAnsi="Helvetica"/>
                <w:color w:val="3D3E40"/>
              </w:rPr>
              <w:t>nd</w:t>
            </w:r>
          </w:p>
          <w:p w14:paraId="634C6003" w14:textId="08F5A7DE" w:rsidR="005F2738" w:rsidRDefault="0015084F">
            <w:pPr>
              <w:pStyle w:val="command"/>
            </w:pPr>
            <w:r>
              <w:t>AT+WDS</w:t>
            </w:r>
            <w:ins w:id="760" w:author="Nadjim Brahmi" w:date="2018-11-12T11:24:00Z">
              <w:r w:rsidR="00574AA2">
                <w:t>TPF</w:t>
              </w:r>
            </w:ins>
            <w:del w:id="761" w:author="Nadjim Brahmi" w:date="2018-11-12T11:24:00Z">
              <w:r w:rsidR="004125CB" w:rsidDel="00574AA2">
                <w:delText>RD</w:delText>
              </w:r>
            </w:del>
            <w:r>
              <w:t>=&lt;</w:t>
            </w:r>
            <w:del w:id="762" w:author="Nadjim Brahmi" w:date="2018-11-12T16:19:00Z">
              <w:r w:rsidDel="006E799C">
                <w:delText>M</w:delText>
              </w:r>
            </w:del>
            <w:ins w:id="763" w:author="Nadjim Brahmi" w:date="2018-11-12T16:19:00Z">
              <w:r w:rsidR="006E799C">
                <w:t>m</w:t>
              </w:r>
            </w:ins>
            <w:r>
              <w:t>od</w:t>
            </w:r>
            <w:r>
              <w:rPr>
                <w:color w:val="000000"/>
              </w:rPr>
              <w:t>e&gt;,</w:t>
            </w:r>
            <w:del w:id="764" w:author="Frédéric Dur" w:date="2018-11-09T09:26:00Z">
              <w:r w:rsidR="004125CB" w:rsidRPr="004125CB" w:rsidDel="002655C7">
                <w:rPr>
                  <w:color w:val="000000"/>
                </w:rPr>
                <w:delText xml:space="preserve">"url:port" </w:delText>
              </w:r>
            </w:del>
            <w:ins w:id="765" w:author="Frédéric Dur" w:date="2018-11-09T09:26:00Z">
              <w:r w:rsidR="002655C7">
                <w:rPr>
                  <w:color w:val="000000"/>
                </w:rPr>
                <w:t>&lt;</w:t>
              </w:r>
            </w:ins>
            <w:proofErr w:type="spellStart"/>
            <w:ins w:id="766" w:author="Frédéric Dur" w:date="2018-11-09T09:30:00Z">
              <w:r w:rsidR="002655C7">
                <w:rPr>
                  <w:color w:val="000000"/>
                </w:rPr>
                <w:t>addr</w:t>
              </w:r>
            </w:ins>
            <w:proofErr w:type="spellEnd"/>
            <w:ins w:id="767" w:author="Frédéric Dur" w:date="2018-11-09T09:26:00Z">
              <w:r w:rsidR="002655C7">
                <w:rPr>
                  <w:color w:val="000000"/>
                </w:rPr>
                <w:t>&gt;</w:t>
              </w:r>
            </w:ins>
          </w:p>
          <w:p w14:paraId="040C4369" w14:textId="77777777" w:rsidR="005F2738" w:rsidRDefault="0015084F">
            <w:pPr>
              <w:pStyle w:val="TableCommandresult"/>
            </w:pPr>
            <w:r>
              <w:t>OK</w:t>
            </w:r>
          </w:p>
        </w:tc>
      </w:tr>
    </w:tbl>
    <w:p w14:paraId="66A5A0F0" w14:textId="5335B1F6" w:rsidR="005F2738" w:rsidRDefault="0015084F">
      <w:pPr>
        <w:pStyle w:val="Bulleted"/>
        <w:numPr>
          <w:ilvl w:val="0"/>
          <w:numId w:val="4"/>
        </w:numPr>
      </w:pPr>
      <w:r>
        <w:t>For &lt;</w:t>
      </w:r>
      <w:ins w:id="768" w:author="Nadjim Brahmi" w:date="2018-11-12T16:19:00Z">
        <w:r w:rsidR="006E799C">
          <w:t>m</w:t>
        </w:r>
      </w:ins>
      <w:del w:id="769" w:author="Nadjim Brahmi" w:date="2018-11-12T16:19:00Z">
        <w:r w:rsidDel="006E799C">
          <w:delText>M</w:delText>
        </w:r>
      </w:del>
      <w:r>
        <w:t>ode&gt;=</w:t>
      </w:r>
      <w:r w:rsidR="004125CB">
        <w:t>1</w:t>
      </w:r>
    </w:p>
    <w:p w14:paraId="67E17BCF" w14:textId="3826EEE2" w:rsidR="004125CB" w:rsidRDefault="004125CB" w:rsidP="002655C7">
      <w:pPr>
        <w:pStyle w:val="Bulleted"/>
        <w:ind w:left="360"/>
      </w:pPr>
      <w:r>
        <w:t>This mode is used to start a download from the server</w:t>
      </w:r>
      <w:ins w:id="770" w:author="Nadjim Brahmi" w:date="2018-11-12T16:20:00Z">
        <w:r w:rsidR="006E799C">
          <w:t>.</w:t>
        </w:r>
      </w:ins>
      <w:del w:id="771" w:author="Nadjim Brahmi" w:date="2018-11-12T16:20:00Z">
        <w:r w:rsidDel="006E799C">
          <w:delText xml:space="preserve"> </w:delText>
        </w:r>
      </w:del>
    </w:p>
    <w:tbl>
      <w:tblPr>
        <w:tblW w:w="86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14:paraId="317ED9C6" w14:textId="77777777">
        <w:tc>
          <w:tcPr>
            <w:tcW w:w="8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7B1C0913" w14:textId="77777777" w:rsidR="005F2738" w:rsidRDefault="0015084F">
            <w:pPr>
              <w:pStyle w:val="syntaxcommand"/>
              <w:ind w:left="708" w:hanging="708"/>
              <w:rPr>
                <w:rFonts w:ascii="Helvetica" w:hAnsi="Helvetica"/>
                <w:color w:val="3D3E40"/>
              </w:rPr>
            </w:pPr>
            <w:r>
              <w:rPr>
                <w:rFonts w:ascii="Helvetica" w:hAnsi="Helvetica"/>
                <w:color w:val="3D3E40"/>
              </w:rPr>
              <w:t>Action command</w:t>
            </w:r>
          </w:p>
          <w:p w14:paraId="7D9521B3" w14:textId="01E315BB" w:rsidR="005F2738" w:rsidRDefault="0015084F">
            <w:pPr>
              <w:pStyle w:val="command"/>
              <w:rPr>
                <w:lang w:val="da"/>
              </w:rPr>
            </w:pPr>
            <w:r>
              <w:rPr>
                <w:lang w:val="da"/>
              </w:rPr>
              <w:t>AT+WDS</w:t>
            </w:r>
            <w:del w:id="772" w:author="Nadjim Brahmi" w:date="2018-11-12T10:47:00Z">
              <w:r w:rsidDel="00DD3888">
                <w:rPr>
                  <w:lang w:val="da"/>
                </w:rPr>
                <w:delText>C</w:delText>
              </w:r>
            </w:del>
            <w:ins w:id="773" w:author="Nadjim Brahmi" w:date="2018-11-12T11:24:00Z">
              <w:r w:rsidR="00574AA2">
                <w:t>TPF</w:t>
              </w:r>
            </w:ins>
            <w:r>
              <w:rPr>
                <w:lang w:val="da"/>
              </w:rPr>
              <w:t>=&lt;</w:t>
            </w:r>
            <w:del w:id="774" w:author="Nadjim Brahmi" w:date="2018-11-12T16:19:00Z">
              <w:r w:rsidDel="006E799C">
                <w:rPr>
                  <w:lang w:val="da"/>
                </w:rPr>
                <w:delText>M</w:delText>
              </w:r>
            </w:del>
            <w:ins w:id="775" w:author="Nadjim Brahmi" w:date="2018-11-12T16:19:00Z">
              <w:r w:rsidR="006E799C">
                <w:rPr>
                  <w:lang w:val="da"/>
                </w:rPr>
                <w:t>m</w:t>
              </w:r>
            </w:ins>
            <w:r>
              <w:rPr>
                <w:lang w:val="da"/>
              </w:rPr>
              <w:t>o</w:t>
            </w:r>
            <w:ins w:id="776" w:author="Nadjim Brahmi" w:date="2018-11-12T16:46:00Z">
              <w:r w:rsidR="00374520">
                <w:rPr>
                  <w:lang w:val="da"/>
                </w:rPr>
                <w:t>de&gt;</w:t>
              </w:r>
            </w:ins>
            <w:del w:id="777" w:author="Nadjim Brahmi" w:date="2018-11-12T16:46:00Z">
              <w:r w:rsidDel="00374520">
                <w:rPr>
                  <w:lang w:val="da"/>
                </w:rPr>
                <w:delText>de&gt;,&lt;</w:delText>
              </w:r>
              <w:r w:rsidR="004125CB" w:rsidDel="00374520">
                <w:rPr>
                  <w:lang w:val="da"/>
                </w:rPr>
                <w:delText>action</w:delText>
              </w:r>
              <w:r w:rsidDel="00374520">
                <w:rPr>
                  <w:lang w:val="da"/>
                </w:rPr>
                <w:delText>&gt;</w:delText>
              </w:r>
            </w:del>
          </w:p>
          <w:p w14:paraId="5D3ABD59" w14:textId="77777777" w:rsidR="005F2738" w:rsidRDefault="0015084F">
            <w:pPr>
              <w:pStyle w:val="TableCommandresult"/>
            </w:pPr>
            <w:r>
              <w:t>OK</w:t>
            </w:r>
          </w:p>
        </w:tc>
      </w:tr>
    </w:tbl>
    <w:p w14:paraId="6A753D9F" w14:textId="77777777" w:rsidR="005F2738" w:rsidRDefault="005F2738"/>
    <w:tbl>
      <w:tblPr>
        <w:tblW w:w="5000" w:type="pct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14:paraId="40CD7068" w14:textId="77777777">
        <w:tc>
          <w:tcPr>
            <w:tcW w:w="86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2EC9DB8C" w14:textId="77777777" w:rsidR="005F2738" w:rsidRDefault="0015084F">
            <w:pPr>
              <w:pStyle w:val="syntaxcommand"/>
              <w:ind w:left="708" w:hanging="708"/>
              <w:rPr>
                <w:rFonts w:ascii="Helvetica" w:hAnsi="Helvetica"/>
                <w:color w:val="3D3E40"/>
              </w:rPr>
            </w:pPr>
            <w:r>
              <w:rPr>
                <w:rFonts w:ascii="Helvetica" w:hAnsi="Helvetica"/>
                <w:color w:val="3D3E40"/>
              </w:rPr>
              <w:lastRenderedPageBreak/>
              <w:t>Read command</w:t>
            </w:r>
          </w:p>
          <w:p w14:paraId="10F85B16" w14:textId="2B6FE399" w:rsidR="005F2738" w:rsidRDefault="0015084F">
            <w:pPr>
              <w:pStyle w:val="command"/>
            </w:pPr>
            <w:r>
              <w:t>AT+</w:t>
            </w:r>
            <w:ins w:id="778" w:author="Nadjim Brahmi" w:date="2018-11-12T11:25:00Z">
              <w:r w:rsidR="00574AA2">
                <w:rPr>
                  <w:lang w:val="da"/>
                </w:rPr>
                <w:t>WDS</w:t>
              </w:r>
              <w:r w:rsidR="00574AA2">
                <w:t>TPF</w:t>
              </w:r>
            </w:ins>
            <w:del w:id="779" w:author="Nadjim Brahmi" w:date="2018-11-12T11:25:00Z">
              <w:r w:rsidDel="00574AA2">
                <w:delText>WDS</w:delText>
              </w:r>
              <w:r w:rsidR="004125CB" w:rsidDel="00574AA2">
                <w:delText>RD</w:delText>
              </w:r>
            </w:del>
            <w:r>
              <w:t>?</w:t>
            </w:r>
          </w:p>
          <w:p w14:paraId="22CB0A93" w14:textId="002F596E" w:rsidR="005F2738" w:rsidRDefault="0015084F">
            <w:pPr>
              <w:pStyle w:val="commandreponse"/>
              <w:spacing w:after="0"/>
            </w:pPr>
            <w:r>
              <w:t>+WDS</w:t>
            </w:r>
            <w:del w:id="780" w:author="Nadjim Brahmi" w:date="2018-11-12T11:26:00Z">
              <w:r w:rsidR="005E13E9" w:rsidDel="00574AA2">
                <w:delText>R</w:delText>
              </w:r>
            </w:del>
            <w:ins w:id="781" w:author="Nadjim Brahmi" w:date="2018-11-12T11:26:00Z">
              <w:r w:rsidR="00574AA2">
                <w:t>TPF</w:t>
              </w:r>
            </w:ins>
            <w:del w:id="782" w:author="Nadjim Brahmi" w:date="2018-11-12T11:25:00Z">
              <w:r w:rsidR="005E13E9" w:rsidDel="00574AA2">
                <w:delText>D</w:delText>
              </w:r>
            </w:del>
            <w:r>
              <w:t>: 0,</w:t>
            </w:r>
            <w:del w:id="783" w:author="Frédéric Dur" w:date="2018-11-09T09:26:00Z">
              <w:r w:rsidR="004125CB" w:rsidDel="002655C7">
                <w:delText>”url:port”</w:delText>
              </w:r>
            </w:del>
            <w:ins w:id="784" w:author="Frédéric Dur" w:date="2018-11-09T09:26:00Z">
              <w:r w:rsidR="002655C7">
                <w:t>&lt;</w:t>
              </w:r>
            </w:ins>
            <w:proofErr w:type="spellStart"/>
            <w:ins w:id="785" w:author="Frédéric Dur" w:date="2018-11-09T09:30:00Z">
              <w:r w:rsidR="002655C7">
                <w:t>addr</w:t>
              </w:r>
            </w:ins>
            <w:proofErr w:type="spellEnd"/>
            <w:ins w:id="786" w:author="Frédéric Dur" w:date="2018-11-09T09:26:00Z">
              <w:r w:rsidR="002655C7">
                <w:t>&gt;</w:t>
              </w:r>
            </w:ins>
          </w:p>
          <w:p w14:paraId="626169FD" w14:textId="524694F4" w:rsidR="005F2738" w:rsidRDefault="0015084F">
            <w:pPr>
              <w:pStyle w:val="commandreponse"/>
              <w:spacing w:after="0"/>
            </w:pPr>
            <w:r>
              <w:t>+</w:t>
            </w:r>
            <w:ins w:id="787" w:author="Nadjim Brahmi" w:date="2018-11-12T11:26:00Z">
              <w:r w:rsidR="00574AA2">
                <w:t>WDSTPF</w:t>
              </w:r>
            </w:ins>
            <w:del w:id="788" w:author="Nadjim Brahmi" w:date="2018-11-12T11:26:00Z">
              <w:r w:rsidDel="00574AA2">
                <w:delText>WDS</w:delText>
              </w:r>
              <w:r w:rsidR="005E13E9" w:rsidDel="00574AA2">
                <w:delText>RD</w:delText>
              </w:r>
            </w:del>
            <w:r>
              <w:t xml:space="preserve">: </w:t>
            </w:r>
            <w:proofErr w:type="gramStart"/>
            <w:r>
              <w:t>1,&lt;</w:t>
            </w:r>
            <w:proofErr w:type="gramEnd"/>
            <w:ins w:id="789" w:author="Nadjim Brahmi" w:date="2018-11-12T16:21:00Z">
              <w:r w:rsidR="006E799C">
                <w:t>s</w:t>
              </w:r>
            </w:ins>
            <w:del w:id="790" w:author="Nadjim Brahmi" w:date="2018-11-12T16:21:00Z">
              <w:r w:rsidDel="006E799C">
                <w:delText>S</w:delText>
              </w:r>
            </w:del>
            <w:r>
              <w:t>tate&gt;</w:t>
            </w:r>
          </w:p>
          <w:p w14:paraId="3189E9EF" w14:textId="78CD2DCD" w:rsidR="005F2738" w:rsidDel="006E799C" w:rsidRDefault="005F2738">
            <w:pPr>
              <w:pStyle w:val="TableCommandresult"/>
              <w:keepNext/>
              <w:keepLines/>
              <w:rPr>
                <w:del w:id="791" w:author="Nadjim Brahmi" w:date="2018-11-12T16:21:00Z"/>
              </w:rPr>
            </w:pPr>
          </w:p>
          <w:p w14:paraId="72631784" w14:textId="77777777" w:rsidR="006E799C" w:rsidRDefault="006E799C">
            <w:pPr>
              <w:pStyle w:val="commandreponse"/>
              <w:spacing w:after="0"/>
              <w:rPr>
                <w:ins w:id="792" w:author="Nadjim Brahmi" w:date="2018-11-12T16:21:00Z"/>
                <w:lang w:val="da"/>
              </w:rPr>
            </w:pPr>
          </w:p>
          <w:p w14:paraId="12E04540" w14:textId="77777777" w:rsidR="005F2738" w:rsidRDefault="0015084F">
            <w:pPr>
              <w:pStyle w:val="TableCommandresult"/>
              <w:keepNext/>
              <w:keepLines/>
            </w:pPr>
            <w:r>
              <w:t>OK</w:t>
            </w:r>
          </w:p>
        </w:tc>
      </w:tr>
    </w:tbl>
    <w:p w14:paraId="245E1C8D" w14:textId="77777777" w:rsidR="005F2738" w:rsidRDefault="005F2738"/>
    <w:tbl>
      <w:tblPr>
        <w:tblW w:w="8630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5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5F2738" w14:paraId="2268249B" w14:textId="77777777">
        <w:tc>
          <w:tcPr>
            <w:tcW w:w="8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5" w:type="dxa"/>
            </w:tcMar>
          </w:tcPr>
          <w:p w14:paraId="497A0DBC" w14:textId="77777777" w:rsidR="005F2738" w:rsidRDefault="0015084F">
            <w:pPr>
              <w:pStyle w:val="syntaxcommand"/>
              <w:ind w:left="708" w:hanging="708"/>
              <w:rPr>
                <w:rFonts w:ascii="Helvetica" w:hAnsi="Helvetica"/>
                <w:color w:val="3D3E40"/>
              </w:rPr>
            </w:pPr>
            <w:r>
              <w:rPr>
                <w:rFonts w:ascii="Helvetica" w:hAnsi="Helvetica"/>
                <w:color w:val="3D3E40"/>
              </w:rPr>
              <w:t>Test command</w:t>
            </w:r>
          </w:p>
          <w:p w14:paraId="6A6DCE32" w14:textId="5E776EEE" w:rsidR="005F2738" w:rsidRDefault="0015084F">
            <w:pPr>
              <w:pStyle w:val="command"/>
            </w:pPr>
            <w:r>
              <w:t>AT+</w:t>
            </w:r>
            <w:ins w:id="793" w:author="Nadjim Brahmi" w:date="2018-11-12T11:26:00Z">
              <w:r w:rsidR="00574AA2">
                <w:t>WDSTPF</w:t>
              </w:r>
            </w:ins>
            <w:del w:id="794" w:author="Nadjim Brahmi" w:date="2018-11-12T11:26:00Z">
              <w:r w:rsidDel="00574AA2">
                <w:delText>WDS</w:delText>
              </w:r>
              <w:r w:rsidR="007A310D" w:rsidDel="00574AA2">
                <w:delText>RD</w:delText>
              </w:r>
            </w:del>
            <w:r>
              <w:t>=?</w:t>
            </w:r>
          </w:p>
          <w:p w14:paraId="118C3965" w14:textId="28A5726B" w:rsidR="005F2738" w:rsidRDefault="0015084F">
            <w:pPr>
              <w:pStyle w:val="commandreponse"/>
            </w:pPr>
            <w:r>
              <w:t>+</w:t>
            </w:r>
            <w:ins w:id="795" w:author="Nadjim Brahmi" w:date="2018-11-12T11:26:00Z">
              <w:r w:rsidR="00574AA2">
                <w:t>WDSTPF</w:t>
              </w:r>
            </w:ins>
            <w:del w:id="796" w:author="Nadjim Brahmi" w:date="2018-11-12T11:26:00Z">
              <w:r w:rsidDel="00574AA2">
                <w:delText>WD</w:delText>
              </w:r>
              <w:r w:rsidR="00143917" w:rsidDel="00574AA2">
                <w:delText>SRD</w:delText>
              </w:r>
            </w:del>
            <w:r>
              <w:t>: 0,</w:t>
            </w:r>
            <w:del w:id="797" w:author="Frédéric Dur" w:date="2018-11-09T09:27:00Z">
              <w:r w:rsidR="00143917" w:rsidDel="002655C7">
                <w:delText>”url:port”</w:delText>
              </w:r>
            </w:del>
            <w:ins w:id="798" w:author="Frédéric Dur" w:date="2018-11-09T09:27:00Z">
              <w:r w:rsidR="002655C7">
                <w:t>(</w:t>
              </w:r>
            </w:ins>
            <w:ins w:id="799" w:author="Frédéric Dur" w:date="2018-11-09T09:30:00Z">
              <w:r w:rsidR="002655C7">
                <w:t>maximum length of &lt;</w:t>
              </w:r>
            </w:ins>
            <w:proofErr w:type="spellStart"/>
            <w:ins w:id="800" w:author="Nadjim Brahmi" w:date="2018-11-12T16:22:00Z">
              <w:r w:rsidR="006E799C">
                <w:t>addr</w:t>
              </w:r>
            </w:ins>
            <w:proofErr w:type="spellEnd"/>
            <w:ins w:id="801" w:author="Frédéric Dur" w:date="2018-11-09T09:30:00Z">
              <w:del w:id="802" w:author="Nadjim Brahmi" w:date="2018-11-12T16:22:00Z">
                <w:r w:rsidR="002655C7" w:rsidDel="006E799C">
                  <w:delText>url</w:delText>
                </w:r>
              </w:del>
              <w:r w:rsidR="002655C7">
                <w:t>&gt;)</w:t>
              </w:r>
            </w:ins>
            <w:del w:id="803" w:author="Frédéric Dur" w:date="2018-11-09T09:27:00Z">
              <w:r w:rsidDel="002655C7">
                <w:delText xml:space="preserve">  </w:delText>
              </w:r>
            </w:del>
          </w:p>
          <w:p w14:paraId="4B829A61" w14:textId="5E2DF946" w:rsidR="005F2738" w:rsidRDefault="0015084F">
            <w:pPr>
              <w:pStyle w:val="commandreponse"/>
            </w:pPr>
            <w:r>
              <w:t>+</w:t>
            </w:r>
            <w:ins w:id="804" w:author="Nadjim Brahmi" w:date="2018-11-12T11:26:00Z">
              <w:r w:rsidR="00574AA2">
                <w:t>WDSTPF</w:t>
              </w:r>
            </w:ins>
            <w:del w:id="805" w:author="Nadjim Brahmi" w:date="2018-11-12T11:26:00Z">
              <w:r w:rsidDel="00574AA2">
                <w:delText>WDS</w:delText>
              </w:r>
              <w:r w:rsidR="00143917" w:rsidDel="00574AA2">
                <w:delText>RD</w:delText>
              </w:r>
            </w:del>
            <w:r>
              <w:t xml:space="preserve">: </w:t>
            </w:r>
            <w:proofErr w:type="gramStart"/>
            <w:r w:rsidR="002419C0">
              <w:t>1</w:t>
            </w:r>
            <w:r>
              <w:t>,</w:t>
            </w:r>
            <w:ins w:id="806" w:author="Nadjim Brahmi" w:date="2018-11-12T16:22:00Z">
              <w:r w:rsidR="006E799C">
                <w:t>(</w:t>
              </w:r>
            </w:ins>
            <w:proofErr w:type="gramEnd"/>
            <w:ins w:id="807" w:author="Frédéric Dur" w:date="2018-11-09T09:27:00Z">
              <w:del w:id="808" w:author="Nadjim Brahmi" w:date="2018-11-09T09:53:00Z">
                <w:r w:rsidR="002655C7" w:rsidDel="00675DE1">
                  <w:delText>(</w:delText>
                </w:r>
              </w:del>
            </w:ins>
            <w:r w:rsidR="00143917">
              <w:t xml:space="preserve">list of supported </w:t>
            </w:r>
            <w:ins w:id="809" w:author="Frédéric Dur" w:date="2018-11-09T09:27:00Z">
              <w:r w:rsidR="002655C7">
                <w:t>&lt;</w:t>
              </w:r>
            </w:ins>
            <w:del w:id="810" w:author="Frédéric Dur" w:date="2018-11-09T09:27:00Z">
              <w:r w:rsidR="00143917" w:rsidDel="002655C7">
                <w:delText>s</w:delText>
              </w:r>
            </w:del>
            <w:ins w:id="811" w:author="Nadjim Brahmi" w:date="2018-11-12T16:22:00Z">
              <w:r w:rsidR="006E799C">
                <w:t>s</w:t>
              </w:r>
            </w:ins>
            <w:ins w:id="812" w:author="Frédéric Dur" w:date="2018-11-09T09:27:00Z">
              <w:del w:id="813" w:author="Nadjim Brahmi" w:date="2018-11-12T16:22:00Z">
                <w:r w:rsidR="002655C7" w:rsidDel="006E799C">
                  <w:delText>S</w:delText>
                </w:r>
              </w:del>
            </w:ins>
            <w:r w:rsidR="00143917">
              <w:t>tate</w:t>
            </w:r>
            <w:ins w:id="814" w:author="Frédéric Dur" w:date="2018-11-09T09:27:00Z">
              <w:r w:rsidR="002655C7">
                <w:t>&gt;s</w:t>
              </w:r>
            </w:ins>
            <w:del w:id="815" w:author="Frédéric Dur" w:date="2018-11-09T09:27:00Z">
              <w:r w:rsidDel="002655C7">
                <w:delText>(</w:delText>
              </w:r>
              <w:r w:rsidR="002419C0" w:rsidDel="002655C7">
                <w:delText>0,1</w:delText>
              </w:r>
              <w:r w:rsidDel="002655C7">
                <w:delText>)</w:delText>
              </w:r>
            </w:del>
            <w:ins w:id="816" w:author="Frédéric Dur" w:date="2018-11-09T09:27:00Z">
              <w:r w:rsidR="002655C7">
                <w:t>)</w:t>
              </w:r>
            </w:ins>
          </w:p>
          <w:p w14:paraId="74344A1F" w14:textId="77777777" w:rsidR="006E799C" w:rsidRDefault="006E799C">
            <w:pPr>
              <w:pStyle w:val="TableCommandresult"/>
              <w:keepLines/>
              <w:rPr>
                <w:ins w:id="817" w:author="Nadjim Brahmi" w:date="2018-11-12T16:21:00Z"/>
              </w:rPr>
            </w:pPr>
          </w:p>
          <w:p w14:paraId="1DFD8871" w14:textId="5E8A2181" w:rsidR="005F2738" w:rsidRDefault="0015084F">
            <w:pPr>
              <w:pStyle w:val="TableCommandresult"/>
              <w:keepLines/>
            </w:pPr>
            <w:r>
              <w:t>OK</w:t>
            </w:r>
          </w:p>
        </w:tc>
      </w:tr>
    </w:tbl>
    <w:p w14:paraId="105101B6" w14:textId="77777777" w:rsidR="005F2738" w:rsidRDefault="005F2738">
      <w:pPr>
        <w:pStyle w:val="CodeFragment"/>
      </w:pPr>
    </w:p>
    <w:p w14:paraId="0EBB6DD3" w14:textId="77777777" w:rsidR="005F2738" w:rsidRDefault="0015084F">
      <w:pPr>
        <w:pStyle w:val="Style1"/>
        <w:keepNext/>
        <w:keepLines/>
      </w:pPr>
      <w:r>
        <w:t>Parameters and Defined Values</w:t>
      </w:r>
    </w:p>
    <w:tbl>
      <w:tblPr>
        <w:tblW w:w="5000" w:type="pct"/>
        <w:tblInd w:w="-45" w:type="dxa"/>
        <w:tblBorders>
          <w:top w:val="single" w:sz="18" w:space="0" w:color="00000A"/>
          <w:left w:val="single" w:sz="4" w:space="0" w:color="00000A"/>
        </w:tblBorders>
        <w:tblCellMar>
          <w:left w:w="20" w:type="dxa"/>
          <w:right w:w="70" w:type="dxa"/>
        </w:tblCellMar>
        <w:tblLook w:val="0000" w:firstRow="0" w:lastRow="0" w:firstColumn="0" w:lastColumn="0" w:noHBand="0" w:noVBand="0"/>
      </w:tblPr>
      <w:tblGrid>
        <w:gridCol w:w="907"/>
        <w:gridCol w:w="1549"/>
        <w:gridCol w:w="5920"/>
        <w:gridCol w:w="254"/>
        <w:tblGridChange w:id="818">
          <w:tblGrid>
            <w:gridCol w:w="225"/>
            <w:gridCol w:w="135"/>
            <w:gridCol w:w="547"/>
            <w:gridCol w:w="225"/>
            <w:gridCol w:w="135"/>
            <w:gridCol w:w="1189"/>
            <w:gridCol w:w="225"/>
            <w:gridCol w:w="135"/>
            <w:gridCol w:w="5560"/>
            <w:gridCol w:w="225"/>
            <w:gridCol w:w="29"/>
            <w:gridCol w:w="106"/>
            <w:gridCol w:w="119"/>
            <w:gridCol w:w="135"/>
          </w:tblGrid>
        </w:tblGridChange>
      </w:tblGrid>
      <w:tr w:rsidR="005F2738" w14:paraId="792DCB6C" w14:textId="77777777" w:rsidTr="002655C7">
        <w:trPr>
          <w:cantSplit/>
        </w:trPr>
        <w:tc>
          <w:tcPr>
            <w:tcW w:w="2456" w:type="dxa"/>
            <w:gridSpan w:val="2"/>
            <w:tcBorders>
              <w:top w:val="single" w:sz="18" w:space="0" w:color="00000A"/>
              <w:lef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4770EECD" w14:textId="24C0C8AD" w:rsidR="005F2738" w:rsidRDefault="0015084F">
            <w:pPr>
              <w:pStyle w:val="Paraentte"/>
              <w:ind w:left="708" w:hanging="708"/>
            </w:pPr>
            <w:r>
              <w:t>&lt;</w:t>
            </w:r>
            <w:ins w:id="819" w:author="Nadjim Brahmi" w:date="2018-11-12T16:23:00Z">
              <w:r w:rsidR="006E799C">
                <w:t>m</w:t>
              </w:r>
            </w:ins>
            <w:del w:id="820" w:author="Nadjim Brahmi" w:date="2018-11-12T16:23:00Z">
              <w:r w:rsidDel="006E799C">
                <w:delText>M</w:delText>
              </w:r>
            </w:del>
            <w:r>
              <w:t>ode&gt;:</w:t>
            </w:r>
          </w:p>
        </w:tc>
        <w:tc>
          <w:tcPr>
            <w:tcW w:w="6174" w:type="dxa"/>
            <w:gridSpan w:val="2"/>
            <w:tcBorders>
              <w:top w:val="single" w:sz="18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5285FC53" w14:textId="33DBAACC" w:rsidR="005F2738" w:rsidRDefault="0015084F">
            <w:pPr>
              <w:pStyle w:val="Parameter"/>
            </w:pPr>
            <w:r>
              <w:rPr>
                <w:bCs/>
              </w:rPr>
              <w:t>Mode</w:t>
            </w:r>
            <w:r>
              <w:t xml:space="preserve"> </w:t>
            </w:r>
            <w:del w:id="821" w:author="Nadjim Brahmi" w:date="2018-11-12T16:24:00Z">
              <w:r w:rsidDel="00F560DE">
                <w:delText xml:space="preserve"> </w:delText>
              </w:r>
            </w:del>
            <w:ins w:id="822" w:author="Nadjim Brahmi" w:date="2018-11-12T16:24:00Z">
              <w:r w:rsidR="00F560DE">
                <w:t>of operation</w:t>
              </w:r>
            </w:ins>
          </w:p>
        </w:tc>
      </w:tr>
      <w:tr w:rsidR="005F2738" w14:paraId="13A09FD9" w14:textId="77777777" w:rsidTr="002655C7">
        <w:trPr>
          <w:cantSplit/>
        </w:trPr>
        <w:tc>
          <w:tcPr>
            <w:tcW w:w="907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6CE1F52E" w14:textId="77777777" w:rsidR="005F2738" w:rsidRDefault="005F2738">
            <w:pPr>
              <w:pStyle w:val="Parameter"/>
              <w:rPr>
                <w:b w:val="0"/>
              </w:rPr>
            </w:pPr>
          </w:p>
        </w:tc>
        <w:tc>
          <w:tcPr>
            <w:tcW w:w="1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3387C4CC" w14:textId="77777777" w:rsidR="005F2738" w:rsidRDefault="0015084F">
            <w:pPr>
              <w:pStyle w:val="Parameter"/>
              <w:rPr>
                <w:b w:val="0"/>
              </w:rPr>
            </w:pPr>
            <w:r>
              <w:rPr>
                <w:b w:val="0"/>
              </w:rPr>
              <w:t>0</w:t>
            </w:r>
          </w:p>
        </w:tc>
        <w:tc>
          <w:tcPr>
            <w:tcW w:w="5920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</w:tcPr>
          <w:p w14:paraId="08E54724" w14:textId="77777777" w:rsidR="00F560DE" w:rsidRDefault="00143917" w:rsidP="00F560DE">
            <w:pPr>
              <w:pStyle w:val="Parameter"/>
              <w:rPr>
                <w:ins w:id="823" w:author="Nadjim Brahmi" w:date="2018-11-12T16:32:00Z"/>
                <w:b w:val="0"/>
              </w:rPr>
            </w:pPr>
            <w:r>
              <w:rPr>
                <w:b w:val="0"/>
              </w:rPr>
              <w:t>Set the package URL</w:t>
            </w:r>
            <w:ins w:id="824" w:author="Nadjim Brahmi" w:date="2018-11-12T16:24:00Z">
              <w:r w:rsidR="00F560DE">
                <w:rPr>
                  <w:b w:val="0"/>
                </w:rPr>
                <w:t>.</w:t>
              </w:r>
            </w:ins>
          </w:p>
          <w:p w14:paraId="7A958CEA" w14:textId="5EE6F2D6" w:rsidR="005F2738" w:rsidDel="006C5024" w:rsidRDefault="00143917">
            <w:pPr>
              <w:pStyle w:val="Parameter"/>
              <w:rPr>
                <w:del w:id="825" w:author="Nadjim Brahmi" w:date="2018-11-09T17:37:00Z"/>
                <w:b w:val="0"/>
              </w:rPr>
            </w:pPr>
            <w:del w:id="826" w:author="Nadjim Brahmi" w:date="2018-11-09T17:28:00Z">
              <w:r w:rsidDel="00034BEB">
                <w:rPr>
                  <w:b w:val="0"/>
                </w:rPr>
                <w:delText xml:space="preserve"> including </w:delText>
              </w:r>
            </w:del>
            <w:del w:id="827" w:author="Nadjim Brahmi" w:date="2018-11-09T17:37:00Z">
              <w:r w:rsidDel="006C5024">
                <w:rPr>
                  <w:b w:val="0"/>
                </w:rPr>
                <w:delText>the port Number</w:delText>
              </w:r>
            </w:del>
          </w:p>
          <w:p w14:paraId="429B2A08" w14:textId="5CD49CC2" w:rsidR="005F2738" w:rsidDel="006C5024" w:rsidRDefault="00143917">
            <w:pPr>
              <w:pStyle w:val="Parameter"/>
              <w:rPr>
                <w:del w:id="828" w:author="Nadjim Brahmi" w:date="2018-11-09T17:37:00Z"/>
                <w:b w:val="0"/>
              </w:rPr>
            </w:pPr>
            <w:del w:id="829" w:author="Nadjim Brahmi" w:date="2018-11-12T16:24:00Z">
              <w:r w:rsidDel="00F560DE">
                <w:rPr>
                  <w:b w:val="0"/>
                </w:rPr>
                <w:delText>t</w:delText>
              </w:r>
            </w:del>
            <w:ins w:id="830" w:author="Nadjim Brahmi" w:date="2018-11-12T16:24:00Z">
              <w:r w:rsidR="00F560DE">
                <w:rPr>
                  <w:b w:val="0"/>
                </w:rPr>
                <w:t>T</w:t>
              </w:r>
            </w:ins>
            <w:r>
              <w:rPr>
                <w:b w:val="0"/>
              </w:rPr>
              <w:t xml:space="preserve">his </w:t>
            </w:r>
            <w:del w:id="831" w:author="Nadjim Brahmi" w:date="2018-11-12T16:25:00Z">
              <w:r w:rsidDel="00F560DE">
                <w:rPr>
                  <w:b w:val="0"/>
                </w:rPr>
                <w:delText>addresse</w:delText>
              </w:r>
            </w:del>
            <w:ins w:id="832" w:author="Nadjim Brahmi" w:date="2018-11-12T16:25:00Z">
              <w:r w:rsidR="00F560DE">
                <w:rPr>
                  <w:b w:val="0"/>
                </w:rPr>
                <w:t>address</w:t>
              </w:r>
            </w:ins>
            <w:del w:id="833" w:author="Nadjim Brahmi" w:date="2018-11-12T16:25:00Z">
              <w:r w:rsidDel="00F560DE">
                <w:rPr>
                  <w:b w:val="0"/>
                </w:rPr>
                <w:delText>e</w:delText>
              </w:r>
            </w:del>
            <w:r>
              <w:rPr>
                <w:b w:val="0"/>
              </w:rPr>
              <w:t xml:space="preserve"> is </w:t>
            </w:r>
            <w:r w:rsidR="007A310D">
              <w:rPr>
                <w:b w:val="0"/>
              </w:rPr>
              <w:t>stored</w:t>
            </w:r>
            <w:r>
              <w:rPr>
                <w:b w:val="0"/>
              </w:rPr>
              <w:t xml:space="preserve"> in memory, and it is </w:t>
            </w:r>
            <w:r w:rsidRPr="00143917">
              <w:rPr>
                <w:b w:val="0"/>
              </w:rPr>
              <w:t>persistent</w:t>
            </w:r>
            <w:ins w:id="834" w:author="Nadjim Brahmi" w:date="2018-11-12T16:27:00Z">
              <w:r w:rsidR="00F560DE">
                <w:rPr>
                  <w:b w:val="0"/>
                </w:rPr>
                <w:t xml:space="preserve"> </w:t>
              </w:r>
            </w:ins>
            <w:ins w:id="835" w:author="Nadjim Brahmi" w:date="2018-11-12T16:28:00Z">
              <w:r w:rsidR="00F560DE">
                <w:rPr>
                  <w:b w:val="0"/>
                </w:rPr>
                <w:t xml:space="preserve">to reset. </w:t>
              </w:r>
            </w:ins>
            <w:ins w:id="836" w:author="Nadjim Brahmi" w:date="2018-11-09T17:37:00Z">
              <w:r w:rsidR="006C5024">
                <w:rPr>
                  <w:b w:val="0"/>
                  <w:lang w:val="en-US"/>
                </w:rPr>
                <w:t xml:space="preserve"> </w:t>
              </w:r>
            </w:ins>
          </w:p>
          <w:p w14:paraId="564BDFCC" w14:textId="64A8C88C" w:rsidR="00143917" w:rsidRPr="002655C7" w:rsidRDefault="00143917">
            <w:pPr>
              <w:pStyle w:val="Parameter"/>
              <w:rPr>
                <w:b w:val="0"/>
                <w:lang w:val="en-US"/>
              </w:rPr>
            </w:pPr>
            <w:del w:id="837" w:author="Nadjim Brahmi" w:date="2018-11-12T16:27:00Z">
              <w:r w:rsidDel="00F560DE">
                <w:rPr>
                  <w:b w:val="0"/>
                  <w:lang w:val="en-US"/>
                </w:rPr>
                <w:delText xml:space="preserve">it means even if the module reboot this information will not be deleted, until a new package URL will be </w:delText>
              </w:r>
            </w:del>
            <w:del w:id="838" w:author="Nadjim Brahmi" w:date="2018-11-12T16:25:00Z">
              <w:r w:rsidDel="00F560DE">
                <w:rPr>
                  <w:b w:val="0"/>
                  <w:lang w:val="en-US"/>
                </w:rPr>
                <w:delText>registered</w:delText>
              </w:r>
            </w:del>
            <w:del w:id="839" w:author="Nadjim Brahmi" w:date="2018-11-12T16:27:00Z">
              <w:r w:rsidDel="00F560DE">
                <w:rPr>
                  <w:b w:val="0"/>
                  <w:lang w:val="en-US"/>
                </w:rPr>
                <w:delText xml:space="preserve">. </w:delText>
              </w:r>
            </w:del>
          </w:p>
        </w:tc>
        <w:tc>
          <w:tcPr>
            <w:tcW w:w="254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37D57970" w14:textId="77777777" w:rsidR="005F2738" w:rsidRDefault="005F2738">
            <w:pPr>
              <w:pStyle w:val="Parameter"/>
              <w:rPr>
                <w:b w:val="0"/>
              </w:rPr>
            </w:pPr>
          </w:p>
        </w:tc>
      </w:tr>
      <w:tr w:rsidR="005F2738" w14:paraId="3CC1D5A6" w14:textId="77777777" w:rsidTr="002655C7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840" w:author="Frédéric Dur" w:date="2018-11-09T09:29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1283"/>
          <w:trPrChange w:id="841" w:author="Frédéric Dur" w:date="2018-11-09T09:29:00Z">
            <w:trPr>
              <w:gridBefore w:val="2"/>
              <w:cantSplit/>
              <w:trHeight w:val="1283"/>
            </w:trPr>
          </w:trPrChange>
        </w:trPr>
        <w:tc>
          <w:tcPr>
            <w:tcW w:w="907" w:type="dxa"/>
            <w:tcBorders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0" w:type="dxa"/>
            </w:tcMar>
            <w:tcPrChange w:id="842" w:author="Frédéric Dur" w:date="2018-11-09T09:29:00Z">
              <w:tcPr>
                <w:tcW w:w="916" w:type="dxa"/>
                <w:gridSpan w:val="3"/>
                <w:tcBorders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1420F95D" w14:textId="77777777" w:rsidR="005F2738" w:rsidRDefault="005F2738">
            <w:pPr>
              <w:pStyle w:val="Parameter"/>
              <w:rPr>
                <w:b w:val="0"/>
              </w:rPr>
            </w:pPr>
          </w:p>
        </w:tc>
        <w:tc>
          <w:tcPr>
            <w:tcW w:w="1549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shd w:val="clear" w:color="auto" w:fill="FFFFFF"/>
            <w:tcMar>
              <w:left w:w="20" w:type="dxa"/>
            </w:tcMar>
            <w:tcPrChange w:id="843" w:author="Frédéric Dur" w:date="2018-11-09T09:29:00Z">
              <w:tcPr>
                <w:tcW w:w="1566" w:type="dxa"/>
                <w:gridSpan w:val="3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500B1ABC" w14:textId="77777777" w:rsidR="005F2738" w:rsidRDefault="0015084F">
            <w:pPr>
              <w:pStyle w:val="Parame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5920" w:type="dxa"/>
            <w:tcBorders>
              <w:top w:val="single" w:sz="4" w:space="0" w:color="00000A"/>
              <w:bottom w:val="single" w:sz="4" w:space="0" w:color="auto"/>
            </w:tcBorders>
            <w:shd w:val="clear" w:color="auto" w:fill="FFFFFF"/>
            <w:tcMar>
              <w:left w:w="70" w:type="dxa"/>
            </w:tcMar>
            <w:tcPrChange w:id="844" w:author="Frédéric Dur" w:date="2018-11-09T09:29:00Z">
              <w:tcPr>
                <w:tcW w:w="5992" w:type="dxa"/>
                <w:gridSpan w:val="4"/>
                <w:tcBorders>
                  <w:top w:val="single" w:sz="4" w:space="0" w:color="00000A"/>
                  <w:bottom w:val="single" w:sz="4" w:space="0" w:color="00000A"/>
                </w:tcBorders>
                <w:shd w:val="clear" w:color="auto" w:fill="FFFFFF"/>
                <w:tcMar>
                  <w:left w:w="70" w:type="dxa"/>
                </w:tcMar>
              </w:tcPr>
            </w:tcPrChange>
          </w:tcPr>
          <w:p w14:paraId="550D6FBE" w14:textId="00E18CF7" w:rsidR="005F2738" w:rsidRDefault="00143917">
            <w:pPr>
              <w:pStyle w:val="Parame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Start the </w:t>
            </w:r>
            <w:ins w:id="845" w:author="Nadjim Brahmi" w:date="2018-11-12T16:28:00Z">
              <w:r w:rsidR="00F560DE">
                <w:rPr>
                  <w:b w:val="0"/>
                  <w:bCs/>
                </w:rPr>
                <w:t>FOTA operation</w:t>
              </w:r>
            </w:ins>
            <w:ins w:id="846" w:author="Nadjim Brahmi" w:date="2018-11-12T16:29:00Z">
              <w:r w:rsidR="00F560DE">
                <w:rPr>
                  <w:b w:val="0"/>
                  <w:bCs/>
                </w:rPr>
                <w:t>.</w:t>
              </w:r>
            </w:ins>
            <w:del w:id="847" w:author="Nadjim Brahmi" w:date="2018-11-12T16:28:00Z">
              <w:r w:rsidDel="00F560DE">
                <w:rPr>
                  <w:b w:val="0"/>
                  <w:bCs/>
                </w:rPr>
                <w:delText xml:space="preserve">package Download session </w:delText>
              </w:r>
            </w:del>
          </w:p>
          <w:p w14:paraId="7F84B6DE" w14:textId="42072E7A" w:rsidR="00143917" w:rsidRPr="002655C7" w:rsidRDefault="0015084F">
            <w:pPr>
              <w:pStyle w:val="Parameter"/>
              <w:rPr>
                <w:b w:val="0"/>
              </w:rPr>
            </w:pPr>
            <w:r>
              <w:rPr>
                <w:b w:val="0"/>
              </w:rPr>
              <w:t xml:space="preserve">When this mode is activated, </w:t>
            </w:r>
            <w:r w:rsidR="00D2463A">
              <w:rPr>
                <w:rStyle w:val="InternetLink"/>
                <w:b w:val="0"/>
                <w:vanish/>
                <w:sz w:val="18"/>
              </w:rPr>
              <w:fldChar w:fldCharType="begin"/>
            </w:r>
            <w:r w:rsidR="00D2463A">
              <w:rPr>
                <w:rStyle w:val="InternetLink"/>
                <w:b w:val="0"/>
                <w:vanish/>
                <w:sz w:val="18"/>
              </w:rPr>
              <w:instrText xml:space="preserve"> HYPERLINK \l "RefWDSI" \h </w:instrText>
            </w:r>
            <w:r w:rsidR="00D2463A">
              <w:rPr>
                <w:rStyle w:val="InternetLink"/>
                <w:b w:val="0"/>
                <w:vanish/>
                <w:sz w:val="18"/>
              </w:rPr>
              <w:fldChar w:fldCharType="separate"/>
            </w:r>
            <w:r>
              <w:rPr>
                <w:rStyle w:val="InternetLink"/>
                <w:b w:val="0"/>
                <w:vanish/>
                <w:sz w:val="18"/>
              </w:rPr>
              <w:t>+WDSI</w:t>
            </w:r>
            <w:r w:rsidR="00D2463A">
              <w:rPr>
                <w:rStyle w:val="InternetLink"/>
                <w:b w:val="0"/>
                <w:vanish/>
                <w:sz w:val="18"/>
              </w:rPr>
              <w:fldChar w:fldCharType="end"/>
            </w:r>
            <w:del w:id="848" w:author="Nadjim Brahmi" w:date="2018-11-12T16:30:00Z">
              <w:r w:rsidR="00143917" w:rsidDel="00F560DE">
                <w:rPr>
                  <w:b w:val="0"/>
                </w:rPr>
                <w:delText>the device quer</w:delText>
              </w:r>
            </w:del>
            <w:del w:id="849" w:author="Nadjim Brahmi" w:date="2018-11-12T16:29:00Z">
              <w:r w:rsidR="00143917" w:rsidDel="00F560DE">
                <w:rPr>
                  <w:b w:val="0"/>
                </w:rPr>
                <w:delText>y</w:delText>
              </w:r>
            </w:del>
            <w:del w:id="850" w:author="Nadjim Brahmi" w:date="2018-11-12T16:30:00Z">
              <w:r w:rsidR="00143917" w:rsidDel="00F560DE">
                <w:rPr>
                  <w:b w:val="0"/>
                </w:rPr>
                <w:delText xml:space="preserve"> </w:delText>
              </w:r>
            </w:del>
            <w:del w:id="851" w:author="Nadjim Brahmi" w:date="2018-11-12T16:29:00Z">
              <w:r w:rsidDel="00F560DE">
                <w:rPr>
                  <w:b w:val="0"/>
                </w:rPr>
                <w:delText xml:space="preserve"> </w:delText>
              </w:r>
            </w:del>
            <w:del w:id="852" w:author="Nadjim Brahmi" w:date="2018-11-12T16:30:00Z">
              <w:r w:rsidR="00143917" w:rsidDel="00F560DE">
                <w:rPr>
                  <w:b w:val="0"/>
                </w:rPr>
                <w:delText>the server to get the package size</w:delText>
              </w:r>
            </w:del>
            <w:del w:id="853" w:author="Nadjim Brahmi" w:date="2018-11-12T16:29:00Z">
              <w:r w:rsidR="00143917" w:rsidDel="00F560DE">
                <w:rPr>
                  <w:b w:val="0"/>
                </w:rPr>
                <w:delText xml:space="preserve"> </w:delText>
              </w:r>
            </w:del>
            <w:del w:id="854" w:author="Nadjim Brahmi" w:date="2018-11-12T16:30:00Z">
              <w:r w:rsidR="00143917" w:rsidDel="00F560DE">
                <w:rPr>
                  <w:b w:val="0"/>
                </w:rPr>
                <w:delText>,</w:delText>
              </w:r>
            </w:del>
            <w:del w:id="855" w:author="Nadjim Brahmi" w:date="2018-11-12T16:31:00Z">
              <w:r w:rsidR="00143917" w:rsidDel="00F560DE">
                <w:rPr>
                  <w:b w:val="0"/>
                </w:rPr>
                <w:delText xml:space="preserve"> then </w:delText>
              </w:r>
            </w:del>
            <w:del w:id="856" w:author="Nadjim Brahmi" w:date="2018-11-12T16:30:00Z">
              <w:r w:rsidR="005E13E9" w:rsidDel="00F560DE">
                <w:rPr>
                  <w:b w:val="0"/>
                </w:rPr>
                <w:delText xml:space="preserve">start </w:delText>
              </w:r>
            </w:del>
            <w:r w:rsidR="005E13E9">
              <w:rPr>
                <w:b w:val="0"/>
              </w:rPr>
              <w:t xml:space="preserve">the download </w:t>
            </w:r>
            <w:ins w:id="857" w:author="Nadjim Brahmi" w:date="2018-11-12T16:30:00Z">
              <w:r w:rsidR="00F560DE">
                <w:rPr>
                  <w:b w:val="0"/>
                </w:rPr>
                <w:t xml:space="preserve">starts </w:t>
              </w:r>
            </w:ins>
            <w:ins w:id="858" w:author="Nadjim Brahmi" w:date="2018-11-12T16:31:00Z">
              <w:r w:rsidR="00F560DE">
                <w:rPr>
                  <w:b w:val="0"/>
                </w:rPr>
                <w:t xml:space="preserve">depending on the user agreements configuration </w:t>
              </w:r>
            </w:ins>
            <w:del w:id="859" w:author="Nadjim Brahmi" w:date="2018-11-12T16:31:00Z">
              <w:r w:rsidR="005E13E9" w:rsidDel="00F560DE">
                <w:rPr>
                  <w:b w:val="0"/>
                </w:rPr>
                <w:delText>if the user agreement for download is disactivated,</w:delText>
              </w:r>
            </w:del>
            <w:del w:id="860" w:author="Nadjim Brahmi" w:date="2018-11-12T16:29:00Z">
              <w:r w:rsidR="005E13E9" w:rsidDel="00F560DE">
                <w:rPr>
                  <w:b w:val="0"/>
                </w:rPr>
                <w:delText xml:space="preserve"> </w:delText>
              </w:r>
            </w:del>
            <w:del w:id="861" w:author="Nadjim Brahmi" w:date="2018-11-12T16:31:00Z">
              <w:r w:rsidR="005E13E9" w:rsidDel="00F560DE">
                <w:rPr>
                  <w:b w:val="0"/>
                </w:rPr>
                <w:delText>or ask the user to accept</w:delText>
              </w:r>
            </w:del>
            <w:del w:id="862" w:author="Nadjim Brahmi" w:date="2018-11-12T16:30:00Z">
              <w:r w:rsidR="005E13E9" w:rsidDel="00F560DE">
                <w:rPr>
                  <w:b w:val="0"/>
                </w:rPr>
                <w:delText>ed</w:delText>
              </w:r>
            </w:del>
            <w:del w:id="863" w:author="Nadjim Brahmi" w:date="2018-11-12T16:31:00Z">
              <w:r w:rsidR="005E13E9" w:rsidDel="00F560DE">
                <w:rPr>
                  <w:b w:val="0"/>
                </w:rPr>
                <w:delText xml:space="preserve"> the download</w:delText>
              </w:r>
            </w:del>
            <w:ins w:id="864" w:author="Nadjim Brahmi" w:date="2018-11-12T16:31:00Z">
              <w:r w:rsidR="00F560DE">
                <w:rPr>
                  <w:b w:val="0"/>
                </w:rPr>
                <w:t>(see the +WDS</w:t>
              </w:r>
            </w:ins>
            <w:ins w:id="865" w:author="Nadjim Brahmi" w:date="2018-11-12T16:32:00Z">
              <w:r w:rsidR="00F560DE">
                <w:rPr>
                  <w:b w:val="0"/>
                </w:rPr>
                <w:t>C configuration in [1]</w:t>
              </w:r>
            </w:ins>
            <w:ins w:id="866" w:author="Nadjim Brahmi" w:date="2018-11-12T16:31:00Z">
              <w:r w:rsidR="00F560DE">
                <w:rPr>
                  <w:b w:val="0"/>
                </w:rPr>
                <w:t>)</w:t>
              </w:r>
            </w:ins>
            <w:r w:rsidR="005E13E9">
              <w:rPr>
                <w:b w:val="0"/>
              </w:rPr>
              <w:t>.</w:t>
            </w:r>
            <w:ins w:id="867" w:author="Nadjim Brahmi" w:date="2018-11-12T16:30:00Z">
              <w:r w:rsidR="00F560DE">
                <w:rPr>
                  <w:b w:val="0"/>
                </w:rPr>
                <w:t xml:space="preserve">  </w:t>
              </w:r>
            </w:ins>
          </w:p>
        </w:tc>
        <w:tc>
          <w:tcPr>
            <w:tcW w:w="254" w:type="dxa"/>
            <w:tcBorders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PrChange w:id="868" w:author="Frédéric Dur" w:date="2018-11-09T09:29:00Z">
              <w:tcPr>
                <w:tcW w:w="256" w:type="dxa"/>
                <w:gridSpan w:val="2"/>
                <w:tcBorders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2168639A" w14:textId="77777777" w:rsidR="005F2738" w:rsidRDefault="005F2738">
            <w:pPr>
              <w:pStyle w:val="Parameter"/>
              <w:rPr>
                <w:b w:val="0"/>
              </w:rPr>
            </w:pPr>
          </w:p>
        </w:tc>
      </w:tr>
      <w:tr w:rsidR="002655C7" w14:paraId="1B6CED60" w14:textId="77777777" w:rsidTr="002655C7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869" w:author="Frédéric Dur" w:date="2018-11-09T09:29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ins w:id="870" w:author="Frédéric Dur" w:date="2018-11-09T09:28:00Z"/>
          <w:trPrChange w:id="871" w:author="Frédéric Dur" w:date="2018-11-09T09:29:00Z">
            <w:trPr>
              <w:gridBefore w:val="2"/>
              <w:cantSplit/>
            </w:trPr>
          </w:trPrChange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00000A"/>
              <w:bottom w:val="single" w:sz="4" w:space="0" w:color="auto"/>
            </w:tcBorders>
            <w:shd w:val="clear" w:color="auto" w:fill="FFFFFF"/>
            <w:tcMar>
              <w:left w:w="20" w:type="dxa"/>
            </w:tcMar>
            <w:tcPrChange w:id="872" w:author="Frédéric Dur" w:date="2018-11-09T09:29:00Z">
              <w:tcPr>
                <w:tcW w:w="2456" w:type="dxa"/>
                <w:gridSpan w:val="6"/>
                <w:tcBorders>
                  <w:top w:val="single" w:sz="4" w:space="0" w:color="auto"/>
                  <w:left w:val="single" w:sz="4" w:space="0" w:color="00000A"/>
                  <w:bottom w:val="single" w:sz="18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60FBEE9E" w14:textId="6A7137F7" w:rsidR="002655C7" w:rsidRDefault="002655C7" w:rsidP="002655C7">
            <w:pPr>
              <w:pStyle w:val="Paraentte"/>
              <w:ind w:left="708" w:hanging="708"/>
              <w:rPr>
                <w:ins w:id="873" w:author="Frédéric Dur" w:date="2018-11-09T09:28:00Z"/>
              </w:rPr>
            </w:pPr>
            <w:ins w:id="874" w:author="Frédéric Dur" w:date="2018-11-09T09:28:00Z">
              <w:r>
                <w:t>&lt;</w:t>
              </w:r>
              <w:proofErr w:type="spellStart"/>
              <w:del w:id="875" w:author="Nadjim Brahmi" w:date="2018-11-12T16:33:00Z">
                <w:r w:rsidDel="00BF4FB4">
                  <w:delText>url</w:delText>
                </w:r>
              </w:del>
            </w:ins>
            <w:ins w:id="876" w:author="Nadjim Brahmi" w:date="2018-11-12T16:33:00Z">
              <w:r w:rsidR="00BF4FB4">
                <w:t>addr</w:t>
              </w:r>
            </w:ins>
            <w:proofErr w:type="spellEnd"/>
            <w:ins w:id="877" w:author="Frédéric Dur" w:date="2018-11-09T09:28:00Z">
              <w:r>
                <w:t>&gt;:</w:t>
              </w:r>
            </w:ins>
          </w:p>
        </w:tc>
        <w:tc>
          <w:tcPr>
            <w:tcW w:w="6174" w:type="dxa"/>
            <w:gridSpan w:val="2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PrChange w:id="878" w:author="Frédéric Dur" w:date="2018-11-09T09:29:00Z">
              <w:tcPr>
                <w:tcW w:w="6174" w:type="dxa"/>
                <w:gridSpan w:val="6"/>
                <w:tcBorders>
                  <w:top w:val="single" w:sz="4" w:space="0" w:color="auto"/>
                  <w:left w:val="single" w:sz="4" w:space="0" w:color="00000A"/>
                  <w:bottom w:val="single" w:sz="18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271EE3B1" w14:textId="03FA3098" w:rsidR="002655C7" w:rsidRDefault="002655C7" w:rsidP="002655C7">
            <w:pPr>
              <w:pStyle w:val="Parameter"/>
              <w:rPr>
                <w:ins w:id="879" w:author="Frédéric Dur" w:date="2018-11-09T09:28:00Z"/>
                <w:b w:val="0"/>
                <w:lang w:val="en-US"/>
              </w:rPr>
            </w:pPr>
            <w:ins w:id="880" w:author="Frédéric Dur" w:date="2018-11-09T09:28:00Z">
              <w:r>
                <w:rPr>
                  <w:bCs/>
                </w:rPr>
                <w:t>Package address</w:t>
              </w:r>
              <w:r>
                <w:rPr>
                  <w:bCs/>
                </w:rPr>
                <w:br/>
              </w:r>
              <w:r>
                <w:rPr>
                  <w:b w:val="0"/>
                  <w:lang w:val="en-US"/>
                </w:rPr>
                <w:t>String parameter which format is "&lt;</w:t>
              </w:r>
            </w:ins>
            <w:proofErr w:type="spellStart"/>
            <w:ins w:id="881" w:author="Frédéric Dur" w:date="2018-11-09T09:29:00Z">
              <w:del w:id="882" w:author="Nadjim Brahmi" w:date="2018-11-12T16:33:00Z">
                <w:r w:rsidDel="00BF4FB4">
                  <w:rPr>
                    <w:b w:val="0"/>
                    <w:lang w:val="en-US"/>
                  </w:rPr>
                  <w:delText>addr</w:delText>
                </w:r>
              </w:del>
            </w:ins>
            <w:ins w:id="883" w:author="Nadjim Brahmi" w:date="2018-11-12T16:33:00Z">
              <w:r w:rsidR="00BF4FB4">
                <w:rPr>
                  <w:b w:val="0"/>
                  <w:lang w:val="en-US"/>
                </w:rPr>
                <w:t>url</w:t>
              </w:r>
            </w:ins>
            <w:proofErr w:type="spellEnd"/>
            <w:ins w:id="884" w:author="Frédéric Dur" w:date="2018-11-09T09:28:00Z">
              <w:r>
                <w:rPr>
                  <w:b w:val="0"/>
                  <w:lang w:val="en-US"/>
                </w:rPr>
                <w:t>&gt;</w:t>
              </w:r>
            </w:ins>
            <w:ins w:id="885" w:author="Nadjim Brahmi" w:date="2018-11-12T16:39:00Z">
              <w:r w:rsidR="00DA6CEE">
                <w:rPr>
                  <w:b w:val="0"/>
                  <w:lang w:val="en-US"/>
                </w:rPr>
                <w:t>[</w:t>
              </w:r>
            </w:ins>
            <w:ins w:id="886" w:author="Frédéric Dur" w:date="2018-11-09T09:28:00Z">
              <w:r>
                <w:rPr>
                  <w:b w:val="0"/>
                  <w:lang w:val="en-US"/>
                </w:rPr>
                <w:t>:&lt;port&gt;</w:t>
              </w:r>
            </w:ins>
            <w:ins w:id="887" w:author="Nadjim Brahmi" w:date="2018-11-12T16:52:00Z">
              <w:r w:rsidR="00374520">
                <w:rPr>
                  <w:b w:val="0"/>
                  <w:lang w:val="en-US"/>
                </w:rPr>
                <w:t>]</w:t>
              </w:r>
            </w:ins>
            <w:ins w:id="888" w:author="Frédéric Dur" w:date="2018-11-09T09:28:00Z">
              <w:r>
                <w:rPr>
                  <w:b w:val="0"/>
                  <w:lang w:val="en-US"/>
                </w:rPr>
                <w:t>"</w:t>
              </w:r>
            </w:ins>
          </w:p>
          <w:p w14:paraId="3BFE075A" w14:textId="021A9107" w:rsidR="002655C7" w:rsidRDefault="002655C7" w:rsidP="002655C7">
            <w:pPr>
              <w:pStyle w:val="Parameter"/>
              <w:rPr>
                <w:ins w:id="889" w:author="Frédéric Dur" w:date="2018-11-09T09:28:00Z"/>
              </w:rPr>
            </w:pPr>
            <w:ins w:id="890" w:author="Frédéric Dur" w:date="2018-11-09T09:28:00Z">
              <w:r w:rsidRPr="002655C7">
                <w:rPr>
                  <w:b w:val="0"/>
                  <w:lang w:val="en-US"/>
                  <w:rPrChange w:id="891" w:author="Frédéric Dur" w:date="2018-11-09T09:29:00Z">
                    <w:rPr/>
                  </w:rPrChange>
                </w:rPr>
                <w:t>Maximum length:</w:t>
              </w:r>
            </w:ins>
            <w:ins w:id="892" w:author="Frédéric Dur" w:date="2018-11-09T09:29:00Z">
              <w:r w:rsidRPr="002655C7">
                <w:rPr>
                  <w:b w:val="0"/>
                  <w:lang w:val="en-US"/>
                  <w:rPrChange w:id="893" w:author="Frédéric Dur" w:date="2018-11-09T09:29:00Z">
                    <w:rPr/>
                  </w:rPrChange>
                </w:rPr>
                <w:t xml:space="preserve"> </w:t>
              </w:r>
              <w:del w:id="894" w:author="Nadjim Brahmi" w:date="2018-12-10T15:08:00Z">
                <w:r w:rsidRPr="002655C7" w:rsidDel="00A41554">
                  <w:rPr>
                    <w:b w:val="0"/>
                    <w:lang w:val="en-US"/>
                    <w:rPrChange w:id="895" w:author="Frédéric Dur" w:date="2018-11-09T09:29:00Z">
                      <w:rPr/>
                    </w:rPrChange>
                  </w:rPr>
                  <w:delText>TBD</w:delText>
                </w:r>
              </w:del>
            </w:ins>
            <w:ins w:id="896" w:author="Nadjim Brahmi" w:date="2018-12-10T15:08:00Z">
              <w:r w:rsidR="00A41554">
                <w:rPr>
                  <w:b w:val="0"/>
                  <w:lang w:val="en-US"/>
                </w:rPr>
                <w:t>255</w:t>
              </w:r>
            </w:ins>
          </w:p>
        </w:tc>
      </w:tr>
      <w:tr w:rsidR="002655C7" w14:paraId="49F7F05B" w14:textId="77777777" w:rsidTr="00B80A2B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897" w:author="Nadjim Brahmi" w:date="2018-12-19T14:04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523"/>
          <w:ins w:id="898" w:author="Frédéric Dur" w:date="2018-11-09T09:29:00Z"/>
          <w:trPrChange w:id="899" w:author="Nadjim Brahmi" w:date="2018-12-19T14:04:00Z">
            <w:trPr>
              <w:gridBefore w:val="2"/>
              <w:cantSplit/>
            </w:trPr>
          </w:trPrChange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00000A"/>
            </w:tcBorders>
            <w:shd w:val="clear" w:color="auto" w:fill="FFFFFF"/>
            <w:tcMar>
              <w:left w:w="20" w:type="dxa"/>
            </w:tcMar>
            <w:tcPrChange w:id="900" w:author="Nadjim Brahmi" w:date="2018-12-19T14:04:00Z">
              <w:tcPr>
                <w:tcW w:w="2456" w:type="dxa"/>
                <w:gridSpan w:val="6"/>
                <w:tcBorders>
                  <w:top w:val="single" w:sz="18" w:space="0" w:color="00000A"/>
                  <w:left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0DC517EC" w14:textId="2D32B6C7" w:rsidR="002655C7" w:rsidRDefault="002655C7" w:rsidP="002655C7">
            <w:pPr>
              <w:pStyle w:val="Paraentte"/>
              <w:ind w:left="708" w:hanging="708"/>
              <w:rPr>
                <w:ins w:id="901" w:author="Frédéric Dur" w:date="2018-11-09T09:29:00Z"/>
              </w:rPr>
            </w:pPr>
            <w:ins w:id="902" w:author="Frédéric Dur" w:date="2018-11-09T09:29:00Z">
              <w:r>
                <w:t>&lt;</w:t>
              </w:r>
              <w:proofErr w:type="spellStart"/>
              <w:del w:id="903" w:author="Nadjim Brahmi" w:date="2018-11-12T16:33:00Z">
                <w:r w:rsidDel="00BF4FB4">
                  <w:delText>addr</w:delText>
                </w:r>
              </w:del>
            </w:ins>
            <w:ins w:id="904" w:author="Nadjim Brahmi" w:date="2018-11-12T16:33:00Z">
              <w:r w:rsidR="00BF4FB4">
                <w:t>url</w:t>
              </w:r>
            </w:ins>
            <w:proofErr w:type="spellEnd"/>
            <w:ins w:id="905" w:author="Frédéric Dur" w:date="2018-11-09T09:29:00Z">
              <w:r>
                <w:t>&gt;:</w:t>
              </w:r>
            </w:ins>
          </w:p>
        </w:tc>
        <w:tc>
          <w:tcPr>
            <w:tcW w:w="6174" w:type="dxa"/>
            <w:gridSpan w:val="2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FFFFFF"/>
            <w:tcPrChange w:id="906" w:author="Nadjim Brahmi" w:date="2018-12-19T14:04:00Z">
              <w:tcPr>
                <w:tcW w:w="6174" w:type="dxa"/>
                <w:gridSpan w:val="6"/>
                <w:tcBorders>
                  <w:top w:val="single" w:sz="18" w:space="0" w:color="00000A"/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1ABC6EEB" w14:textId="7F5D5871" w:rsidR="002655C7" w:rsidRDefault="002655C7" w:rsidP="002655C7">
            <w:pPr>
              <w:pStyle w:val="Parameter"/>
              <w:rPr>
                <w:ins w:id="907" w:author="Frédéric Dur" w:date="2018-11-09T09:29:00Z"/>
              </w:rPr>
            </w:pPr>
            <w:ins w:id="908" w:author="Frédéric Dur" w:date="2018-11-09T09:29:00Z">
              <w:r>
                <w:rPr>
                  <w:bCs/>
                </w:rPr>
                <w:t xml:space="preserve">Package </w:t>
              </w:r>
            </w:ins>
            <w:ins w:id="909" w:author="Frédéric Dur" w:date="2018-11-09T09:30:00Z">
              <w:r>
                <w:rPr>
                  <w:bCs/>
                </w:rPr>
                <w:t>URL</w:t>
              </w:r>
              <w:r>
                <w:rPr>
                  <w:bCs/>
                </w:rPr>
                <w:br/>
              </w:r>
            </w:ins>
            <w:ins w:id="910" w:author="Frédéric Dur" w:date="2018-11-09T09:29:00Z">
              <w:r>
                <w:rPr>
                  <w:b w:val="0"/>
                  <w:lang w:val="en-US"/>
                </w:rPr>
                <w:t>String parameter</w:t>
              </w:r>
            </w:ins>
            <w:ins w:id="911" w:author="Frédéric Dur" w:date="2018-11-09T09:30:00Z">
              <w:r>
                <w:rPr>
                  <w:b w:val="0"/>
                  <w:lang w:val="en-US"/>
                </w:rPr>
                <w:br/>
              </w:r>
            </w:ins>
            <w:ins w:id="912" w:author="Frédéric Dur" w:date="2018-11-09T09:29:00Z">
              <w:del w:id="913" w:author="Nadjim Brahmi" w:date="2018-12-19T14:04:00Z">
                <w:r w:rsidRPr="001D3F53" w:rsidDel="00B80A2B">
                  <w:rPr>
                    <w:b w:val="0"/>
                    <w:lang w:val="en-US"/>
                  </w:rPr>
                  <w:delText xml:space="preserve">Maximum length: </w:delText>
                </w:r>
              </w:del>
              <w:del w:id="914" w:author="Nadjim Brahmi" w:date="2018-12-10T15:08:00Z">
                <w:r w:rsidRPr="001D3F53" w:rsidDel="00A41554">
                  <w:rPr>
                    <w:b w:val="0"/>
                    <w:lang w:val="en-US"/>
                  </w:rPr>
                  <w:delText>TBD</w:delText>
                </w:r>
              </w:del>
            </w:ins>
          </w:p>
        </w:tc>
      </w:tr>
      <w:tr w:rsidR="002655C7" w14:paraId="38AF8592" w14:textId="77777777" w:rsidTr="00374520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915" w:author="Nadjim Brahmi" w:date="2018-11-12T16:54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973"/>
          <w:ins w:id="916" w:author="Frédéric Dur" w:date="2018-11-09T09:29:00Z"/>
          <w:trPrChange w:id="917" w:author="Nadjim Brahmi" w:date="2018-11-12T16:54:00Z">
            <w:trPr>
              <w:gridBefore w:val="1"/>
              <w:gridAfter w:val="0"/>
              <w:cantSplit/>
            </w:trPr>
          </w:trPrChange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  <w:tcPrChange w:id="918" w:author="Nadjim Brahmi" w:date="2018-11-12T16:54:00Z">
              <w:tcPr>
                <w:tcW w:w="2456" w:type="dxa"/>
                <w:gridSpan w:val="6"/>
                <w:tcBorders>
                  <w:top w:val="single" w:sz="4" w:space="0" w:color="auto"/>
                  <w:left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53D38491" w14:textId="5609946A" w:rsidR="002655C7" w:rsidRDefault="002655C7" w:rsidP="002655C7">
            <w:pPr>
              <w:pStyle w:val="Paraentte"/>
              <w:ind w:left="708" w:hanging="708"/>
              <w:rPr>
                <w:ins w:id="919" w:author="Frédéric Dur" w:date="2018-11-09T09:29:00Z"/>
              </w:rPr>
            </w:pPr>
            <w:ins w:id="920" w:author="Frédéric Dur" w:date="2018-11-09T09:29:00Z">
              <w:r>
                <w:t>&lt;port&gt;:</w:t>
              </w:r>
            </w:ins>
          </w:p>
        </w:tc>
        <w:tc>
          <w:tcPr>
            <w:tcW w:w="6174" w:type="dxa"/>
            <w:gridSpan w:val="2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FFFFFF"/>
            <w:tcPrChange w:id="921" w:author="Nadjim Brahmi" w:date="2018-11-12T16:54:00Z">
              <w:tcPr>
                <w:tcW w:w="6174" w:type="dxa"/>
                <w:gridSpan w:val="6"/>
                <w:tcBorders>
                  <w:top w:val="single" w:sz="4" w:space="0" w:color="auto"/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214D6D05" w14:textId="085D539D" w:rsidR="002655C7" w:rsidRDefault="002655C7" w:rsidP="002655C7">
            <w:pPr>
              <w:pStyle w:val="Parameter"/>
              <w:rPr>
                <w:ins w:id="922" w:author="Frédéric Dur" w:date="2018-11-09T09:29:00Z"/>
                <w:bCs/>
              </w:rPr>
            </w:pPr>
            <w:ins w:id="923" w:author="Frédéric Dur" w:date="2018-11-09T09:29:00Z">
              <w:r>
                <w:rPr>
                  <w:bCs/>
                </w:rPr>
                <w:t>Port</w:t>
              </w:r>
            </w:ins>
            <w:ins w:id="924" w:author="Frédéric Dur" w:date="2018-11-09T09:30:00Z">
              <w:r>
                <w:rPr>
                  <w:bCs/>
                </w:rPr>
                <w:br/>
              </w:r>
              <w:r>
                <w:rPr>
                  <w:b w:val="0"/>
                  <w:lang w:val="en-US"/>
                </w:rPr>
                <w:t>String parameter</w:t>
              </w:r>
            </w:ins>
            <w:ins w:id="925" w:author="Nadjim Brahmi" w:date="2018-11-09T17:37:00Z">
              <w:r w:rsidR="006C5024">
                <w:rPr>
                  <w:b w:val="0"/>
                  <w:lang w:val="en-US"/>
                </w:rPr>
                <w:t xml:space="preserve">. </w:t>
              </w:r>
            </w:ins>
            <w:ins w:id="926" w:author="Nadjim Brahmi" w:date="2018-11-12T16:38:00Z">
              <w:r w:rsidR="00DA6CEE">
                <w:rPr>
                  <w:b w:val="0"/>
                </w:rPr>
                <w:t>T</w:t>
              </w:r>
            </w:ins>
            <w:ins w:id="927" w:author="Nadjim Brahmi" w:date="2018-11-09T17:37:00Z">
              <w:r w:rsidR="006C5024">
                <w:rPr>
                  <w:b w:val="0"/>
                </w:rPr>
                <w:t xml:space="preserve">he port </w:t>
              </w:r>
            </w:ins>
            <w:ins w:id="928" w:author="Nadjim Brahmi" w:date="2018-11-12T16:38:00Z">
              <w:r w:rsidR="00DA6CEE">
                <w:rPr>
                  <w:b w:val="0"/>
                </w:rPr>
                <w:t>n</w:t>
              </w:r>
            </w:ins>
            <w:ins w:id="929" w:author="Nadjim Brahmi" w:date="2018-11-09T17:37:00Z">
              <w:r w:rsidR="006C5024">
                <w:rPr>
                  <w:b w:val="0"/>
                </w:rPr>
                <w:t xml:space="preserve">umber is optional, the default </w:t>
              </w:r>
            </w:ins>
            <w:ins w:id="930" w:author="Nadjim Brahmi" w:date="2018-11-12T16:38:00Z">
              <w:r w:rsidR="00DA6CEE">
                <w:rPr>
                  <w:b w:val="0"/>
                </w:rPr>
                <w:t>setting</w:t>
              </w:r>
            </w:ins>
            <w:ins w:id="931" w:author="Nadjim Brahmi" w:date="2018-11-09T17:37:00Z">
              <w:r w:rsidR="006C5024">
                <w:rPr>
                  <w:b w:val="0"/>
                </w:rPr>
                <w:t xml:space="preserve"> is 80</w:t>
              </w:r>
            </w:ins>
            <w:ins w:id="932" w:author="Nadjim Brahmi" w:date="2018-11-12T16:38:00Z">
              <w:r w:rsidR="00DA6CEE">
                <w:rPr>
                  <w:b w:val="0"/>
                </w:rPr>
                <w:t xml:space="preserve">. </w:t>
              </w:r>
            </w:ins>
          </w:p>
          <w:p w14:paraId="0CA53359" w14:textId="0A4D94DD" w:rsidR="002655C7" w:rsidRDefault="002655C7" w:rsidP="002655C7">
            <w:pPr>
              <w:pStyle w:val="Parameter"/>
              <w:rPr>
                <w:ins w:id="933" w:author="Frédéric Dur" w:date="2018-11-09T09:29:00Z"/>
              </w:rPr>
            </w:pPr>
            <w:bookmarkStart w:id="934" w:name="_Hlk532990990"/>
            <w:ins w:id="935" w:author="Frédéric Dur" w:date="2018-11-09T09:29:00Z">
              <w:r w:rsidRPr="001D3F53">
                <w:rPr>
                  <w:b w:val="0"/>
                  <w:lang w:val="en-US"/>
                </w:rPr>
                <w:t>Maximum length</w:t>
              </w:r>
              <w:bookmarkEnd w:id="934"/>
              <w:r w:rsidRPr="001D3F53">
                <w:rPr>
                  <w:b w:val="0"/>
                  <w:lang w:val="en-US"/>
                </w:rPr>
                <w:t xml:space="preserve">: </w:t>
              </w:r>
              <w:del w:id="936" w:author="Nadjim Brahmi" w:date="2018-12-10T15:08:00Z">
                <w:r w:rsidRPr="001D3F53" w:rsidDel="00A41554">
                  <w:rPr>
                    <w:b w:val="0"/>
                    <w:lang w:val="en-US"/>
                  </w:rPr>
                  <w:delText>TBD</w:delText>
                </w:r>
              </w:del>
            </w:ins>
            <w:ins w:id="937" w:author="Nadjim Brahmi" w:date="2018-12-10T15:08:00Z">
              <w:r w:rsidR="00A41554">
                <w:rPr>
                  <w:b w:val="0"/>
                  <w:lang w:val="en-US"/>
                </w:rPr>
                <w:t>5</w:t>
              </w:r>
            </w:ins>
          </w:p>
        </w:tc>
      </w:tr>
      <w:tr w:rsidR="005F2738" w14:paraId="460C9AA8" w14:textId="77777777" w:rsidTr="00151CD5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938" w:author="Nadjim Brahmi" w:date="2018-11-12T16:55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PrChange w:id="939" w:author="Nadjim Brahmi" w:date="2018-11-12T16:55:00Z">
            <w:trPr>
              <w:gridBefore w:val="1"/>
              <w:gridAfter w:val="0"/>
              <w:cantSplit/>
            </w:trPr>
          </w:trPrChange>
        </w:trPr>
        <w:tc>
          <w:tcPr>
            <w:tcW w:w="2456" w:type="dxa"/>
            <w:gridSpan w:val="2"/>
            <w:tcBorders>
              <w:top w:val="single" w:sz="4" w:space="0" w:color="00000A"/>
              <w:left w:val="single" w:sz="4" w:space="0" w:color="00000A"/>
              <w:right w:val="single" w:sz="4" w:space="0" w:color="auto"/>
            </w:tcBorders>
            <w:shd w:val="clear" w:color="auto" w:fill="FFFFFF"/>
            <w:tcMar>
              <w:left w:w="20" w:type="dxa"/>
            </w:tcMar>
            <w:tcPrChange w:id="940" w:author="Nadjim Brahmi" w:date="2018-11-12T16:55:00Z">
              <w:tcPr>
                <w:tcW w:w="2456" w:type="dxa"/>
                <w:gridSpan w:val="6"/>
                <w:tcBorders>
                  <w:top w:val="single" w:sz="4" w:space="0" w:color="00000A"/>
                  <w:left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16AE8E2A" w14:textId="6618040C" w:rsidR="005F2738" w:rsidRDefault="0015084F">
            <w:pPr>
              <w:pStyle w:val="Paraentte"/>
              <w:ind w:left="708" w:hanging="708"/>
              <w:rPr>
                <w:b w:val="0"/>
              </w:rPr>
            </w:pPr>
            <w:r w:rsidRPr="00151CD5">
              <w:rPr>
                <w:rPrChange w:id="941" w:author="Nadjim Brahmi" w:date="2018-11-12T16:56:00Z">
                  <w:rPr>
                    <w:b w:val="0"/>
                  </w:rPr>
                </w:rPrChange>
              </w:rPr>
              <w:t>&lt;</w:t>
            </w:r>
            <w:ins w:id="942" w:author="Nadjim Brahmi" w:date="2018-11-12T16:39:00Z">
              <w:r w:rsidR="00DA6CEE" w:rsidRPr="00151CD5">
                <w:rPr>
                  <w:rPrChange w:id="943" w:author="Nadjim Brahmi" w:date="2018-11-12T16:56:00Z">
                    <w:rPr>
                      <w:b w:val="0"/>
                    </w:rPr>
                  </w:rPrChange>
                </w:rPr>
                <w:t>s</w:t>
              </w:r>
            </w:ins>
            <w:del w:id="944" w:author="Nadjim Brahmi" w:date="2018-11-12T16:39:00Z">
              <w:r w:rsidRPr="00151CD5" w:rsidDel="00DA6CEE">
                <w:rPr>
                  <w:rPrChange w:id="945" w:author="Nadjim Brahmi" w:date="2018-11-12T16:56:00Z">
                    <w:rPr>
                      <w:b w:val="0"/>
                    </w:rPr>
                  </w:rPrChange>
                </w:rPr>
                <w:delText>S</w:delText>
              </w:r>
            </w:del>
            <w:r w:rsidRPr="00151CD5">
              <w:rPr>
                <w:rPrChange w:id="946" w:author="Nadjim Brahmi" w:date="2018-11-12T16:56:00Z">
                  <w:rPr>
                    <w:b w:val="0"/>
                  </w:rPr>
                </w:rPrChange>
              </w:rPr>
              <w:t>tate&gt;:</w:t>
            </w:r>
          </w:p>
        </w:tc>
        <w:tc>
          <w:tcPr>
            <w:tcW w:w="5920" w:type="dxa"/>
            <w:tcBorders>
              <w:top w:val="single" w:sz="4" w:space="0" w:color="00000A"/>
              <w:left w:val="single" w:sz="4" w:space="0" w:color="auto"/>
              <w:right w:val="nil"/>
            </w:tcBorders>
            <w:shd w:val="clear" w:color="auto" w:fill="FFFFFF"/>
            <w:tcMar>
              <w:left w:w="70" w:type="dxa"/>
            </w:tcMar>
            <w:tcPrChange w:id="947" w:author="Nadjim Brahmi" w:date="2018-11-12T16:55:00Z">
              <w:tcPr>
                <w:tcW w:w="5920" w:type="dxa"/>
                <w:gridSpan w:val="3"/>
                <w:tcBorders>
                  <w:top w:val="single" w:sz="4" w:space="0" w:color="00000A"/>
                </w:tcBorders>
                <w:shd w:val="clear" w:color="auto" w:fill="FFFFFF"/>
                <w:tcMar>
                  <w:left w:w="70" w:type="dxa"/>
                </w:tcMar>
              </w:tcPr>
            </w:tcPrChange>
          </w:tcPr>
          <w:p w14:paraId="4190975B" w14:textId="279CBF7A" w:rsidR="005F2738" w:rsidRPr="00151CD5" w:rsidRDefault="00374520">
            <w:pPr>
              <w:pStyle w:val="Parameter"/>
              <w:rPr>
                <w:bCs/>
                <w:rPrChange w:id="948" w:author="Nadjim Brahmi" w:date="2018-11-12T16:56:00Z">
                  <w:rPr>
                    <w:b w:val="0"/>
                    <w:bCs/>
                  </w:rPr>
                </w:rPrChange>
              </w:rPr>
            </w:pPr>
            <w:ins w:id="949" w:author="Nadjim Brahmi" w:date="2018-11-12T16:49:00Z">
              <w:r w:rsidRPr="00151CD5">
                <w:rPr>
                  <w:bCs/>
                  <w:rPrChange w:id="950" w:author="Nadjim Brahmi" w:date="2018-11-12T16:56:00Z">
                    <w:rPr>
                      <w:b w:val="0"/>
                      <w:bCs/>
                    </w:rPr>
                  </w:rPrChange>
                </w:rPr>
                <w:t xml:space="preserve">FOTA </w:t>
              </w:r>
            </w:ins>
            <w:ins w:id="951" w:author="Nadjim Brahmi" w:date="2018-11-12T16:50:00Z">
              <w:r w:rsidRPr="00151CD5">
                <w:rPr>
                  <w:bCs/>
                  <w:rPrChange w:id="952" w:author="Nadjim Brahmi" w:date="2018-11-12T16:56:00Z">
                    <w:rPr>
                      <w:b w:val="0"/>
                      <w:bCs/>
                    </w:rPr>
                  </w:rPrChange>
                </w:rPr>
                <w:t>operation s</w:t>
              </w:r>
            </w:ins>
            <w:del w:id="953" w:author="Nadjim Brahmi" w:date="2018-11-12T16:50:00Z">
              <w:r w:rsidR="0015084F" w:rsidRPr="00151CD5" w:rsidDel="00374520">
                <w:rPr>
                  <w:bCs/>
                  <w:rPrChange w:id="954" w:author="Nadjim Brahmi" w:date="2018-11-12T16:56:00Z">
                    <w:rPr>
                      <w:b w:val="0"/>
                      <w:bCs/>
                    </w:rPr>
                  </w:rPrChange>
                </w:rPr>
                <w:delText>S</w:delText>
              </w:r>
            </w:del>
            <w:r w:rsidR="0015084F" w:rsidRPr="00151CD5">
              <w:rPr>
                <w:bCs/>
                <w:rPrChange w:id="955" w:author="Nadjim Brahmi" w:date="2018-11-12T16:56:00Z">
                  <w:rPr>
                    <w:b w:val="0"/>
                    <w:bCs/>
                  </w:rPr>
                </w:rPrChange>
              </w:rPr>
              <w:t xml:space="preserve">tatus </w:t>
            </w:r>
            <w:del w:id="956" w:author="Nadjim Brahmi" w:date="2018-11-12T16:49:00Z">
              <w:r w:rsidR="0015084F" w:rsidRPr="00151CD5" w:rsidDel="00374520">
                <w:rPr>
                  <w:bCs/>
                  <w:rPrChange w:id="957" w:author="Nadjim Brahmi" w:date="2018-11-12T16:56:00Z">
                    <w:rPr>
                      <w:b w:val="0"/>
                      <w:bCs/>
                    </w:rPr>
                  </w:rPrChange>
                </w:rPr>
                <w:delText>of the mode</w:delText>
              </w:r>
            </w:del>
          </w:p>
        </w:tc>
        <w:tc>
          <w:tcPr>
            <w:tcW w:w="254" w:type="dxa"/>
            <w:tcBorders>
              <w:top w:val="single" w:sz="4" w:space="0" w:color="auto"/>
              <w:left w:val="nil"/>
              <w:right w:val="single" w:sz="4" w:space="0" w:color="00000A"/>
            </w:tcBorders>
            <w:shd w:val="clear" w:color="auto" w:fill="FFFFFF"/>
            <w:tcPrChange w:id="958" w:author="Nadjim Brahmi" w:date="2018-11-12T16:55:00Z">
              <w:tcPr>
                <w:tcW w:w="254" w:type="dxa"/>
                <w:gridSpan w:val="3"/>
                <w:tcBorders>
                  <w:top w:val="single" w:sz="4" w:space="0" w:color="00000A"/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630B5D71" w14:textId="77777777" w:rsidR="005F2738" w:rsidRDefault="005F2738">
            <w:pPr>
              <w:pStyle w:val="Parameter"/>
              <w:rPr>
                <w:b w:val="0"/>
              </w:rPr>
            </w:pPr>
          </w:p>
        </w:tc>
      </w:tr>
      <w:tr w:rsidR="005F2738" w:rsidDel="00374520" w14:paraId="755253C0" w14:textId="2BBEFA4E" w:rsidTr="002655C7">
        <w:trPr>
          <w:cantSplit/>
          <w:del w:id="959" w:author="Nadjim Brahmi" w:date="2018-11-12T16:53:00Z"/>
        </w:trPr>
        <w:tc>
          <w:tcPr>
            <w:tcW w:w="2456" w:type="dxa"/>
            <w:gridSpan w:val="2"/>
            <w:tcBorders>
              <w:left w:val="single" w:sz="4" w:space="0" w:color="00000A"/>
            </w:tcBorders>
            <w:shd w:val="clear" w:color="auto" w:fill="FFFFFF"/>
            <w:tcMar>
              <w:left w:w="20" w:type="dxa"/>
            </w:tcMar>
          </w:tcPr>
          <w:p w14:paraId="6C95FA5E" w14:textId="4DDC133E" w:rsidR="005F2738" w:rsidDel="00374520" w:rsidRDefault="0015084F">
            <w:pPr>
              <w:pStyle w:val="Parameter"/>
              <w:rPr>
                <w:del w:id="960" w:author="Nadjim Brahmi" w:date="2018-11-12T16:53:00Z"/>
                <w:b w:val="0"/>
              </w:rPr>
            </w:pPr>
            <w:del w:id="961" w:author="Nadjim Brahmi" w:date="2018-11-12T16:52:00Z">
              <w:r w:rsidDel="00374520">
                <w:rPr>
                  <w:b w:val="0"/>
                </w:rPr>
                <w:delText>For &lt;</w:delText>
              </w:r>
            </w:del>
            <w:del w:id="962" w:author="Nadjim Brahmi" w:date="2018-11-12T16:39:00Z">
              <w:r w:rsidDel="00DA6CEE">
                <w:rPr>
                  <w:b w:val="0"/>
                </w:rPr>
                <w:delText>M</w:delText>
              </w:r>
            </w:del>
            <w:del w:id="963" w:author="Nadjim Brahmi" w:date="2018-11-12T16:52:00Z">
              <w:r w:rsidDel="00374520">
                <w:rPr>
                  <w:b w:val="0"/>
                </w:rPr>
                <w:delText>ode&gt; = 1</w:delText>
              </w:r>
            </w:del>
          </w:p>
        </w:tc>
        <w:tc>
          <w:tcPr>
            <w:tcW w:w="5920" w:type="dxa"/>
            <w:shd w:val="clear" w:color="auto" w:fill="FFFFFF"/>
            <w:tcMar>
              <w:left w:w="70" w:type="dxa"/>
            </w:tcMar>
          </w:tcPr>
          <w:p w14:paraId="50B2D219" w14:textId="0EDB134F" w:rsidR="005F2738" w:rsidDel="00374520" w:rsidRDefault="005F2738">
            <w:pPr>
              <w:pStyle w:val="Parameter"/>
              <w:rPr>
                <w:del w:id="964" w:author="Nadjim Brahmi" w:date="2018-11-12T16:53:00Z"/>
                <w:b w:val="0"/>
              </w:rPr>
            </w:pPr>
          </w:p>
        </w:tc>
        <w:tc>
          <w:tcPr>
            <w:tcW w:w="254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</w:tcPr>
          <w:p w14:paraId="7732DCEC" w14:textId="058072C1" w:rsidR="005F2738" w:rsidDel="00374520" w:rsidRDefault="005F2738">
            <w:pPr>
              <w:pStyle w:val="Parameter"/>
              <w:rPr>
                <w:del w:id="965" w:author="Nadjim Brahmi" w:date="2018-11-12T16:53:00Z"/>
                <w:b w:val="0"/>
              </w:rPr>
            </w:pPr>
          </w:p>
        </w:tc>
      </w:tr>
      <w:tr w:rsidR="005F2738" w14:paraId="25222DA4" w14:textId="77777777" w:rsidTr="00151CD5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966" w:author="Nadjim Brahmi" w:date="2018-11-12T16:55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PrChange w:id="967" w:author="Nadjim Brahmi" w:date="2018-11-12T16:55:00Z">
            <w:trPr>
              <w:gridBefore w:val="1"/>
              <w:gridAfter w:val="0"/>
              <w:cantSplit/>
            </w:trPr>
          </w:trPrChange>
        </w:trPr>
        <w:tc>
          <w:tcPr>
            <w:tcW w:w="907" w:type="dxa"/>
            <w:tcBorders>
              <w:left w:val="single" w:sz="4" w:space="0" w:color="00000A"/>
              <w:bottom w:val="nil"/>
              <w:right w:val="single" w:sz="4" w:space="0" w:color="00000A"/>
            </w:tcBorders>
            <w:shd w:val="clear" w:color="auto" w:fill="FFFFFF"/>
            <w:tcMar>
              <w:left w:w="20" w:type="dxa"/>
            </w:tcMar>
            <w:tcPrChange w:id="968" w:author="Nadjim Brahmi" w:date="2018-11-12T16:55:00Z">
              <w:tcPr>
                <w:tcW w:w="907" w:type="dxa"/>
                <w:gridSpan w:val="3"/>
                <w:tcBorders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7263DD11" w14:textId="77777777" w:rsidR="005F2738" w:rsidRDefault="005F2738">
            <w:pPr>
              <w:pStyle w:val="Parameter"/>
              <w:rPr>
                <w:b w:val="0"/>
              </w:rPr>
            </w:pPr>
          </w:p>
        </w:tc>
        <w:tc>
          <w:tcPr>
            <w:tcW w:w="1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  <w:tcPrChange w:id="969" w:author="Nadjim Brahmi" w:date="2018-11-12T16:55:00Z">
              <w:tcPr>
                <w:tcW w:w="1549" w:type="dxa"/>
                <w:gridSpan w:val="3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7C24B9CD" w14:textId="77777777" w:rsidR="005F2738" w:rsidRDefault="0015084F">
            <w:pPr>
              <w:pStyle w:val="Parameter"/>
              <w:rPr>
                <w:b w:val="0"/>
              </w:rPr>
            </w:pPr>
            <w:r>
              <w:rPr>
                <w:b w:val="0"/>
              </w:rPr>
              <w:t>0</w:t>
            </w:r>
          </w:p>
        </w:tc>
        <w:tc>
          <w:tcPr>
            <w:tcW w:w="5920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  <w:tcPrChange w:id="970" w:author="Nadjim Brahmi" w:date="2018-11-12T16:55:00Z">
              <w:tcPr>
                <w:tcW w:w="5920" w:type="dxa"/>
                <w:gridSpan w:val="3"/>
                <w:tcBorders>
                  <w:top w:val="single" w:sz="4" w:space="0" w:color="00000A"/>
                  <w:bottom w:val="single" w:sz="4" w:space="0" w:color="00000A"/>
                </w:tcBorders>
                <w:shd w:val="clear" w:color="auto" w:fill="FFFFFF"/>
                <w:tcMar>
                  <w:left w:w="70" w:type="dxa"/>
                </w:tcMar>
              </w:tcPr>
            </w:tcPrChange>
          </w:tcPr>
          <w:p w14:paraId="27F8EB94" w14:textId="65D44679" w:rsidR="005F2738" w:rsidRDefault="0015084F">
            <w:pPr>
              <w:pStyle w:val="Parameter"/>
              <w:rPr>
                <w:b w:val="0"/>
              </w:rPr>
            </w:pPr>
            <w:del w:id="971" w:author="Nadjim Brahmi" w:date="2018-11-12T16:48:00Z">
              <w:r w:rsidDel="00374520">
                <w:rPr>
                  <w:b w:val="0"/>
                </w:rPr>
                <w:delText xml:space="preserve">disabled </w:delText>
              </w:r>
            </w:del>
            <w:ins w:id="972" w:author="Nadjim Brahmi" w:date="2018-11-12T16:51:00Z">
              <w:r w:rsidR="00374520">
                <w:rPr>
                  <w:b w:val="0"/>
                </w:rPr>
                <w:t>N</w:t>
              </w:r>
            </w:ins>
            <w:ins w:id="973" w:author="Nadjim Brahmi" w:date="2018-11-12T16:48:00Z">
              <w:r w:rsidR="00374520">
                <w:rPr>
                  <w:b w:val="0"/>
                </w:rPr>
                <w:t xml:space="preserve">ot started </w:t>
              </w:r>
            </w:ins>
            <w:r>
              <w:rPr>
                <w:b w:val="0"/>
              </w:rPr>
              <w:t>(default value)</w:t>
            </w:r>
          </w:p>
        </w:tc>
        <w:tc>
          <w:tcPr>
            <w:tcW w:w="254" w:type="dxa"/>
            <w:tcBorders>
              <w:left w:val="single" w:sz="4" w:space="0" w:color="00000A"/>
              <w:bottom w:val="nil"/>
              <w:right w:val="single" w:sz="4" w:space="0" w:color="00000A"/>
            </w:tcBorders>
            <w:shd w:val="clear" w:color="auto" w:fill="FFFFFF"/>
            <w:tcPrChange w:id="974" w:author="Nadjim Brahmi" w:date="2018-11-12T16:55:00Z">
              <w:tcPr>
                <w:tcW w:w="254" w:type="dxa"/>
                <w:gridSpan w:val="3"/>
                <w:tcBorders>
                  <w:left w:val="single" w:sz="4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13725B38" w14:textId="77777777" w:rsidR="005F2738" w:rsidRDefault="005F2738">
            <w:pPr>
              <w:pStyle w:val="Parameter"/>
              <w:rPr>
                <w:b w:val="0"/>
              </w:rPr>
            </w:pPr>
          </w:p>
        </w:tc>
      </w:tr>
      <w:tr w:rsidR="005F2738" w14:paraId="4394C5C7" w14:textId="77777777" w:rsidTr="00151CD5">
        <w:tblPrEx>
          <w:tblW w:w="5000" w:type="pct"/>
          <w:tblInd w:w="-45" w:type="dxa"/>
          <w:tblBorders>
            <w:top w:val="single" w:sz="18" w:space="0" w:color="00000A"/>
            <w:left w:val="single" w:sz="4" w:space="0" w:color="00000A"/>
          </w:tblBorders>
          <w:tblCellMar>
            <w:left w:w="20" w:type="dxa"/>
            <w:right w:w="70" w:type="dxa"/>
          </w:tblCellMar>
          <w:tblLook w:val="0000" w:firstRow="0" w:lastRow="0" w:firstColumn="0" w:lastColumn="0" w:noHBand="0" w:noVBand="0"/>
          <w:tblPrExChange w:id="975" w:author="Nadjim Brahmi" w:date="2018-11-12T16:55:00Z">
            <w:tblPrEx>
              <w:tblW w:w="5000" w:type="pct"/>
              <w:tblInd w:w="-45" w:type="dxa"/>
              <w:tblBorders>
                <w:top w:val="single" w:sz="18" w:space="0" w:color="00000A"/>
                <w:left w:val="single" w:sz="4" w:space="0" w:color="00000A"/>
              </w:tblBorders>
              <w:tblCellMar>
                <w:left w:w="2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PrChange w:id="976" w:author="Nadjim Brahmi" w:date="2018-11-12T16:55:00Z">
            <w:trPr>
              <w:gridBefore w:val="1"/>
              <w:gridAfter w:val="0"/>
              <w:cantSplit/>
            </w:trPr>
          </w:trPrChange>
        </w:trPr>
        <w:tc>
          <w:tcPr>
            <w:tcW w:w="907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0" w:type="dxa"/>
            </w:tcMar>
            <w:tcPrChange w:id="977" w:author="Nadjim Brahmi" w:date="2018-11-12T16:55:00Z">
              <w:tcPr>
                <w:tcW w:w="907" w:type="dxa"/>
                <w:gridSpan w:val="3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2B3DAC32" w14:textId="77777777" w:rsidR="005F2738" w:rsidRDefault="005F2738">
            <w:pPr>
              <w:pStyle w:val="Parameter"/>
              <w:rPr>
                <w:b w:val="0"/>
              </w:rPr>
            </w:pPr>
          </w:p>
        </w:tc>
        <w:tc>
          <w:tcPr>
            <w:tcW w:w="15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0" w:type="dxa"/>
            </w:tcMar>
            <w:tcPrChange w:id="978" w:author="Nadjim Brahmi" w:date="2018-11-12T16:55:00Z">
              <w:tcPr>
                <w:tcW w:w="1549" w:type="dxa"/>
                <w:gridSpan w:val="3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</w:tcBorders>
                <w:shd w:val="clear" w:color="auto" w:fill="FFFFFF"/>
                <w:tcMar>
                  <w:left w:w="20" w:type="dxa"/>
                </w:tcMar>
              </w:tcPr>
            </w:tcPrChange>
          </w:tcPr>
          <w:p w14:paraId="7803B5CE" w14:textId="77777777" w:rsidR="005F2738" w:rsidRDefault="0015084F">
            <w:pPr>
              <w:pStyle w:val="Parame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5920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  <w:tcMar>
              <w:left w:w="70" w:type="dxa"/>
            </w:tcMar>
            <w:tcPrChange w:id="979" w:author="Nadjim Brahmi" w:date="2018-11-12T16:55:00Z">
              <w:tcPr>
                <w:tcW w:w="5920" w:type="dxa"/>
                <w:gridSpan w:val="3"/>
                <w:tcBorders>
                  <w:top w:val="single" w:sz="4" w:space="0" w:color="00000A"/>
                  <w:bottom w:val="single" w:sz="4" w:space="0" w:color="00000A"/>
                </w:tcBorders>
                <w:shd w:val="clear" w:color="auto" w:fill="FFFFFF"/>
                <w:tcMar>
                  <w:left w:w="70" w:type="dxa"/>
                </w:tcMar>
              </w:tcPr>
            </w:tcPrChange>
          </w:tcPr>
          <w:p w14:paraId="41629027" w14:textId="77D5FCF0" w:rsidR="005F2738" w:rsidRDefault="0015084F">
            <w:pPr>
              <w:pStyle w:val="Parameter"/>
              <w:rPr>
                <w:b w:val="0"/>
              </w:rPr>
            </w:pPr>
            <w:del w:id="980" w:author="Nadjim Brahmi" w:date="2018-11-12T16:48:00Z">
              <w:r w:rsidDel="00374520">
                <w:rPr>
                  <w:b w:val="0"/>
                </w:rPr>
                <w:delText>enabled</w:delText>
              </w:r>
            </w:del>
            <w:ins w:id="981" w:author="Nadjim Brahmi" w:date="2018-11-12T16:51:00Z">
              <w:r w:rsidR="00374520">
                <w:rPr>
                  <w:b w:val="0"/>
                </w:rPr>
                <w:t>S</w:t>
              </w:r>
            </w:ins>
            <w:ins w:id="982" w:author="Nadjim Brahmi" w:date="2018-11-12T16:48:00Z">
              <w:r w:rsidR="00374520">
                <w:rPr>
                  <w:b w:val="0"/>
                </w:rPr>
                <w:t xml:space="preserve">tarted </w:t>
              </w:r>
            </w:ins>
          </w:p>
        </w:tc>
        <w:tc>
          <w:tcPr>
            <w:tcW w:w="25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PrChange w:id="983" w:author="Nadjim Brahmi" w:date="2018-11-12T16:55:00Z">
              <w:tcPr>
                <w:tcW w:w="254" w:type="dxa"/>
                <w:gridSpan w:val="3"/>
                <w:tcBorders>
                  <w:top w:val="single" w:sz="4" w:space="0" w:color="00000A"/>
                  <w:left w:val="single" w:sz="4" w:space="0" w:color="00000A"/>
                  <w:bottom w:val="single" w:sz="4" w:space="0" w:color="00000A"/>
                  <w:right w:val="single" w:sz="4" w:space="0" w:color="00000A"/>
                </w:tcBorders>
                <w:shd w:val="clear" w:color="auto" w:fill="FFFFFF"/>
              </w:tcPr>
            </w:tcPrChange>
          </w:tcPr>
          <w:p w14:paraId="7D410CCB" w14:textId="77777777" w:rsidR="005F2738" w:rsidRDefault="005F2738">
            <w:pPr>
              <w:pStyle w:val="Parameter"/>
              <w:rPr>
                <w:b w:val="0"/>
              </w:rPr>
            </w:pPr>
          </w:p>
        </w:tc>
      </w:tr>
    </w:tbl>
    <w:p w14:paraId="7FEDB108" w14:textId="6FD0CA0A" w:rsidR="005F2738" w:rsidRDefault="005F2738">
      <w:pPr>
        <w:rPr>
          <w:ins w:id="984" w:author="Nadjim Brahmi" w:date="2018-11-12T10:45:00Z"/>
        </w:rPr>
      </w:pPr>
    </w:p>
    <w:p w14:paraId="5629A5B8" w14:textId="77777777" w:rsidR="00DD3888" w:rsidRDefault="00DD3888" w:rsidP="00DD3888">
      <w:pPr>
        <w:pStyle w:val="Style1"/>
        <w:keepNext/>
        <w:keepLines/>
        <w:rPr>
          <w:ins w:id="985" w:author="Nadjim Brahmi" w:date="2018-11-12T10:53:00Z"/>
        </w:rPr>
      </w:pPr>
      <w:ins w:id="986" w:author="Nadjim Brahmi" w:date="2018-11-12T10:53:00Z">
        <w:r>
          <w:t>Notes</w:t>
        </w:r>
      </w:ins>
    </w:p>
    <w:p w14:paraId="37E3DB04" w14:textId="41784C7A" w:rsidR="00DD3888" w:rsidDel="00324783" w:rsidRDefault="00324783">
      <w:pPr>
        <w:jc w:val="both"/>
        <w:rPr>
          <w:del w:id="987" w:author="Nadjim Brahmi" w:date="2018-11-12T10:55:00Z"/>
        </w:rPr>
        <w:pPrChange w:id="988" w:author="Nadjim Brahmi" w:date="2018-11-12T17:02:00Z">
          <w:pPr/>
        </w:pPrChange>
      </w:pPr>
      <w:ins w:id="989" w:author="Nadjim Brahmi" w:date="2018-11-12T10:56:00Z">
        <w:r>
          <w:t>The</w:t>
        </w:r>
      </w:ins>
      <w:ins w:id="990" w:author="Nadjim Brahmi" w:date="2018-11-12T10:57:00Z">
        <w:r>
          <w:t xml:space="preserve"> user agreements for </w:t>
        </w:r>
      </w:ins>
      <w:ins w:id="991" w:author="Nadjim Brahmi" w:date="2018-11-12T16:57:00Z">
        <w:r w:rsidR="00A23B39">
          <w:t>d</w:t>
        </w:r>
      </w:ins>
      <w:ins w:id="992" w:author="Nadjim Brahmi" w:date="2018-11-12T10:56:00Z">
        <w:r>
          <w:t>ownload</w:t>
        </w:r>
      </w:ins>
      <w:ins w:id="993" w:author="Nadjim Brahmi" w:date="2018-11-12T10:57:00Z">
        <w:r>
          <w:t xml:space="preserve"> and install </w:t>
        </w:r>
      </w:ins>
      <w:ins w:id="994" w:author="Nadjim Brahmi" w:date="2018-11-12T16:57:00Z">
        <w:r w:rsidR="00A23B39">
          <w:t>are</w:t>
        </w:r>
      </w:ins>
      <w:ins w:id="995" w:author="Nadjim Brahmi" w:date="2018-11-12T10:56:00Z">
        <w:r>
          <w:t xml:space="preserve"> </w:t>
        </w:r>
      </w:ins>
      <w:ins w:id="996" w:author="Nadjim Brahmi" w:date="2018-11-12T10:57:00Z">
        <w:r>
          <w:t xml:space="preserve">applicable for the </w:t>
        </w:r>
      </w:ins>
      <w:ins w:id="997" w:author="Nadjim Brahmi" w:date="2018-11-12T10:59:00Z">
        <w:r>
          <w:t>third-party</w:t>
        </w:r>
      </w:ins>
      <w:ins w:id="998" w:author="Nadjim Brahmi" w:date="2018-11-12T10:57:00Z">
        <w:r>
          <w:t xml:space="preserve"> </w:t>
        </w:r>
      </w:ins>
      <w:ins w:id="999" w:author="Nadjim Brahmi" w:date="2018-11-12T16:57:00Z">
        <w:r w:rsidR="00A23B39">
          <w:t>FOTA</w:t>
        </w:r>
      </w:ins>
      <w:ins w:id="1000" w:author="Nadjim Brahmi" w:date="2018-11-12T10:59:00Z">
        <w:r>
          <w:t xml:space="preserve"> service.</w:t>
        </w:r>
      </w:ins>
      <w:ins w:id="1001" w:author="Nadjim Brahmi" w:date="2018-11-12T10:57:00Z">
        <w:r>
          <w:t xml:space="preserve"> </w:t>
        </w:r>
      </w:ins>
      <w:ins w:id="1002" w:author="Nadjim Brahmi" w:date="2018-11-12T10:58:00Z">
        <w:r>
          <w:t>Th</w:t>
        </w:r>
      </w:ins>
      <w:ins w:id="1003" w:author="Nadjim Brahmi" w:date="2018-11-12T16:58:00Z">
        <w:r w:rsidR="00A23B39">
          <w:t>ese</w:t>
        </w:r>
      </w:ins>
      <w:ins w:id="1004" w:author="Nadjim Brahmi" w:date="2018-11-12T10:58:00Z">
        <w:r>
          <w:t xml:space="preserve"> user agreements are </w:t>
        </w:r>
      </w:ins>
      <w:ins w:id="1005" w:author="Nadjim Brahmi" w:date="2018-11-12T10:57:00Z">
        <w:r>
          <w:t xml:space="preserve">controlled by the Device Services Configuration </w:t>
        </w:r>
      </w:ins>
      <w:ins w:id="1006" w:author="Nadjim Brahmi" w:date="2018-11-12T16:58:00Z">
        <w:r w:rsidR="00A23B39">
          <w:t xml:space="preserve">AT command </w:t>
        </w:r>
      </w:ins>
      <w:ins w:id="1007" w:author="Nadjim Brahmi" w:date="2018-11-12T10:57:00Z">
        <w:r>
          <w:lastRenderedPageBreak/>
          <w:t xml:space="preserve">(+WDSC) </w:t>
        </w:r>
      </w:ins>
      <w:ins w:id="1008" w:author="Nadjim Brahmi" w:date="2018-11-12T11:05:00Z">
        <w:r w:rsidR="00FC75A1">
          <w:t xml:space="preserve">and </w:t>
        </w:r>
      </w:ins>
      <w:ins w:id="1009" w:author="Nadjim Brahmi" w:date="2018-11-12T16:58:00Z">
        <w:r w:rsidR="00A23B39">
          <w:t>D</w:t>
        </w:r>
      </w:ins>
      <w:ins w:id="1010" w:author="Nadjim Brahmi" w:date="2018-11-12T11:05:00Z">
        <w:r w:rsidR="00FC75A1" w:rsidRPr="00FC75A1">
          <w:t xml:space="preserve">evice Services Reply </w:t>
        </w:r>
      </w:ins>
      <w:ins w:id="1011" w:author="Nadjim Brahmi" w:date="2018-11-12T16:58:00Z">
        <w:r w:rsidR="00A23B39">
          <w:t>AT com</w:t>
        </w:r>
      </w:ins>
      <w:ins w:id="1012" w:author="Nadjim Brahmi" w:date="2018-11-12T16:59:00Z">
        <w:r w:rsidR="00A23B39">
          <w:t xml:space="preserve">mand </w:t>
        </w:r>
      </w:ins>
      <w:ins w:id="1013" w:author="Nadjim Brahmi" w:date="2018-11-12T16:58:00Z">
        <w:r w:rsidR="00A23B39">
          <w:t>(</w:t>
        </w:r>
      </w:ins>
      <w:ins w:id="1014" w:author="Nadjim Brahmi" w:date="2018-11-12T11:05:00Z">
        <w:r w:rsidR="00FC75A1" w:rsidRPr="00FC75A1">
          <w:t>+WDSR</w:t>
        </w:r>
      </w:ins>
      <w:ins w:id="1015" w:author="Nadjim Brahmi" w:date="2018-11-12T16:58:00Z">
        <w:r w:rsidR="00A23B39">
          <w:t>)</w:t>
        </w:r>
      </w:ins>
      <w:ins w:id="1016" w:author="Nadjim Brahmi" w:date="2018-11-12T11:05:00Z">
        <w:r w:rsidR="00FC75A1">
          <w:t xml:space="preserve">, </w:t>
        </w:r>
      </w:ins>
      <w:ins w:id="1017" w:author="Nadjim Brahmi" w:date="2018-11-12T10:58:00Z">
        <w:r>
          <w:t xml:space="preserve">which </w:t>
        </w:r>
      </w:ins>
      <w:ins w:id="1018" w:author="Nadjim Brahmi" w:date="2018-11-12T16:59:00Z">
        <w:r w:rsidR="00A23B39">
          <w:t>are</w:t>
        </w:r>
      </w:ins>
      <w:ins w:id="1019" w:author="Nadjim Brahmi" w:date="2018-11-12T10:58:00Z">
        <w:r>
          <w:t xml:space="preserve"> described in document [</w:t>
        </w:r>
      </w:ins>
      <w:ins w:id="1020" w:author="Nadjim Brahmi" w:date="2018-11-12T16:57:00Z">
        <w:r w:rsidR="00A23B39">
          <w:t>1</w:t>
        </w:r>
      </w:ins>
      <w:ins w:id="1021" w:author="Nadjim Brahmi" w:date="2018-11-12T10:58:00Z">
        <w:r>
          <w:t>].</w:t>
        </w:r>
      </w:ins>
    </w:p>
    <w:p w14:paraId="5E98C23A" w14:textId="25601C24" w:rsidR="00324783" w:rsidRDefault="00324783">
      <w:pPr>
        <w:jc w:val="both"/>
        <w:rPr>
          <w:ins w:id="1022" w:author="Nadjim Brahmi" w:date="2018-11-12T10:59:00Z"/>
        </w:rPr>
        <w:pPrChange w:id="1023" w:author="Nadjim Brahmi" w:date="2018-11-12T17:02:00Z">
          <w:pPr/>
        </w:pPrChange>
      </w:pPr>
    </w:p>
    <w:p w14:paraId="1547FC45" w14:textId="77A450F4" w:rsidR="00324783" w:rsidRPr="00324783" w:rsidRDefault="00324783">
      <w:pPr>
        <w:jc w:val="both"/>
        <w:rPr>
          <w:ins w:id="1024" w:author="Nadjim Brahmi" w:date="2018-11-12T10:58:00Z"/>
        </w:rPr>
        <w:pPrChange w:id="1025" w:author="Nadjim Brahmi" w:date="2018-11-12T17:02:00Z">
          <w:pPr/>
        </w:pPrChange>
      </w:pPr>
      <w:ins w:id="1026" w:author="Nadjim Brahmi" w:date="2018-11-12T11:00:00Z">
        <w:r>
          <w:t xml:space="preserve">The </w:t>
        </w:r>
        <w:r w:rsidRPr="00324783">
          <w:rPr>
            <w:rPrChange w:id="1027" w:author="Nadjim Brahmi" w:date="2018-11-12T11:00:00Z">
              <w:rPr>
                <w:lang w:val="fr-FR"/>
              </w:rPr>
            </w:rPrChange>
          </w:rPr>
          <w:t xml:space="preserve">Device Services Indications </w:t>
        </w:r>
      </w:ins>
      <w:ins w:id="1028" w:author="Nadjim Brahmi" w:date="2018-11-12T16:59:00Z">
        <w:r w:rsidR="00A23B39">
          <w:t>AT command (</w:t>
        </w:r>
      </w:ins>
      <w:ins w:id="1029" w:author="Nadjim Brahmi" w:date="2018-11-12T11:00:00Z">
        <w:r w:rsidRPr="00324783">
          <w:rPr>
            <w:rPrChange w:id="1030" w:author="Nadjim Brahmi" w:date="2018-11-12T11:00:00Z">
              <w:rPr>
                <w:lang w:val="fr-FR"/>
              </w:rPr>
            </w:rPrChange>
          </w:rPr>
          <w:t>+WDSI</w:t>
        </w:r>
      </w:ins>
      <w:ins w:id="1031" w:author="Nadjim Brahmi" w:date="2018-11-12T16:59:00Z">
        <w:r w:rsidR="00A23B39">
          <w:t>)</w:t>
        </w:r>
      </w:ins>
      <w:ins w:id="1032" w:author="Nadjim Brahmi" w:date="2018-11-12T11:00:00Z">
        <w:r w:rsidRPr="00324783">
          <w:rPr>
            <w:rPrChange w:id="1033" w:author="Nadjim Brahmi" w:date="2018-11-12T11:00:00Z">
              <w:rPr>
                <w:lang w:val="fr-FR"/>
              </w:rPr>
            </w:rPrChange>
          </w:rPr>
          <w:t xml:space="preserve"> </w:t>
        </w:r>
      </w:ins>
      <w:ins w:id="1034" w:author="Nadjim Brahmi" w:date="2018-11-12T16:59:00Z">
        <w:r w:rsidR="00A23B39">
          <w:t>is</w:t>
        </w:r>
      </w:ins>
      <w:ins w:id="1035" w:author="Nadjim Brahmi" w:date="2018-11-12T11:00:00Z">
        <w:r>
          <w:t xml:space="preserve"> available </w:t>
        </w:r>
      </w:ins>
      <w:ins w:id="1036" w:author="Nadjim Brahmi" w:date="2018-11-12T11:01:00Z">
        <w:r>
          <w:t xml:space="preserve">under third-party </w:t>
        </w:r>
      </w:ins>
      <w:ins w:id="1037" w:author="Nadjim Brahmi" w:date="2018-11-12T16:59:00Z">
        <w:r w:rsidR="00A23B39">
          <w:t>FOTA</w:t>
        </w:r>
      </w:ins>
      <w:ins w:id="1038" w:author="Nadjim Brahmi" w:date="2018-11-12T11:01:00Z">
        <w:r>
          <w:t xml:space="preserve"> service</w:t>
        </w:r>
      </w:ins>
      <w:ins w:id="1039" w:author="Nadjim Brahmi" w:date="2018-11-12T16:59:00Z">
        <w:r w:rsidR="00A23B39">
          <w:t>.</w:t>
        </w:r>
      </w:ins>
      <w:ins w:id="1040" w:author="Nadjim Brahmi" w:date="2018-11-12T11:01:00Z">
        <w:r>
          <w:t xml:space="preserve"> </w:t>
        </w:r>
      </w:ins>
      <w:ins w:id="1041" w:author="Nadjim Brahmi" w:date="2018-11-12T16:59:00Z">
        <w:r w:rsidR="00A23B39">
          <w:t>T</w:t>
        </w:r>
      </w:ins>
      <w:ins w:id="1042" w:author="Nadjim Brahmi" w:date="2018-11-12T11:01:00Z">
        <w:r>
          <w:t>h</w:t>
        </w:r>
      </w:ins>
      <w:ins w:id="1043" w:author="Nadjim Brahmi" w:date="2018-11-12T17:01:00Z">
        <w:r w:rsidR="00A23B39">
          <w:t xml:space="preserve">e sent indications </w:t>
        </w:r>
      </w:ins>
      <w:ins w:id="1044" w:author="Nadjim Brahmi" w:date="2018-11-12T11:03:00Z">
        <w:r w:rsidRPr="00324783">
          <w:t>notif</w:t>
        </w:r>
      </w:ins>
      <w:ins w:id="1045" w:author="Nadjim Brahmi" w:date="2018-11-12T17:01:00Z">
        <w:r w:rsidR="00A23B39">
          <w:t>y</w:t>
        </w:r>
      </w:ins>
      <w:ins w:id="1046" w:author="Nadjim Brahmi" w:date="2018-11-12T11:03:00Z">
        <w:r w:rsidRPr="00324783">
          <w:t xml:space="preserve"> </w:t>
        </w:r>
      </w:ins>
      <w:ins w:id="1047" w:author="Nadjim Brahmi" w:date="2018-11-12T11:02:00Z">
        <w:r>
          <w:t xml:space="preserve">the </w:t>
        </w:r>
      </w:ins>
      <w:ins w:id="1048" w:author="Nadjim Brahmi" w:date="2018-11-12T11:01:00Z">
        <w:r>
          <w:t>different state</w:t>
        </w:r>
      </w:ins>
      <w:ins w:id="1049" w:author="Nadjim Brahmi" w:date="2018-11-12T17:01:00Z">
        <w:r w:rsidR="00A23B39">
          <w:t>s</w:t>
        </w:r>
      </w:ins>
      <w:ins w:id="1050" w:author="Nadjim Brahmi" w:date="2018-11-12T11:02:00Z">
        <w:r>
          <w:t xml:space="preserve"> of FOTA. The +WDSI</w:t>
        </w:r>
      </w:ins>
      <w:ins w:id="1051" w:author="Nadjim Brahmi" w:date="2018-11-12T11:01:00Z">
        <w:r>
          <w:t xml:space="preserve"> </w:t>
        </w:r>
      </w:ins>
      <w:ins w:id="1052" w:author="Nadjim Brahmi" w:date="2018-11-12T17:01:00Z">
        <w:r w:rsidR="00A23B39">
          <w:t xml:space="preserve">command </w:t>
        </w:r>
      </w:ins>
      <w:ins w:id="1053" w:author="Nadjim Brahmi" w:date="2018-11-12T11:02:00Z">
        <w:r>
          <w:t xml:space="preserve">is </w:t>
        </w:r>
      </w:ins>
      <w:ins w:id="1054" w:author="Nadjim Brahmi" w:date="2018-11-12T17:01:00Z">
        <w:r w:rsidR="00A23B39">
          <w:t xml:space="preserve">described </w:t>
        </w:r>
      </w:ins>
      <w:ins w:id="1055" w:author="Nadjim Brahmi" w:date="2018-11-12T11:03:00Z">
        <w:r w:rsidR="00FC75A1">
          <w:t>in doc</w:t>
        </w:r>
      </w:ins>
      <w:ins w:id="1056" w:author="Nadjim Brahmi" w:date="2018-11-12T17:02:00Z">
        <w:r w:rsidR="00A23B39">
          <w:t xml:space="preserve">ument </w:t>
        </w:r>
      </w:ins>
      <w:ins w:id="1057" w:author="Nadjim Brahmi" w:date="2018-11-12T11:03:00Z">
        <w:r w:rsidR="00FC75A1">
          <w:t>[</w:t>
        </w:r>
      </w:ins>
      <w:ins w:id="1058" w:author="Nadjim Brahmi" w:date="2018-11-12T16:57:00Z">
        <w:r w:rsidR="00A23B39">
          <w:t>1</w:t>
        </w:r>
      </w:ins>
      <w:ins w:id="1059" w:author="Nadjim Brahmi" w:date="2018-11-12T11:03:00Z">
        <w:r w:rsidR="00FC75A1">
          <w:t xml:space="preserve">]. </w:t>
        </w:r>
      </w:ins>
    </w:p>
    <w:p w14:paraId="07D35B71" w14:textId="544092CC" w:rsidR="005F2738" w:rsidRDefault="005F2738"/>
    <w:p w14:paraId="5267B1C0" w14:textId="77777777" w:rsidR="005F2738" w:rsidRDefault="0015084F">
      <w:pPr>
        <w:pStyle w:val="Style1"/>
        <w:keepNext/>
        <w:keepLines/>
      </w:pPr>
      <w:r>
        <w:t>Examples</w:t>
      </w:r>
    </w:p>
    <w:tbl>
      <w:tblPr>
        <w:tblW w:w="5182" w:type="pct"/>
        <w:tblInd w:w="-20" w:type="dxa"/>
        <w:tblBorders>
          <w:top w:val="single" w:sz="18" w:space="0" w:color="000001"/>
          <w:left w:val="single" w:sz="2" w:space="0" w:color="00000A"/>
          <w:bottom w:val="single" w:sz="18" w:space="0" w:color="000001"/>
          <w:right w:val="single" w:sz="2" w:space="0" w:color="00000A"/>
          <w:insideH w:val="single" w:sz="18" w:space="0" w:color="000001"/>
          <w:insideV w:val="single" w:sz="2" w:space="0" w:color="00000A"/>
        </w:tblBorders>
        <w:tblCellMar>
          <w:left w:w="80" w:type="dxa"/>
        </w:tblCellMar>
        <w:tblLook w:val="0000" w:firstRow="0" w:lastRow="0" w:firstColumn="0" w:lastColumn="0" w:noHBand="0" w:noVBand="0"/>
        <w:tblPrChange w:id="1060" w:author="Nadjim Brahmi" w:date="2018-11-12T17:07:00Z">
          <w:tblPr>
            <w:tblW w:w="5000" w:type="pct"/>
            <w:tblInd w:w="-20" w:type="dxa"/>
            <w:tblBorders>
              <w:top w:val="single" w:sz="18" w:space="0" w:color="000001"/>
              <w:left w:val="single" w:sz="2" w:space="0" w:color="00000A"/>
              <w:bottom w:val="single" w:sz="18" w:space="0" w:color="000001"/>
              <w:right w:val="single" w:sz="2" w:space="0" w:color="00000A"/>
              <w:insideH w:val="single" w:sz="18" w:space="0" w:color="000001"/>
              <w:insideV w:val="single" w:sz="2" w:space="0" w:color="00000A"/>
            </w:tblBorders>
            <w:tblCellMar>
              <w:left w:w="8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315"/>
        <w:gridCol w:w="4633"/>
        <w:tblGridChange w:id="1061">
          <w:tblGrid>
            <w:gridCol w:w="20"/>
            <w:gridCol w:w="4295"/>
            <w:gridCol w:w="20"/>
            <w:gridCol w:w="4299"/>
            <w:gridCol w:w="20"/>
          </w:tblGrid>
        </w:tblGridChange>
      </w:tblGrid>
      <w:tr w:rsidR="005F2738" w14:paraId="250F1BD9" w14:textId="77777777" w:rsidTr="00DC7DEB">
        <w:trPr>
          <w:cantSplit/>
          <w:tblHeader/>
          <w:trPrChange w:id="1062" w:author="Nadjim Brahmi" w:date="2018-11-12T17:07:00Z">
            <w:trPr>
              <w:gridBefore w:val="1"/>
              <w:cantSplit/>
              <w:tblHeader/>
            </w:trPr>
          </w:trPrChange>
        </w:trPr>
        <w:tc>
          <w:tcPr>
            <w:tcW w:w="4315" w:type="dxa"/>
            <w:tcBorders>
              <w:top w:val="single" w:sz="18" w:space="0" w:color="000001"/>
              <w:left w:val="single" w:sz="2" w:space="0" w:color="00000A"/>
              <w:bottom w:val="single" w:sz="18" w:space="0" w:color="000001"/>
              <w:right w:val="single" w:sz="2" w:space="0" w:color="00000A"/>
            </w:tcBorders>
            <w:shd w:val="clear" w:color="auto" w:fill="B2B2B2"/>
            <w:tcMar>
              <w:left w:w="80" w:type="dxa"/>
            </w:tcMar>
            <w:tcPrChange w:id="1063" w:author="Nadjim Brahmi" w:date="2018-11-12T17:07:00Z">
              <w:tcPr>
                <w:tcW w:w="4319" w:type="dxa"/>
                <w:gridSpan w:val="2"/>
                <w:tcBorders>
                  <w:top w:val="single" w:sz="18" w:space="0" w:color="000001"/>
                  <w:left w:val="single" w:sz="2" w:space="0" w:color="00000A"/>
                  <w:bottom w:val="single" w:sz="18" w:space="0" w:color="000001"/>
                  <w:right w:val="single" w:sz="2" w:space="0" w:color="00000A"/>
                </w:tcBorders>
                <w:shd w:val="clear" w:color="auto" w:fill="B2B2B2"/>
                <w:tcMar>
                  <w:left w:w="80" w:type="dxa"/>
                </w:tcMar>
              </w:tcPr>
            </w:tcPrChange>
          </w:tcPr>
          <w:p w14:paraId="6F1AF953" w14:textId="77777777" w:rsidR="005F2738" w:rsidRDefault="0015084F">
            <w:pPr>
              <w:pStyle w:val="TableRowHead"/>
              <w:keepLines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4633" w:type="dxa"/>
            <w:tcBorders>
              <w:top w:val="single" w:sz="18" w:space="0" w:color="000001"/>
              <w:left w:val="single" w:sz="2" w:space="0" w:color="00000A"/>
              <w:bottom w:val="single" w:sz="18" w:space="0" w:color="000001"/>
              <w:right w:val="single" w:sz="2" w:space="0" w:color="00000A"/>
            </w:tcBorders>
            <w:shd w:val="clear" w:color="auto" w:fill="B2B2B2"/>
            <w:tcMar>
              <w:left w:w="80" w:type="dxa"/>
            </w:tcMar>
            <w:tcPrChange w:id="1064" w:author="Nadjim Brahmi" w:date="2018-11-12T17:07:00Z">
              <w:tcPr>
                <w:tcW w:w="4320" w:type="dxa"/>
                <w:gridSpan w:val="2"/>
                <w:tcBorders>
                  <w:top w:val="single" w:sz="18" w:space="0" w:color="000001"/>
                  <w:left w:val="single" w:sz="2" w:space="0" w:color="00000A"/>
                  <w:bottom w:val="single" w:sz="18" w:space="0" w:color="000001"/>
                  <w:right w:val="single" w:sz="2" w:space="0" w:color="00000A"/>
                </w:tcBorders>
                <w:shd w:val="clear" w:color="auto" w:fill="B2B2B2"/>
                <w:tcMar>
                  <w:left w:w="80" w:type="dxa"/>
                </w:tcMar>
              </w:tcPr>
            </w:tcPrChange>
          </w:tcPr>
          <w:p w14:paraId="78DBD88A" w14:textId="77777777" w:rsidR="005F2738" w:rsidRDefault="0015084F">
            <w:pPr>
              <w:pStyle w:val="TableRowHead"/>
              <w:keepLines/>
              <w:rPr>
                <w:b/>
                <w:bCs/>
              </w:rPr>
            </w:pPr>
            <w:r>
              <w:rPr>
                <w:b/>
                <w:bCs/>
              </w:rPr>
              <w:t>Responses</w:t>
            </w:r>
          </w:p>
        </w:tc>
      </w:tr>
      <w:tr w:rsidR="005F2738" w14:paraId="70850B61" w14:textId="77777777" w:rsidTr="00DC7DEB">
        <w:trPr>
          <w:cantSplit/>
          <w:trPrChange w:id="1065" w:author="Nadjim Brahmi" w:date="2018-11-12T17:07:00Z">
            <w:trPr>
              <w:gridBefore w:val="1"/>
              <w:cantSplit/>
            </w:trPr>
          </w:trPrChange>
        </w:trPr>
        <w:tc>
          <w:tcPr>
            <w:tcW w:w="4315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066" w:author="Nadjim Brahmi" w:date="2018-11-12T17:07:00Z">
              <w:tcPr>
                <w:tcW w:w="4319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4FAC1518" w14:textId="6E696449" w:rsidR="005F2738" w:rsidRDefault="0015084F">
            <w:pPr>
              <w:pStyle w:val="command"/>
            </w:pPr>
            <w:r>
              <w:t>AT+</w:t>
            </w:r>
            <w:ins w:id="1067" w:author="Nadjim Brahmi" w:date="2018-11-12T11:26:00Z">
              <w:r w:rsidR="00574AA2">
                <w:t>WDSTPF</w:t>
              </w:r>
            </w:ins>
            <w:del w:id="1068" w:author="Nadjim Brahmi" w:date="2018-11-12T11:26:00Z">
              <w:r w:rsidDel="00574AA2">
                <w:delText>WDS</w:delText>
              </w:r>
              <w:r w:rsidR="007A310D" w:rsidDel="00574AA2">
                <w:delText>RD</w:delText>
              </w:r>
            </w:del>
            <w:r>
              <w:t>=?</w:t>
            </w:r>
          </w:p>
          <w:p w14:paraId="17B21B94" w14:textId="77777777" w:rsidR="005F2738" w:rsidRDefault="005F2738">
            <w:pPr>
              <w:pStyle w:val="notetable"/>
              <w:keepLines/>
            </w:pPr>
          </w:p>
        </w:tc>
        <w:tc>
          <w:tcPr>
            <w:tcW w:w="4633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069" w:author="Nadjim Brahmi" w:date="2018-11-12T17:07:00Z">
              <w:tcPr>
                <w:tcW w:w="4320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26D8B8C9" w14:textId="6F8029B1" w:rsidR="005F2738" w:rsidDel="00A23B39" w:rsidRDefault="0015084F">
            <w:pPr>
              <w:pStyle w:val="commandreponse"/>
              <w:spacing w:after="0"/>
              <w:rPr>
                <w:del w:id="1070" w:author="Nadjim Brahmi" w:date="2018-11-12T17:02:00Z"/>
              </w:rPr>
            </w:pPr>
            <w:del w:id="1071" w:author="Nadjim Brahmi" w:date="2018-11-12T17:02:00Z">
              <w:r w:rsidDel="00A23B39">
                <w:delText>AT+</w:delText>
              </w:r>
            </w:del>
            <w:del w:id="1072" w:author="Nadjim Brahmi" w:date="2018-11-12T11:26:00Z">
              <w:r w:rsidDel="00574AA2">
                <w:delText>WDS</w:delText>
              </w:r>
              <w:r w:rsidR="007A310D" w:rsidDel="00574AA2">
                <w:delText>RD</w:delText>
              </w:r>
            </w:del>
            <w:del w:id="1073" w:author="Nadjim Brahmi" w:date="2018-11-12T17:02:00Z">
              <w:r w:rsidDel="00A23B39">
                <w:delText>=?</w:delText>
              </w:r>
            </w:del>
          </w:p>
          <w:p w14:paraId="6335BD73" w14:textId="5D11E0E3" w:rsidR="005F2738" w:rsidDel="00DC7DEB" w:rsidRDefault="0015084F">
            <w:pPr>
              <w:pStyle w:val="commandreponse"/>
              <w:spacing w:after="0"/>
              <w:rPr>
                <w:del w:id="1074" w:author="Nadjim Brahmi" w:date="2018-11-12T17:08:00Z"/>
              </w:rPr>
            </w:pPr>
            <w:r>
              <w:t>+WDS</w:t>
            </w:r>
            <w:ins w:id="1075" w:author="Nadjim Brahmi" w:date="2018-11-12T17:02:00Z">
              <w:r w:rsidR="00A23B39">
                <w:t>TPF</w:t>
              </w:r>
            </w:ins>
            <w:del w:id="1076" w:author="Nadjim Brahmi" w:date="2018-11-12T17:02:00Z">
              <w:r w:rsidDel="00A23B39">
                <w:delText>C</w:delText>
              </w:r>
            </w:del>
            <w:r>
              <w:t xml:space="preserve">: </w:t>
            </w:r>
            <w:r w:rsidR="007A310D">
              <w:t>0,</w:t>
            </w:r>
            <w:del w:id="1077" w:author="Frédéric Dur" w:date="2018-11-09T09:31:00Z">
              <w:r w:rsidR="007A310D" w:rsidDel="002655C7">
                <w:delText>”url:port”</w:delText>
              </w:r>
            </w:del>
            <w:ins w:id="1078" w:author="Frédéric Dur" w:date="2018-11-09T09:31:00Z">
              <w:r w:rsidR="002655C7">
                <w:t>(1-255)</w:t>
              </w:r>
            </w:ins>
            <w:ins w:id="1079" w:author="Nadjim Brahmi" w:date="2018-11-12T17:08:00Z">
              <w:r w:rsidR="00DC7DEB">
                <w:br/>
              </w:r>
            </w:ins>
          </w:p>
          <w:p w14:paraId="1FB1DB17" w14:textId="11ED5F20" w:rsidR="005F2738" w:rsidDel="00DC7DEB" w:rsidRDefault="0015084F">
            <w:pPr>
              <w:pStyle w:val="commandreponse"/>
              <w:spacing w:after="0"/>
              <w:rPr>
                <w:del w:id="1080" w:author="Nadjim Brahmi" w:date="2018-11-12T17:08:00Z"/>
              </w:rPr>
            </w:pPr>
            <w:r>
              <w:t>+WDS</w:t>
            </w:r>
            <w:ins w:id="1081" w:author="Nadjim Brahmi" w:date="2018-11-12T17:02:00Z">
              <w:r w:rsidR="00A23B39">
                <w:t>TPF</w:t>
              </w:r>
            </w:ins>
            <w:del w:id="1082" w:author="Nadjim Brahmi" w:date="2018-11-12T17:02:00Z">
              <w:r w:rsidDel="00A23B39">
                <w:delText>C</w:delText>
              </w:r>
            </w:del>
            <w:r>
              <w:t xml:space="preserve">: </w:t>
            </w:r>
            <w:r w:rsidR="007A310D">
              <w:t>1</w:t>
            </w:r>
            <w:r>
              <w:t>,(0</w:t>
            </w:r>
            <w:r w:rsidR="007241E9">
              <w:t>-</w:t>
            </w:r>
            <w:r w:rsidR="007A310D">
              <w:t>1</w:t>
            </w:r>
            <w:r>
              <w:t>)</w:t>
            </w:r>
            <w:ins w:id="1083" w:author="Nadjim Brahmi" w:date="2018-11-12T17:08:00Z">
              <w:r w:rsidR="00DC7DEB">
                <w:br/>
              </w:r>
            </w:ins>
          </w:p>
          <w:p w14:paraId="052ED3EE" w14:textId="35A39A4F" w:rsidR="005F2738" w:rsidRDefault="0015084F">
            <w:pPr>
              <w:pStyle w:val="commandreponse"/>
              <w:spacing w:after="0"/>
            </w:pPr>
            <w:r>
              <w:br/>
              <w:t>OK</w:t>
            </w:r>
          </w:p>
        </w:tc>
      </w:tr>
      <w:tr w:rsidR="005F2738" w14:paraId="51F2405E" w14:textId="77777777" w:rsidTr="00DC7DEB">
        <w:trPr>
          <w:cantSplit/>
          <w:trPrChange w:id="1084" w:author="Nadjim Brahmi" w:date="2018-11-12T17:07:00Z">
            <w:trPr>
              <w:gridBefore w:val="1"/>
              <w:cantSplit/>
            </w:trPr>
          </w:trPrChange>
        </w:trPr>
        <w:tc>
          <w:tcPr>
            <w:tcW w:w="4315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085" w:author="Nadjim Brahmi" w:date="2018-11-12T17:07:00Z">
              <w:tcPr>
                <w:tcW w:w="4319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3B1271BD" w14:textId="4EC4ECA7" w:rsidR="005F2738" w:rsidRDefault="0015084F">
            <w:pPr>
              <w:pStyle w:val="command"/>
            </w:pPr>
            <w:r>
              <w:t>AT+</w:t>
            </w:r>
            <w:ins w:id="1086" w:author="Nadjim Brahmi" w:date="2018-11-12T11:26:00Z">
              <w:r w:rsidR="00574AA2">
                <w:t>WDSTPF</w:t>
              </w:r>
            </w:ins>
            <w:del w:id="1087" w:author="Nadjim Brahmi" w:date="2018-11-12T11:26:00Z">
              <w:r w:rsidDel="00574AA2">
                <w:delText>WDS</w:delText>
              </w:r>
              <w:r w:rsidR="007A310D" w:rsidDel="00574AA2">
                <w:delText>RD</w:delText>
              </w:r>
            </w:del>
            <w:r>
              <w:t>?</w:t>
            </w:r>
            <w:bookmarkStart w:id="1088" w:name="_GoBack"/>
            <w:bookmarkEnd w:id="1088"/>
          </w:p>
        </w:tc>
        <w:tc>
          <w:tcPr>
            <w:tcW w:w="4633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089" w:author="Nadjim Brahmi" w:date="2018-11-12T17:07:00Z">
              <w:tcPr>
                <w:tcW w:w="4320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4DA22FE8" w14:textId="31D2CFD7" w:rsidR="005F2738" w:rsidRPr="00DC7DEB" w:rsidDel="00A23B39" w:rsidRDefault="0015084F">
            <w:pPr>
              <w:pStyle w:val="commandreponse"/>
              <w:spacing w:after="0"/>
              <w:rPr>
                <w:del w:id="1090" w:author="Nadjim Brahmi" w:date="2018-11-12T17:03:00Z"/>
                <w:lang w:val="en-GB"/>
                <w:rPrChange w:id="1091" w:author="Nadjim Brahmi" w:date="2018-11-12T17:07:00Z">
                  <w:rPr>
                    <w:del w:id="1092" w:author="Nadjim Brahmi" w:date="2018-11-12T17:03:00Z"/>
                  </w:rPr>
                </w:rPrChange>
              </w:rPr>
            </w:pPr>
            <w:r>
              <w:rPr>
                <w:lang w:val="en-GB"/>
              </w:rPr>
              <w:t>+</w:t>
            </w:r>
            <w:ins w:id="1093" w:author="Nadjim Brahmi" w:date="2018-11-12T11:26:00Z">
              <w:r w:rsidR="00574AA2">
                <w:t>WDSTPF</w:t>
              </w:r>
            </w:ins>
            <w:del w:id="1094" w:author="Nadjim Brahmi" w:date="2018-11-12T11:26:00Z">
              <w:r w:rsidDel="00574AA2">
                <w:rPr>
                  <w:lang w:val="en-GB"/>
                </w:rPr>
                <w:delText>WDS</w:delText>
              </w:r>
              <w:r w:rsidR="00201EDD" w:rsidDel="00574AA2">
                <w:rPr>
                  <w:lang w:val="en-GB"/>
                </w:rPr>
                <w:delText>RD</w:delText>
              </w:r>
            </w:del>
            <w:r>
              <w:rPr>
                <w:lang w:val="en-GB"/>
              </w:rPr>
              <w:t>:</w:t>
            </w:r>
            <w:ins w:id="1095" w:author="Nadjim Brahmi" w:date="2018-11-12T17:06:00Z">
              <w:r w:rsidR="00DC7DEB">
                <w:rPr>
                  <w:lang w:val="en-GB"/>
                </w:rPr>
                <w:t xml:space="preserve"> </w:t>
              </w:r>
            </w:ins>
            <w:del w:id="1096" w:author="Nadjim Brahmi" w:date="2018-11-12T11:27:00Z">
              <w:r w:rsidDel="00574AA2">
                <w:rPr>
                  <w:lang w:val="en-GB"/>
                </w:rPr>
                <w:delText xml:space="preserve"> </w:delText>
              </w:r>
            </w:del>
            <w:r>
              <w:rPr>
                <w:lang w:val="en-GB"/>
              </w:rPr>
              <w:t>0,</w:t>
            </w:r>
            <w:ins w:id="1097" w:author="Nadjim Brahmi" w:date="2018-11-12T17:06:00Z">
              <w:r w:rsidR="00DC7DEB">
                <w:rPr>
                  <w:lang w:val="en-GB"/>
                </w:rPr>
                <w:t>"</w:t>
              </w:r>
            </w:ins>
            <w:r w:rsidR="007A310D" w:rsidRPr="007A310D">
              <w:rPr>
                <w:lang w:val="en-GB"/>
              </w:rPr>
              <w:t>http://</w:t>
            </w:r>
            <w:del w:id="1098" w:author="Nadjim Brahmi" w:date="2018-11-12T17:07:00Z">
              <w:r w:rsidR="007A310D" w:rsidRPr="007A310D" w:rsidDel="00DC7DEB">
                <w:rPr>
                  <w:lang w:val="en-GB"/>
                </w:rPr>
                <w:delText>m2mop</w:delText>
              </w:r>
            </w:del>
            <w:ins w:id="1099" w:author="Nadjim Brahmi" w:date="2018-11-12T17:07:00Z">
              <w:r w:rsidR="00DC7DEB">
                <w:rPr>
                  <w:lang w:val="en-GB"/>
                </w:rPr>
                <w:t>abcd</w:t>
              </w:r>
            </w:ins>
            <w:r w:rsidR="007A310D" w:rsidRPr="007A310D">
              <w:rPr>
                <w:lang w:val="en-GB"/>
              </w:rPr>
              <w:t>.net</w:t>
            </w:r>
            <w:ins w:id="1100" w:author="Nadjim Brahmi" w:date="2018-12-19T14:42:00Z">
              <w:r w:rsidR="00CE403C">
                <w:rPr>
                  <w:lang w:val="en-GB"/>
                </w:rPr>
                <w:t>:80</w:t>
              </w:r>
            </w:ins>
            <w:del w:id="1101" w:author="Nadjim Brahmi" w:date="2018-11-12T17:07:00Z">
              <w:r w:rsidR="007A310D" w:rsidRPr="007A310D" w:rsidDel="00DC7DEB">
                <w:rPr>
                  <w:lang w:val="en-GB"/>
                </w:rPr>
                <w:delText>/s</w:delText>
              </w:r>
            </w:del>
            <w:r w:rsidR="007A310D" w:rsidRPr="007A310D">
              <w:rPr>
                <w:lang w:val="en-GB"/>
              </w:rPr>
              <w:t>/1</w:t>
            </w:r>
            <w:ins w:id="1102" w:author="Nadjim Brahmi" w:date="2018-11-12T17:07:00Z">
              <w:r w:rsidR="00DC7DEB">
                <w:rPr>
                  <w:lang w:val="en-GB"/>
                </w:rPr>
                <w:t>2</w:t>
              </w:r>
            </w:ins>
            <w:del w:id="1103" w:author="Nadjim Brahmi" w:date="2018-11-12T17:06:00Z">
              <w:r w:rsidR="007A310D" w:rsidRPr="007A310D" w:rsidDel="00DC7DEB">
                <w:rPr>
                  <w:lang w:val="en-GB"/>
                </w:rPr>
                <w:delText>2</w:delText>
              </w:r>
            </w:del>
            <w:r w:rsidR="007A310D" w:rsidRPr="007A310D">
              <w:rPr>
                <w:lang w:val="en-GB"/>
              </w:rPr>
              <w:t>3</w:t>
            </w:r>
            <w:r w:rsidR="007A310D">
              <w:rPr>
                <w:lang w:val="en-GB"/>
              </w:rPr>
              <w:t>4</w:t>
            </w:r>
            <w:del w:id="1104" w:author="Nadjim Brahmi" w:date="2018-12-19T14:42:00Z">
              <w:r w:rsidR="00201EDD" w:rsidDel="00CE403C">
                <w:rPr>
                  <w:lang w:val="en-GB"/>
                </w:rPr>
                <w:delText>:8080</w:delText>
              </w:r>
            </w:del>
            <w:ins w:id="1105" w:author="Nadjim Brahmi" w:date="2018-11-12T17:07:00Z">
              <w:r w:rsidR="00DC7DEB">
                <w:rPr>
                  <w:lang w:val="en-GB"/>
                </w:rPr>
                <w:t>"</w:t>
              </w:r>
            </w:ins>
            <w:r>
              <w:rPr>
                <w:lang w:val="en-GB"/>
              </w:rPr>
              <w:br/>
              <w:t>+</w:t>
            </w:r>
            <w:ins w:id="1106" w:author="Nadjim Brahmi" w:date="2018-11-12T11:26:00Z">
              <w:r w:rsidR="00574AA2">
                <w:t>WDSTPF</w:t>
              </w:r>
            </w:ins>
            <w:del w:id="1107" w:author="Nadjim Brahmi" w:date="2018-11-12T11:26:00Z">
              <w:r w:rsidDel="00574AA2">
                <w:rPr>
                  <w:lang w:val="en-GB"/>
                </w:rPr>
                <w:delText>WDS</w:delText>
              </w:r>
              <w:r w:rsidR="00201EDD" w:rsidDel="00574AA2">
                <w:rPr>
                  <w:lang w:val="en-GB"/>
                </w:rPr>
                <w:delText>RD</w:delText>
              </w:r>
            </w:del>
            <w:r>
              <w:rPr>
                <w:lang w:val="en-GB"/>
              </w:rPr>
              <w:t>: 1,0</w:t>
            </w:r>
            <w:r>
              <w:rPr>
                <w:lang w:val="en-GB"/>
              </w:rPr>
              <w:br/>
            </w:r>
            <w:r>
              <w:rPr>
                <w:lang w:val="en-GB"/>
              </w:rPr>
              <w:br/>
              <w:t>OK</w:t>
            </w:r>
          </w:p>
          <w:p w14:paraId="6214C5B9" w14:textId="74DD04D9" w:rsidR="005F2738" w:rsidRDefault="005F2738">
            <w:pPr>
              <w:pStyle w:val="commandreponse"/>
              <w:spacing w:after="0"/>
              <w:rPr>
                <w:rFonts w:ascii="Zurich Ex BT" w:hAnsi="Zurich Ex BT"/>
                <w:i/>
                <w:sz w:val="16"/>
                <w:szCs w:val="16"/>
                <w:lang w:val="en-GB"/>
              </w:rPr>
              <w:pPrChange w:id="1108" w:author="Nadjim Brahmi" w:date="2018-11-12T17:03:00Z">
                <w:pPr>
                  <w:pStyle w:val="commandreponse"/>
                </w:pPr>
              </w:pPrChange>
            </w:pPr>
          </w:p>
        </w:tc>
      </w:tr>
      <w:tr w:rsidR="00855CD1" w14:paraId="14D86153" w14:textId="77777777" w:rsidTr="00DC7DEB">
        <w:trPr>
          <w:cantSplit/>
          <w:ins w:id="1109" w:author="Nadjim Brahmi" w:date="2018-11-12T11:05:00Z"/>
          <w:trPrChange w:id="1110" w:author="Nadjim Brahmi" w:date="2018-11-12T17:07:00Z">
            <w:trPr>
              <w:gridAfter w:val="0"/>
              <w:cantSplit/>
            </w:trPr>
          </w:trPrChange>
        </w:trPr>
        <w:tc>
          <w:tcPr>
            <w:tcW w:w="4315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111" w:author="Nadjim Brahmi" w:date="2018-11-12T17:07:00Z">
              <w:tcPr>
                <w:tcW w:w="4315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0C7C17D1" w14:textId="2E2BF2C2" w:rsidR="00855CD1" w:rsidRDefault="00855CD1">
            <w:pPr>
              <w:pStyle w:val="command"/>
              <w:rPr>
                <w:ins w:id="1112" w:author="Nadjim Brahmi" w:date="2018-11-12T11:05:00Z"/>
              </w:rPr>
            </w:pPr>
            <w:ins w:id="1113" w:author="Nadjim Brahmi" w:date="2018-11-12T11:06:00Z">
              <w:r>
                <w:t>AT+WDSC?</w:t>
              </w:r>
            </w:ins>
          </w:p>
        </w:tc>
        <w:tc>
          <w:tcPr>
            <w:tcW w:w="4633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114" w:author="Nadjim Brahmi" w:date="2018-11-12T17:07:00Z">
              <w:tcPr>
                <w:tcW w:w="4319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419470A6" w14:textId="77777777" w:rsidR="00855CD1" w:rsidRPr="00855CD1" w:rsidRDefault="00855CD1" w:rsidP="00855CD1">
            <w:pPr>
              <w:pStyle w:val="commandreponse"/>
              <w:rPr>
                <w:ins w:id="1115" w:author="Nadjim Brahmi" w:date="2018-11-12T11:07:00Z"/>
                <w:lang w:val="en-GB"/>
              </w:rPr>
            </w:pPr>
            <w:ins w:id="1116" w:author="Nadjim Brahmi" w:date="2018-11-12T11:07:00Z">
              <w:r w:rsidRPr="00855CD1">
                <w:rPr>
                  <w:lang w:val="en-GB"/>
                </w:rPr>
                <w:t>+WDSC: 0,1</w:t>
              </w:r>
            </w:ins>
          </w:p>
          <w:p w14:paraId="34516E1E" w14:textId="3EC53A3A" w:rsidR="00855CD1" w:rsidRPr="00855CD1" w:rsidRDefault="00855CD1" w:rsidP="00855CD1">
            <w:pPr>
              <w:pStyle w:val="commandreponse"/>
              <w:rPr>
                <w:ins w:id="1117" w:author="Nadjim Brahmi" w:date="2018-11-12T11:07:00Z"/>
                <w:lang w:val="en-GB"/>
              </w:rPr>
            </w:pPr>
            <w:ins w:id="1118" w:author="Nadjim Brahmi" w:date="2018-11-12T11:07:00Z">
              <w:r w:rsidRPr="00855CD1">
                <w:rPr>
                  <w:lang w:val="en-GB"/>
                </w:rPr>
                <w:t>+WDSC: 1,</w:t>
              </w:r>
            </w:ins>
            <w:ins w:id="1119" w:author="Nadjim Brahmi" w:date="2018-11-12T17:09:00Z">
              <w:r w:rsidR="00DC7DEB">
                <w:rPr>
                  <w:lang w:val="en-GB"/>
                </w:rPr>
                <w:t>0</w:t>
              </w:r>
            </w:ins>
          </w:p>
          <w:p w14:paraId="44869E8B" w14:textId="77777777" w:rsidR="00855CD1" w:rsidRPr="00855CD1" w:rsidRDefault="00855CD1" w:rsidP="00855CD1">
            <w:pPr>
              <w:pStyle w:val="commandreponse"/>
              <w:rPr>
                <w:ins w:id="1120" w:author="Nadjim Brahmi" w:date="2018-11-12T11:07:00Z"/>
                <w:lang w:val="en-GB"/>
              </w:rPr>
            </w:pPr>
            <w:ins w:id="1121" w:author="Nadjim Brahmi" w:date="2018-11-12T11:07:00Z">
              <w:r w:rsidRPr="00855CD1">
                <w:rPr>
                  <w:lang w:val="en-GB"/>
                </w:rPr>
                <w:t>+WDSC: 2,1</w:t>
              </w:r>
            </w:ins>
          </w:p>
          <w:p w14:paraId="08E3B485" w14:textId="77777777" w:rsidR="00855CD1" w:rsidRPr="00855CD1" w:rsidRDefault="00855CD1" w:rsidP="00855CD1">
            <w:pPr>
              <w:pStyle w:val="commandreponse"/>
              <w:rPr>
                <w:ins w:id="1122" w:author="Nadjim Brahmi" w:date="2018-11-12T11:07:00Z"/>
                <w:lang w:val="en-GB"/>
              </w:rPr>
            </w:pPr>
            <w:ins w:id="1123" w:author="Nadjim Brahmi" w:date="2018-11-12T11:07:00Z">
              <w:r w:rsidRPr="00855CD1">
                <w:rPr>
                  <w:lang w:val="en-GB"/>
                </w:rPr>
                <w:t>+WDSC: 3,0</w:t>
              </w:r>
            </w:ins>
          </w:p>
          <w:p w14:paraId="6BBD1D74" w14:textId="5919A3A3" w:rsidR="00855CD1" w:rsidRPr="00855CD1" w:rsidRDefault="00855CD1" w:rsidP="00855CD1">
            <w:pPr>
              <w:pStyle w:val="commandreponse"/>
              <w:rPr>
                <w:ins w:id="1124" w:author="Nadjim Brahmi" w:date="2018-11-12T11:07:00Z"/>
                <w:lang w:val="en-GB"/>
              </w:rPr>
            </w:pPr>
            <w:ins w:id="1125" w:author="Nadjim Brahmi" w:date="2018-11-12T11:07:00Z">
              <w:r w:rsidRPr="00855CD1">
                <w:rPr>
                  <w:lang w:val="en-GB"/>
                </w:rPr>
                <w:t>+WDSC: 4,15,60,240,480,1440,2880,0,0</w:t>
              </w:r>
            </w:ins>
          </w:p>
          <w:p w14:paraId="511FD371" w14:textId="77777777" w:rsidR="00855CD1" w:rsidRPr="00855CD1" w:rsidRDefault="00855CD1" w:rsidP="00855CD1">
            <w:pPr>
              <w:pStyle w:val="commandreponse"/>
              <w:rPr>
                <w:ins w:id="1126" w:author="Nadjim Brahmi" w:date="2018-11-12T11:07:00Z"/>
                <w:lang w:val="en-GB"/>
              </w:rPr>
            </w:pPr>
            <w:ins w:id="1127" w:author="Nadjim Brahmi" w:date="2018-11-12T11:07:00Z">
              <w:r w:rsidRPr="00855CD1">
                <w:rPr>
                  <w:lang w:val="en-GB"/>
                </w:rPr>
                <w:t>+WDSC: 5,0</w:t>
              </w:r>
            </w:ins>
          </w:p>
          <w:p w14:paraId="0FAA5700" w14:textId="7D8E59D8" w:rsidR="00855CD1" w:rsidRDefault="00855CD1" w:rsidP="00855CD1">
            <w:pPr>
              <w:pStyle w:val="commandreponse"/>
              <w:spacing w:after="0"/>
              <w:rPr>
                <w:ins w:id="1128" w:author="Nadjim Brahmi" w:date="2018-11-12T11:05:00Z"/>
                <w:lang w:val="en-GB"/>
              </w:rPr>
            </w:pPr>
            <w:ins w:id="1129" w:author="Nadjim Brahmi" w:date="2018-11-12T11:07:00Z">
              <w:r w:rsidRPr="00855CD1">
                <w:rPr>
                  <w:lang w:val="en-GB"/>
                </w:rPr>
                <w:t>+WDSC: 6,0</w:t>
              </w:r>
            </w:ins>
          </w:p>
        </w:tc>
      </w:tr>
      <w:tr w:rsidR="005F2738" w14:paraId="648291F9" w14:textId="77777777" w:rsidTr="00DC7DEB">
        <w:trPr>
          <w:cantSplit/>
          <w:trPrChange w:id="1130" w:author="Nadjim Brahmi" w:date="2018-11-12T17:07:00Z">
            <w:trPr>
              <w:gridBefore w:val="1"/>
              <w:cantSplit/>
            </w:trPr>
          </w:trPrChange>
        </w:trPr>
        <w:tc>
          <w:tcPr>
            <w:tcW w:w="4315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131" w:author="Nadjim Brahmi" w:date="2018-11-12T17:07:00Z">
              <w:tcPr>
                <w:tcW w:w="4319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559C4125" w14:textId="6BA32AD9" w:rsidR="005F2738" w:rsidRDefault="0015084F">
            <w:pPr>
              <w:pStyle w:val="command"/>
            </w:pPr>
            <w:r>
              <w:t>AT+</w:t>
            </w:r>
            <w:ins w:id="1132" w:author="Nadjim Brahmi" w:date="2018-11-12T11:27:00Z">
              <w:r w:rsidR="00574AA2">
                <w:t>WDSTPF</w:t>
              </w:r>
            </w:ins>
            <w:del w:id="1133" w:author="Nadjim Brahmi" w:date="2018-11-12T11:27:00Z">
              <w:r w:rsidDel="00574AA2">
                <w:delText>WDS</w:delText>
              </w:r>
            </w:del>
            <w:del w:id="1134" w:author="Nadjim Brahmi" w:date="2018-11-09T09:55:00Z">
              <w:r w:rsidDel="00675DE1">
                <w:delText>C</w:delText>
              </w:r>
            </w:del>
            <w:r>
              <w:t>=</w:t>
            </w:r>
            <w:r w:rsidR="00201EDD">
              <w:t>1</w:t>
            </w:r>
            <w:del w:id="1135" w:author="Nadjim Brahmi" w:date="2018-11-12T17:10:00Z">
              <w:r w:rsidDel="00DC7DEB">
                <w:delText>,1</w:delText>
              </w:r>
            </w:del>
          </w:p>
          <w:p w14:paraId="667C10F7" w14:textId="1E1239C7" w:rsidR="005F2738" w:rsidRDefault="0015084F">
            <w:pPr>
              <w:pStyle w:val="commandreponse"/>
              <w:rPr>
                <w:rFonts w:ascii="Zurich Ex BT" w:hAnsi="Zurich Ex BT"/>
                <w:i/>
                <w:sz w:val="16"/>
                <w:szCs w:val="16"/>
                <w:lang w:val="en-GB"/>
              </w:rPr>
            </w:pPr>
            <w:r>
              <w:rPr>
                <w:rFonts w:ascii="Zurich Ex BT" w:hAnsi="Zurich Ex BT"/>
                <w:i/>
                <w:sz w:val="16"/>
                <w:szCs w:val="16"/>
                <w:lang w:val="en-GB"/>
              </w:rPr>
              <w:t xml:space="preserve">Note: Set </w:t>
            </w:r>
            <w:r w:rsidR="00201EDD">
              <w:rPr>
                <w:rFonts w:ascii="Zurich Ex BT" w:hAnsi="Zurich Ex BT"/>
                <w:i/>
                <w:sz w:val="16"/>
                <w:szCs w:val="16"/>
                <w:lang w:val="en-GB"/>
              </w:rPr>
              <w:t>start download</w:t>
            </w:r>
          </w:p>
        </w:tc>
        <w:tc>
          <w:tcPr>
            <w:tcW w:w="4633" w:type="dxa"/>
            <w:tcBorders>
              <w:top w:val="single" w:sz="6" w:space="0" w:color="000001"/>
              <w:left w:val="single" w:sz="2" w:space="0" w:color="00000A"/>
              <w:bottom w:val="single" w:sz="6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136" w:author="Nadjim Brahmi" w:date="2018-11-12T17:07:00Z">
              <w:tcPr>
                <w:tcW w:w="4320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6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70C82CE1" w14:textId="77777777" w:rsidR="005F2738" w:rsidRPr="00D84557" w:rsidRDefault="0015084F">
            <w:pPr>
              <w:pStyle w:val="commandreponse"/>
              <w:rPr>
                <w:ins w:id="1137" w:author="Nadjim Brahmi" w:date="2018-11-13T10:54:00Z"/>
                <w:rPrChange w:id="1138" w:author="Nadjim Brahmi" w:date="2018-11-13T10:57:00Z">
                  <w:rPr>
                    <w:ins w:id="1139" w:author="Nadjim Brahmi" w:date="2018-11-13T10:54:00Z"/>
                    <w:lang w:val="en-GB"/>
                  </w:rPr>
                </w:rPrChange>
              </w:rPr>
            </w:pPr>
            <w:r w:rsidRPr="00D84557">
              <w:rPr>
                <w:rPrChange w:id="1140" w:author="Nadjim Brahmi" w:date="2018-11-13T10:57:00Z">
                  <w:rPr>
                    <w:lang w:val="en-GB"/>
                  </w:rPr>
                </w:rPrChange>
              </w:rPr>
              <w:t>OK</w:t>
            </w:r>
          </w:p>
          <w:p w14:paraId="68E0FA9F" w14:textId="77777777" w:rsidR="00D84557" w:rsidRDefault="00D84557">
            <w:pPr>
              <w:pStyle w:val="commandreponse"/>
              <w:rPr>
                <w:ins w:id="1141" w:author="Nadjim Brahmi" w:date="2018-11-13T10:55:00Z"/>
              </w:rPr>
            </w:pPr>
            <w:ins w:id="1142" w:author="Nadjim Brahmi" w:date="2018-11-13T10:54:00Z">
              <w:r>
                <w:t xml:space="preserve">+WDSI: </w:t>
              </w:r>
              <w:proofErr w:type="gramStart"/>
              <w:r>
                <w:t>9,&lt;</w:t>
              </w:r>
              <w:proofErr w:type="gramEnd"/>
              <w:r>
                <w:t>package Size&gt;</w:t>
              </w:r>
            </w:ins>
          </w:p>
          <w:p w14:paraId="19A097CC" w14:textId="77777777" w:rsidR="00D84557" w:rsidRDefault="00D84557">
            <w:pPr>
              <w:pStyle w:val="commandreponse"/>
              <w:rPr>
                <w:ins w:id="1143" w:author="Nadjim Brahmi" w:date="2018-11-13T10:55:00Z"/>
              </w:rPr>
            </w:pPr>
            <w:ins w:id="1144" w:author="Nadjim Brahmi" w:date="2018-11-13T10:55:00Z">
              <w:r>
                <w:t>+WDSI: 18,1</w:t>
              </w:r>
            </w:ins>
          </w:p>
          <w:p w14:paraId="62126F97" w14:textId="77777777" w:rsidR="00D84557" w:rsidRDefault="00D84557">
            <w:pPr>
              <w:pStyle w:val="commandreponse"/>
              <w:rPr>
                <w:ins w:id="1145" w:author="Nadjim Brahmi" w:date="2018-11-13T10:55:00Z"/>
              </w:rPr>
            </w:pPr>
            <w:ins w:id="1146" w:author="Nadjim Brahmi" w:date="2018-11-13T10:55:00Z">
              <w:r>
                <w:t>+WDSI: 18,5</w:t>
              </w:r>
            </w:ins>
          </w:p>
          <w:p w14:paraId="1A2C5590" w14:textId="77777777" w:rsidR="00D84557" w:rsidRDefault="00D84557">
            <w:pPr>
              <w:pStyle w:val="commandreponse"/>
              <w:rPr>
                <w:ins w:id="1147" w:author="Nadjim Brahmi" w:date="2018-11-13T10:55:00Z"/>
              </w:rPr>
            </w:pPr>
            <w:ins w:id="1148" w:author="Nadjim Brahmi" w:date="2018-11-13T10:55:00Z">
              <w:r>
                <w:t>+WDSI: 18,70</w:t>
              </w:r>
            </w:ins>
          </w:p>
          <w:p w14:paraId="31DB2F88" w14:textId="517A4C07" w:rsidR="00D84557" w:rsidRDefault="00D84557">
            <w:pPr>
              <w:pStyle w:val="commandreponse"/>
              <w:rPr>
                <w:ins w:id="1149" w:author="Nadjim Brahmi" w:date="2018-12-10T18:18:00Z"/>
              </w:rPr>
            </w:pPr>
            <w:ins w:id="1150" w:author="Nadjim Brahmi" w:date="2018-11-13T10:55:00Z">
              <w:r>
                <w:t>+WDSI: 18,100</w:t>
              </w:r>
            </w:ins>
          </w:p>
          <w:p w14:paraId="7A0B51A1" w14:textId="77777777" w:rsidR="00B84292" w:rsidRDefault="00B84292" w:rsidP="00B84292">
            <w:pPr>
              <w:pStyle w:val="commandreponse"/>
              <w:rPr>
                <w:ins w:id="1151" w:author="Nadjim Brahmi" w:date="2018-12-10T18:18:00Z"/>
              </w:rPr>
            </w:pPr>
            <w:ins w:id="1152" w:author="Nadjim Brahmi" w:date="2018-12-10T18:18:00Z">
              <w:r>
                <w:t>+WDSI: 12</w:t>
              </w:r>
            </w:ins>
          </w:p>
          <w:p w14:paraId="44924449" w14:textId="10D6FC06" w:rsidR="00D84557" w:rsidRDefault="00D84557" w:rsidP="00D84557">
            <w:pPr>
              <w:pStyle w:val="commandreponse"/>
              <w:rPr>
                <w:ins w:id="1153" w:author="Nadjim Brahmi" w:date="2018-11-13T10:56:00Z"/>
              </w:rPr>
            </w:pPr>
            <w:ins w:id="1154" w:author="Nadjim Brahmi" w:date="2018-11-13T10:56:00Z">
              <w:r>
                <w:t>+WDSI: 10</w:t>
              </w:r>
            </w:ins>
          </w:p>
          <w:p w14:paraId="27D17DAD" w14:textId="647D1D1F" w:rsidR="00D84557" w:rsidRPr="00D84557" w:rsidRDefault="00D84557">
            <w:pPr>
              <w:pStyle w:val="commandreponse"/>
              <w:rPr>
                <w:ins w:id="1155" w:author="Nadjim Brahmi" w:date="2018-11-13T10:56:00Z"/>
                <w:rPrChange w:id="1156" w:author="Nadjim Brahmi" w:date="2018-11-13T10:57:00Z">
                  <w:rPr>
                    <w:ins w:id="1157" w:author="Nadjim Brahmi" w:date="2018-11-13T10:56:00Z"/>
                  </w:rPr>
                </w:rPrChange>
              </w:rPr>
              <w:pPrChange w:id="1158" w:author="Nadjim Brahmi" w:date="2018-11-13T10:57:00Z">
                <w:pPr/>
              </w:pPrChange>
            </w:pPr>
            <w:ins w:id="1159" w:author="Nadjim Brahmi" w:date="2018-11-13T10:56:00Z">
              <w:r w:rsidRPr="00D84557">
                <w:rPr>
                  <w:rPrChange w:id="1160" w:author="Nadjim Brahmi" w:date="2018-11-13T10:57:00Z">
                    <w:rPr/>
                  </w:rPrChange>
                </w:rPr>
                <w:t>+WDSI: 14</w:t>
              </w:r>
            </w:ins>
          </w:p>
          <w:p w14:paraId="40A3BC7B" w14:textId="4F5566A4" w:rsidR="00D84557" w:rsidRPr="00D84557" w:rsidRDefault="00D84557">
            <w:pPr>
              <w:pStyle w:val="commandreponse"/>
              <w:rPr>
                <w:rPrChange w:id="1161" w:author="Nadjim Brahmi" w:date="2018-11-13T10:55:00Z">
                  <w:rPr>
                    <w:lang w:val="en-GB"/>
                  </w:rPr>
                </w:rPrChange>
              </w:rPr>
            </w:pPr>
            <w:ins w:id="1162" w:author="Nadjim Brahmi" w:date="2018-11-13T10:56:00Z">
              <w:r w:rsidRPr="00D84557">
                <w:t>+WDSI: 16</w:t>
              </w:r>
            </w:ins>
          </w:p>
        </w:tc>
      </w:tr>
      <w:tr w:rsidR="005F2738" w:rsidDel="00747E29" w14:paraId="13122B54" w14:textId="2AFE2C4C" w:rsidTr="00DC7DEB">
        <w:trPr>
          <w:cantSplit/>
          <w:del w:id="1163" w:author="Nadjim Brahmi" w:date="2018-11-12T10:42:00Z"/>
          <w:trPrChange w:id="1164" w:author="Nadjim Brahmi" w:date="2018-11-12T17:07:00Z">
            <w:trPr>
              <w:gridBefore w:val="1"/>
              <w:cantSplit/>
            </w:trPr>
          </w:trPrChange>
        </w:trPr>
        <w:tc>
          <w:tcPr>
            <w:tcW w:w="4315" w:type="dxa"/>
            <w:tcBorders>
              <w:top w:val="single" w:sz="6" w:space="0" w:color="000001"/>
              <w:left w:val="single" w:sz="2" w:space="0" w:color="00000A"/>
              <w:bottom w:val="single" w:sz="12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165" w:author="Nadjim Brahmi" w:date="2018-11-12T17:07:00Z">
              <w:tcPr>
                <w:tcW w:w="4319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12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0026EEC1" w14:textId="2A8E5198" w:rsidR="005F2738" w:rsidDel="00747E29" w:rsidRDefault="005F2738">
            <w:pPr>
              <w:pStyle w:val="command"/>
              <w:rPr>
                <w:del w:id="1166" w:author="Nadjim Brahmi" w:date="2018-11-12T10:42:00Z"/>
              </w:rPr>
            </w:pPr>
          </w:p>
        </w:tc>
        <w:tc>
          <w:tcPr>
            <w:tcW w:w="4633" w:type="dxa"/>
            <w:tcBorders>
              <w:top w:val="single" w:sz="6" w:space="0" w:color="000001"/>
              <w:left w:val="single" w:sz="2" w:space="0" w:color="00000A"/>
              <w:bottom w:val="single" w:sz="12" w:space="0" w:color="000001"/>
              <w:right w:val="single" w:sz="2" w:space="0" w:color="00000A"/>
            </w:tcBorders>
            <w:shd w:val="clear" w:color="auto" w:fill="FFFFFF"/>
            <w:tcMar>
              <w:left w:w="80" w:type="dxa"/>
            </w:tcMar>
            <w:tcPrChange w:id="1167" w:author="Nadjim Brahmi" w:date="2018-11-12T17:07:00Z">
              <w:tcPr>
                <w:tcW w:w="4320" w:type="dxa"/>
                <w:gridSpan w:val="2"/>
                <w:tcBorders>
                  <w:top w:val="single" w:sz="6" w:space="0" w:color="000001"/>
                  <w:left w:val="single" w:sz="2" w:space="0" w:color="00000A"/>
                  <w:bottom w:val="single" w:sz="12" w:space="0" w:color="000001"/>
                  <w:right w:val="single" w:sz="2" w:space="0" w:color="00000A"/>
                </w:tcBorders>
                <w:shd w:val="clear" w:color="auto" w:fill="FFFFFF"/>
                <w:tcMar>
                  <w:left w:w="80" w:type="dxa"/>
                </w:tcMar>
              </w:tcPr>
            </w:tcPrChange>
          </w:tcPr>
          <w:p w14:paraId="70A207CD" w14:textId="30DD0B10" w:rsidR="005F2738" w:rsidDel="00747E29" w:rsidRDefault="005F2738">
            <w:pPr>
              <w:pStyle w:val="commandreponse"/>
              <w:spacing w:after="0"/>
              <w:rPr>
                <w:del w:id="1168" w:author="Nadjim Brahmi" w:date="2018-11-12T10:42:00Z"/>
              </w:rPr>
            </w:pPr>
          </w:p>
        </w:tc>
      </w:tr>
    </w:tbl>
    <w:p w14:paraId="46ED16CD" w14:textId="30B5F3C4" w:rsidR="00855CD1" w:rsidRPr="00855CD1" w:rsidDel="00855CD1" w:rsidRDefault="001E57F8">
      <w:pPr>
        <w:pStyle w:val="Heading1"/>
        <w:numPr>
          <w:ilvl w:val="0"/>
          <w:numId w:val="0"/>
        </w:numPr>
        <w:ind w:left="432" w:hanging="432"/>
        <w:rPr>
          <w:del w:id="1169" w:author="Nadjim Brahmi" w:date="2018-11-12T11:09:00Z"/>
          <w:rPrChange w:id="1170" w:author="Nadjim Brahmi" w:date="2018-11-12T11:09:00Z">
            <w:rPr>
              <w:del w:id="1171" w:author="Nadjim Brahmi" w:date="2018-11-12T11:09:00Z"/>
            </w:rPr>
          </w:rPrChange>
        </w:rPr>
        <w:pPrChange w:id="1172" w:author="Nadjim Brahmi" w:date="2018-11-12T11:09:00Z">
          <w:pPr>
            <w:pStyle w:val="Style1"/>
            <w:keepNext/>
            <w:keepLines/>
          </w:pPr>
        </w:pPrChange>
      </w:pPr>
      <w:bookmarkStart w:id="1173" w:name="_Toc435604051"/>
      <w:bookmarkStart w:id="1174" w:name="_Toc435604052"/>
      <w:bookmarkStart w:id="1175" w:name="_Toc435604053"/>
      <w:bookmarkStart w:id="1176" w:name="_Toc435604056"/>
      <w:bookmarkStart w:id="1177" w:name="_Toc435604057"/>
      <w:bookmarkEnd w:id="1173"/>
      <w:bookmarkEnd w:id="1174"/>
      <w:bookmarkEnd w:id="1175"/>
      <w:bookmarkEnd w:id="1176"/>
      <w:bookmarkEnd w:id="1177"/>
      <w:del w:id="1178" w:author="Nadjim Brahmi" w:date="2018-11-12T11:08:00Z">
        <w:r w:rsidDel="00855CD1">
          <w:delText>Notes</w:delText>
        </w:r>
      </w:del>
    </w:p>
    <w:p w14:paraId="599D1004" w14:textId="10C63FA8" w:rsidR="007D3FB0" w:rsidRDefault="007D3FB0">
      <w:pPr>
        <w:pStyle w:val="Heading2"/>
        <w:numPr>
          <w:ilvl w:val="0"/>
          <w:numId w:val="0"/>
        </w:numPr>
        <w:rPr>
          <w:sz w:val="20"/>
        </w:rPr>
      </w:pPr>
      <w:bookmarkStart w:id="1179" w:name="_Toc529785554"/>
      <w:r>
        <w:t>The device</w:t>
      </w:r>
      <w:r w:rsidR="001E57F8">
        <w:t xml:space="preserve"> has two services to perform a </w:t>
      </w:r>
      <w:ins w:id="1180" w:author="Nadjim Brahmi" w:date="2018-11-09T17:46:00Z">
        <w:r w:rsidR="00B8457A">
          <w:t>FO</w:t>
        </w:r>
      </w:ins>
      <w:ins w:id="1181" w:author="Nadjim Brahmi" w:date="2018-11-09T17:47:00Z">
        <w:r w:rsidR="00B8457A">
          <w:t xml:space="preserve">TA </w:t>
        </w:r>
      </w:ins>
      <w:del w:id="1182" w:author="Nadjim Brahmi" w:date="2018-11-09T17:46:00Z">
        <w:r w:rsidR="001E57F8" w:rsidDel="00B8457A">
          <w:delText xml:space="preserve">package </w:delText>
        </w:r>
      </w:del>
      <w:del w:id="1183" w:author="Nadjim Brahmi" w:date="2018-11-09T17:40:00Z">
        <w:r w:rsidR="001E57F8" w:rsidDel="00DA3942">
          <w:delText xml:space="preserve">download </w:delText>
        </w:r>
        <w:r w:rsidDel="00DA3942">
          <w:delText>:</w:delText>
        </w:r>
      </w:del>
      <w:ins w:id="1184" w:author="Nadjim Brahmi" w:date="2018-11-09T17:40:00Z">
        <w:r w:rsidR="00DA3942">
          <w:t>:</w:t>
        </w:r>
      </w:ins>
      <w:bookmarkEnd w:id="1179"/>
    </w:p>
    <w:p w14:paraId="31115031" w14:textId="57841E57" w:rsidR="007D3FB0" w:rsidRDefault="00B8457A" w:rsidP="007D3FB0">
      <w:pPr>
        <w:pStyle w:val="ListParagraph"/>
        <w:numPr>
          <w:ilvl w:val="0"/>
          <w:numId w:val="6"/>
        </w:numPr>
      </w:pPr>
      <w:ins w:id="1185" w:author="Nadjim Brahmi" w:date="2018-11-09T17:47:00Z">
        <w:r>
          <w:rPr>
            <w:b/>
          </w:rPr>
          <w:t>1</w:t>
        </w:r>
        <w:r w:rsidRPr="00B8457A">
          <w:rPr>
            <w:b/>
            <w:vertAlign w:val="superscript"/>
            <w:rPrChange w:id="1186" w:author="Nadjim Brahmi" w:date="2018-11-09T17:47:00Z">
              <w:rPr>
                <w:b/>
              </w:rPr>
            </w:rPrChange>
          </w:rPr>
          <w:t>st</w:t>
        </w:r>
        <w:r>
          <w:rPr>
            <w:b/>
          </w:rPr>
          <w:t xml:space="preserve"> one </w:t>
        </w:r>
      </w:ins>
      <w:del w:id="1187" w:author="Nadjim Brahmi" w:date="2018-11-09T17:47:00Z">
        <w:r w:rsidR="007D3FB0" w:rsidDel="00B8457A">
          <w:rPr>
            <w:b/>
          </w:rPr>
          <w:delText>AVC</w:delText>
        </w:r>
      </w:del>
      <w:r w:rsidR="007D3FB0">
        <w:rPr>
          <w:b/>
        </w:rPr>
        <w:t xml:space="preserve">: </w:t>
      </w:r>
      <w:del w:id="1188" w:author="Frédéric Dur" w:date="2018-11-09T09:31:00Z">
        <w:r w:rsidR="007D3FB0" w:rsidDel="002655C7">
          <w:delText xml:space="preserve">Aire </w:delText>
        </w:r>
      </w:del>
      <w:ins w:id="1189" w:author="Frédéric Dur" w:date="2018-11-09T09:31:00Z">
        <w:del w:id="1190" w:author="Nadjim Brahmi" w:date="2018-11-09T17:47:00Z">
          <w:r w:rsidR="002655C7" w:rsidDel="00B8457A">
            <w:delText xml:space="preserve">Air </w:delText>
          </w:r>
        </w:del>
      </w:ins>
      <w:del w:id="1191" w:author="Nadjim Brahmi" w:date="2018-11-09T17:47:00Z">
        <w:r w:rsidR="007D3FB0" w:rsidDel="00B8457A">
          <w:delText xml:space="preserve">Vantage </w:delText>
        </w:r>
      </w:del>
      <w:del w:id="1192" w:author="Nadjim Brahmi" w:date="2018-11-09T17:40:00Z">
        <w:r w:rsidR="007D3FB0" w:rsidDel="00DA3942">
          <w:delText>Connector ,</w:delText>
        </w:r>
      </w:del>
      <w:del w:id="1193" w:author="Nadjim Brahmi" w:date="2018-11-09T17:47:00Z">
        <w:r w:rsidR="007D3FB0" w:rsidDel="00B8457A">
          <w:delText xml:space="preserve"> this service</w:delText>
        </w:r>
      </w:del>
      <w:r w:rsidR="007D3FB0">
        <w:t xml:space="preserve"> allow</w:t>
      </w:r>
      <w:ins w:id="1194" w:author="Frédéric Dur" w:date="2018-11-09T09:32:00Z">
        <w:r w:rsidR="002655C7">
          <w:t>s</w:t>
        </w:r>
      </w:ins>
      <w:r w:rsidR="007D3FB0">
        <w:t xml:space="preserve"> the device to start session and communicate with </w:t>
      </w:r>
      <w:r w:rsidR="007D3FB0" w:rsidRPr="00A55658">
        <w:t>Sierra Cloud Server</w:t>
      </w:r>
      <w:r w:rsidR="007D3FB0">
        <w:t xml:space="preserve">, then launch a </w:t>
      </w:r>
      <w:ins w:id="1195" w:author="Nadjim Brahmi" w:date="2018-11-09T17:47:00Z">
        <w:r>
          <w:t>FOTA</w:t>
        </w:r>
      </w:ins>
      <w:del w:id="1196" w:author="Nadjim Brahmi" w:date="2018-11-09T17:47:00Z">
        <w:r w:rsidR="007D3FB0" w:rsidDel="00B8457A">
          <w:delText>package download</w:delText>
        </w:r>
      </w:del>
      <w:r w:rsidR="007D3FB0">
        <w:t>.</w:t>
      </w:r>
    </w:p>
    <w:p w14:paraId="62FFB338" w14:textId="09C54366" w:rsidR="00B8457A" w:rsidRDefault="007D3FB0" w:rsidP="00B8457A">
      <w:pPr>
        <w:pStyle w:val="ListParagraph"/>
        <w:numPr>
          <w:ilvl w:val="0"/>
          <w:numId w:val="6"/>
        </w:numPr>
        <w:rPr>
          <w:ins w:id="1197" w:author="Nadjim Brahmi" w:date="2018-11-09T17:41:00Z"/>
        </w:rPr>
      </w:pPr>
      <w:del w:id="1198" w:author="Nadjim Brahmi" w:date="2018-11-09T17:47:00Z">
        <w:r w:rsidDel="00B8457A">
          <w:rPr>
            <w:b/>
          </w:rPr>
          <w:delText>RPD</w:delText>
        </w:r>
      </w:del>
      <w:ins w:id="1199" w:author="Nadjim Brahmi" w:date="2018-11-09T17:47:00Z">
        <w:r w:rsidR="00B8457A">
          <w:rPr>
            <w:b/>
          </w:rPr>
          <w:t>2</w:t>
        </w:r>
        <w:r w:rsidR="00B8457A" w:rsidRPr="00B8457A">
          <w:rPr>
            <w:b/>
            <w:vertAlign w:val="superscript"/>
            <w:rPrChange w:id="1200" w:author="Nadjim Brahmi" w:date="2018-11-09T17:47:00Z">
              <w:rPr>
                <w:b/>
              </w:rPr>
            </w:rPrChange>
          </w:rPr>
          <w:t>nd</w:t>
        </w:r>
        <w:r w:rsidR="00B8457A">
          <w:rPr>
            <w:b/>
          </w:rPr>
          <w:t xml:space="preserve"> one </w:t>
        </w:r>
      </w:ins>
      <w:r>
        <w:rPr>
          <w:b/>
        </w:rPr>
        <w:t>:</w:t>
      </w:r>
      <w:r>
        <w:t xml:space="preserve"> Third par</w:t>
      </w:r>
      <w:ins w:id="1201" w:author="Frédéric Dur" w:date="2018-11-09T09:32:00Z">
        <w:r w:rsidR="002655C7">
          <w:t>t</w:t>
        </w:r>
      </w:ins>
      <w:r>
        <w:t>y</w:t>
      </w:r>
      <w:ins w:id="1202" w:author="Nadjim Brahmi" w:date="2018-11-09T11:09:00Z">
        <w:r w:rsidR="00AA79C9">
          <w:t xml:space="preserve"> cloud server </w:t>
        </w:r>
      </w:ins>
      <w:del w:id="1203" w:author="Nadjim Brahmi" w:date="2018-11-09T11:09:00Z">
        <w:r w:rsidDel="00AA79C9">
          <w:delText xml:space="preserve"> </w:delText>
        </w:r>
      </w:del>
      <w:del w:id="1204" w:author="Nadjim Brahmi" w:date="2018-11-12T11:30:00Z">
        <w:r w:rsidDel="007F28E5">
          <w:delText>Download</w:delText>
        </w:r>
      </w:del>
      <w:ins w:id="1205" w:author="Nadjim Brahmi" w:date="2018-11-12T11:30:00Z">
        <w:r w:rsidR="007F28E5">
          <w:t>FOTA</w:t>
        </w:r>
      </w:ins>
      <w:r>
        <w:t>, this service allow</w:t>
      </w:r>
      <w:ins w:id="1206" w:author="Frédéric Dur" w:date="2018-11-09T09:32:00Z">
        <w:r w:rsidR="002655C7">
          <w:t>s</w:t>
        </w:r>
      </w:ins>
      <w:r>
        <w:t xml:space="preserve"> the device to start a </w:t>
      </w:r>
      <w:ins w:id="1207" w:author="Frédéric Dur" w:date="2018-11-09T09:32:00Z">
        <w:r w:rsidR="002655C7">
          <w:t xml:space="preserve">package </w:t>
        </w:r>
      </w:ins>
      <w:r>
        <w:t xml:space="preserve">download </w:t>
      </w:r>
      <w:del w:id="1208" w:author="Frédéric Dur" w:date="2018-11-09T09:32:00Z">
        <w:r w:rsidDel="002655C7">
          <w:delText xml:space="preserve">session </w:delText>
        </w:r>
      </w:del>
      <w:r>
        <w:t xml:space="preserve">with any cloud server </w:t>
      </w:r>
      <w:r w:rsidR="00DE6F03">
        <w:t>over HTTP</w:t>
      </w:r>
      <w:del w:id="1209" w:author="Nadjim Brahmi" w:date="2018-11-09T17:39:00Z">
        <w:r w:rsidR="00DE6F03" w:rsidDel="003A3411">
          <w:delText xml:space="preserve"> or</w:delText>
        </w:r>
      </w:del>
      <w:r w:rsidR="00DE6F03">
        <w:t xml:space="preserve"> </w:t>
      </w:r>
      <w:del w:id="1210" w:author="Frédéric Dur" w:date="2018-11-09T09:32:00Z">
        <w:r w:rsidR="00DE6F03" w:rsidDel="002655C7">
          <w:delText xml:space="preserve">HYYPS </w:delText>
        </w:r>
      </w:del>
      <w:ins w:id="1211" w:author="Frédéric Dur" w:date="2018-11-09T09:32:00Z">
        <w:del w:id="1212" w:author="Nadjim Brahmi" w:date="2018-11-09T17:39:00Z">
          <w:r w:rsidR="002655C7" w:rsidDel="003A3411">
            <w:delText>HTTPS</w:delText>
          </w:r>
        </w:del>
        <w:r w:rsidR="002655C7">
          <w:t xml:space="preserve"> </w:t>
        </w:r>
      </w:ins>
      <w:r w:rsidR="00DE6F03">
        <w:t>protocol</w:t>
      </w:r>
      <w:ins w:id="1213" w:author="Nadjim Brahmi" w:date="2018-11-09T17:48:00Z">
        <w:r w:rsidR="00B8457A">
          <w:t xml:space="preserve"> and launch FOTA</w:t>
        </w:r>
      </w:ins>
      <w:r w:rsidR="00DE6F03">
        <w:t>.</w:t>
      </w:r>
    </w:p>
    <w:p w14:paraId="166BB979" w14:textId="77777777" w:rsidR="00B8457A" w:rsidRDefault="00B8457A">
      <w:pPr>
        <w:pStyle w:val="ListParagraph"/>
        <w:pPrChange w:id="1214" w:author="Nadjim Brahmi" w:date="2018-11-09T17:41:00Z">
          <w:pPr>
            <w:pStyle w:val="ListParagraph"/>
            <w:numPr>
              <w:numId w:val="6"/>
            </w:numPr>
            <w:ind w:hanging="360"/>
          </w:pPr>
        </w:pPrChange>
      </w:pPr>
    </w:p>
    <w:p w14:paraId="24B3122D" w14:textId="4571FBF6" w:rsidR="00DE6F03" w:rsidRPr="008F467A" w:rsidDel="008F467A" w:rsidRDefault="008F467A" w:rsidP="002655C7">
      <w:pPr>
        <w:ind w:left="360"/>
        <w:rPr>
          <w:del w:id="1215" w:author="Nadjim Brahmi" w:date="2018-11-09T17:41:00Z"/>
          <w:b/>
          <w:color w:val="FF0000"/>
          <w:sz w:val="24"/>
          <w:szCs w:val="24"/>
          <w:rPrChange w:id="1216" w:author="Nadjim Brahmi" w:date="2018-11-09T17:41:00Z">
            <w:rPr>
              <w:del w:id="1217" w:author="Nadjim Brahmi" w:date="2018-11-09T17:41:00Z"/>
            </w:rPr>
          </w:rPrChange>
        </w:rPr>
      </w:pPr>
      <w:ins w:id="1218" w:author="Nadjim Brahmi" w:date="2018-11-09T17:41:00Z">
        <w:r w:rsidRPr="008F467A">
          <w:rPr>
            <w:b/>
            <w:color w:val="FF0000"/>
            <w:sz w:val="24"/>
            <w:szCs w:val="24"/>
            <w:rPrChange w:id="1219" w:author="Nadjim Brahmi" w:date="2018-11-09T17:41:00Z">
              <w:rPr/>
            </w:rPrChange>
          </w:rPr>
          <w:t>The FOTA from Sierra server must not be used simultaneously with this third party FOTA update: the cross effects are not guarantees</w:t>
        </w:r>
      </w:ins>
      <w:ins w:id="1220" w:author="Nadjim Brahmi" w:date="2018-11-12T10:04:00Z">
        <w:r w:rsidR="00C61E33">
          <w:rPr>
            <w:b/>
            <w:color w:val="FF0000"/>
            <w:sz w:val="24"/>
            <w:szCs w:val="24"/>
          </w:rPr>
          <w:t>.</w:t>
        </w:r>
      </w:ins>
      <w:del w:id="1221" w:author="Nadjim Brahmi" w:date="2018-11-09T17:41:00Z">
        <w:r w:rsidR="00DE6F03" w:rsidRPr="008F467A" w:rsidDel="008F467A">
          <w:rPr>
            <w:b/>
            <w:color w:val="FF0000"/>
            <w:sz w:val="24"/>
            <w:szCs w:val="24"/>
          </w:rPr>
          <w:delText>This two services can’t be launched in the same time!! The priority is for AVC service.</w:delText>
        </w:r>
      </w:del>
    </w:p>
    <w:p w14:paraId="30852040" w14:textId="77777777" w:rsidR="008F467A" w:rsidRDefault="008F467A" w:rsidP="00DE6F03">
      <w:pPr>
        <w:ind w:left="360"/>
        <w:rPr>
          <w:ins w:id="1222" w:author="Nadjim Brahmi" w:date="2018-11-09T17:41:00Z"/>
          <w:b/>
          <w:color w:val="FF0000"/>
          <w:sz w:val="24"/>
          <w:szCs w:val="24"/>
        </w:rPr>
      </w:pPr>
    </w:p>
    <w:p w14:paraId="0E338950" w14:textId="72E684F8" w:rsidR="00DE6F03" w:rsidRPr="002655C7" w:rsidDel="00B71005" w:rsidRDefault="00DE6F03" w:rsidP="002655C7">
      <w:pPr>
        <w:ind w:left="360"/>
        <w:rPr>
          <w:del w:id="1223" w:author="Nadjim Brahmi" w:date="2018-11-12T10:04:00Z"/>
          <w:color w:val="000000" w:themeColor="text1"/>
          <w:sz w:val="22"/>
          <w:szCs w:val="22"/>
        </w:rPr>
      </w:pPr>
      <w:del w:id="1224" w:author="Nadjim Brahmi" w:date="2018-11-12T10:04:00Z">
        <w:r w:rsidDel="00B71005">
          <w:rPr>
            <w:color w:val="000000" w:themeColor="text1"/>
            <w:sz w:val="22"/>
            <w:szCs w:val="22"/>
          </w:rPr>
          <w:delText>So if a download is in progress in AVC ,</w:delText>
        </w:r>
      </w:del>
      <w:ins w:id="1225" w:author="Frédéric Dur" w:date="2018-11-09T09:33:00Z">
        <w:del w:id="1226" w:author="Nadjim Brahmi" w:date="2018-11-12T10:04:00Z">
          <w:r w:rsidR="002655C7" w:rsidDel="00B71005">
            <w:rPr>
              <w:color w:val="000000" w:themeColor="text1"/>
              <w:sz w:val="22"/>
              <w:szCs w:val="22"/>
            </w:rPr>
            <w:delText xml:space="preserve"> </w:delText>
          </w:r>
        </w:del>
      </w:ins>
      <w:del w:id="1227" w:author="Nadjim Brahmi" w:date="2018-11-12T10:04:00Z">
        <w:r w:rsidDel="00B71005">
          <w:rPr>
            <w:color w:val="000000" w:themeColor="text1"/>
            <w:sz w:val="22"/>
            <w:szCs w:val="22"/>
          </w:rPr>
          <w:delText xml:space="preserve">the RPD service cannot be started </w:delText>
        </w:r>
      </w:del>
      <w:ins w:id="1228" w:author="Frédéric Dur" w:date="2018-11-09T09:33:00Z">
        <w:del w:id="1229" w:author="Nadjim Brahmi" w:date="2018-11-12T10:04:00Z">
          <w:r w:rsidR="002655C7" w:rsidDel="00B71005">
            <w:rPr>
              <w:color w:val="000000" w:themeColor="text1"/>
              <w:sz w:val="22"/>
              <w:szCs w:val="22"/>
            </w:rPr>
            <w:delText>.</w:delText>
          </w:r>
        </w:del>
      </w:ins>
      <w:del w:id="1230" w:author="Nadjim Brahmi" w:date="2018-11-12T10:04:00Z">
        <w:r w:rsidDel="00B71005">
          <w:rPr>
            <w:color w:val="000000" w:themeColor="text1"/>
            <w:sz w:val="22"/>
            <w:szCs w:val="22"/>
          </w:rPr>
          <w:delText>, i</w:delText>
        </w:r>
      </w:del>
      <w:ins w:id="1231" w:author="Frédéric Dur" w:date="2018-11-09T09:33:00Z">
        <w:del w:id="1232" w:author="Nadjim Brahmi" w:date="2018-11-12T10:04:00Z">
          <w:r w:rsidR="002655C7" w:rsidDel="00B71005">
            <w:rPr>
              <w:color w:val="000000" w:themeColor="text1"/>
              <w:sz w:val="22"/>
              <w:szCs w:val="22"/>
            </w:rPr>
            <w:delText>I</w:delText>
          </w:r>
        </w:del>
      </w:ins>
      <w:del w:id="1233" w:author="Nadjim Brahmi" w:date="2018-11-12T10:04:00Z">
        <w:r w:rsidDel="00B71005">
          <w:rPr>
            <w:color w:val="000000" w:themeColor="text1"/>
            <w:sz w:val="22"/>
            <w:szCs w:val="22"/>
          </w:rPr>
          <w:delText>n the other side</w:delText>
        </w:r>
      </w:del>
      <w:ins w:id="1234" w:author="Frédéric Dur" w:date="2018-11-09T09:33:00Z">
        <w:del w:id="1235" w:author="Nadjim Brahmi" w:date="2018-11-12T10:04:00Z">
          <w:r w:rsidR="002655C7" w:rsidDel="00B71005">
            <w:rPr>
              <w:color w:val="000000" w:themeColor="text1"/>
              <w:sz w:val="22"/>
              <w:szCs w:val="22"/>
            </w:rPr>
            <w:delText>,</w:delText>
          </w:r>
        </w:del>
      </w:ins>
      <w:del w:id="1236" w:author="Nadjim Brahmi" w:date="2018-11-12T10:04:00Z">
        <w:r w:rsidDel="00B71005">
          <w:rPr>
            <w:color w:val="000000" w:themeColor="text1"/>
            <w:sz w:val="22"/>
            <w:szCs w:val="22"/>
          </w:rPr>
          <w:delText xml:space="preserve"> if a download is in progress using RPD service, another download can be started using AVC service and the first one will be aborted. </w:delText>
        </w:r>
      </w:del>
    </w:p>
    <w:p w14:paraId="72D1EA28" w14:textId="4710973F" w:rsidR="007D3FB0" w:rsidRPr="002655C7" w:rsidRDefault="007D3FB0" w:rsidP="002655C7">
      <w:pPr>
        <w:pStyle w:val="ListParagraph"/>
        <w:rPr>
          <w:b/>
          <w:i/>
        </w:rPr>
      </w:pPr>
    </w:p>
    <w:p w14:paraId="734709CC" w14:textId="77777777" w:rsidR="007D3FB0" w:rsidRPr="007D3FB0" w:rsidDel="00384141" w:rsidRDefault="007D3FB0">
      <w:pPr>
        <w:rPr>
          <w:del w:id="1237" w:author="Nadjim Brahmi" w:date="2018-11-13T11:00:00Z"/>
        </w:rPr>
      </w:pPr>
    </w:p>
    <w:p w14:paraId="674B604E" w14:textId="799BDA17" w:rsidR="005F2738" w:rsidRPr="00384141" w:rsidRDefault="005F2738">
      <w:pPr>
        <w:tabs>
          <w:tab w:val="left" w:pos="2655"/>
        </w:tabs>
        <w:rPr>
          <w:rPrChange w:id="1238" w:author="Nadjim Brahmi" w:date="2018-11-13T11:00:00Z">
            <w:rPr/>
          </w:rPrChange>
        </w:rPr>
        <w:pPrChange w:id="1239" w:author="Nadjim Brahmi" w:date="2018-11-13T11:00:00Z">
          <w:pPr>
            <w:pStyle w:val="Heading2"/>
            <w:numPr>
              <w:ilvl w:val="0"/>
              <w:numId w:val="0"/>
            </w:numPr>
            <w:tabs>
              <w:tab w:val="clear" w:pos="576"/>
            </w:tabs>
            <w:ind w:left="0" w:firstLine="0"/>
          </w:pPr>
        </w:pPrChange>
      </w:pPr>
    </w:p>
    <w:sectPr w:rsidR="005F2738" w:rsidRPr="00384141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BC928" w14:textId="77777777" w:rsidR="00C75390" w:rsidRDefault="00C75390">
      <w:r>
        <w:separator/>
      </w:r>
    </w:p>
  </w:endnote>
  <w:endnote w:type="continuationSeparator" w:id="0">
    <w:p w14:paraId="1DE5C96D" w14:textId="77777777" w:rsidR="00C75390" w:rsidRDefault="00C75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1"/>
    <w:family w:val="roman"/>
    <w:pitch w:val="variable"/>
  </w:font>
  <w:font w:name="MS Sans Serif"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charset w:val="01"/>
    <w:family w:val="roman"/>
    <w:pitch w:val="variable"/>
  </w:font>
  <w:font w:name="Zurich Ex BT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F20A5" w14:textId="77777777" w:rsidR="00C02B24" w:rsidRDefault="00C02B24">
    <w:pPr>
      <w:pStyle w:val="Footer"/>
      <w:jc w:val="center"/>
    </w:pPr>
    <w:r>
      <w:t>Confidential</w:t>
    </w:r>
  </w:p>
  <w:p w14:paraId="1AA461B7" w14:textId="77777777" w:rsidR="00C02B24" w:rsidRDefault="00C02B24">
    <w:pPr>
      <w:pStyle w:val="Footer"/>
    </w:pPr>
  </w:p>
  <w:p w14:paraId="2F45620D" w14:textId="77777777" w:rsidR="00C02B24" w:rsidRDefault="00C02B24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DD163" w14:textId="77777777" w:rsidR="00C75390" w:rsidRDefault="00C75390">
      <w:r>
        <w:separator/>
      </w:r>
    </w:p>
  </w:footnote>
  <w:footnote w:type="continuationSeparator" w:id="0">
    <w:p w14:paraId="6C3DCDB6" w14:textId="77777777" w:rsidR="00C75390" w:rsidRDefault="00C75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630" w:type="dxa"/>
      <w:tblInd w:w="-45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3" w:type="dxa"/>
      </w:tblCellMar>
      <w:tblLook w:val="0000" w:firstRow="0" w:lastRow="0" w:firstColumn="0" w:lastColumn="0" w:noHBand="0" w:noVBand="0"/>
    </w:tblPr>
    <w:tblGrid>
      <w:gridCol w:w="2034"/>
      <w:gridCol w:w="1921"/>
      <w:gridCol w:w="1230"/>
      <w:gridCol w:w="1731"/>
      <w:gridCol w:w="1714"/>
    </w:tblGrid>
    <w:tr w:rsidR="00C02B24" w14:paraId="3660BA32" w14:textId="77777777">
      <w:tc>
        <w:tcPr>
          <w:tcW w:w="2034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63" w:type="dxa"/>
          </w:tcMar>
        </w:tcPr>
        <w:p w14:paraId="55C6DD00" w14:textId="77777777" w:rsidR="00C02B24" w:rsidRDefault="00C02B24">
          <w:r>
            <w:t>Document #</w:t>
          </w:r>
        </w:p>
      </w:tc>
      <w:tc>
        <w:tcPr>
          <w:tcW w:w="192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63" w:type="dxa"/>
          </w:tcMar>
        </w:tcPr>
        <w:p w14:paraId="49191EB8" w14:textId="347E071E" w:rsidR="00C02B24" w:rsidRDefault="00C02B24">
          <w:r>
            <w:fldChar w:fldCharType="begin"/>
          </w:r>
          <w:r>
            <w:instrText>REF Doc_No \h</w:instrText>
          </w:r>
          <w:r>
            <w:fldChar w:fldCharType="end"/>
          </w:r>
        </w:p>
      </w:tc>
      <w:tc>
        <w:tcPr>
          <w:tcW w:w="1230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63" w:type="dxa"/>
          </w:tcMar>
        </w:tcPr>
        <w:p w14:paraId="63BC4AE3" w14:textId="77777777" w:rsidR="00C02B24" w:rsidRDefault="00C02B24">
          <w:r>
            <w:t>Revision</w:t>
          </w:r>
        </w:p>
      </w:tc>
      <w:tc>
        <w:tcPr>
          <w:tcW w:w="17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63" w:type="dxa"/>
          </w:tcMar>
        </w:tcPr>
        <w:p w14:paraId="4991E2B2" w14:textId="7E3A401D" w:rsidR="00C02B24" w:rsidRDefault="00C02B24">
          <w:pPr>
            <w:tabs>
              <w:tab w:val="left" w:pos="802"/>
            </w:tabs>
          </w:pPr>
          <w:r>
            <w:fldChar w:fldCharType="begin"/>
          </w:r>
          <w:r>
            <w:instrText>REF Doc_Rev \h</w:instrText>
          </w:r>
          <w:r>
            <w:fldChar w:fldCharType="separate"/>
          </w:r>
          <w:ins w:id="1240" w:author="Nadjim Brahmi" w:date="2018-11-09T09:52:00Z">
            <w:r>
              <w:rPr>
                <w:lang w:val="en-CA"/>
              </w:rPr>
              <w:t>1.0</w:t>
            </w:r>
          </w:ins>
          <w:del w:id="1241" w:author="Nadjim Brahmi" w:date="2018-11-09T09:52:00Z">
            <w:r w:rsidDel="00675DE1">
              <w:delText>1.</w:delText>
            </w:r>
          </w:del>
          <w:r>
            <w:fldChar w:fldCharType="end"/>
          </w:r>
        </w:p>
        <w:p w14:paraId="7CB2A6A5" w14:textId="77777777" w:rsidR="00C02B24" w:rsidRDefault="00C02B24">
          <w:pPr>
            <w:tabs>
              <w:tab w:val="left" w:pos="802"/>
            </w:tabs>
          </w:pPr>
          <w:r>
            <w:tab/>
          </w:r>
        </w:p>
      </w:tc>
      <w:tc>
        <w:tcPr>
          <w:tcW w:w="1714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FFFFFF"/>
          <w:tcMar>
            <w:left w:w="63" w:type="dxa"/>
          </w:tcMar>
        </w:tcPr>
        <w:p w14:paraId="6CAFFBEE" w14:textId="77777777" w:rsidR="00C02B24" w:rsidRDefault="00C02B24"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instrText>NUMPAGES</w:instrText>
          </w:r>
          <w:r>
            <w:fldChar w:fldCharType="separate"/>
          </w:r>
          <w:r>
            <w:t>43</w:t>
          </w:r>
          <w:r>
            <w:fldChar w:fldCharType="end"/>
          </w:r>
        </w:p>
      </w:tc>
    </w:tr>
  </w:tbl>
  <w:p w14:paraId="37D3D6D3" w14:textId="77777777" w:rsidR="00C02B24" w:rsidRDefault="00C02B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6F17"/>
    <w:multiLevelType w:val="hybridMultilevel"/>
    <w:tmpl w:val="35A8D0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2356"/>
    <w:multiLevelType w:val="multilevel"/>
    <w:tmpl w:val="93DE1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3D3E40"/>
      </w:rPr>
    </w:lvl>
    <w:lvl w:ilvl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F54669"/>
    <w:multiLevelType w:val="multilevel"/>
    <w:tmpl w:val="EE64331A"/>
    <w:lvl w:ilvl="0">
      <w:start w:val="1"/>
      <w:numFmt w:val="none"/>
      <w:suff w:val="nothing"/>
      <w:lvlText w:val=" "/>
      <w:lvlJc w:val="left"/>
      <w:pPr>
        <w:ind w:left="360" w:hanging="360"/>
      </w:pPr>
      <w:rPr>
        <w:b w:val="0"/>
        <w:i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B53AB"/>
    <w:multiLevelType w:val="multilevel"/>
    <w:tmpl w:val="10B40F8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709300D0"/>
    <w:multiLevelType w:val="multilevel"/>
    <w:tmpl w:val="CF42A492"/>
    <w:lvl w:ilvl="0">
      <w:start w:val="1"/>
      <w:numFmt w:val="bullet"/>
      <w:lvlText w:val="•"/>
      <w:lvlJc w:val="left"/>
      <w:pPr>
        <w:ind w:left="1080" w:hanging="720"/>
      </w:pPr>
      <w:rPr>
        <w:rFonts w:ascii="Arial" w:hAnsi="Arial" w:cs="Aria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Helvetica" w:hAnsi="Helvetica" w:cs="Helvetica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B193A5F"/>
    <w:multiLevelType w:val="multilevel"/>
    <w:tmpl w:val="FD18179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rédéric Dur">
    <w15:presenceInfo w15:providerId="AD" w15:userId="S::fdur@sierrawireless.com::95bdd0f2-a431-4a49-a9b8-18bb8c705ee7"/>
  </w15:person>
  <w15:person w15:author="Nadjim Brahmi">
    <w15:presenceInfo w15:providerId="AD" w15:userId="S::NBrahmi@sierrawireless.com::cccbd099-042b-4f33-b41d-bcbd19f115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38"/>
    <w:rsid w:val="000064D6"/>
    <w:rsid w:val="000117E1"/>
    <w:rsid w:val="00034BEB"/>
    <w:rsid w:val="000D71D5"/>
    <w:rsid w:val="0010053A"/>
    <w:rsid w:val="00143917"/>
    <w:rsid w:val="00146F4E"/>
    <w:rsid w:val="0015084F"/>
    <w:rsid w:val="00151CD5"/>
    <w:rsid w:val="0019420A"/>
    <w:rsid w:val="001A4B20"/>
    <w:rsid w:val="001D38D0"/>
    <w:rsid w:val="001E57F8"/>
    <w:rsid w:val="001F74A4"/>
    <w:rsid w:val="00201EDD"/>
    <w:rsid w:val="00226EA6"/>
    <w:rsid w:val="002419C0"/>
    <w:rsid w:val="002655C7"/>
    <w:rsid w:val="002A098E"/>
    <w:rsid w:val="00324783"/>
    <w:rsid w:val="0033591C"/>
    <w:rsid w:val="00336A75"/>
    <w:rsid w:val="00340745"/>
    <w:rsid w:val="003457A4"/>
    <w:rsid w:val="00374520"/>
    <w:rsid w:val="00384141"/>
    <w:rsid w:val="003A3411"/>
    <w:rsid w:val="003B43FE"/>
    <w:rsid w:val="003B793E"/>
    <w:rsid w:val="004125CB"/>
    <w:rsid w:val="00460CF6"/>
    <w:rsid w:val="0050455A"/>
    <w:rsid w:val="00554CDA"/>
    <w:rsid w:val="00566D64"/>
    <w:rsid w:val="00574AA2"/>
    <w:rsid w:val="005820E7"/>
    <w:rsid w:val="005E13E9"/>
    <w:rsid w:val="005E21DC"/>
    <w:rsid w:val="005F2738"/>
    <w:rsid w:val="00614351"/>
    <w:rsid w:val="006622E6"/>
    <w:rsid w:val="00675DE1"/>
    <w:rsid w:val="0068000B"/>
    <w:rsid w:val="006C5024"/>
    <w:rsid w:val="006E799C"/>
    <w:rsid w:val="007241E9"/>
    <w:rsid w:val="00747E29"/>
    <w:rsid w:val="007576B7"/>
    <w:rsid w:val="00763417"/>
    <w:rsid w:val="007834A4"/>
    <w:rsid w:val="00787886"/>
    <w:rsid w:val="007A227E"/>
    <w:rsid w:val="007A310D"/>
    <w:rsid w:val="007D3FB0"/>
    <w:rsid w:val="007F28E5"/>
    <w:rsid w:val="007F2FE8"/>
    <w:rsid w:val="008023D9"/>
    <w:rsid w:val="00853DF9"/>
    <w:rsid w:val="00855CD1"/>
    <w:rsid w:val="008A2F60"/>
    <w:rsid w:val="008E7ECC"/>
    <w:rsid w:val="008F467A"/>
    <w:rsid w:val="009356E8"/>
    <w:rsid w:val="009B0C55"/>
    <w:rsid w:val="00A160CC"/>
    <w:rsid w:val="00A23B39"/>
    <w:rsid w:val="00A41554"/>
    <w:rsid w:val="00A92075"/>
    <w:rsid w:val="00AA79C9"/>
    <w:rsid w:val="00B6191A"/>
    <w:rsid w:val="00B66034"/>
    <w:rsid w:val="00B66DEA"/>
    <w:rsid w:val="00B71005"/>
    <w:rsid w:val="00B80A2B"/>
    <w:rsid w:val="00B825B6"/>
    <w:rsid w:val="00B84292"/>
    <w:rsid w:val="00B8457A"/>
    <w:rsid w:val="00BB1CB6"/>
    <w:rsid w:val="00BB5EC0"/>
    <w:rsid w:val="00BD380E"/>
    <w:rsid w:val="00BE1C05"/>
    <w:rsid w:val="00BF4FB4"/>
    <w:rsid w:val="00C02B24"/>
    <w:rsid w:val="00C343C7"/>
    <w:rsid w:val="00C52ED4"/>
    <w:rsid w:val="00C61E33"/>
    <w:rsid w:val="00C73651"/>
    <w:rsid w:val="00C75390"/>
    <w:rsid w:val="00CE403C"/>
    <w:rsid w:val="00D01D6F"/>
    <w:rsid w:val="00D2463A"/>
    <w:rsid w:val="00D567BD"/>
    <w:rsid w:val="00D60ACA"/>
    <w:rsid w:val="00D84557"/>
    <w:rsid w:val="00DA3942"/>
    <w:rsid w:val="00DA6CEE"/>
    <w:rsid w:val="00DC7DEB"/>
    <w:rsid w:val="00DD3888"/>
    <w:rsid w:val="00DE6F03"/>
    <w:rsid w:val="00DF4CED"/>
    <w:rsid w:val="00E52000"/>
    <w:rsid w:val="00EE1C29"/>
    <w:rsid w:val="00EF6ECC"/>
    <w:rsid w:val="00F560DE"/>
    <w:rsid w:val="00F80643"/>
    <w:rsid w:val="00FC6CCE"/>
    <w:rsid w:val="00FC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6010C5"/>
  <w15:docId w15:val="{264300DA-3895-4EF8-B5BD-9188945E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color w:val="00000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600" w:after="240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36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outlineLvl w:val="3"/>
    </w:pPr>
    <w:rPr>
      <w:i/>
      <w:sz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4"/>
      <w:lang w:val="en-C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  <w:lang w:val="en-CA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lang w:val="en-CA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lang w:val="en-CA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eckbox">
    <w:name w:val="Checkbox"/>
    <w:qFormat/>
    <w:rPr>
      <w:spacing w:val="0"/>
      <w:sz w:val="22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customStyle="1" w:styleId="ZGSM">
    <w:name w:val="ZGSM"/>
    <w:qFormat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PageNumber">
    <w:name w:val="page numbe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WW8Num1z0">
    <w:name w:val="WW8Num1z0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6z0">
    <w:name w:val="WW8Num6z0"/>
    <w:qFormat/>
    <w:rPr>
      <w:rFonts w:ascii="Symbol" w:hAnsi="Symbo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17z0">
    <w:name w:val="WW8Num17z0"/>
    <w:qFormat/>
    <w:rPr>
      <w:rFonts w:ascii="Times New Roman" w:eastAsia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7z3">
    <w:name w:val="WW8Num17z3"/>
    <w:qFormat/>
    <w:rPr>
      <w:rFonts w:ascii="Symbol" w:hAnsi="Symbol"/>
    </w:rPr>
  </w:style>
  <w:style w:type="character" w:customStyle="1" w:styleId="WW8Num21z0">
    <w:name w:val="WW8Num21z0"/>
    <w:qFormat/>
    <w:rPr>
      <w:rFonts w:ascii="Wingdings" w:eastAsia="Times New Roman" w:hAnsi="Wingdings" w:cs="Times New Roman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1z3">
    <w:name w:val="WW8Num21z3"/>
    <w:qFormat/>
    <w:rPr>
      <w:rFonts w:ascii="Symbol" w:hAnsi="Symbol"/>
    </w:rPr>
  </w:style>
  <w:style w:type="character" w:customStyle="1" w:styleId="WW8Num23z0">
    <w:name w:val="WW8Num23z0"/>
    <w:qFormat/>
    <w:rPr>
      <w:rFonts w:ascii="Wingdings" w:hAnsi="Wingdings"/>
      <w:sz w:val="44"/>
    </w:rPr>
  </w:style>
  <w:style w:type="character" w:customStyle="1" w:styleId="WW8Num23z1">
    <w:name w:val="WW8Num23z1"/>
    <w:qFormat/>
    <w:rPr>
      <w:rFonts w:ascii="Courier New" w:hAnsi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5z0">
    <w:name w:val="WW8Num25z0"/>
    <w:qFormat/>
    <w:rPr>
      <w:rFonts w:ascii="Times New Roman" w:eastAsia="Times New Roman" w:hAnsi="Times New Roman" w:cs="Times New Roman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5z3">
    <w:name w:val="WW8Num25z3"/>
    <w:qFormat/>
    <w:rPr>
      <w:rFonts w:ascii="Symbol" w:hAnsi="Symbol"/>
    </w:rPr>
  </w:style>
  <w:style w:type="character" w:customStyle="1" w:styleId="WW8Num27z0">
    <w:name w:val="WW8Num27z0"/>
    <w:qFormat/>
    <w:rPr>
      <w:rFonts w:ascii="Times New Roman" w:eastAsia="Times New Roman" w:hAnsi="Times New Roman" w:cs="Times New Roman"/>
    </w:rPr>
  </w:style>
  <w:style w:type="character" w:customStyle="1" w:styleId="WW8Num27z1">
    <w:name w:val="WW8Num27z1"/>
    <w:qFormat/>
    <w:rPr>
      <w:rFonts w:ascii="Courier New" w:hAnsi="Courier New"/>
    </w:rPr>
  </w:style>
  <w:style w:type="character" w:customStyle="1" w:styleId="WW8Num27z2">
    <w:name w:val="WW8Num27z2"/>
    <w:qFormat/>
    <w:rPr>
      <w:rFonts w:ascii="Wingdings" w:hAnsi="Wingdings"/>
    </w:rPr>
  </w:style>
  <w:style w:type="character" w:customStyle="1" w:styleId="WW8Num27z3">
    <w:name w:val="WW8Num27z3"/>
    <w:qFormat/>
    <w:rPr>
      <w:rFonts w:ascii="Symbol" w:hAnsi="Symbol"/>
    </w:rPr>
  </w:style>
  <w:style w:type="character" w:customStyle="1" w:styleId="WW8Num28z0">
    <w:name w:val="WW8Num28z0"/>
    <w:qFormat/>
    <w:rPr>
      <w:rFonts w:ascii="Symbol" w:hAnsi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/>
    </w:rPr>
  </w:style>
  <w:style w:type="character" w:customStyle="1" w:styleId="WW8Num30z0">
    <w:name w:val="WW8Num30z0"/>
    <w:qFormat/>
    <w:rPr>
      <w:rFonts w:ascii="Times New Roman" w:eastAsia="Times New Roman" w:hAnsi="Times New Roman" w:cs="Times New Roman"/>
    </w:rPr>
  </w:style>
  <w:style w:type="character" w:customStyle="1" w:styleId="WW8Num30z1">
    <w:name w:val="WW8Num30z1"/>
    <w:qFormat/>
    <w:rPr>
      <w:rFonts w:ascii="Courier New" w:hAnsi="Courier New"/>
    </w:rPr>
  </w:style>
  <w:style w:type="character" w:customStyle="1" w:styleId="WW8Num30z2">
    <w:name w:val="WW8Num30z2"/>
    <w:qFormat/>
    <w:rPr>
      <w:rFonts w:ascii="Wingdings" w:hAnsi="Wingdings"/>
    </w:rPr>
  </w:style>
  <w:style w:type="character" w:customStyle="1" w:styleId="WW8Num30z3">
    <w:name w:val="WW8Num30z3"/>
    <w:qFormat/>
    <w:rPr>
      <w:rFonts w:ascii="Symbol" w:hAnsi="Symbol"/>
    </w:rPr>
  </w:style>
  <w:style w:type="character" w:customStyle="1" w:styleId="WW8Num32z0">
    <w:name w:val="WW8Num32z0"/>
    <w:qFormat/>
    <w:rPr>
      <w:rFonts w:ascii="Symbol" w:hAnsi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/>
    </w:rPr>
  </w:style>
  <w:style w:type="character" w:customStyle="1" w:styleId="WW8Num33z0">
    <w:name w:val="WW8Num33z0"/>
    <w:qFormat/>
    <w:rPr>
      <w:rFonts w:ascii="Symbol" w:eastAsia="Times New Roman" w:hAnsi="Symbol" w:cs="Times New Roman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/>
    </w:rPr>
  </w:style>
  <w:style w:type="character" w:customStyle="1" w:styleId="WW8Num33z3">
    <w:name w:val="WW8Num33z3"/>
    <w:qFormat/>
    <w:rPr>
      <w:rFonts w:ascii="Symbol" w:hAnsi="Symbol"/>
    </w:rPr>
  </w:style>
  <w:style w:type="character" w:customStyle="1" w:styleId="WW8Num7z0">
    <w:name w:val="WW8Num7z0"/>
    <w:qFormat/>
    <w:rPr>
      <w:rFonts w:ascii="Symbol" w:hAnsi="Symbol"/>
    </w:rPr>
  </w:style>
  <w:style w:type="character" w:customStyle="1" w:styleId="WW8Num10z0">
    <w:name w:val="WW8Num10z0"/>
    <w:qFormat/>
    <w:rPr>
      <w:rFonts w:ascii="Symbol" w:hAnsi="Symbol"/>
    </w:rPr>
  </w:style>
  <w:style w:type="character" w:customStyle="1" w:styleId="WW8Num12z0">
    <w:name w:val="WW8Num12z0"/>
    <w:qFormat/>
    <w:rPr>
      <w:rFonts w:ascii="Symbol" w:hAnsi="Symbol"/>
    </w:rPr>
  </w:style>
  <w:style w:type="character" w:customStyle="1" w:styleId="WW8Num13z0">
    <w:name w:val="WW8Num13z0"/>
    <w:qFormat/>
    <w:rPr>
      <w:rFonts w:ascii="Symbol" w:hAnsi="Symbol"/>
    </w:rPr>
  </w:style>
  <w:style w:type="character" w:customStyle="1" w:styleId="WW8Num13z1">
    <w:name w:val="WW8Num13z1"/>
    <w:qFormat/>
    <w:rPr>
      <w:rFonts w:ascii="Courier New" w:hAnsi="Courier New"/>
    </w:rPr>
  </w:style>
  <w:style w:type="character" w:customStyle="1" w:styleId="WW8Num13z2">
    <w:name w:val="WW8Num13z2"/>
    <w:qFormat/>
    <w:rPr>
      <w:rFonts w:ascii="Wingdings" w:hAnsi="Wingdings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6z0">
    <w:name w:val="WW8Num16z0"/>
    <w:qFormat/>
    <w:rPr>
      <w:rFonts w:ascii="Times New Roman" w:eastAsia="Times New Roman" w:hAnsi="Times New Roman" w:cs="Times New Roman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-DefaultParagraphFont">
    <w:name w:val="WW-Default Paragraph Font"/>
    <w:qFormat/>
  </w:style>
  <w:style w:type="character" w:customStyle="1" w:styleId="FootnoteCharacters">
    <w:name w:val="Footnote Characters"/>
    <w:basedOn w:val="WW-DefaultParagraphFont"/>
    <w:qFormat/>
    <w:rPr>
      <w:vertAlign w:val="superscript"/>
    </w:rPr>
  </w:style>
  <w:style w:type="character" w:customStyle="1" w:styleId="BalloonTextChar">
    <w:name w:val="Balloon Text Char"/>
    <w:basedOn w:val="WW-DefaultParagraphFont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WW-EndnoteCharacters">
    <w:name w:val="WW-Endnote Characters"/>
    <w:qFormat/>
  </w:style>
  <w:style w:type="character" w:customStyle="1" w:styleId="PlainTextChar">
    <w:name w:val="Plain Text Char"/>
    <w:basedOn w:val="DefaultParagraphFont"/>
    <w:qFormat/>
    <w:rPr>
      <w:rFonts w:ascii="Arial" w:hAnsi="Arial"/>
      <w:szCs w:val="21"/>
    </w:rPr>
  </w:style>
  <w:style w:type="character" w:styleId="EndnoteReference">
    <w:name w:val="endnote reference"/>
    <w:qFormat/>
    <w:rPr>
      <w:vertAlign w:val="superscript"/>
    </w:rPr>
  </w:style>
  <w:style w:type="character" w:customStyle="1" w:styleId="HTMLPreformattedChar">
    <w:name w:val="HTML Preformatted Char"/>
    <w:basedOn w:val="DefaultParagraphFont"/>
    <w:uiPriority w:val="99"/>
    <w:qFormat/>
    <w:rPr>
      <w:rFonts w:ascii="Courier New" w:eastAsia="Courier New" w:hAnsi="Courier New" w:cs="Courier New"/>
      <w:lang w:eastAsia="ar-SA"/>
    </w:rPr>
  </w:style>
  <w:style w:type="character" w:customStyle="1" w:styleId="PlainTextChar1">
    <w:name w:val="Plain Text Char1"/>
    <w:basedOn w:val="DefaultParagraphFont"/>
    <w:qFormat/>
    <w:rPr>
      <w:rFonts w:ascii="Arial" w:hAnsi="Arial"/>
      <w:szCs w:val="21"/>
      <w:lang w:eastAsia="ar-SA"/>
    </w:rPr>
  </w:style>
  <w:style w:type="character" w:customStyle="1" w:styleId="BodyTextChar">
    <w:name w:val="Body Text Char"/>
    <w:basedOn w:val="DefaultParagraphFont"/>
    <w:qFormat/>
    <w:rPr>
      <w:rFonts w:ascii="Arial" w:hAnsi="Arial"/>
      <w:spacing w:val="-5"/>
    </w:rPr>
  </w:style>
  <w:style w:type="character" w:customStyle="1" w:styleId="Heading3Char">
    <w:name w:val="Heading 3 Char"/>
    <w:basedOn w:val="DefaultParagraphFont"/>
    <w:qFormat/>
    <w:rPr>
      <w:rFonts w:ascii="Arial" w:hAnsi="Arial"/>
      <w:sz w:val="24"/>
    </w:rPr>
  </w:style>
  <w:style w:type="character" w:customStyle="1" w:styleId="Heading2Char">
    <w:name w:val="Heading 2 Char"/>
    <w:basedOn w:val="DefaultParagraphFont"/>
    <w:qFormat/>
    <w:rPr>
      <w:rFonts w:ascii="Arial" w:hAnsi="Arial"/>
      <w:b/>
      <w:i/>
      <w:sz w:val="24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qFormat/>
  </w:style>
  <w:style w:type="character" w:customStyle="1" w:styleId="CommentSubjectChar">
    <w:name w:val="Comment Subject Char"/>
    <w:basedOn w:val="CommentTextChar"/>
    <w:qFormat/>
    <w:rPr>
      <w:b/>
      <w:bCs/>
    </w:rPr>
  </w:style>
  <w:style w:type="character" w:customStyle="1" w:styleId="Heading1Char">
    <w:name w:val="Heading 1 Char"/>
    <w:basedOn w:val="DefaultParagraphFont"/>
    <w:qFormat/>
    <w:rPr>
      <w:rFonts w:ascii="Arial" w:hAnsi="Arial"/>
      <w:b/>
      <w:sz w:val="28"/>
    </w:rPr>
  </w:style>
  <w:style w:type="character" w:customStyle="1" w:styleId="Heading4Char">
    <w:name w:val="Heading 4 Char"/>
    <w:basedOn w:val="DefaultParagraphFont"/>
    <w:qFormat/>
    <w:rPr>
      <w:rFonts w:ascii="Arial" w:hAnsi="Arial"/>
      <w:i/>
      <w:sz w:val="22"/>
    </w:rPr>
  </w:style>
  <w:style w:type="character" w:customStyle="1" w:styleId="Heading5Char">
    <w:name w:val="Heading 5 Char"/>
    <w:basedOn w:val="DefaultParagraphFont"/>
    <w:qFormat/>
    <w:rPr>
      <w:rFonts w:ascii="Arial" w:hAnsi="Arial"/>
      <w:sz w:val="24"/>
      <w:lang w:val="en-CA"/>
    </w:rPr>
  </w:style>
  <w:style w:type="character" w:customStyle="1" w:styleId="Heading6Char">
    <w:name w:val="Heading 6 Char"/>
    <w:basedOn w:val="DefaultParagraphFont"/>
    <w:qFormat/>
    <w:rPr>
      <w:rFonts w:ascii="Arial" w:hAnsi="Arial"/>
      <w:i/>
      <w:sz w:val="22"/>
      <w:lang w:val="en-CA"/>
    </w:rPr>
  </w:style>
  <w:style w:type="character" w:customStyle="1" w:styleId="Heading7Char">
    <w:name w:val="Heading 7 Char"/>
    <w:basedOn w:val="DefaultParagraphFont"/>
    <w:qFormat/>
    <w:rPr>
      <w:rFonts w:ascii="Arial" w:hAnsi="Arial"/>
      <w:lang w:val="en-CA"/>
    </w:rPr>
  </w:style>
  <w:style w:type="character" w:customStyle="1" w:styleId="Heading8Char">
    <w:name w:val="Heading 8 Char"/>
    <w:basedOn w:val="DefaultParagraphFont"/>
    <w:qFormat/>
    <w:rPr>
      <w:rFonts w:ascii="Arial" w:hAnsi="Arial"/>
      <w:i/>
      <w:lang w:val="en-CA"/>
    </w:rPr>
  </w:style>
  <w:style w:type="character" w:customStyle="1" w:styleId="Heading9Char">
    <w:name w:val="Heading 9 Char"/>
    <w:basedOn w:val="DefaultParagraphFont"/>
    <w:qFormat/>
    <w:rPr>
      <w:rFonts w:ascii="Arial" w:hAnsi="Arial"/>
      <w:b/>
      <w:i/>
      <w:sz w:val="18"/>
      <w:lang w:val="en-CA"/>
    </w:rPr>
  </w:style>
  <w:style w:type="character" w:customStyle="1" w:styleId="DocumentMapChar">
    <w:name w:val="Document Map Char"/>
    <w:basedOn w:val="DefaultParagraphFont"/>
    <w:qFormat/>
    <w:rPr>
      <w:rFonts w:ascii="Tahoma" w:hAnsi="Tahoma"/>
      <w:highlight w:val="darkBlue"/>
    </w:rPr>
  </w:style>
  <w:style w:type="character" w:customStyle="1" w:styleId="HeaderChar">
    <w:name w:val="Header Char"/>
    <w:basedOn w:val="DefaultParagraphFont"/>
    <w:qFormat/>
    <w:rPr>
      <w:rFonts w:ascii="Arial" w:hAnsi="Arial"/>
      <w:sz w:val="24"/>
      <w:lang w:val="en-CA"/>
    </w:rPr>
  </w:style>
  <w:style w:type="character" w:customStyle="1" w:styleId="FootnoteTextChar">
    <w:name w:val="Footnote Text Char"/>
    <w:basedOn w:val="DefaultParagraphFont"/>
    <w:qFormat/>
    <w:rPr>
      <w:rFonts w:ascii="Arial" w:hAnsi="Arial"/>
    </w:rPr>
  </w:style>
  <w:style w:type="character" w:customStyle="1" w:styleId="BodyTextIndentChar">
    <w:name w:val="Body Text Indent Char"/>
    <w:basedOn w:val="DefaultParagraphFont"/>
    <w:qFormat/>
    <w:rPr>
      <w:rFonts w:ascii="Arial" w:hAnsi="Arial"/>
    </w:rPr>
  </w:style>
  <w:style w:type="character" w:customStyle="1" w:styleId="BodyText2Char">
    <w:name w:val="Body Text 2 Char"/>
    <w:basedOn w:val="DefaultParagraphFont"/>
    <w:qFormat/>
    <w:rPr>
      <w:rFonts w:ascii="Arial" w:hAnsi="Arial"/>
      <w:sz w:val="24"/>
    </w:rPr>
  </w:style>
  <w:style w:type="character" w:customStyle="1" w:styleId="BodyText3Char">
    <w:name w:val="Body Text 3 Char"/>
    <w:basedOn w:val="DefaultParagraphFont"/>
    <w:qFormat/>
    <w:rPr>
      <w:rFonts w:ascii="Arial" w:hAnsi="Arial"/>
      <w:color w:val="000000"/>
      <w:sz w:val="24"/>
    </w:rPr>
  </w:style>
  <w:style w:type="character" w:customStyle="1" w:styleId="SubtitleChar">
    <w:name w:val="Subtitle Char"/>
    <w:basedOn w:val="DefaultParagraphFont"/>
    <w:qFormat/>
    <w:rPr>
      <w:rFonts w:ascii="Arial" w:hAnsi="Arial" w:cs="Arial"/>
      <w:sz w:val="24"/>
      <w:szCs w:val="24"/>
    </w:rPr>
  </w:style>
  <w:style w:type="character" w:customStyle="1" w:styleId="ParameterChar">
    <w:name w:val="Parameter Char"/>
    <w:qFormat/>
    <w:rPr>
      <w:rFonts w:ascii="Helvetica" w:eastAsia="SimSun" w:hAnsi="Helvetica"/>
      <w:b/>
      <w:lang w:val="en-CA"/>
    </w:rPr>
  </w:style>
  <w:style w:type="character" w:customStyle="1" w:styleId="syntaxcommandCar">
    <w:name w:val="syntaxcommand Car"/>
    <w:qFormat/>
    <w:rPr>
      <w:rFonts w:ascii="Palatino Linotype" w:eastAsia="Times New Roman" w:hAnsi="Palatino Linotype"/>
      <w:i/>
      <w:iCs/>
    </w:rPr>
  </w:style>
  <w:style w:type="character" w:customStyle="1" w:styleId="commandChar1">
    <w:name w:val="command Char1"/>
    <w:qFormat/>
    <w:rPr>
      <w:rFonts w:ascii="Courier New" w:eastAsia="Times New Roman" w:hAnsi="Courier New"/>
      <w:b/>
      <w:color w:val="3D3E40"/>
      <w:sz w:val="18"/>
    </w:rPr>
  </w:style>
  <w:style w:type="character" w:customStyle="1" w:styleId="BulletedChar">
    <w:name w:val="Bulleted Char"/>
    <w:qFormat/>
    <w:rPr>
      <w:rFonts w:ascii="Helvetica" w:eastAsia="SimSun" w:hAnsi="Helvetica"/>
      <w:color w:val="3D3E40"/>
      <w:lang w:eastAsia="zh-TW"/>
    </w:rPr>
  </w:style>
  <w:style w:type="character" w:customStyle="1" w:styleId="NoteChar">
    <w:name w:val="Note Char"/>
    <w:qFormat/>
    <w:rPr>
      <w:rFonts w:ascii="Arial" w:eastAsia="Times New Roman" w:hAnsi="Arial" w:cs="Arial"/>
      <w:i/>
      <w:iCs/>
      <w:color w:val="3D3E40"/>
      <w:sz w:val="18"/>
      <w:szCs w:val="18"/>
    </w:rPr>
  </w:style>
  <w:style w:type="character" w:customStyle="1" w:styleId="commandreponseCar">
    <w:name w:val="commandreponse Car"/>
    <w:qFormat/>
    <w:rPr>
      <w:rFonts w:ascii="Courier New" w:eastAsia="Times New Roman" w:hAnsi="Courier New"/>
      <w:color w:val="3D3E40"/>
      <w:sz w:val="18"/>
      <w:szCs w:val="24"/>
    </w:rPr>
  </w:style>
  <w:style w:type="character" w:customStyle="1" w:styleId="notetableCar">
    <w:name w:val="notetable Car"/>
    <w:qFormat/>
    <w:rPr>
      <w:rFonts w:ascii="Arial" w:eastAsia="Times New Roman" w:hAnsi="Arial"/>
      <w:i/>
      <w:color w:val="3D3E40"/>
      <w:sz w:val="16"/>
    </w:rPr>
  </w:style>
  <w:style w:type="character" w:customStyle="1" w:styleId="ParameterCar">
    <w:name w:val="Parameter Car"/>
    <w:qFormat/>
    <w:rPr>
      <w:rFonts w:ascii="Arial" w:hAnsi="Arial"/>
      <w:color w:val="3D3E40"/>
      <w:sz w:val="18"/>
      <w:szCs w:val="24"/>
      <w:lang w:val="en-US" w:eastAsia="en-US" w:bidi="ar-SA"/>
    </w:rPr>
  </w:style>
  <w:style w:type="character" w:customStyle="1" w:styleId="BlueColorChar">
    <w:name w:val="BlueColor Char"/>
    <w:qFormat/>
    <w:rPr>
      <w:rFonts w:ascii="Arial" w:eastAsia="Times New Roman" w:hAnsi="Arial"/>
      <w:color w:val="4C82C3"/>
      <w:szCs w:val="24"/>
    </w:rPr>
  </w:style>
  <w:style w:type="character" w:customStyle="1" w:styleId="commandChar">
    <w:name w:val="command Char"/>
    <w:qFormat/>
    <w:rPr>
      <w:rFonts w:ascii="Courier New" w:eastAsia="Times New Roman" w:hAnsi="Courier New"/>
      <w:b/>
      <w:iCs/>
      <w:sz w:val="24"/>
      <w:lang w:eastAsia="fr-FR"/>
    </w:rPr>
  </w:style>
  <w:style w:type="character" w:customStyle="1" w:styleId="commandreponseChar">
    <w:name w:val="commandreponse Char"/>
    <w:qFormat/>
    <w:rPr>
      <w:rFonts w:ascii="Courier New" w:eastAsia="Times New Roman" w:hAnsi="Courier New"/>
      <w:iCs/>
      <w:sz w:val="24"/>
      <w:szCs w:val="24"/>
      <w:lang w:eastAsia="fr-FR"/>
    </w:rPr>
  </w:style>
  <w:style w:type="character" w:customStyle="1" w:styleId="ListLabel1">
    <w:name w:val="ListLabel 1"/>
    <w:qFormat/>
    <w:rPr>
      <w:sz w:val="44"/>
    </w:rPr>
  </w:style>
  <w:style w:type="character" w:customStyle="1" w:styleId="ListLabel2">
    <w:name w:val="ListLabel 2"/>
    <w:qFormat/>
    <w:rPr>
      <w:sz w:val="44"/>
    </w:rPr>
  </w:style>
  <w:style w:type="character" w:customStyle="1" w:styleId="ListLabel3">
    <w:name w:val="ListLabel 3"/>
    <w:qFormat/>
    <w:rPr>
      <w:sz w:val="44"/>
    </w:rPr>
  </w:style>
  <w:style w:type="character" w:customStyle="1" w:styleId="ListLabel4">
    <w:name w:val="ListLabel 4"/>
    <w:qFormat/>
    <w:rPr>
      <w:sz w:val="44"/>
    </w:rPr>
  </w:style>
  <w:style w:type="character" w:customStyle="1" w:styleId="ListLabel5">
    <w:name w:val="ListLabel 5"/>
    <w:qFormat/>
    <w:rPr>
      <w:rFonts w:eastAsia="SimSun" w:cs="Aria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eastAsia="SimSun" w:cs="Aria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eastAsia="SimSun"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eastAsia="SimSun"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eastAsia="SimSun" w:cs="Arial"/>
    </w:rPr>
  </w:style>
  <w:style w:type="character" w:customStyle="1" w:styleId="ListLabel28">
    <w:name w:val="ListLabel 28"/>
    <w:qFormat/>
    <w:rPr>
      <w:rFonts w:eastAsia="SimSun" w:cs="Helvetica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color w:val="3D3E40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b w:val="0"/>
      <w:i/>
      <w:sz w:val="18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color w:val="3D3E40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color w:val="3D3E40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color w:val="3D3E40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color w:val="3D3E40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3D3E40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3D3E40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3D3E40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eastAsia="SimSun" w:cs="Aria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eastAsia="SimSun" w:cs="Times New Roman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ListLabel87">
    <w:name w:val="ListLabel 87"/>
    <w:qFormat/>
    <w:rPr>
      <w:rFonts w:cs="Arial"/>
    </w:rPr>
  </w:style>
  <w:style w:type="character" w:customStyle="1" w:styleId="ListLabel88">
    <w:name w:val="ListLabel 88"/>
    <w:qFormat/>
    <w:rPr>
      <w:rFonts w:cs="Helvetica"/>
    </w:rPr>
  </w:style>
  <w:style w:type="character" w:customStyle="1" w:styleId="ListLabel89">
    <w:name w:val="ListLabel 89"/>
    <w:qFormat/>
    <w:rPr>
      <w:rFonts w:cs="Wingdings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Symbol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  <w:color w:val="3D3E40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Wingdings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Wingdings"/>
    </w:rPr>
  </w:style>
  <w:style w:type="character" w:customStyle="1" w:styleId="ListLabel102">
    <w:name w:val="ListLabel 102"/>
    <w:qFormat/>
    <w:rPr>
      <w:rFonts w:cs="Symbol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Wingdings"/>
    </w:rPr>
  </w:style>
  <w:style w:type="character" w:customStyle="1" w:styleId="ListLabel105">
    <w:name w:val="ListLabel 105"/>
    <w:qFormat/>
    <w:rPr>
      <w:b w:val="0"/>
      <w:i/>
      <w:sz w:val="18"/>
    </w:rPr>
  </w:style>
  <w:style w:type="character" w:customStyle="1" w:styleId="ListLabel106">
    <w:name w:val="ListLabel 106"/>
    <w:qFormat/>
    <w:rPr>
      <w:rFonts w:cs="Arial"/>
    </w:rPr>
  </w:style>
  <w:style w:type="character" w:customStyle="1" w:styleId="ListLabel107">
    <w:name w:val="ListLabel 107"/>
    <w:qFormat/>
    <w:rPr>
      <w:rFonts w:cs="Helvetica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  <w:color w:val="3D3E40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b w:val="0"/>
      <w:i/>
      <w:sz w:val="18"/>
    </w:rPr>
  </w:style>
  <w:style w:type="character" w:customStyle="1" w:styleId="ListLabel125">
    <w:name w:val="ListLabel 125"/>
    <w:qFormat/>
    <w:rPr>
      <w:rFonts w:cs="Arial"/>
    </w:rPr>
  </w:style>
  <w:style w:type="character" w:customStyle="1" w:styleId="ListLabel126">
    <w:name w:val="ListLabel 126"/>
    <w:qFormat/>
    <w:rPr>
      <w:rFonts w:cs="Helvetica"/>
    </w:rPr>
  </w:style>
  <w:style w:type="character" w:customStyle="1" w:styleId="ListLabel127">
    <w:name w:val="ListLabel 127"/>
    <w:qFormat/>
    <w:rPr>
      <w:rFonts w:cs="Wingdings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Wingdings"/>
    </w:rPr>
  </w:style>
  <w:style w:type="character" w:customStyle="1" w:styleId="ListLabel131">
    <w:name w:val="ListLabel 131"/>
    <w:qFormat/>
    <w:rPr>
      <w:rFonts w:cs="Symbol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Wingdings"/>
    </w:rPr>
  </w:style>
  <w:style w:type="character" w:customStyle="1" w:styleId="ListLabel134">
    <w:name w:val="ListLabel 134"/>
    <w:qFormat/>
    <w:rPr>
      <w:rFonts w:cs="Symbol"/>
      <w:color w:val="3D3E40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Wingdings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Wingdings"/>
    </w:rPr>
  </w:style>
  <w:style w:type="character" w:customStyle="1" w:styleId="ListLabel140">
    <w:name w:val="ListLabel 140"/>
    <w:qFormat/>
    <w:rPr>
      <w:rFonts w:cs="Symbol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Wingdings"/>
    </w:rPr>
  </w:style>
  <w:style w:type="character" w:customStyle="1" w:styleId="ListLabel143">
    <w:name w:val="ListLabel 143"/>
    <w:qFormat/>
    <w:rPr>
      <w:b w:val="0"/>
      <w:i/>
      <w:sz w:val="18"/>
    </w:rPr>
  </w:style>
  <w:style w:type="character" w:customStyle="1" w:styleId="ListLabel144">
    <w:name w:val="ListLabel 144"/>
    <w:qFormat/>
    <w:rPr>
      <w:rFonts w:cs="Arial"/>
    </w:rPr>
  </w:style>
  <w:style w:type="character" w:customStyle="1" w:styleId="ListLabel145">
    <w:name w:val="ListLabel 145"/>
    <w:qFormat/>
    <w:rPr>
      <w:rFonts w:cs="Helvetica"/>
    </w:rPr>
  </w:style>
  <w:style w:type="character" w:customStyle="1" w:styleId="ListLabel146">
    <w:name w:val="ListLabel 146"/>
    <w:qFormat/>
    <w:rPr>
      <w:rFonts w:cs="Wingdings"/>
    </w:rPr>
  </w:style>
  <w:style w:type="character" w:customStyle="1" w:styleId="ListLabel147">
    <w:name w:val="ListLabel 147"/>
    <w:qFormat/>
    <w:rPr>
      <w:rFonts w:cs="Symbol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Wingdings"/>
    </w:rPr>
  </w:style>
  <w:style w:type="character" w:customStyle="1" w:styleId="ListLabel150">
    <w:name w:val="ListLabel 150"/>
    <w:qFormat/>
    <w:rPr>
      <w:rFonts w:cs="Symbol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Wingdings"/>
    </w:rPr>
  </w:style>
  <w:style w:type="character" w:customStyle="1" w:styleId="ListLabel153">
    <w:name w:val="ListLabel 153"/>
    <w:qFormat/>
    <w:rPr>
      <w:rFonts w:cs="Symbol"/>
      <w:color w:val="3D3E40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ListLabel155">
    <w:name w:val="ListLabel 155"/>
    <w:qFormat/>
    <w:rPr>
      <w:rFonts w:cs="Wingdings"/>
    </w:rPr>
  </w:style>
  <w:style w:type="character" w:customStyle="1" w:styleId="ListLabel156">
    <w:name w:val="ListLabel 156"/>
    <w:qFormat/>
    <w:rPr>
      <w:rFonts w:cs="Symbol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rFonts w:cs="Wingdings"/>
    </w:rPr>
  </w:style>
  <w:style w:type="character" w:customStyle="1" w:styleId="ListLabel159">
    <w:name w:val="ListLabel 159"/>
    <w:qFormat/>
    <w:rPr>
      <w:rFonts w:cs="Symbol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Wingdings"/>
    </w:rPr>
  </w:style>
  <w:style w:type="character" w:customStyle="1" w:styleId="ListLabel162">
    <w:name w:val="ListLabel 162"/>
    <w:qFormat/>
    <w:rPr>
      <w:b w:val="0"/>
      <w:i/>
      <w:sz w:val="18"/>
    </w:rPr>
  </w:style>
  <w:style w:type="character" w:customStyle="1" w:styleId="ListLabel163">
    <w:name w:val="ListLabel 163"/>
    <w:qFormat/>
    <w:rPr>
      <w:rFonts w:cs="Arial"/>
    </w:rPr>
  </w:style>
  <w:style w:type="character" w:customStyle="1" w:styleId="ListLabel164">
    <w:name w:val="ListLabel 164"/>
    <w:qFormat/>
    <w:rPr>
      <w:rFonts w:cs="Helvetica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  <w:color w:val="3D3E40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b w:val="0"/>
      <w:i/>
      <w:sz w:val="18"/>
    </w:rPr>
  </w:style>
  <w:style w:type="character" w:customStyle="1" w:styleId="ListLabel182">
    <w:name w:val="ListLabel 182"/>
    <w:qFormat/>
    <w:rPr>
      <w:rFonts w:cs="Arial"/>
    </w:rPr>
  </w:style>
  <w:style w:type="character" w:customStyle="1" w:styleId="ListLabel183">
    <w:name w:val="ListLabel 183"/>
    <w:qFormat/>
    <w:rPr>
      <w:rFonts w:cs="Helvetica"/>
    </w:rPr>
  </w:style>
  <w:style w:type="character" w:customStyle="1" w:styleId="ListLabel184">
    <w:name w:val="ListLabel 184"/>
    <w:qFormat/>
    <w:rPr>
      <w:rFonts w:cs="Wingdings"/>
    </w:rPr>
  </w:style>
  <w:style w:type="character" w:customStyle="1" w:styleId="ListLabel185">
    <w:name w:val="ListLabel 185"/>
    <w:qFormat/>
    <w:rPr>
      <w:rFonts w:cs="Symbol"/>
    </w:rPr>
  </w:style>
  <w:style w:type="character" w:customStyle="1" w:styleId="ListLabel186">
    <w:name w:val="ListLabel 186"/>
    <w:qFormat/>
    <w:rPr>
      <w:rFonts w:cs="Courier New"/>
    </w:rPr>
  </w:style>
  <w:style w:type="character" w:customStyle="1" w:styleId="ListLabel187">
    <w:name w:val="ListLabel 187"/>
    <w:qFormat/>
    <w:rPr>
      <w:rFonts w:cs="Wingdings"/>
    </w:rPr>
  </w:style>
  <w:style w:type="character" w:customStyle="1" w:styleId="ListLabel188">
    <w:name w:val="ListLabel 188"/>
    <w:qFormat/>
    <w:rPr>
      <w:rFonts w:cs="Symbol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Wingdings"/>
    </w:rPr>
  </w:style>
  <w:style w:type="character" w:customStyle="1" w:styleId="ListLabel191">
    <w:name w:val="ListLabel 191"/>
    <w:qFormat/>
    <w:rPr>
      <w:rFonts w:cs="Symbol"/>
      <w:color w:val="3D3E40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Wingdings"/>
    </w:rPr>
  </w:style>
  <w:style w:type="character" w:customStyle="1" w:styleId="ListLabel194">
    <w:name w:val="ListLabel 194"/>
    <w:qFormat/>
    <w:rPr>
      <w:rFonts w:cs="Symbol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Wingdings"/>
    </w:rPr>
  </w:style>
  <w:style w:type="character" w:customStyle="1" w:styleId="ListLabel197">
    <w:name w:val="ListLabel 197"/>
    <w:qFormat/>
    <w:rPr>
      <w:rFonts w:cs="Symbol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Wingdings"/>
    </w:rPr>
  </w:style>
  <w:style w:type="character" w:customStyle="1" w:styleId="ListLabel200">
    <w:name w:val="ListLabel 200"/>
    <w:qFormat/>
    <w:rPr>
      <w:b w:val="0"/>
      <w:i/>
      <w:sz w:val="18"/>
    </w:rPr>
  </w:style>
  <w:style w:type="character" w:customStyle="1" w:styleId="ListLabel201">
    <w:name w:val="ListLabel 201"/>
    <w:qFormat/>
    <w:rPr>
      <w:rFonts w:cs="Arial"/>
    </w:rPr>
  </w:style>
  <w:style w:type="character" w:customStyle="1" w:styleId="ListLabel202">
    <w:name w:val="ListLabel 202"/>
    <w:qFormat/>
    <w:rPr>
      <w:rFonts w:cs="Helvetica"/>
    </w:rPr>
  </w:style>
  <w:style w:type="character" w:customStyle="1" w:styleId="ListLabel203">
    <w:name w:val="ListLabel 203"/>
    <w:qFormat/>
    <w:rPr>
      <w:rFonts w:cs="Wingdings"/>
    </w:rPr>
  </w:style>
  <w:style w:type="character" w:customStyle="1" w:styleId="ListLabel204">
    <w:name w:val="ListLabel 204"/>
    <w:qFormat/>
    <w:rPr>
      <w:rFonts w:cs="Symbol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rFonts w:cs="Wingdings"/>
    </w:rPr>
  </w:style>
  <w:style w:type="character" w:customStyle="1" w:styleId="ListLabel207">
    <w:name w:val="ListLabel 207"/>
    <w:qFormat/>
    <w:rPr>
      <w:rFonts w:cs="Symbol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Wingdings"/>
    </w:rPr>
  </w:style>
  <w:style w:type="character" w:customStyle="1" w:styleId="ListLabel210">
    <w:name w:val="ListLabel 210"/>
    <w:qFormat/>
    <w:rPr>
      <w:rFonts w:cs="Symbol"/>
      <w:color w:val="3D3E40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Wingdings"/>
    </w:rPr>
  </w:style>
  <w:style w:type="character" w:customStyle="1" w:styleId="ListLabel213">
    <w:name w:val="ListLabel 213"/>
    <w:qFormat/>
    <w:rPr>
      <w:rFonts w:cs="Symbol"/>
    </w:rPr>
  </w:style>
  <w:style w:type="character" w:customStyle="1" w:styleId="ListLabel214">
    <w:name w:val="ListLabel 214"/>
    <w:qFormat/>
    <w:rPr>
      <w:rFonts w:cs="Courier New"/>
    </w:rPr>
  </w:style>
  <w:style w:type="character" w:customStyle="1" w:styleId="ListLabel215">
    <w:name w:val="ListLabel 215"/>
    <w:qFormat/>
    <w:rPr>
      <w:rFonts w:cs="Wingdings"/>
    </w:rPr>
  </w:style>
  <w:style w:type="character" w:customStyle="1" w:styleId="ListLabel216">
    <w:name w:val="ListLabel 216"/>
    <w:qFormat/>
    <w:rPr>
      <w:rFonts w:cs="Symbol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rFonts w:cs="Wingdings"/>
    </w:rPr>
  </w:style>
  <w:style w:type="character" w:customStyle="1" w:styleId="ListLabel219">
    <w:name w:val="ListLabel 219"/>
    <w:qFormat/>
    <w:rPr>
      <w:b w:val="0"/>
      <w:i/>
      <w:sz w:val="18"/>
    </w:rPr>
  </w:style>
  <w:style w:type="character" w:customStyle="1" w:styleId="ListLabel220">
    <w:name w:val="ListLabel 220"/>
    <w:qFormat/>
    <w:rPr>
      <w:rFonts w:cs="Arial"/>
    </w:rPr>
  </w:style>
  <w:style w:type="character" w:customStyle="1" w:styleId="ListLabel221">
    <w:name w:val="ListLabel 221"/>
    <w:qFormat/>
    <w:rPr>
      <w:rFonts w:cs="Helvetica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cs="Symbol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  <w:color w:val="3D3E40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character" w:customStyle="1" w:styleId="ListLabel235">
    <w:name w:val="ListLabel 235"/>
    <w:qFormat/>
    <w:rPr>
      <w:rFonts w:cs="Symbol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Wingdings"/>
    </w:rPr>
  </w:style>
  <w:style w:type="character" w:customStyle="1" w:styleId="ListLabel238">
    <w:name w:val="ListLabel 238"/>
    <w:qFormat/>
    <w:rPr>
      <w:b w:val="0"/>
      <w:i/>
      <w:sz w:val="18"/>
    </w:rPr>
  </w:style>
  <w:style w:type="character" w:customStyle="1" w:styleId="ListLabel239">
    <w:name w:val="ListLabel 239"/>
    <w:qFormat/>
    <w:rPr>
      <w:rFonts w:cs="Arial"/>
    </w:rPr>
  </w:style>
  <w:style w:type="character" w:customStyle="1" w:styleId="ListLabel240">
    <w:name w:val="ListLabel 240"/>
    <w:qFormat/>
    <w:rPr>
      <w:rFonts w:cs="Helvetica"/>
    </w:rPr>
  </w:style>
  <w:style w:type="character" w:customStyle="1" w:styleId="ListLabel241">
    <w:name w:val="ListLabel 241"/>
    <w:qFormat/>
    <w:rPr>
      <w:rFonts w:cs="Wingdings"/>
    </w:rPr>
  </w:style>
  <w:style w:type="character" w:customStyle="1" w:styleId="ListLabel242">
    <w:name w:val="ListLabel 242"/>
    <w:qFormat/>
    <w:rPr>
      <w:rFonts w:cs="Symbol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Wingdings"/>
    </w:rPr>
  </w:style>
  <w:style w:type="character" w:customStyle="1" w:styleId="ListLabel245">
    <w:name w:val="ListLabel 245"/>
    <w:qFormat/>
    <w:rPr>
      <w:rFonts w:cs="Symbol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Wingdings"/>
    </w:rPr>
  </w:style>
  <w:style w:type="character" w:customStyle="1" w:styleId="ListLabel248">
    <w:name w:val="ListLabel 248"/>
    <w:qFormat/>
    <w:rPr>
      <w:rFonts w:cs="Symbol"/>
      <w:color w:val="3D3E40"/>
    </w:rPr>
  </w:style>
  <w:style w:type="character" w:customStyle="1" w:styleId="ListLabel249">
    <w:name w:val="ListLabel 249"/>
    <w:qFormat/>
    <w:rPr>
      <w:rFonts w:cs="Courier New"/>
    </w:rPr>
  </w:style>
  <w:style w:type="character" w:customStyle="1" w:styleId="ListLabel250">
    <w:name w:val="ListLabel 250"/>
    <w:qFormat/>
    <w:rPr>
      <w:rFonts w:cs="Wingdings"/>
    </w:rPr>
  </w:style>
  <w:style w:type="character" w:customStyle="1" w:styleId="ListLabel251">
    <w:name w:val="ListLabel 251"/>
    <w:qFormat/>
    <w:rPr>
      <w:rFonts w:cs="Symbol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rFonts w:cs="Wingdings"/>
    </w:rPr>
  </w:style>
  <w:style w:type="character" w:customStyle="1" w:styleId="ListLabel254">
    <w:name w:val="ListLabel 254"/>
    <w:qFormat/>
    <w:rPr>
      <w:rFonts w:cs="Symbol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Wingdings"/>
    </w:rPr>
  </w:style>
  <w:style w:type="character" w:customStyle="1" w:styleId="ListLabel257">
    <w:name w:val="ListLabel 257"/>
    <w:qFormat/>
    <w:rPr>
      <w:b w:val="0"/>
      <w:i/>
      <w:sz w:val="18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eastAsia="MS Mincho" w:cs="Tahoma"/>
      <w:sz w:val="28"/>
      <w:szCs w:val="28"/>
      <w:lang w:eastAsia="ar-SA"/>
    </w:rPr>
  </w:style>
  <w:style w:type="paragraph" w:styleId="BodyText">
    <w:name w:val="Body Text"/>
    <w:basedOn w:val="Normal"/>
    <w:pPr>
      <w:spacing w:after="120" w:line="240" w:lineRule="atLeast"/>
    </w:pPr>
    <w:rPr>
      <w:spacing w:val="-5"/>
    </w:r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tabs>
        <w:tab w:val="left" w:pos="1260"/>
      </w:tabs>
      <w:spacing w:before="120" w:after="120"/>
      <w:jc w:val="center"/>
    </w:pPr>
    <w:rPr>
      <w:b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Tahoma"/>
      <w:lang w:eastAsia="ar-SA"/>
    </w:rPr>
  </w:style>
  <w:style w:type="paragraph" w:customStyle="1" w:styleId="Checkboxes">
    <w:name w:val="Checkboxes"/>
    <w:basedOn w:val="Normal"/>
    <w:qFormat/>
    <w:pPr>
      <w:spacing w:before="360" w:after="360"/>
    </w:pPr>
  </w:style>
  <w:style w:type="paragraph" w:customStyle="1" w:styleId="Style1">
    <w:name w:val="Style1"/>
    <w:basedOn w:val="Normal"/>
    <w:next w:val="Heading1"/>
    <w:qFormat/>
    <w:pPr>
      <w:spacing w:before="120" w:after="120"/>
    </w:pPr>
    <w:rPr>
      <w:b/>
      <w:sz w:val="22"/>
    </w:rPr>
  </w:style>
  <w:style w:type="paragraph" w:customStyle="1" w:styleId="Style2">
    <w:name w:val="Style2"/>
    <w:basedOn w:val="Normal"/>
    <w:next w:val="Heading2"/>
    <w:qFormat/>
    <w:rPr>
      <w:b/>
      <w:i/>
      <w:sz w:val="22"/>
    </w:rPr>
  </w:style>
  <w:style w:type="paragraph" w:customStyle="1" w:styleId="Style3">
    <w:name w:val="Style3"/>
    <w:basedOn w:val="Normal"/>
    <w:next w:val="Heading4"/>
    <w:qFormat/>
    <w:rPr>
      <w:sz w:val="22"/>
    </w:rPr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  <w:lang w:val="en-CA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540"/>
        <w:tab w:val="right" w:leader="dot" w:pos="8630"/>
      </w:tabs>
      <w:spacing w:before="120"/>
    </w:pPr>
    <w:rPr>
      <w:sz w:val="28"/>
      <w:lang w:val="en-CA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1260"/>
        <w:tab w:val="right" w:leader="dot" w:pos="8630"/>
      </w:tabs>
      <w:spacing w:before="60"/>
      <w:ind w:left="547"/>
    </w:pPr>
    <w:rPr>
      <w:i/>
      <w:sz w:val="24"/>
      <w:szCs w:val="24"/>
      <w:lang w:val="en-CA"/>
    </w:rPr>
  </w:style>
  <w:style w:type="paragraph" w:styleId="TOC3">
    <w:name w:val="toc 3"/>
    <w:basedOn w:val="Normal"/>
    <w:next w:val="Normal"/>
    <w:autoRedefine/>
    <w:pPr>
      <w:tabs>
        <w:tab w:val="left" w:pos="1980"/>
        <w:tab w:val="right" w:leader="dot" w:pos="8630"/>
      </w:tabs>
      <w:ind w:left="1260"/>
    </w:pPr>
    <w:rPr>
      <w:lang w:val="en-CA"/>
    </w:rPr>
  </w:style>
  <w:style w:type="paragraph" w:customStyle="1" w:styleId="appendixheader">
    <w:name w:val="appendix header"/>
    <w:basedOn w:val="Normal"/>
    <w:qFormat/>
    <w:pPr>
      <w:ind w:left="360" w:hanging="360"/>
    </w:pPr>
    <w:rPr>
      <w:b/>
      <w:sz w:val="28"/>
      <w:lang w:val="en-CA"/>
    </w:r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TOC5">
    <w:name w:val="toc 5"/>
    <w:basedOn w:val="Normal"/>
    <w:next w:val="Normal"/>
    <w:autoRedefine/>
    <w:pPr>
      <w:ind w:left="800"/>
    </w:pPr>
  </w:style>
  <w:style w:type="paragraph" w:styleId="TOC4">
    <w:name w:val="toc 4"/>
    <w:basedOn w:val="Normal"/>
    <w:next w:val="Normal"/>
    <w:autoRedefine/>
    <w:pPr>
      <w:tabs>
        <w:tab w:val="left" w:pos="2700"/>
        <w:tab w:val="right" w:leader="dot" w:pos="8630"/>
      </w:tabs>
      <w:ind w:left="1980"/>
    </w:pPr>
  </w:style>
  <w:style w:type="paragraph" w:styleId="TOC7">
    <w:name w:val="toc 7"/>
    <w:basedOn w:val="Normal"/>
    <w:next w:val="Normal"/>
    <w:autoRedefine/>
    <w:pPr>
      <w:ind w:left="1200"/>
    </w:pPr>
  </w:style>
  <w:style w:type="paragraph" w:styleId="TOC8">
    <w:name w:val="toc 8"/>
    <w:basedOn w:val="Normal"/>
    <w:next w:val="Normal"/>
    <w:autoRedefine/>
    <w:pPr>
      <w:ind w:left="1400"/>
    </w:pPr>
  </w:style>
  <w:style w:type="paragraph" w:styleId="TOC9">
    <w:name w:val="toc 9"/>
    <w:basedOn w:val="Normal"/>
    <w:next w:val="Normal"/>
    <w:autoRedefine/>
    <w:pPr>
      <w:ind w:left="160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ppendixheader2">
    <w:name w:val="appendix header 2"/>
    <w:basedOn w:val="appendixheader"/>
    <w:qFormat/>
  </w:style>
  <w:style w:type="paragraph" w:styleId="FootnoteText">
    <w:name w:val="footnote text"/>
    <w:basedOn w:val="Normal"/>
    <w:qFormat/>
  </w:style>
  <w:style w:type="paragraph" w:styleId="BodyTextIndent">
    <w:name w:val="Body Text Indent"/>
    <w:basedOn w:val="Normal"/>
    <w:pPr>
      <w:ind w:left="360"/>
    </w:pPr>
  </w:style>
  <w:style w:type="paragraph" w:styleId="BodyText2">
    <w:name w:val="Body Text 2"/>
    <w:basedOn w:val="Normal"/>
    <w:qFormat/>
    <w:rPr>
      <w:sz w:val="24"/>
    </w:rPr>
  </w:style>
  <w:style w:type="paragraph" w:styleId="BodyText3">
    <w:name w:val="Body Text 3"/>
    <w:basedOn w:val="Normal"/>
    <w:qFormat/>
    <w:rPr>
      <w:color w:val="000000"/>
      <w:sz w:val="24"/>
    </w:rPr>
  </w:style>
  <w:style w:type="paragraph" w:customStyle="1" w:styleId="TAL">
    <w:name w:val="TAL"/>
    <w:basedOn w:val="Normal"/>
    <w:qFormat/>
    <w:pPr>
      <w:keepNext/>
      <w:keepLines/>
    </w:pPr>
    <w:rPr>
      <w:sz w:val="18"/>
      <w:lang w:val="en-GB"/>
    </w:rPr>
  </w:style>
  <w:style w:type="paragraph" w:customStyle="1" w:styleId="TAH">
    <w:name w:val="TAH"/>
    <w:basedOn w:val="Normal"/>
    <w:qFormat/>
    <w:pPr>
      <w:keepNext/>
      <w:keepLines/>
      <w:jc w:val="center"/>
    </w:pPr>
    <w:rPr>
      <w:b/>
      <w:sz w:val="18"/>
      <w:lang w:val="en-GB"/>
    </w:rPr>
  </w:style>
  <w:style w:type="paragraph" w:customStyle="1" w:styleId="TAC">
    <w:name w:val="TAC"/>
    <w:basedOn w:val="TAL"/>
    <w:qFormat/>
    <w:pPr>
      <w:jc w:val="center"/>
    </w:pPr>
  </w:style>
  <w:style w:type="paragraph" w:customStyle="1" w:styleId="ZT">
    <w:name w:val="ZT"/>
    <w:qFormat/>
    <w:pPr>
      <w:widowControl w:val="0"/>
      <w:overflowPunct w:val="0"/>
      <w:spacing w:line="240" w:lineRule="atLeast"/>
      <w:jc w:val="right"/>
      <w:textAlignment w:val="baseline"/>
    </w:pPr>
    <w:rPr>
      <w:rFonts w:ascii="Arial" w:hAnsi="Arial"/>
      <w:b/>
      <w:color w:val="00000A"/>
      <w:sz w:val="34"/>
      <w:lang w:val="en-GB"/>
    </w:rPr>
  </w:style>
  <w:style w:type="paragraph" w:customStyle="1" w:styleId="TableCell">
    <w:name w:val="Table Cell"/>
    <w:basedOn w:val="BodyText"/>
    <w:autoRedefine/>
    <w:qFormat/>
    <w:pPr>
      <w:spacing w:after="0" w:line="240" w:lineRule="auto"/>
      <w:jc w:val="center"/>
    </w:pPr>
    <w:rPr>
      <w:rFonts w:ascii="Times New Roman" w:hAnsi="Times New Roman"/>
      <w:spacing w:val="0"/>
    </w:rPr>
  </w:style>
  <w:style w:type="paragraph" w:customStyle="1" w:styleId="MemoTitle">
    <w:name w:val="Memo Title"/>
    <w:basedOn w:val="Normal"/>
    <w:qFormat/>
    <w:pPr>
      <w:tabs>
        <w:tab w:val="left" w:pos="1260"/>
      </w:tabs>
    </w:pPr>
    <w:rPr>
      <w:sz w:val="24"/>
    </w:rPr>
  </w:style>
  <w:style w:type="paragraph" w:customStyle="1" w:styleId="B1">
    <w:name w:val="B1"/>
    <w:basedOn w:val="List"/>
    <w:qFormat/>
    <w:pPr>
      <w:spacing w:after="180"/>
      <w:ind w:left="568" w:hanging="284"/>
    </w:pPr>
    <w:rPr>
      <w:lang w:val="en-GB"/>
    </w:rPr>
  </w:style>
  <w:style w:type="paragraph" w:styleId="ListBullet3">
    <w:name w:val="List Bullet 3"/>
    <w:basedOn w:val="Normal"/>
    <w:autoRedefine/>
    <w:qFormat/>
    <w:rPr>
      <w:sz w:val="24"/>
      <w:szCs w:val="24"/>
    </w:rPr>
  </w:style>
  <w:style w:type="paragraph" w:customStyle="1" w:styleId="Table">
    <w:name w:val="Table"/>
    <w:basedOn w:val="Caption"/>
    <w:next w:val="Normal"/>
    <w:qFormat/>
    <w:pPr>
      <w:keepNext/>
      <w:keepLines/>
      <w:spacing w:before="40" w:after="40"/>
      <w:ind w:left="101" w:right="101"/>
      <w:jc w:val="left"/>
    </w:pPr>
    <w:rPr>
      <w:rFonts w:ascii="Times" w:hAnsi="Times"/>
    </w:rPr>
  </w:style>
  <w:style w:type="paragraph" w:customStyle="1" w:styleId="B3">
    <w:name w:val="B3"/>
    <w:qFormat/>
    <w:pPr>
      <w:widowControl w:val="0"/>
      <w:overflowPunct w:val="0"/>
      <w:spacing w:after="180"/>
      <w:ind w:left="1135" w:hanging="284"/>
      <w:textAlignment w:val="baseline"/>
    </w:pPr>
    <w:rPr>
      <w:color w:val="00000A"/>
      <w:lang w:val="en-GB"/>
    </w:rPr>
  </w:style>
  <w:style w:type="paragraph" w:styleId="ListBullet4">
    <w:name w:val="List Bullet 4"/>
    <w:basedOn w:val="Normal"/>
    <w:autoRedefine/>
    <w:qFormat/>
    <w:rPr>
      <w:sz w:val="24"/>
      <w:szCs w:val="24"/>
    </w:rPr>
  </w:style>
  <w:style w:type="paragraph" w:customStyle="1" w:styleId="B4">
    <w:name w:val="B4"/>
    <w:qFormat/>
    <w:pPr>
      <w:widowControl w:val="0"/>
      <w:overflowPunct w:val="0"/>
      <w:spacing w:after="180"/>
      <w:ind w:left="1418" w:hanging="284"/>
      <w:textAlignment w:val="baseline"/>
    </w:pPr>
    <w:rPr>
      <w:color w:val="00000A"/>
      <w:lang w:val="en-GB"/>
    </w:rPr>
  </w:style>
  <w:style w:type="paragraph" w:styleId="ListBullet5">
    <w:name w:val="List Bullet 5"/>
    <w:basedOn w:val="Normal"/>
    <w:qFormat/>
    <w:pPr>
      <w:tabs>
        <w:tab w:val="left" w:pos="1800"/>
      </w:tabs>
      <w:spacing w:before="120" w:after="120"/>
      <w:ind w:left="1800" w:hanging="360"/>
    </w:pPr>
    <w:rPr>
      <w:rFonts w:ascii="Palatino Linotype" w:eastAsia="Times New Roman" w:hAnsi="Palatino Linotype"/>
      <w:szCs w:val="24"/>
    </w:rPr>
  </w:style>
  <w:style w:type="paragraph" w:customStyle="1" w:styleId="Body">
    <w:name w:val="Body"/>
    <w:basedOn w:val="Normal"/>
    <w:qFormat/>
  </w:style>
  <w:style w:type="paragraph" w:styleId="ListBullet">
    <w:name w:val="List Bullet"/>
    <w:basedOn w:val="Normal"/>
    <w:autoRedefine/>
    <w:qFormat/>
  </w:style>
  <w:style w:type="paragraph" w:styleId="ListBullet2">
    <w:name w:val="List Bullet 2"/>
    <w:basedOn w:val="Normal"/>
    <w:autoRedefine/>
    <w:qFormat/>
  </w:style>
  <w:style w:type="paragraph" w:customStyle="1" w:styleId="TableBullet">
    <w:name w:val="TableBullet"/>
    <w:basedOn w:val="Normal"/>
    <w:qFormat/>
  </w:style>
  <w:style w:type="paragraph" w:styleId="Subtitle">
    <w:name w:val="Subtitle"/>
    <w:basedOn w:val="Normal"/>
    <w:uiPriority w:val="11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Revision">
    <w:name w:val="Revision"/>
    <w:qFormat/>
    <w:rPr>
      <w:color w:val="00000A"/>
    </w:rPr>
  </w:style>
  <w:style w:type="paragraph" w:customStyle="1" w:styleId="xl47">
    <w:name w:val="xl47"/>
    <w:basedOn w:val="Normal"/>
    <w:qFormat/>
    <w:pPr>
      <w:pBdr>
        <w:left w:val="single" w:sz="4" w:space="0" w:color="00000A"/>
        <w:right w:val="single" w:sz="4" w:space="0" w:color="000001"/>
      </w:pBdr>
      <w:spacing w:before="280" w:after="280"/>
      <w:jc w:val="center"/>
      <w:textAlignment w:val="top"/>
    </w:pPr>
    <w:rPr>
      <w:rFonts w:ascii="MS Sans Serif" w:hAnsi="MS Sans Serif"/>
      <w:sz w:val="24"/>
      <w:szCs w:val="24"/>
    </w:rPr>
  </w:style>
  <w:style w:type="paragraph" w:customStyle="1" w:styleId="CodeFragment">
    <w:name w:val="Code Fragment"/>
    <w:basedOn w:val="BodyText"/>
    <w:qFormat/>
    <w:pPr>
      <w:tabs>
        <w:tab w:val="left" w:pos="1260"/>
      </w:tabs>
      <w:suppressAutoHyphens/>
      <w:spacing w:after="0" w:line="240" w:lineRule="auto"/>
    </w:pPr>
    <w:rPr>
      <w:rFonts w:ascii="Courier New" w:hAnsi="Courier New"/>
      <w:spacing w:val="0"/>
      <w:sz w:val="22"/>
      <w:lang w:eastAsia="ar-SA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Courier New" w:hAnsi="Courier New" w:cs="Courier New"/>
      <w:lang w:eastAsia="ar-SA"/>
    </w:rPr>
  </w:style>
  <w:style w:type="paragraph" w:customStyle="1" w:styleId="CodeFragmentSmall">
    <w:name w:val="Code Fragment Small"/>
    <w:basedOn w:val="CodeFragment"/>
    <w:qFormat/>
    <w:rPr>
      <w:sz w:val="18"/>
    </w:rPr>
  </w:style>
  <w:style w:type="paragraph" w:customStyle="1" w:styleId="Reference">
    <w:name w:val="Reference"/>
    <w:basedOn w:val="Normal"/>
    <w:qFormat/>
    <w:pPr>
      <w:tabs>
        <w:tab w:val="left" w:pos="0"/>
      </w:tabs>
      <w:suppressAutoHyphens/>
    </w:pPr>
    <w:rPr>
      <w:sz w:val="24"/>
      <w:lang w:val="en-CA" w:eastAsia="ar-SA"/>
    </w:rPr>
  </w:style>
  <w:style w:type="paragraph" w:customStyle="1" w:styleId="codefragment0">
    <w:name w:val="codefragment"/>
    <w:basedOn w:val="Normal"/>
    <w:qFormat/>
    <w:pPr>
      <w:suppressAutoHyphens/>
      <w:spacing w:before="280" w:after="280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paragraph" w:customStyle="1" w:styleId="style10">
    <w:name w:val="style1"/>
    <w:basedOn w:val="Normal"/>
    <w:qFormat/>
    <w:pPr>
      <w:suppressAutoHyphens/>
      <w:spacing w:before="280" w:after="280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paragraph" w:customStyle="1" w:styleId="WW-Footnote">
    <w:name w:val="WW-Footnote"/>
    <w:basedOn w:val="Normal"/>
    <w:qFormat/>
    <w:pPr>
      <w:tabs>
        <w:tab w:val="left" w:pos="1260"/>
      </w:tabs>
      <w:suppressAutoHyphens/>
    </w:pPr>
    <w:rPr>
      <w:rFonts w:ascii="Helvetica" w:hAnsi="Helvetica"/>
      <w:sz w:val="24"/>
      <w:lang w:eastAsia="ar-SA"/>
    </w:rPr>
  </w:style>
  <w:style w:type="paragraph" w:customStyle="1" w:styleId="HO">
    <w:name w:val="HO"/>
    <w:basedOn w:val="Normal"/>
    <w:qFormat/>
    <w:pPr>
      <w:suppressAutoHyphens/>
      <w:jc w:val="right"/>
    </w:pPr>
    <w:rPr>
      <w:b/>
      <w:lang w:val="en-GB" w:eastAsia="ar-SA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lang w:eastAsia="ar-SA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Contents10">
    <w:name w:val="Contents 10"/>
    <w:basedOn w:val="Index"/>
    <w:qFormat/>
    <w:pPr>
      <w:tabs>
        <w:tab w:val="right" w:leader="dot" w:pos="9972"/>
      </w:tabs>
      <w:ind w:left="2547"/>
    </w:pPr>
  </w:style>
  <w:style w:type="paragraph" w:customStyle="1" w:styleId="PreformattedText">
    <w:name w:val="Preformatted Text"/>
    <w:basedOn w:val="Normal"/>
    <w:qFormat/>
    <w:pPr>
      <w:suppressAutoHyphens/>
    </w:pPr>
    <w:rPr>
      <w:rFonts w:ascii="Courier New" w:eastAsia="Courier New" w:hAnsi="Courier New" w:cs="Courier New"/>
      <w:lang w:eastAsia="ar-SA"/>
    </w:rPr>
  </w:style>
  <w:style w:type="paragraph" w:styleId="NormalWeb">
    <w:name w:val="Normal (Web)"/>
    <w:basedOn w:val="Normal"/>
    <w:qFormat/>
    <w:rPr>
      <w:rFonts w:eastAsia="Calibri"/>
      <w:sz w:val="24"/>
      <w:szCs w:val="24"/>
      <w:lang w:eastAsia="ar-SA"/>
    </w:rPr>
  </w:style>
  <w:style w:type="paragraph" w:styleId="PlainText">
    <w:name w:val="Plain Text"/>
    <w:basedOn w:val="Normal"/>
    <w:qFormat/>
    <w:rPr>
      <w:szCs w:val="21"/>
      <w:lang w:eastAsia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qFormat/>
    <w:rPr>
      <w:b/>
      <w:bCs/>
    </w:rPr>
  </w:style>
  <w:style w:type="paragraph" w:customStyle="1" w:styleId="Default">
    <w:name w:val="Default"/>
    <w:qFormat/>
    <w:rPr>
      <w:rFonts w:ascii="Arial" w:hAnsi="Arial" w:cs="Arial"/>
      <w:color w:val="000000"/>
      <w:sz w:val="24"/>
      <w:szCs w:val="24"/>
    </w:rPr>
  </w:style>
  <w:style w:type="paragraph" w:customStyle="1" w:styleId="TableBody">
    <w:name w:val="TableBody"/>
    <w:basedOn w:val="Normal"/>
    <w:qFormat/>
    <w:pPr>
      <w:spacing w:before="40" w:after="40"/>
    </w:pPr>
    <w:rPr>
      <w:rFonts w:eastAsia="Times New Roman" w:cs="Arial"/>
      <w:color w:val="3D3E40"/>
      <w:sz w:val="18"/>
      <w:szCs w:val="24"/>
      <w:lang w:eastAsia="ja-JP"/>
    </w:rPr>
  </w:style>
  <w:style w:type="paragraph" w:styleId="TOCHeading">
    <w:name w:val="TOC Heading"/>
    <w:basedOn w:val="Heading1"/>
    <w:next w:val="Normal"/>
    <w:qFormat/>
    <w:pPr>
      <w:keepLines/>
      <w:numPr>
        <w:numId w:val="0"/>
      </w:numPr>
      <w:spacing w:before="480" w:after="0" w:line="276" w:lineRule="auto"/>
    </w:pPr>
    <w:rPr>
      <w:rFonts w:ascii="Cambria" w:hAnsi="Cambria"/>
      <w:bCs/>
      <w:color w:val="365F91"/>
      <w:szCs w:val="28"/>
      <w:lang w:eastAsia="ja-JP"/>
    </w:rPr>
  </w:style>
  <w:style w:type="paragraph" w:customStyle="1" w:styleId="TableColumnHead">
    <w:name w:val="TableColumnHead"/>
    <w:basedOn w:val="Normal"/>
    <w:qFormat/>
    <w:pPr>
      <w:keepNext/>
      <w:spacing w:before="120" w:after="120"/>
    </w:pPr>
    <w:rPr>
      <w:rFonts w:eastAsia="Times New Roman"/>
      <w:b/>
      <w:color w:val="000000"/>
      <w:spacing w:val="10"/>
      <w:sz w:val="18"/>
      <w:szCs w:val="24"/>
    </w:rPr>
  </w:style>
  <w:style w:type="paragraph" w:customStyle="1" w:styleId="BoldHeading">
    <w:name w:val="Bold Heading"/>
    <w:basedOn w:val="Normal"/>
    <w:qFormat/>
    <w:pPr>
      <w:spacing w:before="120" w:after="120"/>
    </w:pPr>
    <w:rPr>
      <w:rFonts w:ascii="Calibri" w:hAnsi="Calibri"/>
      <w:b/>
      <w:bCs/>
      <w:sz w:val="28"/>
      <w:szCs w:val="28"/>
      <w:lang w:eastAsia="zh-CN"/>
    </w:rPr>
  </w:style>
  <w:style w:type="paragraph" w:customStyle="1" w:styleId="Parameter">
    <w:name w:val="Parameter"/>
    <w:basedOn w:val="Normal"/>
    <w:qFormat/>
    <w:pPr>
      <w:keepNext/>
      <w:spacing w:before="60" w:after="60"/>
    </w:pPr>
    <w:rPr>
      <w:rFonts w:ascii="Helvetica" w:hAnsi="Helvetica"/>
      <w:b/>
      <w:lang w:val="en-CA"/>
    </w:rPr>
  </w:style>
  <w:style w:type="paragraph" w:customStyle="1" w:styleId="Logo">
    <w:name w:val="Logo"/>
    <w:basedOn w:val="Footer"/>
    <w:autoRedefine/>
    <w:qFormat/>
    <w:pPr>
      <w:tabs>
        <w:tab w:val="left" w:pos="2400"/>
        <w:tab w:val="right" w:pos="9360"/>
      </w:tabs>
    </w:pPr>
    <w:rPr>
      <w:rFonts w:eastAsia="Times New Roman" w:cs="Arial"/>
      <w:bCs/>
      <w:color w:val="3D3E40"/>
      <w:szCs w:val="24"/>
      <w:lang w:eastAsia="fr-FR"/>
    </w:rPr>
  </w:style>
  <w:style w:type="paragraph" w:customStyle="1" w:styleId="syntaxcommand">
    <w:name w:val="syntaxcommand"/>
    <w:basedOn w:val="Normal"/>
    <w:qFormat/>
    <w:pPr>
      <w:keepNext/>
      <w:keepLines/>
      <w:spacing w:before="120" w:after="120"/>
    </w:pPr>
    <w:rPr>
      <w:rFonts w:ascii="Palatino Linotype" w:eastAsia="Times New Roman" w:hAnsi="Palatino Linotype"/>
      <w:i/>
      <w:iCs/>
    </w:rPr>
  </w:style>
  <w:style w:type="paragraph" w:customStyle="1" w:styleId="command">
    <w:name w:val="command"/>
    <w:basedOn w:val="Normal"/>
    <w:qFormat/>
    <w:pPr>
      <w:keepLines/>
      <w:spacing w:before="120" w:after="120"/>
    </w:pPr>
    <w:rPr>
      <w:rFonts w:ascii="Courier New" w:eastAsia="Times New Roman" w:hAnsi="Courier New"/>
      <w:b/>
      <w:color w:val="3D3E40"/>
      <w:sz w:val="18"/>
    </w:rPr>
  </w:style>
  <w:style w:type="paragraph" w:customStyle="1" w:styleId="TableCommandresult">
    <w:name w:val="TableCommandresult"/>
    <w:basedOn w:val="Normal"/>
    <w:qFormat/>
    <w:pPr>
      <w:spacing w:before="120" w:after="120"/>
    </w:pPr>
    <w:rPr>
      <w:rFonts w:ascii="Courier New" w:eastAsia="Times New Roman" w:hAnsi="Courier New"/>
      <w:color w:val="3D3E40"/>
      <w:sz w:val="18"/>
      <w:szCs w:val="24"/>
    </w:rPr>
  </w:style>
  <w:style w:type="paragraph" w:customStyle="1" w:styleId="Bulleted">
    <w:name w:val="Bulleted"/>
    <w:basedOn w:val="Normal"/>
    <w:qFormat/>
    <w:pPr>
      <w:tabs>
        <w:tab w:val="left" w:pos="720"/>
      </w:tabs>
      <w:spacing w:before="60" w:after="60"/>
      <w:jc w:val="both"/>
    </w:pPr>
    <w:rPr>
      <w:rFonts w:ascii="Helvetica" w:hAnsi="Helvetica"/>
      <w:color w:val="3D3E40"/>
      <w:lang w:eastAsia="zh-TW"/>
    </w:rPr>
  </w:style>
  <w:style w:type="paragraph" w:customStyle="1" w:styleId="Paraentte">
    <w:name w:val="Paraentête"/>
    <w:basedOn w:val="Normal"/>
    <w:qFormat/>
    <w:pPr>
      <w:keepLines/>
      <w:spacing w:before="120" w:after="120"/>
    </w:pPr>
    <w:rPr>
      <w:rFonts w:ascii="Arial Bold" w:eastAsia="Times New Roman" w:hAnsi="Arial Bold"/>
      <w:b/>
      <w:bCs/>
      <w:color w:val="3D3E40"/>
      <w:sz w:val="18"/>
    </w:rPr>
  </w:style>
  <w:style w:type="paragraph" w:customStyle="1" w:styleId="Note">
    <w:name w:val="Note"/>
    <w:basedOn w:val="Normal"/>
    <w:qFormat/>
    <w:pPr>
      <w:pBdr>
        <w:top w:val="single" w:sz="18" w:space="1" w:color="FF1900"/>
        <w:bottom w:val="single" w:sz="2" w:space="1" w:color="FF1900"/>
      </w:pBdr>
      <w:tabs>
        <w:tab w:val="left" w:pos="900"/>
      </w:tabs>
      <w:spacing w:before="120" w:after="120"/>
      <w:ind w:left="900" w:hanging="900"/>
    </w:pPr>
    <w:rPr>
      <w:rFonts w:eastAsia="Times New Roman" w:cs="Arial"/>
      <w:i/>
      <w:iCs/>
      <w:color w:val="3D3E40"/>
      <w:sz w:val="18"/>
      <w:szCs w:val="18"/>
    </w:rPr>
  </w:style>
  <w:style w:type="paragraph" w:customStyle="1" w:styleId="commandreponse">
    <w:name w:val="commandreponse"/>
    <w:basedOn w:val="Normal"/>
    <w:qFormat/>
    <w:pPr>
      <w:keepLines/>
      <w:spacing w:before="120" w:after="120"/>
    </w:pPr>
    <w:rPr>
      <w:rFonts w:ascii="Courier New" w:eastAsia="Times New Roman" w:hAnsi="Courier New"/>
      <w:color w:val="3D3E40"/>
      <w:sz w:val="18"/>
      <w:szCs w:val="24"/>
    </w:rPr>
  </w:style>
  <w:style w:type="paragraph" w:customStyle="1" w:styleId="notetable">
    <w:name w:val="notetable"/>
    <w:basedOn w:val="Normal"/>
    <w:qFormat/>
    <w:pPr>
      <w:spacing w:before="120" w:after="120"/>
    </w:pPr>
    <w:rPr>
      <w:rFonts w:eastAsia="Times New Roman"/>
      <w:i/>
      <w:color w:val="3D3E40"/>
      <w:sz w:val="16"/>
    </w:rPr>
  </w:style>
  <w:style w:type="paragraph" w:customStyle="1" w:styleId="TableRowHead">
    <w:name w:val="TableRowHead"/>
    <w:basedOn w:val="TableColumnHead"/>
    <w:autoRedefine/>
    <w:qFormat/>
    <w:pPr>
      <w:spacing w:before="144" w:after="144"/>
    </w:pPr>
    <w:rPr>
      <w:b w:val="0"/>
      <w:sz w:val="16"/>
    </w:rPr>
  </w:style>
  <w:style w:type="paragraph" w:customStyle="1" w:styleId="BlueColor">
    <w:name w:val="BlueColor"/>
    <w:basedOn w:val="Normal"/>
    <w:qFormat/>
    <w:pPr>
      <w:spacing w:before="120" w:after="120"/>
    </w:pPr>
    <w:rPr>
      <w:rFonts w:eastAsia="Times New Roman"/>
      <w:color w:val="4C82C3"/>
      <w:szCs w:val="24"/>
    </w:rPr>
  </w:style>
  <w:style w:type="paragraph" w:customStyle="1" w:styleId="Tabwhat">
    <w:name w:val="Tab_what"/>
    <w:basedOn w:val="Normal"/>
    <w:qFormat/>
    <w:pPr>
      <w:keepNext/>
      <w:spacing w:before="120" w:after="120"/>
    </w:pPr>
    <w:rPr>
      <w:rFonts w:ascii="Helvetica" w:eastAsia="Times New Roman" w:hAnsi="Helvetica"/>
      <w:b/>
      <w:color w:val="3D3E40"/>
    </w:rPr>
  </w:style>
  <w:style w:type="paragraph" w:customStyle="1" w:styleId="parameter0">
    <w:name w:val="parameter"/>
    <w:basedOn w:val="Normal"/>
    <w:qFormat/>
    <w:pPr>
      <w:spacing w:before="280" w:after="280"/>
    </w:pPr>
    <w:rPr>
      <w:rFonts w:ascii="Times New Roman" w:eastAsia="Times New Roman" w:hAnsi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1F74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1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9129</TotalTime>
  <Pages>5</Pages>
  <Words>1558</Words>
  <Characters>8575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Protocol/Interface Specification for AT commands</vt:lpstr>
      <vt:lpstr>Protocol/Interface Specification for AT commands</vt:lpstr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Protocol/Interface Specification for AT commands</dc:title>
  <dc:subject/>
  <dc:creator>Nadjim Brahmi</dc:creator>
  <dc:description/>
  <cp:lastModifiedBy>Nadjim Brahmi</cp:lastModifiedBy>
  <cp:revision>19</cp:revision>
  <dcterms:created xsi:type="dcterms:W3CDTF">2018-11-12T10:31:00Z</dcterms:created>
  <dcterms:modified xsi:type="dcterms:W3CDTF">2018-12-19T13:43:00Z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6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-1268450589</vt:i4>
  </property>
</Properties>
</file>